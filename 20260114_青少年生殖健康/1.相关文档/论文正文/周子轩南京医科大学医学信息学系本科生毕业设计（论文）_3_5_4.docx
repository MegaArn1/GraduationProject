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commentsExtensible.xml" ContentType="application/vnd.openxmlformats-officedocument.wordprocessingml.commentsExtensible+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2E76176F" w14:textId="5DD50EF9" w:rsidR="004A77CC" w:rsidRDefault="00380D35" w:rsidP="004A77CC">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7982476" w:history="1">
            <w:r w:rsidR="004A77CC" w:rsidRPr="00D423C6">
              <w:rPr>
                <w:rStyle w:val="afb"/>
                <w:bCs/>
                <w:noProof/>
              </w:rPr>
              <w:t>摘</w:t>
            </w:r>
            <w:r w:rsidR="004A77CC" w:rsidRPr="00D423C6">
              <w:rPr>
                <w:rStyle w:val="afb"/>
                <w:bCs/>
                <w:noProof/>
              </w:rPr>
              <w:t xml:space="preserve">  </w:t>
            </w:r>
            <w:r w:rsidR="004A77CC" w:rsidRPr="00D423C6">
              <w:rPr>
                <w:rStyle w:val="afb"/>
                <w:bCs/>
                <w:noProof/>
              </w:rPr>
              <w:t>要</w:t>
            </w:r>
            <w:r w:rsidR="004A77CC">
              <w:rPr>
                <w:rFonts w:hint="eastAsia"/>
                <w:noProof/>
                <w:webHidden/>
              </w:rPr>
              <w:tab/>
            </w:r>
            <w:r w:rsidR="004A77CC">
              <w:rPr>
                <w:rFonts w:hint="eastAsia"/>
                <w:noProof/>
                <w:webHidden/>
              </w:rPr>
              <w:fldChar w:fldCharType="begin"/>
            </w:r>
            <w:r w:rsidR="004A77CC">
              <w:rPr>
                <w:rFonts w:hint="eastAsia"/>
                <w:noProof/>
                <w:webHidden/>
              </w:rPr>
              <w:instrText xml:space="preserve"> </w:instrText>
            </w:r>
            <w:r w:rsidR="004A77CC">
              <w:rPr>
                <w:noProof/>
                <w:webHidden/>
              </w:rPr>
              <w:instrText>PAGEREF _Toc227982476 \h</w:instrText>
            </w:r>
            <w:r w:rsidR="004A77CC">
              <w:rPr>
                <w:rFonts w:hint="eastAsia"/>
                <w:noProof/>
                <w:webHidden/>
              </w:rPr>
              <w:instrText xml:space="preserve"> </w:instrText>
            </w:r>
            <w:r w:rsidR="004A77CC">
              <w:rPr>
                <w:rFonts w:hint="eastAsia"/>
                <w:noProof/>
                <w:webHidden/>
              </w:rPr>
            </w:r>
            <w:r w:rsidR="004A77CC">
              <w:rPr>
                <w:rFonts w:hint="eastAsia"/>
                <w:noProof/>
                <w:webHidden/>
              </w:rPr>
              <w:fldChar w:fldCharType="separate"/>
            </w:r>
            <w:r w:rsidR="00634FA3">
              <w:rPr>
                <w:noProof/>
                <w:webHidden/>
              </w:rPr>
              <w:t>V</w:t>
            </w:r>
            <w:r w:rsidR="004A77CC">
              <w:rPr>
                <w:rFonts w:hint="eastAsia"/>
                <w:noProof/>
                <w:webHidden/>
              </w:rPr>
              <w:fldChar w:fldCharType="end"/>
            </w:r>
          </w:hyperlink>
        </w:p>
        <w:p w14:paraId="036DC675" w14:textId="588D30E2"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477" w:history="1">
            <w:r w:rsidRPr="00D423C6">
              <w:rPr>
                <w:rStyle w:val="afb"/>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_Toc227982477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VI</w:t>
            </w:r>
            <w:r>
              <w:rPr>
                <w:rFonts w:hint="eastAsia"/>
                <w:noProof/>
                <w:webHidden/>
              </w:rPr>
              <w:fldChar w:fldCharType="end"/>
            </w:r>
          </w:hyperlink>
        </w:p>
        <w:p w14:paraId="256334C5" w14:textId="7F8C83FA"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478" w:history="1">
            <w:r w:rsidRPr="00D423C6">
              <w:rPr>
                <w:rStyle w:val="afb"/>
                <w:noProof/>
              </w:rPr>
              <w:t>第</w:t>
            </w:r>
            <w:r w:rsidRPr="00D423C6">
              <w:rPr>
                <w:rStyle w:val="afb"/>
                <w:noProof/>
              </w:rPr>
              <w:t>1</w:t>
            </w:r>
            <w:r w:rsidRPr="00D423C6">
              <w:rPr>
                <w:rStyle w:val="afb"/>
                <w:noProof/>
              </w:rPr>
              <w:t>章</w:t>
            </w:r>
            <w:r w:rsidRPr="00D423C6">
              <w:rPr>
                <w:rStyle w:val="afb"/>
                <w:noProof/>
              </w:rPr>
              <w:t xml:space="preserve"> </w:t>
            </w:r>
            <w:r w:rsidRPr="00D423C6">
              <w:rPr>
                <w:rStyle w:val="af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_Toc227982478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w:t>
            </w:r>
            <w:r>
              <w:rPr>
                <w:rFonts w:hint="eastAsia"/>
                <w:noProof/>
                <w:webHidden/>
              </w:rPr>
              <w:fldChar w:fldCharType="end"/>
            </w:r>
          </w:hyperlink>
        </w:p>
        <w:p w14:paraId="69EC413B" w14:textId="16482E43"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79" w:history="1">
            <w:r w:rsidRPr="00D423C6">
              <w:rPr>
                <w:rStyle w:val="afb"/>
                <w:noProof/>
              </w:rPr>
              <w:t xml:space="preserve">1.1 </w:t>
            </w:r>
            <w:r w:rsidRPr="00D423C6">
              <w:rPr>
                <w:rStyle w:val="afb"/>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_Toc227982479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w:t>
            </w:r>
            <w:r>
              <w:rPr>
                <w:rFonts w:hint="eastAsia"/>
                <w:noProof/>
                <w:webHidden/>
              </w:rPr>
              <w:fldChar w:fldCharType="end"/>
            </w:r>
          </w:hyperlink>
        </w:p>
        <w:p w14:paraId="278F6235" w14:textId="6D4448EA"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80" w:history="1">
            <w:r w:rsidRPr="00D423C6">
              <w:rPr>
                <w:rStyle w:val="afb"/>
                <w:noProof/>
              </w:rPr>
              <w:t xml:space="preserve">1.2 </w:t>
            </w:r>
            <w:r w:rsidRPr="00D423C6">
              <w:rPr>
                <w:rStyle w:val="afb"/>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w:t>
            </w:r>
            <w:r>
              <w:rPr>
                <w:rFonts w:hint="eastAsia"/>
                <w:noProof/>
                <w:webHidden/>
              </w:rPr>
              <w:fldChar w:fldCharType="end"/>
            </w:r>
          </w:hyperlink>
        </w:p>
        <w:p w14:paraId="42B742B3" w14:textId="077CD979"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81" w:history="1">
            <w:r w:rsidRPr="00D423C6">
              <w:rPr>
                <w:rStyle w:val="afb"/>
                <w:noProof/>
              </w:rPr>
              <w:t xml:space="preserve">1.2.1 </w:t>
            </w:r>
            <w:r w:rsidRPr="00D423C6">
              <w:rPr>
                <w:rStyle w:val="af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w:t>
            </w:r>
            <w:r>
              <w:rPr>
                <w:rFonts w:hint="eastAsia"/>
                <w:noProof/>
                <w:webHidden/>
              </w:rPr>
              <w:fldChar w:fldCharType="end"/>
            </w:r>
          </w:hyperlink>
        </w:p>
        <w:p w14:paraId="0B86B6C1" w14:textId="7C0AC2ED"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82" w:history="1">
            <w:r w:rsidRPr="00D423C6">
              <w:rPr>
                <w:rStyle w:val="afb"/>
                <w:noProof/>
              </w:rPr>
              <w:t xml:space="preserve">1.2.2 </w:t>
            </w:r>
            <w:r w:rsidRPr="00D423C6">
              <w:rPr>
                <w:rStyle w:val="af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w:t>
            </w:r>
            <w:r>
              <w:rPr>
                <w:rFonts w:hint="eastAsia"/>
                <w:noProof/>
                <w:webHidden/>
              </w:rPr>
              <w:fldChar w:fldCharType="end"/>
            </w:r>
          </w:hyperlink>
        </w:p>
        <w:p w14:paraId="4A1DC8E7" w14:textId="416FF391"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83" w:history="1">
            <w:r w:rsidRPr="00D423C6">
              <w:rPr>
                <w:rStyle w:val="afb"/>
                <w:noProof/>
              </w:rPr>
              <w:t xml:space="preserve">1.3 </w:t>
            </w:r>
            <w:r w:rsidRPr="00D423C6">
              <w:rPr>
                <w:rStyle w:val="af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w:t>
            </w:r>
            <w:r>
              <w:rPr>
                <w:rFonts w:hint="eastAsia"/>
                <w:noProof/>
                <w:webHidden/>
              </w:rPr>
              <w:fldChar w:fldCharType="end"/>
            </w:r>
          </w:hyperlink>
        </w:p>
        <w:p w14:paraId="73B127FF" w14:textId="6CEC890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84" w:history="1">
            <w:r w:rsidRPr="00D423C6">
              <w:rPr>
                <w:rStyle w:val="afb"/>
                <w:noProof/>
              </w:rPr>
              <w:t xml:space="preserve">1.3.1 </w:t>
            </w:r>
            <w:r w:rsidRPr="00D423C6">
              <w:rPr>
                <w:rStyle w:val="afb"/>
                <w:noProof/>
              </w:rPr>
              <w:t>青少年生殖健康教育研究现状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w:t>
            </w:r>
            <w:r>
              <w:rPr>
                <w:rFonts w:hint="eastAsia"/>
                <w:noProof/>
                <w:webHidden/>
              </w:rPr>
              <w:fldChar w:fldCharType="end"/>
            </w:r>
          </w:hyperlink>
        </w:p>
        <w:p w14:paraId="6E5858EC" w14:textId="47F59484"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85" w:history="1">
            <w:r w:rsidRPr="00D423C6">
              <w:rPr>
                <w:rStyle w:val="afb"/>
                <w:noProof/>
              </w:rPr>
              <w:t xml:space="preserve">1.3.2 </w:t>
            </w:r>
            <w:r w:rsidRPr="00D423C6">
              <w:rPr>
                <w:rStyle w:val="afb"/>
                <w:noProof/>
              </w:rPr>
              <w:t>社交媒体健康传播研究现状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w:t>
            </w:r>
            <w:r>
              <w:rPr>
                <w:rFonts w:hint="eastAsia"/>
                <w:noProof/>
                <w:webHidden/>
              </w:rPr>
              <w:fldChar w:fldCharType="end"/>
            </w:r>
          </w:hyperlink>
        </w:p>
        <w:p w14:paraId="4E58362B" w14:textId="07E70F9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86" w:history="1">
            <w:r w:rsidRPr="00D423C6">
              <w:rPr>
                <w:rStyle w:val="afb"/>
                <w:noProof/>
              </w:rPr>
              <w:t xml:space="preserve">1.3.3 </w:t>
            </w:r>
            <w:r w:rsidRPr="00D423C6">
              <w:rPr>
                <w:rStyle w:val="afb"/>
                <w:noProof/>
              </w:rPr>
              <w:t>评论文本挖掘与问题分类研究现状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w:t>
            </w:r>
            <w:r>
              <w:rPr>
                <w:rFonts w:hint="eastAsia"/>
                <w:noProof/>
                <w:webHidden/>
              </w:rPr>
              <w:fldChar w:fldCharType="end"/>
            </w:r>
          </w:hyperlink>
        </w:p>
        <w:p w14:paraId="2922E0C5" w14:textId="2AE2FEBE"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87" w:history="1">
            <w:r w:rsidRPr="00D423C6">
              <w:rPr>
                <w:rStyle w:val="afb"/>
                <w:noProof/>
              </w:rPr>
              <w:t xml:space="preserve">1.3.4 </w:t>
            </w:r>
            <w:r w:rsidRPr="00D423C6">
              <w:rPr>
                <w:rStyle w:val="afb"/>
                <w:noProof/>
              </w:rPr>
              <w:t>大语言模型在医疗问答中的应用现状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w:t>
            </w:r>
            <w:r>
              <w:rPr>
                <w:rFonts w:hint="eastAsia"/>
                <w:noProof/>
                <w:webHidden/>
              </w:rPr>
              <w:fldChar w:fldCharType="end"/>
            </w:r>
          </w:hyperlink>
        </w:p>
        <w:p w14:paraId="3A15B48B" w14:textId="5BFFEBC7"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88" w:history="1">
            <w:r w:rsidRPr="00D423C6">
              <w:rPr>
                <w:rStyle w:val="afb"/>
                <w:noProof/>
              </w:rPr>
              <w:t xml:space="preserve">1.3.5 </w:t>
            </w:r>
            <w:r w:rsidRPr="00D423C6">
              <w:rPr>
                <w:rStyle w:val="afb"/>
                <w:noProof/>
              </w:rPr>
              <w:t>现有研究不足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w:t>
            </w:r>
            <w:r>
              <w:rPr>
                <w:rFonts w:hint="eastAsia"/>
                <w:noProof/>
                <w:webHidden/>
              </w:rPr>
              <w:fldChar w:fldCharType="end"/>
            </w:r>
          </w:hyperlink>
        </w:p>
        <w:p w14:paraId="6DBBFD34" w14:textId="54D017C0"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89" w:history="1">
            <w:r w:rsidRPr="00D423C6">
              <w:rPr>
                <w:rStyle w:val="afb"/>
                <w:noProof/>
              </w:rPr>
              <w:t xml:space="preserve">1.4 </w:t>
            </w:r>
            <w:r w:rsidRPr="00D423C6">
              <w:rPr>
                <w:rStyle w:val="afb"/>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_Toc227982489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w:t>
            </w:r>
            <w:r>
              <w:rPr>
                <w:rFonts w:hint="eastAsia"/>
                <w:noProof/>
                <w:webHidden/>
              </w:rPr>
              <w:fldChar w:fldCharType="end"/>
            </w:r>
          </w:hyperlink>
        </w:p>
        <w:p w14:paraId="5FEDA362" w14:textId="08926086"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90" w:history="1">
            <w:r w:rsidRPr="00D423C6">
              <w:rPr>
                <w:rStyle w:val="afb"/>
                <w:noProof/>
              </w:rPr>
              <w:t xml:space="preserve">1.5 </w:t>
            </w:r>
            <w:r w:rsidRPr="00D423C6">
              <w:rPr>
                <w:rStyle w:val="afb"/>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w:t>
            </w:r>
            <w:r>
              <w:rPr>
                <w:rFonts w:hint="eastAsia"/>
                <w:noProof/>
                <w:webHidden/>
              </w:rPr>
              <w:fldChar w:fldCharType="end"/>
            </w:r>
          </w:hyperlink>
        </w:p>
        <w:p w14:paraId="3AA1CB3B" w14:textId="3D81CED6"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91" w:history="1">
            <w:r w:rsidRPr="00D423C6">
              <w:rPr>
                <w:rStyle w:val="afb"/>
                <w:noProof/>
              </w:rPr>
              <w:t xml:space="preserve">1.6 </w:t>
            </w:r>
            <w:r w:rsidRPr="00D423C6">
              <w:rPr>
                <w:rStyle w:val="afb"/>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6</w:t>
            </w:r>
            <w:r>
              <w:rPr>
                <w:rFonts w:hint="eastAsia"/>
                <w:noProof/>
                <w:webHidden/>
              </w:rPr>
              <w:fldChar w:fldCharType="end"/>
            </w:r>
          </w:hyperlink>
        </w:p>
        <w:p w14:paraId="6BFE6E19" w14:textId="7620D0C4"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92" w:history="1">
            <w:r w:rsidRPr="00D423C6">
              <w:rPr>
                <w:rStyle w:val="afb"/>
                <w:noProof/>
              </w:rPr>
              <w:t xml:space="preserve">1.7 </w:t>
            </w:r>
            <w:r w:rsidRPr="00D423C6">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6</w:t>
            </w:r>
            <w:r>
              <w:rPr>
                <w:rFonts w:hint="eastAsia"/>
                <w:noProof/>
                <w:webHidden/>
              </w:rPr>
              <w:fldChar w:fldCharType="end"/>
            </w:r>
          </w:hyperlink>
        </w:p>
        <w:p w14:paraId="1AD2A2DB" w14:textId="6A9295AF"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493" w:history="1">
            <w:r w:rsidRPr="00D423C6">
              <w:rPr>
                <w:rStyle w:val="afb"/>
                <w:noProof/>
              </w:rPr>
              <w:t>第</w:t>
            </w:r>
            <w:r w:rsidRPr="00D423C6">
              <w:rPr>
                <w:rStyle w:val="afb"/>
                <w:noProof/>
              </w:rPr>
              <w:t>2</w:t>
            </w:r>
            <w:r w:rsidRPr="00D423C6">
              <w:rPr>
                <w:rStyle w:val="afb"/>
                <w:noProof/>
              </w:rPr>
              <w:t>章</w:t>
            </w:r>
            <w:r w:rsidRPr="00D423C6">
              <w:rPr>
                <w:rStyle w:val="afb"/>
                <w:noProof/>
              </w:rPr>
              <w:t xml:space="preserve"> </w:t>
            </w:r>
            <w:r w:rsidRPr="00D423C6">
              <w:rPr>
                <w:rStyle w:val="afb"/>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8</w:t>
            </w:r>
            <w:r>
              <w:rPr>
                <w:rFonts w:hint="eastAsia"/>
                <w:noProof/>
                <w:webHidden/>
              </w:rPr>
              <w:fldChar w:fldCharType="end"/>
            </w:r>
          </w:hyperlink>
        </w:p>
        <w:p w14:paraId="1DBE6315" w14:textId="5968C7F1"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94" w:history="1">
            <w:r w:rsidRPr="00D423C6">
              <w:rPr>
                <w:rStyle w:val="afb"/>
                <w:noProof/>
              </w:rPr>
              <w:t xml:space="preserve">2.1 </w:t>
            </w:r>
            <w:r w:rsidRPr="00D423C6">
              <w:rPr>
                <w:rStyle w:val="afb"/>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8</w:t>
            </w:r>
            <w:r>
              <w:rPr>
                <w:rFonts w:hint="eastAsia"/>
                <w:noProof/>
                <w:webHidden/>
              </w:rPr>
              <w:fldChar w:fldCharType="end"/>
            </w:r>
          </w:hyperlink>
        </w:p>
        <w:p w14:paraId="2BEBE6F6" w14:textId="4748ED4D"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95" w:history="1">
            <w:r w:rsidRPr="00D423C6">
              <w:rPr>
                <w:rStyle w:val="afb"/>
                <w:noProof/>
              </w:rPr>
              <w:t xml:space="preserve">2.1.1 </w:t>
            </w:r>
            <w:r w:rsidRPr="00D423C6">
              <w:rPr>
                <w:rStyle w:val="afb"/>
                <w:noProof/>
              </w:rPr>
              <w:t>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8</w:t>
            </w:r>
            <w:r>
              <w:rPr>
                <w:rFonts w:hint="eastAsia"/>
                <w:noProof/>
                <w:webHidden/>
              </w:rPr>
              <w:fldChar w:fldCharType="end"/>
            </w:r>
          </w:hyperlink>
        </w:p>
        <w:p w14:paraId="1408260A" w14:textId="3636CF3E"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96" w:history="1">
            <w:r w:rsidRPr="00D423C6">
              <w:rPr>
                <w:rStyle w:val="afb"/>
                <w:noProof/>
              </w:rPr>
              <w:t xml:space="preserve">2.1.2 </w:t>
            </w:r>
            <w:r w:rsidRPr="00D423C6">
              <w:rPr>
                <w:rStyle w:val="afb"/>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8</w:t>
            </w:r>
            <w:r>
              <w:rPr>
                <w:rFonts w:hint="eastAsia"/>
                <w:noProof/>
                <w:webHidden/>
              </w:rPr>
              <w:fldChar w:fldCharType="end"/>
            </w:r>
          </w:hyperlink>
        </w:p>
        <w:p w14:paraId="17A809BA" w14:textId="30E1246C"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97" w:history="1">
            <w:r w:rsidRPr="00D423C6">
              <w:rPr>
                <w:rStyle w:val="afb"/>
                <w:noProof/>
              </w:rPr>
              <w:t xml:space="preserve">2.1.3 </w:t>
            </w:r>
            <w:r w:rsidRPr="00D423C6">
              <w:rPr>
                <w:rStyle w:val="afb"/>
                <w:noProof/>
              </w:rPr>
              <w:t>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9</w:t>
            </w:r>
            <w:r>
              <w:rPr>
                <w:rFonts w:hint="eastAsia"/>
                <w:noProof/>
                <w:webHidden/>
              </w:rPr>
              <w:fldChar w:fldCharType="end"/>
            </w:r>
          </w:hyperlink>
        </w:p>
        <w:p w14:paraId="2489F1F9" w14:textId="3399A9A2"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498" w:history="1">
            <w:r w:rsidRPr="00D423C6">
              <w:rPr>
                <w:rStyle w:val="afb"/>
                <w:noProof/>
              </w:rPr>
              <w:t xml:space="preserve">2.2 </w:t>
            </w:r>
            <w:r w:rsidRPr="00D423C6">
              <w:rPr>
                <w:rStyle w:val="afb"/>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9</w:t>
            </w:r>
            <w:r>
              <w:rPr>
                <w:rFonts w:hint="eastAsia"/>
                <w:noProof/>
                <w:webHidden/>
              </w:rPr>
              <w:fldChar w:fldCharType="end"/>
            </w:r>
          </w:hyperlink>
        </w:p>
        <w:p w14:paraId="5B14A948" w14:textId="062DB038"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499" w:history="1">
            <w:r w:rsidRPr="00D423C6">
              <w:rPr>
                <w:rStyle w:val="afb"/>
                <w:noProof/>
              </w:rPr>
              <w:t xml:space="preserve">2.2.1 </w:t>
            </w:r>
            <w:r w:rsidRPr="00D423C6">
              <w:rPr>
                <w:rStyle w:val="afb"/>
                <w:noProof/>
              </w:rPr>
              <w:t>中文文本预处理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_Toc227982499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9</w:t>
            </w:r>
            <w:r>
              <w:rPr>
                <w:rFonts w:hint="eastAsia"/>
                <w:noProof/>
                <w:webHidden/>
              </w:rPr>
              <w:fldChar w:fldCharType="end"/>
            </w:r>
          </w:hyperlink>
        </w:p>
        <w:p w14:paraId="42AF2877" w14:textId="781494B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0" w:history="1">
            <w:r w:rsidRPr="00D423C6">
              <w:rPr>
                <w:rStyle w:val="afb"/>
                <w:noProof/>
              </w:rPr>
              <w:t xml:space="preserve">2.2.2 </w:t>
            </w:r>
            <w:r w:rsidRPr="00D423C6">
              <w:rPr>
                <w:rStyle w:val="afb"/>
                <w:noProof/>
              </w:rPr>
              <w:t>问题识别方法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10</w:t>
            </w:r>
            <w:r>
              <w:rPr>
                <w:rFonts w:hint="eastAsia"/>
                <w:noProof/>
                <w:webHidden/>
              </w:rPr>
              <w:fldChar w:fldCharType="end"/>
            </w:r>
          </w:hyperlink>
        </w:p>
        <w:p w14:paraId="54B039FE" w14:textId="45FE132F"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1" w:history="1">
            <w:r w:rsidRPr="00D423C6">
              <w:rPr>
                <w:rStyle w:val="afb"/>
                <w:noProof/>
              </w:rPr>
              <w:t xml:space="preserve">2.2.3 </w:t>
            </w:r>
            <w:r w:rsidRPr="00D423C6">
              <w:rPr>
                <w:rStyle w:val="afb"/>
                <w:noProof/>
              </w:rPr>
              <w:t>文本分类与主题分析方法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10</w:t>
            </w:r>
            <w:r>
              <w:rPr>
                <w:rFonts w:hint="eastAsia"/>
                <w:noProof/>
                <w:webHidden/>
              </w:rPr>
              <w:fldChar w:fldCharType="end"/>
            </w:r>
          </w:hyperlink>
        </w:p>
        <w:p w14:paraId="07AD9A2C" w14:textId="18A65A20"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02" w:history="1">
            <w:r w:rsidRPr="00D423C6">
              <w:rPr>
                <w:rStyle w:val="afb"/>
                <w:noProof/>
              </w:rPr>
              <w:t xml:space="preserve">2.3 </w:t>
            </w:r>
            <w:r w:rsidRPr="00D423C6">
              <w:rPr>
                <w:rStyle w:val="afb"/>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10</w:t>
            </w:r>
            <w:r>
              <w:rPr>
                <w:rFonts w:hint="eastAsia"/>
                <w:noProof/>
                <w:webHidden/>
              </w:rPr>
              <w:fldChar w:fldCharType="end"/>
            </w:r>
          </w:hyperlink>
        </w:p>
        <w:p w14:paraId="2A0035BF" w14:textId="5C00D0D9"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3" w:history="1">
            <w:r w:rsidRPr="00D423C6">
              <w:rPr>
                <w:rStyle w:val="afb"/>
                <w:noProof/>
              </w:rPr>
              <w:t xml:space="preserve">2.3.1 </w:t>
            </w:r>
            <w:r w:rsidRPr="00D423C6">
              <w:rPr>
                <w:rStyle w:val="afb"/>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10</w:t>
            </w:r>
            <w:r>
              <w:rPr>
                <w:rFonts w:hint="eastAsia"/>
                <w:noProof/>
                <w:webHidden/>
              </w:rPr>
              <w:fldChar w:fldCharType="end"/>
            </w:r>
          </w:hyperlink>
        </w:p>
        <w:p w14:paraId="651A96DC" w14:textId="3CAF2F52"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4" w:history="1">
            <w:r w:rsidRPr="00D423C6">
              <w:rPr>
                <w:rStyle w:val="afb"/>
                <w:noProof/>
              </w:rPr>
              <w:t xml:space="preserve">2.3.2 </w:t>
            </w:r>
            <w:r w:rsidRPr="00D423C6">
              <w:rPr>
                <w:rStyle w:val="afb"/>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11</w:t>
            </w:r>
            <w:r>
              <w:rPr>
                <w:rFonts w:hint="eastAsia"/>
                <w:noProof/>
                <w:webHidden/>
              </w:rPr>
              <w:fldChar w:fldCharType="end"/>
            </w:r>
          </w:hyperlink>
        </w:p>
        <w:p w14:paraId="481A51C9" w14:textId="3A75732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5" w:history="1">
            <w:r w:rsidRPr="00D423C6">
              <w:rPr>
                <w:rStyle w:val="afb"/>
                <w:noProof/>
              </w:rPr>
              <w:t xml:space="preserve">2.3.3 </w:t>
            </w:r>
            <w:r w:rsidRPr="00D423C6">
              <w:rPr>
                <w:rStyle w:val="afb"/>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11</w:t>
            </w:r>
            <w:r>
              <w:rPr>
                <w:rFonts w:hint="eastAsia"/>
                <w:noProof/>
                <w:webHidden/>
              </w:rPr>
              <w:fldChar w:fldCharType="end"/>
            </w:r>
          </w:hyperlink>
        </w:p>
        <w:p w14:paraId="34C05A05" w14:textId="0646E01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6" w:history="1">
            <w:r w:rsidRPr="00D423C6">
              <w:rPr>
                <w:rStyle w:val="afb"/>
                <w:noProof/>
              </w:rPr>
              <w:t xml:space="preserve">2.3.4 </w:t>
            </w:r>
            <w:r w:rsidRPr="00D423C6">
              <w:rPr>
                <w:rStyle w:val="afb"/>
                <w:noProof/>
              </w:rPr>
              <w:t>领域微调方法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11</w:t>
            </w:r>
            <w:r>
              <w:rPr>
                <w:rFonts w:hint="eastAsia"/>
                <w:noProof/>
                <w:webHidden/>
              </w:rPr>
              <w:fldChar w:fldCharType="end"/>
            </w:r>
          </w:hyperlink>
        </w:p>
        <w:p w14:paraId="524A4F07" w14:textId="2F55C135"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7" w:history="1">
            <w:r w:rsidRPr="00D423C6">
              <w:rPr>
                <w:rStyle w:val="afb"/>
                <w:noProof/>
              </w:rPr>
              <w:t xml:space="preserve">2.3.5 </w:t>
            </w:r>
            <w:r w:rsidRPr="00D423C6">
              <w:rPr>
                <w:rStyle w:val="afb"/>
                <w:noProof/>
              </w:rPr>
              <w:t>模型微调</w:t>
            </w:r>
            <w:r w:rsidRPr="00D423C6">
              <w:rPr>
                <w:rStyle w:val="afb"/>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11</w:t>
            </w:r>
            <w:r>
              <w:rPr>
                <w:rFonts w:hint="eastAsia"/>
                <w:noProof/>
                <w:webHidden/>
              </w:rPr>
              <w:fldChar w:fldCharType="end"/>
            </w:r>
          </w:hyperlink>
        </w:p>
        <w:p w14:paraId="07C697E3" w14:textId="00EACE63"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08" w:history="1">
            <w:r w:rsidRPr="00D423C6">
              <w:rPr>
                <w:rStyle w:val="afb"/>
                <w:noProof/>
              </w:rPr>
              <w:t xml:space="preserve">2.4 </w:t>
            </w:r>
            <w:r w:rsidRPr="00D423C6">
              <w:rPr>
                <w:rStyle w:val="afb"/>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12</w:t>
            </w:r>
            <w:r>
              <w:rPr>
                <w:rFonts w:hint="eastAsia"/>
                <w:noProof/>
                <w:webHidden/>
              </w:rPr>
              <w:fldChar w:fldCharType="end"/>
            </w:r>
          </w:hyperlink>
        </w:p>
        <w:p w14:paraId="68BD98DC" w14:textId="4CEF3A5B"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09" w:history="1">
            <w:r w:rsidRPr="00D423C6">
              <w:rPr>
                <w:rStyle w:val="afb"/>
                <w:noProof/>
              </w:rPr>
              <w:t xml:space="preserve">2.4.1 </w:t>
            </w:r>
            <w:r w:rsidRPr="00D423C6">
              <w:rPr>
                <w:rStyle w:val="afb"/>
                <w:noProof/>
              </w:rPr>
              <w:t>人工评估维度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_Toc227982509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12</w:t>
            </w:r>
            <w:r>
              <w:rPr>
                <w:rFonts w:hint="eastAsia"/>
                <w:noProof/>
                <w:webHidden/>
              </w:rPr>
              <w:fldChar w:fldCharType="end"/>
            </w:r>
          </w:hyperlink>
        </w:p>
        <w:p w14:paraId="4C9E0F01" w14:textId="2E5B598A"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10" w:history="1">
            <w:r w:rsidRPr="00D423C6">
              <w:rPr>
                <w:rStyle w:val="afb"/>
                <w:noProof/>
              </w:rPr>
              <w:t xml:space="preserve">2.4.2 </w:t>
            </w:r>
            <w:r w:rsidRPr="00D423C6">
              <w:rPr>
                <w:rStyle w:val="afb"/>
                <w:noProof/>
              </w:rPr>
              <w:t>自动化评估方法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12</w:t>
            </w:r>
            <w:r>
              <w:rPr>
                <w:rFonts w:hint="eastAsia"/>
                <w:noProof/>
                <w:webHidden/>
              </w:rPr>
              <w:fldChar w:fldCharType="end"/>
            </w:r>
          </w:hyperlink>
        </w:p>
        <w:p w14:paraId="66B28675" w14:textId="29997F04"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11" w:history="1">
            <w:r w:rsidRPr="00D423C6">
              <w:rPr>
                <w:rStyle w:val="afb"/>
                <w:noProof/>
              </w:rPr>
              <w:t xml:space="preserve">2.5 </w:t>
            </w:r>
            <w:r w:rsidRPr="00D423C6">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13</w:t>
            </w:r>
            <w:r>
              <w:rPr>
                <w:rFonts w:hint="eastAsia"/>
                <w:noProof/>
                <w:webHidden/>
              </w:rPr>
              <w:fldChar w:fldCharType="end"/>
            </w:r>
          </w:hyperlink>
        </w:p>
        <w:p w14:paraId="69DD2253" w14:textId="28FEB352"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512" w:history="1">
            <w:r w:rsidRPr="00D423C6">
              <w:rPr>
                <w:rStyle w:val="afb"/>
                <w:noProof/>
              </w:rPr>
              <w:t>第</w:t>
            </w:r>
            <w:r w:rsidRPr="00D423C6">
              <w:rPr>
                <w:rStyle w:val="afb"/>
                <w:noProof/>
              </w:rPr>
              <w:t>3</w:t>
            </w:r>
            <w:r w:rsidRPr="00D423C6">
              <w:rPr>
                <w:rStyle w:val="afb"/>
                <w:noProof/>
              </w:rPr>
              <w:t>章</w:t>
            </w:r>
            <w:r w:rsidRPr="00D423C6">
              <w:rPr>
                <w:rStyle w:val="afb"/>
                <w:noProof/>
              </w:rPr>
              <w:t xml:space="preserve"> </w:t>
            </w:r>
            <w:r w:rsidRPr="00D423C6">
              <w:rPr>
                <w:rStyle w:val="afb"/>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14</w:t>
            </w:r>
            <w:r>
              <w:rPr>
                <w:rFonts w:hint="eastAsia"/>
                <w:noProof/>
                <w:webHidden/>
              </w:rPr>
              <w:fldChar w:fldCharType="end"/>
            </w:r>
          </w:hyperlink>
        </w:p>
        <w:p w14:paraId="637AB29A" w14:textId="73F5229B"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13" w:history="1">
            <w:r w:rsidRPr="00D423C6">
              <w:rPr>
                <w:rStyle w:val="afb"/>
                <w:noProof/>
              </w:rPr>
              <w:t xml:space="preserve">3.1 </w:t>
            </w:r>
            <w:r w:rsidRPr="00D423C6">
              <w:rPr>
                <w:rStyle w:val="afb"/>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14</w:t>
            </w:r>
            <w:r>
              <w:rPr>
                <w:rFonts w:hint="eastAsia"/>
                <w:noProof/>
                <w:webHidden/>
              </w:rPr>
              <w:fldChar w:fldCharType="end"/>
            </w:r>
          </w:hyperlink>
        </w:p>
        <w:p w14:paraId="75229FB9" w14:textId="39357168"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14" w:history="1">
            <w:r w:rsidRPr="00D423C6">
              <w:rPr>
                <w:rStyle w:val="afb"/>
                <w:noProof/>
              </w:rPr>
              <w:t xml:space="preserve">3.1.1 </w:t>
            </w:r>
            <w:r w:rsidRPr="00D423C6">
              <w:rPr>
                <w:rStyle w:val="afb"/>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14</w:t>
            </w:r>
            <w:r>
              <w:rPr>
                <w:rFonts w:hint="eastAsia"/>
                <w:noProof/>
                <w:webHidden/>
              </w:rPr>
              <w:fldChar w:fldCharType="end"/>
            </w:r>
          </w:hyperlink>
        </w:p>
        <w:p w14:paraId="4C567DFB" w14:textId="5B02552F"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15" w:history="1">
            <w:r w:rsidRPr="00D423C6">
              <w:rPr>
                <w:rStyle w:val="afb"/>
                <w:noProof/>
              </w:rPr>
              <w:t xml:space="preserve">3.1.2 </w:t>
            </w:r>
            <w:r w:rsidRPr="00D423C6">
              <w:rPr>
                <w:rStyle w:val="afb"/>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14</w:t>
            </w:r>
            <w:r>
              <w:rPr>
                <w:rFonts w:hint="eastAsia"/>
                <w:noProof/>
                <w:webHidden/>
              </w:rPr>
              <w:fldChar w:fldCharType="end"/>
            </w:r>
          </w:hyperlink>
        </w:p>
        <w:p w14:paraId="2D2BF71A" w14:textId="7E6FCCD2"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16" w:history="1">
            <w:r w:rsidRPr="00D423C6">
              <w:rPr>
                <w:rStyle w:val="afb"/>
                <w:noProof/>
              </w:rPr>
              <w:t xml:space="preserve">3.1.3 </w:t>
            </w:r>
            <w:r w:rsidRPr="00D423C6">
              <w:rPr>
                <w:rStyle w:val="afb"/>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14</w:t>
            </w:r>
            <w:r>
              <w:rPr>
                <w:rFonts w:hint="eastAsia"/>
                <w:noProof/>
                <w:webHidden/>
              </w:rPr>
              <w:fldChar w:fldCharType="end"/>
            </w:r>
          </w:hyperlink>
        </w:p>
        <w:p w14:paraId="0AB37006" w14:textId="192C8412"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17" w:history="1">
            <w:r w:rsidRPr="00D423C6">
              <w:rPr>
                <w:rStyle w:val="afb"/>
                <w:noProof/>
              </w:rPr>
              <w:t xml:space="preserve">3.2 </w:t>
            </w:r>
            <w:r w:rsidRPr="00D423C6">
              <w:rPr>
                <w:rStyle w:val="afb"/>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16</w:t>
            </w:r>
            <w:r>
              <w:rPr>
                <w:rFonts w:hint="eastAsia"/>
                <w:noProof/>
                <w:webHidden/>
              </w:rPr>
              <w:fldChar w:fldCharType="end"/>
            </w:r>
          </w:hyperlink>
        </w:p>
        <w:p w14:paraId="20DD45E9" w14:textId="56F1B47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18" w:history="1">
            <w:r w:rsidRPr="00D423C6">
              <w:rPr>
                <w:rStyle w:val="afb"/>
                <w:noProof/>
              </w:rPr>
              <w:t xml:space="preserve">3.2.1 </w:t>
            </w:r>
            <w:r w:rsidRPr="00D423C6">
              <w:rPr>
                <w:rStyle w:val="afb"/>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16</w:t>
            </w:r>
            <w:r>
              <w:rPr>
                <w:rFonts w:hint="eastAsia"/>
                <w:noProof/>
                <w:webHidden/>
              </w:rPr>
              <w:fldChar w:fldCharType="end"/>
            </w:r>
          </w:hyperlink>
        </w:p>
        <w:p w14:paraId="63CFCA2B" w14:textId="7DE61B4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19" w:history="1">
            <w:r w:rsidRPr="00D423C6">
              <w:rPr>
                <w:rStyle w:val="afb"/>
                <w:noProof/>
              </w:rPr>
              <w:t xml:space="preserve">3.2.2 </w:t>
            </w:r>
            <w:r w:rsidRPr="00D423C6">
              <w:rPr>
                <w:rStyle w:val="afb"/>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_Toc227982519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17</w:t>
            </w:r>
            <w:r>
              <w:rPr>
                <w:rFonts w:hint="eastAsia"/>
                <w:noProof/>
                <w:webHidden/>
              </w:rPr>
              <w:fldChar w:fldCharType="end"/>
            </w:r>
          </w:hyperlink>
        </w:p>
        <w:p w14:paraId="358BBB3F" w14:textId="3B9CBD97"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20" w:history="1">
            <w:r w:rsidRPr="00D423C6">
              <w:rPr>
                <w:rStyle w:val="afb"/>
                <w:noProof/>
              </w:rPr>
              <w:t xml:space="preserve">3.2.3 </w:t>
            </w:r>
            <w:r w:rsidRPr="00D423C6">
              <w:rPr>
                <w:rStyle w:val="afb"/>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17</w:t>
            </w:r>
            <w:r>
              <w:rPr>
                <w:rFonts w:hint="eastAsia"/>
                <w:noProof/>
                <w:webHidden/>
              </w:rPr>
              <w:fldChar w:fldCharType="end"/>
            </w:r>
          </w:hyperlink>
        </w:p>
        <w:p w14:paraId="4C9B41BE" w14:textId="42B7C13C"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21" w:history="1">
            <w:r w:rsidRPr="00D423C6">
              <w:rPr>
                <w:rStyle w:val="afb"/>
                <w:noProof/>
              </w:rPr>
              <w:t xml:space="preserve">3.3 </w:t>
            </w:r>
            <w:r w:rsidRPr="00D423C6">
              <w:rPr>
                <w:rStyle w:val="afb"/>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17</w:t>
            </w:r>
            <w:r>
              <w:rPr>
                <w:rFonts w:hint="eastAsia"/>
                <w:noProof/>
                <w:webHidden/>
              </w:rPr>
              <w:fldChar w:fldCharType="end"/>
            </w:r>
          </w:hyperlink>
        </w:p>
        <w:p w14:paraId="7B35F867" w14:textId="3A042B6C"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22" w:history="1">
            <w:r w:rsidRPr="00D423C6">
              <w:rPr>
                <w:rStyle w:val="afb"/>
                <w:noProof/>
              </w:rPr>
              <w:t xml:space="preserve">3.3.1 </w:t>
            </w:r>
            <w:r w:rsidRPr="00D423C6">
              <w:rPr>
                <w:rStyle w:val="afb"/>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17</w:t>
            </w:r>
            <w:r>
              <w:rPr>
                <w:rFonts w:hint="eastAsia"/>
                <w:noProof/>
                <w:webHidden/>
              </w:rPr>
              <w:fldChar w:fldCharType="end"/>
            </w:r>
          </w:hyperlink>
        </w:p>
        <w:p w14:paraId="60877436" w14:textId="7A69AD6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23" w:history="1">
            <w:r w:rsidRPr="00D423C6">
              <w:rPr>
                <w:rStyle w:val="afb"/>
                <w:noProof/>
              </w:rPr>
              <w:t xml:space="preserve">3.3.2 </w:t>
            </w:r>
            <w:r w:rsidRPr="00D423C6">
              <w:rPr>
                <w:rStyle w:val="afb"/>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17</w:t>
            </w:r>
            <w:r>
              <w:rPr>
                <w:rFonts w:hint="eastAsia"/>
                <w:noProof/>
                <w:webHidden/>
              </w:rPr>
              <w:fldChar w:fldCharType="end"/>
            </w:r>
          </w:hyperlink>
        </w:p>
        <w:p w14:paraId="478231EE" w14:textId="5A1EE428"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24" w:history="1">
            <w:r w:rsidRPr="00D423C6">
              <w:rPr>
                <w:rStyle w:val="afb"/>
                <w:noProof/>
              </w:rPr>
              <w:t xml:space="preserve">3.3.3 </w:t>
            </w:r>
            <w:r w:rsidRPr="00D423C6">
              <w:rPr>
                <w:rStyle w:val="afb"/>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18</w:t>
            </w:r>
            <w:r>
              <w:rPr>
                <w:rFonts w:hint="eastAsia"/>
                <w:noProof/>
                <w:webHidden/>
              </w:rPr>
              <w:fldChar w:fldCharType="end"/>
            </w:r>
          </w:hyperlink>
        </w:p>
        <w:p w14:paraId="68C24A08" w14:textId="6A6A60BE"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25" w:history="1">
            <w:r w:rsidRPr="00D423C6">
              <w:rPr>
                <w:rStyle w:val="afb"/>
                <w:noProof/>
              </w:rPr>
              <w:t xml:space="preserve">3.3.4 </w:t>
            </w:r>
            <w:r w:rsidRPr="00D423C6">
              <w:rPr>
                <w:rStyle w:val="afb"/>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18</w:t>
            </w:r>
            <w:r>
              <w:rPr>
                <w:rFonts w:hint="eastAsia"/>
                <w:noProof/>
                <w:webHidden/>
              </w:rPr>
              <w:fldChar w:fldCharType="end"/>
            </w:r>
          </w:hyperlink>
        </w:p>
        <w:p w14:paraId="009EF531" w14:textId="529C9021"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26" w:history="1">
            <w:r w:rsidRPr="00D423C6">
              <w:rPr>
                <w:rStyle w:val="afb"/>
                <w:noProof/>
              </w:rPr>
              <w:t xml:space="preserve">3.4 </w:t>
            </w:r>
            <w:r w:rsidRPr="00D423C6">
              <w:rPr>
                <w:rStyle w:val="afb"/>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18</w:t>
            </w:r>
            <w:r>
              <w:rPr>
                <w:rFonts w:hint="eastAsia"/>
                <w:noProof/>
                <w:webHidden/>
              </w:rPr>
              <w:fldChar w:fldCharType="end"/>
            </w:r>
          </w:hyperlink>
        </w:p>
        <w:p w14:paraId="6D311BEF" w14:textId="76FFB153"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27" w:history="1">
            <w:r w:rsidRPr="00D423C6">
              <w:rPr>
                <w:rStyle w:val="afb"/>
                <w:noProof/>
              </w:rPr>
              <w:t xml:space="preserve">3.5 </w:t>
            </w:r>
            <w:r w:rsidRPr="00D423C6">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18</w:t>
            </w:r>
            <w:r>
              <w:rPr>
                <w:rFonts w:hint="eastAsia"/>
                <w:noProof/>
                <w:webHidden/>
              </w:rPr>
              <w:fldChar w:fldCharType="end"/>
            </w:r>
          </w:hyperlink>
        </w:p>
        <w:p w14:paraId="10099671" w14:textId="7B6D3490"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528" w:history="1">
            <w:r w:rsidRPr="00D423C6">
              <w:rPr>
                <w:rStyle w:val="afb"/>
                <w:noProof/>
              </w:rPr>
              <w:t>第</w:t>
            </w:r>
            <w:r w:rsidRPr="00D423C6">
              <w:rPr>
                <w:rStyle w:val="afb"/>
                <w:noProof/>
              </w:rPr>
              <w:t>4</w:t>
            </w:r>
            <w:r w:rsidRPr="00D423C6">
              <w:rPr>
                <w:rStyle w:val="afb"/>
                <w:noProof/>
              </w:rPr>
              <w:t>章</w:t>
            </w:r>
            <w:r w:rsidRPr="00D423C6">
              <w:rPr>
                <w:rStyle w:val="afb"/>
                <w:noProof/>
              </w:rPr>
              <w:t xml:space="preserve"> </w:t>
            </w:r>
            <w:r w:rsidRPr="00D423C6">
              <w:rPr>
                <w:rStyle w:val="afb"/>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19</w:t>
            </w:r>
            <w:r>
              <w:rPr>
                <w:rFonts w:hint="eastAsia"/>
                <w:noProof/>
                <w:webHidden/>
              </w:rPr>
              <w:fldChar w:fldCharType="end"/>
            </w:r>
          </w:hyperlink>
        </w:p>
        <w:p w14:paraId="5ADD1A62" w14:textId="6D3A4CBB"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29" w:history="1">
            <w:r w:rsidRPr="00D423C6">
              <w:rPr>
                <w:rStyle w:val="afb"/>
                <w:noProof/>
              </w:rPr>
              <w:t xml:space="preserve">4.1 </w:t>
            </w:r>
            <w:r w:rsidRPr="00D423C6">
              <w:rPr>
                <w:rStyle w:val="afb"/>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_Toc227982529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19</w:t>
            </w:r>
            <w:r>
              <w:rPr>
                <w:rFonts w:hint="eastAsia"/>
                <w:noProof/>
                <w:webHidden/>
              </w:rPr>
              <w:fldChar w:fldCharType="end"/>
            </w:r>
          </w:hyperlink>
        </w:p>
        <w:p w14:paraId="6F49F751" w14:textId="0BEDC205"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30" w:history="1">
            <w:r w:rsidRPr="00D423C6">
              <w:rPr>
                <w:rStyle w:val="afb"/>
                <w:noProof/>
              </w:rPr>
              <w:t xml:space="preserve">4.2 </w:t>
            </w:r>
            <w:r w:rsidRPr="00D423C6">
              <w:rPr>
                <w:rStyle w:val="afb"/>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19</w:t>
            </w:r>
            <w:r>
              <w:rPr>
                <w:rFonts w:hint="eastAsia"/>
                <w:noProof/>
                <w:webHidden/>
              </w:rPr>
              <w:fldChar w:fldCharType="end"/>
            </w:r>
          </w:hyperlink>
        </w:p>
        <w:p w14:paraId="03A1D6D7" w14:textId="14780AF4"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31" w:history="1">
            <w:r w:rsidRPr="00D423C6">
              <w:rPr>
                <w:rStyle w:val="afb"/>
                <w:noProof/>
              </w:rPr>
              <w:t xml:space="preserve">4.3 </w:t>
            </w:r>
            <w:r w:rsidRPr="00D423C6">
              <w:rPr>
                <w:rStyle w:val="afb"/>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21</w:t>
            </w:r>
            <w:r>
              <w:rPr>
                <w:rFonts w:hint="eastAsia"/>
                <w:noProof/>
                <w:webHidden/>
              </w:rPr>
              <w:fldChar w:fldCharType="end"/>
            </w:r>
          </w:hyperlink>
        </w:p>
        <w:p w14:paraId="72BBA5AF" w14:textId="7343A37B"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32" w:history="1">
            <w:r w:rsidRPr="00D423C6">
              <w:rPr>
                <w:rStyle w:val="afb"/>
                <w:noProof/>
              </w:rPr>
              <w:t xml:space="preserve">4.4 </w:t>
            </w:r>
            <w:r w:rsidRPr="00D423C6">
              <w:rPr>
                <w:rStyle w:val="afb"/>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22</w:t>
            </w:r>
            <w:r>
              <w:rPr>
                <w:rFonts w:hint="eastAsia"/>
                <w:noProof/>
                <w:webHidden/>
              </w:rPr>
              <w:fldChar w:fldCharType="end"/>
            </w:r>
          </w:hyperlink>
        </w:p>
        <w:p w14:paraId="23D01187" w14:textId="2CC7428F"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33" w:history="1">
            <w:r w:rsidRPr="00D423C6">
              <w:rPr>
                <w:rStyle w:val="afb"/>
                <w:noProof/>
              </w:rPr>
              <w:t xml:space="preserve">4.5 </w:t>
            </w:r>
            <w:r w:rsidRPr="00D423C6">
              <w:rPr>
                <w:rStyle w:val="afb"/>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23</w:t>
            </w:r>
            <w:r>
              <w:rPr>
                <w:rFonts w:hint="eastAsia"/>
                <w:noProof/>
                <w:webHidden/>
              </w:rPr>
              <w:fldChar w:fldCharType="end"/>
            </w:r>
          </w:hyperlink>
        </w:p>
        <w:p w14:paraId="003D31B4" w14:textId="0B53823A"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34" w:history="1">
            <w:r w:rsidRPr="00D423C6">
              <w:rPr>
                <w:rStyle w:val="afb"/>
                <w:noProof/>
              </w:rPr>
              <w:t xml:space="preserve">4.6 </w:t>
            </w:r>
            <w:r w:rsidRPr="00D423C6">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24</w:t>
            </w:r>
            <w:r>
              <w:rPr>
                <w:rFonts w:hint="eastAsia"/>
                <w:noProof/>
                <w:webHidden/>
              </w:rPr>
              <w:fldChar w:fldCharType="end"/>
            </w:r>
          </w:hyperlink>
        </w:p>
        <w:p w14:paraId="46A868B5" w14:textId="2A3E5C08"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535" w:history="1">
            <w:r w:rsidRPr="00D423C6">
              <w:rPr>
                <w:rStyle w:val="afb"/>
                <w:noProof/>
              </w:rPr>
              <w:t>第</w:t>
            </w:r>
            <w:r w:rsidRPr="00D423C6">
              <w:rPr>
                <w:rStyle w:val="afb"/>
                <w:noProof/>
              </w:rPr>
              <w:t>5</w:t>
            </w:r>
            <w:r w:rsidRPr="00D423C6">
              <w:rPr>
                <w:rStyle w:val="afb"/>
                <w:noProof/>
              </w:rPr>
              <w:t>章</w:t>
            </w:r>
            <w:r w:rsidRPr="00D423C6">
              <w:rPr>
                <w:rStyle w:val="afb"/>
                <w:noProof/>
              </w:rPr>
              <w:t xml:space="preserve"> </w:t>
            </w:r>
            <w:r w:rsidRPr="00D423C6">
              <w:rPr>
                <w:rStyle w:val="afb"/>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25</w:t>
            </w:r>
            <w:r>
              <w:rPr>
                <w:rFonts w:hint="eastAsia"/>
                <w:noProof/>
                <w:webHidden/>
              </w:rPr>
              <w:fldChar w:fldCharType="end"/>
            </w:r>
          </w:hyperlink>
        </w:p>
        <w:p w14:paraId="45C5C8F0" w14:textId="59E3379D"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36" w:history="1">
            <w:r w:rsidRPr="00D423C6">
              <w:rPr>
                <w:rStyle w:val="afb"/>
                <w:noProof/>
              </w:rPr>
              <w:t xml:space="preserve">5.1 </w:t>
            </w:r>
            <w:r w:rsidRPr="00D423C6">
              <w:rPr>
                <w:rStyle w:val="afb"/>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25</w:t>
            </w:r>
            <w:r>
              <w:rPr>
                <w:rFonts w:hint="eastAsia"/>
                <w:noProof/>
                <w:webHidden/>
              </w:rPr>
              <w:fldChar w:fldCharType="end"/>
            </w:r>
          </w:hyperlink>
        </w:p>
        <w:p w14:paraId="4FBA779A" w14:textId="3D72065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37" w:history="1">
            <w:r w:rsidRPr="00D423C6">
              <w:rPr>
                <w:rStyle w:val="afb"/>
                <w:noProof/>
              </w:rPr>
              <w:t xml:space="preserve">5.1.1 </w:t>
            </w:r>
            <w:r w:rsidRPr="00D423C6">
              <w:rPr>
                <w:rStyle w:val="afb"/>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25</w:t>
            </w:r>
            <w:r>
              <w:rPr>
                <w:rFonts w:hint="eastAsia"/>
                <w:noProof/>
                <w:webHidden/>
              </w:rPr>
              <w:fldChar w:fldCharType="end"/>
            </w:r>
          </w:hyperlink>
        </w:p>
        <w:p w14:paraId="3F8B35AC" w14:textId="2A94EB8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38" w:history="1">
            <w:r w:rsidRPr="00D423C6">
              <w:rPr>
                <w:rStyle w:val="afb"/>
                <w:noProof/>
              </w:rPr>
              <w:t xml:space="preserve">5.1.2 </w:t>
            </w:r>
            <w:r w:rsidRPr="00D423C6">
              <w:rPr>
                <w:rStyle w:val="afb"/>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25</w:t>
            </w:r>
            <w:r>
              <w:rPr>
                <w:rFonts w:hint="eastAsia"/>
                <w:noProof/>
                <w:webHidden/>
              </w:rPr>
              <w:fldChar w:fldCharType="end"/>
            </w:r>
          </w:hyperlink>
        </w:p>
        <w:p w14:paraId="5A96E272" w14:textId="7B52D9C1"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39" w:history="1">
            <w:r w:rsidRPr="00D423C6">
              <w:rPr>
                <w:rStyle w:val="afb"/>
                <w:noProof/>
              </w:rPr>
              <w:t xml:space="preserve">5.1.3 </w:t>
            </w:r>
            <w:r w:rsidRPr="00D423C6">
              <w:rPr>
                <w:rStyle w:val="afb"/>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_Toc227982539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26</w:t>
            </w:r>
            <w:r>
              <w:rPr>
                <w:rFonts w:hint="eastAsia"/>
                <w:noProof/>
                <w:webHidden/>
              </w:rPr>
              <w:fldChar w:fldCharType="end"/>
            </w:r>
          </w:hyperlink>
        </w:p>
        <w:p w14:paraId="697A1CE2" w14:textId="15D126DE"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40" w:history="1">
            <w:r w:rsidRPr="00D423C6">
              <w:rPr>
                <w:rStyle w:val="afb"/>
                <w:noProof/>
              </w:rPr>
              <w:t xml:space="preserve">5.2 </w:t>
            </w:r>
            <w:r w:rsidRPr="00D423C6">
              <w:rPr>
                <w:rStyle w:val="afb"/>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27</w:t>
            </w:r>
            <w:r>
              <w:rPr>
                <w:rFonts w:hint="eastAsia"/>
                <w:noProof/>
                <w:webHidden/>
              </w:rPr>
              <w:fldChar w:fldCharType="end"/>
            </w:r>
          </w:hyperlink>
        </w:p>
        <w:p w14:paraId="0CB2F268" w14:textId="33E793A2"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41" w:history="1">
            <w:r w:rsidRPr="00D423C6">
              <w:rPr>
                <w:rStyle w:val="afb"/>
                <w:noProof/>
              </w:rPr>
              <w:t xml:space="preserve">5.2.1 </w:t>
            </w:r>
            <w:r w:rsidRPr="00D423C6">
              <w:rPr>
                <w:rStyle w:val="afb"/>
                <w:noProof/>
              </w:rPr>
              <w:t>规范化前后示例对比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27</w:t>
            </w:r>
            <w:r>
              <w:rPr>
                <w:rFonts w:hint="eastAsia"/>
                <w:noProof/>
                <w:webHidden/>
              </w:rPr>
              <w:fldChar w:fldCharType="end"/>
            </w:r>
          </w:hyperlink>
        </w:p>
        <w:p w14:paraId="480A2D43" w14:textId="5BE36F54"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42" w:history="1">
            <w:r w:rsidRPr="00D423C6">
              <w:rPr>
                <w:rStyle w:val="afb"/>
                <w:noProof/>
              </w:rPr>
              <w:t xml:space="preserve">5.2.2 </w:t>
            </w:r>
            <w:r w:rsidRPr="00D423C6">
              <w:rPr>
                <w:rStyle w:val="afb"/>
                <w:noProof/>
              </w:rPr>
              <w:t>不同类别问题的改写特点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28</w:t>
            </w:r>
            <w:r>
              <w:rPr>
                <w:rFonts w:hint="eastAsia"/>
                <w:noProof/>
                <w:webHidden/>
              </w:rPr>
              <w:fldChar w:fldCharType="end"/>
            </w:r>
          </w:hyperlink>
        </w:p>
        <w:p w14:paraId="497746FF" w14:textId="1E48B483"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43" w:history="1">
            <w:r w:rsidRPr="00D423C6">
              <w:rPr>
                <w:rStyle w:val="afb"/>
                <w:noProof/>
              </w:rPr>
              <w:t xml:space="preserve">5.3 </w:t>
            </w:r>
            <w:r w:rsidRPr="00D423C6">
              <w:rPr>
                <w:rStyle w:val="afb"/>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29</w:t>
            </w:r>
            <w:r>
              <w:rPr>
                <w:rFonts w:hint="eastAsia"/>
                <w:noProof/>
                <w:webHidden/>
              </w:rPr>
              <w:fldChar w:fldCharType="end"/>
            </w:r>
          </w:hyperlink>
        </w:p>
        <w:p w14:paraId="7FEB6E70" w14:textId="0314EAF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44" w:history="1">
            <w:r w:rsidRPr="00D423C6">
              <w:rPr>
                <w:rStyle w:val="afb"/>
                <w:noProof/>
              </w:rPr>
              <w:t xml:space="preserve">5.3.1 </w:t>
            </w:r>
            <w:r w:rsidRPr="00D423C6">
              <w:rPr>
                <w:rStyle w:val="afb"/>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29</w:t>
            </w:r>
            <w:r>
              <w:rPr>
                <w:rFonts w:hint="eastAsia"/>
                <w:noProof/>
                <w:webHidden/>
              </w:rPr>
              <w:fldChar w:fldCharType="end"/>
            </w:r>
          </w:hyperlink>
        </w:p>
        <w:p w14:paraId="05F8BBAC" w14:textId="4C3D3D4E"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45" w:history="1">
            <w:r w:rsidRPr="00D423C6">
              <w:rPr>
                <w:rStyle w:val="afb"/>
                <w:noProof/>
              </w:rPr>
              <w:t xml:space="preserve">5.3.2 </w:t>
            </w:r>
            <w:r w:rsidRPr="00D423C6">
              <w:rPr>
                <w:rStyle w:val="afb"/>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29</w:t>
            </w:r>
            <w:r>
              <w:rPr>
                <w:rFonts w:hint="eastAsia"/>
                <w:noProof/>
                <w:webHidden/>
              </w:rPr>
              <w:fldChar w:fldCharType="end"/>
            </w:r>
          </w:hyperlink>
        </w:p>
        <w:p w14:paraId="32446810" w14:textId="2A7B2F5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46" w:history="1">
            <w:r w:rsidRPr="00D423C6">
              <w:rPr>
                <w:rStyle w:val="afb"/>
                <w:noProof/>
              </w:rPr>
              <w:t xml:space="preserve">5.3.3 </w:t>
            </w:r>
            <w:r w:rsidRPr="00D423C6">
              <w:rPr>
                <w:rStyle w:val="afb"/>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30</w:t>
            </w:r>
            <w:r>
              <w:rPr>
                <w:rFonts w:hint="eastAsia"/>
                <w:noProof/>
                <w:webHidden/>
              </w:rPr>
              <w:fldChar w:fldCharType="end"/>
            </w:r>
          </w:hyperlink>
        </w:p>
        <w:p w14:paraId="0558F898" w14:textId="1E30FD5D"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47" w:history="1">
            <w:r w:rsidRPr="00D423C6">
              <w:rPr>
                <w:rStyle w:val="afb"/>
                <w:noProof/>
              </w:rPr>
              <w:t xml:space="preserve">5.3.4 </w:t>
            </w:r>
            <w:r w:rsidRPr="00D423C6">
              <w:rPr>
                <w:rStyle w:val="afb"/>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30</w:t>
            </w:r>
            <w:r>
              <w:rPr>
                <w:rFonts w:hint="eastAsia"/>
                <w:noProof/>
                <w:webHidden/>
              </w:rPr>
              <w:fldChar w:fldCharType="end"/>
            </w:r>
          </w:hyperlink>
        </w:p>
        <w:p w14:paraId="41459D56" w14:textId="0994BF42"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48" w:history="1">
            <w:r w:rsidRPr="00D423C6">
              <w:rPr>
                <w:rStyle w:val="afb"/>
                <w:noProof/>
              </w:rPr>
              <w:t xml:space="preserve">5.4 </w:t>
            </w:r>
            <w:r w:rsidRPr="00D423C6">
              <w:rPr>
                <w:rStyle w:val="afb"/>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31</w:t>
            </w:r>
            <w:r>
              <w:rPr>
                <w:rFonts w:hint="eastAsia"/>
                <w:noProof/>
                <w:webHidden/>
              </w:rPr>
              <w:fldChar w:fldCharType="end"/>
            </w:r>
          </w:hyperlink>
        </w:p>
        <w:p w14:paraId="26B1B5F9" w14:textId="248FC58E"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49" w:history="1">
            <w:r w:rsidRPr="00D423C6">
              <w:rPr>
                <w:rStyle w:val="afb"/>
                <w:noProof/>
              </w:rPr>
              <w:t xml:space="preserve">5.4.1 </w:t>
            </w:r>
            <w:r w:rsidRPr="00D423C6">
              <w:rPr>
                <w:rStyle w:val="afb"/>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_Toc227982549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32</w:t>
            </w:r>
            <w:r>
              <w:rPr>
                <w:rFonts w:hint="eastAsia"/>
                <w:noProof/>
                <w:webHidden/>
              </w:rPr>
              <w:fldChar w:fldCharType="end"/>
            </w:r>
          </w:hyperlink>
        </w:p>
        <w:p w14:paraId="0A9EE11C" w14:textId="5A6E6045"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50" w:history="1">
            <w:r w:rsidRPr="00D423C6">
              <w:rPr>
                <w:rStyle w:val="afb"/>
                <w:noProof/>
              </w:rPr>
              <w:t xml:space="preserve">5.4.2 </w:t>
            </w:r>
            <w:r w:rsidRPr="00D423C6">
              <w:rPr>
                <w:rStyle w:val="afb"/>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33</w:t>
            </w:r>
            <w:r>
              <w:rPr>
                <w:rFonts w:hint="eastAsia"/>
                <w:noProof/>
                <w:webHidden/>
              </w:rPr>
              <w:fldChar w:fldCharType="end"/>
            </w:r>
          </w:hyperlink>
        </w:p>
        <w:p w14:paraId="0C2EA5DF" w14:textId="03DA8836"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51" w:history="1">
            <w:r w:rsidRPr="00D423C6">
              <w:rPr>
                <w:rStyle w:val="afb"/>
                <w:noProof/>
              </w:rPr>
              <w:t xml:space="preserve">5.4.3 </w:t>
            </w:r>
            <w:r w:rsidRPr="00D423C6">
              <w:rPr>
                <w:rStyle w:val="afb"/>
                <w:noProof/>
              </w:rPr>
              <w:t>专家内部一致性与</w:t>
            </w:r>
            <w:r w:rsidRPr="00D423C6">
              <w:rPr>
                <w:rStyle w:val="afb"/>
                <w:noProof/>
              </w:rPr>
              <w:t>AI</w:t>
            </w:r>
            <w:r w:rsidRPr="00D423C6">
              <w:rPr>
                <w:rStyle w:val="afb"/>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34</w:t>
            </w:r>
            <w:r>
              <w:rPr>
                <w:rFonts w:hint="eastAsia"/>
                <w:noProof/>
                <w:webHidden/>
              </w:rPr>
              <w:fldChar w:fldCharType="end"/>
            </w:r>
          </w:hyperlink>
        </w:p>
        <w:p w14:paraId="749E266A" w14:textId="5E5ADEC4"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52" w:history="1">
            <w:r w:rsidRPr="00D423C6">
              <w:rPr>
                <w:rStyle w:val="afb"/>
                <w:noProof/>
              </w:rPr>
              <w:t>5.4.4</w:t>
            </w:r>
            <w:r w:rsidRPr="00D423C6">
              <w:rPr>
                <w:rStyle w:val="afb"/>
                <w:rFonts w:cs="Times New Roman"/>
                <w:noProof/>
              </w:rPr>
              <w:t xml:space="preserve"> DeepSeek-V3.2</w:t>
            </w:r>
            <w:r w:rsidRPr="00D423C6">
              <w:rPr>
                <w:rStyle w:val="afb"/>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35</w:t>
            </w:r>
            <w:r>
              <w:rPr>
                <w:rFonts w:hint="eastAsia"/>
                <w:noProof/>
                <w:webHidden/>
              </w:rPr>
              <w:fldChar w:fldCharType="end"/>
            </w:r>
          </w:hyperlink>
        </w:p>
        <w:p w14:paraId="72349881" w14:textId="0E1BD80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53" w:history="1">
            <w:r w:rsidRPr="00D423C6">
              <w:rPr>
                <w:rStyle w:val="afb"/>
                <w:noProof/>
              </w:rPr>
              <w:t xml:space="preserve">5.4.5 </w:t>
            </w:r>
            <w:r w:rsidRPr="00D423C6">
              <w:rPr>
                <w:rStyle w:val="afb"/>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35</w:t>
            </w:r>
            <w:r>
              <w:rPr>
                <w:rFonts w:hint="eastAsia"/>
                <w:noProof/>
                <w:webHidden/>
              </w:rPr>
              <w:fldChar w:fldCharType="end"/>
            </w:r>
          </w:hyperlink>
        </w:p>
        <w:p w14:paraId="66CB918F" w14:textId="2E072528"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54" w:history="1">
            <w:r w:rsidRPr="00D423C6">
              <w:rPr>
                <w:rStyle w:val="afb"/>
                <w:noProof/>
              </w:rPr>
              <w:t xml:space="preserve">5.4.6 </w:t>
            </w:r>
            <w:r w:rsidRPr="00D423C6">
              <w:rPr>
                <w:rStyle w:val="afb"/>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36</w:t>
            </w:r>
            <w:r>
              <w:rPr>
                <w:rFonts w:hint="eastAsia"/>
                <w:noProof/>
                <w:webHidden/>
              </w:rPr>
              <w:fldChar w:fldCharType="end"/>
            </w:r>
          </w:hyperlink>
        </w:p>
        <w:p w14:paraId="2A9C0F2A" w14:textId="421E911D"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55" w:history="1">
            <w:r w:rsidRPr="00D423C6">
              <w:rPr>
                <w:rStyle w:val="afb"/>
                <w:noProof/>
              </w:rPr>
              <w:t xml:space="preserve">5.5 </w:t>
            </w:r>
            <w:r w:rsidRPr="00D423C6">
              <w:rPr>
                <w:rStyle w:val="afb"/>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36</w:t>
            </w:r>
            <w:r>
              <w:rPr>
                <w:rFonts w:hint="eastAsia"/>
                <w:noProof/>
                <w:webHidden/>
              </w:rPr>
              <w:fldChar w:fldCharType="end"/>
            </w:r>
          </w:hyperlink>
        </w:p>
        <w:p w14:paraId="3FFE8D88" w14:textId="295FE5B4"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56" w:history="1">
            <w:r w:rsidRPr="00D423C6">
              <w:rPr>
                <w:rStyle w:val="afb"/>
                <w:noProof/>
              </w:rPr>
              <w:t xml:space="preserve">5.6 </w:t>
            </w:r>
            <w:r w:rsidRPr="00D423C6">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37</w:t>
            </w:r>
            <w:r>
              <w:rPr>
                <w:rFonts w:hint="eastAsia"/>
                <w:noProof/>
                <w:webHidden/>
              </w:rPr>
              <w:fldChar w:fldCharType="end"/>
            </w:r>
          </w:hyperlink>
        </w:p>
        <w:p w14:paraId="23887AFE" w14:textId="006CD476"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557" w:history="1">
            <w:r w:rsidRPr="00D423C6">
              <w:rPr>
                <w:rStyle w:val="afb"/>
                <w:noProof/>
              </w:rPr>
              <w:t>第</w:t>
            </w:r>
            <w:r w:rsidRPr="00D423C6">
              <w:rPr>
                <w:rStyle w:val="afb"/>
                <w:noProof/>
              </w:rPr>
              <w:t>6</w:t>
            </w:r>
            <w:r w:rsidRPr="00D423C6">
              <w:rPr>
                <w:rStyle w:val="afb"/>
                <w:noProof/>
              </w:rPr>
              <w:t>章</w:t>
            </w:r>
            <w:r w:rsidRPr="00D423C6">
              <w:rPr>
                <w:rStyle w:val="afb"/>
                <w:noProof/>
              </w:rPr>
              <w:t xml:space="preserve"> </w:t>
            </w:r>
            <w:r w:rsidRPr="00D423C6">
              <w:rPr>
                <w:rStyle w:val="afb"/>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38</w:t>
            </w:r>
            <w:r>
              <w:rPr>
                <w:rFonts w:hint="eastAsia"/>
                <w:noProof/>
                <w:webHidden/>
              </w:rPr>
              <w:fldChar w:fldCharType="end"/>
            </w:r>
          </w:hyperlink>
        </w:p>
        <w:p w14:paraId="45E31AEB" w14:textId="517251F8"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58" w:history="1">
            <w:r w:rsidRPr="00D423C6">
              <w:rPr>
                <w:rStyle w:val="afb"/>
                <w:noProof/>
              </w:rPr>
              <w:t xml:space="preserve">6.1 </w:t>
            </w:r>
            <w:r w:rsidRPr="00D423C6">
              <w:rPr>
                <w:rStyle w:val="af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38</w:t>
            </w:r>
            <w:r>
              <w:rPr>
                <w:rFonts w:hint="eastAsia"/>
                <w:noProof/>
                <w:webHidden/>
              </w:rPr>
              <w:fldChar w:fldCharType="end"/>
            </w:r>
          </w:hyperlink>
        </w:p>
        <w:p w14:paraId="348C8F80" w14:textId="31A123E2"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59" w:history="1">
            <w:r w:rsidRPr="00D423C6">
              <w:rPr>
                <w:rStyle w:val="afb"/>
                <w:noProof/>
              </w:rPr>
              <w:t xml:space="preserve">6.1.1 </w:t>
            </w:r>
            <w:r w:rsidRPr="00D423C6">
              <w:rPr>
                <w:rStyle w:val="afb"/>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_Toc227982559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38</w:t>
            </w:r>
            <w:r>
              <w:rPr>
                <w:rFonts w:hint="eastAsia"/>
                <w:noProof/>
                <w:webHidden/>
              </w:rPr>
              <w:fldChar w:fldCharType="end"/>
            </w:r>
          </w:hyperlink>
        </w:p>
        <w:p w14:paraId="0F69EB15" w14:textId="74D18F2E"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0" w:history="1">
            <w:r w:rsidRPr="00D423C6">
              <w:rPr>
                <w:rStyle w:val="afb"/>
                <w:noProof/>
              </w:rPr>
              <w:t xml:space="preserve">6.1.2 </w:t>
            </w:r>
            <w:r w:rsidRPr="00D423C6">
              <w:rPr>
                <w:rStyle w:val="afb"/>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39</w:t>
            </w:r>
            <w:r>
              <w:rPr>
                <w:rFonts w:hint="eastAsia"/>
                <w:noProof/>
                <w:webHidden/>
              </w:rPr>
              <w:fldChar w:fldCharType="end"/>
            </w:r>
          </w:hyperlink>
        </w:p>
        <w:p w14:paraId="6D6C4657" w14:textId="011C8EB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1" w:history="1">
            <w:r w:rsidRPr="00D423C6">
              <w:rPr>
                <w:rStyle w:val="afb"/>
                <w:noProof/>
              </w:rPr>
              <w:t xml:space="preserve">6.1.3 </w:t>
            </w:r>
            <w:r w:rsidRPr="00D423C6">
              <w:rPr>
                <w:rStyle w:val="afb"/>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39</w:t>
            </w:r>
            <w:r>
              <w:rPr>
                <w:rFonts w:hint="eastAsia"/>
                <w:noProof/>
                <w:webHidden/>
              </w:rPr>
              <w:fldChar w:fldCharType="end"/>
            </w:r>
          </w:hyperlink>
        </w:p>
        <w:p w14:paraId="6DD35CE8" w14:textId="3AE98653"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62" w:history="1">
            <w:r w:rsidRPr="00D423C6">
              <w:rPr>
                <w:rStyle w:val="afb"/>
                <w:noProof/>
              </w:rPr>
              <w:t xml:space="preserve">6.2 </w:t>
            </w:r>
            <w:r w:rsidRPr="00D423C6">
              <w:rPr>
                <w:rStyle w:val="afb"/>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40</w:t>
            </w:r>
            <w:r>
              <w:rPr>
                <w:rFonts w:hint="eastAsia"/>
                <w:noProof/>
                <w:webHidden/>
              </w:rPr>
              <w:fldChar w:fldCharType="end"/>
            </w:r>
          </w:hyperlink>
        </w:p>
        <w:p w14:paraId="60A0204C" w14:textId="55E86F4F"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3" w:history="1">
            <w:r w:rsidRPr="00D423C6">
              <w:rPr>
                <w:rStyle w:val="afb"/>
                <w:noProof/>
              </w:rPr>
              <w:t xml:space="preserve">6.2.1 </w:t>
            </w:r>
            <w:r w:rsidRPr="00D423C6">
              <w:rPr>
                <w:rStyle w:val="afb"/>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40</w:t>
            </w:r>
            <w:r>
              <w:rPr>
                <w:rFonts w:hint="eastAsia"/>
                <w:noProof/>
                <w:webHidden/>
              </w:rPr>
              <w:fldChar w:fldCharType="end"/>
            </w:r>
          </w:hyperlink>
        </w:p>
        <w:p w14:paraId="7A03F2BA" w14:textId="7D1006C4"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4" w:history="1">
            <w:r w:rsidRPr="00D423C6">
              <w:rPr>
                <w:rStyle w:val="afb"/>
                <w:noProof/>
              </w:rPr>
              <w:t xml:space="preserve">6.2.2 </w:t>
            </w:r>
            <w:r w:rsidRPr="00D423C6">
              <w:rPr>
                <w:rStyle w:val="afb"/>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40</w:t>
            </w:r>
            <w:r>
              <w:rPr>
                <w:rFonts w:hint="eastAsia"/>
                <w:noProof/>
                <w:webHidden/>
              </w:rPr>
              <w:fldChar w:fldCharType="end"/>
            </w:r>
          </w:hyperlink>
        </w:p>
        <w:p w14:paraId="0483B1B9" w14:textId="41B4F683"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5" w:history="1">
            <w:r w:rsidRPr="00D423C6">
              <w:rPr>
                <w:rStyle w:val="afb"/>
                <w:noProof/>
              </w:rPr>
              <w:t xml:space="preserve">6.2.3 </w:t>
            </w:r>
            <w:r w:rsidRPr="00D423C6">
              <w:rPr>
                <w:rStyle w:val="afb"/>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41</w:t>
            </w:r>
            <w:r>
              <w:rPr>
                <w:rFonts w:hint="eastAsia"/>
                <w:noProof/>
                <w:webHidden/>
              </w:rPr>
              <w:fldChar w:fldCharType="end"/>
            </w:r>
          </w:hyperlink>
        </w:p>
        <w:p w14:paraId="4B45CC44" w14:textId="055D45ED"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6" w:history="1">
            <w:r w:rsidRPr="00D423C6">
              <w:rPr>
                <w:rStyle w:val="afb"/>
                <w:noProof/>
              </w:rPr>
              <w:t xml:space="preserve">6.2.4 </w:t>
            </w:r>
            <w:r w:rsidRPr="00D423C6">
              <w:rPr>
                <w:rStyle w:val="afb"/>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42</w:t>
            </w:r>
            <w:r>
              <w:rPr>
                <w:rFonts w:hint="eastAsia"/>
                <w:noProof/>
                <w:webHidden/>
              </w:rPr>
              <w:fldChar w:fldCharType="end"/>
            </w:r>
          </w:hyperlink>
        </w:p>
        <w:p w14:paraId="4FBA202C" w14:textId="31CBF7C4"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67" w:history="1">
            <w:r w:rsidRPr="00D423C6">
              <w:rPr>
                <w:rStyle w:val="afb"/>
                <w:noProof/>
              </w:rPr>
              <w:t xml:space="preserve">6.3 </w:t>
            </w:r>
            <w:r w:rsidRPr="00D423C6">
              <w:rPr>
                <w:rStyle w:val="afb"/>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43</w:t>
            </w:r>
            <w:r>
              <w:rPr>
                <w:rFonts w:hint="eastAsia"/>
                <w:noProof/>
                <w:webHidden/>
              </w:rPr>
              <w:fldChar w:fldCharType="end"/>
            </w:r>
          </w:hyperlink>
        </w:p>
        <w:p w14:paraId="32711F29" w14:textId="31110D12"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8" w:history="1">
            <w:r w:rsidRPr="00D423C6">
              <w:rPr>
                <w:rStyle w:val="afb"/>
                <w:noProof/>
              </w:rPr>
              <w:t xml:space="preserve">6.3.1 </w:t>
            </w:r>
            <w:r w:rsidRPr="00D423C6">
              <w:rPr>
                <w:rStyle w:val="afb"/>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43</w:t>
            </w:r>
            <w:r>
              <w:rPr>
                <w:rFonts w:hint="eastAsia"/>
                <w:noProof/>
                <w:webHidden/>
              </w:rPr>
              <w:fldChar w:fldCharType="end"/>
            </w:r>
          </w:hyperlink>
        </w:p>
        <w:p w14:paraId="38C5464E" w14:textId="0EA7EA5D"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69" w:history="1">
            <w:r w:rsidRPr="00D423C6">
              <w:rPr>
                <w:rStyle w:val="afb"/>
                <w:noProof/>
              </w:rPr>
              <w:t>6.3.2 AI</w:t>
            </w:r>
            <w:r w:rsidRPr="00D423C6">
              <w:rPr>
                <w:rStyle w:val="afb"/>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_Toc227982569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45</w:t>
            </w:r>
            <w:r>
              <w:rPr>
                <w:rFonts w:hint="eastAsia"/>
                <w:noProof/>
                <w:webHidden/>
              </w:rPr>
              <w:fldChar w:fldCharType="end"/>
            </w:r>
          </w:hyperlink>
        </w:p>
        <w:p w14:paraId="0326F315" w14:textId="75D9E0AB"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70" w:history="1">
            <w:r w:rsidRPr="00D423C6">
              <w:rPr>
                <w:rStyle w:val="afb"/>
                <w:noProof/>
              </w:rPr>
              <w:t xml:space="preserve">6.3.3 </w:t>
            </w:r>
            <w:r w:rsidRPr="00D423C6">
              <w:rPr>
                <w:rStyle w:val="afb"/>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47</w:t>
            </w:r>
            <w:r>
              <w:rPr>
                <w:rFonts w:hint="eastAsia"/>
                <w:noProof/>
                <w:webHidden/>
              </w:rPr>
              <w:fldChar w:fldCharType="end"/>
            </w:r>
          </w:hyperlink>
        </w:p>
        <w:p w14:paraId="084830D1" w14:textId="32642F2A"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71" w:history="1">
            <w:r w:rsidRPr="00D423C6">
              <w:rPr>
                <w:rStyle w:val="afb"/>
                <w:noProof/>
              </w:rPr>
              <w:t xml:space="preserve">6.3.4 </w:t>
            </w:r>
            <w:r w:rsidRPr="00D423C6">
              <w:rPr>
                <w:rStyle w:val="afb"/>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51</w:t>
            </w:r>
            <w:r>
              <w:rPr>
                <w:rFonts w:hint="eastAsia"/>
                <w:noProof/>
                <w:webHidden/>
              </w:rPr>
              <w:fldChar w:fldCharType="end"/>
            </w:r>
          </w:hyperlink>
        </w:p>
        <w:p w14:paraId="548580A4" w14:textId="5F88D824"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72" w:history="1">
            <w:r w:rsidRPr="00D423C6">
              <w:rPr>
                <w:rStyle w:val="afb"/>
                <w:noProof/>
              </w:rPr>
              <w:t xml:space="preserve">6.4 </w:t>
            </w:r>
            <w:r w:rsidRPr="00D423C6">
              <w:rPr>
                <w:rStyle w:val="afb"/>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53</w:t>
            </w:r>
            <w:r>
              <w:rPr>
                <w:rFonts w:hint="eastAsia"/>
                <w:noProof/>
                <w:webHidden/>
              </w:rPr>
              <w:fldChar w:fldCharType="end"/>
            </w:r>
          </w:hyperlink>
        </w:p>
        <w:p w14:paraId="20A505B0" w14:textId="5C5D93F5"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73" w:history="1">
            <w:r w:rsidRPr="00D423C6">
              <w:rPr>
                <w:rStyle w:val="afb"/>
                <w:noProof/>
              </w:rPr>
              <w:t xml:space="preserve">6.4.1 </w:t>
            </w:r>
            <w:r w:rsidRPr="00D423C6">
              <w:rPr>
                <w:rStyle w:val="afb"/>
                <w:noProof/>
              </w:rPr>
              <w:t>优秀回答案例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53</w:t>
            </w:r>
            <w:r>
              <w:rPr>
                <w:rFonts w:hint="eastAsia"/>
                <w:noProof/>
                <w:webHidden/>
              </w:rPr>
              <w:fldChar w:fldCharType="end"/>
            </w:r>
          </w:hyperlink>
        </w:p>
        <w:p w14:paraId="75D7EDA0" w14:textId="22C12649"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74" w:history="1">
            <w:r w:rsidRPr="00D423C6">
              <w:rPr>
                <w:rStyle w:val="afb"/>
                <w:noProof/>
              </w:rPr>
              <w:t xml:space="preserve">6.4.2 </w:t>
            </w:r>
            <w:r w:rsidRPr="00D423C6">
              <w:rPr>
                <w:rStyle w:val="afb"/>
                <w:noProof/>
              </w:rPr>
              <w:t>微调后改进明显的案例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54</w:t>
            </w:r>
            <w:r>
              <w:rPr>
                <w:rFonts w:hint="eastAsia"/>
                <w:noProof/>
                <w:webHidden/>
              </w:rPr>
              <w:fldChar w:fldCharType="end"/>
            </w:r>
          </w:hyperlink>
        </w:p>
        <w:p w14:paraId="77C41845" w14:textId="33D51C9C"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75" w:history="1">
            <w:r w:rsidRPr="00D423C6">
              <w:rPr>
                <w:rStyle w:val="afb"/>
                <w:noProof/>
              </w:rPr>
              <w:t xml:space="preserve">6.4.3 </w:t>
            </w:r>
            <w:r w:rsidRPr="00D423C6">
              <w:rPr>
                <w:rStyle w:val="afb"/>
                <w:noProof/>
              </w:rPr>
              <w:t>错误与幻觉案例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_Toc227982575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54</w:t>
            </w:r>
            <w:r>
              <w:rPr>
                <w:rFonts w:hint="eastAsia"/>
                <w:noProof/>
                <w:webHidden/>
              </w:rPr>
              <w:fldChar w:fldCharType="end"/>
            </w:r>
          </w:hyperlink>
        </w:p>
        <w:p w14:paraId="38E406BA" w14:textId="40D9844F" w:rsidR="004A77CC" w:rsidRDefault="004A77CC" w:rsidP="004A77CC">
          <w:pPr>
            <w:pStyle w:val="TOC3"/>
            <w:snapToGrid/>
            <w:rPr>
              <w:rFonts w:asciiTheme="minorHAnsi" w:eastAsiaTheme="minorEastAsia" w:hAnsiTheme="minorHAnsi" w:hint="eastAsia"/>
              <w:noProof/>
              <w:sz w:val="22"/>
              <w:szCs w:val="24"/>
              <w14:ligatures w14:val="standardContextual"/>
            </w:rPr>
          </w:pPr>
          <w:hyperlink w:anchor="_Toc227982576" w:history="1">
            <w:r w:rsidRPr="00D423C6">
              <w:rPr>
                <w:rStyle w:val="afb"/>
                <w:noProof/>
              </w:rPr>
              <w:t xml:space="preserve">6.4.4 </w:t>
            </w:r>
            <w:r w:rsidRPr="00D423C6">
              <w:rPr>
                <w:rStyle w:val="afb"/>
                <w:noProof/>
              </w:rPr>
              <w:t>原因分析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_Toc227982576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56</w:t>
            </w:r>
            <w:r>
              <w:rPr>
                <w:rFonts w:hint="eastAsia"/>
                <w:noProof/>
                <w:webHidden/>
              </w:rPr>
              <w:fldChar w:fldCharType="end"/>
            </w:r>
          </w:hyperlink>
        </w:p>
        <w:p w14:paraId="1EE2EA8F" w14:textId="1B08AD36"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77" w:history="1">
            <w:r w:rsidRPr="00D423C6">
              <w:rPr>
                <w:rStyle w:val="afb"/>
                <w:noProof/>
              </w:rPr>
              <w:t xml:space="preserve">6.5 </w:t>
            </w:r>
            <w:r w:rsidRPr="00D423C6">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_Toc227982577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57</w:t>
            </w:r>
            <w:r>
              <w:rPr>
                <w:rFonts w:hint="eastAsia"/>
                <w:noProof/>
                <w:webHidden/>
              </w:rPr>
              <w:fldChar w:fldCharType="end"/>
            </w:r>
          </w:hyperlink>
        </w:p>
        <w:p w14:paraId="024D3364" w14:textId="3F3A1C82"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578" w:history="1">
            <w:r w:rsidRPr="00D423C6">
              <w:rPr>
                <w:rStyle w:val="afb"/>
                <w:noProof/>
              </w:rPr>
              <w:t>第</w:t>
            </w:r>
            <w:r w:rsidRPr="00D423C6">
              <w:rPr>
                <w:rStyle w:val="afb"/>
                <w:noProof/>
              </w:rPr>
              <w:t>7</w:t>
            </w:r>
            <w:r w:rsidRPr="00D423C6">
              <w:rPr>
                <w:rStyle w:val="afb"/>
                <w:noProof/>
              </w:rPr>
              <w:t>章</w:t>
            </w:r>
            <w:r w:rsidRPr="00D423C6">
              <w:rPr>
                <w:rStyle w:val="afb"/>
                <w:noProof/>
              </w:rPr>
              <w:t xml:space="preserve"> </w:t>
            </w:r>
            <w:r w:rsidRPr="00D423C6">
              <w:rPr>
                <w:rStyle w:val="af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_Toc227982578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58</w:t>
            </w:r>
            <w:r>
              <w:rPr>
                <w:rFonts w:hint="eastAsia"/>
                <w:noProof/>
                <w:webHidden/>
              </w:rPr>
              <w:fldChar w:fldCharType="end"/>
            </w:r>
          </w:hyperlink>
        </w:p>
        <w:p w14:paraId="66B922B9" w14:textId="30D24532"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79" w:history="1">
            <w:r w:rsidRPr="00D423C6">
              <w:rPr>
                <w:rStyle w:val="afb"/>
                <w:noProof/>
              </w:rPr>
              <w:t xml:space="preserve">7.1 </w:t>
            </w:r>
            <w:r w:rsidRPr="00D423C6">
              <w:rPr>
                <w:rStyle w:val="afb"/>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_Toc227982579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58</w:t>
            </w:r>
            <w:r>
              <w:rPr>
                <w:rFonts w:hint="eastAsia"/>
                <w:noProof/>
                <w:webHidden/>
              </w:rPr>
              <w:fldChar w:fldCharType="end"/>
            </w:r>
          </w:hyperlink>
        </w:p>
        <w:p w14:paraId="6775F12B" w14:textId="0122F8B7"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80" w:history="1">
            <w:r w:rsidRPr="00D423C6">
              <w:rPr>
                <w:rStyle w:val="afb"/>
                <w:noProof/>
              </w:rPr>
              <w:t xml:space="preserve">7.2 </w:t>
            </w:r>
            <w:r w:rsidRPr="00D423C6">
              <w:rPr>
                <w:rStyle w:val="afb"/>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_Toc227982580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59</w:t>
            </w:r>
            <w:r>
              <w:rPr>
                <w:rFonts w:hint="eastAsia"/>
                <w:noProof/>
                <w:webHidden/>
              </w:rPr>
              <w:fldChar w:fldCharType="end"/>
            </w:r>
          </w:hyperlink>
        </w:p>
        <w:p w14:paraId="32B1E6EC" w14:textId="2AC9053B" w:rsidR="004A77CC" w:rsidRDefault="004A77CC" w:rsidP="004A77CC">
          <w:pPr>
            <w:pStyle w:val="TOC2"/>
            <w:snapToGrid/>
            <w:spacing w:line="400" w:lineRule="exact"/>
            <w:rPr>
              <w:rFonts w:asciiTheme="minorHAnsi" w:eastAsiaTheme="minorEastAsia" w:hAnsiTheme="minorHAnsi" w:hint="eastAsia"/>
              <w:noProof/>
              <w:sz w:val="22"/>
              <w:szCs w:val="24"/>
              <w14:ligatures w14:val="standardContextual"/>
            </w:rPr>
          </w:pPr>
          <w:hyperlink w:anchor="_Toc227982581" w:history="1">
            <w:r w:rsidRPr="00D423C6">
              <w:rPr>
                <w:rStyle w:val="afb"/>
                <w:noProof/>
              </w:rPr>
              <w:t xml:space="preserve">7.3 </w:t>
            </w:r>
            <w:r w:rsidRPr="00D423C6">
              <w:rPr>
                <w:rStyle w:val="afb"/>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_Toc227982581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59</w:t>
            </w:r>
            <w:r>
              <w:rPr>
                <w:rFonts w:hint="eastAsia"/>
                <w:noProof/>
                <w:webHidden/>
              </w:rPr>
              <w:fldChar w:fldCharType="end"/>
            </w:r>
          </w:hyperlink>
        </w:p>
        <w:p w14:paraId="6DF4BF94" w14:textId="6354C52A" w:rsidR="004A77CC" w:rsidRDefault="004A77CC" w:rsidP="004A77CC">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7982582" w:history="1">
            <w:r w:rsidRPr="00D423C6">
              <w:rPr>
                <w:rStyle w:val="afb"/>
                <w:noProof/>
              </w:rPr>
              <w:t>附录</w:t>
            </w:r>
            <w:r w:rsidRPr="00D423C6">
              <w:rPr>
                <w:rStyle w:val="afb"/>
                <w:rFonts w:cs="Times New Roman"/>
                <w:noProof/>
              </w:rPr>
              <w:t>A</w:t>
            </w:r>
            <w:r>
              <w:rPr>
                <w:rFonts w:asciiTheme="minorHAnsi" w:eastAsiaTheme="minorEastAsia" w:hAnsiTheme="minorHAnsi" w:hint="eastAsia"/>
                <w:noProof/>
                <w:sz w:val="22"/>
                <w:szCs w:val="24"/>
                <w14:ligatures w14:val="standardContextual"/>
              </w:rPr>
              <w:tab/>
            </w:r>
            <w:r w:rsidRPr="00D423C6">
              <w:rPr>
                <w:rStyle w:val="afb"/>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_Toc227982582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60</w:t>
            </w:r>
            <w:r>
              <w:rPr>
                <w:rFonts w:hint="eastAsia"/>
                <w:noProof/>
                <w:webHidden/>
              </w:rPr>
              <w:fldChar w:fldCharType="end"/>
            </w:r>
          </w:hyperlink>
        </w:p>
        <w:p w14:paraId="6166746B" w14:textId="583D5AD6"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583" w:history="1">
            <w:r w:rsidRPr="00D423C6">
              <w:rPr>
                <w:rStyle w:val="af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_Toc227982583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61</w:t>
            </w:r>
            <w:r>
              <w:rPr>
                <w:rFonts w:hint="eastAsia"/>
                <w:noProof/>
                <w:webHidden/>
              </w:rPr>
              <w:fldChar w:fldCharType="end"/>
            </w:r>
          </w:hyperlink>
        </w:p>
        <w:p w14:paraId="328D1D31" w14:textId="61839150" w:rsidR="004A77CC" w:rsidRDefault="004A77CC" w:rsidP="004A77CC">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7982584" w:history="1">
            <w:r w:rsidRPr="00D423C6">
              <w:rPr>
                <w:rStyle w:val="afb"/>
                <w:noProof/>
              </w:rPr>
              <w:t>致</w:t>
            </w:r>
            <w:r w:rsidRPr="00D423C6">
              <w:rPr>
                <w:rStyle w:val="afb"/>
                <w:noProof/>
              </w:rPr>
              <w:t xml:space="preserve">  </w:t>
            </w:r>
            <w:r w:rsidRPr="00D423C6">
              <w:rPr>
                <w:rStyle w:val="af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_Toc227982584 \h</w:instrText>
            </w:r>
            <w:r>
              <w:rPr>
                <w:rFonts w:hint="eastAsia"/>
                <w:noProof/>
                <w:webHidden/>
              </w:rPr>
              <w:instrText xml:space="preserve"> </w:instrText>
            </w:r>
            <w:r>
              <w:rPr>
                <w:rFonts w:hint="eastAsia"/>
                <w:noProof/>
                <w:webHidden/>
              </w:rPr>
            </w:r>
            <w:r>
              <w:rPr>
                <w:rFonts w:hint="eastAsia"/>
                <w:noProof/>
                <w:webHidden/>
              </w:rPr>
              <w:fldChar w:fldCharType="separate"/>
            </w:r>
            <w:r w:rsidR="00634FA3">
              <w:rPr>
                <w:noProof/>
                <w:webHidden/>
              </w:rPr>
              <w:t>65</w:t>
            </w:r>
            <w:r>
              <w:rPr>
                <w:rFonts w:hint="eastAsia"/>
                <w:noProof/>
                <w:webHidden/>
              </w:rPr>
              <w:fldChar w:fldCharType="end"/>
            </w:r>
          </w:hyperlink>
        </w:p>
        <w:p w14:paraId="73BA16BB" w14:textId="6AA59EFD" w:rsidR="00380D35" w:rsidRDefault="00380D35" w:rsidP="004A77CC">
          <w:pPr>
            <w:wordWrap/>
            <w:spacing w:after="163" w:line="400" w:lineRule="exact"/>
            <w:rPr>
              <w:bCs/>
              <w:lang w:val="zh-CN"/>
            </w:rPr>
          </w:pPr>
          <w:r>
            <w:rPr>
              <w:b/>
              <w:bCs/>
              <w:lang w:val="zh-CN"/>
            </w:rPr>
            <w:fldChar w:fldCharType="end"/>
          </w:r>
        </w:p>
      </w:sdtContent>
    </w:sdt>
    <w:p w14:paraId="47FA5401" w14:textId="77777777" w:rsidR="00380D35" w:rsidRDefault="00380D35" w:rsidP="004A77CC">
      <w:pPr>
        <w:pStyle w:val="altz"/>
        <w:wordWrap/>
        <w:snapToGrid/>
        <w:ind w:firstLine="480"/>
      </w:pPr>
    </w:p>
    <w:p w14:paraId="4CE60F58" w14:textId="77777777" w:rsidR="00380D35" w:rsidRDefault="00380D35" w:rsidP="00380D35">
      <w:pPr>
        <w:pStyle w:val="altz"/>
        <w:ind w:firstLine="480"/>
      </w:pPr>
    </w:p>
    <w:p w14:paraId="04DF1AA5" w14:textId="77777777" w:rsidR="00380D35" w:rsidRDefault="00380D35" w:rsidP="00380D35">
      <w:pPr>
        <w:pStyle w:val="altz"/>
        <w:ind w:firstLine="480"/>
      </w:pPr>
    </w:p>
    <w:p w14:paraId="4FBD13F9" w14:textId="77777777" w:rsidR="00380D35" w:rsidRDefault="00380D35" w:rsidP="00380D35">
      <w:pPr>
        <w:pStyle w:val="altz"/>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Default="00000000">
      <w:pPr>
        <w:pStyle w:val="1"/>
        <w:numPr>
          <w:ilvl w:val="0"/>
          <w:numId w:val="0"/>
        </w:numPr>
        <w:spacing w:before="326" w:after="326"/>
        <w:rPr>
          <w:rFonts w:hint="eastAsia"/>
          <w:b w:val="0"/>
          <w:bCs/>
          <w:szCs w:val="32"/>
        </w:rPr>
      </w:pPr>
      <w:bookmarkStart w:id="0" w:name="_Toc227982476"/>
      <w:r>
        <w:rPr>
          <w:rFonts w:hint="eastAsia"/>
          <w:b w:val="0"/>
          <w:bCs/>
          <w:szCs w:val="32"/>
        </w:rPr>
        <w:lastRenderedPageBreak/>
        <w:t>摘</w:t>
      </w:r>
      <w:r>
        <w:rPr>
          <w:rFonts w:hint="eastAsia"/>
          <w:b w:val="0"/>
          <w:bCs/>
          <w:szCs w:val="32"/>
        </w:rPr>
        <w:t xml:space="preserve">  </w:t>
      </w:r>
      <w:r>
        <w:rPr>
          <w:rFonts w:hint="eastAsia"/>
          <w:b w:val="0"/>
          <w:bCs/>
          <w:szCs w:val="32"/>
        </w:rPr>
        <w:t>要</w:t>
      </w:r>
      <w:bookmarkEnd w:id="0"/>
    </w:p>
    <w:p w14:paraId="0AEE0121" w14:textId="77777777"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青少年生殖健康是关乎个体身心发展的重要公共卫生议题，然而传统健康教育体系在覆盖面、敏感话题处理及互动性等方面存在不足，难以满足当代青少年的信息需求。与此同时，以</w:t>
      </w:r>
      <w:r>
        <w:rPr>
          <w:rFonts w:hint="eastAsia"/>
        </w:rPr>
        <w:t>Bilibili</w:t>
      </w:r>
      <w:r>
        <w:rPr>
          <w:rFonts w:hint="eastAsia"/>
        </w:rPr>
        <w:t>为代表的社交媒体平台已成为青少年获取生殖健康知识的重要渠道，其评论与弹幕中蕴含着大量真实的用户困惑与需求，但鲜有研究将其系统性地挖掘并转化为可用的教育资源。为此，本研究提出并实践了一条基于大语言模型的完整技术链路，旨在实现从社交媒体原始评论到高质量问答数据集、再到领域专用模型的系统性转化。</w:t>
      </w:r>
    </w:p>
    <w:p w14:paraId="67ADF5B9" w14:textId="3AF120D5"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5</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个热门视频为数据来源，采集约</w:t>
      </w:r>
      <w:r>
        <w:rPr>
          <w:rFonts w:hint="eastAsia"/>
        </w:rPr>
        <w:t>32.8</w:t>
      </w:r>
      <w:r>
        <w:rPr>
          <w:rFonts w:hint="eastAsia"/>
        </w:rPr>
        <w:t>万条评论与</w:t>
      </w:r>
      <w:r>
        <w:rPr>
          <w:rFonts w:hint="eastAsia"/>
        </w:rPr>
        <w:t>43.2</w:t>
      </w:r>
      <w:r>
        <w:rPr>
          <w:rFonts w:hint="eastAsia"/>
        </w:rPr>
        <w:t>万条弹幕，经严格筛选后获得</w:t>
      </w:r>
      <w:r>
        <w:rPr>
          <w:rFonts w:hint="eastAsia"/>
        </w:rPr>
        <w:t>3780</w:t>
      </w:r>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个主题类别的分类体系，发现青少年的关注点高度集中于生殖健康科普（</w:t>
      </w:r>
      <w:r>
        <w:rPr>
          <w:rFonts w:hint="eastAsia"/>
        </w:rPr>
        <w:t>31.85%</w:t>
      </w:r>
      <w:r>
        <w:rPr>
          <w:rFonts w:hint="eastAsia"/>
        </w:rPr>
        <w:t>）与安全套使用（</w:t>
      </w:r>
      <w:r>
        <w:rPr>
          <w:rFonts w:hint="eastAsia"/>
        </w:rPr>
        <w:t>22.62%</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易懂且富有同理心的答案。经人工修订、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4454C65F" w:rsidR="00E91712" w:rsidRDefault="00E91712" w:rsidP="00E91712">
      <w:pPr>
        <w:pStyle w:val="altz"/>
        <w:ind w:firstLine="480"/>
      </w:pPr>
      <w:r>
        <w:rPr>
          <w:rFonts w:hint="eastAsia"/>
        </w:rPr>
        <w:t>进一步地，研究以</w:t>
      </w:r>
      <w:r>
        <w:rPr>
          <w:rFonts w:hint="eastAsia"/>
        </w:rPr>
        <w:t>Qwen2.5</w:t>
      </w:r>
      <w:r>
        <w:rPr>
          <w:rFonts w:hint="eastAsia"/>
        </w:rPr>
        <w:t>与</w:t>
      </w:r>
      <w:r>
        <w:rPr>
          <w:rFonts w:hint="eastAsia"/>
        </w:rPr>
        <w:t>Qwen3</w:t>
      </w:r>
      <w:r>
        <w:rPr>
          <w:rFonts w:hint="eastAsia"/>
        </w:rPr>
        <w:t>系列模型为基座，采用</w:t>
      </w:r>
      <w:r>
        <w:rPr>
          <w:rFonts w:hint="eastAsia"/>
        </w:rPr>
        <w:t>LoRA</w:t>
      </w:r>
      <w:r>
        <w:rPr>
          <w:rFonts w:hint="eastAsia"/>
        </w:rPr>
        <w:t>参数高效微调方法在构建的数据集上完成领域适配。实验结果表明，领域微调后模型在准确性、完整性、安全性等核心维度上均获得显著提升（</w:t>
      </w:r>
      <w:r>
        <w:rPr>
          <w:rFonts w:hint="eastAsia"/>
        </w:rPr>
        <w:t>p&lt;0.001</w:t>
      </w:r>
      <w:r>
        <w:rPr>
          <w:rFonts w:hint="eastAsia"/>
        </w:rPr>
        <w:t>），其中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高风险敏感议题如人工流产、体外排精的提升幅度尤为突出。研究同时揭示了模型在面对前沿未定论议题及伪概念提问时的幻觉与安全隐患，为后续数据构建提供了明确方向。</w:t>
      </w:r>
    </w:p>
    <w:p w14:paraId="400B1E45" w14:textId="2C8CA9D1" w:rsidR="00F54B80" w:rsidRDefault="00E91712" w:rsidP="00E9171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7982477"/>
      <w:r>
        <w:rPr>
          <w:rFonts w:ascii="Times New Roman" w:hAnsi="Times New Roman" w:cs="Times New Roman"/>
          <w:szCs w:val="32"/>
        </w:rPr>
        <w:lastRenderedPageBreak/>
        <w:t>Abstract</w:t>
      </w:r>
      <w:bookmarkEnd w:id="1"/>
    </w:p>
    <w:p w14:paraId="2081E626" w14:textId="77777777" w:rsidR="006C5F90" w:rsidRPr="006C5F90" w:rsidRDefault="006C5F90" w:rsidP="006C5F90">
      <w:pPr>
        <w:pStyle w:val="altz"/>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3266F0E2" w14:textId="77777777" w:rsidR="006C5F90" w:rsidRPr="006C5F90" w:rsidRDefault="006C5F90" w:rsidP="006C5F90">
      <w:pPr>
        <w:pStyle w:val="altz"/>
        <w:ind w:firstLine="480"/>
      </w:pPr>
      <w:r w:rsidRPr="006C5F90">
        <w:t>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2024, the study collected approximately 328,000 comments and 432,000 bullet-screens. After rigorous screening, 3,780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 (31.85%) and condom use (22.62%), while strong information demands also exist for high-risk topics such as induced abortion.</w:t>
      </w:r>
    </w:p>
    <w:p w14:paraId="3233E6F8" w14:textId="77777777" w:rsidR="006C5F90" w:rsidRPr="006C5F90" w:rsidRDefault="006C5F90" w:rsidP="006C5F90">
      <w:pPr>
        <w:pStyle w:val="altz"/>
        <w:ind w:firstLine="480"/>
      </w:pPr>
      <w:r w:rsidRPr="006C5F90">
        <w:t xml:space="preserve">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LoRA-based parameter-efficient fine-tuning was performed on the constructed dataset. Experimental results demonstrated statistically significant improvements in accuracy, completeness, and safety (p&lt;0.001), with a median difference of 1 point in the "accuracy" and "only providing necessary information" dimensions. Notably, </w:t>
      </w:r>
      <w:r w:rsidRPr="006C5F90">
        <w:lastRenderedPageBreak/>
        <w:t>high-risk sensitive topics such as induced abortion and coitus interruptus showed the most prominent improvement. The study also identified hallucination and safety risks when models encountered frontier unsettled issues and pseudo-concept inquiries, providing clear directions for subsequent data construction.</w:t>
      </w:r>
    </w:p>
    <w:p w14:paraId="0C307BE8" w14:textId="77777777" w:rsidR="006C5F90" w:rsidRPr="006C5F90" w:rsidRDefault="006C5F90" w:rsidP="006C5F90">
      <w:pPr>
        <w:pStyle w:val="altz"/>
        <w:ind w:firstLine="480"/>
      </w:pPr>
      <w:r w:rsidRPr="006C5F90">
        <w:t>This study not only expands the research perspectives of social media health communication and adolescent reproductive health demand analysis, but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rsidP="00023A9E">
      <w:pPr>
        <w:pStyle w:val="1"/>
        <w:spacing w:before="326" w:after="326"/>
        <w:rPr>
          <w:rFonts w:hint="eastAsia"/>
        </w:rPr>
      </w:pPr>
      <w:bookmarkStart w:id="2" w:name="_Toc227982478"/>
      <w:r>
        <w:rPr>
          <w:rFonts w:hint="eastAsia"/>
        </w:rPr>
        <w:lastRenderedPageBreak/>
        <w:t>绪论</w:t>
      </w:r>
      <w:bookmarkEnd w:id="2"/>
    </w:p>
    <w:p w14:paraId="5E47FEEC" w14:textId="77777777" w:rsidR="00F54B80" w:rsidRDefault="00000000">
      <w:pPr>
        <w:pStyle w:val="2"/>
        <w:spacing w:before="163" w:after="163"/>
        <w:rPr>
          <w:rFonts w:hint="eastAsia"/>
        </w:rPr>
      </w:pPr>
      <w:bookmarkStart w:id="3" w:name="_Toc227982479"/>
      <w:r>
        <w:rPr>
          <w:rFonts w:hint="eastAsia"/>
        </w:rPr>
        <w:t>研究背景</w:t>
      </w:r>
      <w:bookmarkEnd w:id="3"/>
    </w:p>
    <w:p w14:paraId="3CA0A50D" w14:textId="3FDF8D7C" w:rsidR="00F54B80" w:rsidRDefault="00000000">
      <w:pPr>
        <w:pStyle w:val="altz"/>
        <w:ind w:firstLine="480"/>
      </w:pPr>
      <w:r>
        <w:rPr>
          <w:rFonts w:hint="eastAsia"/>
        </w:rPr>
        <w:t>生殖健康是青少年身心健康的重要基石，然而，与此相关的议题在全球范围内日益严峻，长期未得到足够重视</w:t>
      </w:r>
      <w:r w:rsidR="00E9335A">
        <w:fldChar w:fldCharType="begin"/>
      </w:r>
      <w:r w:rsidR="0016293C">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16293C">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16293C">
        <w:instrText xml:space="preserve"> ADDIN ZOTERO_ITEM CSL_CITATION {"citationID":"m3Azm8Yk","properties":{"formattedCitation":"\\super [3]\\nosupersub{}","plainCitation":"[3]","noteIndex":0},"citationItems":[{"id":84,"uris":["http://zotero.org/users/15209510/items/424APIYJ"],"itemData":{"i</w:instrText>
      </w:r>
      <w:r w:rsidR="0016293C">
        <w:rPr>
          <w:rFonts w:hint="eastAsia"/>
        </w:rPr>
        <w:instrText>d":84,"type":"article-journal","container-title":"</w:instrText>
      </w:r>
      <w:r w:rsidR="0016293C">
        <w:rPr>
          <w:rFonts w:hint="eastAsia"/>
        </w:rPr>
        <w:instrText>中国计划生育和妇产科</w:instrText>
      </w:r>
      <w:r w:rsidR="0016293C">
        <w:rPr>
          <w:rFonts w:hint="eastAsia"/>
        </w:rPr>
        <w:instrText>","issue":"4","page":"4</w:instrText>
      </w:r>
      <w:r w:rsidR="0016293C">
        <w:rPr>
          <w:rFonts w:hint="eastAsia"/>
        </w:rPr>
        <w:instrText>–</w:instrText>
      </w:r>
      <w:r w:rsidR="0016293C">
        <w:rPr>
          <w:rFonts w:hint="eastAsia"/>
        </w:rPr>
        <w:instrText>6","title":"</w:instrText>
      </w:r>
      <w:r w:rsidR="0016293C">
        <w:rPr>
          <w:rFonts w:hint="eastAsia"/>
        </w:rPr>
        <w:instrText>青少年生殖健康现状</w:instrText>
      </w:r>
      <w:r w:rsidR="0016293C">
        <w:rPr>
          <w:rFonts w:hint="eastAsia"/>
        </w:rPr>
        <w:instrText>","volume":"12","author":[{"literal":"</w:instrText>
      </w:r>
      <w:r w:rsidR="0016293C">
        <w:rPr>
          <w:rFonts w:hint="eastAsia"/>
        </w:rPr>
        <w:instrText>张艺珊</w:instrText>
      </w:r>
      <w:r w:rsidR="0016293C">
        <w:rPr>
          <w:rFonts w:hint="eastAsia"/>
        </w:rPr>
        <w:instrText>"},{"literal":"</w:instrText>
      </w:r>
      <w:r w:rsidR="0016293C">
        <w:rPr>
          <w:rFonts w:hint="eastAsia"/>
        </w:rPr>
        <w:instrText>张雪松</w:instrText>
      </w:r>
      <w:r w:rsidR="0016293C">
        <w:rPr>
          <w:rFonts w:hint="eastAsia"/>
        </w:rPr>
        <w:instrText>"},{"literal":"</w:instrText>
      </w:r>
      <w:r w:rsidR="0016293C">
        <w:rPr>
          <w:rFonts w:hint="eastAsia"/>
        </w:rPr>
        <w:instrText>李晓宇</w:instrText>
      </w:r>
      <w:r w:rsidR="0016293C">
        <w:rPr>
          <w:rFonts w:hint="eastAsia"/>
        </w:rPr>
        <w:instrText>"},{"literal":"</w:instrText>
      </w:r>
      <w:r w:rsidR="0016293C">
        <w:rPr>
          <w:rFonts w:hint="eastAsia"/>
        </w:rPr>
        <w:instrText>顾向应</w:instrText>
      </w:r>
      <w:r w:rsidR="0016293C">
        <w:rPr>
          <w:rFonts w:hint="eastAsia"/>
        </w:rPr>
        <w:instrText>"}],"issued":{"date-parts":[["2020"]]}}}],"schema":"htt</w:instrText>
      </w:r>
      <w:r w:rsidR="0016293C">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16293C">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16293C">
        <w:instrText xml:space="preserve"> ADDIN ZOTERO_ITEM CSL_CITATION {"citationID":"rq4kZhMQ","properties":{"formattedCitation":"\\super [5]\\nosupersub{}","plainCitation":"[5]","noteIndex":0},"citationItems":[{"id":816,"uris":["http://zotero.org/users/15209510/items/F3GNTF8U"],"itemData":{"</w:instrText>
      </w:r>
      <w:r w:rsidR="0016293C">
        <w:rPr>
          <w:rFonts w:hint="eastAsia"/>
        </w:rPr>
        <w:instrText>id":816,"type":"article-journal","abstract":"</w:instrText>
      </w:r>
      <w:r w:rsidR="0016293C">
        <w:rPr>
          <w:rFonts w:hint="eastAsia"/>
        </w:rPr>
        <w:instrText>目的：分析青少年生殖健康知识与行为的相关性。方法：选取</w:instrText>
      </w:r>
      <w:r w:rsidR="0016293C">
        <w:rPr>
          <w:rFonts w:hint="eastAsia"/>
        </w:rPr>
        <w:instrText>2024</w:instrText>
      </w:r>
      <w:r w:rsidR="0016293C">
        <w:rPr>
          <w:rFonts w:hint="eastAsia"/>
        </w:rPr>
        <w:instrText>年</w:instrText>
      </w:r>
      <w:r w:rsidR="0016293C">
        <w:rPr>
          <w:rFonts w:hint="eastAsia"/>
        </w:rPr>
        <w:instrText>1</w:instrText>
      </w:r>
      <w:r w:rsidR="0016293C">
        <w:rPr>
          <w:rFonts w:hint="eastAsia"/>
        </w:rPr>
        <w:instrText>月</w:instrText>
      </w:r>
      <w:r w:rsidR="0016293C">
        <w:rPr>
          <w:rFonts w:hint="eastAsia"/>
        </w:rPr>
        <w:instrText>-2024</w:instrText>
      </w:r>
      <w:r w:rsidR="0016293C">
        <w:rPr>
          <w:rFonts w:hint="eastAsia"/>
        </w:rPr>
        <w:instrText>年</w:instrText>
      </w:r>
      <w:r w:rsidR="0016293C">
        <w:rPr>
          <w:rFonts w:hint="eastAsia"/>
        </w:rPr>
        <w:instrText>12</w:instrText>
      </w:r>
      <w:r w:rsidR="0016293C">
        <w:rPr>
          <w:rFonts w:hint="eastAsia"/>
        </w:rPr>
        <w:instrText>月</w:instrText>
      </w:r>
      <w:r w:rsidR="0016293C">
        <w:rPr>
          <w:rFonts w:hint="eastAsia"/>
        </w:rPr>
        <w:instrText>200</w:instrText>
      </w:r>
      <w:r w:rsidR="0016293C">
        <w:rPr>
          <w:rFonts w:hint="eastAsia"/>
        </w:rPr>
        <w:instrText>名青少年进行生殖健康知识以及性行为匿名问卷调查</w:instrText>
      </w:r>
      <w:r w:rsidR="0016293C">
        <w:rPr>
          <w:rFonts w:hint="eastAsia"/>
        </w:rPr>
        <w:instrText>,</w:instrText>
      </w:r>
      <w:r w:rsidR="0016293C">
        <w:rPr>
          <w:rFonts w:hint="eastAsia"/>
        </w:rPr>
        <w:instrText>根据生殖健康知识调查结果分为观察组</w:instrText>
      </w:r>
      <w:r w:rsidR="0016293C">
        <w:rPr>
          <w:rFonts w:hint="eastAsia"/>
        </w:rPr>
        <w:instrText>90</w:instrText>
      </w:r>
      <w:r w:rsidR="0016293C">
        <w:rPr>
          <w:rFonts w:hint="eastAsia"/>
        </w:rPr>
        <w:instrText>例</w:instrText>
      </w:r>
      <w:r w:rsidR="0016293C">
        <w:rPr>
          <w:rFonts w:hint="eastAsia"/>
        </w:rPr>
        <w:instrText>(</w:instrText>
      </w:r>
      <w:r w:rsidR="0016293C">
        <w:rPr>
          <w:rFonts w:hint="eastAsia"/>
        </w:rPr>
        <w:instrText>生殖健康知识评分＜</w:instrText>
      </w:r>
      <w:r w:rsidR="0016293C">
        <w:rPr>
          <w:rFonts w:hint="eastAsia"/>
        </w:rPr>
        <w:instrText>60</w:instrText>
      </w:r>
      <w:r w:rsidR="0016293C">
        <w:rPr>
          <w:rFonts w:hint="eastAsia"/>
        </w:rPr>
        <w:instrText>分</w:instrText>
      </w:r>
      <w:r w:rsidR="0016293C">
        <w:rPr>
          <w:rFonts w:hint="eastAsia"/>
        </w:rPr>
        <w:instrText>)</w:instrText>
      </w:r>
      <w:r w:rsidR="0016293C">
        <w:rPr>
          <w:rFonts w:hint="eastAsia"/>
        </w:rPr>
        <w:instrText>与对照组</w:instrText>
      </w:r>
      <w:r w:rsidR="0016293C">
        <w:rPr>
          <w:rFonts w:hint="eastAsia"/>
        </w:rPr>
        <w:instrText>110</w:instrText>
      </w:r>
      <w:r w:rsidR="0016293C">
        <w:rPr>
          <w:rFonts w:hint="eastAsia"/>
        </w:rPr>
        <w:instrText>例</w:instrText>
      </w:r>
      <w:r w:rsidR="0016293C">
        <w:rPr>
          <w:rFonts w:hint="eastAsia"/>
        </w:rPr>
        <w:instrText>(</w:instrText>
      </w:r>
      <w:r w:rsidR="0016293C">
        <w:rPr>
          <w:rFonts w:hint="eastAsia"/>
        </w:rPr>
        <w:instrText>生殖健康知识评分≥</w:instrText>
      </w:r>
      <w:r w:rsidR="0016293C">
        <w:rPr>
          <w:rFonts w:hint="eastAsia"/>
        </w:rPr>
        <w:instrText>60</w:instrText>
      </w:r>
      <w:r w:rsidR="0016293C">
        <w:rPr>
          <w:rFonts w:hint="eastAsia"/>
        </w:rPr>
        <w:instrText>分</w:instrText>
      </w:r>
      <w:r w:rsidR="0016293C">
        <w:rPr>
          <w:rFonts w:hint="eastAsia"/>
        </w:rPr>
        <w:instrText>),</w:instrText>
      </w:r>
      <w:r w:rsidR="0016293C">
        <w:rPr>
          <w:rFonts w:hint="eastAsia"/>
        </w:rPr>
        <w:instrText>比较两组性行为的差异；并采取</w:instrText>
      </w:r>
      <w:r w:rsidR="0016293C">
        <w:rPr>
          <w:rFonts w:hint="eastAsia"/>
        </w:rPr>
        <w:instrText>Pearson</w:instrText>
      </w:r>
      <w:r w:rsidR="0016293C">
        <w:rPr>
          <w:rFonts w:hint="eastAsia"/>
        </w:rPr>
        <w:instrText>法分析青少年生殖健康知识知晓程度与高危性行为的相关性；对观察组患者进行针对性健康宣教</w:instrText>
      </w:r>
      <w:r w:rsidR="0016293C">
        <w:rPr>
          <w:rFonts w:hint="eastAsia"/>
        </w:rPr>
        <w:instrText>,</w:instrText>
      </w:r>
      <w:r w:rsidR="0016293C">
        <w:rPr>
          <w:rFonts w:hint="eastAsia"/>
        </w:rPr>
        <w:instrText>比较观察组干预前后生殖健康知识评分的变化。结果：两组在首次性行为时间＜</w:instrText>
      </w:r>
      <w:r w:rsidR="0016293C">
        <w:rPr>
          <w:rFonts w:hint="eastAsia"/>
        </w:rPr>
        <w:instrText>13</w:instrText>
      </w:r>
      <w:r w:rsidR="0016293C">
        <w:rPr>
          <w:rFonts w:hint="eastAsia"/>
        </w:rPr>
        <w:instrText>岁、性生活未采取避孕措施、多个性伴侣等方面的差异有意义</w:instrText>
      </w:r>
      <w:r w:rsidR="0016293C">
        <w:rPr>
          <w:rFonts w:hint="eastAsia"/>
        </w:rPr>
        <w:instrText>(P</w:instrText>
      </w:r>
      <w:r w:rsidR="0016293C">
        <w:rPr>
          <w:rFonts w:hint="eastAsia"/>
        </w:rPr>
        <w:instrText>＜</w:instrText>
      </w:r>
      <w:r w:rsidR="0016293C">
        <w:rPr>
          <w:rFonts w:hint="eastAsia"/>
        </w:rPr>
        <w:instrText>0.05)</w:instrText>
      </w:r>
      <w:r w:rsidR="0016293C">
        <w:rPr>
          <w:rFonts w:hint="eastAsia"/>
        </w:rPr>
        <w:instrText>；</w:instrText>
      </w:r>
      <w:r w:rsidR="0016293C">
        <w:rPr>
          <w:rFonts w:hint="eastAsia"/>
        </w:rPr>
        <w:instrText>Pearson</w:instrText>
      </w:r>
      <w:r w:rsidR="0016293C">
        <w:rPr>
          <w:rFonts w:hint="eastAsia"/>
        </w:rPr>
        <w:instrText>法分析青少年生殖健康知识知晓程度与高危性行为存在正相关性</w:instrText>
      </w:r>
      <w:r w:rsidR="0016293C">
        <w:rPr>
          <w:rFonts w:hint="eastAsia"/>
        </w:rPr>
        <w:instrText>(P</w:instrText>
      </w:r>
      <w:r w:rsidR="0016293C">
        <w:rPr>
          <w:rFonts w:hint="eastAsia"/>
        </w:rPr>
        <w:instrText>＜</w:instrText>
      </w:r>
      <w:r w:rsidR="0016293C">
        <w:rPr>
          <w:rFonts w:hint="eastAsia"/>
        </w:rPr>
        <w:instrText>0.05)</w:instrText>
      </w:r>
      <w:r w:rsidR="0016293C">
        <w:rPr>
          <w:rFonts w:hint="eastAsia"/>
        </w:rPr>
        <w:instrText>；观察组干预后生殖健康知识评分高于干预前</w:instrText>
      </w:r>
      <w:r w:rsidR="0016293C">
        <w:rPr>
          <w:rFonts w:hint="eastAsia"/>
        </w:rPr>
        <w:instrText>,</w:instrText>
      </w:r>
      <w:r w:rsidR="0016293C">
        <w:rPr>
          <w:rFonts w:hint="eastAsia"/>
        </w:rPr>
        <w:instrText>差异有意义</w:instrText>
      </w:r>
      <w:r w:rsidR="0016293C">
        <w:rPr>
          <w:rFonts w:hint="eastAsia"/>
        </w:rPr>
        <w:instrText>(P</w:instrText>
      </w:r>
      <w:r w:rsidR="0016293C">
        <w:rPr>
          <w:rFonts w:hint="eastAsia"/>
        </w:rPr>
        <w:instrText>＜</w:instrText>
      </w:r>
      <w:r w:rsidR="0016293C">
        <w:rPr>
          <w:rFonts w:hint="eastAsia"/>
        </w:rPr>
        <w:instrText>0.05)</w:instrText>
      </w:r>
      <w:r w:rsidR="0016293C">
        <w:rPr>
          <w:rFonts w:hint="eastAsia"/>
        </w:rPr>
        <w:instrText>。结论：青少年生殖健康知识知晓程度与其高危性行为存在正相关性</w:instrText>
      </w:r>
      <w:r w:rsidR="0016293C">
        <w:rPr>
          <w:rFonts w:hint="eastAsia"/>
        </w:rPr>
        <w:instrText>,</w:instrText>
      </w:r>
      <w:r w:rsidR="0016293C">
        <w:rPr>
          <w:rFonts w:hint="eastAsia"/>
        </w:rPr>
        <w:instrText>需要重视青少年的生殖健康知识科普</w:instrText>
      </w:r>
      <w:r w:rsidR="0016293C">
        <w:rPr>
          <w:rFonts w:hint="eastAsia"/>
        </w:rPr>
        <w:instrText>,</w:instrText>
      </w:r>
      <w:r w:rsidR="0016293C">
        <w:rPr>
          <w:rFonts w:hint="eastAsia"/>
        </w:rPr>
        <w:instrText>督促青少年做好安全防护。</w:instrText>
      </w:r>
      <w:r w:rsidR="0016293C">
        <w:rPr>
          <w:rFonts w:hint="eastAsia"/>
        </w:rPr>
        <w:instrText>","container-title":"</w:instrText>
      </w:r>
      <w:r w:rsidR="0016293C">
        <w:rPr>
          <w:rFonts w:hint="eastAsia"/>
        </w:rPr>
        <w:instrText>基础医学理论研究</w:instrText>
      </w:r>
      <w:r w:rsidR="0016293C">
        <w:rPr>
          <w:rFonts w:hint="eastAsia"/>
        </w:rPr>
        <w:instrText>","DOI":"10.12238/bmtr.v7i1.11779","issue":"1","page":"51","source":"DOI.org (CSL JSON)","title":"</w:instrText>
      </w:r>
      <w:r w:rsidR="0016293C">
        <w:rPr>
          <w:rFonts w:hint="eastAsia"/>
        </w:rPr>
        <w:instrText>青少年生殖健康知识与行为的相关性研究</w:instrText>
      </w:r>
      <w:r w:rsidR="0016293C">
        <w:rPr>
          <w:rFonts w:hint="eastAsia"/>
        </w:rPr>
        <w:instrText>","volume":"7","author":[{"family":"","given":"</w:instrText>
      </w:r>
      <w:r w:rsidR="0016293C">
        <w:rPr>
          <w:rFonts w:hint="eastAsia"/>
        </w:rPr>
        <w:instrText>林超龙</w:instrText>
      </w:r>
      <w:r w:rsidR="0016293C">
        <w:rPr>
          <w:rFonts w:hint="eastAsia"/>
        </w:rPr>
        <w:instrText>"}],"issued":{"date-parts":[["2025"]]}}}],"schema":"https://github.com/citation-style-language/schema/raw/master/csl-citatio</w:instrText>
      </w:r>
      <w:r w:rsidR="0016293C">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6343ADB4"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16293C">
        <w:instrText xml:space="preserve"> ADDIN ZOTERO_ITEM CSL_CITATION {"citationID":"jYqY1vaC","properties":{"formattedCitation":"\\super [6]\\nosupersub{}","plainCitation":"[6]","noteIndex":0},"citationItems":[{"id":964,"uris":["http://zotero.org/users/15209510/items/5NRTFFLM"],"itemData":{"</w:instrText>
      </w:r>
      <w:r w:rsidR="0016293C">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16293C">
        <w:rPr>
          <w:rFonts w:hint="eastAsia"/>
        </w:rPr>
        <w:instrText>数字图书馆</w:instrText>
      </w:r>
      <w:r w:rsidR="0016293C">
        <w:rPr>
          <w:rFonts w:hint="eastAsia"/>
        </w:rPr>
        <w:instrText>","URL":"https://unesdoc.unesco.org/ark:/48223/pf0000260770","author":[{"literal":"UNESCO"},{"literal":"Joint United Nations Programme on HIV/AIDS"},{"literal":"United Nations Children's Fund"},{"literal":"United Nations Entity for Gender Equality and t</w:instrText>
      </w:r>
      <w:r w:rsidR="0016293C">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16293C">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16293C">
        <w:instrText xml:space="preserve"> ADDIN ZOTERO_ITEM CSL_CITATION {"citationID":"VnU2A2Ts","properties":{"formattedCitation":"\\super [10]\\nosupersub{}","plainCitation":"[10]","noteIndex":0},"citationItems":[{"id":65,"uris":["http://zotero.org/users/15209510/items/GQR7WUBM"],"itemData":{</w:instrText>
      </w:r>
      <w:r w:rsidR="0016293C">
        <w:rPr>
          <w:rFonts w:hint="eastAsia"/>
        </w:rPr>
        <w:instrText>"id":65,"type":"article-journal","abstract":"&lt;sec&gt;\n\t\t\t\t\t</w:instrText>
      </w:r>
      <w:r w:rsidR="0016293C">
        <w:rPr>
          <w:rFonts w:hint="eastAsia"/>
        </w:rPr>
        <w:instrText>目的</w:instrText>
      </w:r>
      <w:r w:rsidR="0016293C">
        <w:rPr>
          <w:rFonts w:hint="eastAsia"/>
        </w:rPr>
        <w:instrText>\n\t\t\t\t\t</w:instrText>
      </w:r>
      <w:r w:rsidR="0016293C">
        <w:rPr>
          <w:rFonts w:hint="eastAsia"/>
        </w:rPr>
        <w:instrText>了解</w:instrText>
      </w:r>
      <w:r w:rsidR="0016293C">
        <w:rPr>
          <w:rFonts w:hint="eastAsia"/>
        </w:rPr>
        <w:instrText>11</w:instrText>
      </w:r>
      <w:r w:rsidR="0016293C">
        <w:rPr>
          <w:rFonts w:hint="eastAsia"/>
        </w:rPr>
        <w:instrText>省市青少年性与生殖健康相关知识、态度和行为现状，为促进学校生殖健康教育提供数据支持。</w:instrText>
      </w:r>
      <w:r w:rsidR="0016293C">
        <w:rPr>
          <w:rFonts w:hint="eastAsia"/>
        </w:rPr>
        <w:instrText>&lt;/sec&gt;\n\t\t\t\t&lt;sec&gt;\n\t\t\t\t\t</w:instrText>
      </w:r>
      <w:r w:rsidR="0016293C">
        <w:rPr>
          <w:rFonts w:hint="eastAsia"/>
        </w:rPr>
        <w:instrText>方法</w:instrText>
      </w:r>
      <w:r w:rsidR="0016293C">
        <w:rPr>
          <w:rFonts w:hint="eastAsia"/>
        </w:rPr>
        <w:instrText>\n\t\t\t\t\t</w:instrText>
      </w:r>
      <w:r w:rsidR="0016293C">
        <w:rPr>
          <w:rFonts w:hint="eastAsia"/>
        </w:rPr>
        <w:instrText>于</w:instrText>
      </w:r>
      <w:r w:rsidR="0016293C">
        <w:rPr>
          <w:rFonts w:hint="eastAsia"/>
        </w:rPr>
        <w:instrText>2017</w:instrText>
      </w:r>
      <w:r w:rsidR="0016293C">
        <w:rPr>
          <w:rFonts w:hint="eastAsia"/>
        </w:rPr>
        <w:instrText>年</w:instrText>
      </w:r>
      <w:r w:rsidR="0016293C">
        <w:rPr>
          <w:rFonts w:hint="eastAsia"/>
        </w:rPr>
        <w:instrText xml:space="preserve">6 </w:instrText>
      </w:r>
      <w:r w:rsidR="0016293C">
        <w:rPr>
          <w:rFonts w:hint="eastAsia"/>
        </w:rPr>
        <w:instrText>—</w:instrText>
      </w:r>
      <w:r w:rsidR="0016293C">
        <w:rPr>
          <w:rFonts w:hint="eastAsia"/>
        </w:rPr>
        <w:instrText xml:space="preserve"> 8</w:instrText>
      </w:r>
      <w:r w:rsidR="0016293C">
        <w:rPr>
          <w:rFonts w:hint="eastAsia"/>
        </w:rPr>
        <w:instrText>月，在中国</w:instrText>
      </w:r>
      <w:r w:rsidR="0016293C">
        <w:rPr>
          <w:rFonts w:hint="eastAsia"/>
        </w:rPr>
        <w:instrText>11</w:instrText>
      </w:r>
      <w:r w:rsidR="0016293C">
        <w:rPr>
          <w:rFonts w:hint="eastAsia"/>
        </w:rPr>
        <w:instrText>省市便利抽取</w:instrText>
      </w:r>
      <w:r w:rsidR="0016293C">
        <w:rPr>
          <w:rFonts w:hint="eastAsia"/>
        </w:rPr>
        <w:instrText>22</w:instrText>
      </w:r>
      <w:r w:rsidR="0016293C">
        <w:rPr>
          <w:rFonts w:hint="eastAsia"/>
        </w:rPr>
        <w:instrText>所高中和</w:instrText>
      </w:r>
      <w:r w:rsidR="0016293C">
        <w:rPr>
          <w:rFonts w:hint="eastAsia"/>
        </w:rPr>
        <w:instrText>21</w:instrText>
      </w:r>
      <w:r w:rsidR="0016293C">
        <w:rPr>
          <w:rFonts w:hint="eastAsia"/>
        </w:rPr>
        <w:instrText>所大学的</w:instrText>
      </w:r>
      <w:r w:rsidR="0016293C">
        <w:rPr>
          <w:rFonts w:hint="eastAsia"/>
        </w:rPr>
        <w:instrText>1 355</w:instrText>
      </w:r>
      <w:r w:rsidR="0016293C">
        <w:rPr>
          <w:rFonts w:hint="eastAsia"/>
        </w:rPr>
        <w:instrText>名学生，采用自行设计的健康问卷开展横断面调查。</w:instrText>
      </w:r>
      <w:r w:rsidR="0016293C">
        <w:rPr>
          <w:rFonts w:hint="eastAsia"/>
        </w:rPr>
        <w:instrText>&lt;/sec&gt;\n\t\t\t\t&lt;sec&gt;\n\t\t\t\t\t</w:instrText>
      </w:r>
      <w:r w:rsidR="0016293C">
        <w:rPr>
          <w:rFonts w:hint="eastAsia"/>
        </w:rPr>
        <w:instrText>结果</w:instrText>
      </w:r>
      <w:r w:rsidR="0016293C">
        <w:rPr>
          <w:rFonts w:hint="eastAsia"/>
        </w:rPr>
        <w:instrText>\n\t\t\t\t\t</w:instrText>
      </w:r>
      <w:r w:rsidR="0016293C">
        <w:rPr>
          <w:rFonts w:hint="eastAsia"/>
        </w:rPr>
        <w:instrText>青少年的性与生殖健康知识及格率仅为</w:instrText>
      </w:r>
      <w:r w:rsidR="0016293C">
        <w:rPr>
          <w:rFonts w:hint="eastAsia"/>
        </w:rPr>
        <w:instrText>53.28 %</w:instrText>
      </w:r>
      <w:r w:rsidR="0016293C">
        <w:rPr>
          <w:rFonts w:hint="eastAsia"/>
        </w:rPr>
        <w:instrText>。青少年的性观念和性行为开放，仅有</w:instrText>
      </w:r>
      <w:r w:rsidR="0016293C">
        <w:rPr>
          <w:rFonts w:hint="eastAsia"/>
        </w:rPr>
        <w:instrText>25.98 %</w:instrText>
      </w:r>
      <w:r w:rsidR="0016293C">
        <w:rPr>
          <w:rFonts w:hint="eastAsia"/>
        </w:rPr>
        <w:instrText>（</w:instrText>
      </w:r>
      <w:r w:rsidR="0016293C">
        <w:rPr>
          <w:rFonts w:hint="eastAsia"/>
        </w:rPr>
        <w:instrText>352/1 355</w:instrText>
      </w:r>
      <w:r w:rsidR="0016293C">
        <w:rPr>
          <w:rFonts w:hint="eastAsia"/>
        </w:rPr>
        <w:instrText>）的青少年认为婚前不应该有性行为，</w:instrText>
      </w:r>
      <w:r w:rsidR="0016293C">
        <w:rPr>
          <w:rFonts w:hint="eastAsia"/>
        </w:rPr>
        <w:instrText>8.98 %</w:instrText>
      </w:r>
      <w:r w:rsidR="0016293C">
        <w:rPr>
          <w:rFonts w:hint="eastAsia"/>
        </w:rPr>
        <w:instrText>（</w:instrText>
      </w:r>
      <w:r w:rsidR="0016293C">
        <w:rPr>
          <w:rFonts w:hint="eastAsia"/>
        </w:rPr>
        <w:instrText>52/579</w:instrText>
      </w:r>
      <w:r w:rsidR="0016293C">
        <w:rPr>
          <w:rFonts w:hint="eastAsia"/>
        </w:rPr>
        <w:instrText>）的未成年组学生、</w:instrText>
      </w:r>
      <w:r w:rsidR="0016293C">
        <w:rPr>
          <w:rFonts w:hint="eastAsia"/>
        </w:rPr>
        <w:instrText>10.85 %</w:instrText>
      </w:r>
      <w:r w:rsidR="0016293C">
        <w:rPr>
          <w:rFonts w:hint="eastAsia"/>
        </w:rPr>
        <w:instrText>（</w:instrText>
      </w:r>
      <w:r w:rsidR="0016293C">
        <w:rPr>
          <w:rFonts w:hint="eastAsia"/>
        </w:rPr>
        <w:instrText>83/765</w:instrText>
      </w:r>
      <w:r w:rsidR="0016293C">
        <w:rPr>
          <w:rFonts w:hint="eastAsia"/>
        </w:rPr>
        <w:instrText>）的高中生及</w:instrText>
      </w:r>
      <w:r w:rsidR="0016293C">
        <w:rPr>
          <w:rFonts w:hint="eastAsia"/>
        </w:rPr>
        <w:instrText>26.61 %</w:instrText>
      </w:r>
      <w:r w:rsidR="0016293C">
        <w:rPr>
          <w:rFonts w:hint="eastAsia"/>
        </w:rPr>
        <w:instrText>（</w:instrText>
      </w:r>
      <w:r w:rsidR="0016293C">
        <w:rPr>
          <w:rFonts w:hint="eastAsia"/>
        </w:rPr>
        <w:instrText>157/590</w:instrText>
      </w:r>
      <w:r w:rsidR="0016293C">
        <w:rPr>
          <w:rFonts w:hint="eastAsia"/>
        </w:rPr>
        <w:instrText>）的大学生有过性经历；过去</w:instrText>
      </w:r>
      <w:r w:rsidR="0016293C">
        <w:rPr>
          <w:rFonts w:hint="eastAsia"/>
        </w:rPr>
        <w:instrText>1</w:instrText>
      </w:r>
      <w:r w:rsidR="0016293C">
        <w:rPr>
          <w:rFonts w:hint="eastAsia"/>
        </w:rPr>
        <w:instrText>年内，高中生发生酒后性行为和“约炮”行为的比例均显著高于大学生（</w:instrText>
      </w:r>
      <w:r w:rsidR="0016293C">
        <w:rPr>
          <w:rFonts w:hint="eastAsia"/>
        </w:rPr>
        <w:instrText>&lt;i&gt;</w:instrText>
      </w:r>
      <w:r w:rsidR="0016293C">
        <w:rPr>
          <w:rFonts w:hint="eastAsia"/>
        </w:rPr>
        <w:instrText>χ</w:instrText>
      </w:r>
      <w:r w:rsidR="0016293C">
        <w:rPr>
          <w:rFonts w:hint="eastAsia"/>
        </w:rPr>
        <w:instrText>&lt;/i&gt;&lt;sup&gt;2&lt;/sup&gt; = 7.888 4</w:instrText>
      </w:r>
      <w:r w:rsidR="0016293C">
        <w:rPr>
          <w:rFonts w:hint="eastAsia"/>
        </w:rPr>
        <w:instrText>、</w:instrText>
      </w:r>
      <w:r w:rsidR="0016293C">
        <w:rPr>
          <w:rFonts w:hint="eastAsia"/>
        </w:rPr>
        <w:instrText>10.382 7</w:instrText>
      </w:r>
      <w:r w:rsidR="0016293C">
        <w:rPr>
          <w:rFonts w:hint="eastAsia"/>
        </w:rPr>
        <w:instrText>，均</w:instrText>
      </w:r>
      <w:r w:rsidR="0016293C">
        <w:rPr>
          <w:rFonts w:hint="eastAsia"/>
        </w:rPr>
        <w:instrText>&lt;i&gt;P&lt;/i&gt; &lt; 0.05</w:instrText>
      </w:r>
      <w:r w:rsidR="0016293C">
        <w:rPr>
          <w:rFonts w:hint="eastAsia"/>
        </w:rPr>
        <w:instrText>）；男性有性行为、看色情作品经历的比例均显著高于女性（</w:instrText>
      </w:r>
      <w:r w:rsidR="0016293C">
        <w:rPr>
          <w:rFonts w:hint="eastAsia"/>
        </w:rPr>
        <w:instrText xml:space="preserve"> &lt;i&gt;</w:instrText>
      </w:r>
      <w:r w:rsidR="0016293C">
        <w:rPr>
          <w:rFonts w:hint="eastAsia"/>
        </w:rPr>
        <w:instrText>χ</w:instrText>
      </w:r>
      <w:r w:rsidR="0016293C">
        <w:rPr>
          <w:rFonts w:hint="eastAsia"/>
        </w:rPr>
        <w:instrText>&lt;/i&gt;&lt;sup&gt;2&lt;/sup&gt; = 34.529 2</w:instrText>
      </w:r>
      <w:r w:rsidR="0016293C">
        <w:rPr>
          <w:rFonts w:hint="eastAsia"/>
        </w:rPr>
        <w:instrText>、</w:instrText>
      </w:r>
      <w:r w:rsidR="0016293C">
        <w:rPr>
          <w:rFonts w:hint="eastAsia"/>
        </w:rPr>
        <w:instrText>237.760</w:instrText>
      </w:r>
      <w:r w:rsidR="0016293C">
        <w:rPr>
          <w:rFonts w:hint="eastAsia"/>
        </w:rPr>
        <w:instrText>，均</w:instrText>
      </w:r>
      <w:r w:rsidR="0016293C">
        <w:rPr>
          <w:rFonts w:hint="eastAsia"/>
        </w:rPr>
        <w:instrText>&lt;i&gt;P&lt;/i&gt; &lt; 0.001</w:instrText>
      </w:r>
      <w:r w:rsidR="0016293C">
        <w:rPr>
          <w:rFonts w:hint="eastAsia"/>
        </w:rPr>
        <w:instrText>）。在校期间没有学习过关于艾滋病、孕产与性传播疾病和生理健康知识的青少年分别占</w:instrText>
      </w:r>
      <w:r w:rsidR="0016293C">
        <w:rPr>
          <w:rFonts w:hint="eastAsia"/>
        </w:rPr>
        <w:instrText>36.16 %</w:instrText>
      </w:r>
      <w:r w:rsidR="0016293C">
        <w:rPr>
          <w:rFonts w:hint="eastAsia"/>
        </w:rPr>
        <w:instrText>（</w:instrText>
      </w:r>
      <w:r w:rsidR="0016293C">
        <w:rPr>
          <w:rFonts w:hint="eastAsia"/>
        </w:rPr>
        <w:instrText>490/1 355</w:instrText>
      </w:r>
      <w:r w:rsidR="0016293C">
        <w:rPr>
          <w:rFonts w:hint="eastAsia"/>
        </w:rPr>
        <w:instrText>）、</w:instrText>
      </w:r>
      <w:r w:rsidR="0016293C">
        <w:rPr>
          <w:rFonts w:hint="eastAsia"/>
        </w:rPr>
        <w:instrText>70.26 %</w:instrText>
      </w:r>
      <w:r w:rsidR="0016293C">
        <w:rPr>
          <w:rFonts w:hint="eastAsia"/>
        </w:rPr>
        <w:instrText>（</w:instrText>
      </w:r>
      <w:r w:rsidR="0016293C">
        <w:rPr>
          <w:rFonts w:hint="eastAsia"/>
        </w:rPr>
        <w:instrText>952/1 355</w:instrText>
      </w:r>
      <w:r w:rsidR="0016293C">
        <w:rPr>
          <w:rFonts w:hint="eastAsia"/>
        </w:rPr>
        <w:instrText>）、</w:instrText>
      </w:r>
      <w:r w:rsidR="0016293C">
        <w:rPr>
          <w:rFonts w:hint="eastAsia"/>
        </w:rPr>
        <w:instrText>39.78 %</w:instrText>
      </w:r>
      <w:r w:rsidR="0016293C">
        <w:rPr>
          <w:rFonts w:hint="eastAsia"/>
        </w:rPr>
        <w:instrText>（</w:instrText>
      </w:r>
      <w:r w:rsidR="0016293C">
        <w:rPr>
          <w:rFonts w:hint="eastAsia"/>
        </w:rPr>
        <w:instrText>539/1 355</w:instrText>
      </w:r>
      <w:r w:rsidR="0016293C">
        <w:rPr>
          <w:rFonts w:hint="eastAsia"/>
        </w:rPr>
        <w:instrText>）。</w:instrText>
      </w:r>
      <w:r w:rsidR="0016293C">
        <w:rPr>
          <w:rFonts w:hint="eastAsia"/>
        </w:rPr>
        <w:instrText>&lt;/sec&gt;\n\t\t\t\t&lt;sec&gt;\n\t\t\t\t\t</w:instrText>
      </w:r>
      <w:r w:rsidR="0016293C">
        <w:rPr>
          <w:rFonts w:hint="eastAsia"/>
        </w:rPr>
        <w:instrText>结论</w:instrText>
      </w:r>
      <w:r w:rsidR="0016293C">
        <w:rPr>
          <w:rFonts w:hint="eastAsia"/>
        </w:rPr>
        <w:instrText>\n\t\t\t\t\t</w:instrText>
      </w:r>
      <w:r w:rsidR="0016293C">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6293C">
        <w:rPr>
          <w:rFonts w:hint="eastAsia"/>
        </w:rPr>
        <w:instrText>&lt;/sec&gt;","container-title":"</w:instrText>
      </w:r>
      <w:r w:rsidR="0016293C">
        <w:rPr>
          <w:rFonts w:hint="eastAsia"/>
        </w:rPr>
        <w:instrText>中国公共卫生</w:instrText>
      </w:r>
      <w:r w:rsidR="0016293C">
        <w:rPr>
          <w:rFonts w:hint="eastAsia"/>
        </w:rPr>
        <w:instrText>","DOI":"10.11847/zgggws1124531","language":"cn","license":"http://creativecommons.org/licenses/by/3.0/","note":"DOI: 10.11847/zgggws1124531","page":"1330-1338","publisher":"</w:instrText>
      </w:r>
      <w:r w:rsidR="0016293C">
        <w:rPr>
          <w:rFonts w:hint="eastAsia"/>
        </w:rPr>
        <w:instrText>中国公共卫生</w:instrText>
      </w:r>
      <w:r w:rsidR="0016293C">
        <w:rPr>
          <w:rFonts w:hint="eastAsia"/>
        </w:rPr>
        <w:instrText>","title":"</w:instrText>
      </w:r>
      <w:r w:rsidR="0016293C">
        <w:rPr>
          <w:rFonts w:hint="eastAsia"/>
        </w:rPr>
        <w:instrText>中国</w:instrText>
      </w:r>
      <w:r w:rsidR="0016293C">
        <w:rPr>
          <w:rFonts w:hint="eastAsia"/>
        </w:rPr>
        <w:instrText>11</w:instrText>
      </w:r>
      <w:r w:rsidR="0016293C">
        <w:rPr>
          <w:rFonts w:hint="eastAsia"/>
        </w:rPr>
        <w:instrText>省市青少年性与生殖健康知识、态度及行为调查</w:instrText>
      </w:r>
      <w:r w:rsidR="0016293C">
        <w:rPr>
          <w:rFonts w:hint="eastAsia"/>
        </w:rPr>
        <w:instrText>","volume":"35(10)","author":[{"family":"</w:instrText>
      </w:r>
      <w:r w:rsidR="0016293C">
        <w:rPr>
          <w:rFonts w:hint="eastAsia"/>
        </w:rPr>
        <w:instrText>赵芮</w:instrText>
      </w:r>
      <w:r w:rsidR="0016293C">
        <w:rPr>
          <w:rFonts w:hint="eastAsia"/>
        </w:rPr>
        <w:instrText>","given":""},{"family":"</w:instrText>
      </w:r>
      <w:r w:rsidR="0016293C">
        <w:rPr>
          <w:rFonts w:hint="eastAsia"/>
        </w:rPr>
        <w:instrText>张磊</w:instrText>
      </w:r>
      <w:r w:rsidR="0016293C">
        <w:rPr>
          <w:rFonts w:hint="eastAsia"/>
        </w:rPr>
        <w:instrText>","given":""},{"family":"</w:instrText>
      </w:r>
      <w:r w:rsidR="0016293C">
        <w:rPr>
          <w:rFonts w:hint="eastAsia"/>
        </w:rPr>
        <w:instrText>富晓星</w:instrText>
      </w:r>
      <w:r w:rsidR="0016293C">
        <w:rPr>
          <w:rFonts w:hint="eastAsia"/>
        </w:rPr>
        <w:instrText>","given":""},{"family":"</w:instrText>
      </w:r>
      <w:r w:rsidR="0016293C">
        <w:rPr>
          <w:rFonts w:hint="eastAsia"/>
        </w:rPr>
        <w:instrText>苏春艳</w:instrText>
      </w:r>
      <w:r w:rsidR="0016293C">
        <w:rPr>
          <w:rFonts w:hint="eastAsia"/>
        </w:rPr>
        <w:instrText>","given":""},{"family":"</w:instrText>
      </w:r>
      <w:r w:rsidR="0016293C">
        <w:rPr>
          <w:rFonts w:hint="eastAsia"/>
        </w:rPr>
        <w:instrText>张玉萍</w:instrText>
      </w:r>
      <w:r w:rsidR="0016293C">
        <w:rPr>
          <w:rFonts w:hint="eastAsia"/>
        </w:rPr>
        <w:instrText>","given":""}],"issued":{"date-parts":[["2019"</w:instrText>
      </w:r>
      <w:r w:rsidR="0016293C">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508229FF" w:rsidR="00F54B80" w:rsidRDefault="00000000">
      <w:pPr>
        <w:pStyle w:val="altz"/>
        <w:ind w:firstLine="480"/>
      </w:pPr>
      <w:r>
        <w:rPr>
          <w:rFonts w:hint="eastAsia"/>
        </w:rPr>
        <w:t>在此背景下，互联网与社交媒体的迅猛发展为青少年获取健康信息开辟了全新的、也是主要依赖的途径</w:t>
      </w:r>
      <w:r w:rsidR="00C04681">
        <w:fldChar w:fldCharType="begin"/>
      </w:r>
      <w:r w:rsidR="00C04681">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846631">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。然而，社交媒体是一柄双刃剑。一方面，数字平台的匿名性、便捷性与广泛可及性，使其成为青少年在探寻避孕、性病防治等敏感话题时不可或缺的信息来源</w:t>
      </w:r>
      <w:r w:rsidR="00846631">
        <w:fldChar w:fldCharType="begin"/>
      </w:r>
      <w:r w:rsidR="00846631">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8865EC">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8865EC">
        <w:rPr>
          <w:rFonts w:hint="eastAsia"/>
        </w:rPr>
        <w:instrText>,1,20]]}}},{"id":75,"uris":["http://zotero.org/users/15209510/items/7KYZ6JI8"],"itemData":{"id":75,"type":"article-journal","abstract":"</w:instrText>
      </w:r>
      <w:r w:rsidR="008865EC">
        <w:rPr>
          <w:rFonts w:hint="eastAsia"/>
        </w:rPr>
        <w:instrText>在推进健康中国建设过程中</w:instrText>
      </w:r>
      <w:r w:rsidR="008865EC">
        <w:rPr>
          <w:rFonts w:hint="eastAsia"/>
        </w:rPr>
        <w:instrText>,</w:instrText>
      </w:r>
      <w:r w:rsidR="008865EC">
        <w:rPr>
          <w:rFonts w:hint="eastAsia"/>
        </w:rPr>
        <w:instrText>健康科普类短视频传播作为普及健康生活的重要环节</w:instrText>
      </w:r>
      <w:r w:rsidR="008865EC">
        <w:rPr>
          <w:rFonts w:hint="eastAsia"/>
        </w:rPr>
        <w:instrText>,</w:instrText>
      </w:r>
      <w:r w:rsidR="008865EC">
        <w:rPr>
          <w:rFonts w:hint="eastAsia"/>
        </w:rPr>
        <w:instrText>具有一定的研究价值和现实意义</w:instrText>
      </w:r>
      <w:r w:rsidR="008865EC">
        <w:rPr>
          <w:rFonts w:hint="eastAsia"/>
        </w:rPr>
        <w:instrText>.</w:instrText>
      </w:r>
      <w:r w:rsidR="008865EC">
        <w:rPr>
          <w:rFonts w:hint="eastAsia"/>
        </w:rPr>
        <w:instrText>通过分析抖音账号是否经过认证、是否具有商品广告以及是否具有信息提示</w:instrText>
      </w:r>
      <w:r w:rsidR="008865EC">
        <w:rPr>
          <w:rFonts w:hint="eastAsia"/>
        </w:rPr>
        <w:instrText>3</w:instrText>
      </w:r>
      <w:r w:rsidR="008865EC">
        <w:rPr>
          <w:rFonts w:hint="eastAsia"/>
        </w:rPr>
        <w:instrText>个维度</w:instrText>
      </w:r>
      <w:r w:rsidR="008865EC">
        <w:rPr>
          <w:rFonts w:hint="eastAsia"/>
        </w:rPr>
        <w:instrText>,</w:instrText>
      </w:r>
      <w:r w:rsidR="008865EC">
        <w:rPr>
          <w:rFonts w:hint="eastAsia"/>
        </w:rPr>
        <w:instrText>与用户关注度和点赞量存在显著性差异提出假设</w:instrText>
      </w:r>
      <w:r w:rsidR="008865EC">
        <w:rPr>
          <w:rFonts w:hint="eastAsia"/>
        </w:rPr>
        <w:instrText>,</w:instrText>
      </w:r>
      <w:r w:rsidR="008865EC">
        <w:rPr>
          <w:rFonts w:hint="eastAsia"/>
        </w:rPr>
        <w:instrText>并作出假设验证</w:instrText>
      </w:r>
      <w:r w:rsidR="008865EC">
        <w:rPr>
          <w:rFonts w:hint="eastAsia"/>
        </w:rPr>
        <w:instrText>,</w:instrText>
      </w:r>
      <w:r w:rsidR="008865EC">
        <w:rPr>
          <w:rFonts w:hint="eastAsia"/>
        </w:rPr>
        <w:instrText>发现是否经过认证和是否具有商品广告与用户的关注度和点赞量存在显著性差异</w:instrText>
      </w:r>
      <w:r w:rsidR="008865EC">
        <w:rPr>
          <w:rFonts w:hint="eastAsia"/>
        </w:rPr>
        <w:instrText>,</w:instrText>
      </w:r>
      <w:r w:rsidR="008865EC">
        <w:rPr>
          <w:rFonts w:hint="eastAsia"/>
        </w:rPr>
        <w:instrText>从</w:instrText>
      </w:r>
      <w:r w:rsidR="008865EC">
        <w:rPr>
          <w:rFonts w:hint="eastAsia"/>
        </w:rPr>
        <w:instrText>4</w:instrText>
      </w:r>
      <w:r w:rsidR="008865EC">
        <w:rPr>
          <w:rFonts w:hint="eastAsia"/>
        </w:rPr>
        <w:instrText>个方面提出健康科普类短视频的传播策略</w:instrText>
      </w:r>
      <w:r w:rsidR="008865EC">
        <w:rPr>
          <w:rFonts w:hint="eastAsia"/>
        </w:rPr>
        <w:instrText>.","container-title":"</w:instrText>
      </w:r>
      <w:r w:rsidR="008865EC">
        <w:rPr>
          <w:rFonts w:hint="eastAsia"/>
        </w:rPr>
        <w:instrText>电视技术</w:instrText>
      </w:r>
      <w:r w:rsidR="008865EC">
        <w:rPr>
          <w:rFonts w:hint="eastAsia"/>
        </w:rPr>
        <w:instrText>","DOI":"10.16280/j.videoe.2021.05.010","issue":"45","language":"en","page":"34 - 37","section":"G206","title":"</w:instrText>
      </w:r>
      <w:r w:rsidR="008865EC">
        <w:rPr>
          <w:rFonts w:hint="eastAsia"/>
        </w:rPr>
        <w:instrText>健康科普类短视频的传播策略研究</w:instrText>
      </w:r>
      <w:r w:rsidR="008865EC">
        <w:rPr>
          <w:rFonts w:hint="eastAsia"/>
        </w:rPr>
        <w:instrText xml:space="preserve"> </w:instrText>
      </w:r>
      <w:r w:rsidR="008865EC">
        <w:rPr>
          <w:rFonts w:hint="eastAsia"/>
        </w:rPr>
        <w:instrText>——以抖音为例</w:instrText>
      </w:r>
      <w:r w:rsidR="008865EC">
        <w:rPr>
          <w:rFonts w:hint="eastAsia"/>
        </w:rPr>
        <w:instrText>","volume":"5","author":[{"literal":"</w:instrText>
      </w:r>
      <w:r w:rsidR="008865EC">
        <w:rPr>
          <w:rFonts w:hint="eastAsia"/>
        </w:rPr>
        <w:instrText>郑杰心</w:instrText>
      </w:r>
      <w:r w:rsidR="008865EC">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8865EC">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8865EC">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8865EC">
        <w:rPr>
          <w:rFonts w:hint="eastAsia"/>
        </w:rPr>
        <w:instrText xml:space="preserve">ed (April 2025) on the top 100 comprehensively ranked comprehensive sexuality education videos (N=300 total) retrieved from each platform using the keyword </w:instrText>
      </w:r>
      <w:r w:rsidR="008865EC">
        <w:rPr>
          <w:rFonts w:hint="eastAsia"/>
        </w:rPr>
        <w:instrText>青春期性教育</w:instrText>
      </w:r>
      <w:r w:rsidR="008865EC">
        <w:rPr>
          <w:rFonts w:hint="eastAsia"/>
        </w:rPr>
        <w:instrText xml:space="preserve"> (</w:instrText>
      </w:r>
      <w:r w:rsidR="008865EC">
        <w:rPr>
          <w:rFonts w:hint="eastAsia"/>
        </w:rPr>
        <w:instrText>“</w:instrText>
      </w:r>
      <w:r w:rsidR="008865EC">
        <w:rPr>
          <w:rFonts w:hint="eastAsia"/>
        </w:rPr>
        <w:instrText>adolescent sexuality education</w:instrText>
      </w:r>
      <w:r w:rsidR="008865EC">
        <w:rPr>
          <w:rFonts w:hint="eastAsia"/>
        </w:rPr>
        <w:instrText>”</w:instrText>
      </w:r>
      <w:r w:rsidR="008865EC">
        <w:rPr>
          <w:rFonts w:hint="eastAsia"/>
        </w:rPr>
        <w:instrText>). Videos were assessed using the Global Quality Score, mod</w:instrText>
      </w:r>
      <w:r w:rsidR="008865EC">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8865EC">
        <w:rPr>
          <w:rFonts w:hint="eastAsia"/>
        </w:rPr>
        <w:instrText>β</w:instrText>
      </w:r>
      <w:r w:rsidR="008865EC">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6F1DA016" w:rsidR="00F54B80" w:rsidRDefault="00000000">
      <w:pPr>
        <w:pStyle w:val="altz"/>
        <w:ind w:firstLine="480"/>
      </w:pPr>
      <w:r>
        <w:rPr>
          <w:rFonts w:hint="eastAsia"/>
        </w:rPr>
        <w:t>值得注意的是，以往研究多聚焦于视频内容本身，却忽视了平台上由海量用户评论、弹幕及回复所构成的“数字互动层”中蕴含的巨大价值。这些非正式、口语化的用户生成内容，真实地反映了青少年在生殖健康领域的具体困惑、知识盲区和核心诉求，构成了一个自发的“问答社区”</w:t>
      </w:r>
      <w:r w:rsidR="00CC1748">
        <w:fldChar w:fldCharType="begin"/>
      </w:r>
      <w:r w:rsidR="008865EC">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8865EC">
        <w:rPr>
          <w:rFonts w:hint="eastAsia"/>
        </w:rPr>
        <w:instrText>otero.org/users/15209510/items/PNQKC7EK"],"itemData":{"id":77,"type":"article-journal","abstract":"[</w:instrText>
      </w:r>
      <w:r w:rsidR="008865EC">
        <w:rPr>
          <w:rFonts w:hint="eastAsia"/>
        </w:rPr>
        <w:instrText>研究目的</w:instrText>
      </w:r>
      <w:r w:rsidR="008865EC">
        <w:rPr>
          <w:rFonts w:hint="eastAsia"/>
        </w:rPr>
        <w:instrText>]</w:instrText>
      </w:r>
      <w:r w:rsidR="008865EC">
        <w:rPr>
          <w:rFonts w:hint="eastAsia"/>
        </w:rPr>
        <w:instrText>探究健康视频需求主题特征及其对弹幕视频播放影响的组态效应</w:instrText>
      </w:r>
      <w:r w:rsidR="008865EC">
        <w:rPr>
          <w:rFonts w:hint="eastAsia"/>
        </w:rPr>
        <w:instrText>,</w:instrText>
      </w:r>
      <w:r w:rsidR="008865EC">
        <w:rPr>
          <w:rFonts w:hint="eastAsia"/>
        </w:rPr>
        <w:instrText>揭示健康视频弹幕信息行为规律</w:instrText>
      </w:r>
      <w:r w:rsidR="008865EC">
        <w:rPr>
          <w:rFonts w:hint="eastAsia"/>
        </w:rPr>
        <w:instrText>,</w:instrText>
      </w:r>
      <w:r w:rsidR="008865EC">
        <w:rPr>
          <w:rFonts w:hint="eastAsia"/>
        </w:rPr>
        <w:instrText>促进弹幕信息资源优化配置</w:instrText>
      </w:r>
      <w:r w:rsidR="008865EC">
        <w:rPr>
          <w:rFonts w:hint="eastAsia"/>
        </w:rPr>
        <w:instrText>.[</w:instrText>
      </w:r>
      <w:r w:rsidR="008865EC">
        <w:rPr>
          <w:rFonts w:hint="eastAsia"/>
        </w:rPr>
        <w:instrText>研究方法</w:instrText>
      </w:r>
      <w:r w:rsidR="008865EC">
        <w:rPr>
          <w:rFonts w:hint="eastAsia"/>
        </w:rPr>
        <w:instrText>]</w:instrText>
      </w:r>
      <w:r w:rsidR="008865EC">
        <w:rPr>
          <w:rFonts w:hint="eastAsia"/>
        </w:rPr>
        <w:instrText>采集哔哩哔哩视频网站的</w:instrText>
      </w:r>
      <w:r w:rsidR="008865EC">
        <w:rPr>
          <w:rFonts w:hint="eastAsia"/>
        </w:rPr>
        <w:instrText>28470</w:instrText>
      </w:r>
      <w:r w:rsidR="008865EC">
        <w:rPr>
          <w:rFonts w:hint="eastAsia"/>
        </w:rPr>
        <w:instrText>条弹幕</w:instrText>
      </w:r>
      <w:r w:rsidR="008865EC">
        <w:rPr>
          <w:rFonts w:hint="eastAsia"/>
        </w:rPr>
        <w:instrText>,</w:instrText>
      </w:r>
      <w:r w:rsidR="008865EC">
        <w:rPr>
          <w:rFonts w:hint="eastAsia"/>
        </w:rPr>
        <w:instrText>从中提取用户信息需求主题及其网络关系</w:instrText>
      </w:r>
      <w:r w:rsidR="008865EC">
        <w:rPr>
          <w:rFonts w:hint="eastAsia"/>
        </w:rPr>
        <w:instrText>,</w:instrText>
      </w:r>
      <w:r w:rsidR="008865EC">
        <w:rPr>
          <w:rFonts w:hint="eastAsia"/>
        </w:rPr>
        <w:instrText>并采用</w:instrText>
      </w:r>
      <w:r w:rsidR="008865EC">
        <w:rPr>
          <w:rFonts w:hint="eastAsia"/>
        </w:rPr>
        <w:instrText>fsQCA</w:instrText>
      </w:r>
      <w:r w:rsidR="008865EC">
        <w:rPr>
          <w:rFonts w:hint="eastAsia"/>
        </w:rPr>
        <w:instrText>研究健康视频需求主题特征对播放量的影响</w:instrText>
      </w:r>
      <w:r w:rsidR="008865EC">
        <w:rPr>
          <w:rFonts w:hint="eastAsia"/>
        </w:rPr>
        <w:instrText>,</w:instrText>
      </w:r>
      <w:r w:rsidR="008865EC">
        <w:rPr>
          <w:rFonts w:hint="eastAsia"/>
        </w:rPr>
        <w:instrText>识别各影响因素的组态效应</w:instrText>
      </w:r>
      <w:r w:rsidR="008865EC">
        <w:rPr>
          <w:rFonts w:hint="eastAsia"/>
        </w:rPr>
        <w:instrText>.[</w:instrText>
      </w:r>
      <w:r w:rsidR="008865EC">
        <w:rPr>
          <w:rFonts w:hint="eastAsia"/>
        </w:rPr>
        <w:instrText>研究结论</w:instrText>
      </w:r>
      <w:r w:rsidR="008865EC">
        <w:rPr>
          <w:rFonts w:hint="eastAsia"/>
        </w:rPr>
        <w:instrText>]</w:instrText>
      </w:r>
      <w:r w:rsidR="008865EC">
        <w:rPr>
          <w:rFonts w:hint="eastAsia"/>
        </w:rPr>
        <w:instrText>健康视频需求包括</w:instrText>
      </w:r>
      <w:r w:rsidR="008865EC">
        <w:rPr>
          <w:rFonts w:hint="eastAsia"/>
        </w:rPr>
        <w:instrText>3</w:instrText>
      </w:r>
      <w:r w:rsidR="008865EC">
        <w:rPr>
          <w:rFonts w:hint="eastAsia"/>
        </w:rPr>
        <w:instrText>类共</w:instrText>
      </w:r>
      <w:r w:rsidR="008865EC">
        <w:rPr>
          <w:rFonts w:hint="eastAsia"/>
        </w:rPr>
        <w:instrText>8</w:instrText>
      </w:r>
      <w:r w:rsidR="008865EC">
        <w:rPr>
          <w:rFonts w:hint="eastAsia"/>
        </w:rPr>
        <w:instrText>个主题</w:instrText>
      </w:r>
      <w:r w:rsidR="008865EC">
        <w:rPr>
          <w:rFonts w:hint="eastAsia"/>
        </w:rPr>
        <w:instrText>,</w:instrText>
      </w:r>
      <w:r w:rsidR="008865EC">
        <w:rPr>
          <w:rFonts w:hint="eastAsia"/>
        </w:rPr>
        <w:instrText>这些主题特征对视频播放量具有重要影响</w:instrText>
      </w:r>
      <w:r w:rsidR="008865EC">
        <w:rPr>
          <w:rFonts w:hint="eastAsia"/>
        </w:rPr>
        <w:instrText>,</w:instrText>
      </w:r>
      <w:r w:rsidR="008865EC">
        <w:rPr>
          <w:rFonts w:hint="eastAsia"/>
        </w:rPr>
        <w:instrText>共识别出情感需求及其与社交需求组合的</w:instrText>
      </w:r>
      <w:r w:rsidR="008865EC">
        <w:rPr>
          <w:rFonts w:hint="eastAsia"/>
        </w:rPr>
        <w:instrText>2</w:instrText>
      </w:r>
      <w:r w:rsidR="008865EC">
        <w:rPr>
          <w:rFonts w:hint="eastAsia"/>
        </w:rPr>
        <w:instrText>个影响组态</w:instrText>
      </w:r>
      <w:r w:rsidR="008865EC">
        <w:rPr>
          <w:rFonts w:hint="eastAsia"/>
        </w:rPr>
        <w:instrText>.</w:instrText>
      </w:r>
      <w:r w:rsidR="008865EC">
        <w:rPr>
          <w:rFonts w:hint="eastAsia"/>
        </w:rPr>
        <w:instrText>深化认识健康视频需求主题特征及其与视频播放量之间的因果关系</w:instrText>
      </w:r>
      <w:r w:rsidR="008865EC">
        <w:rPr>
          <w:rFonts w:hint="eastAsia"/>
        </w:rPr>
        <w:instrText>,</w:instrText>
      </w:r>
      <w:r w:rsidR="008865EC">
        <w:rPr>
          <w:rFonts w:hint="eastAsia"/>
        </w:rPr>
        <w:instrText>丰富健康视频弹幕信息行为研究</w:instrText>
      </w:r>
      <w:r w:rsidR="008865EC">
        <w:rPr>
          <w:rFonts w:hint="eastAsia"/>
        </w:rPr>
        <w:instrText>,</w:instrText>
      </w:r>
      <w:r w:rsidR="008865EC">
        <w:rPr>
          <w:rFonts w:hint="eastAsia"/>
        </w:rPr>
        <w:instrText>为健康弹幕视频服务提升与有效利用提供指导</w:instrText>
      </w:r>
      <w:r w:rsidR="008865EC">
        <w:rPr>
          <w:rFonts w:hint="eastAsia"/>
        </w:rPr>
        <w:instrText>.","container-title":"</w:instrText>
      </w:r>
      <w:r w:rsidR="008865EC">
        <w:rPr>
          <w:rFonts w:hint="eastAsia"/>
        </w:rPr>
        <w:instrText>情报杂志</w:instrText>
      </w:r>
      <w:r w:rsidR="008865EC">
        <w:rPr>
          <w:rFonts w:hint="eastAsia"/>
        </w:rPr>
        <w:instrText>","DOI":"10.3969/j.issn.1002-1965.2023.04.021","language":"en","page":"148</w:instrText>
      </w:r>
      <w:r w:rsidR="008865EC">
        <w:rPr>
          <w:rFonts w:hint="eastAsia"/>
        </w:rPr>
        <w:instrText>–</w:instrText>
      </w:r>
      <w:r w:rsidR="008865EC">
        <w:rPr>
          <w:rFonts w:hint="eastAsia"/>
        </w:rPr>
        <w:instrText>155","section":"G206","title":"</w:instrText>
      </w:r>
      <w:r w:rsidR="008865EC">
        <w:rPr>
          <w:rFonts w:hint="eastAsia"/>
        </w:rPr>
        <w:instrText>弹幕视角下健康视频需求主题特征及其对视频播放的影响</w:instrText>
      </w:r>
      <w:r w:rsidR="008865EC">
        <w:rPr>
          <w:rFonts w:hint="eastAsia"/>
        </w:rPr>
        <w:instrText>","author":[{"literal":"</w:instrText>
      </w:r>
      <w:r w:rsidR="008865EC">
        <w:rPr>
          <w:rFonts w:hint="eastAsia"/>
        </w:rPr>
        <w:instrText>陈明红</w:instrText>
      </w:r>
      <w:r w:rsidR="008865EC">
        <w:rPr>
          <w:rFonts w:hint="eastAsia"/>
        </w:rPr>
        <w:instrText>"},{"literal":"</w:instrText>
      </w:r>
      <w:r w:rsidR="008865EC">
        <w:rPr>
          <w:rFonts w:hint="eastAsia"/>
        </w:rPr>
        <w:instrText>黄嘉乐</w:instrText>
      </w:r>
      <w:r w:rsidR="008865EC">
        <w:rPr>
          <w:rFonts w:hint="eastAsia"/>
        </w:rPr>
        <w:instrText>"},{"literal":"</w:instrText>
      </w:r>
      <w:r w:rsidR="008865EC">
        <w:rPr>
          <w:rFonts w:hint="eastAsia"/>
        </w:rPr>
        <w:instrText>连晓丽</w:instrText>
      </w:r>
      <w:r w:rsidR="008865EC">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4A43E8D2" w:rsidR="00F54B80" w:rsidRDefault="00000000">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sidR="00CC1748">
        <w:fldChar w:fldCharType="begin"/>
      </w:r>
      <w:r w:rsidR="008865EC">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8865EC">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，其生成的回答在信息丰富度和共情表达上甚至能超越人类医生</w:t>
      </w:r>
      <w:r w:rsidR="00CC1748">
        <w:fldChar w:fldCharType="begin"/>
      </w:r>
      <w:r w:rsidR="008865EC">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8865EC">
        <w:rPr>
          <w:rFonts w:hint="eastAsia"/>
        </w:rPr>
        <w:instrText xml:space="preserve"> significantly higher quality than physician responses (&lt;i&gt;t&lt;/i&gt; = 13.3;&lt;i&gt;P&lt;/i&gt; &amp;lt; .001). The proportion of responses rated as&lt;i&gt;good&lt;/i&gt;or&lt;i&gt;very good&lt;/i&gt;quality (</w:instrText>
      </w:r>
      <w:r w:rsidR="008865EC">
        <w:rPr>
          <w:rFonts w:hint="eastAsia"/>
        </w:rPr>
        <w:instrText>≥</w:instrText>
      </w:r>
      <w:r w:rsidR="008865EC">
        <w:rPr>
          <w:rFonts w:hint="eastAsia"/>
        </w:rPr>
        <w:instrText xml:space="preserve"> 4), for instance, was higher for chatbot than physicians (chatbot: 78.5%, 95% CI, 72.3</w:instrText>
      </w:r>
      <w:r w:rsidR="008865EC">
        <w:instrText>%-84.1%; physicians: 22.1%, 95% CI, 16.4%-28.2%;). This amounted to 3.6 times higher prevalence of&lt;i&gt;good&lt;/i&gt;or&lt;i&gt;very good&lt;/i&gt;quality responses for the chatbot. Chatbot responses were also rated significantly more empathetic than physician responses (&lt;i&gt;</w:instrText>
      </w:r>
      <w:r w:rsidR="008865EC">
        <w:rPr>
          <w:rFonts w:hint="eastAsia"/>
        </w:rPr>
        <w:instrText>t&lt;/i&gt; = 18.9;&lt;i&gt;P&lt;/i&gt; &amp;lt; .001). The proportion of responses rated&lt;i&gt;empathetic&lt;/i&gt;or&lt;i&gt;very empathetic&lt;/i&gt;(</w:instrText>
      </w:r>
      <w:r w:rsidR="008865EC">
        <w:rPr>
          <w:rFonts w:hint="eastAsia"/>
        </w:rPr>
        <w:instrText>≥</w:instrText>
      </w:r>
      <w:r w:rsidR="008865EC">
        <w:rPr>
          <w:rFonts w:hint="eastAsia"/>
        </w:rPr>
        <w:instrText>4) was higher for chatbot than for physicians (physicians: 4.6%, 95% CI, 2.1%-7.7%; chatbot: 45.1%, 95% CI, 38.5%-51.8%; physicians: 4.6%, 95% CI</w:instrText>
      </w:r>
      <w:r w:rsidR="008865EC">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7982480"/>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5" w:name="_Toc227982481"/>
      <w:r>
        <w:t>理论意义</w:t>
      </w:r>
      <w:bookmarkEnd w:id="5"/>
    </w:p>
    <w:p w14:paraId="1D658F12" w14:textId="30205379" w:rsidR="00F54B80" w:rsidRDefault="00000000">
      <w:pPr>
        <w:pStyle w:val="altz"/>
        <w:ind w:firstLine="480"/>
      </w:pPr>
      <w:r>
        <w:t>首先，本研究拓展了社交媒体健康传播的研究对象。以往研究多集中于分析视频或文章等</w:t>
      </w:r>
      <w:r>
        <w:t>“</w:t>
      </w:r>
      <w:r>
        <w:t>发布端</w:t>
      </w:r>
      <w:r>
        <w:t>”</w:t>
      </w:r>
      <w:r>
        <w:t>内容</w:t>
      </w:r>
      <w:r w:rsidR="00CC1748">
        <w:fldChar w:fldCharType="begin"/>
      </w:r>
      <w:r w:rsidR="008865EC">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8865EC">
        <w:rPr>
          <w:rFonts w:hint="eastAsia"/>
        </w:rPr>
        <w:instrText xml:space="preserve">the keyword </w:instrText>
      </w:r>
      <w:r w:rsidR="008865EC">
        <w:rPr>
          <w:rFonts w:hint="eastAsia"/>
        </w:rPr>
        <w:instrText>青春期性教育</w:instrText>
      </w:r>
      <w:r w:rsidR="008865EC">
        <w:rPr>
          <w:rFonts w:hint="eastAsia"/>
        </w:rPr>
        <w:instrText xml:space="preserve"> (</w:instrText>
      </w:r>
      <w:r w:rsidR="008865EC">
        <w:rPr>
          <w:rFonts w:hint="eastAsia"/>
        </w:rPr>
        <w:instrText>“</w:instrText>
      </w:r>
      <w:r w:rsidR="008865EC">
        <w:rPr>
          <w:rFonts w:hint="eastAsia"/>
        </w:rPr>
        <w:instrText>adolescent sexuality education</w:instrText>
      </w:r>
      <w:r w:rsidR="008865EC">
        <w:rPr>
          <w:rFonts w:hint="eastAsia"/>
        </w:rPr>
        <w:instrText>”</w:instrText>
      </w:r>
      <w:r w:rsidR="008865EC">
        <w:rPr>
          <w:rFonts w:hint="eastAsia"/>
        </w:rPr>
        <w:instrText xml:space="preserve">). Videos were assessed using the Global Quality Score, modified DISCERN, and Patient Education Materials Assessment Tool (PEMAT-U/A), with interrater reliability assessed via Cohen </w:instrText>
      </w:r>
      <w:r w:rsidR="008865EC">
        <w:rPr>
          <w:rFonts w:hint="eastAsia"/>
        </w:rPr>
        <w:instrText>κ</w:instrText>
      </w:r>
      <w:r w:rsidR="008865EC">
        <w:rPr>
          <w:rFonts w:hint="eastAsia"/>
        </w:rPr>
        <w:instrText>. A corpus of over 4</w:instrText>
      </w:r>
      <w:r w:rsidR="008865EC">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w:t>
      </w:r>
      <w:r>
        <w:t>UGC</w:t>
      </w:r>
      <w:r>
        <w:t>）视为一种反映真实需求的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1EB775B1" w:rsidR="00F54B80" w:rsidRDefault="00000000">
      <w:pPr>
        <w:pStyle w:val="altz"/>
        <w:ind w:firstLine="480"/>
      </w:pPr>
      <w:r>
        <w:t>其次，本研究丰富了青少年生殖健康信息需求的识别路径。传统的需求分析多依赖问卷调查或访谈，可能存在样本偏差和社会期许效应</w:t>
      </w:r>
      <w:r w:rsidR="00CC1748">
        <w:fldChar w:fldCharType="begin"/>
      </w:r>
      <w:r w:rsidR="008865EC">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8865EC">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5FD093F5" w:rsidR="00F54B80" w:rsidRDefault="00000000">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的完整技术链路，本研究不仅检验了</w:t>
      </w:r>
      <w:r>
        <w:t>LLM</w:t>
      </w:r>
      <w:r>
        <w:t>在处理真实、复杂、口语化健康咨询时的能力与局限，也为如何将通用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740296">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000000">
      <w:pPr>
        <w:pStyle w:val="3"/>
        <w:spacing w:before="163" w:after="163"/>
        <w:rPr>
          <w:rFonts w:hint="eastAsia"/>
        </w:rPr>
      </w:pPr>
      <w:bookmarkStart w:id="6" w:name="_Toc227982482"/>
      <w:r>
        <w:rPr>
          <w:rFonts w:hint="eastAsia"/>
        </w:rPr>
        <w:t>实践意义</w:t>
      </w:r>
      <w:bookmarkEnd w:id="6"/>
    </w:p>
    <w:p w14:paraId="626763CB" w14:textId="70D3FC88"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sidR="003B22E6">
        <w:fldChar w:fldCharType="begin"/>
      </w:r>
      <w:r w:rsidR="008865EC">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76D948F4" w:rsidR="00F54B80" w:rsidRDefault="00000000">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等社交媒体平台更好地识别高质量健康内容与用户的真实需求，从而优化其推荐算法与内容审核机制。同时，研究揭示的青少年提问偏好与表达方式，也能为专业科普创</w:t>
      </w:r>
      <w:r>
        <w:rPr>
          <w:rFonts w:hint="eastAsia"/>
        </w:rPr>
        <w:lastRenderedPageBreak/>
        <w:t>作者（如医生、健康机构）提供指南，帮助他们创作出更贴近年轻受众、传播效果更佳的作品</w:t>
      </w:r>
      <w:r w:rsidR="003602B6">
        <w:fldChar w:fldCharType="begin"/>
      </w:r>
      <w:r w:rsidR="00740296">
        <w:instrText xml:space="preserve"> ADDIN ZOTERO_ITEM CSL_CITATION {"citationID":"XVoaOcnr","properties":{"unsorted":false,"formattedCitation":"\\super [29]\\nosupersub{}","plainCitation":"[29]","noteIndex":0},"citationItems":[{"id":843,"uris":["http://zotero.org/users/15209510/items/27825</w:instrText>
      </w:r>
      <w:r w:rsidR="00740296">
        <w:rPr>
          <w:rFonts w:hint="eastAsia"/>
        </w:rPr>
        <w:instrText>BJZ"],"itemData":{"id":843,"type":"article-journal","container-title":"</w:instrText>
      </w:r>
      <w:r w:rsidR="00740296">
        <w:rPr>
          <w:rFonts w:hint="eastAsia"/>
        </w:rPr>
        <w:instrText>东吴学术</w:instrText>
      </w:r>
      <w:r w:rsidR="00740296">
        <w:rPr>
          <w:rFonts w:hint="eastAsia"/>
        </w:rPr>
        <w:instrText>","title":"</w:instrText>
      </w:r>
      <w:r w:rsidR="00740296">
        <w:rPr>
          <w:rFonts w:hint="eastAsia"/>
        </w:rPr>
        <w:instrText>抖音短视频平台健康信息的媒介传播及管理策略探析</w:instrText>
      </w:r>
      <w:r w:rsidR="00740296">
        <w:rPr>
          <w:rFonts w:hint="eastAsia"/>
        </w:rPr>
        <w:instrText>","URL":"https://xueshu.baidu.com/ndscholar/browse/detail?paperid=1p1u0ap0by3y0j201t6002p06q223316&amp;site=xueshu_se","author":[{"literal":"</w:instrText>
      </w:r>
      <w:r w:rsidR="00740296">
        <w:rPr>
          <w:rFonts w:hint="eastAsia"/>
        </w:rPr>
        <w:instrText>郭守运</w:instrText>
      </w:r>
      <w:r w:rsidR="00740296">
        <w:rPr>
          <w:rFonts w:hint="eastAsia"/>
        </w:rPr>
        <w:instrText>"},{"literal":"</w:instrText>
      </w:r>
      <w:r w:rsidR="00740296">
        <w:rPr>
          <w:rFonts w:hint="eastAsia"/>
        </w:rPr>
        <w:instrText>林腾</w:instrText>
      </w:r>
      <w:r w:rsidR="00740296">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55683A3A" w:rsidR="00F54B80" w:rsidRDefault="00000000">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小时、私密、可靠且富有同理心的信息获取渠道</w:t>
      </w:r>
      <w:r w:rsidR="003602B6">
        <w:fldChar w:fldCharType="begin"/>
      </w:r>
      <w:r w:rsidR="00740296">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000000">
      <w:pPr>
        <w:pStyle w:val="2"/>
        <w:spacing w:before="163" w:after="163"/>
        <w:rPr>
          <w:rFonts w:hint="eastAsia"/>
        </w:rPr>
      </w:pPr>
      <w:bookmarkStart w:id="7" w:name="_Toc227982483"/>
      <w:r>
        <w:rPr>
          <w:rFonts w:hint="eastAsia"/>
        </w:rPr>
        <w:t>国内外研究现状</w:t>
      </w:r>
      <w:bookmarkEnd w:id="7"/>
    </w:p>
    <w:p w14:paraId="3C090FF2" w14:textId="77777777" w:rsidR="00F54B80" w:rsidRDefault="00000000">
      <w:pPr>
        <w:pStyle w:val="3"/>
        <w:spacing w:before="163" w:after="163"/>
        <w:rPr>
          <w:rFonts w:hint="eastAsia"/>
        </w:rPr>
      </w:pPr>
      <w:bookmarkStart w:id="8" w:name="_Toc227982484"/>
      <w:r>
        <w:rPr>
          <w:rFonts w:hint="eastAsia"/>
        </w:rPr>
        <w:t>青少年生殖健康教育研究现状</w:t>
      </w:r>
      <w:bookmarkEnd w:id="8"/>
    </w:p>
    <w:p w14:paraId="42B593C0" w14:textId="05819464" w:rsidR="00F54B80" w:rsidRDefault="00000000">
      <w:pPr>
        <w:pStyle w:val="altz"/>
        <w:ind w:firstLine="480"/>
      </w:pPr>
      <w:r>
        <w:rPr>
          <w:rFonts w:hint="eastAsia"/>
        </w:rPr>
        <w:t>国内外研究均证实，尽管全面性教育的理念已获广泛认可</w:t>
      </w:r>
      <w:r w:rsidR="003602B6">
        <w:fldChar w:fldCharType="begin"/>
      </w:r>
      <w:r w:rsidR="003602B6">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3602B6">
        <w:rPr>
          <w:rFonts w:hint="eastAsia"/>
        </w:rPr>
        <w:instrText xml:space="preserve">oach - UNESCO </w:instrText>
      </w:r>
      <w:r w:rsidR="003602B6">
        <w:rPr>
          <w:rFonts w:hint="eastAsia"/>
        </w:rPr>
        <w:instrText>数字图书馆</w:instrText>
      </w:r>
      <w:r w:rsidR="003602B6">
        <w:rPr>
          <w:rFonts w:hint="eastAsia"/>
        </w:rPr>
        <w:instrText>","URL":"https://unesdoc.unesco.org/ark:/48223/pf0000260770","author":[{"literal":"UNESCO"},{"literal":"Joint United Nations Programme on HIV/AIDS"},{"literal":"United Nations Children's Fund"},{"literal":"United Nations Entity for Gend</w:instrText>
      </w:r>
      <w:r w:rsidR="003602B6">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3602B6">
        <w:instrText xml:space="preserve"> ADDIN ZOTERO_ITEM CSL_CITATION {"citationID":"NCgGi9AR","properties":{"unsorted":false,"formattedCitation":"\\super [10]\\nosupersub{}","plainCitation":"[10]","noteIndex":0},"citationItems":[{"id":65,"uris":["http://zotero.org/users/15209510/items/GQR7WU</w:instrText>
      </w:r>
      <w:r w:rsidR="003602B6">
        <w:rPr>
          <w:rFonts w:hint="eastAsia"/>
        </w:rPr>
        <w:instrText>BM"],"itemData":{"id":65,"type":"article-journal","abstract":"&lt;sec&gt;\n\t\t\t\t\t</w:instrText>
      </w:r>
      <w:r w:rsidR="003602B6">
        <w:rPr>
          <w:rFonts w:hint="eastAsia"/>
        </w:rPr>
        <w:instrText>目的</w:instrText>
      </w:r>
      <w:r w:rsidR="003602B6">
        <w:rPr>
          <w:rFonts w:hint="eastAsia"/>
        </w:rPr>
        <w:instrText>\n\t\t\t\t\t</w:instrText>
      </w:r>
      <w:r w:rsidR="003602B6">
        <w:rPr>
          <w:rFonts w:hint="eastAsia"/>
        </w:rPr>
        <w:instrText>了解</w:instrText>
      </w:r>
      <w:r w:rsidR="003602B6">
        <w:rPr>
          <w:rFonts w:hint="eastAsia"/>
        </w:rPr>
        <w:instrText>11</w:instrText>
      </w:r>
      <w:r w:rsidR="003602B6">
        <w:rPr>
          <w:rFonts w:hint="eastAsia"/>
        </w:rPr>
        <w:instrText>省市青少年性与生殖健康相关知识、态度和行为现状，为促进学校生殖健康教育提供数据支持。</w:instrText>
      </w:r>
      <w:r w:rsidR="003602B6">
        <w:rPr>
          <w:rFonts w:hint="eastAsia"/>
        </w:rPr>
        <w:instrText>&lt;/sec&gt;\n\t\t\t\t&lt;sec&gt;\n\t\t\t\t\t</w:instrText>
      </w:r>
      <w:r w:rsidR="003602B6">
        <w:rPr>
          <w:rFonts w:hint="eastAsia"/>
        </w:rPr>
        <w:instrText>方法</w:instrText>
      </w:r>
      <w:r w:rsidR="003602B6">
        <w:rPr>
          <w:rFonts w:hint="eastAsia"/>
        </w:rPr>
        <w:instrText>\n\t\t\t\t\t</w:instrText>
      </w:r>
      <w:r w:rsidR="003602B6">
        <w:rPr>
          <w:rFonts w:hint="eastAsia"/>
        </w:rPr>
        <w:instrText>于</w:instrText>
      </w:r>
      <w:r w:rsidR="003602B6">
        <w:rPr>
          <w:rFonts w:hint="eastAsia"/>
        </w:rPr>
        <w:instrText>2017</w:instrText>
      </w:r>
      <w:r w:rsidR="003602B6">
        <w:rPr>
          <w:rFonts w:hint="eastAsia"/>
        </w:rPr>
        <w:instrText>年</w:instrText>
      </w:r>
      <w:r w:rsidR="003602B6">
        <w:rPr>
          <w:rFonts w:hint="eastAsia"/>
        </w:rPr>
        <w:instrText xml:space="preserve">6 </w:instrText>
      </w:r>
      <w:r w:rsidR="003602B6">
        <w:rPr>
          <w:rFonts w:hint="eastAsia"/>
        </w:rPr>
        <w:instrText>—</w:instrText>
      </w:r>
      <w:r w:rsidR="003602B6">
        <w:rPr>
          <w:rFonts w:hint="eastAsia"/>
        </w:rPr>
        <w:instrText xml:space="preserve"> 8</w:instrText>
      </w:r>
      <w:r w:rsidR="003602B6">
        <w:rPr>
          <w:rFonts w:hint="eastAsia"/>
        </w:rPr>
        <w:instrText>月，在中国</w:instrText>
      </w:r>
      <w:r w:rsidR="003602B6">
        <w:rPr>
          <w:rFonts w:hint="eastAsia"/>
        </w:rPr>
        <w:instrText>11</w:instrText>
      </w:r>
      <w:r w:rsidR="003602B6">
        <w:rPr>
          <w:rFonts w:hint="eastAsia"/>
        </w:rPr>
        <w:instrText>省市便利抽取</w:instrText>
      </w:r>
      <w:r w:rsidR="003602B6">
        <w:rPr>
          <w:rFonts w:hint="eastAsia"/>
        </w:rPr>
        <w:instrText>22</w:instrText>
      </w:r>
      <w:r w:rsidR="003602B6">
        <w:rPr>
          <w:rFonts w:hint="eastAsia"/>
        </w:rPr>
        <w:instrText>所高中和</w:instrText>
      </w:r>
      <w:r w:rsidR="003602B6">
        <w:rPr>
          <w:rFonts w:hint="eastAsia"/>
        </w:rPr>
        <w:instrText>21</w:instrText>
      </w:r>
      <w:r w:rsidR="003602B6">
        <w:rPr>
          <w:rFonts w:hint="eastAsia"/>
        </w:rPr>
        <w:instrText>所大学的</w:instrText>
      </w:r>
      <w:r w:rsidR="003602B6">
        <w:rPr>
          <w:rFonts w:hint="eastAsia"/>
        </w:rPr>
        <w:instrText>1 355</w:instrText>
      </w:r>
      <w:r w:rsidR="003602B6">
        <w:rPr>
          <w:rFonts w:hint="eastAsia"/>
        </w:rPr>
        <w:instrText>名学生，采用自行设计的健康问卷开展横断面调查。</w:instrText>
      </w:r>
      <w:r w:rsidR="003602B6">
        <w:rPr>
          <w:rFonts w:hint="eastAsia"/>
        </w:rPr>
        <w:instrText>&lt;/sec&gt;\n\t\t\t\t&lt;sec&gt;\n\t\t\t\t\t</w:instrText>
      </w:r>
      <w:r w:rsidR="003602B6">
        <w:rPr>
          <w:rFonts w:hint="eastAsia"/>
        </w:rPr>
        <w:instrText>结果</w:instrText>
      </w:r>
      <w:r w:rsidR="003602B6">
        <w:rPr>
          <w:rFonts w:hint="eastAsia"/>
        </w:rPr>
        <w:instrText>\n\t\t\t\t\t</w:instrText>
      </w:r>
      <w:r w:rsidR="003602B6">
        <w:rPr>
          <w:rFonts w:hint="eastAsia"/>
        </w:rPr>
        <w:instrText>青少年的性与生殖健康知识及格率仅为</w:instrText>
      </w:r>
      <w:r w:rsidR="003602B6">
        <w:rPr>
          <w:rFonts w:hint="eastAsia"/>
        </w:rPr>
        <w:instrText>53.28 %</w:instrText>
      </w:r>
      <w:r w:rsidR="003602B6">
        <w:rPr>
          <w:rFonts w:hint="eastAsia"/>
        </w:rPr>
        <w:instrText>。青少年的性观念和性行为开放，仅有</w:instrText>
      </w:r>
      <w:r w:rsidR="003602B6">
        <w:rPr>
          <w:rFonts w:hint="eastAsia"/>
        </w:rPr>
        <w:instrText>25.98 %</w:instrText>
      </w:r>
      <w:r w:rsidR="003602B6">
        <w:rPr>
          <w:rFonts w:hint="eastAsia"/>
        </w:rPr>
        <w:instrText>（</w:instrText>
      </w:r>
      <w:r w:rsidR="003602B6">
        <w:rPr>
          <w:rFonts w:hint="eastAsia"/>
        </w:rPr>
        <w:instrText>352/1 355</w:instrText>
      </w:r>
      <w:r w:rsidR="003602B6">
        <w:rPr>
          <w:rFonts w:hint="eastAsia"/>
        </w:rPr>
        <w:instrText>）的青少年认为婚前不应该有性行为，</w:instrText>
      </w:r>
      <w:r w:rsidR="003602B6">
        <w:rPr>
          <w:rFonts w:hint="eastAsia"/>
        </w:rPr>
        <w:instrText>8.98 %</w:instrText>
      </w:r>
      <w:r w:rsidR="003602B6">
        <w:rPr>
          <w:rFonts w:hint="eastAsia"/>
        </w:rPr>
        <w:instrText>（</w:instrText>
      </w:r>
      <w:r w:rsidR="003602B6">
        <w:rPr>
          <w:rFonts w:hint="eastAsia"/>
        </w:rPr>
        <w:instrText>52/579</w:instrText>
      </w:r>
      <w:r w:rsidR="003602B6">
        <w:rPr>
          <w:rFonts w:hint="eastAsia"/>
        </w:rPr>
        <w:instrText>）的未成年组学生、</w:instrText>
      </w:r>
      <w:r w:rsidR="003602B6">
        <w:rPr>
          <w:rFonts w:hint="eastAsia"/>
        </w:rPr>
        <w:instrText>10.85 %</w:instrText>
      </w:r>
      <w:r w:rsidR="003602B6">
        <w:rPr>
          <w:rFonts w:hint="eastAsia"/>
        </w:rPr>
        <w:instrText>（</w:instrText>
      </w:r>
      <w:r w:rsidR="003602B6">
        <w:rPr>
          <w:rFonts w:hint="eastAsia"/>
        </w:rPr>
        <w:instrText>83/765</w:instrText>
      </w:r>
      <w:r w:rsidR="003602B6">
        <w:rPr>
          <w:rFonts w:hint="eastAsia"/>
        </w:rPr>
        <w:instrText>）的高中生及</w:instrText>
      </w:r>
      <w:r w:rsidR="003602B6">
        <w:rPr>
          <w:rFonts w:hint="eastAsia"/>
        </w:rPr>
        <w:instrText>26.61 %</w:instrText>
      </w:r>
      <w:r w:rsidR="003602B6">
        <w:rPr>
          <w:rFonts w:hint="eastAsia"/>
        </w:rPr>
        <w:instrText>（</w:instrText>
      </w:r>
      <w:r w:rsidR="003602B6">
        <w:rPr>
          <w:rFonts w:hint="eastAsia"/>
        </w:rPr>
        <w:instrText>157/590</w:instrText>
      </w:r>
      <w:r w:rsidR="003602B6">
        <w:rPr>
          <w:rFonts w:hint="eastAsia"/>
        </w:rPr>
        <w:instrText>）的大学生有过性经历；过去</w:instrText>
      </w:r>
      <w:r w:rsidR="003602B6">
        <w:rPr>
          <w:rFonts w:hint="eastAsia"/>
        </w:rPr>
        <w:instrText>1</w:instrText>
      </w:r>
      <w:r w:rsidR="003602B6">
        <w:rPr>
          <w:rFonts w:hint="eastAsia"/>
        </w:rPr>
        <w:instrText>年内，高中生发生酒后性行为和“约炮”行为的比例均显著高于大学生（</w:instrText>
      </w:r>
      <w:r w:rsidR="003602B6">
        <w:rPr>
          <w:rFonts w:hint="eastAsia"/>
        </w:rPr>
        <w:instrText>&lt;i&gt;</w:instrText>
      </w:r>
      <w:r w:rsidR="003602B6">
        <w:rPr>
          <w:rFonts w:hint="eastAsia"/>
        </w:rPr>
        <w:instrText>χ</w:instrText>
      </w:r>
      <w:r w:rsidR="003602B6">
        <w:rPr>
          <w:rFonts w:hint="eastAsia"/>
        </w:rPr>
        <w:instrText>&lt;/i&gt;&lt;sup&gt;2&lt;/sup&gt; = 7.888 4</w:instrText>
      </w:r>
      <w:r w:rsidR="003602B6">
        <w:rPr>
          <w:rFonts w:hint="eastAsia"/>
        </w:rPr>
        <w:instrText>、</w:instrText>
      </w:r>
      <w:r w:rsidR="003602B6">
        <w:rPr>
          <w:rFonts w:hint="eastAsia"/>
        </w:rPr>
        <w:instrText>10.382 7</w:instrText>
      </w:r>
      <w:r w:rsidR="003602B6">
        <w:rPr>
          <w:rFonts w:hint="eastAsia"/>
        </w:rPr>
        <w:instrText>，均</w:instrText>
      </w:r>
      <w:r w:rsidR="003602B6">
        <w:rPr>
          <w:rFonts w:hint="eastAsia"/>
        </w:rPr>
        <w:instrText>&lt;i&gt;P&lt;/i&gt; &lt; 0.05</w:instrText>
      </w:r>
      <w:r w:rsidR="003602B6">
        <w:rPr>
          <w:rFonts w:hint="eastAsia"/>
        </w:rPr>
        <w:instrText>）；男性有性行为、看色情作品经历的比例均显著高于女性（</w:instrText>
      </w:r>
      <w:r w:rsidR="003602B6">
        <w:rPr>
          <w:rFonts w:hint="eastAsia"/>
        </w:rPr>
        <w:instrText xml:space="preserve"> &lt;i&gt;</w:instrText>
      </w:r>
      <w:r w:rsidR="003602B6">
        <w:rPr>
          <w:rFonts w:hint="eastAsia"/>
        </w:rPr>
        <w:instrText>χ</w:instrText>
      </w:r>
      <w:r w:rsidR="003602B6">
        <w:rPr>
          <w:rFonts w:hint="eastAsia"/>
        </w:rPr>
        <w:instrText>&lt;/i&gt;&lt;sup&gt;2&lt;/sup&gt; = 34.529 2</w:instrText>
      </w:r>
      <w:r w:rsidR="003602B6">
        <w:rPr>
          <w:rFonts w:hint="eastAsia"/>
        </w:rPr>
        <w:instrText>、</w:instrText>
      </w:r>
      <w:r w:rsidR="003602B6">
        <w:rPr>
          <w:rFonts w:hint="eastAsia"/>
        </w:rPr>
        <w:instrText>237.760</w:instrText>
      </w:r>
      <w:r w:rsidR="003602B6">
        <w:rPr>
          <w:rFonts w:hint="eastAsia"/>
        </w:rPr>
        <w:instrText>，均</w:instrText>
      </w:r>
      <w:r w:rsidR="003602B6">
        <w:rPr>
          <w:rFonts w:hint="eastAsia"/>
        </w:rPr>
        <w:instrText>&lt;i&gt;P&lt;/i&gt; &lt; 0.001</w:instrText>
      </w:r>
      <w:r w:rsidR="003602B6">
        <w:rPr>
          <w:rFonts w:hint="eastAsia"/>
        </w:rPr>
        <w:instrText>）。在校期间没有学习过关于艾滋病、孕产与性传播疾病和生理健康知识的青少年分别占</w:instrText>
      </w:r>
      <w:r w:rsidR="003602B6">
        <w:rPr>
          <w:rFonts w:hint="eastAsia"/>
        </w:rPr>
        <w:instrText>36.16 %</w:instrText>
      </w:r>
      <w:r w:rsidR="003602B6">
        <w:rPr>
          <w:rFonts w:hint="eastAsia"/>
        </w:rPr>
        <w:instrText>（</w:instrText>
      </w:r>
      <w:r w:rsidR="003602B6">
        <w:rPr>
          <w:rFonts w:hint="eastAsia"/>
        </w:rPr>
        <w:instrText>490/1 355</w:instrText>
      </w:r>
      <w:r w:rsidR="003602B6">
        <w:rPr>
          <w:rFonts w:hint="eastAsia"/>
        </w:rPr>
        <w:instrText>）、</w:instrText>
      </w:r>
      <w:r w:rsidR="003602B6">
        <w:rPr>
          <w:rFonts w:hint="eastAsia"/>
        </w:rPr>
        <w:instrText>70.26 %</w:instrText>
      </w:r>
      <w:r w:rsidR="003602B6">
        <w:rPr>
          <w:rFonts w:hint="eastAsia"/>
        </w:rPr>
        <w:instrText>（</w:instrText>
      </w:r>
      <w:r w:rsidR="003602B6">
        <w:rPr>
          <w:rFonts w:hint="eastAsia"/>
        </w:rPr>
        <w:instrText>952/1 355</w:instrText>
      </w:r>
      <w:r w:rsidR="003602B6">
        <w:rPr>
          <w:rFonts w:hint="eastAsia"/>
        </w:rPr>
        <w:instrText>）、</w:instrText>
      </w:r>
      <w:r w:rsidR="003602B6">
        <w:rPr>
          <w:rFonts w:hint="eastAsia"/>
        </w:rPr>
        <w:instrText>39.78 %</w:instrText>
      </w:r>
      <w:r w:rsidR="003602B6">
        <w:rPr>
          <w:rFonts w:hint="eastAsia"/>
        </w:rPr>
        <w:instrText>（</w:instrText>
      </w:r>
      <w:r w:rsidR="003602B6">
        <w:rPr>
          <w:rFonts w:hint="eastAsia"/>
        </w:rPr>
        <w:instrText>539/1 355</w:instrText>
      </w:r>
      <w:r w:rsidR="003602B6">
        <w:rPr>
          <w:rFonts w:hint="eastAsia"/>
        </w:rPr>
        <w:instrText>）。</w:instrText>
      </w:r>
      <w:r w:rsidR="003602B6">
        <w:rPr>
          <w:rFonts w:hint="eastAsia"/>
        </w:rPr>
        <w:instrText>&lt;/sec&gt;\n\t\t\t\t&lt;sec&gt;\n\t\t\t\t\t</w:instrText>
      </w:r>
      <w:r w:rsidR="003602B6">
        <w:rPr>
          <w:rFonts w:hint="eastAsia"/>
        </w:rPr>
        <w:instrText>结论</w:instrText>
      </w:r>
      <w:r w:rsidR="003602B6">
        <w:rPr>
          <w:rFonts w:hint="eastAsia"/>
        </w:rPr>
        <w:instrText>\n\t\t\t\t\t</w:instrText>
      </w:r>
      <w:r w:rsidR="003602B6">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3602B6">
        <w:rPr>
          <w:rFonts w:hint="eastAsia"/>
        </w:rPr>
        <w:instrText>&lt;/sec&gt;","container-title":"</w:instrText>
      </w:r>
      <w:r w:rsidR="003602B6">
        <w:rPr>
          <w:rFonts w:hint="eastAsia"/>
        </w:rPr>
        <w:instrText>中国公共卫生</w:instrText>
      </w:r>
      <w:r w:rsidR="003602B6">
        <w:rPr>
          <w:rFonts w:hint="eastAsia"/>
        </w:rPr>
        <w:instrText>","DOI":"10.11847/zgggws1124531","language":"cn","license":"http://creativecommons.org/licenses/by/3.0/","note":"DOI: 10.11847/zgggws1124531","page":"1330-1338","publisher":"</w:instrText>
      </w:r>
      <w:r w:rsidR="003602B6">
        <w:rPr>
          <w:rFonts w:hint="eastAsia"/>
        </w:rPr>
        <w:instrText>中国公共卫生</w:instrText>
      </w:r>
      <w:r w:rsidR="003602B6">
        <w:rPr>
          <w:rFonts w:hint="eastAsia"/>
        </w:rPr>
        <w:instrText>","title":"</w:instrText>
      </w:r>
      <w:r w:rsidR="003602B6">
        <w:rPr>
          <w:rFonts w:hint="eastAsia"/>
        </w:rPr>
        <w:instrText>中国</w:instrText>
      </w:r>
      <w:r w:rsidR="003602B6">
        <w:rPr>
          <w:rFonts w:hint="eastAsia"/>
        </w:rPr>
        <w:instrText>11</w:instrText>
      </w:r>
      <w:r w:rsidR="003602B6">
        <w:rPr>
          <w:rFonts w:hint="eastAsia"/>
        </w:rPr>
        <w:instrText>省市青少年性与生殖健康知识、态度及行为调查</w:instrText>
      </w:r>
      <w:r w:rsidR="003602B6">
        <w:rPr>
          <w:rFonts w:hint="eastAsia"/>
        </w:rPr>
        <w:instrText>","volume":"35(10)","author":[{"family":"</w:instrText>
      </w:r>
      <w:r w:rsidR="003602B6">
        <w:rPr>
          <w:rFonts w:hint="eastAsia"/>
        </w:rPr>
        <w:instrText>赵芮</w:instrText>
      </w:r>
      <w:r w:rsidR="003602B6">
        <w:rPr>
          <w:rFonts w:hint="eastAsia"/>
        </w:rPr>
        <w:instrText>","given":""},{"family":"</w:instrText>
      </w:r>
      <w:r w:rsidR="003602B6">
        <w:rPr>
          <w:rFonts w:hint="eastAsia"/>
        </w:rPr>
        <w:instrText>张磊</w:instrText>
      </w:r>
      <w:r w:rsidR="003602B6">
        <w:rPr>
          <w:rFonts w:hint="eastAsia"/>
        </w:rPr>
        <w:instrText>","given":""},{"family":"</w:instrText>
      </w:r>
      <w:r w:rsidR="003602B6">
        <w:rPr>
          <w:rFonts w:hint="eastAsia"/>
        </w:rPr>
        <w:instrText>富晓星</w:instrText>
      </w:r>
      <w:r w:rsidR="003602B6">
        <w:rPr>
          <w:rFonts w:hint="eastAsia"/>
        </w:rPr>
        <w:instrText>","given":""},{"family":"</w:instrText>
      </w:r>
      <w:r w:rsidR="003602B6">
        <w:rPr>
          <w:rFonts w:hint="eastAsia"/>
        </w:rPr>
        <w:instrText>苏春艳</w:instrText>
      </w:r>
      <w:r w:rsidR="003602B6">
        <w:rPr>
          <w:rFonts w:hint="eastAsia"/>
        </w:rPr>
        <w:instrText>","given":""},{"family":"</w:instrText>
      </w:r>
      <w:r w:rsidR="003602B6">
        <w:rPr>
          <w:rFonts w:hint="eastAsia"/>
        </w:rPr>
        <w:instrText>张玉萍</w:instrText>
      </w:r>
      <w:r w:rsidR="003602B6">
        <w:rPr>
          <w:rFonts w:hint="eastAsia"/>
        </w:rPr>
        <w:instrText>","given":""}],"issued":{"dat</w:instrText>
      </w:r>
      <w:r w:rsidR="003602B6">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3602B6">
        <w:instrText xml:space="preserve"> ADDIN ZOTERO_ITEM CSL_CITATION {"citationID":"EOJnZzvO","properties":{"unsorted":false,"formattedCitation":"\\super [5]\\nosupersub{}","plainCitation":"[5]","noteIndex":0},"citationItems":[{"id":816,"uris":["http://zotero.org/users/15209510/items/F3GNTF8</w:instrText>
      </w:r>
      <w:r w:rsidR="003602B6">
        <w:rPr>
          <w:rFonts w:hint="eastAsia"/>
        </w:rPr>
        <w:instrText>U"],"itemData":{"id":816,"type":"article-journal","abstract":"</w:instrText>
      </w:r>
      <w:r w:rsidR="003602B6">
        <w:rPr>
          <w:rFonts w:hint="eastAsia"/>
        </w:rPr>
        <w:instrText>目的：分析青少年生殖健康知识与行为的相关性。方法：选取</w:instrText>
      </w:r>
      <w:r w:rsidR="003602B6">
        <w:rPr>
          <w:rFonts w:hint="eastAsia"/>
        </w:rPr>
        <w:instrText>2024</w:instrText>
      </w:r>
      <w:r w:rsidR="003602B6">
        <w:rPr>
          <w:rFonts w:hint="eastAsia"/>
        </w:rPr>
        <w:instrText>年</w:instrText>
      </w:r>
      <w:r w:rsidR="003602B6">
        <w:rPr>
          <w:rFonts w:hint="eastAsia"/>
        </w:rPr>
        <w:instrText>1</w:instrText>
      </w:r>
      <w:r w:rsidR="003602B6">
        <w:rPr>
          <w:rFonts w:hint="eastAsia"/>
        </w:rPr>
        <w:instrText>月</w:instrText>
      </w:r>
      <w:r w:rsidR="003602B6">
        <w:rPr>
          <w:rFonts w:hint="eastAsia"/>
        </w:rPr>
        <w:instrText>-2024</w:instrText>
      </w:r>
      <w:r w:rsidR="003602B6">
        <w:rPr>
          <w:rFonts w:hint="eastAsia"/>
        </w:rPr>
        <w:instrText>年</w:instrText>
      </w:r>
      <w:r w:rsidR="003602B6">
        <w:rPr>
          <w:rFonts w:hint="eastAsia"/>
        </w:rPr>
        <w:instrText>12</w:instrText>
      </w:r>
      <w:r w:rsidR="003602B6">
        <w:rPr>
          <w:rFonts w:hint="eastAsia"/>
        </w:rPr>
        <w:instrText>月</w:instrText>
      </w:r>
      <w:r w:rsidR="003602B6">
        <w:rPr>
          <w:rFonts w:hint="eastAsia"/>
        </w:rPr>
        <w:instrText>200</w:instrText>
      </w:r>
      <w:r w:rsidR="003602B6">
        <w:rPr>
          <w:rFonts w:hint="eastAsia"/>
        </w:rPr>
        <w:instrText>名青少年进行生殖健康知识以及性行为匿名问卷调查</w:instrText>
      </w:r>
      <w:r w:rsidR="003602B6">
        <w:rPr>
          <w:rFonts w:hint="eastAsia"/>
        </w:rPr>
        <w:instrText>,</w:instrText>
      </w:r>
      <w:r w:rsidR="003602B6">
        <w:rPr>
          <w:rFonts w:hint="eastAsia"/>
        </w:rPr>
        <w:instrText>根据生殖健康知识调查结果分为观察组</w:instrText>
      </w:r>
      <w:r w:rsidR="003602B6">
        <w:rPr>
          <w:rFonts w:hint="eastAsia"/>
        </w:rPr>
        <w:instrText>90</w:instrText>
      </w:r>
      <w:r w:rsidR="003602B6">
        <w:rPr>
          <w:rFonts w:hint="eastAsia"/>
        </w:rPr>
        <w:instrText>例</w:instrText>
      </w:r>
      <w:r w:rsidR="003602B6">
        <w:rPr>
          <w:rFonts w:hint="eastAsia"/>
        </w:rPr>
        <w:instrText>(</w:instrText>
      </w:r>
      <w:r w:rsidR="003602B6">
        <w:rPr>
          <w:rFonts w:hint="eastAsia"/>
        </w:rPr>
        <w:instrText>生殖健康知识评分＜</w:instrText>
      </w:r>
      <w:r w:rsidR="003602B6">
        <w:rPr>
          <w:rFonts w:hint="eastAsia"/>
        </w:rPr>
        <w:instrText>60</w:instrText>
      </w:r>
      <w:r w:rsidR="003602B6">
        <w:rPr>
          <w:rFonts w:hint="eastAsia"/>
        </w:rPr>
        <w:instrText>分</w:instrText>
      </w:r>
      <w:r w:rsidR="003602B6">
        <w:rPr>
          <w:rFonts w:hint="eastAsia"/>
        </w:rPr>
        <w:instrText>)</w:instrText>
      </w:r>
      <w:r w:rsidR="003602B6">
        <w:rPr>
          <w:rFonts w:hint="eastAsia"/>
        </w:rPr>
        <w:instrText>与对照组</w:instrText>
      </w:r>
      <w:r w:rsidR="003602B6">
        <w:rPr>
          <w:rFonts w:hint="eastAsia"/>
        </w:rPr>
        <w:instrText>110</w:instrText>
      </w:r>
      <w:r w:rsidR="003602B6">
        <w:rPr>
          <w:rFonts w:hint="eastAsia"/>
        </w:rPr>
        <w:instrText>例</w:instrText>
      </w:r>
      <w:r w:rsidR="003602B6">
        <w:rPr>
          <w:rFonts w:hint="eastAsia"/>
        </w:rPr>
        <w:instrText>(</w:instrText>
      </w:r>
      <w:r w:rsidR="003602B6">
        <w:rPr>
          <w:rFonts w:hint="eastAsia"/>
        </w:rPr>
        <w:instrText>生殖健康知识评分≥</w:instrText>
      </w:r>
      <w:r w:rsidR="003602B6">
        <w:rPr>
          <w:rFonts w:hint="eastAsia"/>
        </w:rPr>
        <w:instrText>60</w:instrText>
      </w:r>
      <w:r w:rsidR="003602B6">
        <w:rPr>
          <w:rFonts w:hint="eastAsia"/>
        </w:rPr>
        <w:instrText>分</w:instrText>
      </w:r>
      <w:r w:rsidR="003602B6">
        <w:rPr>
          <w:rFonts w:hint="eastAsia"/>
        </w:rPr>
        <w:instrText>),</w:instrText>
      </w:r>
      <w:r w:rsidR="003602B6">
        <w:rPr>
          <w:rFonts w:hint="eastAsia"/>
        </w:rPr>
        <w:instrText>比较两组性行为的差异；并采取</w:instrText>
      </w:r>
      <w:r w:rsidR="003602B6">
        <w:rPr>
          <w:rFonts w:hint="eastAsia"/>
        </w:rPr>
        <w:instrText>Pearson</w:instrText>
      </w:r>
      <w:r w:rsidR="003602B6">
        <w:rPr>
          <w:rFonts w:hint="eastAsia"/>
        </w:rPr>
        <w:instrText>法分析青少年生殖健康知识知晓程度与高危性行为的相关性；对观察组患者进行针对性健康宣教</w:instrText>
      </w:r>
      <w:r w:rsidR="003602B6">
        <w:rPr>
          <w:rFonts w:hint="eastAsia"/>
        </w:rPr>
        <w:instrText>,</w:instrText>
      </w:r>
      <w:r w:rsidR="003602B6">
        <w:rPr>
          <w:rFonts w:hint="eastAsia"/>
        </w:rPr>
        <w:instrText>比较观察组干预前后生殖健康知识评分的变化。结果：两组在首次性行为时间＜</w:instrText>
      </w:r>
      <w:r w:rsidR="003602B6">
        <w:rPr>
          <w:rFonts w:hint="eastAsia"/>
        </w:rPr>
        <w:instrText>13</w:instrText>
      </w:r>
      <w:r w:rsidR="003602B6">
        <w:rPr>
          <w:rFonts w:hint="eastAsia"/>
        </w:rPr>
        <w:instrText>岁、性生活未采取避孕措施、多个性伴侣等方面的差异有意义</w:instrText>
      </w:r>
      <w:r w:rsidR="003602B6">
        <w:rPr>
          <w:rFonts w:hint="eastAsia"/>
        </w:rPr>
        <w:instrText>(P</w:instrText>
      </w:r>
      <w:r w:rsidR="003602B6">
        <w:rPr>
          <w:rFonts w:hint="eastAsia"/>
        </w:rPr>
        <w:instrText>＜</w:instrText>
      </w:r>
      <w:r w:rsidR="003602B6">
        <w:rPr>
          <w:rFonts w:hint="eastAsia"/>
        </w:rPr>
        <w:instrText>0.05)</w:instrText>
      </w:r>
      <w:r w:rsidR="003602B6">
        <w:rPr>
          <w:rFonts w:hint="eastAsia"/>
        </w:rPr>
        <w:instrText>；</w:instrText>
      </w:r>
      <w:r w:rsidR="003602B6">
        <w:rPr>
          <w:rFonts w:hint="eastAsia"/>
        </w:rPr>
        <w:instrText>Pearson</w:instrText>
      </w:r>
      <w:r w:rsidR="003602B6">
        <w:rPr>
          <w:rFonts w:hint="eastAsia"/>
        </w:rPr>
        <w:instrText>法分析青少年生殖健康知识知晓程度与高危性行为存在正相关性</w:instrText>
      </w:r>
      <w:r w:rsidR="003602B6">
        <w:rPr>
          <w:rFonts w:hint="eastAsia"/>
        </w:rPr>
        <w:instrText>(P</w:instrText>
      </w:r>
      <w:r w:rsidR="003602B6">
        <w:rPr>
          <w:rFonts w:hint="eastAsia"/>
        </w:rPr>
        <w:instrText>＜</w:instrText>
      </w:r>
      <w:r w:rsidR="003602B6">
        <w:rPr>
          <w:rFonts w:hint="eastAsia"/>
        </w:rPr>
        <w:instrText>0.05)</w:instrText>
      </w:r>
      <w:r w:rsidR="003602B6">
        <w:rPr>
          <w:rFonts w:hint="eastAsia"/>
        </w:rPr>
        <w:instrText>；观察组干预后生殖健康知识评分高于干预前</w:instrText>
      </w:r>
      <w:r w:rsidR="003602B6">
        <w:rPr>
          <w:rFonts w:hint="eastAsia"/>
        </w:rPr>
        <w:instrText>,</w:instrText>
      </w:r>
      <w:r w:rsidR="003602B6">
        <w:rPr>
          <w:rFonts w:hint="eastAsia"/>
        </w:rPr>
        <w:instrText>差异有意义</w:instrText>
      </w:r>
      <w:r w:rsidR="003602B6">
        <w:rPr>
          <w:rFonts w:hint="eastAsia"/>
        </w:rPr>
        <w:instrText>(P</w:instrText>
      </w:r>
      <w:r w:rsidR="003602B6">
        <w:rPr>
          <w:rFonts w:hint="eastAsia"/>
        </w:rPr>
        <w:instrText>＜</w:instrText>
      </w:r>
      <w:r w:rsidR="003602B6">
        <w:rPr>
          <w:rFonts w:hint="eastAsia"/>
        </w:rPr>
        <w:instrText>0.05)</w:instrText>
      </w:r>
      <w:r w:rsidR="003602B6">
        <w:rPr>
          <w:rFonts w:hint="eastAsia"/>
        </w:rPr>
        <w:instrText>。结论：青少年生殖健康知识知晓程度与其高危性行为存在正相关性</w:instrText>
      </w:r>
      <w:r w:rsidR="003602B6">
        <w:rPr>
          <w:rFonts w:hint="eastAsia"/>
        </w:rPr>
        <w:instrText>,</w:instrText>
      </w:r>
      <w:r w:rsidR="003602B6">
        <w:rPr>
          <w:rFonts w:hint="eastAsia"/>
        </w:rPr>
        <w:instrText>需要重视青少年的生殖健康知识科普</w:instrText>
      </w:r>
      <w:r w:rsidR="003602B6">
        <w:rPr>
          <w:rFonts w:hint="eastAsia"/>
        </w:rPr>
        <w:instrText>,</w:instrText>
      </w:r>
      <w:r w:rsidR="003602B6">
        <w:rPr>
          <w:rFonts w:hint="eastAsia"/>
        </w:rPr>
        <w:instrText>督促青少年做好安全防护。</w:instrText>
      </w:r>
      <w:r w:rsidR="003602B6">
        <w:rPr>
          <w:rFonts w:hint="eastAsia"/>
        </w:rPr>
        <w:instrText>","container-title":"</w:instrText>
      </w:r>
      <w:r w:rsidR="003602B6">
        <w:rPr>
          <w:rFonts w:hint="eastAsia"/>
        </w:rPr>
        <w:instrText>基础医学理论研究</w:instrText>
      </w:r>
      <w:r w:rsidR="003602B6">
        <w:rPr>
          <w:rFonts w:hint="eastAsia"/>
        </w:rPr>
        <w:instrText>","DOI":"10.12238/bmtr.v7i1.11779","issue":"1","page":"51","source":"DOI.org (CSL JSON)","title":"</w:instrText>
      </w:r>
      <w:r w:rsidR="003602B6">
        <w:rPr>
          <w:rFonts w:hint="eastAsia"/>
        </w:rPr>
        <w:instrText>青少年生殖健康知识与行为的相关性研究</w:instrText>
      </w:r>
      <w:r w:rsidR="003602B6">
        <w:rPr>
          <w:rFonts w:hint="eastAsia"/>
        </w:rPr>
        <w:instrText>","volume":"7","author":[{"family":"","given":"</w:instrText>
      </w:r>
      <w:r w:rsidR="003602B6">
        <w:rPr>
          <w:rFonts w:hint="eastAsia"/>
        </w:rPr>
        <w:instrText>林超龙</w:instrText>
      </w:r>
      <w:r w:rsidR="003602B6">
        <w:rPr>
          <w:rFonts w:hint="eastAsia"/>
        </w:rPr>
        <w:instrText>"}],"issued":{"date-parts":[["2025"]]}}}],"schema":"https://github.com/citation-style-language/schema/raw/m</w:instrText>
      </w:r>
      <w:r w:rsidR="003602B6">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sidR="003602B6">
        <w:fldChar w:fldCharType="begin"/>
      </w:r>
      <w:r w:rsidR="003602B6">
        <w:instrText xml:space="preserve"> ADDIN ZOTERO_ITEM CSL_CITATION {"citationID":"LXqcLy6x","properties":{"unsorted":false,"formattedCitation":"\\super [11]\\nosupersub{}","plainCitation":"[11]","noteIndex":0},"citationItems":[{"id":811,"uris":["http://zotero.org/users/15209510/items/UWMYUHM8"],"itemData":{"id":811,"type":"article-journal","abstract":"BACKGROUND: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3602B6">
        <w:fldChar w:fldCharType="separate"/>
      </w:r>
      <w:r w:rsidR="003602B6" w:rsidRPr="003602B6">
        <w:rPr>
          <w:rFonts w:cs="Times New Roman"/>
          <w:kern w:val="0"/>
          <w:vertAlign w:val="superscript"/>
        </w:rPr>
        <w:t>[11]</w:t>
      </w:r>
      <w:r w:rsidR="003602B6">
        <w:fldChar w:fldCharType="end"/>
      </w:r>
      <w:r>
        <w:rPr>
          <w:rFonts w:hint="eastAsia"/>
        </w:rPr>
        <w:t>。然而，青少年在线提出的真实问题类型多样，反映出传统教育未能满足的细分需求</w:t>
      </w:r>
      <w:r w:rsidR="003602B6">
        <w:fldChar w:fldCharType="begin"/>
      </w:r>
      <w:r w:rsidR="003602B6">
        <w:instrText xml:space="preserve"> ADDIN ZOTERO_ITEM CSL_CITATION {"citationID":"bHzAyctM","properties":{"unsorted":false,"formattedCitation":"\\super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3602B6">
        <w:fldChar w:fldCharType="separate"/>
      </w:r>
      <w:r w:rsidR="003602B6" w:rsidRPr="003602B6">
        <w:rPr>
          <w:rFonts w:cs="Times New Roman"/>
          <w:kern w:val="0"/>
          <w:vertAlign w:val="superscript"/>
        </w:rPr>
        <w:t>[12]</w:t>
      </w:r>
      <w:r w:rsidR="003602B6">
        <w:fldChar w:fldCharType="end"/>
      </w:r>
      <w:r>
        <w:rPr>
          <w:rFonts w:hint="eastAsia"/>
        </w:rPr>
        <w:t>。</w:t>
      </w:r>
    </w:p>
    <w:p w14:paraId="42413D09" w14:textId="77777777" w:rsidR="00F54B80" w:rsidRDefault="00000000">
      <w:pPr>
        <w:pStyle w:val="3"/>
        <w:spacing w:before="163" w:after="163"/>
        <w:rPr>
          <w:rFonts w:hint="eastAsia"/>
        </w:rPr>
      </w:pPr>
      <w:bookmarkStart w:id="9" w:name="_Toc227982485"/>
      <w:r>
        <w:rPr>
          <w:rFonts w:hint="eastAsia"/>
        </w:rPr>
        <w:t>社交媒体健康传播研究现状</w:t>
      </w:r>
      <w:bookmarkEnd w:id="9"/>
    </w:p>
    <w:p w14:paraId="5BCF5F7B" w14:textId="2703AF83" w:rsidR="00F54B80" w:rsidRDefault="00000000">
      <w:pPr>
        <w:pStyle w:val="altz"/>
        <w:ind w:firstLine="480"/>
      </w:pPr>
      <w:r>
        <w:rPr>
          <w:rFonts w:hint="eastAsia"/>
        </w:rPr>
        <w:t>社交媒体已成为青少年获取健康信息，特别是敏感健康话题的主要渠道</w:t>
      </w:r>
      <w:r w:rsidR="003602B6">
        <w:fldChar w:fldCharType="begin"/>
      </w:r>
      <w:r w:rsidR="003602B6">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w:t>
      </w:r>
      <w:r w:rsidR="003602B6">
        <w:fldChar w:fldCharType="begin"/>
      </w:r>
      <w:r w:rsidR="003602B6">
        <w:instrText xml:space="preserve"> ADDIN ZOTERO_ITEM CSL_CITATION {"citationID":"JTOOz0K7","properties":{"unsorted":false,"formattedCitation":"\\super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，专业人士的参与度严重不足</w:t>
      </w:r>
      <w:r w:rsidR="003602B6">
        <w:fldChar w:fldCharType="begin"/>
      </w:r>
      <w:r w:rsidR="008865EC">
        <w:instrText xml:space="preserve"> ADDIN ZOTERO_ITEM CSL_CITATION {"citationID":"XAMH3ogW","properties":{"unsorted":false,"formattedCitation":"\\super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8865EC">
        <w:rPr>
          <w:rFonts w:hint="eastAsia"/>
        </w:rPr>
        <w:instrText xml:space="preserve">ed (April 2025) on the top 100 comprehensively ranked comprehensive sexuality education videos (N=300 total) retrieved from each platform using the keyword </w:instrText>
      </w:r>
      <w:r w:rsidR="008865EC">
        <w:rPr>
          <w:rFonts w:hint="eastAsia"/>
        </w:rPr>
        <w:instrText>青春期性教育</w:instrText>
      </w:r>
      <w:r w:rsidR="008865EC">
        <w:rPr>
          <w:rFonts w:hint="eastAsia"/>
        </w:rPr>
        <w:instrText xml:space="preserve"> (</w:instrText>
      </w:r>
      <w:r w:rsidR="008865EC">
        <w:rPr>
          <w:rFonts w:hint="eastAsia"/>
        </w:rPr>
        <w:instrText>“</w:instrText>
      </w:r>
      <w:r w:rsidR="008865EC">
        <w:rPr>
          <w:rFonts w:hint="eastAsia"/>
        </w:rPr>
        <w:instrText>adolescent sexuality education</w:instrText>
      </w:r>
      <w:r w:rsidR="008865EC">
        <w:rPr>
          <w:rFonts w:hint="eastAsia"/>
        </w:rPr>
        <w:instrText>”</w:instrText>
      </w:r>
      <w:r w:rsidR="008865EC">
        <w:rPr>
          <w:rFonts w:hint="eastAsia"/>
        </w:rPr>
        <w:instrText>). Videos were assessed using the Global Quality Score, mod</w:instrText>
      </w:r>
      <w:r w:rsidR="008865EC">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8865EC">
        <w:rPr>
          <w:rFonts w:hint="eastAsia"/>
        </w:rPr>
        <w:instrText>β</w:instrText>
      </w:r>
      <w:r w:rsidR="008865EC">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8865EC" w:rsidRPr="008865EC">
        <w:rPr>
          <w:rFonts w:cs="Times New Roman"/>
          <w:kern w:val="0"/>
          <w:vertAlign w:val="superscript"/>
        </w:rPr>
        <w:t>[19]</w:t>
      </w:r>
      <w:r w:rsidR="003602B6">
        <w:fldChar w:fldCharType="end"/>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w:t>
      </w:r>
      <w:r w:rsidR="003602B6">
        <w:rPr>
          <w:rFonts w:hint="eastAsia"/>
        </w:rPr>
        <w:t xml:space="preserve"> </w:t>
      </w:r>
      <w:r w:rsidR="003602B6">
        <w:fldChar w:fldCharType="begin"/>
      </w:r>
      <w:r w:rsidR="00740296">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。尽管如此，社交媒体的互动特性也展现出积极潜力，高质量的科普视频能获得更多积极的用户反馈</w:t>
      </w:r>
      <w:r w:rsidR="003602B6">
        <w:fldChar w:fldCharType="begin"/>
      </w:r>
      <w:r w:rsidR="008865EC">
        <w:instrText xml:space="preserve"> ADDIN ZOTERO_ITEM CSL_CITATION {"citationID":"NoQqnnPS","properties":{"unsorted":false,"formattedCitation":"\\super [20]\\nosupersub{}","plainCitation":"[20]","noteIndex":0},"citationItems":[{"id":77,"uris":["http://zotero.org/users/15209510/items/PNQKC7</w:instrText>
      </w:r>
      <w:r w:rsidR="008865EC">
        <w:rPr>
          <w:rFonts w:hint="eastAsia"/>
        </w:rPr>
        <w:instrText>EK"],"itemData":{"id":77,"type":"article-journal","abstract":"[</w:instrText>
      </w:r>
      <w:r w:rsidR="008865EC">
        <w:rPr>
          <w:rFonts w:hint="eastAsia"/>
        </w:rPr>
        <w:instrText>研究目的</w:instrText>
      </w:r>
      <w:r w:rsidR="008865EC">
        <w:rPr>
          <w:rFonts w:hint="eastAsia"/>
        </w:rPr>
        <w:instrText>]</w:instrText>
      </w:r>
      <w:r w:rsidR="008865EC">
        <w:rPr>
          <w:rFonts w:hint="eastAsia"/>
        </w:rPr>
        <w:instrText>探究健康视频需求主题特征及其对弹幕视频播放影响的组态效应</w:instrText>
      </w:r>
      <w:r w:rsidR="008865EC">
        <w:rPr>
          <w:rFonts w:hint="eastAsia"/>
        </w:rPr>
        <w:instrText>,</w:instrText>
      </w:r>
      <w:r w:rsidR="008865EC">
        <w:rPr>
          <w:rFonts w:hint="eastAsia"/>
        </w:rPr>
        <w:instrText>揭示健康视频弹幕信息行为规律</w:instrText>
      </w:r>
      <w:r w:rsidR="008865EC">
        <w:rPr>
          <w:rFonts w:hint="eastAsia"/>
        </w:rPr>
        <w:instrText>,</w:instrText>
      </w:r>
      <w:r w:rsidR="008865EC">
        <w:rPr>
          <w:rFonts w:hint="eastAsia"/>
        </w:rPr>
        <w:instrText>促进弹幕信息资源优化配置</w:instrText>
      </w:r>
      <w:r w:rsidR="008865EC">
        <w:rPr>
          <w:rFonts w:hint="eastAsia"/>
        </w:rPr>
        <w:instrText>.[</w:instrText>
      </w:r>
      <w:r w:rsidR="008865EC">
        <w:rPr>
          <w:rFonts w:hint="eastAsia"/>
        </w:rPr>
        <w:instrText>研究方法</w:instrText>
      </w:r>
      <w:r w:rsidR="008865EC">
        <w:rPr>
          <w:rFonts w:hint="eastAsia"/>
        </w:rPr>
        <w:instrText>]</w:instrText>
      </w:r>
      <w:r w:rsidR="008865EC">
        <w:rPr>
          <w:rFonts w:hint="eastAsia"/>
        </w:rPr>
        <w:instrText>采集哔哩哔哩视频网站的</w:instrText>
      </w:r>
      <w:r w:rsidR="008865EC">
        <w:rPr>
          <w:rFonts w:hint="eastAsia"/>
        </w:rPr>
        <w:instrText>28470</w:instrText>
      </w:r>
      <w:r w:rsidR="008865EC">
        <w:rPr>
          <w:rFonts w:hint="eastAsia"/>
        </w:rPr>
        <w:instrText>条弹幕</w:instrText>
      </w:r>
      <w:r w:rsidR="008865EC">
        <w:rPr>
          <w:rFonts w:hint="eastAsia"/>
        </w:rPr>
        <w:instrText>,</w:instrText>
      </w:r>
      <w:r w:rsidR="008865EC">
        <w:rPr>
          <w:rFonts w:hint="eastAsia"/>
        </w:rPr>
        <w:instrText>从中提取用户信息需求主题及其网络关系</w:instrText>
      </w:r>
      <w:r w:rsidR="008865EC">
        <w:rPr>
          <w:rFonts w:hint="eastAsia"/>
        </w:rPr>
        <w:instrText>,</w:instrText>
      </w:r>
      <w:r w:rsidR="008865EC">
        <w:rPr>
          <w:rFonts w:hint="eastAsia"/>
        </w:rPr>
        <w:instrText>并采用</w:instrText>
      </w:r>
      <w:r w:rsidR="008865EC">
        <w:rPr>
          <w:rFonts w:hint="eastAsia"/>
        </w:rPr>
        <w:instrText>fsQCA</w:instrText>
      </w:r>
      <w:r w:rsidR="008865EC">
        <w:rPr>
          <w:rFonts w:hint="eastAsia"/>
        </w:rPr>
        <w:instrText>研究健康视频需求主题特征对播放量的影响</w:instrText>
      </w:r>
      <w:r w:rsidR="008865EC">
        <w:rPr>
          <w:rFonts w:hint="eastAsia"/>
        </w:rPr>
        <w:instrText>,</w:instrText>
      </w:r>
      <w:r w:rsidR="008865EC">
        <w:rPr>
          <w:rFonts w:hint="eastAsia"/>
        </w:rPr>
        <w:instrText>识别各影响因素的组态效应</w:instrText>
      </w:r>
      <w:r w:rsidR="008865EC">
        <w:rPr>
          <w:rFonts w:hint="eastAsia"/>
        </w:rPr>
        <w:instrText>.[</w:instrText>
      </w:r>
      <w:r w:rsidR="008865EC">
        <w:rPr>
          <w:rFonts w:hint="eastAsia"/>
        </w:rPr>
        <w:instrText>研究结论</w:instrText>
      </w:r>
      <w:r w:rsidR="008865EC">
        <w:rPr>
          <w:rFonts w:hint="eastAsia"/>
        </w:rPr>
        <w:instrText>]</w:instrText>
      </w:r>
      <w:r w:rsidR="008865EC">
        <w:rPr>
          <w:rFonts w:hint="eastAsia"/>
        </w:rPr>
        <w:instrText>健康视频需求包括</w:instrText>
      </w:r>
      <w:r w:rsidR="008865EC">
        <w:rPr>
          <w:rFonts w:hint="eastAsia"/>
        </w:rPr>
        <w:instrText>3</w:instrText>
      </w:r>
      <w:r w:rsidR="008865EC">
        <w:rPr>
          <w:rFonts w:hint="eastAsia"/>
        </w:rPr>
        <w:instrText>类共</w:instrText>
      </w:r>
      <w:r w:rsidR="008865EC">
        <w:rPr>
          <w:rFonts w:hint="eastAsia"/>
        </w:rPr>
        <w:instrText>8</w:instrText>
      </w:r>
      <w:r w:rsidR="008865EC">
        <w:rPr>
          <w:rFonts w:hint="eastAsia"/>
        </w:rPr>
        <w:instrText>个主题</w:instrText>
      </w:r>
      <w:r w:rsidR="008865EC">
        <w:rPr>
          <w:rFonts w:hint="eastAsia"/>
        </w:rPr>
        <w:instrText>,</w:instrText>
      </w:r>
      <w:r w:rsidR="008865EC">
        <w:rPr>
          <w:rFonts w:hint="eastAsia"/>
        </w:rPr>
        <w:instrText>这些主题特征对视频播放量具有重要影响</w:instrText>
      </w:r>
      <w:r w:rsidR="008865EC">
        <w:rPr>
          <w:rFonts w:hint="eastAsia"/>
        </w:rPr>
        <w:instrText>,</w:instrText>
      </w:r>
      <w:r w:rsidR="008865EC">
        <w:rPr>
          <w:rFonts w:hint="eastAsia"/>
        </w:rPr>
        <w:instrText>共识别出情感需求及其与社交需求组合的</w:instrText>
      </w:r>
      <w:r w:rsidR="008865EC">
        <w:rPr>
          <w:rFonts w:hint="eastAsia"/>
        </w:rPr>
        <w:instrText>2</w:instrText>
      </w:r>
      <w:r w:rsidR="008865EC">
        <w:rPr>
          <w:rFonts w:hint="eastAsia"/>
        </w:rPr>
        <w:instrText>个影响组态</w:instrText>
      </w:r>
      <w:r w:rsidR="008865EC">
        <w:rPr>
          <w:rFonts w:hint="eastAsia"/>
        </w:rPr>
        <w:instrText>.</w:instrText>
      </w:r>
      <w:r w:rsidR="008865EC">
        <w:rPr>
          <w:rFonts w:hint="eastAsia"/>
        </w:rPr>
        <w:instrText>深化认识健康视频需求主题特征及其与视频播放量之间的因果关系</w:instrText>
      </w:r>
      <w:r w:rsidR="008865EC">
        <w:rPr>
          <w:rFonts w:hint="eastAsia"/>
        </w:rPr>
        <w:instrText>,</w:instrText>
      </w:r>
      <w:r w:rsidR="008865EC">
        <w:rPr>
          <w:rFonts w:hint="eastAsia"/>
        </w:rPr>
        <w:instrText>丰富健康视频弹幕信息行为研究</w:instrText>
      </w:r>
      <w:r w:rsidR="008865EC">
        <w:rPr>
          <w:rFonts w:hint="eastAsia"/>
        </w:rPr>
        <w:instrText>,</w:instrText>
      </w:r>
      <w:r w:rsidR="008865EC">
        <w:rPr>
          <w:rFonts w:hint="eastAsia"/>
        </w:rPr>
        <w:instrText>为健康弹幕视频服务提升与有效利用提供指导</w:instrText>
      </w:r>
      <w:r w:rsidR="008865EC">
        <w:rPr>
          <w:rFonts w:hint="eastAsia"/>
        </w:rPr>
        <w:instrText>.","container-title":"</w:instrText>
      </w:r>
      <w:r w:rsidR="008865EC">
        <w:rPr>
          <w:rFonts w:hint="eastAsia"/>
        </w:rPr>
        <w:instrText>情报杂志</w:instrText>
      </w:r>
      <w:r w:rsidR="008865EC">
        <w:rPr>
          <w:rFonts w:hint="eastAsia"/>
        </w:rPr>
        <w:instrText>","DOI":"10.3969/j.issn.1002-1965.2023.04.021","language":"en","page":"148</w:instrText>
      </w:r>
      <w:r w:rsidR="008865EC">
        <w:rPr>
          <w:rFonts w:hint="eastAsia"/>
        </w:rPr>
        <w:instrText>–</w:instrText>
      </w:r>
      <w:r w:rsidR="008865EC">
        <w:rPr>
          <w:rFonts w:hint="eastAsia"/>
        </w:rPr>
        <w:instrText>155","section":"G206","title":"</w:instrText>
      </w:r>
      <w:r w:rsidR="008865EC">
        <w:rPr>
          <w:rFonts w:hint="eastAsia"/>
        </w:rPr>
        <w:instrText>弹幕视角下健康视频需求主题特征及其对视频播放的影响</w:instrText>
      </w:r>
      <w:r w:rsidR="008865EC">
        <w:rPr>
          <w:rFonts w:hint="eastAsia"/>
        </w:rPr>
        <w:instrText>","author":[{"literal":"</w:instrText>
      </w:r>
      <w:r w:rsidR="008865EC">
        <w:rPr>
          <w:rFonts w:hint="eastAsia"/>
        </w:rPr>
        <w:instrText>陈明红</w:instrText>
      </w:r>
      <w:r w:rsidR="008865EC">
        <w:rPr>
          <w:rFonts w:hint="eastAsia"/>
        </w:rPr>
        <w:instrText>"},{"literal":"</w:instrText>
      </w:r>
      <w:r w:rsidR="008865EC">
        <w:rPr>
          <w:rFonts w:hint="eastAsia"/>
        </w:rPr>
        <w:instrText>黄嘉乐</w:instrText>
      </w:r>
      <w:r w:rsidR="008865EC">
        <w:rPr>
          <w:rFonts w:hint="eastAsia"/>
        </w:rPr>
        <w:instrText>"},{"literal":"</w:instrText>
      </w:r>
      <w:r w:rsidR="008865EC">
        <w:rPr>
          <w:rFonts w:hint="eastAsia"/>
        </w:rPr>
        <w:instrText>连晓丽</w:instrText>
      </w:r>
      <w:r w:rsidR="008865EC">
        <w:rPr>
          <w:rFonts w:hint="eastAsia"/>
        </w:rPr>
        <w:instrText xml:space="preserve">"}],"issued":{"date-parts":[["2023",4,18]]}}}],"schema":"https://github.com/citation-style-language/schema/raw/master/csl-citation.json"} </w:instrText>
      </w:r>
      <w:r w:rsidR="003602B6">
        <w:fldChar w:fldCharType="separate"/>
      </w:r>
      <w:r w:rsidR="008865EC" w:rsidRPr="008865EC">
        <w:rPr>
          <w:rFonts w:cs="Times New Roman"/>
          <w:kern w:val="0"/>
          <w:vertAlign w:val="superscript"/>
        </w:rPr>
        <w:t>[20]</w:t>
      </w:r>
      <w:r w:rsidR="003602B6">
        <w:fldChar w:fldCharType="end"/>
      </w:r>
      <w:r>
        <w:rPr>
          <w:rFonts w:hint="eastAsia"/>
        </w:rPr>
        <w:t>，而用户生成内容（</w:t>
      </w:r>
      <w:r>
        <w:rPr>
          <w:rFonts w:hint="eastAsia"/>
        </w:rPr>
        <w:t>UGC</w:t>
      </w:r>
      <w:r>
        <w:rPr>
          <w:rFonts w:hint="eastAsia"/>
        </w:rPr>
        <w:t>）的真实分享有助于相关话题的“去污名化”</w:t>
      </w:r>
      <w:r w:rsidR="003602B6">
        <w:fldChar w:fldCharType="begin"/>
      </w:r>
      <w:r w:rsidR="00740296">
        <w:instrText xml:space="preserve"> ADDIN ZOTERO_ITEM CSL_CITATION {"citationID":"lPzVbieJ","properties":{"unsorted":false,"formattedCitation":"\\super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w:t>
      </w:r>
    </w:p>
    <w:p w14:paraId="29E927F1" w14:textId="77777777" w:rsidR="00F54B80" w:rsidRDefault="00000000">
      <w:pPr>
        <w:pStyle w:val="3"/>
        <w:spacing w:before="163" w:after="163"/>
        <w:rPr>
          <w:rFonts w:hint="eastAsia"/>
        </w:rPr>
      </w:pPr>
      <w:bookmarkStart w:id="10" w:name="_Toc227982486"/>
      <w:r>
        <w:rPr>
          <w:rFonts w:hint="eastAsia"/>
        </w:rPr>
        <w:t>评论文本挖掘与问题分类研究现状</w:t>
      </w:r>
      <w:bookmarkEnd w:id="10"/>
    </w:p>
    <w:p w14:paraId="70AE0145" w14:textId="644CDB7D" w:rsidR="00F54B80" w:rsidRDefault="00000000">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sidR="00A975E0">
        <w:fldChar w:fldCharType="begin"/>
      </w:r>
      <w:r w:rsidR="008865EC">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sidR="00A975E0">
        <w:fldChar w:fldCharType="begin"/>
      </w:r>
      <w:r w:rsidR="00740296">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。此外，主题模型等非监督方法也被用于挖掘用户讨论的潜在主题，例如有研究利用该方法发现了知乎社区中男女性教育关注点的差异</w:t>
      </w:r>
      <w:r w:rsidR="00A975E0">
        <w:fldChar w:fldCharType="begin"/>
      </w:r>
      <w:r w:rsidR="008865EC">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14FA8DB8" w14:textId="77777777" w:rsidR="00F54B80" w:rsidRDefault="00000000">
      <w:pPr>
        <w:pStyle w:val="3"/>
        <w:spacing w:before="163" w:after="163"/>
        <w:rPr>
          <w:rFonts w:hint="eastAsia"/>
        </w:rPr>
      </w:pPr>
      <w:bookmarkStart w:id="11" w:name="_Toc227982487"/>
      <w:r>
        <w:rPr>
          <w:rFonts w:hint="eastAsia"/>
        </w:rPr>
        <w:lastRenderedPageBreak/>
        <w:t>大语言模型在医疗问答中的应用现状</w:t>
      </w:r>
      <w:bookmarkEnd w:id="11"/>
    </w:p>
    <w:p w14:paraId="6B1B8DEE" w14:textId="44C90426" w:rsidR="00F54B80" w:rsidRDefault="00000000">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sidR="00A975E0">
        <w:fldChar w:fldCharType="begin"/>
      </w:r>
      <w:r w:rsidR="008865EC">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Pr>
          <w:rFonts w:hint="eastAsia"/>
        </w:rPr>
        <w:t>LLM</w:t>
      </w:r>
      <w:r>
        <w:rPr>
          <w:rFonts w:hint="eastAsia"/>
        </w:rPr>
        <w:t>的表现甚至在信息质量和共情表达上优于人类医生</w:t>
      </w:r>
      <w:r w:rsidR="00A975E0">
        <w:fldChar w:fldCharType="begin"/>
      </w:r>
      <w:r w:rsidR="008865EC">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8865EC">
        <w:rPr>
          <w:rFonts w:hint="eastAsia"/>
        </w:rPr>
        <w:instrText xml:space="preserve"> significantly higher quality than physician responses (&lt;i&gt;t&lt;/i&gt; = 13.3;&lt;i&gt;P&lt;/i&gt; &amp;lt; .001). The proportion of responses rated as&lt;i&gt;good&lt;/i&gt;or&lt;i&gt;very good&lt;/i&gt;quality (</w:instrText>
      </w:r>
      <w:r w:rsidR="008865EC">
        <w:rPr>
          <w:rFonts w:hint="eastAsia"/>
        </w:rPr>
        <w:instrText>≥</w:instrText>
      </w:r>
      <w:r w:rsidR="008865EC">
        <w:rPr>
          <w:rFonts w:hint="eastAsia"/>
        </w:rPr>
        <w:instrText xml:space="preserve"> 4), for instance, was higher for chatbot than physicians (chatbot: 78.5%, 95% CI, 72.3</w:instrText>
      </w:r>
      <w:r w:rsidR="008865EC">
        <w:instrText>%-84.1%; physicians: 22.1%, 95% CI, 16.4%-28.2%;). This amounted to 3.6 times higher prevalence of&lt;i&gt;good&lt;/i&gt;or&lt;i&gt;very good&lt;/i&gt;quality responses for the chatbot. Chatbot responses were also rated significantly more empathetic than physician responses (&lt;i&gt;</w:instrText>
      </w:r>
      <w:r w:rsidR="008865EC">
        <w:rPr>
          <w:rFonts w:hint="eastAsia"/>
        </w:rPr>
        <w:instrText>t&lt;/i&gt; = 18.9;&lt;i&gt;P&lt;/i&gt; &amp;lt; .001). The proportion of responses rated&lt;i&gt;empathetic&lt;/i&gt;or&lt;i&gt;very empathetic&lt;/i&gt;(</w:instrText>
      </w:r>
      <w:r w:rsidR="008865EC">
        <w:rPr>
          <w:rFonts w:hint="eastAsia"/>
        </w:rPr>
        <w:instrText>≥</w:instrText>
      </w:r>
      <w:r w:rsidR="008865EC">
        <w:rPr>
          <w:rFonts w:hint="eastAsia"/>
        </w:rPr>
        <w:instrText>4) was higher for chatbot than for physicians (physicians: 4.6%, 95% CI, 2.1%-7.7%; chatbot: 45.1%, 95% CI, 38.5%-51.8%; physicians: 4.6%, 95% CI</w:instrText>
      </w:r>
      <w:r w:rsidR="008865EC">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。经过医疗领域专门微调的模型，如谷歌的</w:t>
      </w:r>
      <w:r>
        <w:rPr>
          <w:rFonts w:hint="eastAsia"/>
        </w:rPr>
        <w:t>Med-PaLM 2</w:t>
      </w:r>
      <w:r>
        <w:rPr>
          <w:rFonts w:hint="eastAsia"/>
        </w:rPr>
        <w:t>，其回答准确性已接近专家水平</w:t>
      </w:r>
      <w:r w:rsidR="00A975E0">
        <w:fldChar w:fldCharType="begin"/>
      </w:r>
      <w:r w:rsidR="008865EC">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。针对中文医疗场景，国内也已涌现出性能媲美</w:t>
      </w:r>
      <w:r>
        <w:rPr>
          <w:rFonts w:hint="eastAsia"/>
        </w:rPr>
        <w:t>GPT-4</w:t>
      </w:r>
      <w:r>
        <w:rPr>
          <w:rFonts w:hint="eastAsia"/>
        </w:rPr>
        <w:t>的垂域大模型</w:t>
      </w:r>
      <w:r w:rsidR="00A975E0">
        <w:fldChar w:fldCharType="begin"/>
      </w:r>
      <w:r w:rsidR="00740296">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Pr>
          <w:rFonts w:hint="eastAsia"/>
        </w:rPr>
        <w:t>LLM</w:t>
      </w:r>
      <w:r>
        <w:rPr>
          <w:rFonts w:hint="eastAsia"/>
        </w:rPr>
        <w:t>在准确性、可靠性上取得了巨大进步</w:t>
      </w:r>
      <w:r w:rsidR="00586332">
        <w:fldChar w:fldCharType="begin"/>
      </w:r>
      <w:r w:rsidR="00740296">
        <w:instrText xml:space="preserve"> ADDIN ZOTERO_ITEM CSL_CITATION {"citationID":"TXHphrcB","properties":{"unsorted":false,"formattedCitation":"\\super [34]\\nosupersub{}","plainCitation":"[34]","noteIndex":0},"citationItems":[{"id":868,"uris":["http://zotero.org/users/15209510/items/QQIEQ35G"],"itemData":{"id":868,"type":"article-journal","abstract":"Natural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740296" w:rsidRPr="00740296">
        <w:rPr>
          <w:rFonts w:cs="Times New Roman"/>
          <w:kern w:val="0"/>
          <w:vertAlign w:val="superscript"/>
        </w:rPr>
        <w:t>[34]</w:t>
      </w:r>
      <w:r w:rsidR="00586332">
        <w:fldChar w:fldCharType="end"/>
      </w:r>
      <w:r>
        <w:rPr>
          <w:rFonts w:hint="eastAsia"/>
        </w:rPr>
        <w:t>，但“幻觉”（</w:t>
      </w:r>
      <w:r>
        <w:rPr>
          <w:rFonts w:hint="eastAsia"/>
        </w:rPr>
        <w:t>Hallucination</w:t>
      </w:r>
      <w:r>
        <w:rPr>
          <w:rFonts w:hint="eastAsia"/>
        </w:rPr>
        <w:t>）问题和伦理风险依然是其应用于高风险医疗领域前必须解决的关键挑战</w:t>
      </w:r>
      <w:r w:rsidR="00586332">
        <w:fldChar w:fldCharType="begin"/>
      </w:r>
      <w:r w:rsidR="008865EC">
        <w:instrText xml:space="preserve"> ADDIN ZOTERO_ITEM CSL_CITATION {"citationID":"gNR94hso","properties":{"unsorted":false,"formattedCitation":"\\super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586332">
        <w:fldChar w:fldCharType="separate"/>
      </w:r>
      <w:r w:rsidR="008865EC" w:rsidRPr="008865EC">
        <w:rPr>
          <w:rFonts w:cs="Times New Roman"/>
          <w:kern w:val="0"/>
          <w:vertAlign w:val="superscript"/>
        </w:rPr>
        <w:t>[21]</w:t>
      </w:r>
      <w:r w:rsidR="00586332">
        <w:fldChar w:fldCharType="end"/>
      </w:r>
      <w:r>
        <w:rPr>
          <w:rFonts w:hint="eastAsia"/>
        </w:rPr>
        <w:t>。</w:t>
      </w:r>
    </w:p>
    <w:p w14:paraId="533BB703" w14:textId="77777777" w:rsidR="00F54B80" w:rsidRDefault="00000000">
      <w:pPr>
        <w:pStyle w:val="3"/>
        <w:spacing w:before="163" w:after="163"/>
        <w:rPr>
          <w:rFonts w:hint="eastAsia"/>
        </w:rPr>
      </w:pPr>
      <w:bookmarkStart w:id="12" w:name="_Toc227982488"/>
      <w:r>
        <w:rPr>
          <w:rFonts w:hint="eastAsia"/>
        </w:rPr>
        <w:t>现有研究不足</w:t>
      </w:r>
      <w:bookmarkEnd w:id="12"/>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13" w:name="_Toc227982489"/>
      <w:r>
        <w:rPr>
          <w:rFonts w:hint="eastAsia"/>
        </w:rPr>
        <w:t>研究目标与研究内容</w:t>
      </w:r>
      <w:bookmarkEnd w:id="13"/>
    </w:p>
    <w:p w14:paraId="742C5714" w14:textId="77777777" w:rsidR="00F54B80" w:rsidRDefault="00000000">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54B80" w:rsidRDefault="00000000">
      <w:pPr>
        <w:pStyle w:val="altz"/>
        <w:numPr>
          <w:ilvl w:val="0"/>
          <w:numId w:val="4"/>
        </w:numPr>
        <w:ind w:firstLineChars="0"/>
      </w:pPr>
      <w:commentRangeStart w:id="14"/>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54B80" w:rsidRDefault="00000000">
      <w:pPr>
        <w:pStyle w:val="altz"/>
        <w:numPr>
          <w:ilvl w:val="0"/>
          <w:numId w:val="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54B80" w:rsidRDefault="00000000">
      <w:pPr>
        <w:pStyle w:val="altz"/>
        <w:numPr>
          <w:ilvl w:val="0"/>
          <w:numId w:val="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54B80" w:rsidRDefault="00000000">
      <w:pPr>
        <w:pStyle w:val="altz"/>
        <w:numPr>
          <w:ilvl w:val="0"/>
          <w:numId w:val="4"/>
        </w:numPr>
        <w:ind w:firstLineChars="0"/>
      </w:pPr>
      <w:r>
        <w:rPr>
          <w:rFonts w:hint="eastAsia"/>
        </w:rPr>
        <w:t>模型微调与效果验证：以开源大语言模型为基础，利用所构建的数据集进行领域指令微调，并系统评估微调后模型在特定问答任务上的性能提升。</w:t>
      </w:r>
      <w:commentRangeEnd w:id="14"/>
      <w:r w:rsidR="004A77CC">
        <w:rPr>
          <w:rStyle w:val="afc"/>
          <w:sz w:val="24"/>
          <w:szCs w:val="22"/>
        </w:rPr>
        <w:commentReference w:id="14"/>
      </w:r>
    </w:p>
    <w:p w14:paraId="1D5D218F" w14:textId="77777777" w:rsidR="0071121B" w:rsidRDefault="00000000">
      <w:pPr>
        <w:pStyle w:val="altz"/>
        <w:ind w:firstLine="480"/>
      </w:pPr>
      <w:r>
        <w:rPr>
          <w:rFonts w:hint="eastAsia"/>
        </w:rPr>
        <w:t>为实现上述目标，本研究的主要内容包括</w:t>
      </w:r>
      <w:r w:rsidR="0071121B">
        <w:rPr>
          <w:rFonts w:hint="eastAsia"/>
        </w:rPr>
        <w:t>四个方面。</w:t>
      </w:r>
    </w:p>
    <w:p w14:paraId="611C0C88" w14:textId="77777777" w:rsidR="0071121B" w:rsidRDefault="0071121B">
      <w:pPr>
        <w:pStyle w:val="altz"/>
        <w:ind w:firstLine="480"/>
      </w:pPr>
      <w:r>
        <w:rPr>
          <w:rFonts w:hint="eastAsia"/>
        </w:rPr>
        <w:t>首先是</w:t>
      </w:r>
      <w:r w:rsidR="00000000">
        <w:rPr>
          <w:rFonts w:hint="eastAsia"/>
        </w:rPr>
        <w:t>评论与问题提取</w:t>
      </w:r>
      <w:r>
        <w:rPr>
          <w:rFonts w:hint="eastAsia"/>
        </w:rPr>
        <w:t>。</w:t>
      </w:r>
      <w:r>
        <w:rPr>
          <w:rFonts w:hint="eastAsia"/>
        </w:rPr>
        <w:t>研究将对</w:t>
      </w:r>
      <w:r>
        <w:rPr>
          <w:rFonts w:hint="eastAsia"/>
        </w:rPr>
        <w:t>Bilibili</w:t>
      </w:r>
      <w:r>
        <w:rPr>
          <w:rFonts w:hint="eastAsia"/>
        </w:rPr>
        <w:t>平台上与生殖健康相关的视频评论、弹</w:t>
      </w:r>
      <w:r>
        <w:rPr>
          <w:rFonts w:hint="eastAsia"/>
        </w:rPr>
        <w:lastRenderedPageBreak/>
        <w:t>幕及回复进行系统采集与清洗，并在此基础上建立语义识别与编码机制，从复杂多样的自然语言表达中自动筛选出具有“问题型”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77777777" w:rsidR="0071121B" w:rsidRDefault="0071121B">
      <w:pPr>
        <w:pStyle w:val="altz"/>
        <w:ind w:firstLine="480"/>
      </w:pPr>
      <w:r>
        <w:rPr>
          <w:rFonts w:hint="eastAsia"/>
        </w:rPr>
        <w:t>第三是</w:t>
      </w:r>
      <w:r w:rsidR="00000000">
        <w:rPr>
          <w:rFonts w:hint="eastAsia"/>
        </w:rPr>
        <w:t>问题规范化与问答对生成</w:t>
      </w:r>
      <w:r>
        <w:rPr>
          <w:rFonts w:hint="eastAsia"/>
        </w:rPr>
        <w:t>。</w:t>
      </w:r>
      <w:r w:rsidRPr="0071121B">
        <w:t>在分类结果的支撑下，研究将借助大语言模型对用户所提出的问题进行正式化与科学化改写，使其更加规范、清晰和符合教育传播的语境。同时，利用大语言模型生成与优化对应答案，形成问题</w:t>
      </w:r>
      <w:r w:rsidRPr="0071121B">
        <w:t>—</w:t>
      </w:r>
      <w:r w:rsidRPr="0071121B">
        <w:t>答案（</w:t>
      </w:r>
      <w:r w:rsidRPr="0071121B">
        <w:t>Q&amp;A</w:t>
      </w:r>
      <w:r w:rsidRPr="0071121B">
        <w:t>）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t>最后是</w:t>
      </w:r>
      <w:r w:rsidR="00000000">
        <w:rPr>
          <w:rFonts w:hint="eastAsia"/>
        </w:rPr>
        <w:t>模型的微调与多维度效果评估。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000000">
      <w:pPr>
        <w:pStyle w:val="2"/>
        <w:spacing w:before="163" w:after="163"/>
        <w:rPr>
          <w:rFonts w:hint="eastAsia"/>
        </w:rPr>
      </w:pPr>
      <w:bookmarkStart w:id="15" w:name="_Toc227982490"/>
      <w:r>
        <w:rPr>
          <w:rFonts w:hint="eastAsia"/>
        </w:rPr>
        <w:t>研究思路与</w:t>
      </w:r>
      <w:commentRangeStart w:id="16"/>
      <w:r>
        <w:rPr>
          <w:rFonts w:hint="eastAsia"/>
        </w:rPr>
        <w:t>技术路线</w:t>
      </w:r>
      <w:bookmarkEnd w:id="15"/>
      <w:commentRangeEnd w:id="16"/>
      <w:r w:rsidR="004A77CC">
        <w:rPr>
          <w:rStyle w:val="afc"/>
          <w:rFonts w:hint="eastAsia"/>
          <w:sz w:val="28"/>
          <w:szCs w:val="40"/>
        </w:rPr>
        <w:commentReference w:id="16"/>
      </w:r>
    </w:p>
    <w:p w14:paraId="3A789AA2" w14:textId="5CC3EEF1" w:rsidR="00F54B80" w:rsidRDefault="00000000">
      <w:pPr>
        <w:pStyle w:val="altz"/>
        <w:ind w:firstLine="480"/>
      </w:pPr>
      <w:r>
        <w:rPr>
          <w:rFonts w:hint="eastAsia"/>
        </w:rPr>
        <w:t>本研究将采用一条完整的技术路线。首先，通过数据采集，利用分布式爬虫技术获取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63B2867D" w:rsidR="00F54B80" w:rsidRDefault="0071121B">
      <w:pPr>
        <w:pStyle w:val="2"/>
        <w:spacing w:before="163" w:after="163"/>
        <w:rPr>
          <w:rFonts w:hint="eastAsia"/>
        </w:rPr>
      </w:pPr>
      <w:bookmarkStart w:id="17" w:name="_Toc227982491"/>
      <w:r>
        <w:rPr>
          <w:noProof/>
        </w:rPr>
        <w:lastRenderedPageBreak/>
        <mc:AlternateContent>
          <mc:Choice Requires="wps">
            <w:drawing>
              <wp:anchor distT="0" distB="0" distL="114300" distR="114300" simplePos="0" relativeHeight="251692032" behindDoc="0" locked="0" layoutInCell="1" allowOverlap="1" wp14:anchorId="4A3028D1" wp14:editId="4E4785A0">
                <wp:simplePos x="0" y="0"/>
                <wp:positionH relativeFrom="margin">
                  <wp:align>left</wp:align>
                </wp:positionH>
                <wp:positionV relativeFrom="paragraph">
                  <wp:posOffset>653415</wp:posOffset>
                </wp:positionV>
                <wp:extent cx="5727700" cy="635"/>
                <wp:effectExtent l="0" t="0" r="6350" b="0"/>
                <wp:wrapTopAndBottom/>
                <wp:docPr id="124057996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6317DA" w14:textId="1C6571E8" w:rsidR="00791ABA" w:rsidRPr="009A6836" w:rsidRDefault="00791ABA" w:rsidP="00791ABA">
                            <w:pPr>
                              <w:pStyle w:val="aff8"/>
                              <w:spacing w:before="163" w:after="326"/>
                              <w:rPr>
                                <w:rFonts w:hint="eastAsia"/>
                                <w:sz w:val="24"/>
                                <w:szCs w:val="22"/>
                              </w:rPr>
                            </w:pPr>
                            <w:r>
                              <w:rPr>
                                <w:rFonts w:hint="eastAsia"/>
                              </w:rPr>
                              <w:t xml:space="preserve"> </w:t>
                            </w:r>
                            <w:bookmarkStart w:id="18" w:name="_Toc227985516"/>
                            <w:bookmarkStart w:id="19" w:name="_Toc227985566"/>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3028D1" id="_x0000_t202" coordsize="21600,21600" o:spt="202" path="m,l,21600r21600,l21600,xe">
                <v:stroke joinstyle="miter"/>
                <v:path gradientshapeok="t" o:connecttype="rect"/>
              </v:shapetype>
              <v:shape id="文本框 1" o:spid="_x0000_s1026" type="#_x0000_t202" style="position:absolute;left:0;text-align:left;margin-left:0;margin-top:51.45pt;width:451pt;height:.05pt;z-index:2516920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" stroked="f">
                <v:textbox style="mso-fit-shape-to-text:t" inset="0,0,0,0">
                  <w:txbxContent>
                    <w:p w14:paraId="7D6317DA" w14:textId="1C6571E8" w:rsidR="00791ABA" w:rsidRPr="009A6836" w:rsidRDefault="00791ABA" w:rsidP="00791ABA">
                      <w:pPr>
                        <w:pStyle w:val="aff8"/>
                        <w:spacing w:before="163" w:after="326"/>
                        <w:rPr>
                          <w:rFonts w:hint="eastAsia"/>
                          <w:sz w:val="24"/>
                          <w:szCs w:val="22"/>
                        </w:rPr>
                      </w:pPr>
                      <w:r>
                        <w:rPr>
                          <w:rFonts w:hint="eastAsia"/>
                        </w:rPr>
                        <w:t xml:space="preserve"> </w:t>
                      </w:r>
                      <w:bookmarkStart w:id="20" w:name="_Toc227985516"/>
                      <w:bookmarkStart w:id="21" w:name="_Toc227985566"/>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20"/>
                      <w:bookmarkEnd w:id="21"/>
                    </w:p>
                  </w:txbxContent>
                </v:textbox>
                <w10:wrap type="topAndBottom" anchorx="margin"/>
              </v:shape>
            </w:pict>
          </mc:Fallback>
        </mc:AlternateContent>
      </w:r>
      <w:r w:rsidRPr="00791ABA">
        <w:drawing>
          <wp:anchor distT="0" distB="0" distL="114300" distR="114300" simplePos="0" relativeHeight="251689984" behindDoc="0" locked="0" layoutInCell="1" allowOverlap="1" wp14:anchorId="37136F9B" wp14:editId="5387F288">
            <wp:simplePos x="0" y="0"/>
            <wp:positionH relativeFrom="margin">
              <wp:align>left</wp:align>
            </wp:positionH>
            <wp:positionV relativeFrom="paragraph">
              <wp:posOffset>0</wp:posOffset>
            </wp:positionV>
            <wp:extent cx="5727700" cy="699770"/>
            <wp:effectExtent l="0" t="0" r="6350" b="0"/>
            <wp:wrapTopAndBottom/>
            <wp:docPr id="6052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60" name=""/>
                    <pic:cNvPicPr/>
                  </pic:nvPicPr>
                  <pic:blipFill rotWithShape="1">
                    <a:blip r:embed="rId28" cstate="print">
                      <a:extLst>
                        <a:ext uri="{28A0092B-C50C-407E-A947-70E740481C1C}">
                          <a14:useLocalDpi xmlns:a14="http://schemas.microsoft.com/office/drawing/2010/main" val="0"/>
                        </a:ext>
                      </a:extLst>
                    </a:blip>
                    <a:srcRect l="1745" r="1734"/>
                    <a:stretch>
                      <a:fillRect/>
                    </a:stretch>
                  </pic:blipFill>
                  <pic:spPr bwMode="auto">
                    <a:xfrm>
                      <a:off x="0" y="0"/>
                      <a:ext cx="5727700" cy="69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7777777"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模型的完整技术链路，即“问题提取—分类分析—规范化—问答生成—数据集构建—模型微调”，实现了从现象洞察到知识资源转化，再到智能应用赋能的闭环。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F54B80" w:rsidRDefault="00000000">
      <w:pPr>
        <w:pStyle w:val="2"/>
        <w:spacing w:before="163" w:after="163"/>
        <w:rPr>
          <w:rFonts w:hint="eastAsia"/>
        </w:rPr>
      </w:pPr>
      <w:bookmarkStart w:id="22" w:name="_Toc227982492"/>
      <w:commentRangeStart w:id="23"/>
      <w:r>
        <w:rPr>
          <w:rFonts w:hint="eastAsia"/>
        </w:rPr>
        <w:t>本章小结</w:t>
      </w:r>
      <w:bookmarkEnd w:id="22"/>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77777777"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77777777" w:rsidR="00F54B80" w:rsidRDefault="00000000">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7777777" w:rsidR="00F54B80" w:rsidRDefault="00000000">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w:t>
      </w:r>
      <w:r>
        <w:rPr>
          <w:rFonts w:hint="eastAsia"/>
        </w:rPr>
        <w:lastRenderedPageBreak/>
        <w:t>问题识别、主题分析到问答数据集构建、模型微调与评估的全流程研究框架。</w:t>
      </w:r>
    </w:p>
    <w:p w14:paraId="375184F2" w14:textId="77777777" w:rsidR="00F54B80" w:rsidRDefault="00000000">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77777777" w:rsidR="00F54B80" w:rsidRDefault="00000000">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77777777" w:rsidR="00F54B80" w:rsidRDefault="00000000">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182A3F90" w:rsidR="00F54B80" w:rsidRDefault="00000000">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commentRangeEnd w:id="23"/>
    <w:p w14:paraId="3990F41F" w14:textId="77777777" w:rsidR="00F54B80" w:rsidRDefault="004A77CC">
      <w:pPr>
        <w:pStyle w:val="altz"/>
        <w:ind w:firstLine="480"/>
        <w:sectPr w:rsidR="00F54B80">
          <w:headerReference w:type="even" r:id="rId29"/>
          <w:headerReference w:type="default" r:id="rId30"/>
          <w:endnotePr>
            <w:numFmt w:val="decimal"/>
          </w:endnotePr>
          <w:pgSz w:w="11906" w:h="16838"/>
          <w:pgMar w:top="1701" w:right="1418" w:bottom="1701" w:left="1418" w:header="851" w:footer="850" w:gutter="0"/>
          <w:pgNumType w:start="1"/>
          <w:cols w:space="425"/>
          <w:docGrid w:type="linesAndChars" w:linePitch="326"/>
        </w:sectPr>
      </w:pPr>
      <w:r>
        <w:rPr>
          <w:rStyle w:val="afc"/>
          <w:sz w:val="24"/>
          <w:szCs w:val="22"/>
        </w:rPr>
        <w:commentReference w:id="23"/>
      </w:r>
    </w:p>
    <w:p w14:paraId="0E387624" w14:textId="77777777" w:rsidR="00F54B80" w:rsidRDefault="00000000" w:rsidP="00023A9E">
      <w:pPr>
        <w:pStyle w:val="1"/>
        <w:spacing w:before="326" w:after="326"/>
        <w:rPr>
          <w:rFonts w:hint="eastAsia"/>
        </w:rPr>
      </w:pPr>
      <w:bookmarkStart w:id="24" w:name="_Toc227982493"/>
      <w:r>
        <w:rPr>
          <w:rFonts w:hint="eastAsia"/>
        </w:rPr>
        <w:lastRenderedPageBreak/>
        <w:t>相关理论与关键技术</w:t>
      </w:r>
      <w:bookmarkEnd w:id="24"/>
    </w:p>
    <w:p w14:paraId="10F6D1E4" w14:textId="77777777"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F54B80" w:rsidRDefault="00000000">
      <w:pPr>
        <w:pStyle w:val="2"/>
        <w:spacing w:before="163" w:after="163"/>
        <w:rPr>
          <w:rFonts w:hint="eastAsia"/>
        </w:rPr>
      </w:pPr>
      <w:bookmarkStart w:id="25" w:name="_Toc227982494"/>
      <w:r>
        <w:rPr>
          <w:rFonts w:hint="eastAsia"/>
        </w:rPr>
        <w:t>青少年生殖健康与社交媒体健康传播相关理论</w:t>
      </w:r>
      <w:bookmarkEnd w:id="25"/>
    </w:p>
    <w:p w14:paraId="5AA6E92B" w14:textId="77777777" w:rsidR="00F54B80" w:rsidRDefault="00000000">
      <w:pPr>
        <w:pStyle w:val="3"/>
        <w:spacing w:before="163" w:after="163"/>
        <w:rPr>
          <w:rFonts w:hint="eastAsia"/>
        </w:rPr>
      </w:pPr>
      <w:bookmarkStart w:id="26" w:name="_Toc227982495"/>
      <w:r>
        <w:rPr>
          <w:rFonts w:hint="eastAsia"/>
        </w:rPr>
        <w:t>少年生殖健康的内涵与主要议题</w:t>
      </w:r>
      <w:bookmarkEnd w:id="26"/>
    </w:p>
    <w:p w14:paraId="504BF99A" w14:textId="05B41CEE"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）等权威机构的定义，它涵盖了与身体、心理、情感和社会福祉相关的全方位议题，旨在赋能青少年做出负责任的健康决策</w:t>
      </w:r>
      <w:r w:rsidR="00586332">
        <w:fldChar w:fldCharType="begin"/>
      </w:r>
      <w:r w:rsidR="00586332">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586332">
        <w:rPr>
          <w:rFonts w:hint="eastAsia"/>
        </w:rPr>
        <w:instrText xml:space="preserve">oach - UNESCO </w:instrText>
      </w:r>
      <w:r w:rsidR="00586332">
        <w:rPr>
          <w:rFonts w:hint="eastAsia"/>
        </w:rPr>
        <w:instrText>数字图书馆</w:instrText>
      </w:r>
      <w:r w:rsidR="00586332">
        <w:rPr>
          <w:rFonts w:hint="eastAsia"/>
        </w:rPr>
        <w:instrText>","URL":"https://unesdoc.unesco.org/ark:/48223/pf0000260770","author":[{"literal":"UNESCO"},{"literal":"Joint United Nations Programme on HIV/AIDS"},{"literal":"United Nations Children's Fund"},{"literal":"United Nations Entity for Gend</w:instrText>
      </w:r>
      <w:r w:rsidR="00586332">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11A72C14" w:rsidR="00F54B80" w:rsidRDefault="00000000" w:rsidP="00B22454">
      <w:pPr>
        <w:pStyle w:val="altz"/>
        <w:numPr>
          <w:ilvl w:val="0"/>
          <w:numId w:val="43"/>
        </w:numPr>
        <w:ind w:left="800" w:firstLineChars="0" w:hanging="318"/>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8865EC">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8865EC">
        <w:rPr>
          <w:rFonts w:cs="Times New Roman"/>
          <w:kern w:val="0"/>
          <w:vertAlign w:val="superscript"/>
        </w:rPr>
        <w:t>[2,25]</w:t>
      </w:r>
      <w:r w:rsidR="00FB0242">
        <w:fldChar w:fldCharType="end"/>
      </w:r>
      <w:r>
        <w:rPr>
          <w:rFonts w:hint="eastAsia"/>
        </w:rPr>
        <w:t>。</w:t>
      </w:r>
    </w:p>
    <w:p w14:paraId="072556A5" w14:textId="257272CF" w:rsidR="00F54B80" w:rsidRDefault="00000000" w:rsidP="00B22454">
      <w:pPr>
        <w:pStyle w:val="altz"/>
        <w:numPr>
          <w:ilvl w:val="0"/>
          <w:numId w:val="43"/>
        </w:numPr>
        <w:ind w:left="800" w:firstLineChars="0" w:hanging="318"/>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FB0242">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000000" w:rsidP="00B22454">
      <w:pPr>
        <w:pStyle w:val="altz"/>
        <w:numPr>
          <w:ilvl w:val="0"/>
          <w:numId w:val="43"/>
        </w:numPr>
        <w:ind w:left="800" w:firstLineChars="0" w:hanging="318"/>
      </w:pPr>
      <w:r>
        <w:rPr>
          <w:rFonts w:hint="eastAsia"/>
        </w:rPr>
        <w:t>青春期生理与心理发育：涉及第二性征发育、月经、遗精等生理现象，以及伴随而来的身体意象、情绪波动等心理适应问题。</w:t>
      </w:r>
    </w:p>
    <w:p w14:paraId="5F301CD5" w14:textId="77777777" w:rsidR="00F54B80" w:rsidRDefault="00000000" w:rsidP="00B22454">
      <w:pPr>
        <w:pStyle w:val="altz"/>
        <w:numPr>
          <w:ilvl w:val="0"/>
          <w:numId w:val="43"/>
        </w:numPr>
        <w:ind w:left="800" w:firstLineChars="0" w:hanging="318"/>
      </w:pPr>
      <w:r>
        <w:rPr>
          <w:rFonts w:hint="eastAsia"/>
        </w:rPr>
        <w:t>情感与关系教育：引导青少年理解和处理亲密关系，包括沟通、尊重、边界设定和“性同意”等核心概念，是培养健康两性关系的重要一环。</w:t>
      </w:r>
    </w:p>
    <w:p w14:paraId="53CEF69D" w14:textId="10BCAD4D" w:rsidR="00F54B80" w:rsidRDefault="00000000">
      <w:pPr>
        <w:pStyle w:val="altz"/>
        <w:ind w:firstLine="480"/>
      </w:pPr>
      <w:r>
        <w:rPr>
          <w:rFonts w:hint="eastAsia"/>
        </w:rPr>
        <w:t>研究表明，这些议题在传统教育中常被忽视或片面讲解，导致青少年在面临真实情境时知识储备不足，从而增加了健康风险</w:t>
      </w:r>
      <w:r w:rsidR="00FB0242">
        <w:fldChar w:fldCharType="begin"/>
      </w:r>
      <w:r w:rsidR="00FB0242">
        <w:instrText xml:space="preserve"> ADDIN ZOTERO_ITEM CSL_CITATION {"citationID":"42GQsV1K","properties":{"unsorted":false,"formattedCitation":"\\super [5,7]\\nosupersub{}","plainCitation":"[5,7]","noteIndex":0},"citationItems":[{"id":816,"uris":["http://zotero.org/users/15209510/items/F3G</w:instrText>
      </w:r>
      <w:r w:rsidR="00FB0242">
        <w:rPr>
          <w:rFonts w:hint="eastAsia"/>
        </w:rPr>
        <w:instrText>NTF8U"],"itemData":{"id":816,"type":"article-journal","abstract":"</w:instrText>
      </w:r>
      <w:r w:rsidR="00FB0242">
        <w:rPr>
          <w:rFonts w:hint="eastAsia"/>
        </w:rPr>
        <w:instrText>目的：分析青少年生殖健康知识与行为的相关性。方法：选取</w:instrText>
      </w:r>
      <w:r w:rsidR="00FB0242">
        <w:rPr>
          <w:rFonts w:hint="eastAsia"/>
        </w:rPr>
        <w:instrText>2024</w:instrText>
      </w:r>
      <w:r w:rsidR="00FB0242">
        <w:rPr>
          <w:rFonts w:hint="eastAsia"/>
        </w:rPr>
        <w:instrText>年</w:instrText>
      </w:r>
      <w:r w:rsidR="00FB0242">
        <w:rPr>
          <w:rFonts w:hint="eastAsia"/>
        </w:rPr>
        <w:instrText>1</w:instrText>
      </w:r>
      <w:r w:rsidR="00FB0242">
        <w:rPr>
          <w:rFonts w:hint="eastAsia"/>
        </w:rPr>
        <w:instrText>月</w:instrText>
      </w:r>
      <w:r w:rsidR="00FB0242">
        <w:rPr>
          <w:rFonts w:hint="eastAsia"/>
        </w:rPr>
        <w:instrText>-2024</w:instrText>
      </w:r>
      <w:r w:rsidR="00FB0242">
        <w:rPr>
          <w:rFonts w:hint="eastAsia"/>
        </w:rPr>
        <w:instrText>年</w:instrText>
      </w:r>
      <w:r w:rsidR="00FB0242">
        <w:rPr>
          <w:rFonts w:hint="eastAsia"/>
        </w:rPr>
        <w:instrText>12</w:instrText>
      </w:r>
      <w:r w:rsidR="00FB0242">
        <w:rPr>
          <w:rFonts w:hint="eastAsia"/>
        </w:rPr>
        <w:instrText>月</w:instrText>
      </w:r>
      <w:r w:rsidR="00FB0242">
        <w:rPr>
          <w:rFonts w:hint="eastAsia"/>
        </w:rPr>
        <w:instrText>200</w:instrText>
      </w:r>
      <w:r w:rsidR="00FB0242">
        <w:rPr>
          <w:rFonts w:hint="eastAsia"/>
        </w:rPr>
        <w:instrText>名青少年进行生殖健康知识以及性行为匿名问卷调查</w:instrText>
      </w:r>
      <w:r w:rsidR="00FB0242">
        <w:rPr>
          <w:rFonts w:hint="eastAsia"/>
        </w:rPr>
        <w:instrText>,</w:instrText>
      </w:r>
      <w:r w:rsidR="00FB0242">
        <w:rPr>
          <w:rFonts w:hint="eastAsia"/>
        </w:rPr>
        <w:instrText>根据生殖健康知识调查结果分为观察组</w:instrText>
      </w:r>
      <w:r w:rsidR="00FB0242">
        <w:rPr>
          <w:rFonts w:hint="eastAsia"/>
        </w:rPr>
        <w:instrText>90</w:instrText>
      </w:r>
      <w:r w:rsidR="00FB0242">
        <w:rPr>
          <w:rFonts w:hint="eastAsia"/>
        </w:rPr>
        <w:instrText>例</w:instrText>
      </w:r>
      <w:r w:rsidR="00FB0242">
        <w:rPr>
          <w:rFonts w:hint="eastAsia"/>
        </w:rPr>
        <w:instrText>(</w:instrText>
      </w:r>
      <w:r w:rsidR="00FB0242">
        <w:rPr>
          <w:rFonts w:hint="eastAsia"/>
        </w:rPr>
        <w:instrText>生殖健康知识评分＜</w:instrText>
      </w:r>
      <w:r w:rsidR="00FB0242">
        <w:rPr>
          <w:rFonts w:hint="eastAsia"/>
        </w:rPr>
        <w:instrText>60</w:instrText>
      </w:r>
      <w:r w:rsidR="00FB0242">
        <w:rPr>
          <w:rFonts w:hint="eastAsia"/>
        </w:rPr>
        <w:instrText>分</w:instrText>
      </w:r>
      <w:r w:rsidR="00FB0242">
        <w:rPr>
          <w:rFonts w:hint="eastAsia"/>
        </w:rPr>
        <w:instrText>)</w:instrText>
      </w:r>
      <w:r w:rsidR="00FB0242">
        <w:rPr>
          <w:rFonts w:hint="eastAsia"/>
        </w:rPr>
        <w:instrText>与对照组</w:instrText>
      </w:r>
      <w:r w:rsidR="00FB0242">
        <w:rPr>
          <w:rFonts w:hint="eastAsia"/>
        </w:rPr>
        <w:instrText>110</w:instrText>
      </w:r>
      <w:r w:rsidR="00FB0242">
        <w:rPr>
          <w:rFonts w:hint="eastAsia"/>
        </w:rPr>
        <w:instrText>例</w:instrText>
      </w:r>
      <w:r w:rsidR="00FB0242">
        <w:rPr>
          <w:rFonts w:hint="eastAsia"/>
        </w:rPr>
        <w:instrText>(</w:instrText>
      </w:r>
      <w:r w:rsidR="00FB0242">
        <w:rPr>
          <w:rFonts w:hint="eastAsia"/>
        </w:rPr>
        <w:instrText>生殖健康知识评分≥</w:instrText>
      </w:r>
      <w:r w:rsidR="00FB0242">
        <w:rPr>
          <w:rFonts w:hint="eastAsia"/>
        </w:rPr>
        <w:instrText>60</w:instrText>
      </w:r>
      <w:r w:rsidR="00FB0242">
        <w:rPr>
          <w:rFonts w:hint="eastAsia"/>
        </w:rPr>
        <w:instrText>分</w:instrText>
      </w:r>
      <w:r w:rsidR="00FB0242">
        <w:rPr>
          <w:rFonts w:hint="eastAsia"/>
        </w:rPr>
        <w:instrText>),</w:instrText>
      </w:r>
      <w:r w:rsidR="00FB0242">
        <w:rPr>
          <w:rFonts w:hint="eastAsia"/>
        </w:rPr>
        <w:instrText>比较两组性行为的差异；并采取</w:instrText>
      </w:r>
      <w:r w:rsidR="00FB0242">
        <w:rPr>
          <w:rFonts w:hint="eastAsia"/>
        </w:rPr>
        <w:instrText>Pearson</w:instrText>
      </w:r>
      <w:r w:rsidR="00FB0242">
        <w:rPr>
          <w:rFonts w:hint="eastAsia"/>
        </w:rPr>
        <w:instrText>法分析青少年生殖健康知识知晓程度与高危性行为的相关性；对观察组患者进行针对性健康宣教</w:instrText>
      </w:r>
      <w:r w:rsidR="00FB0242">
        <w:rPr>
          <w:rFonts w:hint="eastAsia"/>
        </w:rPr>
        <w:instrText>,</w:instrText>
      </w:r>
      <w:r w:rsidR="00FB0242">
        <w:rPr>
          <w:rFonts w:hint="eastAsia"/>
        </w:rPr>
        <w:instrText>比较观察组干预前后生殖健康知识评分的变化。结果：两组在首次性行为时间＜</w:instrText>
      </w:r>
      <w:r w:rsidR="00FB0242">
        <w:rPr>
          <w:rFonts w:hint="eastAsia"/>
        </w:rPr>
        <w:instrText>13</w:instrText>
      </w:r>
      <w:r w:rsidR="00FB0242">
        <w:rPr>
          <w:rFonts w:hint="eastAsia"/>
        </w:rPr>
        <w:instrText>岁、性生活未采取避孕措施、多个性伴侣等方面的差异有意义</w:instrText>
      </w:r>
      <w:r w:rsidR="00FB0242">
        <w:rPr>
          <w:rFonts w:hint="eastAsia"/>
        </w:rPr>
        <w:instrText>(P</w:instrText>
      </w:r>
      <w:r w:rsidR="00FB0242">
        <w:rPr>
          <w:rFonts w:hint="eastAsia"/>
        </w:rPr>
        <w:instrText>＜</w:instrText>
      </w:r>
      <w:r w:rsidR="00FB0242">
        <w:rPr>
          <w:rFonts w:hint="eastAsia"/>
        </w:rPr>
        <w:instrText>0.05)</w:instrText>
      </w:r>
      <w:r w:rsidR="00FB0242">
        <w:rPr>
          <w:rFonts w:hint="eastAsia"/>
        </w:rPr>
        <w:instrText>；</w:instrText>
      </w:r>
      <w:r w:rsidR="00FB0242">
        <w:rPr>
          <w:rFonts w:hint="eastAsia"/>
        </w:rPr>
        <w:instrText>Pearson</w:instrText>
      </w:r>
      <w:r w:rsidR="00FB0242">
        <w:rPr>
          <w:rFonts w:hint="eastAsia"/>
        </w:rPr>
        <w:instrText>法分析青少年生殖健康知识知晓程度与高危性行为存在正相关性</w:instrText>
      </w:r>
      <w:r w:rsidR="00FB0242">
        <w:rPr>
          <w:rFonts w:hint="eastAsia"/>
        </w:rPr>
        <w:instrText>(P</w:instrText>
      </w:r>
      <w:r w:rsidR="00FB0242">
        <w:rPr>
          <w:rFonts w:hint="eastAsia"/>
        </w:rPr>
        <w:instrText>＜</w:instrText>
      </w:r>
      <w:r w:rsidR="00FB0242">
        <w:rPr>
          <w:rFonts w:hint="eastAsia"/>
        </w:rPr>
        <w:instrText>0.05)</w:instrText>
      </w:r>
      <w:r w:rsidR="00FB0242">
        <w:rPr>
          <w:rFonts w:hint="eastAsia"/>
        </w:rPr>
        <w:instrText>；观察组干预后生殖健康知识评分高于干预前</w:instrText>
      </w:r>
      <w:r w:rsidR="00FB0242">
        <w:rPr>
          <w:rFonts w:hint="eastAsia"/>
        </w:rPr>
        <w:instrText>,</w:instrText>
      </w:r>
      <w:r w:rsidR="00FB0242">
        <w:rPr>
          <w:rFonts w:hint="eastAsia"/>
        </w:rPr>
        <w:instrText>差异有意义</w:instrText>
      </w:r>
      <w:r w:rsidR="00FB0242">
        <w:rPr>
          <w:rFonts w:hint="eastAsia"/>
        </w:rPr>
        <w:instrText>(P</w:instrText>
      </w:r>
      <w:r w:rsidR="00FB0242">
        <w:rPr>
          <w:rFonts w:hint="eastAsia"/>
        </w:rPr>
        <w:instrText>＜</w:instrText>
      </w:r>
      <w:r w:rsidR="00FB0242">
        <w:rPr>
          <w:rFonts w:hint="eastAsia"/>
        </w:rPr>
        <w:instrText>0.05)</w:instrText>
      </w:r>
      <w:r w:rsidR="00FB0242">
        <w:rPr>
          <w:rFonts w:hint="eastAsia"/>
        </w:rPr>
        <w:instrText>。结论：青少年生殖健康知识知晓程度与其高危性行为存在正相关性</w:instrText>
      </w:r>
      <w:r w:rsidR="00FB0242">
        <w:rPr>
          <w:rFonts w:hint="eastAsia"/>
        </w:rPr>
        <w:instrText>,</w:instrText>
      </w:r>
      <w:r w:rsidR="00FB0242">
        <w:rPr>
          <w:rFonts w:hint="eastAsia"/>
        </w:rPr>
        <w:instrText>需要重视青少年的生殖健康知识科普</w:instrText>
      </w:r>
      <w:r w:rsidR="00FB0242">
        <w:rPr>
          <w:rFonts w:hint="eastAsia"/>
        </w:rPr>
        <w:instrText>,</w:instrText>
      </w:r>
      <w:r w:rsidR="00FB0242">
        <w:rPr>
          <w:rFonts w:hint="eastAsia"/>
        </w:rPr>
        <w:instrText>督促青少年做好安全防护。</w:instrText>
      </w:r>
      <w:r w:rsidR="00FB0242">
        <w:rPr>
          <w:rFonts w:hint="eastAsia"/>
        </w:rPr>
        <w:instrText>","container-title":"</w:instrText>
      </w:r>
      <w:r w:rsidR="00FB0242">
        <w:rPr>
          <w:rFonts w:hint="eastAsia"/>
        </w:rPr>
        <w:instrText>基础医学理论研究</w:instrText>
      </w:r>
      <w:r w:rsidR="00FB0242">
        <w:rPr>
          <w:rFonts w:hint="eastAsia"/>
        </w:rPr>
        <w:instrText>","DOI":"10.12238/bmtr.v7i1.11779","issue":"1","page":"51","source":"DOI.org (CSL JSON)","title":"</w:instrText>
      </w:r>
      <w:r w:rsidR="00FB0242">
        <w:rPr>
          <w:rFonts w:hint="eastAsia"/>
        </w:rPr>
        <w:instrText>青少年生殖健康知识与行为的相关性研究</w:instrText>
      </w:r>
      <w:r w:rsidR="00FB0242">
        <w:rPr>
          <w:rFonts w:hint="eastAsia"/>
        </w:rPr>
        <w:instrText>","volume":"7","author":[{"family":"","given":"</w:instrText>
      </w:r>
      <w:r w:rsidR="00FB0242">
        <w:rPr>
          <w:rFonts w:hint="eastAsia"/>
        </w:rPr>
        <w:instrText>林超龙</w:instrText>
      </w:r>
      <w:r w:rsidR="00FB0242">
        <w:rPr>
          <w:rFonts w:hint="eastAsia"/>
        </w:rPr>
        <w:instrText>"}],"issued":{"date-parts":[["2025"]]}}},{"id":809,"uris":["http://zotero.org/users/15209510/items/8NFX</w:instrText>
      </w:r>
      <w:r w:rsidR="00FB0242">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77777777" w:rsidR="00F54B80" w:rsidRDefault="00000000">
      <w:pPr>
        <w:pStyle w:val="3"/>
        <w:spacing w:before="163" w:after="163"/>
        <w:rPr>
          <w:rFonts w:hint="eastAsia"/>
        </w:rPr>
      </w:pPr>
      <w:bookmarkStart w:id="27" w:name="_Toc227982496"/>
      <w:r>
        <w:rPr>
          <w:rFonts w:hint="eastAsia"/>
        </w:rPr>
        <w:t>社交媒体健康传播的特点</w:t>
      </w:r>
      <w:bookmarkEnd w:id="27"/>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16A36FFE" w:rsidR="00F54B80" w:rsidRDefault="00000000">
      <w:pPr>
        <w:pStyle w:val="altz"/>
        <w:ind w:firstLine="480"/>
      </w:pPr>
      <w:r>
        <w:rPr>
          <w:rFonts w:hint="eastAsia"/>
        </w:rPr>
        <w:t>首先是匿名性与互动性。社交媒体为用户提供了匿名的身份保护，使得青少年在探讨生殖健康等敏感话题时感到更安全、更少羞耻感，从而更愿意提问和分享</w:t>
      </w:r>
      <w:r w:rsidR="00FB0242">
        <w:fldChar w:fldCharType="begin"/>
      </w:r>
      <w:r w:rsidR="00FB0242">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。同时，点赞、评论、弹幕等功能构建了强互动性的社区环境，促进了信息的即时反馈与同伴间</w:t>
      </w:r>
      <w:r>
        <w:rPr>
          <w:rFonts w:hint="eastAsia"/>
        </w:rPr>
        <w:lastRenderedPageBreak/>
        <w:t>的交流支持</w:t>
      </w:r>
      <w:r w:rsidR="00FB0242">
        <w:fldChar w:fldCharType="begin"/>
      </w:r>
      <w:r w:rsidR="008865EC">
        <w:instrText xml:space="preserve"> ADDIN ZOTERO_ITEM CSL_CITATION {"citationID":"GLPssj6I","properties":{"unsorted":false,"formattedCitation":"\\super [20]\\nosupersub{}","plainCitation":"[20]","noteIndex":0},"citationItems":[{"id":77,"uris":["http://zotero.org/users/15209510/items/PNQKC7</w:instrText>
      </w:r>
      <w:r w:rsidR="008865EC">
        <w:rPr>
          <w:rFonts w:hint="eastAsia"/>
        </w:rPr>
        <w:instrText>EK"],"itemData":{"id":77,"type":"article-journal","abstract":"[</w:instrText>
      </w:r>
      <w:r w:rsidR="008865EC">
        <w:rPr>
          <w:rFonts w:hint="eastAsia"/>
        </w:rPr>
        <w:instrText>研究目的</w:instrText>
      </w:r>
      <w:r w:rsidR="008865EC">
        <w:rPr>
          <w:rFonts w:hint="eastAsia"/>
        </w:rPr>
        <w:instrText>]</w:instrText>
      </w:r>
      <w:r w:rsidR="008865EC">
        <w:rPr>
          <w:rFonts w:hint="eastAsia"/>
        </w:rPr>
        <w:instrText>探究健康视频需求主题特征及其对弹幕视频播放影响的组态效应</w:instrText>
      </w:r>
      <w:r w:rsidR="008865EC">
        <w:rPr>
          <w:rFonts w:hint="eastAsia"/>
        </w:rPr>
        <w:instrText>,</w:instrText>
      </w:r>
      <w:r w:rsidR="008865EC">
        <w:rPr>
          <w:rFonts w:hint="eastAsia"/>
        </w:rPr>
        <w:instrText>揭示健康视频弹幕信息行为规律</w:instrText>
      </w:r>
      <w:r w:rsidR="008865EC">
        <w:rPr>
          <w:rFonts w:hint="eastAsia"/>
        </w:rPr>
        <w:instrText>,</w:instrText>
      </w:r>
      <w:r w:rsidR="008865EC">
        <w:rPr>
          <w:rFonts w:hint="eastAsia"/>
        </w:rPr>
        <w:instrText>促进弹幕信息资源优化配置</w:instrText>
      </w:r>
      <w:r w:rsidR="008865EC">
        <w:rPr>
          <w:rFonts w:hint="eastAsia"/>
        </w:rPr>
        <w:instrText>.[</w:instrText>
      </w:r>
      <w:r w:rsidR="008865EC">
        <w:rPr>
          <w:rFonts w:hint="eastAsia"/>
        </w:rPr>
        <w:instrText>研究方法</w:instrText>
      </w:r>
      <w:r w:rsidR="008865EC">
        <w:rPr>
          <w:rFonts w:hint="eastAsia"/>
        </w:rPr>
        <w:instrText>]</w:instrText>
      </w:r>
      <w:r w:rsidR="008865EC">
        <w:rPr>
          <w:rFonts w:hint="eastAsia"/>
        </w:rPr>
        <w:instrText>采集哔哩哔哩视频网站的</w:instrText>
      </w:r>
      <w:r w:rsidR="008865EC">
        <w:rPr>
          <w:rFonts w:hint="eastAsia"/>
        </w:rPr>
        <w:instrText>28470</w:instrText>
      </w:r>
      <w:r w:rsidR="008865EC">
        <w:rPr>
          <w:rFonts w:hint="eastAsia"/>
        </w:rPr>
        <w:instrText>条弹幕</w:instrText>
      </w:r>
      <w:r w:rsidR="008865EC">
        <w:rPr>
          <w:rFonts w:hint="eastAsia"/>
        </w:rPr>
        <w:instrText>,</w:instrText>
      </w:r>
      <w:r w:rsidR="008865EC">
        <w:rPr>
          <w:rFonts w:hint="eastAsia"/>
        </w:rPr>
        <w:instrText>从中提取用户信息需求主题及其网络关系</w:instrText>
      </w:r>
      <w:r w:rsidR="008865EC">
        <w:rPr>
          <w:rFonts w:hint="eastAsia"/>
        </w:rPr>
        <w:instrText>,</w:instrText>
      </w:r>
      <w:r w:rsidR="008865EC">
        <w:rPr>
          <w:rFonts w:hint="eastAsia"/>
        </w:rPr>
        <w:instrText>并采用</w:instrText>
      </w:r>
      <w:r w:rsidR="008865EC">
        <w:rPr>
          <w:rFonts w:hint="eastAsia"/>
        </w:rPr>
        <w:instrText>fsQCA</w:instrText>
      </w:r>
      <w:r w:rsidR="008865EC">
        <w:rPr>
          <w:rFonts w:hint="eastAsia"/>
        </w:rPr>
        <w:instrText>研究健康视频需求主题特征对播放量的影响</w:instrText>
      </w:r>
      <w:r w:rsidR="008865EC">
        <w:rPr>
          <w:rFonts w:hint="eastAsia"/>
        </w:rPr>
        <w:instrText>,</w:instrText>
      </w:r>
      <w:r w:rsidR="008865EC">
        <w:rPr>
          <w:rFonts w:hint="eastAsia"/>
        </w:rPr>
        <w:instrText>识别各影响因素的组态效应</w:instrText>
      </w:r>
      <w:r w:rsidR="008865EC">
        <w:rPr>
          <w:rFonts w:hint="eastAsia"/>
        </w:rPr>
        <w:instrText>.[</w:instrText>
      </w:r>
      <w:r w:rsidR="008865EC">
        <w:rPr>
          <w:rFonts w:hint="eastAsia"/>
        </w:rPr>
        <w:instrText>研究结论</w:instrText>
      </w:r>
      <w:r w:rsidR="008865EC">
        <w:rPr>
          <w:rFonts w:hint="eastAsia"/>
        </w:rPr>
        <w:instrText>]</w:instrText>
      </w:r>
      <w:r w:rsidR="008865EC">
        <w:rPr>
          <w:rFonts w:hint="eastAsia"/>
        </w:rPr>
        <w:instrText>健康视频需求包括</w:instrText>
      </w:r>
      <w:r w:rsidR="008865EC">
        <w:rPr>
          <w:rFonts w:hint="eastAsia"/>
        </w:rPr>
        <w:instrText>3</w:instrText>
      </w:r>
      <w:r w:rsidR="008865EC">
        <w:rPr>
          <w:rFonts w:hint="eastAsia"/>
        </w:rPr>
        <w:instrText>类共</w:instrText>
      </w:r>
      <w:r w:rsidR="008865EC">
        <w:rPr>
          <w:rFonts w:hint="eastAsia"/>
        </w:rPr>
        <w:instrText>8</w:instrText>
      </w:r>
      <w:r w:rsidR="008865EC">
        <w:rPr>
          <w:rFonts w:hint="eastAsia"/>
        </w:rPr>
        <w:instrText>个主题</w:instrText>
      </w:r>
      <w:r w:rsidR="008865EC">
        <w:rPr>
          <w:rFonts w:hint="eastAsia"/>
        </w:rPr>
        <w:instrText>,</w:instrText>
      </w:r>
      <w:r w:rsidR="008865EC">
        <w:rPr>
          <w:rFonts w:hint="eastAsia"/>
        </w:rPr>
        <w:instrText>这些主题特征对视频播放量具有重要影响</w:instrText>
      </w:r>
      <w:r w:rsidR="008865EC">
        <w:rPr>
          <w:rFonts w:hint="eastAsia"/>
        </w:rPr>
        <w:instrText>,</w:instrText>
      </w:r>
      <w:r w:rsidR="008865EC">
        <w:rPr>
          <w:rFonts w:hint="eastAsia"/>
        </w:rPr>
        <w:instrText>共识别出情感需求及其与社交需求组合的</w:instrText>
      </w:r>
      <w:r w:rsidR="008865EC">
        <w:rPr>
          <w:rFonts w:hint="eastAsia"/>
        </w:rPr>
        <w:instrText>2</w:instrText>
      </w:r>
      <w:r w:rsidR="008865EC">
        <w:rPr>
          <w:rFonts w:hint="eastAsia"/>
        </w:rPr>
        <w:instrText>个影响组态</w:instrText>
      </w:r>
      <w:r w:rsidR="008865EC">
        <w:rPr>
          <w:rFonts w:hint="eastAsia"/>
        </w:rPr>
        <w:instrText>.</w:instrText>
      </w:r>
      <w:r w:rsidR="008865EC">
        <w:rPr>
          <w:rFonts w:hint="eastAsia"/>
        </w:rPr>
        <w:instrText>深化认识健康视频需求主题特征及其与视频播放量之间的因果关系</w:instrText>
      </w:r>
      <w:r w:rsidR="008865EC">
        <w:rPr>
          <w:rFonts w:hint="eastAsia"/>
        </w:rPr>
        <w:instrText>,</w:instrText>
      </w:r>
      <w:r w:rsidR="008865EC">
        <w:rPr>
          <w:rFonts w:hint="eastAsia"/>
        </w:rPr>
        <w:instrText>丰富健康视频弹幕信息行为研究</w:instrText>
      </w:r>
      <w:r w:rsidR="008865EC">
        <w:rPr>
          <w:rFonts w:hint="eastAsia"/>
        </w:rPr>
        <w:instrText>,</w:instrText>
      </w:r>
      <w:r w:rsidR="008865EC">
        <w:rPr>
          <w:rFonts w:hint="eastAsia"/>
        </w:rPr>
        <w:instrText>为健康弹幕视频服务提升与有效利用提供指导</w:instrText>
      </w:r>
      <w:r w:rsidR="008865EC">
        <w:rPr>
          <w:rFonts w:hint="eastAsia"/>
        </w:rPr>
        <w:instrText>.","container-title":"</w:instrText>
      </w:r>
      <w:r w:rsidR="008865EC">
        <w:rPr>
          <w:rFonts w:hint="eastAsia"/>
        </w:rPr>
        <w:instrText>情报杂志</w:instrText>
      </w:r>
      <w:r w:rsidR="008865EC">
        <w:rPr>
          <w:rFonts w:hint="eastAsia"/>
        </w:rPr>
        <w:instrText>","DOI":"10.3969/j.issn.1002-1965.2023.04.021","language":"en","page":"148</w:instrText>
      </w:r>
      <w:r w:rsidR="008865EC">
        <w:rPr>
          <w:rFonts w:hint="eastAsia"/>
        </w:rPr>
        <w:instrText>–</w:instrText>
      </w:r>
      <w:r w:rsidR="008865EC">
        <w:rPr>
          <w:rFonts w:hint="eastAsia"/>
        </w:rPr>
        <w:instrText>155","section":"G206","title":"</w:instrText>
      </w:r>
      <w:r w:rsidR="008865EC">
        <w:rPr>
          <w:rFonts w:hint="eastAsia"/>
        </w:rPr>
        <w:instrText>弹幕视角下健康视频需求主题特征及其对视频播放的影响</w:instrText>
      </w:r>
      <w:r w:rsidR="008865EC">
        <w:rPr>
          <w:rFonts w:hint="eastAsia"/>
        </w:rPr>
        <w:instrText>","author":[{"literal":"</w:instrText>
      </w:r>
      <w:r w:rsidR="008865EC">
        <w:rPr>
          <w:rFonts w:hint="eastAsia"/>
        </w:rPr>
        <w:instrText>陈明红</w:instrText>
      </w:r>
      <w:r w:rsidR="008865EC">
        <w:rPr>
          <w:rFonts w:hint="eastAsia"/>
        </w:rPr>
        <w:instrText>"},{"literal":"</w:instrText>
      </w:r>
      <w:r w:rsidR="008865EC">
        <w:rPr>
          <w:rFonts w:hint="eastAsia"/>
        </w:rPr>
        <w:instrText>黄嘉乐</w:instrText>
      </w:r>
      <w:r w:rsidR="008865EC">
        <w:rPr>
          <w:rFonts w:hint="eastAsia"/>
        </w:rPr>
        <w:instrText>"},{"literal":"</w:instrText>
      </w:r>
      <w:r w:rsidR="008865EC">
        <w:rPr>
          <w:rFonts w:hint="eastAsia"/>
        </w:rPr>
        <w:instrText>连晓丽</w:instrText>
      </w:r>
      <w:r w:rsidR="008865EC">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77777777" w:rsidR="00F54B80" w:rsidRDefault="00000000">
      <w:pPr>
        <w:pStyle w:val="altz"/>
        <w:ind w:firstLine="480"/>
      </w:pPr>
      <w:r>
        <w:rPr>
          <w:rFonts w:hint="eastAsia"/>
        </w:rPr>
        <w:t>第二项特点是传播的即时性与基于算法的推荐。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158F0D2F"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8865EC">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8865EC">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8865EC">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8865EC">
        <w:rPr>
          <w:rFonts w:hint="eastAsia"/>
        </w:rPr>
        <w:instrText xml:space="preserve">ed (April 2025) on the top 100 comprehensively ranked comprehensive sexuality education videos (N=300 total) retrieved from each platform using the keyword </w:instrText>
      </w:r>
      <w:r w:rsidR="008865EC">
        <w:rPr>
          <w:rFonts w:hint="eastAsia"/>
        </w:rPr>
        <w:instrText>青春期性教育</w:instrText>
      </w:r>
      <w:r w:rsidR="008865EC">
        <w:rPr>
          <w:rFonts w:hint="eastAsia"/>
        </w:rPr>
        <w:instrText xml:space="preserve"> (</w:instrText>
      </w:r>
      <w:r w:rsidR="008865EC">
        <w:rPr>
          <w:rFonts w:hint="eastAsia"/>
        </w:rPr>
        <w:instrText>“</w:instrText>
      </w:r>
      <w:r w:rsidR="008865EC">
        <w:rPr>
          <w:rFonts w:hint="eastAsia"/>
        </w:rPr>
        <w:instrText>adolescent sexuality education</w:instrText>
      </w:r>
      <w:r w:rsidR="008865EC">
        <w:rPr>
          <w:rFonts w:hint="eastAsia"/>
        </w:rPr>
        <w:instrText>”</w:instrText>
      </w:r>
      <w:r w:rsidR="008865EC">
        <w:rPr>
          <w:rFonts w:hint="eastAsia"/>
        </w:rPr>
        <w:instrText>). Videos were assessed using the Global Quality Score, mod</w:instrText>
      </w:r>
      <w:r w:rsidR="008865EC">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8865EC">
        <w:rPr>
          <w:rFonts w:hint="eastAsia"/>
        </w:rPr>
        <w:instrText>β</w:instrText>
      </w:r>
      <w:r w:rsidR="008865EC">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53021866" w:rsidR="00F54B80" w:rsidRDefault="0080413B">
      <w:pPr>
        <w:pStyle w:val="3"/>
        <w:spacing w:before="163" w:after="163"/>
        <w:rPr>
          <w:rFonts w:hint="eastAsia"/>
        </w:rPr>
      </w:pPr>
      <w:bookmarkStart w:id="28" w:name="_Toc227982497"/>
      <w:r>
        <w:rPr>
          <w:rFonts w:hint="eastAsia"/>
        </w:rPr>
        <w:t>用</w:t>
      </w:r>
      <w:r w:rsidR="00000000">
        <w:rPr>
          <w:rFonts w:hint="eastAsia"/>
        </w:rPr>
        <w:t>户生成内容在健康研究中的价值</w:t>
      </w:r>
      <w:bookmarkEnd w:id="28"/>
    </w:p>
    <w:p w14:paraId="3CE34924" w14:textId="77777777" w:rsidR="00F54B80" w:rsidRDefault="00000000">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p>
    <w:p w14:paraId="37190EA8" w14:textId="4D39302D" w:rsidR="00F54B80" w:rsidRDefault="00000000">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740296">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w:t>
      </w:r>
    </w:p>
    <w:p w14:paraId="575421D0" w14:textId="1A9BBCC1" w:rsidR="00F54B80" w:rsidRDefault="00000000">
      <w:pPr>
        <w:pStyle w:val="altz"/>
        <w:ind w:firstLine="480"/>
      </w:pPr>
      <w:r>
        <w:rPr>
          <w:rFonts w:hint="eastAsia"/>
        </w:rPr>
        <w:t>同样，评论区的讨论不仅包含事实性提问，还充满了用户的焦虑、恐惧、好奇或认同等情绪表达。分析这些内容有助于理解青少年对生殖健康议题的认知框架与情感态度</w:t>
      </w:r>
      <w:r w:rsidR="0062707B">
        <w:fldChar w:fldCharType="begin"/>
      </w:r>
      <w:r w:rsidR="008865EC">
        <w:instrText xml:space="preserve"> ADDIN ZOTERO_ITEM CSL_CITATION {"citationID":"EVi56LGp","properties":{"unsorted":false,"formattedCitation":"\\super [20]\\nosupersub{}","plainCitation":"[20]","noteIndex":0},"citationItems":[{"id":77,"uris":["http://zotero.org/users/15209510/items/PNQKC7</w:instrText>
      </w:r>
      <w:r w:rsidR="008865EC">
        <w:rPr>
          <w:rFonts w:hint="eastAsia"/>
        </w:rPr>
        <w:instrText>EK"],"itemData":{"id":77,"type":"article-journal","abstract":"[</w:instrText>
      </w:r>
      <w:r w:rsidR="008865EC">
        <w:rPr>
          <w:rFonts w:hint="eastAsia"/>
        </w:rPr>
        <w:instrText>研究目的</w:instrText>
      </w:r>
      <w:r w:rsidR="008865EC">
        <w:rPr>
          <w:rFonts w:hint="eastAsia"/>
        </w:rPr>
        <w:instrText>]</w:instrText>
      </w:r>
      <w:r w:rsidR="008865EC">
        <w:rPr>
          <w:rFonts w:hint="eastAsia"/>
        </w:rPr>
        <w:instrText>探究健康视频需求主题特征及其对弹幕视频播放影响的组态效应</w:instrText>
      </w:r>
      <w:r w:rsidR="008865EC">
        <w:rPr>
          <w:rFonts w:hint="eastAsia"/>
        </w:rPr>
        <w:instrText>,</w:instrText>
      </w:r>
      <w:r w:rsidR="008865EC">
        <w:rPr>
          <w:rFonts w:hint="eastAsia"/>
        </w:rPr>
        <w:instrText>揭示健康视频弹幕信息行为规律</w:instrText>
      </w:r>
      <w:r w:rsidR="008865EC">
        <w:rPr>
          <w:rFonts w:hint="eastAsia"/>
        </w:rPr>
        <w:instrText>,</w:instrText>
      </w:r>
      <w:r w:rsidR="008865EC">
        <w:rPr>
          <w:rFonts w:hint="eastAsia"/>
        </w:rPr>
        <w:instrText>促进弹幕信息资源优化配置</w:instrText>
      </w:r>
      <w:r w:rsidR="008865EC">
        <w:rPr>
          <w:rFonts w:hint="eastAsia"/>
        </w:rPr>
        <w:instrText>.[</w:instrText>
      </w:r>
      <w:r w:rsidR="008865EC">
        <w:rPr>
          <w:rFonts w:hint="eastAsia"/>
        </w:rPr>
        <w:instrText>研究方法</w:instrText>
      </w:r>
      <w:r w:rsidR="008865EC">
        <w:rPr>
          <w:rFonts w:hint="eastAsia"/>
        </w:rPr>
        <w:instrText>]</w:instrText>
      </w:r>
      <w:r w:rsidR="008865EC">
        <w:rPr>
          <w:rFonts w:hint="eastAsia"/>
        </w:rPr>
        <w:instrText>采集哔哩哔哩视频网站的</w:instrText>
      </w:r>
      <w:r w:rsidR="008865EC">
        <w:rPr>
          <w:rFonts w:hint="eastAsia"/>
        </w:rPr>
        <w:instrText>28470</w:instrText>
      </w:r>
      <w:r w:rsidR="008865EC">
        <w:rPr>
          <w:rFonts w:hint="eastAsia"/>
        </w:rPr>
        <w:instrText>条弹幕</w:instrText>
      </w:r>
      <w:r w:rsidR="008865EC">
        <w:rPr>
          <w:rFonts w:hint="eastAsia"/>
        </w:rPr>
        <w:instrText>,</w:instrText>
      </w:r>
      <w:r w:rsidR="008865EC">
        <w:rPr>
          <w:rFonts w:hint="eastAsia"/>
        </w:rPr>
        <w:instrText>从中提取用户信息需求主题及其网络关系</w:instrText>
      </w:r>
      <w:r w:rsidR="008865EC">
        <w:rPr>
          <w:rFonts w:hint="eastAsia"/>
        </w:rPr>
        <w:instrText>,</w:instrText>
      </w:r>
      <w:r w:rsidR="008865EC">
        <w:rPr>
          <w:rFonts w:hint="eastAsia"/>
        </w:rPr>
        <w:instrText>并采用</w:instrText>
      </w:r>
      <w:r w:rsidR="008865EC">
        <w:rPr>
          <w:rFonts w:hint="eastAsia"/>
        </w:rPr>
        <w:instrText>fsQCA</w:instrText>
      </w:r>
      <w:r w:rsidR="008865EC">
        <w:rPr>
          <w:rFonts w:hint="eastAsia"/>
        </w:rPr>
        <w:instrText>研究健康视频需求主题特征对播放量的影响</w:instrText>
      </w:r>
      <w:r w:rsidR="008865EC">
        <w:rPr>
          <w:rFonts w:hint="eastAsia"/>
        </w:rPr>
        <w:instrText>,</w:instrText>
      </w:r>
      <w:r w:rsidR="008865EC">
        <w:rPr>
          <w:rFonts w:hint="eastAsia"/>
        </w:rPr>
        <w:instrText>识别各影响因素的组态效应</w:instrText>
      </w:r>
      <w:r w:rsidR="008865EC">
        <w:rPr>
          <w:rFonts w:hint="eastAsia"/>
        </w:rPr>
        <w:instrText>.[</w:instrText>
      </w:r>
      <w:r w:rsidR="008865EC">
        <w:rPr>
          <w:rFonts w:hint="eastAsia"/>
        </w:rPr>
        <w:instrText>研究结论</w:instrText>
      </w:r>
      <w:r w:rsidR="008865EC">
        <w:rPr>
          <w:rFonts w:hint="eastAsia"/>
        </w:rPr>
        <w:instrText>]</w:instrText>
      </w:r>
      <w:r w:rsidR="008865EC">
        <w:rPr>
          <w:rFonts w:hint="eastAsia"/>
        </w:rPr>
        <w:instrText>健康视频需求包括</w:instrText>
      </w:r>
      <w:r w:rsidR="008865EC">
        <w:rPr>
          <w:rFonts w:hint="eastAsia"/>
        </w:rPr>
        <w:instrText>3</w:instrText>
      </w:r>
      <w:r w:rsidR="008865EC">
        <w:rPr>
          <w:rFonts w:hint="eastAsia"/>
        </w:rPr>
        <w:instrText>类共</w:instrText>
      </w:r>
      <w:r w:rsidR="008865EC">
        <w:rPr>
          <w:rFonts w:hint="eastAsia"/>
        </w:rPr>
        <w:instrText>8</w:instrText>
      </w:r>
      <w:r w:rsidR="008865EC">
        <w:rPr>
          <w:rFonts w:hint="eastAsia"/>
        </w:rPr>
        <w:instrText>个主题</w:instrText>
      </w:r>
      <w:r w:rsidR="008865EC">
        <w:rPr>
          <w:rFonts w:hint="eastAsia"/>
        </w:rPr>
        <w:instrText>,</w:instrText>
      </w:r>
      <w:r w:rsidR="008865EC">
        <w:rPr>
          <w:rFonts w:hint="eastAsia"/>
        </w:rPr>
        <w:instrText>这些主题特征对视频播放量具有重要影响</w:instrText>
      </w:r>
      <w:r w:rsidR="008865EC">
        <w:rPr>
          <w:rFonts w:hint="eastAsia"/>
        </w:rPr>
        <w:instrText>,</w:instrText>
      </w:r>
      <w:r w:rsidR="008865EC">
        <w:rPr>
          <w:rFonts w:hint="eastAsia"/>
        </w:rPr>
        <w:instrText>共识别出情感需求及其与社交需求组合的</w:instrText>
      </w:r>
      <w:r w:rsidR="008865EC">
        <w:rPr>
          <w:rFonts w:hint="eastAsia"/>
        </w:rPr>
        <w:instrText>2</w:instrText>
      </w:r>
      <w:r w:rsidR="008865EC">
        <w:rPr>
          <w:rFonts w:hint="eastAsia"/>
        </w:rPr>
        <w:instrText>个影响组态</w:instrText>
      </w:r>
      <w:r w:rsidR="008865EC">
        <w:rPr>
          <w:rFonts w:hint="eastAsia"/>
        </w:rPr>
        <w:instrText>.</w:instrText>
      </w:r>
      <w:r w:rsidR="008865EC">
        <w:rPr>
          <w:rFonts w:hint="eastAsia"/>
        </w:rPr>
        <w:instrText>深化认识健康视频需求主题特征及其与视频播放量之间的因果关系</w:instrText>
      </w:r>
      <w:r w:rsidR="008865EC">
        <w:rPr>
          <w:rFonts w:hint="eastAsia"/>
        </w:rPr>
        <w:instrText>,</w:instrText>
      </w:r>
      <w:r w:rsidR="008865EC">
        <w:rPr>
          <w:rFonts w:hint="eastAsia"/>
        </w:rPr>
        <w:instrText>丰富健康视频弹幕信息行为研究</w:instrText>
      </w:r>
      <w:r w:rsidR="008865EC">
        <w:rPr>
          <w:rFonts w:hint="eastAsia"/>
        </w:rPr>
        <w:instrText>,</w:instrText>
      </w:r>
      <w:r w:rsidR="008865EC">
        <w:rPr>
          <w:rFonts w:hint="eastAsia"/>
        </w:rPr>
        <w:instrText>为健康弹幕视频服务提升与有效利用提供指导</w:instrText>
      </w:r>
      <w:r w:rsidR="008865EC">
        <w:rPr>
          <w:rFonts w:hint="eastAsia"/>
        </w:rPr>
        <w:instrText>.","container-title":"</w:instrText>
      </w:r>
      <w:r w:rsidR="008865EC">
        <w:rPr>
          <w:rFonts w:hint="eastAsia"/>
        </w:rPr>
        <w:instrText>情报杂志</w:instrText>
      </w:r>
      <w:r w:rsidR="008865EC">
        <w:rPr>
          <w:rFonts w:hint="eastAsia"/>
        </w:rPr>
        <w:instrText>","DOI":"10.3969/j.issn.1002-1965.2023.04.021","language":"en","page":"148</w:instrText>
      </w:r>
      <w:r w:rsidR="008865EC">
        <w:rPr>
          <w:rFonts w:hint="eastAsia"/>
        </w:rPr>
        <w:instrText>–</w:instrText>
      </w:r>
      <w:r w:rsidR="008865EC">
        <w:rPr>
          <w:rFonts w:hint="eastAsia"/>
        </w:rPr>
        <w:instrText>155","section":"G206","title":"</w:instrText>
      </w:r>
      <w:r w:rsidR="008865EC">
        <w:rPr>
          <w:rFonts w:hint="eastAsia"/>
        </w:rPr>
        <w:instrText>弹幕视角下健康视频需求主题特征及其对视频播放的影响</w:instrText>
      </w:r>
      <w:r w:rsidR="008865EC">
        <w:rPr>
          <w:rFonts w:hint="eastAsia"/>
        </w:rPr>
        <w:instrText>","author":[{"literal":"</w:instrText>
      </w:r>
      <w:r w:rsidR="008865EC">
        <w:rPr>
          <w:rFonts w:hint="eastAsia"/>
        </w:rPr>
        <w:instrText>陈明红</w:instrText>
      </w:r>
      <w:r w:rsidR="008865EC">
        <w:rPr>
          <w:rFonts w:hint="eastAsia"/>
        </w:rPr>
        <w:instrText>"},{"literal":"</w:instrText>
      </w:r>
      <w:r w:rsidR="008865EC">
        <w:rPr>
          <w:rFonts w:hint="eastAsia"/>
        </w:rPr>
        <w:instrText>黄嘉乐</w:instrText>
      </w:r>
      <w:r w:rsidR="008865EC">
        <w:rPr>
          <w:rFonts w:hint="eastAsia"/>
        </w:rPr>
        <w:instrText>"},{"literal":"</w:instrText>
      </w:r>
      <w:r w:rsidR="008865EC">
        <w:rPr>
          <w:rFonts w:hint="eastAsia"/>
        </w:rPr>
        <w:instrText>连晓丽</w:instrText>
      </w:r>
      <w:r w:rsidR="008865EC">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1D1E1A73" w14:textId="1395D05B" w:rsidR="00F54B80" w:rsidRDefault="00000000">
      <w:pPr>
        <w:pStyle w:val="altz"/>
        <w:ind w:firstLine="480"/>
      </w:pPr>
      <w:r>
        <w:rPr>
          <w:rFonts w:hint="eastAsia"/>
        </w:rPr>
        <w:t>UGC</w:t>
      </w:r>
      <w:r>
        <w:rPr>
          <w:rFonts w:hint="eastAsia"/>
        </w:rPr>
        <w:t>也记录了青少年之间的同伴互动过程，如相互安慰、经验分享、观点辩论等。这不仅有助于去污名化相关讨论</w:t>
      </w:r>
      <w:r w:rsidR="0062707B">
        <w:fldChar w:fldCharType="begin"/>
      </w:r>
      <w:r w:rsidR="00740296">
        <w:instrText xml:space="preserve"> ADDIN ZOTERO_ITEM CSL_CITATION {"citationID":"hL1ke61K","properties":{"unsorted":false,"formattedCitation":"\\super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62707B">
        <w:fldChar w:fldCharType="separate"/>
      </w:r>
      <w:r w:rsidR="00740296" w:rsidRPr="00740296">
        <w:rPr>
          <w:rFonts w:cs="Times New Roman"/>
          <w:kern w:val="0"/>
          <w:vertAlign w:val="superscript"/>
        </w:rPr>
        <w:t>[31]</w:t>
      </w:r>
      <w:r w:rsidR="0062707B">
        <w:fldChar w:fldCharType="end"/>
      </w:r>
      <w:r>
        <w:rPr>
          <w:rFonts w:hint="eastAsia"/>
        </w:rPr>
        <w:t>，也为研究同伴影响在健康信息传播中的作用提供了数据基础。</w:t>
      </w:r>
    </w:p>
    <w:p w14:paraId="57E626ED" w14:textId="77777777" w:rsidR="00F54B80" w:rsidRDefault="00000000" w:rsidP="00654A62">
      <w:pPr>
        <w:pStyle w:val="2"/>
        <w:spacing w:before="163" w:after="163"/>
        <w:rPr>
          <w:rFonts w:hint="eastAsia"/>
        </w:rPr>
      </w:pPr>
      <w:bookmarkStart w:id="29" w:name="_Toc227982502"/>
      <w:r>
        <w:rPr>
          <w:rFonts w:hint="eastAsia"/>
        </w:rPr>
        <w:t>大语言模型相关技术</w:t>
      </w:r>
      <w:bookmarkEnd w:id="29"/>
    </w:p>
    <w:p w14:paraId="4DEF866B" w14:textId="4939893E" w:rsidR="00F54B80" w:rsidRDefault="00000000">
      <w:pPr>
        <w:pStyle w:val="altz"/>
        <w:ind w:firstLine="480"/>
      </w:pPr>
      <w:r>
        <w:t>大语言模型（</w:t>
      </w:r>
      <w:r>
        <w:t>LLM</w:t>
      </w:r>
      <w:r>
        <w:t>）是本研究实现从</w:t>
      </w:r>
      <w:r w:rsidR="0080413B">
        <w:rPr>
          <w:rFonts w:hint="eastAsia"/>
        </w:rPr>
        <w:t>“</w:t>
      </w:r>
      <w:r>
        <w:t>问题</w:t>
      </w:r>
      <w:r w:rsidR="0080413B">
        <w:rPr>
          <w:rFonts w:hint="eastAsia"/>
        </w:rPr>
        <w:t>”</w:t>
      </w:r>
      <w:r>
        <w:t>到</w:t>
      </w:r>
      <w:r w:rsidR="0080413B">
        <w:rPr>
          <w:rFonts w:hint="eastAsia"/>
        </w:rPr>
        <w:t>“</w:t>
      </w:r>
      <w:r>
        <w:t>知识</w:t>
      </w:r>
      <w:r w:rsidR="0080413B">
        <w:rPr>
          <w:rFonts w:hint="eastAsia"/>
        </w:rPr>
        <w:t>”</w:t>
      </w:r>
      <w:r>
        <w:t>转化的核心技术。</w:t>
      </w:r>
    </w:p>
    <w:p w14:paraId="5328AA21" w14:textId="77777777" w:rsidR="00F54B80" w:rsidRDefault="00000000" w:rsidP="00654A62">
      <w:pPr>
        <w:pStyle w:val="3"/>
        <w:spacing w:before="163" w:after="163"/>
        <w:rPr>
          <w:rFonts w:hint="eastAsia"/>
        </w:rPr>
      </w:pPr>
      <w:bookmarkStart w:id="30" w:name="_Toc227982503"/>
      <w:r>
        <w:rPr>
          <w:rFonts w:hint="eastAsia"/>
        </w:rPr>
        <w:t>大语言模型基本原理与特点</w:t>
      </w:r>
      <w:bookmarkEnd w:id="30"/>
    </w:p>
    <w:p w14:paraId="5A139FCF" w14:textId="77777777"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77777777" w:rsidR="00F54B80" w:rsidRDefault="00000000" w:rsidP="00654A62">
      <w:pPr>
        <w:pStyle w:val="3"/>
        <w:spacing w:before="163" w:after="163"/>
        <w:rPr>
          <w:rFonts w:hint="eastAsia"/>
        </w:rPr>
      </w:pPr>
      <w:bookmarkStart w:id="31" w:name="_Toc227982504"/>
      <w:r>
        <w:rPr>
          <w:rFonts w:hint="eastAsia"/>
        </w:rPr>
        <w:lastRenderedPageBreak/>
        <w:t>大语言模型在医疗健康问答中的应用</w:t>
      </w:r>
      <w:bookmarkEnd w:id="31"/>
    </w:p>
    <w:p w14:paraId="4CA3D167" w14:textId="274AAAA0" w:rsidR="00F54B80" w:rsidRDefault="00000000">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t>不仅能高分通过美国执业医师资格考试（</w:t>
      </w:r>
      <w:r>
        <w:rPr>
          <w:rFonts w:hint="eastAsia"/>
        </w:rPr>
        <w:t>USMLE</w:t>
      </w:r>
      <w:r>
        <w:rPr>
          <w:rFonts w:hint="eastAsia"/>
        </w:rPr>
        <w:t>）</w:t>
      </w:r>
      <w:r w:rsidR="0062707B">
        <w:fldChar w:fldCharType="begin"/>
      </w:r>
      <w:r w:rsidR="008865EC">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，展现出深厚的医学知识储备，其生成的回答在信息质量和共情表达上甚至能超越人类医生</w:t>
      </w:r>
      <w:r w:rsidR="0062707B">
        <w:fldChar w:fldCharType="begin"/>
      </w:r>
      <w:r w:rsidR="008865EC">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8865EC">
        <w:rPr>
          <w:rFonts w:hint="eastAsia"/>
        </w:rPr>
        <w:instrText xml:space="preserve"> significantly higher quality than physician responses (&lt;i&gt;t&lt;/i&gt; = 13.3;&lt;i&gt;P&lt;/i&gt; &amp;lt; .001). The proportion of responses rated as&lt;i&gt;good&lt;/i&gt;or&lt;i&gt;very good&lt;/i&gt;quality (</w:instrText>
      </w:r>
      <w:r w:rsidR="008865EC">
        <w:rPr>
          <w:rFonts w:hint="eastAsia"/>
        </w:rPr>
        <w:instrText>≥</w:instrText>
      </w:r>
      <w:r w:rsidR="008865EC">
        <w:rPr>
          <w:rFonts w:hint="eastAsia"/>
        </w:rPr>
        <w:instrText xml:space="preserve"> 4), for instance, was higher for chatbot than physicians (chatbot: 78.5%, 95% CI, 72.3</w:instrText>
      </w:r>
      <w:r w:rsidR="008865EC">
        <w:instrText>%-84.1%; physicians: 22.1%, 95% CI, 16.4%-28.2%;). This amounted to 3.6 times higher prevalence of&lt;i&gt;good&lt;/i&gt;or&lt;i&gt;very good&lt;/i&gt;quality responses for the chatbot. Chatbot responses were also rated significantly more empathetic than physician responses (&lt;i&gt;</w:instrText>
      </w:r>
      <w:r w:rsidR="008865EC">
        <w:rPr>
          <w:rFonts w:hint="eastAsia"/>
        </w:rPr>
        <w:instrText>t&lt;/i&gt; = 18.9;&lt;i&gt;P&lt;/i&gt; &amp;lt; .001). The proportion of responses rated&lt;i&gt;empathetic&lt;/i&gt;or&lt;i&gt;very empathetic&lt;/i&gt;(</w:instrText>
      </w:r>
      <w:r w:rsidR="008865EC">
        <w:rPr>
          <w:rFonts w:hint="eastAsia"/>
        </w:rPr>
        <w:instrText>≥</w:instrText>
      </w:r>
      <w:r w:rsidR="008865EC">
        <w:rPr>
          <w:rFonts w:hint="eastAsia"/>
        </w:rPr>
        <w:instrText>4) was higher for chatbot than for physicians (physicians: 4.6%, 95% CI, 2.1%-7.7%; chatbot: 45.1%, 95% CI, 38.5%-51.8%; physicians: 4.6%, 95% CI</w:instrText>
      </w:r>
      <w:r w:rsidR="008865EC">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Med-PaLM 2</w:t>
      </w:r>
      <w:r>
        <w:rPr>
          <w:rFonts w:hint="eastAsia"/>
        </w:rPr>
        <w:t>，其回答的准确性和临床相关性已接近专家水平</w:t>
      </w:r>
      <w:r w:rsidR="0062707B">
        <w:fldChar w:fldCharType="begin"/>
      </w:r>
      <w:r w:rsidR="008865EC">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sidR="00F04585">
        <w:fldChar w:fldCharType="begin"/>
      </w:r>
      <w:r w:rsidR="00740296">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6BF159C7" w:rsidR="00F54B80" w:rsidRDefault="00000000">
      <w:pPr>
        <w:pStyle w:val="3"/>
        <w:spacing w:before="163" w:after="163"/>
        <w:rPr>
          <w:rFonts w:hint="eastAsia"/>
        </w:rPr>
      </w:pPr>
      <w:bookmarkStart w:id="32" w:name="_Toc227982505"/>
      <w:r>
        <w:rPr>
          <w:rFonts w:hint="eastAsia"/>
        </w:rPr>
        <w:t>问题</w:t>
      </w:r>
      <w:r w:rsidR="00D77215">
        <w:rPr>
          <w:rFonts w:hint="eastAsia"/>
        </w:rPr>
        <w:t>规范化</w:t>
      </w:r>
      <w:r>
        <w:rPr>
          <w:rFonts w:hint="eastAsia"/>
        </w:rPr>
        <w:t>改写、答案生成与指令跟随能力</w:t>
      </w:r>
      <w:bookmarkEnd w:id="32"/>
    </w:p>
    <w:p w14:paraId="5D904704" w14:textId="77777777" w:rsidR="00F54B80" w:rsidRDefault="00000000">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F54B80" w:rsidRDefault="00000000" w:rsidP="00B22454">
      <w:pPr>
        <w:pStyle w:val="altz"/>
        <w:numPr>
          <w:ilvl w:val="0"/>
          <w:numId w:val="9"/>
        </w:numPr>
        <w:ind w:left="800" w:firstLineChars="0" w:hanging="318"/>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F54B80" w:rsidRDefault="00000000" w:rsidP="00B22454">
      <w:pPr>
        <w:pStyle w:val="altz"/>
        <w:numPr>
          <w:ilvl w:val="0"/>
          <w:numId w:val="9"/>
        </w:numPr>
        <w:ind w:left="800" w:firstLineChars="0" w:hanging="318"/>
      </w:pPr>
      <w:r>
        <w:rPr>
          <w:rFonts w:hint="eastAsia"/>
        </w:rPr>
        <w:t>答案生成：在给定一个标准化问题后，可以指令</w:t>
      </w:r>
      <w:r>
        <w:rPr>
          <w:rFonts w:hint="eastAsia"/>
        </w:rPr>
        <w:t>LLM</w:t>
      </w:r>
      <w:r>
        <w:rPr>
          <w:rFonts w:hint="eastAsia"/>
        </w:rPr>
        <w:t>生成一个科学、准确、易于理解且富有同理心的答案。</w:t>
      </w:r>
    </w:p>
    <w:p w14:paraId="24C34705" w14:textId="77777777" w:rsidR="00F54B80" w:rsidRDefault="00000000" w:rsidP="00654A62">
      <w:pPr>
        <w:pStyle w:val="3"/>
        <w:spacing w:before="163" w:after="163"/>
        <w:rPr>
          <w:rFonts w:hint="eastAsia"/>
        </w:rPr>
      </w:pPr>
      <w:bookmarkStart w:id="33" w:name="_Toc168604733"/>
      <w:bookmarkStart w:id="34" w:name="_Toc227982507"/>
      <w:r>
        <w:rPr>
          <w:rFonts w:hint="eastAsia"/>
        </w:rPr>
        <w:t>模型微调</w:t>
      </w:r>
      <w:r>
        <w:rPr>
          <w:rFonts w:hint="eastAsia"/>
        </w:rPr>
        <w:t>-LLaMA Factory</w:t>
      </w:r>
      <w:bookmarkEnd w:id="33"/>
      <w:bookmarkEnd w:id="34"/>
    </w:p>
    <w:p w14:paraId="7288499B" w14:textId="4A9513E7" w:rsidR="00F54B80" w:rsidRDefault="00000000">
      <w:pPr>
        <w:pStyle w:val="altz"/>
        <w:ind w:firstLine="480"/>
      </w:pPr>
      <w:r>
        <w:rPr>
          <w:rFonts w:hint="eastAsia"/>
        </w:rPr>
        <w:t>LLaMA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r>
        <w:rPr>
          <w:rFonts w:hint="eastAsia"/>
        </w:rPr>
        <w:t>LLaMA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r>
        <w:rPr>
          <w:rFonts w:hint="eastAsia"/>
        </w:rPr>
        <w:t>LLaMA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r>
        <w:rPr>
          <w:rFonts w:hint="eastAsia"/>
        </w:rPr>
        <w:t>LLaMA Factory</w:t>
      </w:r>
      <w:r>
        <w:rPr>
          <w:rFonts w:hint="eastAsia"/>
        </w:rPr>
        <w:t>同时提供了一个功能全面、操作简便的平台，使得大语言模型的微调变得更加容易和高效。在本研究中，</w:t>
      </w:r>
      <w:r>
        <w:rPr>
          <w:rFonts w:hint="eastAsia"/>
        </w:rPr>
        <w:t>LLaMA Factory</w:t>
      </w:r>
      <w:r>
        <w:rPr>
          <w:rFonts w:hint="eastAsia"/>
        </w:rPr>
        <w:t>将用于有监督微调大语言模型，以适应青少年生殖健康问答的需求，提高模型在问答任务上各项指标的表现力。</w:t>
      </w:r>
    </w:p>
    <w:p w14:paraId="33703036" w14:textId="77777777" w:rsidR="00F54B80" w:rsidRDefault="00000000" w:rsidP="00654A62">
      <w:pPr>
        <w:pStyle w:val="2"/>
        <w:spacing w:before="163" w:after="163"/>
        <w:rPr>
          <w:rFonts w:hint="eastAsia"/>
        </w:rPr>
      </w:pPr>
      <w:bookmarkStart w:id="35" w:name="_Toc227982508"/>
      <w:r>
        <w:rPr>
          <w:rFonts w:hint="eastAsia"/>
        </w:rPr>
        <w:t>模型评估方法</w:t>
      </w:r>
      <w:bookmarkEnd w:id="35"/>
    </w:p>
    <w:p w14:paraId="0ECDE804" w14:textId="361A065F" w:rsidR="00F54B80" w:rsidRDefault="00000000">
      <w:pPr>
        <w:pStyle w:val="altz"/>
        <w:ind w:firstLine="480"/>
      </w:pPr>
      <w:r>
        <w:rPr>
          <w:rFonts w:hint="eastAsia"/>
        </w:rPr>
        <w:t>科学、全面地评估模型性能是本研究不可或缺的一环，本研究将采用人工评估</w:t>
      </w:r>
      <w:r w:rsidR="00B4723F">
        <w:rPr>
          <w:rFonts w:hint="eastAsia"/>
        </w:rPr>
        <w:t>与自动化评估</w:t>
      </w:r>
      <w:r>
        <w:rPr>
          <w:rFonts w:hint="eastAsia"/>
        </w:rPr>
        <w:t>相结合的综合评价体系。</w:t>
      </w:r>
    </w:p>
    <w:p w14:paraId="3A37C5C5" w14:textId="77777777" w:rsidR="00F54B80" w:rsidRDefault="00000000" w:rsidP="00654A62">
      <w:pPr>
        <w:pStyle w:val="3"/>
        <w:spacing w:before="163" w:after="163"/>
        <w:rPr>
          <w:rFonts w:hint="eastAsia"/>
        </w:rPr>
      </w:pPr>
      <w:bookmarkStart w:id="36" w:name="_Toc227982509"/>
      <w:r>
        <w:rPr>
          <w:rFonts w:hint="eastAsia"/>
        </w:rPr>
        <w:lastRenderedPageBreak/>
        <w:t>人工评估维度</w:t>
      </w:r>
      <w:bookmarkEnd w:id="36"/>
    </w:p>
    <w:p w14:paraId="08AAF8F3" w14:textId="2657DDEF" w:rsidR="00F54B80" w:rsidRDefault="00000000">
      <w:pPr>
        <w:pStyle w:val="altz"/>
        <w:ind w:firstLine="480"/>
      </w:pPr>
      <w:r>
        <w:rPr>
          <w:rFonts w:hint="eastAsia"/>
        </w:rPr>
        <w:t>由于自动化指标无法完全捕捉医学回答的严谨性和实用性，人工评估仍然是黄金标准。参考相关研究</w:t>
      </w:r>
      <w:r w:rsidR="00486D9D">
        <w:fldChar w:fldCharType="begin"/>
      </w:r>
      <w:r w:rsidR="00740296">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486D9D">
        <w:fldChar w:fldCharType="separate"/>
      </w:r>
      <w:r w:rsidR="00740296" w:rsidRPr="00740296">
        <w:rPr>
          <w:rFonts w:cs="Times New Roman"/>
          <w:kern w:val="0"/>
          <w:vertAlign w:val="superscript"/>
        </w:rPr>
        <w:t>[28]</w:t>
      </w:r>
      <w:r w:rsidR="00486D9D">
        <w:fldChar w:fldCharType="end"/>
      </w:r>
      <w:r>
        <w:rPr>
          <w:rFonts w:hint="eastAsia"/>
        </w:rPr>
        <w:t>，本研究将从以下六个维度对模型生成的答案进行人工评分：</w:t>
      </w:r>
    </w:p>
    <w:p w14:paraId="221D48B6" w14:textId="77777777" w:rsidR="00F54B80" w:rsidRDefault="00000000">
      <w:pPr>
        <w:pStyle w:val="altz"/>
        <w:numPr>
          <w:ilvl w:val="0"/>
          <w:numId w:val="11"/>
        </w:numPr>
        <w:ind w:firstLineChars="0"/>
      </w:pPr>
      <w:r>
        <w:rPr>
          <w:rFonts w:hint="eastAsia"/>
        </w:rPr>
        <w:t>指导性：答案是否提供了清晰、可操作的建议或下一步行动指南。</w:t>
      </w:r>
    </w:p>
    <w:p w14:paraId="587B3E11" w14:textId="77777777" w:rsidR="00F54B80" w:rsidRDefault="00000000">
      <w:pPr>
        <w:pStyle w:val="altz"/>
        <w:numPr>
          <w:ilvl w:val="0"/>
          <w:numId w:val="11"/>
        </w:numPr>
        <w:ind w:firstLineChars="0"/>
      </w:pPr>
      <w:r>
        <w:rPr>
          <w:rFonts w:hint="eastAsia"/>
        </w:rPr>
        <w:t>准确性：答案所包含的医学信息是否科学、准确，无事实性错误。</w:t>
      </w:r>
    </w:p>
    <w:p w14:paraId="0B08E4C0" w14:textId="77777777" w:rsidR="00F54B80" w:rsidRDefault="00000000">
      <w:pPr>
        <w:pStyle w:val="altz"/>
        <w:numPr>
          <w:ilvl w:val="0"/>
          <w:numId w:val="11"/>
        </w:numPr>
        <w:ind w:firstLineChars="0"/>
      </w:pPr>
      <w:r>
        <w:rPr>
          <w:rFonts w:hint="eastAsia"/>
        </w:rPr>
        <w:t>完整性：答案是否全面地回应了用户提问的所有方面，无重要信息遗漏。</w:t>
      </w:r>
    </w:p>
    <w:p w14:paraId="6F3C53AB" w14:textId="77777777" w:rsidR="00F54B80" w:rsidRDefault="00000000">
      <w:pPr>
        <w:pStyle w:val="altz"/>
        <w:numPr>
          <w:ilvl w:val="0"/>
          <w:numId w:val="11"/>
        </w:numPr>
        <w:ind w:firstLineChars="0"/>
      </w:pPr>
      <w:r>
        <w:rPr>
          <w:rFonts w:hint="eastAsia"/>
        </w:rPr>
        <w:t>安全性：答案是否不包含任何可能导致伤害的建议，并对潜在风险进行了充分提示。</w:t>
      </w:r>
    </w:p>
    <w:p w14:paraId="7862B09E" w14:textId="77777777" w:rsidR="00F54B80" w:rsidRDefault="00000000">
      <w:pPr>
        <w:pStyle w:val="altz"/>
        <w:numPr>
          <w:ilvl w:val="0"/>
          <w:numId w:val="11"/>
        </w:numPr>
        <w:ind w:firstLineChars="0"/>
      </w:pPr>
      <w:r>
        <w:rPr>
          <w:rFonts w:hint="eastAsia"/>
        </w:rPr>
        <w:t>易于理解：答案是否使用通俗易懂的语言，避免了不必要的专业术语，适合青少年阅读。</w:t>
      </w:r>
    </w:p>
    <w:p w14:paraId="7D1E9402" w14:textId="77777777" w:rsidR="00F54B80" w:rsidRDefault="00000000">
      <w:pPr>
        <w:pStyle w:val="altz"/>
        <w:numPr>
          <w:ilvl w:val="0"/>
          <w:numId w:val="11"/>
        </w:numPr>
        <w:ind w:firstLineChars="0"/>
      </w:pPr>
      <w:r>
        <w:rPr>
          <w:rFonts w:hint="eastAsia"/>
        </w:rPr>
        <w:t>仅提供必要信息：答案是否仅提供了必要信息，避免了无关内容的冗余，做到了言简意赅。</w:t>
      </w:r>
    </w:p>
    <w:p w14:paraId="26512857" w14:textId="7AE490FE" w:rsidR="00F54B80" w:rsidRDefault="00000000">
      <w:pPr>
        <w:pStyle w:val="3"/>
        <w:spacing w:before="163" w:after="163"/>
        <w:rPr>
          <w:rFonts w:hint="eastAsia"/>
        </w:rPr>
      </w:pPr>
      <w:bookmarkStart w:id="37" w:name="_Toc227982510"/>
      <w:r>
        <w:rPr>
          <w:rFonts w:hint="eastAsia"/>
        </w:rPr>
        <w:t>自动化评估</w:t>
      </w:r>
      <w:r w:rsidR="00B4723F">
        <w:rPr>
          <w:rFonts w:hint="eastAsia"/>
        </w:rPr>
        <w:t>方法</w:t>
      </w:r>
      <w:bookmarkEnd w:id="37"/>
    </w:p>
    <w:p w14:paraId="12854DA0" w14:textId="77777777" w:rsidR="00F54B80" w:rsidRDefault="00000000">
      <w:pPr>
        <w:pStyle w:val="altz"/>
        <w:ind w:firstLine="480"/>
      </w:pPr>
      <w:r>
        <w:rPr>
          <w:rFonts w:hint="eastAsia"/>
        </w:rPr>
        <w:t>自动化评估主要用于快速、规模化地衡量模型生成文本的质量。</w:t>
      </w:r>
    </w:p>
    <w:p w14:paraId="47F5E211" w14:textId="39B24632" w:rsidR="00EA3833" w:rsidRDefault="00EA3833">
      <w:pPr>
        <w:pStyle w:val="altz"/>
        <w:ind w:firstLine="480"/>
      </w:pPr>
      <w:r w:rsidRPr="00EA3833">
        <w:rPr>
          <w:rFonts w:hint="eastAsia"/>
        </w:rPr>
        <w:t>在文本生成领域，</w:t>
      </w:r>
      <w:r w:rsidRPr="00EA3833">
        <w:rPr>
          <w:rFonts w:hint="eastAsia"/>
        </w:rPr>
        <w:t>ROUGE</w:t>
      </w:r>
      <w:r w:rsidRPr="00EA3833">
        <w:rPr>
          <w:rFonts w:hint="eastAsia"/>
        </w:rPr>
        <w:t>（</w:t>
      </w:r>
      <w:r w:rsidRPr="00EA3833">
        <w:rPr>
          <w:rFonts w:hint="eastAsia"/>
        </w:rPr>
        <w:t>Recall-Oriented Understudy for Gisting Evaluation</w:t>
      </w:r>
      <w:r w:rsidRPr="00EA3833">
        <w:rPr>
          <w:rFonts w:hint="eastAsia"/>
        </w:rPr>
        <w:t>）系列指标通过计算生成文本与参考文本之间的</w:t>
      </w:r>
      <w:r w:rsidRPr="00EA3833">
        <w:rPr>
          <w:rFonts w:hint="eastAsia"/>
        </w:rPr>
        <w:t>n-gram</w:t>
      </w:r>
      <w:r w:rsidRPr="00EA3833">
        <w:rPr>
          <w:rFonts w:hint="eastAsia"/>
        </w:rPr>
        <w:t>重叠度（如</w:t>
      </w:r>
      <w:r w:rsidRPr="00EA3833">
        <w:rPr>
          <w:rFonts w:hint="eastAsia"/>
        </w:rPr>
        <w:t>ROUGE-1</w:t>
      </w:r>
      <w:r w:rsidRPr="00EA3833">
        <w:rPr>
          <w:rFonts w:hint="eastAsia"/>
        </w:rPr>
        <w:t>、</w:t>
      </w:r>
      <w:r w:rsidRPr="00EA3833">
        <w:rPr>
          <w:rFonts w:hint="eastAsia"/>
        </w:rPr>
        <w:t>ROUGE-2</w:t>
      </w:r>
      <w:r w:rsidRPr="00EA3833">
        <w:rPr>
          <w:rFonts w:hint="eastAsia"/>
        </w:rPr>
        <w:t>）及最长公共子序列（</w:t>
      </w:r>
      <w:r w:rsidRPr="00EA3833">
        <w:rPr>
          <w:rFonts w:hint="eastAsia"/>
        </w:rPr>
        <w:t>ROUGE-L</w:t>
      </w:r>
      <w:r w:rsidRPr="00EA3833">
        <w:rPr>
          <w:rFonts w:hint="eastAsia"/>
        </w:rPr>
        <w:t>），从词汇层面量化两者在内容表述上的一致性，是衡量文本表面相似度的常用自动化方法。然而，</w:t>
      </w:r>
      <w:r w:rsidRPr="00EA3833">
        <w:rPr>
          <w:rFonts w:hint="eastAsia"/>
        </w:rPr>
        <w:t>ROUGE</w:t>
      </w:r>
      <w:r w:rsidRPr="00EA3833">
        <w:rPr>
          <w:rFonts w:hint="eastAsia"/>
        </w:rPr>
        <w:t>难以深层评估医学回答的语义准确性与专业严谨性。</w:t>
      </w:r>
    </w:p>
    <w:p w14:paraId="350AB420" w14:textId="20325377" w:rsidR="00F54B80" w:rsidRDefault="00000000">
      <w:pPr>
        <w:pStyle w:val="altz"/>
        <w:ind w:firstLine="480"/>
      </w:pP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w:t>
      </w:r>
      <w:commentRangeStart w:id="38"/>
      <w:r>
        <w:rPr>
          <w:rFonts w:hint="eastAsia"/>
        </w:rPr>
        <w:t>，然后计算两者评分的</w:t>
      </w:r>
      <w:r>
        <w:rPr>
          <w:rFonts w:hint="eastAsia"/>
        </w:rPr>
        <w:t>Kappa</w:t>
      </w:r>
      <w:r>
        <w:rPr>
          <w:rFonts w:hint="eastAsia"/>
        </w:rPr>
        <w:t>一致性系数</w:t>
      </w:r>
      <w:r w:rsidR="0089310B">
        <w:fldChar w:fldCharType="begin"/>
      </w:r>
      <w:r w:rsidR="00740296">
        <w:instrText xml:space="preserve"> ADDIN ZOTERO_ITEM CSL_CITATION {"citationID":"LYWv0eTN","properties":{"unsorted":false,"formattedCitation":"\\super [36,37]\\nosupersub{}","plainCitation":"[36,37]","noteIndex":0},"citationItems":[{"id":1061,"uris":["http://zotero.org/users/15209510/items/4AVTFCSB"],"itemData":{"id":1061,"type":"article-journal","abstract":"Background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given":"Zhu"},{"family":"D","given":"Luo"},{"family":"X","given":"Shen"},{"family":"Q","given":"Shi"},{"family":"H","given":"Lv"},{"family":"S","given":"Zhang"},{"family":"F","given":"Ye"},{"family":"N","given":"Kong"}],"accessed":{"date-parts":[["2026",4,25]]},"issued":{"date-parts":[["2025",7,18]]}}}],"schema":"https://github.com/citation-style-language/schema/raw/master/csl-citation.json"} </w:instrText>
      </w:r>
      <w:r w:rsidR="0089310B">
        <w:fldChar w:fldCharType="separate"/>
      </w:r>
      <w:r w:rsidR="00740296" w:rsidRPr="00740296">
        <w:rPr>
          <w:rFonts w:cs="Times New Roman"/>
          <w:kern w:val="0"/>
          <w:vertAlign w:val="superscript"/>
        </w:rPr>
        <w:t>[36,37]</w:t>
      </w:r>
      <w:r w:rsidR="0089310B">
        <w:fldChar w:fldCharType="end"/>
      </w:r>
      <w:r>
        <w:rPr>
          <w:rFonts w:hint="eastAsia"/>
        </w:rPr>
        <w:t>。</w:t>
      </w:r>
      <w:commentRangeEnd w:id="38"/>
      <w:r w:rsidR="004A77CC">
        <w:rPr>
          <w:rStyle w:val="afc"/>
          <w:rFonts w:hint="eastAsia"/>
          <w:sz w:val="24"/>
          <w:szCs w:val="22"/>
        </w:rPr>
        <w:commentReference w:id="38"/>
      </w:r>
      <w:r>
        <w:rPr>
          <w:rFonts w:hint="eastAsia"/>
        </w:rPr>
        <w:t>若一致性达到较高水平，则可证明</w:t>
      </w:r>
      <w:r>
        <w:rPr>
          <w:rFonts w:hint="eastAsia"/>
        </w:rPr>
        <w:t>AI</w:t>
      </w:r>
      <w:r>
        <w:rPr>
          <w:rFonts w:hint="eastAsia"/>
        </w:rPr>
        <w:t>评分在本任务下能有效替代部分人工评估工作，从而实现对大规模测试集的高效评估。</w:t>
      </w:r>
    </w:p>
    <w:p w14:paraId="71F6577D" w14:textId="77777777" w:rsidR="00F54B80" w:rsidRDefault="00000000">
      <w:pPr>
        <w:pStyle w:val="2"/>
        <w:spacing w:before="163" w:after="163"/>
        <w:rPr>
          <w:rFonts w:hint="eastAsia"/>
        </w:rPr>
      </w:pPr>
      <w:bookmarkStart w:id="39" w:name="_Toc227982511"/>
      <w:commentRangeStart w:id="40"/>
      <w:r>
        <w:rPr>
          <w:rFonts w:hint="eastAsia"/>
        </w:rPr>
        <w:t>本章小结</w:t>
      </w:r>
      <w:bookmarkEnd w:id="39"/>
    </w:p>
    <w:p w14:paraId="12874861" w14:textId="77777777" w:rsidR="00F54B80" w:rsidRDefault="00000000">
      <w:pPr>
        <w:pStyle w:val="altz"/>
        <w:ind w:firstLine="480"/>
      </w:pPr>
      <w:r>
        <w:t>本章系统梳理了支撑本研究的理论基础与关键技术。首先，从青少年生殖健康与社交媒体传播理论出发，明确了研究的现实背景与核心矛盾</w:t>
      </w:r>
      <w:r>
        <w:t>——</w:t>
      </w:r>
      <w:r>
        <w:t>即青少年旺盛而隐秘的信息需求与社交媒体上良莠不齐的内容生态之间的冲突，并论证了从</w:t>
      </w:r>
      <w:r>
        <w:t>UGC</w:t>
      </w:r>
      <w:r>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w:t>
      </w:r>
      <w:r>
        <w:lastRenderedPageBreak/>
        <w:t>适用于本研究特定任务的工具。最后，构建了一个结合自动化指标与多维度人工评估的综合评价框架，为科学衡量研究成果提供了标准</w:t>
      </w:r>
      <w:r>
        <w:rPr>
          <w:rFonts w:hint="eastAsia"/>
        </w:rPr>
        <w:t>。</w:t>
      </w:r>
    </w:p>
    <w:commentRangeEnd w:id="40"/>
    <w:p w14:paraId="30849A5B" w14:textId="77777777" w:rsidR="00F54B80" w:rsidRDefault="004A77CC">
      <w:pPr>
        <w:pStyle w:val="altz"/>
        <w:ind w:firstLine="480"/>
        <w:sectPr w:rsidR="00F54B80">
          <w:headerReference w:type="default" r:id="rId31"/>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40"/>
      </w:r>
    </w:p>
    <w:p w14:paraId="6AF06F5A" w14:textId="0FC8AE5A" w:rsidR="00F54B80" w:rsidRDefault="00000000" w:rsidP="00023A9E">
      <w:pPr>
        <w:pStyle w:val="1"/>
        <w:spacing w:before="326" w:after="326"/>
        <w:rPr>
          <w:rFonts w:hint="eastAsia"/>
        </w:rPr>
      </w:pPr>
      <w:bookmarkStart w:id="41" w:name="_Toc227982512"/>
      <w:r>
        <w:rPr>
          <w:rFonts w:hint="eastAsia"/>
        </w:rPr>
        <w:lastRenderedPageBreak/>
        <w:t>数据来源与</w:t>
      </w:r>
      <w:r w:rsidR="00393831">
        <w:rPr>
          <w:rFonts w:hint="eastAsia"/>
        </w:rPr>
        <w:t>处理</w:t>
      </w:r>
      <w:bookmarkEnd w:id="41"/>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000000">
      <w:pPr>
        <w:pStyle w:val="2"/>
        <w:spacing w:before="163" w:after="163"/>
        <w:rPr>
          <w:rFonts w:hint="eastAsia"/>
        </w:rPr>
      </w:pPr>
      <w:bookmarkStart w:id="42" w:name="_Toc227982513"/>
      <w:r>
        <w:rPr>
          <w:rFonts w:hint="eastAsia"/>
        </w:rPr>
        <w:t>数据来源与样本筛选</w:t>
      </w:r>
      <w:bookmarkEnd w:id="42"/>
    </w:p>
    <w:p w14:paraId="6218E4D7" w14:textId="77777777" w:rsidR="00F54B80" w:rsidRDefault="00000000">
      <w:pPr>
        <w:pStyle w:val="3"/>
        <w:spacing w:before="163" w:after="163"/>
        <w:rPr>
          <w:rFonts w:hint="eastAsia"/>
        </w:rPr>
      </w:pPr>
      <w:bookmarkStart w:id="43" w:name="_Toc227982514"/>
      <w:r>
        <w:rPr>
          <w:rFonts w:hint="eastAsia"/>
        </w:rPr>
        <w:t>数据平台与时间范围</w:t>
      </w:r>
      <w:bookmarkEnd w:id="43"/>
    </w:p>
    <w:p w14:paraId="700FEF3C" w14:textId="16AC46B3" w:rsidR="00F54B80" w:rsidRDefault="00000000">
      <w:pPr>
        <w:pStyle w:val="altz"/>
        <w:ind w:firstLine="480"/>
      </w:pPr>
      <w:r>
        <w:rPr>
          <w:rFonts w:hint="eastAsia"/>
        </w:rPr>
        <w:t>本研究的数据来源平台为</w:t>
      </w:r>
      <w:r>
        <w:rPr>
          <w:rFonts w:hint="eastAsia"/>
        </w:rPr>
        <w:t>Bilibili</w:t>
      </w:r>
      <w:r>
        <w:rPr>
          <w:rFonts w:hint="eastAsia"/>
        </w:rPr>
        <w:t>（哔哩哔哩，简称</w:t>
      </w:r>
      <w:r>
        <w:rPr>
          <w:rFonts w:hint="eastAsia"/>
        </w:rPr>
        <w:t>B</w:t>
      </w:r>
      <w:r>
        <w:rPr>
          <w:rFonts w:hint="eastAsia"/>
        </w:rPr>
        <w:t>站）。选择该平台主要基于以下考量：首先，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年出生的人群）欢迎的视频分享社区之一，截至</w:t>
      </w:r>
      <w:r>
        <w:rPr>
          <w:rFonts w:hint="eastAsia"/>
        </w:rPr>
        <w:t>202</w:t>
      </w:r>
      <w:r w:rsidR="006C5F90">
        <w:rPr>
          <w:rFonts w:hint="eastAsia"/>
        </w:rPr>
        <w:t>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独特的社区文化（如弹幕、评论区讨论）鼓励用户深度互动与内容共创，产生了海量的用户生成文本，为洞察青少年真实想法与信息需求提供了得天独厚的数据土壤。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44" w:name="_Toc227982515"/>
      <w:r>
        <w:rPr>
          <w:rFonts w:hint="eastAsia"/>
        </w:rPr>
        <w:t>视频筛选标准</w:t>
      </w:r>
      <w:bookmarkEnd w:id="44"/>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7777777" w:rsidR="00F54B80" w:rsidRDefault="00000000">
      <w:pPr>
        <w:pStyle w:val="altz"/>
        <w:numPr>
          <w:ilvl w:val="0"/>
          <w:numId w:val="13"/>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77777777" w:rsidR="00F54B80" w:rsidRDefault="00000000">
      <w:pPr>
        <w:pStyle w:val="altz"/>
        <w:numPr>
          <w:ilvl w:val="0"/>
          <w:numId w:val="13"/>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F54B80" w:rsidRDefault="00000000">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77777777" w:rsidR="00F54B80" w:rsidRDefault="00000000">
      <w:pPr>
        <w:pStyle w:val="3"/>
        <w:spacing w:before="163" w:after="163"/>
        <w:rPr>
          <w:rFonts w:hint="eastAsia"/>
        </w:rPr>
      </w:pPr>
      <w:bookmarkStart w:id="45" w:name="_Toc227982516"/>
      <w:r>
        <w:rPr>
          <w:rFonts w:hint="eastAsia"/>
        </w:rPr>
        <w:t>关键词体系设计</w:t>
      </w:r>
      <w:bookmarkEnd w:id="45"/>
    </w:p>
    <w:p w14:paraId="2AB58BA5" w14:textId="77777777" w:rsidR="00F54B80" w:rsidRDefault="00000000">
      <w:pPr>
        <w:pStyle w:val="altz"/>
        <w:ind w:firstLine="480"/>
      </w:pPr>
      <w:commentRangeStart w:id="46"/>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6"/>
      <w:r w:rsidR="004A77CC">
        <w:rPr>
          <w:rStyle w:val="afc"/>
          <w:sz w:val="24"/>
          <w:szCs w:val="22"/>
        </w:rPr>
        <w:commentReference w:id="46"/>
      </w:r>
    </w:p>
    <w:p w14:paraId="4FAA0164" w14:textId="77777777" w:rsidR="00F54B80" w:rsidRDefault="00000000">
      <w:pPr>
        <w:pStyle w:val="altz"/>
        <w:numPr>
          <w:ilvl w:val="0"/>
          <w:numId w:val="14"/>
        </w:numPr>
        <w:ind w:firstLineChars="0"/>
      </w:pPr>
      <w:r>
        <w:rPr>
          <w:rFonts w:hint="eastAsia"/>
        </w:rPr>
        <w:lastRenderedPageBreak/>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41C2D698"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Pr>
          <w:rFonts w:ascii="宋体" w:hAnsi="宋体"/>
          <w:sz w:val="28"/>
          <w:szCs w:val="24"/>
        </w:rPr>
        <w:fldChar w:fldCharType="begin"/>
      </w:r>
      <w:r>
        <w:rPr>
          <w:rFonts w:ascii="宋体" w:hAnsi="宋体"/>
          <w:sz w:val="28"/>
          <w:szCs w:val="24"/>
        </w:rPr>
        <w:instrText xml:space="preserve"> REF _Ref226048383 \h </w:instrText>
      </w:r>
      <w:r>
        <w:rPr>
          <w:rFonts w:ascii="宋体" w:hAnsi="宋体" w:hint="eastAsia"/>
          <w:sz w:val="28"/>
          <w:szCs w:val="24"/>
        </w:rPr>
        <w:instrText xml:space="preserve"> \* MERGEFORMAT </w:instrText>
      </w:r>
      <w:r>
        <w:rPr>
          <w:rFonts w:ascii="宋体" w:hAnsi="宋体"/>
          <w:sz w:val="28"/>
          <w:szCs w:val="24"/>
        </w:rPr>
      </w:r>
      <w:r>
        <w:rPr>
          <w:rFonts w:ascii="宋体" w:hAnsi="宋体"/>
          <w:sz w:val="28"/>
          <w:szCs w:val="24"/>
        </w:rPr>
        <w:fldChar w:fldCharType="separate"/>
      </w:r>
      <w:r>
        <w:rPr>
          <w:rFonts w:ascii="宋体" w:hAnsi="宋体" w:hint="eastAsia"/>
          <w:sz w:val="22"/>
        </w:rPr>
        <w:t xml:space="preserve">表 </w:t>
      </w:r>
      <w:r>
        <w:rPr>
          <w:rFonts w:ascii="宋体" w:hAnsi="宋体" w:cs="Times New Roman"/>
          <w:sz w:val="22"/>
        </w:rPr>
        <w:t>3</w:t>
      </w:r>
      <w:r>
        <w:rPr>
          <w:rFonts w:ascii="宋体" w:hAnsi="宋体" w:cs="Times New Roman"/>
          <w:sz w:val="22"/>
        </w:rPr>
        <w:noBreakHyphen/>
        <w:t>1</w:t>
      </w:r>
      <w:r>
        <w:rPr>
          <w:rFonts w:ascii="宋体" w:hAnsi="宋体"/>
          <w:sz w:val="28"/>
          <w:szCs w:val="24"/>
        </w:rPr>
        <w:fldChar w:fldCharType="end"/>
      </w:r>
      <w:r>
        <w:rPr>
          <w:rFonts w:ascii="宋体" w:hAnsi="宋体" w:hint="eastAsia"/>
          <w:sz w:val="28"/>
          <w:szCs w:val="24"/>
        </w:rPr>
        <w:t>）</w:t>
      </w:r>
      <w:r>
        <w:rPr>
          <w:rFonts w:hint="eastAsia"/>
        </w:rPr>
        <w:t>，该词表兼顾了专业性与网络性，有效提升了数据采集的全面性与精准度。</w:t>
      </w:r>
    </w:p>
    <w:p w14:paraId="182E6357" w14:textId="6F7CA4CF" w:rsidR="00F54B80" w:rsidRDefault="00000000" w:rsidP="00195EEC">
      <w:pPr>
        <w:pStyle w:val="a3"/>
        <w:keepNext/>
        <w:spacing w:beforeLines="100" w:before="326" w:after="163"/>
        <w:jc w:val="center"/>
        <w:rPr>
          <w:rFonts w:ascii="宋体" w:eastAsia="宋体" w:hAnsi="宋体" w:hint="eastAsia"/>
        </w:rPr>
      </w:pPr>
      <w:bookmarkStart w:id="47" w:name="_Ref226048383"/>
      <w:bookmarkStart w:id="48" w:name="_Ref226048380"/>
      <w:bookmarkStart w:id="49" w:name="_Toc227956038"/>
      <w:r>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3</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1</w:t>
      </w:r>
      <w:r w:rsidR="007B10FA">
        <w:rPr>
          <w:rFonts w:ascii="宋体" w:eastAsia="宋体" w:hAnsi="宋体" w:hint="eastAsia"/>
          <w:sz w:val="21"/>
          <w:szCs w:val="21"/>
        </w:rPr>
        <w:fldChar w:fldCharType="end"/>
      </w:r>
      <w:bookmarkEnd w:id="47"/>
      <w:r>
        <w:rPr>
          <w:rFonts w:ascii="宋体" w:eastAsia="宋体" w:hAnsi="宋体" w:hint="eastAsia"/>
          <w:sz w:val="21"/>
          <w:szCs w:val="21"/>
        </w:rPr>
        <w:t xml:space="preserve"> 关键词检索表</w:t>
      </w:r>
      <w:bookmarkEnd w:id="48"/>
      <w:bookmarkEnd w:id="49"/>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654A62" w:rsidRDefault="00000000" w:rsidP="00654A62">
            <w:pPr>
              <w:pStyle w:val="altz"/>
              <w:wordWrap/>
              <w:adjustRightInd w:val="0"/>
              <w:spacing w:line="240" w:lineRule="auto"/>
              <w:ind w:firstLineChars="0" w:firstLine="0"/>
              <w:jc w:val="left"/>
              <w:rPr>
                <w:b/>
                <w:bCs/>
                <w:sz w:val="21"/>
                <w:szCs w:val="21"/>
              </w:rPr>
            </w:pPr>
            <w:r w:rsidRPr="00654A62">
              <w:rPr>
                <w:b/>
                <w:bCs/>
                <w:sz w:val="21"/>
                <w:szCs w:val="21"/>
              </w:rPr>
              <w:t>No.</w:t>
            </w:r>
          </w:p>
        </w:tc>
        <w:tc>
          <w:tcPr>
            <w:tcW w:w="4677" w:type="dxa"/>
            <w:tcBorders>
              <w:top w:val="single" w:sz="4" w:space="0" w:color="auto"/>
              <w:bottom w:val="single" w:sz="4" w:space="0" w:color="auto"/>
            </w:tcBorders>
            <w:vAlign w:val="center"/>
          </w:tcPr>
          <w:p w14:paraId="29D119C9" w14:textId="77777777" w:rsidR="00F54B80" w:rsidRPr="00654A62" w:rsidRDefault="00000000" w:rsidP="00654A62">
            <w:pPr>
              <w:pStyle w:val="altz"/>
              <w:wordWrap/>
              <w:adjustRightInd w:val="0"/>
              <w:spacing w:line="240" w:lineRule="auto"/>
              <w:ind w:firstLineChars="0" w:firstLine="0"/>
              <w:jc w:val="left"/>
              <w:rPr>
                <w:b/>
                <w:bCs/>
                <w:sz w:val="21"/>
                <w:szCs w:val="21"/>
              </w:rPr>
            </w:pPr>
            <w:r w:rsidRPr="00654A62">
              <w:rPr>
                <w:b/>
                <w:bCs/>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体外排精、体外射精</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lastRenderedPageBreak/>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50" w:name="_Toc227982517"/>
      <w:r>
        <w:rPr>
          <w:rFonts w:hint="eastAsia"/>
        </w:rPr>
        <w:t>数据采集与伦理合规</w:t>
      </w:r>
      <w:bookmarkEnd w:id="50"/>
    </w:p>
    <w:p w14:paraId="3B7F3C26" w14:textId="77777777" w:rsidR="00F54B80" w:rsidRDefault="00000000">
      <w:pPr>
        <w:pStyle w:val="3"/>
        <w:spacing w:before="163" w:after="163"/>
        <w:rPr>
          <w:rFonts w:hint="eastAsia"/>
        </w:rPr>
      </w:pPr>
      <w:bookmarkStart w:id="51" w:name="_Toc227982518"/>
      <w:r>
        <w:rPr>
          <w:rFonts w:hint="eastAsia"/>
        </w:rPr>
        <w:t>数据采集内容</w:t>
      </w:r>
      <w:bookmarkEnd w:id="51"/>
    </w:p>
    <w:p w14:paraId="1B334896" w14:textId="7AB91B88" w:rsidR="00F54B80" w:rsidRDefault="00000000">
      <w:pPr>
        <w:pStyle w:val="altz"/>
        <w:ind w:firstLine="480"/>
      </w:pPr>
      <w:r>
        <w:rPr>
          <w:rFonts w:hint="eastAsia"/>
        </w:rPr>
        <w:t>研究基于上述关键词体系，对</w:t>
      </w:r>
      <w:r>
        <w:rPr>
          <w:rFonts w:hint="eastAsia"/>
        </w:rPr>
        <w:t>Bilibili</w:t>
      </w:r>
      <w:r>
        <w:rPr>
          <w:rFonts w:hint="eastAsia"/>
        </w:rPr>
        <w:t>平台进行数据采集</w:t>
      </w:r>
      <w:r w:rsidR="00E0091A">
        <w:rPr>
          <w:rFonts w:hint="eastAsia"/>
        </w:rPr>
        <w:t>（</w:t>
      </w:r>
      <w:r w:rsidR="00E0091A" w:rsidRPr="00E0091A">
        <w:fldChar w:fldCharType="begin"/>
      </w:r>
      <w:r w:rsidR="00E0091A" w:rsidRPr="00E0091A">
        <w:instrText xml:space="preserve"> </w:instrText>
      </w:r>
      <w:r w:rsidR="00E0091A" w:rsidRPr="00E0091A">
        <w:rPr>
          <w:rFonts w:hint="eastAsia"/>
        </w:rPr>
        <w:instrText>REF _Ref227954408 \h</w:instrText>
      </w:r>
      <w:r w:rsidR="00E0091A" w:rsidRPr="00E0091A">
        <w:instrText xml:space="preserve"> </w:instrText>
      </w:r>
      <w:r w:rsidR="00E0091A" w:rsidRPr="00E0091A">
        <w:fldChar w:fldCharType="separate"/>
      </w:r>
      <w:r w:rsidR="00E0091A" w:rsidRPr="00E0091A">
        <w:rPr>
          <w:rFonts w:hint="eastAsia"/>
        </w:rPr>
        <w:t>图</w:t>
      </w:r>
      <w:r w:rsidR="00E0091A" w:rsidRPr="00E0091A">
        <w:rPr>
          <w:rFonts w:hint="eastAsia"/>
        </w:rPr>
        <w:t xml:space="preserve"> 3</w:t>
      </w:r>
      <w:r w:rsidR="00E0091A" w:rsidRPr="00E0091A">
        <w:rPr>
          <w:rFonts w:hint="eastAsia"/>
        </w:rPr>
        <w:noBreakHyphen/>
      </w:r>
      <w:r w:rsidR="00E0091A" w:rsidRPr="00E0091A">
        <w:rPr>
          <w:rFonts w:hint="eastAsia"/>
        </w:rPr>
        <w:t>1</w:t>
      </w:r>
      <w:r w:rsidR="00E0091A" w:rsidRPr="00E0091A">
        <w:fldChar w:fldCharType="end"/>
      </w:r>
      <w:r w:rsidR="00E0091A">
        <w:rPr>
          <w:rFonts w:hint="eastAsia"/>
        </w:rPr>
        <w:t>）</w:t>
      </w:r>
      <w:r>
        <w:rPr>
          <w:rFonts w:hint="eastAsia"/>
        </w:rPr>
        <w:t>，并将结果持久化存储于</w:t>
      </w:r>
      <w:r>
        <w:rPr>
          <w:rFonts w:hint="eastAsia"/>
        </w:rPr>
        <w:t>MySQL</w:t>
      </w:r>
      <w:r>
        <w:rPr>
          <w:rFonts w:hint="eastAsia"/>
        </w:rPr>
        <w:t>数据库中。采集的数据主要包含以下两个层面：</w:t>
      </w:r>
    </w:p>
    <w:p w14:paraId="20AB0A67" w14:textId="0049AD68" w:rsidR="00F54B80" w:rsidRDefault="00000000">
      <w:pPr>
        <w:pStyle w:val="altz"/>
        <w:numPr>
          <w:ilvl w:val="0"/>
          <w:numId w:val="15"/>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150274D6" w:rsidR="00F54B80" w:rsidRDefault="0071121B">
      <w:pPr>
        <w:pStyle w:val="altz"/>
        <w:numPr>
          <w:ilvl w:val="0"/>
          <w:numId w:val="15"/>
        </w:numPr>
        <w:ind w:firstLineChars="0"/>
      </w:pPr>
      <w:r>
        <w:rPr>
          <w:noProof/>
        </w:rPr>
        <mc:AlternateContent>
          <mc:Choice Requires="wps">
            <w:drawing>
              <wp:anchor distT="0" distB="0" distL="114300" distR="114300" simplePos="0" relativeHeight="251687936" behindDoc="0" locked="0" layoutInCell="1" allowOverlap="1" wp14:anchorId="2661E7C2" wp14:editId="20390FB4">
                <wp:simplePos x="0" y="0"/>
                <wp:positionH relativeFrom="margin">
                  <wp:align>center</wp:align>
                </wp:positionH>
                <wp:positionV relativeFrom="paragraph">
                  <wp:posOffset>4629785</wp:posOffset>
                </wp:positionV>
                <wp:extent cx="4507865" cy="635"/>
                <wp:effectExtent l="0" t="0" r="6985" b="0"/>
                <wp:wrapTopAndBottom/>
                <wp:docPr id="39343725" name="文本框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1115F2B8" w14:textId="454F6CB5" w:rsidR="00E0091A" w:rsidRPr="00AA06AB" w:rsidRDefault="00E0091A" w:rsidP="00E0091A">
                            <w:pPr>
                              <w:pStyle w:val="aff8"/>
                              <w:spacing w:before="163" w:after="326"/>
                              <w:rPr>
                                <w:noProof/>
                                <w:sz w:val="24"/>
                                <w:szCs w:val="22"/>
                              </w:rPr>
                            </w:pPr>
                            <w:bookmarkStart w:id="52" w:name="_Ref227954408"/>
                            <w:bookmarkStart w:id="53" w:name="_Toc227955938"/>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52"/>
                            <w:r>
                              <w:rPr>
                                <w:rFonts w:hint="eastAsia"/>
                              </w:rPr>
                              <w:t xml:space="preserve"> Bilibili</w:t>
                            </w:r>
                            <w:r>
                              <w:rPr>
                                <w:rFonts w:hint="eastAsia"/>
                              </w:rPr>
                              <w:t>数据采集流程图</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61E7C2" id="_x0000_s1027" type="#_x0000_t202" style="position:absolute;left:0;text-align:left;margin-left:0;margin-top:364.55pt;width:354.9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KhXGQ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fpuPPt7M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" stroked="f">
                <v:textbox style="mso-fit-shape-to-text:t" inset="0,0,0,0">
                  <w:txbxContent>
                    <w:p w14:paraId="1115F2B8" w14:textId="454F6CB5" w:rsidR="00E0091A" w:rsidRPr="00AA06AB" w:rsidRDefault="00E0091A" w:rsidP="00E0091A">
                      <w:pPr>
                        <w:pStyle w:val="aff8"/>
                        <w:spacing w:before="163" w:after="326"/>
                        <w:rPr>
                          <w:noProof/>
                          <w:sz w:val="24"/>
                          <w:szCs w:val="22"/>
                        </w:rPr>
                      </w:pPr>
                      <w:bookmarkStart w:id="54" w:name="_Ref227954408"/>
                      <w:bookmarkStart w:id="55" w:name="_Toc227955938"/>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54"/>
                      <w:r>
                        <w:rPr>
                          <w:rFonts w:hint="eastAsia"/>
                        </w:rPr>
                        <w:t xml:space="preserve"> Bilibili</w:t>
                      </w:r>
                      <w:r>
                        <w:rPr>
                          <w:rFonts w:hint="eastAsia"/>
                        </w:rPr>
                        <w:t>数据采集流程图</w:t>
                      </w:r>
                      <w:bookmarkEnd w:id="55"/>
                    </w:p>
                  </w:txbxContent>
                </v:textbox>
                <w10:wrap type="topAndBottom" anchorx="margin"/>
              </v:shape>
            </w:pict>
          </mc:Fallback>
        </mc:AlternateContent>
      </w:r>
      <w:r w:rsidRPr="00D25335">
        <w:drawing>
          <wp:anchor distT="0" distB="0" distL="114300" distR="114300" simplePos="0" relativeHeight="251688960" behindDoc="0" locked="0" layoutInCell="1" allowOverlap="1" wp14:anchorId="13711339" wp14:editId="481C2C74">
            <wp:simplePos x="0" y="0"/>
            <wp:positionH relativeFrom="margin">
              <wp:posOffset>1059815</wp:posOffset>
            </wp:positionH>
            <wp:positionV relativeFrom="paragraph">
              <wp:posOffset>375920</wp:posOffset>
            </wp:positionV>
            <wp:extent cx="3679825" cy="4340860"/>
            <wp:effectExtent l="0" t="0" r="0" b="0"/>
            <wp:wrapTopAndBottom/>
            <wp:docPr id="214189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977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79825" cy="4340860"/>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用户生成文本（</w:t>
      </w:r>
      <w:r w:rsidR="00000000">
        <w:rPr>
          <w:rFonts w:hint="eastAsia"/>
        </w:rPr>
        <w:t>UGC</w:t>
      </w:r>
      <w:r w:rsidR="00000000">
        <w:rPr>
          <w:rFonts w:hint="eastAsia"/>
        </w:rPr>
        <w:t>）：包括视频下方的所有评论（</w:t>
      </w:r>
      <w:r w:rsidR="00000000">
        <w:rPr>
          <w:rFonts w:hint="eastAsia"/>
        </w:rPr>
        <w:t>Comments</w:t>
      </w:r>
      <w:r w:rsidR="00000000">
        <w:rPr>
          <w:rFonts w:hint="eastAsia"/>
        </w:rPr>
        <w:t>，含楼中楼回复）</w:t>
      </w:r>
      <w:r w:rsidR="00000000">
        <w:rPr>
          <w:rFonts w:hint="eastAsia"/>
        </w:rPr>
        <w:lastRenderedPageBreak/>
        <w:t>及其发布时间，以及在视频播放过程中实时滚动的弹幕（</w:t>
      </w:r>
      <w:r w:rsidR="00000000">
        <w:rPr>
          <w:rFonts w:hint="eastAsia"/>
        </w:rPr>
        <w:t>Danmaku</w:t>
      </w:r>
      <w:r w:rsidR="00000000">
        <w:rPr>
          <w:rFonts w:hint="eastAsia"/>
        </w:rPr>
        <w:t>）。</w:t>
      </w:r>
    </w:p>
    <w:p w14:paraId="0859263E" w14:textId="2DEDE080"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E809A7B" w:rsidR="00F54B80" w:rsidRDefault="00000000">
      <w:pPr>
        <w:pStyle w:val="3"/>
        <w:spacing w:before="163" w:after="163"/>
        <w:rPr>
          <w:rFonts w:hint="eastAsia"/>
        </w:rPr>
      </w:pPr>
      <w:bookmarkStart w:id="56" w:name="_Toc227982519"/>
      <w:r>
        <w:rPr>
          <w:rFonts w:hint="eastAsia"/>
        </w:rPr>
        <w:t>数据脱敏与匿名化处理</w:t>
      </w:r>
      <w:bookmarkEnd w:id="56"/>
    </w:p>
    <w:p w14:paraId="2DB4ADE8" w14:textId="1D5FDF09" w:rsidR="00F54B80" w:rsidRDefault="00000000">
      <w:pPr>
        <w:pStyle w:val="altz"/>
        <w:ind w:firstLine="480"/>
      </w:pPr>
      <w:r>
        <w:rPr>
          <w:rFonts w:hint="eastAsia"/>
        </w:rPr>
        <w:t>为严格保护用户隐私，本研究在数据处理的全过程中遵循了匿名化原则。具体措施包括：</w:t>
      </w:r>
    </w:p>
    <w:p w14:paraId="07806C8F" w14:textId="3F7CA7E7" w:rsidR="00F54B80" w:rsidRDefault="00000000" w:rsidP="00527600">
      <w:pPr>
        <w:pStyle w:val="altz"/>
        <w:numPr>
          <w:ilvl w:val="0"/>
          <w:numId w:val="42"/>
        </w:numPr>
        <w:ind w:left="800" w:firstLineChars="0" w:hanging="318"/>
      </w:pPr>
      <w:r>
        <w:rPr>
          <w:rFonts w:hint="eastAsia"/>
        </w:rPr>
        <w:t>不采集任何可直接识别个人真实身份的信息（如手机号、邮箱等）。</w:t>
      </w:r>
    </w:p>
    <w:p w14:paraId="64D1642B" w14:textId="0611DB4F" w:rsidR="00F54B80" w:rsidRDefault="00000000" w:rsidP="00527600">
      <w:pPr>
        <w:pStyle w:val="altz"/>
        <w:numPr>
          <w:ilvl w:val="0"/>
          <w:numId w:val="42"/>
        </w:numPr>
        <w:ind w:left="800" w:firstLineChars="0" w:hanging="318"/>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000000" w:rsidP="00527600">
      <w:pPr>
        <w:pStyle w:val="altz"/>
        <w:numPr>
          <w:ilvl w:val="0"/>
          <w:numId w:val="42"/>
        </w:numPr>
        <w:ind w:left="800" w:firstLineChars="0" w:hanging="318"/>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000000">
      <w:pPr>
        <w:pStyle w:val="3"/>
        <w:spacing w:before="163" w:after="163"/>
        <w:rPr>
          <w:rFonts w:hint="eastAsia"/>
        </w:rPr>
      </w:pPr>
      <w:bookmarkStart w:id="57" w:name="_Toc227982520"/>
      <w:r>
        <w:rPr>
          <w:rFonts w:hint="eastAsia"/>
        </w:rPr>
        <w:t>研究伦理与平台合规说明</w:t>
      </w:r>
      <w:bookmarkEnd w:id="57"/>
    </w:p>
    <w:p w14:paraId="4111CB73" w14:textId="4CC1AE4C"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58" w:name="_Toc227982521"/>
      <w:r>
        <w:rPr>
          <w:rFonts w:hint="eastAsia"/>
        </w:rPr>
        <w:t>数据预处理</w:t>
      </w:r>
      <w:bookmarkEnd w:id="58"/>
    </w:p>
    <w:p w14:paraId="245EFD6D" w14:textId="1E8A4A31" w:rsidR="00F54B80" w:rsidRDefault="00000000">
      <w:pPr>
        <w:pStyle w:val="altz"/>
        <w:ind w:firstLine="480"/>
      </w:pPr>
      <w:commentRangeStart w:id="59"/>
      <w:r>
        <w:rPr>
          <w:rFonts w:hint="eastAsia"/>
        </w:rPr>
        <w:t>原始的社交媒体文本数据通常包含大量噪声与不规范表达，为保证后续分析与建模的质量，必须进行系统的数据预处理。</w:t>
      </w:r>
      <w:commentRangeEnd w:id="59"/>
      <w:r w:rsidR="004A77CC">
        <w:rPr>
          <w:rStyle w:val="afc"/>
          <w:sz w:val="24"/>
          <w:szCs w:val="22"/>
        </w:rPr>
        <w:commentReference w:id="59"/>
      </w:r>
    </w:p>
    <w:p w14:paraId="37AB706E" w14:textId="77777777" w:rsidR="00F54B80" w:rsidRDefault="00000000">
      <w:pPr>
        <w:pStyle w:val="3"/>
        <w:spacing w:before="163" w:after="163"/>
        <w:rPr>
          <w:rFonts w:hint="eastAsia"/>
        </w:rPr>
      </w:pPr>
      <w:bookmarkStart w:id="60" w:name="_Toc227982522"/>
      <w:r>
        <w:rPr>
          <w:rFonts w:hint="eastAsia"/>
        </w:rPr>
        <w:t>去重与无效数据清洗</w:t>
      </w:r>
      <w:bookmarkEnd w:id="60"/>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after="163"/>
        <w:rPr>
          <w:rFonts w:hint="eastAsia"/>
        </w:rPr>
      </w:pPr>
      <w:bookmarkStart w:id="61" w:name="_Toc227982523"/>
      <w:r>
        <w:rPr>
          <w:rFonts w:hint="eastAsia"/>
        </w:rPr>
        <w:t>文本规范化处理</w:t>
      </w:r>
      <w:bookmarkEnd w:id="61"/>
    </w:p>
    <w:p w14:paraId="6A613FB7" w14:textId="77777777" w:rsidR="00F54B80" w:rsidRDefault="00000000">
      <w:pPr>
        <w:pStyle w:val="altz"/>
        <w:ind w:firstLine="480"/>
      </w:pPr>
      <w:r>
        <w:rPr>
          <w:rFonts w:hint="eastAsia"/>
        </w:rPr>
        <w:t>此步骤旨在统一文本格式，降低复杂性。主要工作包括：</w:t>
      </w:r>
    </w:p>
    <w:p w14:paraId="4BC73DBA" w14:textId="77777777" w:rsidR="00F54B80" w:rsidRDefault="00000000" w:rsidP="00A064C6">
      <w:pPr>
        <w:pStyle w:val="altz"/>
        <w:ind w:firstLine="480"/>
      </w:pPr>
      <w:r>
        <w:rPr>
          <w:rFonts w:hint="eastAsia"/>
        </w:rPr>
        <w:t>繁简体转换：将所有文本（特别是来自港澳台地区用户的繁体字评论）统一转换为简体中文。</w:t>
      </w:r>
    </w:p>
    <w:p w14:paraId="3597F7D7" w14:textId="77777777" w:rsidR="00F54B80" w:rsidRDefault="00000000" w:rsidP="00A064C6">
      <w:pPr>
        <w:pStyle w:val="altz"/>
        <w:ind w:firstLine="48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w:t>
      </w:r>
      <w:r>
        <w:rPr>
          <w:rFonts w:hint="eastAsia"/>
        </w:rPr>
        <w:lastRenderedPageBreak/>
        <w:t>成干扰。</w:t>
      </w:r>
    </w:p>
    <w:p w14:paraId="220BC2D5" w14:textId="77777777" w:rsidR="00F54B80" w:rsidRDefault="00000000" w:rsidP="00A064C6">
      <w:pPr>
        <w:pStyle w:val="altz"/>
        <w:ind w:firstLine="480"/>
      </w:pPr>
      <w:r>
        <w:rPr>
          <w:rFonts w:hint="eastAsia"/>
        </w:rPr>
        <w:t>去除特殊字符：清除文本中无意义的符号、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62" w:name="_Toc227982524"/>
      <w:r>
        <w:rPr>
          <w:rFonts w:hint="eastAsia"/>
        </w:rPr>
        <w:t>中文分词与停用词处理</w:t>
      </w:r>
      <w:bookmarkEnd w:id="62"/>
    </w:p>
    <w:p w14:paraId="42D349A4" w14:textId="6732C330" w:rsidR="00F54B80" w:rsidRDefault="00000000">
      <w:pPr>
        <w:pStyle w:val="altz"/>
        <w:ind w:firstLine="480"/>
      </w:pPr>
      <w:r>
        <w:rPr>
          <w:rFonts w:hint="eastAsia"/>
        </w:rPr>
        <w:t>由于中文文本词与词之间没有天然的分隔符，分词是文本处理的关键一步。本研究采用</w:t>
      </w:r>
      <w:r>
        <w:rPr>
          <w:rFonts w:hint="eastAsia"/>
        </w:rPr>
        <w:t>Jieba</w:t>
      </w:r>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000000">
      <w:pPr>
        <w:pStyle w:val="3"/>
        <w:spacing w:before="163" w:after="163"/>
        <w:rPr>
          <w:rFonts w:hint="eastAsia"/>
        </w:rPr>
      </w:pPr>
      <w:bookmarkStart w:id="63" w:name="_Toc227982525"/>
      <w:r>
        <w:rPr>
          <w:rFonts w:hint="eastAsia"/>
        </w:rPr>
        <w:t>噪声、广告、灌水文本识别</w:t>
      </w:r>
      <w:bookmarkEnd w:id="63"/>
    </w:p>
    <w:p w14:paraId="189BD4E2" w14:textId="77777777" w:rsidR="00F54B80" w:rsidRDefault="00000000">
      <w:pPr>
        <w:pStyle w:val="altz"/>
        <w:ind w:firstLine="480"/>
      </w:pPr>
      <w:r>
        <w:rPr>
          <w:rFonts w:hint="eastAsia"/>
        </w:rPr>
        <w:t>社交媒体评论区常混杂有广告、恶意灌水或与主题完全无关的内容。为净化文本数据，本研究采用“规则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64" w:name="_Toc227982526"/>
      <w:r>
        <w:rPr>
          <w:rFonts w:hint="eastAsia"/>
        </w:rPr>
        <w:t>问题提取</w:t>
      </w:r>
      <w:bookmarkEnd w:id="64"/>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4476064C"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剔除了仅提及关键词但并未提出问题的评论（例如，</w:t>
      </w:r>
      <w:r>
        <w:rPr>
          <w:rFonts w:hint="eastAsia"/>
        </w:rPr>
        <w:t>“</w:t>
      </w:r>
      <w:r>
        <w:t>我上次也吃了紧急避孕药</w:t>
      </w:r>
      <w:r>
        <w:rPr>
          <w:rFonts w:hint="eastAsia"/>
        </w:rPr>
        <w:t>”）。</w:t>
      </w:r>
      <w:r>
        <w:t>最</w:t>
      </w:r>
      <w:r>
        <w:rPr>
          <w:rFonts w:hint="eastAsia"/>
        </w:rPr>
        <w:t>终</w:t>
      </w:r>
      <w:r>
        <w:t>，为了保证问题集的多样性并减少冗余，对高度相似或完全重复的提问进行了去重处理。</w:t>
      </w:r>
    </w:p>
    <w:p w14:paraId="7AB7CEDD" w14:textId="4874D644" w:rsidR="00F54B80" w:rsidRDefault="00000000">
      <w:pPr>
        <w:pStyle w:val="altz"/>
        <w:ind w:firstLine="480"/>
      </w:pPr>
      <w:r>
        <w:t>经过上述系统的清流程，</w:t>
      </w:r>
      <w:r>
        <w:rPr>
          <w:rFonts w:hint="eastAsia"/>
        </w:rPr>
        <w:t>研究</w:t>
      </w:r>
      <w:r>
        <w:t>最终从数万条原始评论中筛选并保留了</w:t>
      </w:r>
      <w:r>
        <w:t>3700</w:t>
      </w:r>
      <w:r>
        <w:t>余条具有明确提问意图和高度分析价值的有效用户问题。</w:t>
      </w:r>
    </w:p>
    <w:p w14:paraId="4845FDF8" w14:textId="77777777" w:rsidR="00F54B80" w:rsidRDefault="00000000">
      <w:pPr>
        <w:pStyle w:val="2"/>
        <w:spacing w:before="163" w:after="163"/>
        <w:rPr>
          <w:rFonts w:hint="eastAsia"/>
        </w:rPr>
      </w:pPr>
      <w:bookmarkStart w:id="65" w:name="_Toc227982527"/>
      <w:commentRangeStart w:id="66"/>
      <w:r>
        <w:rPr>
          <w:rFonts w:hint="eastAsia"/>
        </w:rPr>
        <w:t>本章小结</w:t>
      </w:r>
      <w:bookmarkEnd w:id="65"/>
    </w:p>
    <w:p w14:paraId="28FBD6FE" w14:textId="2C3746EB" w:rsidR="00F54B80" w:rsidRDefault="00000000">
      <w:pPr>
        <w:pStyle w:val="altz"/>
        <w:ind w:firstLine="480"/>
        <w:sectPr w:rsidR="00F54B80">
          <w:headerReference w:type="default" r:id="rId34"/>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Pr>
          <w:rFonts w:hint="eastAsia"/>
        </w:rPr>
        <w:t>3700</w:t>
      </w:r>
      <w:r>
        <w:rPr>
          <w:rFonts w:hint="eastAsia"/>
        </w:rPr>
        <w:t>余条高质量用户问题的结构化数据集。</w:t>
      </w:r>
      <w:commentRangeEnd w:id="66"/>
      <w:r w:rsidR="004A77CC">
        <w:rPr>
          <w:rStyle w:val="afc"/>
          <w:sz w:val="24"/>
          <w:szCs w:val="22"/>
        </w:rPr>
        <w:commentReference w:id="66"/>
      </w:r>
    </w:p>
    <w:p w14:paraId="1861C94A" w14:textId="77777777" w:rsidR="00F54B80" w:rsidRDefault="00000000">
      <w:pPr>
        <w:pStyle w:val="1"/>
        <w:spacing w:before="326" w:after="326"/>
        <w:ind w:left="643" w:hanging="643"/>
        <w:rPr>
          <w:rFonts w:hint="eastAsia"/>
        </w:rPr>
      </w:pPr>
      <w:bookmarkStart w:id="67" w:name="_Toc227982528"/>
      <w:r>
        <w:rPr>
          <w:rFonts w:hint="eastAsia"/>
        </w:rPr>
        <w:lastRenderedPageBreak/>
        <w:t>社交媒体青少年生殖健康评论的问题分类分析</w:t>
      </w:r>
      <w:bookmarkEnd w:id="67"/>
    </w:p>
    <w:p w14:paraId="6F08DFF3" w14:textId="55AE112B"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68"/>
      <w:r>
        <w:rPr>
          <w:rStyle w:val="altz0"/>
        </w:rPr>
        <w:t>语料</w:t>
      </w:r>
      <w:commentRangeEnd w:id="68"/>
      <w:r w:rsidR="004A77CC">
        <w:rPr>
          <w:rStyle w:val="afc"/>
          <w:sz w:val="24"/>
          <w:szCs w:val="22"/>
        </w:rPr>
        <w:commentReference w:id="68"/>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14:textId="77777777" w:rsidR="00F54B80" w:rsidRDefault="00000000">
      <w:pPr>
        <w:pStyle w:val="2"/>
        <w:spacing w:before="163" w:after="163"/>
        <w:rPr>
          <w:rFonts w:hint="eastAsia"/>
        </w:rPr>
      </w:pPr>
      <w:bookmarkStart w:id="69" w:name="_Toc227982529"/>
      <w:r>
        <w:rPr>
          <w:rFonts w:hint="eastAsia"/>
        </w:rPr>
        <w:t>语料总体特征分析</w:t>
      </w:r>
      <w:bookmarkEnd w:id="69"/>
    </w:p>
    <w:p w14:paraId="0C4F6379" w14:textId="77777777" w:rsidR="00F54B80" w:rsidRDefault="00000000">
      <w:pPr>
        <w:pStyle w:val="altz"/>
        <w:ind w:firstLine="480"/>
      </w:pPr>
      <w:r>
        <w:rPr>
          <w:rFonts w:hint="eastAsia"/>
        </w:rPr>
        <w:t>本研究用于分析的语料库，源自</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月间发布的、与生殖健康主题相关的热门视频下方的用户评论。经过问题识别与筛选，最终构成了包含</w:t>
      </w:r>
      <w:r>
        <w:rPr>
          <w:rFonts w:hint="eastAsia"/>
        </w:rPr>
        <w:t>3780</w:t>
      </w:r>
      <w:r>
        <w:rPr>
          <w:rFonts w:hint="eastAsia"/>
        </w:rPr>
        <w:t>条有效评论的核心数据集。通过对这些语料的初步审阅，研究发现其呈现出多个显著特征。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77777777" w:rsidR="00F54B80" w:rsidRDefault="00000000">
      <w:pPr>
        <w:pStyle w:val="altz"/>
        <w:ind w:firstLine="480"/>
      </w:pPr>
      <w:r>
        <w:rPr>
          <w:rFonts w:hint="eastAsia"/>
        </w:rPr>
        <w:t>同时，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14:textId="77777777" w:rsidR="00F54B80" w:rsidRDefault="00000000">
      <w:pPr>
        <w:pStyle w:val="altz"/>
        <w:ind w:firstLine="480"/>
      </w:pPr>
      <w:r>
        <w:rPr>
          <w:rFonts w:hint="eastAsia"/>
        </w:rPr>
        <w:t>这些特征共同彰显了本语料库的独特价值在于，它是一个源于真实世界、未经引导、大规模反映中国青少年生殖健康真实需求的“活”数据源。</w:t>
      </w:r>
    </w:p>
    <w:p w14:paraId="54BFDF55" w14:textId="77777777" w:rsidR="00F54B80" w:rsidRDefault="00000000">
      <w:pPr>
        <w:pStyle w:val="2"/>
        <w:spacing w:before="163" w:after="163"/>
        <w:rPr>
          <w:rFonts w:hint="eastAsia"/>
        </w:rPr>
      </w:pPr>
      <w:bookmarkStart w:id="70" w:name="_Toc227982530"/>
      <w:r>
        <w:rPr>
          <w:rFonts w:hint="eastAsia"/>
        </w:rPr>
        <w:t>问题分类结果</w:t>
      </w:r>
      <w:bookmarkEnd w:id="70"/>
    </w:p>
    <w:p w14:paraId="5CDDD03F" w14:textId="77777777" w:rsidR="00F54B80" w:rsidRDefault="00000000">
      <w:pPr>
        <w:pStyle w:val="altz"/>
        <w:ind w:firstLine="480"/>
      </w:pPr>
      <w:r>
        <w:t>为了系统性地理解这</w:t>
      </w:r>
      <w:r>
        <w:t>3780</w:t>
      </w:r>
      <w:r>
        <w:t>条问题的关注点分布，本研究基于生殖健康的核心议题，并结合数据驱动的初步聚类结果</w:t>
      </w:r>
      <w:r>
        <w:rPr>
          <w:rFonts w:hint="eastAsia"/>
        </w:rPr>
        <w:t>和领域专家建议</w:t>
      </w:r>
      <w:r>
        <w:t>，构建了一个包含</w:t>
      </w:r>
      <w:r>
        <w:t>13</w:t>
      </w:r>
      <w:r>
        <w:t>个主要类别（</w:t>
      </w:r>
      <w:r>
        <w:t>Ta</w:t>
      </w:r>
      <w:r>
        <w:lastRenderedPageBreak/>
        <w:t>g</w:t>
      </w:r>
      <w:r>
        <w:t>）的分类体系。研究人员对所有问题进行了人工标注归类，其分布情况如下表及图所示。</w:t>
      </w:r>
    </w:p>
    <w:p w14:paraId="16BA2733" w14:textId="02611E5F" w:rsidR="00F54B80" w:rsidRDefault="00000000" w:rsidP="00195EEC">
      <w:pPr>
        <w:pStyle w:val="altz"/>
        <w:spacing w:beforeLines="100" w:before="326" w:afterLines="50" w:after="163" w:line="240" w:lineRule="auto"/>
        <w:ind w:firstLineChars="0" w:firstLine="0"/>
        <w:jc w:val="center"/>
        <w:rPr>
          <w:sz w:val="21"/>
          <w:szCs w:val="20"/>
        </w:rPr>
      </w:pPr>
      <w:bookmarkStart w:id="71" w:name="_Toc227956039"/>
      <w:r>
        <w:rPr>
          <w:rFonts w:hint="eastAsia"/>
          <w:sz w:val="21"/>
          <w:szCs w:val="20"/>
        </w:rPr>
        <w:t>表</w:t>
      </w:r>
      <w:r>
        <w:rPr>
          <w:rFonts w:hint="eastAsia"/>
          <w:sz w:val="21"/>
          <w:szCs w:val="20"/>
        </w:rPr>
        <w:t xml:space="preserve"> </w:t>
      </w:r>
      <w:r w:rsidR="007B10FA">
        <w:rPr>
          <w:sz w:val="21"/>
          <w:szCs w:val="20"/>
        </w:rPr>
        <w:fldChar w:fldCharType="begin"/>
      </w:r>
      <w:r w:rsidR="007B10FA">
        <w:rPr>
          <w:sz w:val="21"/>
          <w:szCs w:val="20"/>
        </w:rPr>
        <w:instrText xml:space="preserve"> </w:instrText>
      </w:r>
      <w:r w:rsidR="007B10FA">
        <w:rPr>
          <w:rFonts w:hint="eastAsia"/>
          <w:sz w:val="21"/>
          <w:szCs w:val="20"/>
        </w:rPr>
        <w:instrText>STYLEREF 1 \s</w:instrText>
      </w:r>
      <w:r w:rsidR="007B10FA">
        <w:rPr>
          <w:sz w:val="21"/>
          <w:szCs w:val="20"/>
        </w:rPr>
        <w:instrText xml:space="preserve"> </w:instrText>
      </w:r>
      <w:r w:rsidR="007B10FA">
        <w:rPr>
          <w:sz w:val="21"/>
          <w:szCs w:val="20"/>
        </w:rPr>
        <w:fldChar w:fldCharType="separate"/>
      </w:r>
      <w:r w:rsidR="007B10FA">
        <w:rPr>
          <w:noProof/>
          <w:sz w:val="21"/>
          <w:szCs w:val="20"/>
        </w:rPr>
        <w:t>4</w:t>
      </w:r>
      <w:r w:rsidR="007B10FA">
        <w:rPr>
          <w:sz w:val="21"/>
          <w:szCs w:val="20"/>
        </w:rPr>
        <w:fldChar w:fldCharType="end"/>
      </w:r>
      <w:r w:rsidR="007B10FA">
        <w:rPr>
          <w:sz w:val="21"/>
          <w:szCs w:val="20"/>
        </w:rPr>
        <w:noBreakHyphen/>
      </w:r>
      <w:r w:rsidR="007B10FA">
        <w:rPr>
          <w:sz w:val="21"/>
          <w:szCs w:val="20"/>
        </w:rPr>
        <w:fldChar w:fldCharType="begin"/>
      </w:r>
      <w:r w:rsidR="007B10FA">
        <w:rPr>
          <w:sz w:val="21"/>
          <w:szCs w:val="20"/>
        </w:rPr>
        <w:instrText xml:space="preserve"> </w:instrText>
      </w:r>
      <w:r w:rsidR="007B10FA">
        <w:rPr>
          <w:rFonts w:hint="eastAsia"/>
          <w:sz w:val="21"/>
          <w:szCs w:val="20"/>
        </w:rPr>
        <w:instrText xml:space="preserve">SEQ </w:instrText>
      </w:r>
      <w:r w:rsidR="007B10FA">
        <w:rPr>
          <w:rFonts w:hint="eastAsia"/>
          <w:sz w:val="21"/>
          <w:szCs w:val="20"/>
        </w:rPr>
        <w:instrText>表</w:instrText>
      </w:r>
      <w:r w:rsidR="007B10FA">
        <w:rPr>
          <w:rFonts w:hint="eastAsia"/>
          <w:sz w:val="21"/>
          <w:szCs w:val="20"/>
        </w:rPr>
        <w:instrText xml:space="preserve"> \* ARABIC \s 1</w:instrText>
      </w:r>
      <w:r w:rsidR="007B10FA">
        <w:rPr>
          <w:sz w:val="21"/>
          <w:szCs w:val="20"/>
        </w:rPr>
        <w:instrText xml:space="preserve"> </w:instrText>
      </w:r>
      <w:r w:rsidR="007B10FA">
        <w:rPr>
          <w:sz w:val="21"/>
          <w:szCs w:val="20"/>
        </w:rPr>
        <w:fldChar w:fldCharType="separate"/>
      </w:r>
      <w:r w:rsidR="007B10FA">
        <w:rPr>
          <w:noProof/>
          <w:sz w:val="21"/>
          <w:szCs w:val="20"/>
        </w:rPr>
        <w:t>1</w:t>
      </w:r>
      <w:r w:rsidR="007B10FA">
        <w:rPr>
          <w:sz w:val="21"/>
          <w:szCs w:val="20"/>
        </w:rPr>
        <w:fldChar w:fldCharType="end"/>
      </w:r>
      <w:r>
        <w:rPr>
          <w:rFonts w:hint="eastAsia"/>
          <w:sz w:val="21"/>
          <w:szCs w:val="20"/>
        </w:rPr>
        <w:t xml:space="preserve"> </w:t>
      </w:r>
      <w:r>
        <w:rPr>
          <w:rFonts w:hint="eastAsia"/>
          <w:sz w:val="21"/>
          <w:szCs w:val="20"/>
        </w:rPr>
        <w:t>用户评论问题主题分类统计</w:t>
      </w:r>
      <w:bookmarkEnd w:id="71"/>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F54B80" w14:paraId="727B1A94" w14:textId="77777777" w:rsidTr="00654A62">
        <w:trPr>
          <w:trHeight w:val="317"/>
          <w:tblCellSpacing w:w="15" w:type="dxa"/>
        </w:trPr>
        <w:tc>
          <w:tcPr>
            <w:tcW w:w="1084" w:type="dxa"/>
            <w:tcBorders>
              <w:top w:val="single" w:sz="6" w:space="0" w:color="auto"/>
              <w:bottom w:val="single" w:sz="6" w:space="0" w:color="auto"/>
            </w:tcBorders>
            <w:vAlign w:val="center"/>
          </w:tcPr>
          <w:p w14:paraId="78187E4C" w14:textId="77777777" w:rsidR="00F54B80" w:rsidRPr="00195EEC" w:rsidRDefault="00000000" w:rsidP="00654A62">
            <w:pPr>
              <w:pStyle w:val="altz"/>
              <w:wordWrap/>
              <w:snapToGrid/>
              <w:spacing w:line="240" w:lineRule="auto"/>
              <w:ind w:firstLineChars="0" w:firstLine="0"/>
              <w:jc w:val="left"/>
              <w:rPr>
                <w:b/>
                <w:bCs/>
                <w:sz w:val="21"/>
                <w:szCs w:val="21"/>
              </w:rPr>
            </w:pPr>
            <w:r w:rsidRPr="00195EEC">
              <w:rPr>
                <w:b/>
                <w:bCs/>
                <w:sz w:val="21"/>
                <w:szCs w:val="21"/>
              </w:rPr>
              <w:t>排名</w:t>
            </w:r>
          </w:p>
        </w:tc>
        <w:tc>
          <w:tcPr>
            <w:tcW w:w="4364" w:type="dxa"/>
            <w:tcBorders>
              <w:top w:val="single" w:sz="6" w:space="0" w:color="auto"/>
              <w:bottom w:val="single" w:sz="6" w:space="0" w:color="auto"/>
            </w:tcBorders>
            <w:vAlign w:val="center"/>
          </w:tcPr>
          <w:p w14:paraId="5EB228FC"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类别</w:t>
            </w:r>
            <w:r w:rsidRPr="00195EEC">
              <w:rPr>
                <w:b/>
                <w:bCs/>
                <w:sz w:val="21"/>
                <w:szCs w:val="21"/>
              </w:rPr>
              <w:t xml:space="preserve"> (Tag)</w:t>
            </w:r>
          </w:p>
        </w:tc>
        <w:tc>
          <w:tcPr>
            <w:tcW w:w="1813" w:type="dxa"/>
            <w:tcBorders>
              <w:top w:val="single" w:sz="6" w:space="0" w:color="auto"/>
              <w:bottom w:val="single" w:sz="6" w:space="0" w:color="auto"/>
            </w:tcBorders>
            <w:vAlign w:val="center"/>
          </w:tcPr>
          <w:p w14:paraId="73DB43A7"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评论数</w:t>
            </w:r>
          </w:p>
        </w:tc>
        <w:tc>
          <w:tcPr>
            <w:tcW w:w="1656" w:type="dxa"/>
            <w:tcBorders>
              <w:top w:val="single" w:sz="6" w:space="0" w:color="auto"/>
              <w:bottom w:val="single" w:sz="6" w:space="0" w:color="auto"/>
            </w:tcBorders>
            <w:vAlign w:val="center"/>
          </w:tcPr>
          <w:p w14:paraId="3DBF6464"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占比</w:t>
            </w:r>
            <w:r w:rsidRPr="00195EEC">
              <w:rPr>
                <w:b/>
                <w:bCs/>
                <w:sz w:val="21"/>
                <w:szCs w:val="21"/>
              </w:rPr>
              <w:t xml:space="preserve"> (%)</w:t>
            </w:r>
          </w:p>
        </w:tc>
      </w:tr>
      <w:tr w:rsidR="00F54B80" w14:paraId="025C4093" w14:textId="77777777" w:rsidTr="00654A62">
        <w:trPr>
          <w:trHeight w:val="317"/>
          <w:tblCellSpacing w:w="15" w:type="dxa"/>
        </w:trPr>
        <w:tc>
          <w:tcPr>
            <w:tcW w:w="1084" w:type="dxa"/>
            <w:vAlign w:val="center"/>
          </w:tcPr>
          <w:p w14:paraId="77B7A031"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w:t>
            </w:r>
          </w:p>
        </w:tc>
        <w:tc>
          <w:tcPr>
            <w:tcW w:w="4364" w:type="dxa"/>
            <w:vAlign w:val="center"/>
          </w:tcPr>
          <w:p w14:paraId="5A895E87"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生殖健康科普</w:t>
            </w:r>
            <w:r w:rsidRPr="00195EEC">
              <w:rPr>
                <w:sz w:val="21"/>
                <w:szCs w:val="21"/>
              </w:rPr>
              <w:t xml:space="preserve"> (Reproductive Health Education)</w:t>
            </w:r>
          </w:p>
        </w:tc>
        <w:tc>
          <w:tcPr>
            <w:tcW w:w="1813" w:type="dxa"/>
            <w:vAlign w:val="center"/>
          </w:tcPr>
          <w:p w14:paraId="62FC3C14"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1204</w:t>
            </w:r>
          </w:p>
        </w:tc>
        <w:tc>
          <w:tcPr>
            <w:tcW w:w="1656" w:type="dxa"/>
            <w:vAlign w:val="center"/>
          </w:tcPr>
          <w:p w14:paraId="0199BFB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31.85%</w:t>
            </w:r>
          </w:p>
        </w:tc>
      </w:tr>
      <w:tr w:rsidR="00F54B80" w14:paraId="1E9A1958" w14:textId="77777777" w:rsidTr="00654A62">
        <w:trPr>
          <w:trHeight w:val="317"/>
          <w:tblCellSpacing w:w="15" w:type="dxa"/>
        </w:trPr>
        <w:tc>
          <w:tcPr>
            <w:tcW w:w="1084" w:type="dxa"/>
            <w:vAlign w:val="center"/>
          </w:tcPr>
          <w:p w14:paraId="2825F543"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2</w:t>
            </w:r>
          </w:p>
        </w:tc>
        <w:tc>
          <w:tcPr>
            <w:tcW w:w="4364" w:type="dxa"/>
            <w:vAlign w:val="center"/>
          </w:tcPr>
          <w:p w14:paraId="533ED09C"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安全套</w:t>
            </w:r>
            <w:r w:rsidRPr="00195EEC">
              <w:rPr>
                <w:sz w:val="21"/>
                <w:szCs w:val="21"/>
              </w:rPr>
              <w:t xml:space="preserve"> (Condom)</w:t>
            </w:r>
          </w:p>
        </w:tc>
        <w:tc>
          <w:tcPr>
            <w:tcW w:w="1813" w:type="dxa"/>
            <w:vAlign w:val="center"/>
          </w:tcPr>
          <w:p w14:paraId="2BD5C3E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855</w:t>
            </w:r>
          </w:p>
        </w:tc>
        <w:tc>
          <w:tcPr>
            <w:tcW w:w="1656" w:type="dxa"/>
            <w:vAlign w:val="center"/>
          </w:tcPr>
          <w:p w14:paraId="42C870B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22.62%</w:t>
            </w:r>
          </w:p>
        </w:tc>
      </w:tr>
      <w:tr w:rsidR="00F54B80" w14:paraId="33174F89" w14:textId="77777777" w:rsidTr="00654A62">
        <w:trPr>
          <w:trHeight w:val="317"/>
          <w:tblCellSpacing w:w="15" w:type="dxa"/>
        </w:trPr>
        <w:tc>
          <w:tcPr>
            <w:tcW w:w="1084" w:type="dxa"/>
            <w:vAlign w:val="center"/>
          </w:tcPr>
          <w:p w14:paraId="18CB0329"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3</w:t>
            </w:r>
          </w:p>
        </w:tc>
        <w:tc>
          <w:tcPr>
            <w:tcW w:w="4364" w:type="dxa"/>
            <w:vAlign w:val="center"/>
          </w:tcPr>
          <w:p w14:paraId="3F450C9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避孕药</w:t>
            </w:r>
            <w:r w:rsidRPr="00195EEC">
              <w:rPr>
                <w:sz w:val="21"/>
                <w:szCs w:val="21"/>
              </w:rPr>
              <w:t xml:space="preserve"> (Contraceptive Pill)</w:t>
            </w:r>
          </w:p>
        </w:tc>
        <w:tc>
          <w:tcPr>
            <w:tcW w:w="1813" w:type="dxa"/>
            <w:vAlign w:val="center"/>
          </w:tcPr>
          <w:p w14:paraId="5700EEB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381</w:t>
            </w:r>
          </w:p>
        </w:tc>
        <w:tc>
          <w:tcPr>
            <w:tcW w:w="1656" w:type="dxa"/>
            <w:vAlign w:val="center"/>
          </w:tcPr>
          <w:p w14:paraId="59D3F2D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10.08%</w:t>
            </w:r>
          </w:p>
        </w:tc>
      </w:tr>
      <w:tr w:rsidR="00F54B80" w14:paraId="38EA8C79" w14:textId="77777777" w:rsidTr="00654A62">
        <w:trPr>
          <w:trHeight w:val="317"/>
          <w:tblCellSpacing w:w="15" w:type="dxa"/>
        </w:trPr>
        <w:tc>
          <w:tcPr>
            <w:tcW w:w="1084" w:type="dxa"/>
            <w:vAlign w:val="center"/>
          </w:tcPr>
          <w:p w14:paraId="20530E2B"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4</w:t>
            </w:r>
          </w:p>
        </w:tc>
        <w:tc>
          <w:tcPr>
            <w:tcW w:w="4364" w:type="dxa"/>
            <w:vAlign w:val="center"/>
          </w:tcPr>
          <w:p w14:paraId="2D53417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体外排精</w:t>
            </w:r>
            <w:r w:rsidRPr="00195EEC">
              <w:rPr>
                <w:sz w:val="21"/>
                <w:szCs w:val="21"/>
              </w:rPr>
              <w:t xml:space="preserve"> (Coitus Interruptus)</w:t>
            </w:r>
          </w:p>
        </w:tc>
        <w:tc>
          <w:tcPr>
            <w:tcW w:w="1813" w:type="dxa"/>
            <w:vAlign w:val="center"/>
          </w:tcPr>
          <w:p w14:paraId="6E0354C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211</w:t>
            </w:r>
          </w:p>
        </w:tc>
        <w:tc>
          <w:tcPr>
            <w:tcW w:w="1656" w:type="dxa"/>
            <w:vAlign w:val="center"/>
          </w:tcPr>
          <w:p w14:paraId="10D7913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5.58%</w:t>
            </w:r>
          </w:p>
        </w:tc>
      </w:tr>
      <w:tr w:rsidR="00F54B80" w14:paraId="6395D9C6" w14:textId="77777777" w:rsidTr="00654A62">
        <w:trPr>
          <w:trHeight w:val="317"/>
          <w:tblCellSpacing w:w="15" w:type="dxa"/>
        </w:trPr>
        <w:tc>
          <w:tcPr>
            <w:tcW w:w="1084" w:type="dxa"/>
            <w:vAlign w:val="center"/>
          </w:tcPr>
          <w:p w14:paraId="191BDF37"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5</w:t>
            </w:r>
          </w:p>
        </w:tc>
        <w:tc>
          <w:tcPr>
            <w:tcW w:w="4364" w:type="dxa"/>
            <w:vAlign w:val="center"/>
          </w:tcPr>
          <w:p w14:paraId="5D4F11FA"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安全期避孕</w:t>
            </w:r>
            <w:r w:rsidRPr="00195EEC">
              <w:rPr>
                <w:sz w:val="21"/>
                <w:szCs w:val="21"/>
              </w:rPr>
              <w:t xml:space="preserve"> (Safe Period Contraception)</w:t>
            </w:r>
          </w:p>
        </w:tc>
        <w:tc>
          <w:tcPr>
            <w:tcW w:w="1813" w:type="dxa"/>
            <w:vAlign w:val="center"/>
          </w:tcPr>
          <w:p w14:paraId="3D718B3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189</w:t>
            </w:r>
          </w:p>
        </w:tc>
        <w:tc>
          <w:tcPr>
            <w:tcW w:w="1656" w:type="dxa"/>
            <w:vAlign w:val="center"/>
          </w:tcPr>
          <w:p w14:paraId="47F6D6A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5.00%</w:t>
            </w:r>
          </w:p>
        </w:tc>
      </w:tr>
      <w:tr w:rsidR="00F54B80" w14:paraId="619BE659" w14:textId="77777777" w:rsidTr="00654A62">
        <w:trPr>
          <w:trHeight w:val="317"/>
          <w:tblCellSpacing w:w="15" w:type="dxa"/>
        </w:trPr>
        <w:tc>
          <w:tcPr>
            <w:tcW w:w="1084" w:type="dxa"/>
            <w:vAlign w:val="center"/>
          </w:tcPr>
          <w:p w14:paraId="06D06C9B"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6</w:t>
            </w:r>
          </w:p>
        </w:tc>
        <w:tc>
          <w:tcPr>
            <w:tcW w:w="4364" w:type="dxa"/>
            <w:vAlign w:val="center"/>
          </w:tcPr>
          <w:p w14:paraId="04E32A7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人工流产</w:t>
            </w:r>
            <w:r w:rsidRPr="00195EEC">
              <w:rPr>
                <w:sz w:val="21"/>
                <w:szCs w:val="21"/>
              </w:rPr>
              <w:t xml:space="preserve"> (Induced Abortion)</w:t>
            </w:r>
          </w:p>
        </w:tc>
        <w:tc>
          <w:tcPr>
            <w:tcW w:w="1813" w:type="dxa"/>
            <w:vAlign w:val="center"/>
          </w:tcPr>
          <w:p w14:paraId="19E0B48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175</w:t>
            </w:r>
          </w:p>
        </w:tc>
        <w:tc>
          <w:tcPr>
            <w:tcW w:w="1656" w:type="dxa"/>
            <w:vAlign w:val="center"/>
          </w:tcPr>
          <w:p w14:paraId="5C7A79B4"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4.63%</w:t>
            </w:r>
          </w:p>
        </w:tc>
      </w:tr>
      <w:tr w:rsidR="00F54B80" w14:paraId="654EB816" w14:textId="77777777" w:rsidTr="00654A62">
        <w:trPr>
          <w:trHeight w:val="317"/>
          <w:tblCellSpacing w:w="15" w:type="dxa"/>
        </w:trPr>
        <w:tc>
          <w:tcPr>
            <w:tcW w:w="1084" w:type="dxa"/>
            <w:vAlign w:val="center"/>
          </w:tcPr>
          <w:p w14:paraId="34E0DD1E"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7</w:t>
            </w:r>
          </w:p>
        </w:tc>
        <w:tc>
          <w:tcPr>
            <w:tcW w:w="4364" w:type="dxa"/>
            <w:vAlign w:val="center"/>
          </w:tcPr>
          <w:p w14:paraId="318F9A3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绝育手术</w:t>
            </w:r>
            <w:r w:rsidRPr="00195EEC">
              <w:rPr>
                <w:sz w:val="21"/>
                <w:szCs w:val="21"/>
              </w:rPr>
              <w:t xml:space="preserve"> (Sterilization Surgery)</w:t>
            </w:r>
          </w:p>
        </w:tc>
        <w:tc>
          <w:tcPr>
            <w:tcW w:w="1813" w:type="dxa"/>
            <w:vAlign w:val="center"/>
          </w:tcPr>
          <w:p w14:paraId="6D1D2E43"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168</w:t>
            </w:r>
          </w:p>
        </w:tc>
        <w:tc>
          <w:tcPr>
            <w:tcW w:w="1656" w:type="dxa"/>
            <w:vAlign w:val="center"/>
          </w:tcPr>
          <w:p w14:paraId="1384B63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4.44%</w:t>
            </w:r>
          </w:p>
        </w:tc>
      </w:tr>
      <w:tr w:rsidR="00F54B80" w14:paraId="2BA8736A" w14:textId="77777777" w:rsidTr="00654A62">
        <w:trPr>
          <w:trHeight w:val="317"/>
          <w:tblCellSpacing w:w="15" w:type="dxa"/>
        </w:trPr>
        <w:tc>
          <w:tcPr>
            <w:tcW w:w="1084" w:type="dxa"/>
            <w:vAlign w:val="center"/>
          </w:tcPr>
          <w:p w14:paraId="17F923F9"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8</w:t>
            </w:r>
          </w:p>
        </w:tc>
        <w:tc>
          <w:tcPr>
            <w:tcW w:w="4364" w:type="dxa"/>
            <w:vAlign w:val="center"/>
          </w:tcPr>
          <w:p w14:paraId="4BE5C43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避孕科普</w:t>
            </w:r>
            <w:r w:rsidRPr="00195EEC">
              <w:rPr>
                <w:sz w:val="21"/>
                <w:szCs w:val="21"/>
              </w:rPr>
              <w:t xml:space="preserve"> (Contraception Education)</w:t>
            </w:r>
          </w:p>
        </w:tc>
        <w:tc>
          <w:tcPr>
            <w:tcW w:w="1813" w:type="dxa"/>
            <w:vAlign w:val="center"/>
          </w:tcPr>
          <w:p w14:paraId="48A5A47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152</w:t>
            </w:r>
          </w:p>
        </w:tc>
        <w:tc>
          <w:tcPr>
            <w:tcW w:w="1656" w:type="dxa"/>
            <w:vAlign w:val="center"/>
          </w:tcPr>
          <w:p w14:paraId="15A30FF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4.02%</w:t>
            </w:r>
          </w:p>
        </w:tc>
      </w:tr>
      <w:tr w:rsidR="00F54B80" w14:paraId="16E21F99" w14:textId="77777777" w:rsidTr="00654A62">
        <w:trPr>
          <w:trHeight w:val="317"/>
          <w:tblCellSpacing w:w="15" w:type="dxa"/>
        </w:trPr>
        <w:tc>
          <w:tcPr>
            <w:tcW w:w="1084" w:type="dxa"/>
            <w:vAlign w:val="center"/>
          </w:tcPr>
          <w:p w14:paraId="78606692"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9</w:t>
            </w:r>
          </w:p>
        </w:tc>
        <w:tc>
          <w:tcPr>
            <w:tcW w:w="4364" w:type="dxa"/>
            <w:vAlign w:val="center"/>
          </w:tcPr>
          <w:p w14:paraId="254BF0A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节育器</w:t>
            </w:r>
            <w:r w:rsidRPr="00195EEC">
              <w:rPr>
                <w:sz w:val="21"/>
                <w:szCs w:val="21"/>
              </w:rPr>
              <w:t xml:space="preserve"> (IUD)</w:t>
            </w:r>
          </w:p>
        </w:tc>
        <w:tc>
          <w:tcPr>
            <w:tcW w:w="1813" w:type="dxa"/>
            <w:vAlign w:val="center"/>
          </w:tcPr>
          <w:p w14:paraId="6D5C8CE3"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113</w:t>
            </w:r>
          </w:p>
        </w:tc>
        <w:tc>
          <w:tcPr>
            <w:tcW w:w="1656" w:type="dxa"/>
            <w:vAlign w:val="center"/>
          </w:tcPr>
          <w:p w14:paraId="1295C63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2.99%</w:t>
            </w:r>
          </w:p>
        </w:tc>
      </w:tr>
      <w:tr w:rsidR="00F54B80" w14:paraId="074DE221" w14:textId="77777777" w:rsidTr="00654A62">
        <w:trPr>
          <w:trHeight w:val="317"/>
          <w:tblCellSpacing w:w="15" w:type="dxa"/>
        </w:trPr>
        <w:tc>
          <w:tcPr>
            <w:tcW w:w="1084" w:type="dxa"/>
            <w:vAlign w:val="center"/>
          </w:tcPr>
          <w:p w14:paraId="7BE2EE78"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10</w:t>
            </w:r>
          </w:p>
        </w:tc>
        <w:tc>
          <w:tcPr>
            <w:tcW w:w="4364" w:type="dxa"/>
            <w:vAlign w:val="center"/>
          </w:tcPr>
          <w:p w14:paraId="4BE3732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避孕失败</w:t>
            </w:r>
            <w:r w:rsidRPr="00195EEC">
              <w:rPr>
                <w:sz w:val="21"/>
                <w:szCs w:val="21"/>
              </w:rPr>
              <w:t xml:space="preserve"> (Contraceptive Failure)</w:t>
            </w:r>
          </w:p>
        </w:tc>
        <w:tc>
          <w:tcPr>
            <w:tcW w:w="1813" w:type="dxa"/>
            <w:vAlign w:val="center"/>
          </w:tcPr>
          <w:p w14:paraId="6FC52E87"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89</w:t>
            </w:r>
          </w:p>
        </w:tc>
        <w:tc>
          <w:tcPr>
            <w:tcW w:w="1656" w:type="dxa"/>
            <w:vAlign w:val="center"/>
          </w:tcPr>
          <w:p w14:paraId="7A96D3F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2.35%</w:t>
            </w:r>
          </w:p>
        </w:tc>
      </w:tr>
      <w:tr w:rsidR="00F54B80" w14:paraId="5C3E225F" w14:textId="77777777" w:rsidTr="00654A62">
        <w:trPr>
          <w:trHeight w:val="317"/>
          <w:tblCellSpacing w:w="15" w:type="dxa"/>
        </w:trPr>
        <w:tc>
          <w:tcPr>
            <w:tcW w:w="1084" w:type="dxa"/>
            <w:vAlign w:val="center"/>
          </w:tcPr>
          <w:p w14:paraId="51E8BF2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11</w:t>
            </w:r>
          </w:p>
        </w:tc>
        <w:tc>
          <w:tcPr>
            <w:tcW w:w="4364" w:type="dxa"/>
            <w:vAlign w:val="center"/>
          </w:tcPr>
          <w:p w14:paraId="68FA8A6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女用安全套</w:t>
            </w:r>
            <w:r w:rsidRPr="00195EEC">
              <w:rPr>
                <w:sz w:val="21"/>
                <w:szCs w:val="21"/>
              </w:rPr>
              <w:t xml:space="preserve"> (Female Condom)</w:t>
            </w:r>
          </w:p>
        </w:tc>
        <w:tc>
          <w:tcPr>
            <w:tcW w:w="1813" w:type="dxa"/>
            <w:vAlign w:val="center"/>
          </w:tcPr>
          <w:p w14:paraId="6E9D14BE"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76</w:t>
            </w:r>
          </w:p>
        </w:tc>
        <w:tc>
          <w:tcPr>
            <w:tcW w:w="1656" w:type="dxa"/>
            <w:vAlign w:val="center"/>
          </w:tcPr>
          <w:p w14:paraId="1B31B01E"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2.01%</w:t>
            </w:r>
          </w:p>
        </w:tc>
      </w:tr>
      <w:tr w:rsidR="00F54B80" w14:paraId="216047E2" w14:textId="77777777" w:rsidTr="00654A62">
        <w:trPr>
          <w:trHeight w:val="317"/>
          <w:tblCellSpacing w:w="15" w:type="dxa"/>
        </w:trPr>
        <w:tc>
          <w:tcPr>
            <w:tcW w:w="1084" w:type="dxa"/>
            <w:vAlign w:val="center"/>
          </w:tcPr>
          <w:p w14:paraId="56B98E8C"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12</w:t>
            </w:r>
          </w:p>
        </w:tc>
        <w:tc>
          <w:tcPr>
            <w:tcW w:w="4364" w:type="dxa"/>
            <w:vAlign w:val="center"/>
          </w:tcPr>
          <w:p w14:paraId="279E6A40"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新型避孕方式</w:t>
            </w:r>
            <w:r w:rsidRPr="00195EEC">
              <w:rPr>
                <w:sz w:val="21"/>
                <w:szCs w:val="21"/>
              </w:rPr>
              <w:t xml:space="preserve"> (Novel Contraceptive Methods)</w:t>
            </w:r>
          </w:p>
        </w:tc>
        <w:tc>
          <w:tcPr>
            <w:tcW w:w="1813" w:type="dxa"/>
            <w:vAlign w:val="center"/>
          </w:tcPr>
          <w:p w14:paraId="035EE77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68</w:t>
            </w:r>
          </w:p>
        </w:tc>
        <w:tc>
          <w:tcPr>
            <w:tcW w:w="1656" w:type="dxa"/>
            <w:vAlign w:val="center"/>
          </w:tcPr>
          <w:p w14:paraId="6AE2FF1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1.80%</w:t>
            </w:r>
          </w:p>
        </w:tc>
      </w:tr>
      <w:tr w:rsidR="00F54B80" w14:paraId="430232F3" w14:textId="77777777" w:rsidTr="00654A62">
        <w:trPr>
          <w:trHeight w:val="317"/>
          <w:tblCellSpacing w:w="15" w:type="dxa"/>
        </w:trPr>
        <w:tc>
          <w:tcPr>
            <w:tcW w:w="1084" w:type="dxa"/>
            <w:vAlign w:val="center"/>
          </w:tcPr>
          <w:p w14:paraId="05B263C6"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13</w:t>
            </w:r>
          </w:p>
        </w:tc>
        <w:tc>
          <w:tcPr>
            <w:tcW w:w="4364" w:type="dxa"/>
            <w:vAlign w:val="center"/>
          </w:tcPr>
          <w:p w14:paraId="27AA5F0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其他内容</w:t>
            </w:r>
            <w:r w:rsidRPr="00195EEC">
              <w:rPr>
                <w:sz w:val="21"/>
                <w:szCs w:val="21"/>
              </w:rPr>
              <w:t xml:space="preserve"> (Other)</w:t>
            </w:r>
          </w:p>
        </w:tc>
        <w:tc>
          <w:tcPr>
            <w:tcW w:w="1813" w:type="dxa"/>
            <w:vAlign w:val="center"/>
          </w:tcPr>
          <w:p w14:paraId="4E0C369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99</w:t>
            </w:r>
          </w:p>
        </w:tc>
        <w:tc>
          <w:tcPr>
            <w:tcW w:w="1656" w:type="dxa"/>
            <w:vAlign w:val="center"/>
          </w:tcPr>
          <w:p w14:paraId="4596BDF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2.62%</w:t>
            </w:r>
          </w:p>
        </w:tc>
      </w:tr>
      <w:tr w:rsidR="00F54B80" w14:paraId="2CF61695" w14:textId="77777777" w:rsidTr="00654A62">
        <w:trPr>
          <w:trHeight w:val="317"/>
          <w:tblCellSpacing w:w="15" w:type="dxa"/>
        </w:trPr>
        <w:tc>
          <w:tcPr>
            <w:tcW w:w="1084" w:type="dxa"/>
            <w:tcBorders>
              <w:bottom w:val="single" w:sz="6" w:space="0" w:color="auto"/>
            </w:tcBorders>
            <w:vAlign w:val="center"/>
          </w:tcPr>
          <w:p w14:paraId="4669710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56226187" w14:textId="77777777" w:rsidR="00F54B80" w:rsidRPr="00195EEC" w:rsidRDefault="00F54B80" w:rsidP="00654A62">
            <w:pPr>
              <w:pStyle w:val="altz"/>
              <w:wordWrap/>
              <w:adjustRightInd w:val="0"/>
              <w:snapToGrid/>
              <w:spacing w:line="240" w:lineRule="auto"/>
              <w:ind w:firstLineChars="0" w:firstLine="0"/>
              <w:rPr>
                <w:sz w:val="21"/>
                <w:szCs w:val="21"/>
              </w:rPr>
            </w:pPr>
          </w:p>
        </w:tc>
        <w:tc>
          <w:tcPr>
            <w:tcW w:w="1813" w:type="dxa"/>
            <w:tcBorders>
              <w:bottom w:val="single" w:sz="6" w:space="0" w:color="auto"/>
            </w:tcBorders>
            <w:vAlign w:val="center"/>
          </w:tcPr>
          <w:p w14:paraId="00044A2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3780</w:t>
            </w:r>
          </w:p>
        </w:tc>
        <w:tc>
          <w:tcPr>
            <w:tcW w:w="1656" w:type="dxa"/>
            <w:tcBorders>
              <w:bottom w:val="single" w:sz="6" w:space="0" w:color="auto"/>
            </w:tcBorders>
            <w:vAlign w:val="center"/>
          </w:tcPr>
          <w:p w14:paraId="3F9E0A1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100.00%</w:t>
            </w:r>
          </w:p>
        </w:tc>
      </w:tr>
    </w:tbl>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r>
      <w:r w:rsidR="00AE68A4" w:rsidRPr="00AE68A4">
        <w:t>1</w:t>
      </w:r>
      <w:r w:rsidR="00AE68A4" w:rsidRPr="00AE68A4">
        <w:fldChar w:fldCharType="end"/>
      </w:r>
      <w:r>
        <w:rPr>
          <w:rFonts w:hint="eastAsia"/>
        </w:rPr>
        <w:t>的统计结果可以看出，青少年用户的提问表现出明显的“头部集中”与“长尾分布”特征。</w:t>
      </w:r>
    </w:p>
    <w:p w14:paraId="7C09E02E" w14:textId="743C722A"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。“生殖健康科普”（</w:t>
      </w:r>
      <w:r>
        <w:rPr>
          <w:rFonts w:hint="eastAsia"/>
        </w:rPr>
        <w:t>31.85%</w:t>
      </w:r>
      <w:r>
        <w:rPr>
          <w:rFonts w:hint="eastAsia"/>
        </w:rPr>
        <w:t>）和“安全套”（</w:t>
      </w:r>
      <w:r>
        <w:rPr>
          <w:rFonts w:hint="eastAsia"/>
        </w:rPr>
        <w:t>22.62%</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）构成了第二梯队。尽管体外排精和安全期避孕被医学界公认为不可靠的避孕方式，但它们在评论区依然引发了大量讨论。这从侧面反映出在青少年群体中，关于这些不推荐方法的认知误区和侥幸心理普遍存在。</w:t>
      </w:r>
    </w:p>
    <w:p w14:paraId="5DA37833" w14:textId="4511F43C" w:rsidR="00F54B80" w:rsidRDefault="00000000">
      <w:pPr>
        <w:pStyle w:val="altz"/>
        <w:ind w:firstLine="480"/>
      </w:pPr>
      <w:r>
        <w:rPr>
          <w:rFonts w:hint="eastAsia"/>
        </w:rPr>
        <w:t>同时关于高风险与敏感议题的讨论热度也不容忽视。“人工流产”（</w:t>
      </w:r>
      <w:r>
        <w:rPr>
          <w:rFonts w:hint="eastAsia"/>
        </w:rPr>
        <w:t>4.63%</w:t>
      </w:r>
      <w:r>
        <w:rPr>
          <w:rFonts w:hint="eastAsia"/>
        </w:rPr>
        <w:t>）和“绝育手术”（</w:t>
      </w:r>
      <w:r>
        <w:rPr>
          <w:rFonts w:hint="eastAsia"/>
        </w:rPr>
        <w:t>4.44%</w:t>
      </w:r>
      <w:r>
        <w:rPr>
          <w:rFonts w:hint="eastAsia"/>
        </w:rPr>
        <w:t>）虽然在视频内容中占比不高，但在评论区却产生了相当数量的提问。可见这类高争议性、高风险的话题往往能激发更强烈的用户互动和讨论欲望。</w:t>
      </w:r>
    </w:p>
    <w:p w14:paraId="0E365CE4" w14:textId="781C72AF" w:rsidR="00F54B80" w:rsidRDefault="00AE68A4">
      <w:pPr>
        <w:pStyle w:val="altz"/>
        <w:ind w:firstLine="480"/>
      </w:pPr>
      <w:r>
        <w:rPr>
          <w:noProof/>
        </w:rPr>
        <w:lastRenderedPageBreak/>
        <mc:AlternateContent>
          <mc:Choice Requires="wps">
            <w:drawing>
              <wp:anchor distT="0" distB="0" distL="114300" distR="114300" simplePos="0" relativeHeight="251660288" behindDoc="0" locked="0" layoutInCell="1" allowOverlap="1" wp14:anchorId="76206686" wp14:editId="152CF71B">
                <wp:simplePos x="0" y="0"/>
                <wp:positionH relativeFrom="column">
                  <wp:posOffset>10033</wp:posOffset>
                </wp:positionH>
                <wp:positionV relativeFrom="paragraph">
                  <wp:posOffset>4057320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4E6732DF" w:rsidR="00F54B80" w:rsidRDefault="00000000" w:rsidP="0071121B">
                            <w:pPr>
                              <w:pStyle w:val="aff8"/>
                              <w:spacing w:before="163" w:after="326"/>
                            </w:pPr>
                            <w:bookmarkStart w:id="72" w:name="_Ref227948546"/>
                            <w:bookmarkStart w:id="73" w:name="_Toc227955939"/>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4</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72"/>
                            <w:r>
                              <w:rPr>
                                <w:rFonts w:hint="eastAsia"/>
                              </w:rPr>
                              <w:t xml:space="preserve"> </w:t>
                            </w:r>
                            <w:r>
                              <w:rPr>
                                <w:rFonts w:hint="eastAsia"/>
                              </w:rPr>
                              <w:t>用户评论问题主题分类分布</w:t>
                            </w:r>
                            <w:bookmarkEnd w:id="73"/>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8" type="#_x0000_t202" style="position:absolute;left:0;text-align:left;margin-left:.8pt;margin-top:319.4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" stroked="f">
                <v:textbox inset="0,0,0,0">
                  <w:txbxContent>
                    <w:p w14:paraId="0B5337FE" w14:textId="4E6732DF" w:rsidR="00F54B80" w:rsidRDefault="00000000" w:rsidP="0071121B">
                      <w:pPr>
                        <w:pStyle w:val="aff8"/>
                        <w:spacing w:before="163" w:after="326"/>
                      </w:pPr>
                      <w:bookmarkStart w:id="74" w:name="_Ref227948546"/>
                      <w:bookmarkStart w:id="75" w:name="_Toc227955939"/>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4</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74"/>
                      <w:r>
                        <w:rPr>
                          <w:rFonts w:hint="eastAsia"/>
                        </w:rPr>
                        <w:t xml:space="preserve"> </w:t>
                      </w:r>
                      <w:r>
                        <w:rPr>
                          <w:rFonts w:hint="eastAsia"/>
                        </w:rPr>
                        <w:t>用户评论问题主题分类分布</w:t>
                      </w:r>
                      <w:bookmarkEnd w:id="75"/>
                    </w:p>
                  </w:txbxContent>
                </v:textbox>
                <w10:wrap type="topAndBottom"/>
              </v:shape>
            </w:pict>
          </mc:Fallback>
        </mc:AlternateContent>
      </w:r>
      <w:r>
        <w:rPr>
          <w:noProof/>
        </w:rPr>
        <w:drawing>
          <wp:anchor distT="0" distB="0" distL="114300" distR="114300" simplePos="0" relativeHeight="251659264" behindDoc="0" locked="0" layoutInCell="1" allowOverlap="1" wp14:anchorId="23595051" wp14:editId="7E63BCDC">
            <wp:simplePos x="0" y="0"/>
            <wp:positionH relativeFrom="column">
              <wp:posOffset>-66548</wp:posOffset>
            </wp:positionH>
            <wp:positionV relativeFrom="paragraph">
              <wp:posOffset>824865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而如“节育器”、“女用安全套”、“新型避孕方式”等类别虽然问题数量较少，但它们的存在本身就说明了青少年的信息需求是多元化的，他们同样在积极探索和了解更多非主流的避孕选择。</w:t>
      </w:r>
    </w:p>
    <w:p w14:paraId="5FE7AEEC" w14:textId="77777777" w:rsidR="00F54B80" w:rsidRDefault="00000000">
      <w:pPr>
        <w:pStyle w:val="2"/>
        <w:spacing w:before="163" w:after="163"/>
        <w:rPr>
          <w:rFonts w:hint="eastAsia"/>
        </w:rPr>
      </w:pPr>
      <w:bookmarkStart w:id="76" w:name="_Toc227982531"/>
      <w:commentRangeStart w:id="77"/>
      <w:r>
        <w:rPr>
          <w:rFonts w:hint="eastAsia"/>
        </w:rPr>
        <w:t>不同主题下的问题特征分析</w:t>
      </w:r>
      <w:bookmarkEnd w:id="76"/>
      <w:commentRangeEnd w:id="77"/>
      <w:r w:rsidR="004A77CC">
        <w:rPr>
          <w:rStyle w:val="afc"/>
          <w:rFonts w:hint="eastAsia"/>
          <w:sz w:val="28"/>
          <w:szCs w:val="40"/>
        </w:rPr>
        <w:commentReference w:id="77"/>
      </w:r>
    </w:p>
    <w:p w14:paraId="11EF7176" w14:textId="77777777" w:rsidR="00F54B80" w:rsidRDefault="00000000">
      <w:pPr>
        <w:pStyle w:val="altz"/>
        <w:ind w:firstLine="480"/>
      </w:pPr>
      <w:r>
        <w:rPr>
          <w:rFonts w:hint="eastAsia"/>
        </w:rPr>
        <w:t>定量分析揭示了关注度的分布格局，而深入每个主题的定性分析，则能让我们更细腻地理解青少年在生殖健康领域的具体困惑与诉求。</w:t>
      </w:r>
    </w:p>
    <w:p w14:paraId="237B04DD" w14:textId="77777777" w:rsidR="00F54B80" w:rsidRDefault="00000000">
      <w:pPr>
        <w:pStyle w:val="altz"/>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w:t>
      </w:r>
      <w:r>
        <w:rPr>
          <w:rFonts w:hint="eastAsia"/>
        </w:rPr>
        <w:t>16</w:t>
      </w:r>
      <w:r>
        <w:rPr>
          <w:rFonts w:hint="eastAsia"/>
        </w:rPr>
        <w:t>岁还有机会变长吗？”或“月经推迟十几天怎么办？”的问题，反映出他们对身体变化的密切关注与不确定感。这种对“标准”的探寻，从身体发育的被动观察延伸到了对性功能与行为表现的主动担忧，用户们在评论区小心翼翼地探问“一天一次正常吗？”或“时间太长</w:t>
      </w:r>
      <w:r>
        <w:rPr>
          <w:rFonts w:hint="eastAsia"/>
        </w:rPr>
        <w:t>/</w:t>
      </w:r>
      <w:r>
        <w:rPr>
          <w:rFonts w:hint="eastAsia"/>
        </w:rPr>
        <w:t>太短怎么办？”，试图在同伴的匿名反馈中定位自身。与此同时，大量看似基础的问题，如“接吻会怀孕吗？”，反复出现，这清晰地表明基础性教育的普及仍有巨大空白。此外，该类别下还包含了大量关于具体疾病与卫生问题的咨询，例如“</w:t>
      </w:r>
      <w:r>
        <w:rPr>
          <w:rFonts w:hint="eastAsia"/>
        </w:rPr>
        <w:t>HPV</w:t>
      </w:r>
      <w:r>
        <w:rPr>
          <w:rFonts w:hint="eastAsia"/>
        </w:rPr>
        <w:t>是什么？”和“包皮过长要不要割？”，这标志着部分青少年已具备初步的健康风险意识，并开始主动寻求具体的防治信息。</w:t>
      </w:r>
    </w:p>
    <w:p w14:paraId="7672610E" w14:textId="77777777" w:rsidR="00F54B80" w:rsidRDefault="00000000">
      <w:pPr>
        <w:pStyle w:val="altz"/>
        <w:ind w:firstLine="480"/>
      </w:pPr>
      <w:r>
        <w:rPr>
          <w:rFonts w:hint="eastAsia"/>
        </w:rPr>
        <w:t>进一步转向更为具体和务实的“安全套”类别，提问的焦点集中在实际操作的细节上。这之中关于尺寸与适配性的问题出人意料地成为最高频的子类，用户们反复询问“怎</w:t>
      </w:r>
      <w:r>
        <w:rPr>
          <w:rFonts w:hint="eastAsia"/>
        </w:rPr>
        <w:lastRenderedPageBreak/>
        <w:t>么知道自己大小？”或“买的都太小</w:t>
      </w:r>
      <w:r>
        <w:rPr>
          <w:rFonts w:hint="eastAsia"/>
        </w:rPr>
        <w:t>/</w:t>
      </w:r>
      <w:r>
        <w:rPr>
          <w:rFonts w:hint="eastAsia"/>
        </w:rPr>
        <w: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t>
      </w:r>
      <w:r>
        <w:rPr>
          <w:rFonts w:hint="eastAsia"/>
        </w:rPr>
        <w:t>/</w:t>
      </w:r>
      <w:r>
        <w:rPr>
          <w:rFonts w:hint="eastAsia"/>
        </w:rPr>
        <w:t>螺纹真的有用吗？”这类提升体验的问题。然而，所有这些实用性问题的背后，都潜藏着用户对避孕失败的畏惧，这一点在“戴了还怀孕的</w:t>
      </w:r>
      <w:r>
        <w:rPr>
          <w:rFonts w:hint="eastAsia"/>
        </w:rPr>
        <w:t>2%</w:t>
      </w:r>
      <w:r>
        <w:rPr>
          <w:rFonts w:hint="eastAsia"/>
        </w:rPr>
        <w:t>是怎么回事？”这类追问中体现得淋漓尽致。</w:t>
      </w:r>
    </w:p>
    <w:p w14:paraId="7A738C21" w14:textId="77777777" w:rsidR="00F54B80" w:rsidRDefault="00000000">
      <w:pPr>
        <w:pStyle w:val="altz"/>
        <w:ind w:firstLine="480"/>
      </w:pPr>
      <w:r>
        <w:rPr>
          <w:rFonts w:hint="eastAsia"/>
        </w:rPr>
        <w:t>关于“避孕药”的讨论，则体现了更高的知识门槛和更深的健康忧虑。提问首先集中在对“短效”、“长效”与“紧急”避孕药这几个基本概念的区分上。在此基础上，对副作用的担忧成为最核心的关切点，几乎所有相关提问都伴随着对“吃了会胖吗？”、“会影响以后生育吗？”等远期健康影响的恐惧。即便决定使用，具体的服用方法，如“漏服了怎么办？”或“吃完多久能同房？”，依然是高频出现的疑问。一个值得注意的现象是，评论区反复出现“男的能吃吗？”的提问，这不但源于对药物作用机制的好奇，也含蓄地表达了对女性独自承担避孕责任这一现状的质疑。</w:t>
      </w:r>
    </w:p>
    <w:p w14:paraId="3CB93E5D" w14:textId="308B4DB0" w:rsidR="00F54B80" w:rsidRDefault="00000000">
      <w:pPr>
        <w:pStyle w:val="altz"/>
        <w:ind w:firstLine="480"/>
      </w:pPr>
      <w:r>
        <w:rPr>
          <w:rFonts w:hint="eastAsia"/>
        </w:rPr>
        <w:t>最后，在“人工流产”这一主题下，评论区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评论区成为了经历者寻求情感支持、分享痛苦经历的场所，</w:t>
      </w:r>
      <w:r w:rsidR="006736BA">
        <w:rPr>
          <w:rFonts w:hint="eastAsia"/>
        </w:rPr>
        <w:t>充溢</w:t>
      </w:r>
      <w:r>
        <w:rPr>
          <w:rFonts w:hint="eastAsia"/>
        </w:rPr>
        <w:t>了悲伤、后悔与无助的情绪，使其成为一个交织着医学信息需求与心理慰藉需求的复杂场域。</w:t>
      </w:r>
    </w:p>
    <w:p w14:paraId="562E74EA" w14:textId="77777777" w:rsidR="00F54B80" w:rsidRDefault="00000000">
      <w:pPr>
        <w:pStyle w:val="2"/>
        <w:spacing w:before="163" w:after="163"/>
        <w:rPr>
          <w:rFonts w:hint="eastAsia"/>
        </w:rPr>
      </w:pPr>
      <w:bookmarkStart w:id="78" w:name="_Toc227982532"/>
      <w:r>
        <w:rPr>
          <w:rFonts w:hint="eastAsia"/>
        </w:rPr>
        <w:t>真实需求与潜在风险分析</w:t>
      </w:r>
      <w:bookmarkEnd w:id="78"/>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7777777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r>
        <w:t>“</w:t>
      </w:r>
      <w:r>
        <w:t>我该怎么办</w:t>
      </w:r>
      <w:r>
        <w:t>”</w:t>
      </w:r>
      <w:r>
        <w:t>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t>会不会怀孕？</w:t>
      </w:r>
      <w:r>
        <w:rPr>
          <w:rFonts w:hint="eastAsia"/>
        </w:rPr>
        <w:t>”</w:t>
      </w:r>
      <w:r>
        <w:t>或</w:t>
      </w:r>
      <w:r>
        <w:rPr>
          <w:rFonts w:hint="eastAsia"/>
        </w:rPr>
        <w:t>“</w:t>
      </w:r>
      <w:r>
        <w:t>会不会得病？</w:t>
      </w:r>
      <w:r>
        <w:rPr>
          <w:rFonts w:hint="eastAsia"/>
        </w:rPr>
        <w:t>”</w:t>
      </w:r>
      <w:r>
        <w:t>这类核心焦虑的发生。</w:t>
      </w:r>
    </w:p>
    <w:p w14:paraId="263E111A" w14:textId="77777777"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。是青春期个体在自我认知过程中的不确定感和对同伴压力的感知，他们迫切需要在匿名</w:t>
      </w:r>
      <w:r>
        <w:lastRenderedPageBreak/>
        <w:t>社群中找到坐标，以缓解身份焦虑。这自然地引出了更深</w:t>
      </w:r>
      <w:r>
        <w:rPr>
          <w:rFonts w:hint="eastAsia"/>
        </w:rPr>
        <w:t>层面的</w:t>
      </w:r>
      <w:r>
        <w:t>需求：对情感支持与同理心回应的渴望。尤其是在面对流产、性病等充满污名化色彩的话题时，青少年需要的不仅是冷冰冰的医学知识，更是温暖、不带评判的理解、安慰与支持。</w:t>
      </w:r>
    </w:p>
    <w:p w14:paraId="3622D881" w14:textId="77777777" w:rsidR="00F54B80" w:rsidRDefault="00000000">
      <w:pPr>
        <w:pStyle w:val="altz"/>
        <w:ind w:firstLine="480"/>
      </w:pPr>
      <w:r>
        <w:rPr>
          <w:rFonts w:hint="eastAsia"/>
        </w:rPr>
        <w:t>当然</w:t>
      </w:r>
      <w:r>
        <w:t>，这个充满活力的</w:t>
      </w:r>
      <w:r>
        <w:rPr>
          <w:rFonts w:hint="eastAsia"/>
        </w:rPr>
        <w:t>“</w:t>
      </w:r>
      <w:r>
        <w:t>问答社区</w:t>
      </w:r>
      <w:r>
        <w:rPr>
          <w:rFonts w:hint="eastAsia"/>
        </w:rPr>
        <w:t>”</w:t>
      </w:r>
      <w:r>
        <w:t>同样是一柄双刃剑，其开放性与匿名性也滋生了不容忽视的风险。最直接的风险源于同伴间错误信息的循环传播。当一个焦虑的提问者遇到一个同样一知半解但热心的回答者时，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w:t>
      </w:r>
      <w:r>
        <w:t>“</w:t>
      </w:r>
      <w:r>
        <w:t>经验之谈</w:t>
      </w:r>
      <w:r>
        <w:t>”</w:t>
      </w:r>
      <w:r>
        <w:t>而广泛传播。这种现象的根源在于专业声音的缺位，形成了一个巨大的</w:t>
      </w:r>
      <w:r>
        <w:rPr>
          <w:rFonts w:hint="eastAsia"/>
        </w:rPr>
        <w:t>“</w:t>
      </w:r>
      <w:r>
        <w:t>问答真空</w:t>
      </w:r>
      <w:r>
        <w:rPr>
          <w:rFonts w:hint="eastAsia"/>
        </w:rPr>
        <w:t>”</w:t>
      </w:r>
      <w:r>
        <w:t>。青少年提出的成千上万个问题，绝大多数沉没在同伴的众说纷纭中，得不到及时、准确的专业回应，这是当前数字健康传播最核心的困境。</w:t>
      </w:r>
    </w:p>
    <w:p w14:paraId="748E0D88" w14:textId="77777777" w:rsidR="00F54B80" w:rsidRDefault="00000000">
      <w:pPr>
        <w:pStyle w:val="altz"/>
        <w:ind w:firstLine="480"/>
      </w:pPr>
      <w:r>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t>信息过载</w:t>
      </w:r>
      <w:r>
        <w:rPr>
          <w:rFonts w:hint="eastAsia"/>
        </w:rPr>
        <w:t>”</w:t>
      </w:r>
      <w:r>
        <w:t>所导致的决策瘫痪与焦虑放大。面对五花八门的品牌、褒贬不一的体验分享，以及评论区中对副作用、失败案例的集中渲染，青少年在决策时可能感到无所适从，甚至产生</w:t>
      </w:r>
      <w:r>
        <w:rPr>
          <w:rFonts w:hint="eastAsia"/>
        </w:rPr>
        <w:t>“</w:t>
      </w:r>
      <w:r>
        <w:t>恐避孕</w:t>
      </w:r>
      <w:r>
        <w:rPr>
          <w:rFonts w:hint="eastAsia"/>
        </w:rPr>
        <w:t>”</w:t>
      </w:r>
      <w:r>
        <w:t>的心态，反而选择了风险更高的行为。</w:t>
      </w:r>
    </w:p>
    <w:p w14:paraId="4F482566" w14:textId="77777777" w:rsidR="00F54B80" w:rsidRDefault="00000000">
      <w:pPr>
        <w:pStyle w:val="2"/>
        <w:spacing w:before="163" w:after="163"/>
        <w:rPr>
          <w:rFonts w:hint="eastAsia"/>
        </w:rPr>
      </w:pPr>
      <w:bookmarkStart w:id="79" w:name="_Toc227982533"/>
      <w:r>
        <w:rPr>
          <w:rFonts w:hint="eastAsia"/>
        </w:rPr>
        <w:t>与已有研究的比较</w:t>
      </w:r>
      <w:bookmarkEnd w:id="79"/>
    </w:p>
    <w:p w14:paraId="6DE55791" w14:textId="77777777" w:rsidR="00F54B80" w:rsidRDefault="00000000">
      <w:pPr>
        <w:pStyle w:val="altz"/>
        <w:ind w:firstLine="480"/>
      </w:pPr>
      <w:r>
        <w:rPr>
          <w:rFonts w:hint="eastAsia"/>
        </w:rPr>
        <w:t>本章的发现与现有研究既有一致性，也提供了新的视角与证据。</w:t>
      </w:r>
    </w:p>
    <w:p w14:paraId="21C5A9B6" w14:textId="11F0C733" w:rsidR="00F54B80" w:rsidRDefault="00486D9D">
      <w:pPr>
        <w:pStyle w:val="altz"/>
        <w:ind w:firstLine="480"/>
      </w:pPr>
      <w:r>
        <w:rPr>
          <w:rFonts w:hint="eastAsia"/>
        </w:rPr>
        <w:t>本</w:t>
      </w:r>
      <w:r w:rsidR="00000000">
        <w:rPr>
          <w:rFonts w:hint="eastAsia"/>
        </w:rPr>
        <w:t>研究的</w:t>
      </w:r>
      <w:r>
        <w:rPr>
          <w:rFonts w:hint="eastAsia"/>
        </w:rPr>
        <w:t>发现</w:t>
      </w:r>
      <w:r w:rsidR="00000000">
        <w:rPr>
          <w:rFonts w:hint="eastAsia"/>
        </w:rPr>
        <w:t>强有力地印证了</w:t>
      </w:r>
      <w:r w:rsidR="00A064C6">
        <w:rPr>
          <w:rFonts w:hint="eastAsia"/>
        </w:rPr>
        <w:t>既</w:t>
      </w:r>
      <w:r>
        <w:rPr>
          <w:rFonts w:hint="eastAsia"/>
        </w:rPr>
        <w:t>有研究</w:t>
      </w:r>
      <w:commentRangeStart w:id="80"/>
      <w:r>
        <w:rPr>
          <w:rFonts w:hint="eastAsia"/>
        </w:rPr>
        <w:t>的</w:t>
      </w:r>
      <w:commentRangeEnd w:id="80"/>
      <w:r w:rsidR="004A77CC">
        <w:rPr>
          <w:rStyle w:val="afc"/>
          <w:rFonts w:hint="eastAsia"/>
          <w:sz w:val="24"/>
          <w:szCs w:val="22"/>
        </w:rPr>
        <w:commentReference w:id="80"/>
      </w:r>
      <w:r>
        <w:rPr>
          <w:rFonts w:hint="eastAsia"/>
        </w:rPr>
        <w:t>结论</w:t>
      </w:r>
      <w:r w:rsidR="00000000">
        <w:rPr>
          <w:rFonts w:hint="eastAsia"/>
        </w:rPr>
        <w:t>，即社交媒体，特别是像</w:t>
      </w:r>
      <w:r w:rsidR="00000000">
        <w:rPr>
          <w:rFonts w:hint="eastAsia"/>
        </w:rPr>
        <w:t>Bilibili</w:t>
      </w:r>
      <w:r w:rsidR="00000000">
        <w:rPr>
          <w:rFonts w:hint="eastAsia"/>
        </w:rPr>
        <w:t>这样的视频平台，已成为青少年获取生殖健康信息的核心渠道</w:t>
      </w:r>
      <w:r>
        <w:fldChar w:fldCharType="begin"/>
      </w:r>
      <w:r w:rsidR="008865EC">
        <w:instrText xml:space="preserve"> ADDIN ZOTERO_ITEM CSL_CITATION {"citationID":"8558s8wK","properties":{"unsorted":false,"formattedCitation":"\\super [12,19]\\nosupersub{}","plainCitation":"[12,19]","noteIndex":0},"citationItems":[{"id":814,"uris":["http://zotero.org/users/15209510/items/VHUQZI9U"],"itemData":{"id":814,"type":"article-journal","abstract":"Internet-based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the</w:instrText>
      </w:r>
      <w:r w:rsidR="008865EC">
        <w:rPr>
          <w:rFonts w:hint="eastAsia"/>
        </w:rPr>
        <w:instrText xml:space="preserve"> keyword </w:instrText>
      </w:r>
      <w:r w:rsidR="008865EC">
        <w:rPr>
          <w:rFonts w:hint="eastAsia"/>
        </w:rPr>
        <w:instrText>青春期性教育</w:instrText>
      </w:r>
      <w:r w:rsidR="008865EC">
        <w:rPr>
          <w:rFonts w:hint="eastAsia"/>
        </w:rPr>
        <w:instrText xml:space="preserve"> (</w:instrText>
      </w:r>
      <w:r w:rsidR="008865EC">
        <w:rPr>
          <w:rFonts w:hint="eastAsia"/>
        </w:rPr>
        <w:instrText>“</w:instrText>
      </w:r>
      <w:r w:rsidR="008865EC">
        <w:rPr>
          <w:rFonts w:hint="eastAsia"/>
        </w:rPr>
        <w:instrText>adolescent sexuality education</w:instrText>
      </w:r>
      <w:r w:rsidR="008865EC">
        <w:rPr>
          <w:rFonts w:hint="eastAsia"/>
        </w:rPr>
        <w:instrText>”</w:instrText>
      </w:r>
      <w:r w:rsidR="008865EC">
        <w:rPr>
          <w:rFonts w:hint="eastAsia"/>
        </w:rPr>
        <w:instrText xml:space="preserve">). Videos were assessed using the Global Quality Score, modified DISCERN, and Patient Education Materials Assessment Tool (PEMAT-U/A), with interrater reliability assessed via Cohen </w:instrText>
      </w:r>
      <w:r w:rsidR="008865EC">
        <w:rPr>
          <w:rFonts w:hint="eastAsia"/>
        </w:rPr>
        <w:instrText>κ</w:instrText>
      </w:r>
      <w:r w:rsidR="008865EC">
        <w:rPr>
          <w:rFonts w:hint="eastAsia"/>
        </w:rPr>
        <w:instrText>. A corpus of over 49,0</w:instrText>
      </w:r>
      <w:r w:rsidR="008865EC">
        <w:instrText xml:space="preserve">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fldChar w:fldCharType="separate"/>
      </w:r>
      <w:r w:rsidR="008865EC" w:rsidRPr="008865EC">
        <w:rPr>
          <w:rFonts w:cs="Times New Roman"/>
          <w:kern w:val="0"/>
          <w:vertAlign w:val="superscript"/>
        </w:rPr>
        <w:t>[12,19]</w:t>
      </w:r>
      <w:r>
        <w:fldChar w:fldCharType="end"/>
      </w:r>
      <w:r w:rsidR="00000000">
        <w:rPr>
          <w:rFonts w:hint="eastAsia"/>
        </w:rPr>
        <w:t>，其匿名性和互动性为讨论敏感话题创造了条件。</w:t>
      </w:r>
    </w:p>
    <w:p w14:paraId="739AFC19" w14:textId="1CD9831F" w:rsidR="00F54B80" w:rsidRDefault="00000000">
      <w:pPr>
        <w:pStyle w:val="altz"/>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w:t>
      </w:r>
      <w:r w:rsidR="006736BA">
        <w:rPr>
          <w:rFonts w:hint="eastAsia"/>
        </w:rPr>
        <w:t>通过本研究</w:t>
      </w:r>
      <w:r>
        <w:rPr>
          <w:rFonts w:hint="eastAsia"/>
        </w:rPr>
        <w:t>我们不仅知道“安全套”是热门话题，更通过评论分析精准定位到“尺寸选择”是该话题下的第一痛点。这为内容创作者和教育者提供了更精准的选题方向。</w:t>
      </w:r>
    </w:p>
    <w:p w14:paraId="21CA1B44" w14:textId="77777777" w:rsidR="00F54B80" w:rsidRDefault="00000000">
      <w:pPr>
        <w:pStyle w:val="altz"/>
        <w:ind w:firstLine="480"/>
      </w:pPr>
      <w:r>
        <w:rPr>
          <w:rFonts w:hint="eastAsia"/>
        </w:rPr>
        <w:t>研究同样发现如“人工流产”等小众但敏感的话题能引发不成比例的高互动。本章的评论分类结果（“人工流产”类问题数量排名第六，热度不低）即证实了这一点，说明高互动率的背后，是大量真实、迫切的用户提问在驱动。这揭示了用户参与度的深层本质，是未被满足的信息需求的直接体现。</w:t>
      </w:r>
    </w:p>
    <w:p w14:paraId="6AB8A9B4" w14:textId="77777777" w:rsidR="00F54B80" w:rsidRDefault="00000000">
      <w:pPr>
        <w:pStyle w:val="altz"/>
        <w:ind w:firstLine="480"/>
      </w:pPr>
      <w:r>
        <w:rPr>
          <w:rFonts w:hint="eastAsia"/>
        </w:rPr>
        <w:t>本研究也揭示了社交媒体健康传播中的“问答真空”现象。以往研究多在讨论错误</w:t>
      </w:r>
      <w:r>
        <w:rPr>
          <w:rFonts w:hint="eastAsia"/>
        </w:rPr>
        <w:lastRenderedPageBreak/>
        <w:t>信息的泛滥，而本研究则通过海量问题数据的呈现，直观地展示了这个供需极度不平衡的“市场”——需求（提问）旺盛，而优质供给（专业回答）严重缺位。</w:t>
      </w:r>
    </w:p>
    <w:p w14:paraId="1DCFA594" w14:textId="77777777" w:rsidR="00F54B80" w:rsidRDefault="00000000">
      <w:pPr>
        <w:pStyle w:val="2"/>
        <w:spacing w:before="163" w:after="163"/>
        <w:rPr>
          <w:rFonts w:hint="eastAsia"/>
        </w:rPr>
      </w:pPr>
      <w:bookmarkStart w:id="81" w:name="_Toc227982534"/>
      <w:commentRangeStart w:id="82"/>
      <w:r>
        <w:rPr>
          <w:rFonts w:hint="eastAsia"/>
        </w:rPr>
        <w:t>本章小结</w:t>
      </w:r>
      <w:bookmarkEnd w:id="81"/>
    </w:p>
    <w:p w14:paraId="58D61580" w14:textId="77777777" w:rsidR="00F54B80" w:rsidRDefault="00000000">
      <w:pPr>
        <w:pStyle w:val="altz"/>
        <w:ind w:firstLine="480"/>
      </w:pPr>
      <w:r>
        <w:rPr>
          <w:rFonts w:hint="eastAsia"/>
        </w:rPr>
        <w:t>本章通过对</w:t>
      </w:r>
      <w:r>
        <w:rPr>
          <w:rFonts w:hint="eastAsia"/>
        </w:rPr>
        <w:t>Bilibili</w:t>
      </w:r>
      <w:r>
        <w:rPr>
          <w:rFonts w:hint="eastAsia"/>
        </w:rPr>
        <w:t>平台</w:t>
      </w:r>
      <w:r>
        <w:rPr>
          <w:rFonts w:hint="eastAsia"/>
        </w:rPr>
        <w:t>3780</w:t>
      </w:r>
      <w:r>
        <w:rPr>
          <w:rFonts w:hint="eastAsia"/>
        </w:rPr>
        <w:t>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14:textId="360FF3DA" w:rsidR="00F54B80" w:rsidRDefault="00000000">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四大核心需求。在这些旺盛的需求背后，是同伴间错误信息传播、危险行为认知不足以及专业声音严重缺位的巨大风险。</w:t>
      </w:r>
    </w:p>
    <w:commentRangeEnd w:id="82"/>
    <w:p w14:paraId="34EAA9AE" w14:textId="6926830E" w:rsidR="00F54B80" w:rsidRDefault="004A77CC">
      <w:pPr>
        <w:pStyle w:val="altz"/>
        <w:ind w:firstLine="480"/>
        <w:sectPr w:rsidR="00F54B80">
          <w:headerReference w:type="default" r:id="rId36"/>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82"/>
      </w:r>
    </w:p>
    <w:p w14:paraId="77C45ADE" w14:textId="77777777" w:rsidR="00F54B80" w:rsidRDefault="00000000">
      <w:pPr>
        <w:pStyle w:val="1"/>
        <w:spacing w:before="326" w:after="326"/>
        <w:ind w:left="643" w:hanging="643"/>
        <w:rPr>
          <w:rFonts w:hint="eastAsia"/>
        </w:rPr>
      </w:pPr>
      <w:bookmarkStart w:id="83" w:name="_Toc227982535"/>
      <w:r>
        <w:rPr>
          <w:rFonts w:hint="eastAsia"/>
        </w:rPr>
        <w:lastRenderedPageBreak/>
        <w:t>基于大语言模型的问题规范化与问答数据集构建</w:t>
      </w:r>
      <w:bookmarkEnd w:id="83"/>
    </w:p>
    <w:p w14:paraId="09A2EE3D" w14:textId="625A56FF" w:rsidR="00F54B80" w:rsidRDefault="00000000" w:rsidP="0071121B">
      <w:pPr>
        <w:pStyle w:val="altz"/>
        <w:ind w:firstLine="480"/>
        <w:rPr>
          <w:rFonts w:hint="eastAsia"/>
        </w:rPr>
      </w:pPr>
      <w:commentRangeStart w:id="84"/>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w:t>
      </w:r>
      <w:r>
        <w:t>Q&amp;A</w:t>
      </w:r>
      <w:r>
        <w:t>）数据集。</w:t>
      </w:r>
      <w:commentRangeEnd w:id="84"/>
      <w:r w:rsidR="004A77CC">
        <w:rPr>
          <w:rStyle w:val="afc"/>
          <w:rFonts w:hint="eastAsia"/>
          <w:sz w:val="24"/>
          <w:szCs w:val="22"/>
        </w:rPr>
        <w:commentReference w:id="84"/>
      </w:r>
    </w:p>
    <w:p w14:paraId="42DEF6ED" w14:textId="77777777" w:rsidR="00F54B80" w:rsidRDefault="00000000">
      <w:pPr>
        <w:pStyle w:val="2"/>
        <w:spacing w:before="163" w:after="163"/>
        <w:rPr>
          <w:rFonts w:hint="eastAsia"/>
        </w:rPr>
      </w:pPr>
      <w:bookmarkStart w:id="85" w:name="_Toc227982536"/>
      <w:r>
        <w:rPr>
          <w:rFonts w:hint="eastAsia"/>
        </w:rPr>
        <w:t>问题规范化设计</w:t>
      </w:r>
      <w:bookmarkEnd w:id="85"/>
    </w:p>
    <w:p w14:paraId="54DA4BFD" w14:textId="77777777"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77777777" w:rsidR="00F54B80" w:rsidRDefault="00000000">
      <w:pPr>
        <w:pStyle w:val="3"/>
        <w:spacing w:before="163" w:after="163"/>
        <w:rPr>
          <w:rFonts w:hint="eastAsia"/>
        </w:rPr>
      </w:pPr>
      <w:bookmarkStart w:id="86" w:name="_Toc227982537"/>
      <w:r>
        <w:rPr>
          <w:rFonts w:hint="eastAsia"/>
        </w:rPr>
        <w:t>规范化目标</w:t>
      </w:r>
      <w:bookmarkEnd w:id="86"/>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语义清晰：转化后的问题应具备明确、无歧义的语义，即使脱离原始的评论上下文，也能被独立理解。这意味着需要补全省略的语境，明确指代对象。</w:t>
      </w:r>
    </w:p>
    <w:p w14:paraId="6F16B440" w14:textId="7777777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87" w:name="_Toc227982538"/>
      <w:r>
        <w:rPr>
          <w:rFonts w:hint="eastAsia"/>
        </w:rPr>
        <w:t>规范化原则</w:t>
      </w:r>
      <w:bookmarkEnd w:id="87"/>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77777777" w:rsidR="00F54B80" w:rsidRDefault="00000000">
      <w:pPr>
        <w:pStyle w:val="altz"/>
        <w:numPr>
          <w:ilvl w:val="0"/>
          <w:numId w:val="19"/>
        </w:numPr>
        <w:ind w:firstLineChars="0"/>
      </w:pPr>
      <w:r>
        <w:rPr>
          <w:rFonts w:hint="eastAsia"/>
        </w:rPr>
        <w:t>不改变核心语义原则：严禁改变提问者最核心的疑问点。例如，如果用户问“漏服了一天避孕药怎么办？”，规范化时不能将其改为“如何正确服用避孕药？”。</w:t>
      </w:r>
    </w:p>
    <w:p w14:paraId="32602183" w14:textId="77777777" w:rsidR="00F54B80" w:rsidRDefault="00000000">
      <w:pPr>
        <w:pStyle w:val="altz"/>
        <w:numPr>
          <w:ilvl w:val="0"/>
          <w:numId w:val="19"/>
        </w:numPr>
        <w:ind w:firstLineChars="0"/>
      </w:pPr>
      <w:r>
        <w:rPr>
          <w:rFonts w:hint="eastAsia"/>
        </w:rPr>
        <w:t>不引入额外假设原则：禁止在规范化过程中添加原始评论未提及的任何具体条件或个人情况。例如，对于“吃了紧急避孕药后出血了，正常吗？”的提问，不能擅自假设出血量、颜色或持续时间等信息。</w:t>
      </w:r>
    </w:p>
    <w:p w14:paraId="2CF27A3B" w14:textId="77777777" w:rsidR="00F54B80" w:rsidRDefault="00000000">
      <w:pPr>
        <w:pStyle w:val="altz"/>
        <w:numPr>
          <w:ilvl w:val="0"/>
          <w:numId w:val="19"/>
        </w:numPr>
        <w:ind w:firstLineChars="0"/>
      </w:pPr>
      <w:r>
        <w:rPr>
          <w:rFonts w:hint="eastAsia"/>
        </w:rPr>
        <w:lastRenderedPageBreak/>
        <w:t>减少歧义与模糊原则：尽力将模糊、口语化的表达转化为精确、书面化的语言。例如，将“那个药”明确为具体的药物类型（如“短效口服避孕药”），将“是不是就安全了”细化为“是否意味着可以有效避孕”。</w:t>
      </w:r>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88" w:name="_Toc227982539"/>
      <w:r>
        <w:rPr>
          <w:rFonts w:hint="eastAsia"/>
        </w:rPr>
        <w:t>提示词设计与执行流程</w:t>
      </w:r>
      <w:bookmarkEnd w:id="88"/>
    </w:p>
    <w:p w14:paraId="5F96EC57" w14:textId="4D094252" w:rsidR="000E5BE3" w:rsidRDefault="000E5BE3" w:rsidP="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化表达与隐含语义。为兼顾规范化质量与输出稳定性，调用参数设置为</w:t>
      </w:r>
      <w:r w:rsidRPr="000E5BE3">
        <w:t>temperature=0.3</w:t>
      </w:r>
      <w:r w:rsidRPr="000E5BE3">
        <w:t>、</w:t>
      </w:r>
      <w:r w:rsidRPr="000E5BE3">
        <w:t>top</w:t>
      </w:r>
      <w:r>
        <w:rPr>
          <w:rFonts w:hint="eastAsia"/>
        </w:rPr>
        <w:t>_</w:t>
      </w:r>
      <w:r w:rsidRPr="000E5BE3">
        <w:t>p=0.9</w:t>
      </w:r>
      <w:r w:rsidRPr="000E5BE3">
        <w:t>，以在保持语义转换灵活性的同时抑制随机幻觉。</w:t>
      </w:r>
    </w:p>
    <w:p w14:paraId="715BDCCF" w14:textId="5ABBE92B" w:rsidR="00F54B80" w:rsidRDefault="00000000">
      <w:pPr>
        <w:pStyle w:val="altz"/>
        <w:ind w:firstLine="480"/>
      </w:pPr>
      <w:r>
        <w:rPr>
          <w:rFonts w:hint="eastAsia"/>
        </w:rPr>
        <w:t>提示词模板</w:t>
      </w:r>
      <w:r w:rsidR="000E5BE3" w:rsidRPr="000E5BE3">
        <w:rPr>
          <w:rFonts w:hint="eastAsia"/>
        </w:rPr>
        <w:t>如</w:t>
      </w:r>
      <w:r w:rsidR="000E5BE3" w:rsidRPr="000E5BE3">
        <w:fldChar w:fldCharType="begin"/>
      </w:r>
      <w:r w:rsidR="000E5BE3" w:rsidRPr="000E5BE3">
        <w:instrText xml:space="preserve"> </w:instrText>
      </w:r>
      <w:r w:rsidR="000E5BE3" w:rsidRPr="000E5BE3">
        <w:rPr>
          <w:rFonts w:hint="eastAsia"/>
        </w:rPr>
        <w:instrText>REF _Ref227774633 \h</w:instrText>
      </w:r>
      <w:r w:rsidR="000E5BE3" w:rsidRPr="000E5BE3">
        <w:instrText xml:space="preserve"> </w:instrText>
      </w:r>
      <w:r w:rsidR="000E5BE3" w:rsidRPr="000E5BE3">
        <w:fldChar w:fldCharType="separate"/>
      </w:r>
      <w:r w:rsidR="000E5BE3" w:rsidRPr="000E5BE3">
        <w:rPr>
          <w:rFonts w:hint="eastAsia"/>
        </w:rPr>
        <w:t>表</w:t>
      </w:r>
      <w:r w:rsidR="000E5BE3" w:rsidRPr="000E5BE3">
        <w:rPr>
          <w:rFonts w:hint="eastAsia"/>
        </w:rPr>
        <w:t xml:space="preserve"> 5</w:t>
      </w:r>
      <w:r w:rsidR="000E5BE3" w:rsidRPr="000E5BE3">
        <w:rPr>
          <w:rFonts w:hint="eastAsia"/>
        </w:rPr>
        <w:noBreakHyphen/>
        <w:t>1</w:t>
      </w:r>
      <w:r w:rsidR="000E5BE3" w:rsidRPr="000E5BE3">
        <w:fldChar w:fldCharType="end"/>
      </w:r>
      <w:r w:rsidR="000E5BE3">
        <w:rPr>
          <w:rFonts w:hint="eastAsia"/>
        </w:rPr>
        <w:t>所示</w:t>
      </w:r>
    </w:p>
    <w:p w14:paraId="1680BA6C" w14:textId="5F5332A9" w:rsidR="00F54B80" w:rsidRPr="00195EEC" w:rsidRDefault="00000000" w:rsidP="00195EEC">
      <w:pPr>
        <w:pStyle w:val="a3"/>
        <w:keepNext/>
        <w:spacing w:beforeLines="100" w:before="326" w:after="163"/>
        <w:jc w:val="center"/>
        <w:rPr>
          <w:rFonts w:ascii="宋体" w:eastAsia="宋体" w:hAnsi="宋体" w:hint="eastAsia"/>
          <w:sz w:val="21"/>
          <w:szCs w:val="21"/>
        </w:rPr>
      </w:pPr>
      <w:bookmarkStart w:id="89" w:name="_Ref227774633"/>
      <w:bookmarkStart w:id="90" w:name="_Toc227956040"/>
      <w:r w:rsidRPr="00195EEC">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1</w:t>
      </w:r>
      <w:r w:rsidR="007B10FA">
        <w:rPr>
          <w:rFonts w:ascii="宋体" w:eastAsia="宋体" w:hAnsi="宋体" w:hint="eastAsia"/>
          <w:sz w:val="21"/>
          <w:szCs w:val="21"/>
        </w:rPr>
        <w:fldChar w:fldCharType="end"/>
      </w:r>
      <w:bookmarkEnd w:id="89"/>
      <w:r w:rsidRPr="00195EEC">
        <w:rPr>
          <w:rFonts w:ascii="宋体" w:eastAsia="宋体" w:hAnsi="宋体" w:hint="eastAsia"/>
          <w:sz w:val="21"/>
          <w:szCs w:val="21"/>
        </w:rPr>
        <w:t xml:space="preserve"> 问题规范化提示词</w:t>
      </w:r>
      <w:bookmarkEnd w:id="90"/>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去语境化与去噪</w:t>
            </w:r>
            <w:r w:rsidRPr="00195EEC">
              <w:rPr>
                <w:rFonts w:hint="eastAsia"/>
                <w:sz w:val="21"/>
                <w:szCs w:val="21"/>
              </w:rPr>
              <w:t>**</w:t>
            </w:r>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"is_question":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"original_intent":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"rewritten_question":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lastRenderedPageBreak/>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{video_title}</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{comment_content}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t>执行流程如下：</w:t>
      </w:r>
    </w:p>
    <w:p w14:paraId="5A9A0A62" w14:textId="77777777" w:rsidR="00F54B80" w:rsidRDefault="00000000">
      <w:pPr>
        <w:pStyle w:val="altz"/>
        <w:numPr>
          <w:ilvl w:val="0"/>
          <w:numId w:val="20"/>
        </w:numPr>
        <w:ind w:firstLineChars="0"/>
      </w:pPr>
      <w:r>
        <w:rPr>
          <w:b/>
          <w:bCs/>
        </w:rPr>
        <w:t>批量处理：</w:t>
      </w:r>
      <w:r>
        <w:t>将第四章中筛选出的用户原始问题，逐一填入上述提示词模板的</w:t>
      </w:r>
      <w:r>
        <w:t>{original_comment}</w:t>
      </w:r>
      <w:r>
        <w:t>占位符中。</w:t>
      </w:r>
    </w:p>
    <w:p w14:paraId="628D3CE6" w14:textId="77777777" w:rsidR="00F54B80" w:rsidRDefault="00000000">
      <w:pPr>
        <w:pStyle w:val="altz"/>
        <w:numPr>
          <w:ilvl w:val="0"/>
          <w:numId w:val="20"/>
        </w:numPr>
        <w:ind w:firstLineChars="0"/>
      </w:pPr>
      <w:r>
        <w:rPr>
          <w:b/>
          <w:bCs/>
        </w:rPr>
        <w:t>模型调用：</w:t>
      </w:r>
      <w:r>
        <w:t>通过</w:t>
      </w:r>
      <w:r>
        <w:t>API</w:t>
      </w:r>
      <w:r>
        <w:t>接口，将构建好的提示词批量发送给大语言模型，并收集其生成的规范化问题。</w:t>
      </w:r>
    </w:p>
    <w:p w14:paraId="5F662197" w14:textId="77777777" w:rsidR="00F54B80" w:rsidRDefault="00000000">
      <w:pPr>
        <w:pStyle w:val="altz"/>
        <w:numPr>
          <w:ilvl w:val="0"/>
          <w:numId w:val="20"/>
        </w:numPr>
        <w:ind w:firstLineChars="0"/>
      </w:pPr>
      <w:r>
        <w:rPr>
          <w:b/>
          <w:bCs/>
        </w:rPr>
        <w:t>人工审核与修正：</w:t>
      </w:r>
      <w:r>
        <w:t>研究团队成员对模型生成的全部结果进行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77777777" w:rsidR="00F54B80" w:rsidRDefault="00000000">
      <w:pPr>
        <w:pStyle w:val="2"/>
        <w:spacing w:before="163" w:after="163"/>
        <w:rPr>
          <w:rFonts w:hint="eastAsia"/>
        </w:rPr>
      </w:pPr>
      <w:bookmarkStart w:id="91" w:name="_Toc227982540"/>
      <w:r>
        <w:rPr>
          <w:rFonts w:hint="eastAsia"/>
        </w:rPr>
        <w:t>问题规范化结果分析</w:t>
      </w:r>
      <w:bookmarkEnd w:id="91"/>
    </w:p>
    <w:p w14:paraId="66BDF3EC" w14:textId="77777777" w:rsidR="00F54B80" w:rsidRDefault="00000000">
      <w:pPr>
        <w:pStyle w:val="3"/>
        <w:spacing w:before="163" w:after="163"/>
        <w:rPr>
          <w:rFonts w:hint="eastAsia"/>
        </w:rPr>
      </w:pPr>
      <w:bookmarkStart w:id="92" w:name="_Toc227982541"/>
      <w:r>
        <w:rPr>
          <w:rFonts w:hint="eastAsia"/>
        </w:rPr>
        <w:t>规范化前后示例对比</w:t>
      </w:r>
      <w:bookmarkEnd w:id="92"/>
    </w:p>
    <w:p w14:paraId="09B42D33" w14:textId="27EAC8DA" w:rsidR="00F54B80" w:rsidRDefault="00000000">
      <w:pPr>
        <w:pStyle w:val="altz"/>
        <w:ind w:firstLine="480"/>
      </w:pPr>
      <w:r>
        <w:rPr>
          <w:rFonts w:hint="eastAsia"/>
        </w:rPr>
        <w:t>为了直观展示问题规范化的价值，</w:t>
      </w:r>
      <w:r w:rsidR="000E5BE3">
        <w:rPr>
          <w:rFonts w:hint="eastAsia"/>
        </w:rPr>
        <w:t>在此</w:t>
      </w:r>
      <w:r>
        <w:rPr>
          <w:rFonts w:hint="eastAsia"/>
        </w:rPr>
        <w:t>选取了若干具有代表性的案例进行对比分析。</w:t>
      </w:r>
    </w:p>
    <w:p w14:paraId="2B14DD5A" w14:textId="77777777" w:rsidR="00F54B80" w:rsidRDefault="00000000">
      <w:pPr>
        <w:pStyle w:val="altz"/>
        <w:ind w:firstLine="482"/>
      </w:pPr>
      <w:r>
        <w:rPr>
          <w:rFonts w:hint="eastAsia"/>
          <w:b/>
          <w:bCs/>
        </w:rPr>
        <w:t>示例一：网络俚语到医学表述的更进</w:t>
      </w:r>
    </w:p>
    <w:p w14:paraId="754F927F" w14:textId="77777777" w:rsidR="00F54B80" w:rsidRDefault="00000000">
      <w:pPr>
        <w:pStyle w:val="altz"/>
        <w:numPr>
          <w:ilvl w:val="0"/>
          <w:numId w:val="21"/>
        </w:numPr>
        <w:ind w:firstLineChars="0"/>
      </w:pPr>
      <w:r>
        <w:rPr>
          <w:rFonts w:hint="eastAsia"/>
        </w:rPr>
        <w:t>原始评论：“堵住了出口，蝌蚪不会越来越多，爆蛋吗？”</w:t>
      </w:r>
    </w:p>
    <w:p w14:paraId="08B40E26" w14:textId="77777777" w:rsidR="00F54B80" w:rsidRDefault="00000000">
      <w:pPr>
        <w:pStyle w:val="altz"/>
        <w:numPr>
          <w:ilvl w:val="0"/>
          <w:numId w:val="21"/>
        </w:numPr>
        <w:ind w:firstLineChars="0"/>
      </w:pPr>
      <w:r>
        <w:rPr>
          <w:rFonts w:hint="eastAsia"/>
        </w:rPr>
        <w:t>规范化问题：“男性进行输精管结扎术后，精子在附睾内积聚是否会导致睾丸肿胀或破裂？”</w:t>
      </w:r>
    </w:p>
    <w:p w14:paraId="7E8F6C97" w14:textId="77777777" w:rsidR="00F54B80" w:rsidRDefault="00000000">
      <w:pPr>
        <w:pStyle w:val="altz"/>
        <w:ind w:firstLine="480"/>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t>
      </w:r>
    </w:p>
    <w:p w14:paraId="174F6DFD" w14:textId="77777777" w:rsidR="00F54B80" w:rsidRDefault="00000000">
      <w:pPr>
        <w:pStyle w:val="altz"/>
        <w:ind w:firstLine="482"/>
        <w:rPr>
          <w:b/>
          <w:bCs/>
        </w:rPr>
      </w:pPr>
      <w:r>
        <w:rPr>
          <w:rFonts w:hint="eastAsia"/>
          <w:b/>
          <w:bCs/>
        </w:rPr>
        <w:t>示例二：通过科学了解矫正错误概念</w:t>
      </w:r>
    </w:p>
    <w:p w14:paraId="4479DBF0" w14:textId="77777777" w:rsidR="00F54B80" w:rsidRDefault="00000000">
      <w:pPr>
        <w:pStyle w:val="altz"/>
        <w:numPr>
          <w:ilvl w:val="0"/>
          <w:numId w:val="22"/>
        </w:numPr>
        <w:ind w:firstLineChars="0"/>
      </w:pPr>
      <w:r>
        <w:rPr>
          <w:rFonts w:hint="eastAsia"/>
        </w:rPr>
        <w:t>原始评论：“我听说男生都有</w:t>
      </w:r>
      <w:r>
        <w:rPr>
          <w:rFonts w:hint="eastAsia"/>
        </w:rPr>
        <w:t>:</w:t>
      </w:r>
      <w:r>
        <w:rPr>
          <w:rFonts w:hint="eastAsia"/>
        </w:rPr>
        <w:t>换蛋期。是真的吗？”</w:t>
      </w:r>
    </w:p>
    <w:p w14:paraId="11F75D68" w14:textId="77777777" w:rsidR="00F54B80" w:rsidRDefault="00000000">
      <w:pPr>
        <w:pStyle w:val="altz"/>
        <w:numPr>
          <w:ilvl w:val="0"/>
          <w:numId w:val="22"/>
        </w:numPr>
        <w:ind w:firstLineChars="0"/>
      </w:pPr>
      <w:r>
        <w:rPr>
          <w:rFonts w:hint="eastAsia"/>
        </w:rPr>
        <w:t>规范化问题：“男性是否存在</w:t>
      </w:r>
      <w:r>
        <w:rPr>
          <w:rFonts w:hint="eastAsia"/>
        </w:rPr>
        <w:t>'</w:t>
      </w:r>
      <w:r>
        <w:rPr>
          <w:rFonts w:hint="eastAsia"/>
        </w:rPr>
        <w:t>换蛋期</w:t>
      </w:r>
      <w:r>
        <w:rPr>
          <w:rFonts w:hint="eastAsia"/>
        </w:rPr>
        <w:t>'</w:t>
      </w:r>
      <w:r>
        <w:rPr>
          <w:rFonts w:hint="eastAsia"/>
        </w:rPr>
        <w:t>这一生理现象？”</w:t>
      </w:r>
    </w:p>
    <w:p w14:paraId="59C722BD" w14:textId="77777777" w:rsidR="00F54B80" w:rsidRDefault="00000000">
      <w:pPr>
        <w:pStyle w:val="altz"/>
        <w:ind w:firstLine="480"/>
      </w:pPr>
      <w:r>
        <w:rPr>
          <w:rFonts w:hint="eastAsia"/>
        </w:rPr>
        <w:t>分析：此评论反映了用户受到了网络谣言的影响，提出了一个基于错误概念的问题。</w:t>
      </w:r>
      <w:r>
        <w:rPr>
          <w:rFonts w:hint="eastAsia"/>
        </w:rPr>
        <w:lastRenderedPageBreak/>
        <w:t>“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14:textId="77777777" w:rsidR="00F54B80" w:rsidRDefault="00000000">
      <w:pPr>
        <w:pStyle w:val="altz"/>
        <w:ind w:firstLine="482"/>
        <w:rPr>
          <w:b/>
          <w:bCs/>
        </w:rPr>
      </w:pPr>
      <w:r>
        <w:rPr>
          <w:rFonts w:hint="eastAsia"/>
          <w:b/>
          <w:bCs/>
        </w:rPr>
        <w:t>示例三：从个人情况到共性问题的探讨</w:t>
      </w:r>
    </w:p>
    <w:p w14:paraId="4FABD9C2" w14:textId="77777777" w:rsidR="00F54B80" w:rsidRDefault="00000000">
      <w:pPr>
        <w:pStyle w:val="altz"/>
        <w:numPr>
          <w:ilvl w:val="0"/>
          <w:numId w:val="23"/>
        </w:numPr>
        <w:ind w:firstLineChars="0"/>
      </w:pPr>
      <w:r>
        <w:rPr>
          <w:rFonts w:hint="eastAsia"/>
        </w:rPr>
        <w:t>原始评论：“姐妹们有这个情况的吗？我每次月经前一周左右</w:t>
      </w:r>
      <w:r>
        <w:rPr>
          <w:rFonts w:hint="eastAsia"/>
        </w:rPr>
        <w:t>do</w:t>
      </w:r>
      <w:r>
        <w:rPr>
          <w:rFonts w:hint="eastAsia"/>
        </w:rPr>
        <w:t>的话，</w:t>
      </w:r>
      <w:r>
        <w:rPr>
          <w:rFonts w:hint="eastAsia"/>
        </w:rPr>
        <w:t>do</w:t>
      </w:r>
      <w:r>
        <w:rPr>
          <w:rFonts w:hint="eastAsia"/>
        </w:rPr>
        <w:t>完第二天就会来例假，已经两次这样了就会把姨妈捅提前了。我本来是二十号，后来变成十五号，上次完又是六月十一号来的例假，正常吗这样”</w:t>
      </w:r>
    </w:p>
    <w:p w14:paraId="0ECDD387" w14:textId="77777777" w:rsidR="00F54B80" w:rsidRDefault="00000000">
      <w:pPr>
        <w:pStyle w:val="altz"/>
        <w:numPr>
          <w:ilvl w:val="0"/>
          <w:numId w:val="23"/>
        </w:numPr>
        <w:ind w:firstLineChars="0"/>
      </w:pPr>
      <w:r>
        <w:rPr>
          <w:rFonts w:hint="eastAsia"/>
        </w:rPr>
        <w:t>规范化问题：“在月经前一周左右发生性行为后，月经周期从原来的</w:t>
      </w:r>
      <w:r>
        <w:rPr>
          <w:rFonts w:hint="eastAsia"/>
        </w:rPr>
        <w:t>20</w:t>
      </w:r>
      <w:r>
        <w:rPr>
          <w:rFonts w:hint="eastAsia"/>
        </w:rPr>
        <w:t>号提前至</w:t>
      </w:r>
      <w:r>
        <w:rPr>
          <w:rFonts w:hint="eastAsia"/>
        </w:rPr>
        <w:t>15</w:t>
      </w:r>
      <w:r>
        <w:rPr>
          <w:rFonts w:hint="eastAsia"/>
        </w:rPr>
        <w:t>号，最近一次提前至</w:t>
      </w:r>
      <w:r>
        <w:rPr>
          <w:rFonts w:hint="eastAsia"/>
        </w:rPr>
        <w:t>11</w:t>
      </w:r>
      <w:r>
        <w:rPr>
          <w:rFonts w:hint="eastAsia"/>
        </w:rPr>
        <w:t>号，这种情况是否属于正常月经周期变化？”</w:t>
      </w:r>
    </w:p>
    <w:p w14:paraId="093892AD" w14:textId="77777777" w:rsidR="00F54B80" w:rsidRDefault="00000000">
      <w:pPr>
        <w:pStyle w:val="altz"/>
        <w:ind w:firstLine="480"/>
      </w:pPr>
      <w:r>
        <w:rPr>
          <w:rFonts w:hint="eastAsia"/>
        </w:rPr>
        <w:t>分析：</w:t>
      </w:r>
      <w:r>
        <w:rPr>
          <w:rFonts w:hint="eastAsia"/>
        </w:rPr>
        <w:t xml:space="preserve"> </w:t>
      </w:r>
      <w:r>
        <w:rPr>
          <w:rFonts w:hint="eastAsia"/>
        </w:rPr>
        <w:t>这是一个典型的夹杂着个人经历、口语化表达（“</w:t>
      </w:r>
      <w:r>
        <w:rPr>
          <w:rFonts w:hint="eastAsia"/>
        </w:rPr>
        <w:t>do</w:t>
      </w:r>
      <w:r>
        <w:rPr>
          <w:rFonts w:hint="eastAsia"/>
        </w:rPr>
        <w: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14:textId="77777777" w:rsidR="00F54B80" w:rsidRDefault="00000000">
      <w:pPr>
        <w:pStyle w:val="3"/>
        <w:spacing w:before="163" w:after="163"/>
        <w:rPr>
          <w:rFonts w:hint="eastAsia"/>
        </w:rPr>
      </w:pPr>
      <w:bookmarkStart w:id="93" w:name="_Toc227982542"/>
      <w:r>
        <w:rPr>
          <w:rFonts w:hint="eastAsia"/>
        </w:rPr>
        <w:t>不同类别问题的改写特点</w:t>
      </w:r>
      <w:bookmarkEnd w:id="93"/>
    </w:p>
    <w:p w14:paraId="695E9AD3" w14:textId="56E653BC" w:rsidR="00F54B80" w:rsidRDefault="00000000">
      <w:pPr>
        <w:pStyle w:val="altz"/>
        <w:ind w:firstLine="480"/>
      </w:pPr>
      <w:r>
        <w:rPr>
          <w:rFonts w:hint="eastAsia"/>
        </w:rPr>
        <w:t>通过对全部规范化结果的归纳分析，</w:t>
      </w:r>
      <w:r w:rsidR="000E5BE3">
        <w:rPr>
          <w:rFonts w:hint="eastAsia"/>
        </w:rPr>
        <w:t>研究</w:t>
      </w:r>
      <w:r>
        <w:rPr>
          <w:rFonts w:hint="eastAsia"/>
        </w:rPr>
        <w:t>发现</w:t>
      </w:r>
      <w:r w:rsidR="000E5BE3">
        <w:rPr>
          <w:rFonts w:hint="eastAsia"/>
        </w:rPr>
        <w:t>了</w:t>
      </w:r>
      <w:r>
        <w:rPr>
          <w:rFonts w:hint="eastAsia"/>
        </w:rPr>
        <w:t>不同类型的原始问题呈现出规律性的改写特点。</w:t>
      </w:r>
    </w:p>
    <w:p w14:paraId="0EC521CB" w14:textId="77777777" w:rsidR="00F54B80" w:rsidRDefault="00000000">
      <w:pPr>
        <w:pStyle w:val="altz"/>
        <w:numPr>
          <w:ilvl w:val="0"/>
          <w:numId w:val="24"/>
        </w:numPr>
        <w:ind w:firstLineChars="0"/>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14:textId="77777777" w:rsidR="00F54B80" w:rsidRDefault="00000000">
      <w:pPr>
        <w:pStyle w:val="altz"/>
        <w:numPr>
          <w:ilvl w:val="0"/>
          <w:numId w:val="24"/>
        </w:numPr>
        <w:ind w:firstLineChars="0"/>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14:textId="77777777" w:rsidR="00F54B80" w:rsidRDefault="00000000">
      <w:pPr>
        <w:pStyle w:val="altz"/>
        <w:numPr>
          <w:ilvl w:val="0"/>
          <w:numId w:val="24"/>
        </w:numPr>
        <w:ind w:firstLineChars="0"/>
      </w:pPr>
      <w:r>
        <w:rPr>
          <w:rFonts w:hint="eastAsia"/>
        </w:rPr>
        <w:t>错误概念与谣言型问题：如“换蛋期”示例所示，对于基于错误信息或都市传说的提问，改写时会将其重构为一个用于证伪或澄清事实的标准问句。这种方式保留了辟谣的价值，是健康教育语料中极具意义的一部分。</w:t>
      </w:r>
    </w:p>
    <w:p w14:paraId="7D4EFDDD" w14:textId="77777777" w:rsidR="00F54B80" w:rsidRDefault="00000000">
      <w:pPr>
        <w:pStyle w:val="altz"/>
        <w:numPr>
          <w:ilvl w:val="0"/>
          <w:numId w:val="24"/>
        </w:numPr>
        <w:ind w:firstLineChars="0"/>
      </w:pPr>
      <w:r>
        <w:rPr>
          <w:rFonts w:hint="eastAsia"/>
        </w:rPr>
        <w:t>长篇叙事与情绪宣泄型问题：对于那些将个人经历、情绪感受与具体疑问混合在一起的冗长评论，改写过程如同“数据清洗”，旨在过滤掉非关键的叙事性、情绪性成分，精准提取出其中可被回答的、具有共性的健康问题。</w:t>
      </w:r>
    </w:p>
    <w:p w14:paraId="3F42BB16" w14:textId="77777777" w:rsidR="00F54B80" w:rsidRDefault="00000000">
      <w:pPr>
        <w:pStyle w:val="altz"/>
        <w:ind w:firstLine="480"/>
      </w:pPr>
      <w:r>
        <w:rPr>
          <w:rFonts w:hint="eastAsia"/>
        </w:rPr>
        <w:lastRenderedPageBreak/>
        <w:t>综上所述，问题规范化不仅是语言层面的润色，更是一个深度理解用户意图、重构问题框架、提升信息价值的认知过程。它为后续生成高质量、标准化的答案奠定了不可或缺的基础。</w:t>
      </w:r>
    </w:p>
    <w:p w14:paraId="500FB9EE" w14:textId="77777777" w:rsidR="00F54B80" w:rsidRDefault="00000000">
      <w:pPr>
        <w:pStyle w:val="2"/>
        <w:spacing w:before="163" w:after="163"/>
        <w:rPr>
          <w:rFonts w:hint="eastAsia"/>
        </w:rPr>
      </w:pPr>
      <w:bookmarkStart w:id="94" w:name="_Toc227982543"/>
      <w:r>
        <w:rPr>
          <w:rFonts w:hint="eastAsia"/>
        </w:rPr>
        <w:t>问答生成方法</w:t>
      </w:r>
      <w:bookmarkEnd w:id="94"/>
    </w:p>
    <w:p w14:paraId="0D537234" w14:textId="77777777" w:rsidR="00F54B80" w:rsidRDefault="00000000">
      <w:pPr>
        <w:pStyle w:val="altz"/>
        <w:ind w:firstLine="480"/>
      </w:pPr>
      <w:r>
        <w:t>在获得标准化的</w:t>
      </w:r>
      <w:r>
        <w:rPr>
          <w:rFonts w:hint="eastAsia"/>
        </w:rPr>
        <w:t>“</w:t>
      </w:r>
      <w:r>
        <w:t>问题</w:t>
      </w:r>
      <w:r>
        <w:rPr>
          <w:rFonts w:hint="eastAsia"/>
        </w:rPr>
        <w:t>”</w:t>
      </w:r>
      <w:r>
        <w:t>（</w:t>
      </w:r>
      <w:r>
        <w:t>Q</w:t>
      </w:r>
      <w:r>
        <w:t>）之后，下一步是为其匹配高质量的</w:t>
      </w:r>
      <w:r>
        <w:rPr>
          <w:rFonts w:hint="eastAsia"/>
        </w:rPr>
        <w:t>“</w:t>
      </w:r>
      <w:r>
        <w:t>答案</w:t>
      </w:r>
      <w:r>
        <w:rPr>
          <w:rFonts w:hint="eastAsia"/>
        </w:rPr>
        <w:t>”（</w:t>
      </w:r>
      <w:r>
        <w:t>A</w:t>
      </w:r>
      <w:r>
        <w:t>），从而构建完整的</w:t>
      </w:r>
      <w:r>
        <w:t>Q&amp;A</w:t>
      </w:r>
      <w:r>
        <w:t>对。这一过程同样借助大语言模型的能力，并辅以严格的人工修订与专家审核流程。</w:t>
      </w:r>
    </w:p>
    <w:p w14:paraId="04E883AA" w14:textId="77777777" w:rsidR="00F54B80" w:rsidRDefault="00000000">
      <w:pPr>
        <w:pStyle w:val="3"/>
        <w:spacing w:before="163" w:after="163"/>
        <w:rPr>
          <w:rFonts w:hint="eastAsia"/>
        </w:rPr>
      </w:pPr>
      <w:bookmarkStart w:id="95" w:name="_Toc227982544"/>
      <w:r>
        <w:rPr>
          <w:rFonts w:hint="eastAsia"/>
        </w:rPr>
        <w:t>答案生成原则</w:t>
      </w:r>
      <w:bookmarkEnd w:id="95"/>
    </w:p>
    <w:p w14:paraId="670FD158" w14:textId="2E4734F9" w:rsidR="00F54B80" w:rsidRDefault="00000000">
      <w:pPr>
        <w:pStyle w:val="altz"/>
        <w:ind w:firstLine="480"/>
      </w:pPr>
      <w:r>
        <w:rPr>
          <w:rFonts w:hint="eastAsia"/>
        </w:rPr>
        <w:t>答案的质量直接决</w:t>
      </w:r>
      <w:commentRangeStart w:id="96"/>
      <w:r>
        <w:rPr>
          <w:rFonts w:hint="eastAsia"/>
        </w:rPr>
        <w:t>定了数据集的最终价值。</w:t>
      </w:r>
      <w:r>
        <w:rPr>
          <w:rFonts w:hint="eastAsia"/>
          <w:highlight w:val="yellow"/>
        </w:rPr>
        <w:t>为此，</w:t>
      </w:r>
      <w:r w:rsidR="0089310B">
        <w:rPr>
          <w:rFonts w:hint="eastAsia"/>
          <w:highlight w:val="yellow"/>
        </w:rPr>
        <w:t>参考相关研究，本</w:t>
      </w:r>
      <w:r>
        <w:rPr>
          <w:rFonts w:hint="eastAsia"/>
          <w:highlight w:val="yellow"/>
        </w:rPr>
        <w:t>研究确立了以下核心生成原则</w:t>
      </w:r>
      <w:r w:rsidR="007C45DE">
        <w:rPr>
          <w:highlight w:val="yellow"/>
        </w:rPr>
        <w:fldChar w:fldCharType="begin"/>
      </w:r>
      <w:r w:rsidR="00740296">
        <w:rPr>
          <w:highlight w:val="yellow"/>
        </w:rPr>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Pr>
          <w:highlight w:val="yellow"/>
        </w:rPr>
        <w:fldChar w:fldCharType="separate"/>
      </w:r>
      <w:r w:rsidR="00740296" w:rsidRPr="00740296">
        <w:rPr>
          <w:rFonts w:cs="Times New Roman"/>
          <w:kern w:val="0"/>
          <w:vertAlign w:val="superscript"/>
        </w:rPr>
        <w:t>[28]</w:t>
      </w:r>
      <w:r w:rsidR="007C45DE">
        <w:rPr>
          <w:highlight w:val="yellow"/>
        </w:rPr>
        <w:fldChar w:fldCharType="end"/>
      </w:r>
      <w:r>
        <w:rPr>
          <w:rFonts w:hint="eastAsia"/>
          <w:highlight w:val="yellow"/>
        </w:rPr>
        <w:t>：</w:t>
      </w:r>
      <w:commentRangeEnd w:id="96"/>
      <w:r w:rsidR="004A77CC">
        <w:rPr>
          <w:rStyle w:val="afc"/>
          <w:sz w:val="24"/>
          <w:szCs w:val="22"/>
        </w:rPr>
        <w:commentReference w:id="96"/>
      </w:r>
    </w:p>
    <w:p w14:paraId="5BFC4ED9" w14:textId="77777777" w:rsidR="00F54B80" w:rsidRDefault="00000000" w:rsidP="00A064C6">
      <w:pPr>
        <w:pStyle w:val="altz"/>
        <w:numPr>
          <w:ilvl w:val="0"/>
          <w:numId w:val="25"/>
        </w:numPr>
        <w:ind w:left="851" w:firstLineChars="0" w:hanging="369"/>
      </w:pPr>
      <w:r>
        <w:rPr>
          <w:rFonts w:hint="eastAsia"/>
        </w:rPr>
        <w:t>科学准确：答案内容必须基于当前公认的医学证据和临床指南，确保所有信息真实、准确，无任何事实性错误。这是所有原则中最基本、最不可动摇的一条。</w:t>
      </w:r>
    </w:p>
    <w:p w14:paraId="7969C441" w14:textId="77777777" w:rsidR="00F54B80" w:rsidRDefault="00000000" w:rsidP="00A064C6">
      <w:pPr>
        <w:pStyle w:val="altz"/>
        <w:numPr>
          <w:ilvl w:val="0"/>
          <w:numId w:val="25"/>
        </w:numPr>
        <w:ind w:left="851" w:firstLineChars="0" w:hanging="369"/>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rsidP="00A064C6">
      <w:pPr>
        <w:pStyle w:val="altz"/>
        <w:numPr>
          <w:ilvl w:val="0"/>
          <w:numId w:val="25"/>
        </w:numPr>
        <w:ind w:left="851" w:firstLineChars="0" w:hanging="369"/>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rsidP="00A064C6">
      <w:pPr>
        <w:pStyle w:val="altz"/>
        <w:numPr>
          <w:ilvl w:val="0"/>
          <w:numId w:val="25"/>
        </w:numPr>
        <w:ind w:left="851" w:firstLineChars="0" w:hanging="369"/>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rsidP="00A064C6">
      <w:pPr>
        <w:pStyle w:val="altz"/>
        <w:numPr>
          <w:ilvl w:val="0"/>
          <w:numId w:val="25"/>
        </w:numPr>
        <w:ind w:left="851" w:firstLineChars="0" w:hanging="369"/>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rsidP="00A064C6">
      <w:pPr>
        <w:pStyle w:val="altz"/>
        <w:numPr>
          <w:ilvl w:val="0"/>
          <w:numId w:val="25"/>
        </w:numPr>
        <w:ind w:left="851" w:firstLineChars="0" w:hanging="369"/>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97" w:name="_Toc227982545"/>
      <w:r>
        <w:rPr>
          <w:rFonts w:hint="eastAsia"/>
        </w:rPr>
        <w:t>答案生成提示设计</w:t>
      </w:r>
      <w:bookmarkEnd w:id="97"/>
    </w:p>
    <w:p w14:paraId="1E72A94D" w14:textId="6F60444E" w:rsidR="000E5BE3" w:rsidRDefault="000E5BE3" w:rsidP="00C12CAC">
      <w:pPr>
        <w:pStyle w:val="altz"/>
        <w:ind w:firstLine="480"/>
      </w:pPr>
      <w:r w:rsidRPr="000E5BE3">
        <w:t>在标准问题确定后，进入答案生成环节。本研究继续采用</w:t>
      </w:r>
      <w:r w:rsidRPr="000E5BE3">
        <w:t>DeepSeek-V3.1-Terminus</w:t>
      </w:r>
      <w:r w:rsidRPr="000E5BE3">
        <w:t>作为答案生成模型，通过</w:t>
      </w:r>
      <w:r w:rsidRPr="000E5BE3">
        <w:t>API</w:t>
      </w:r>
      <w:r w:rsidRPr="000E5BE3">
        <w:t>批量调用。鉴于医学科普文本对事实准确性与表述严谨性的高要求，生成参数设置为</w:t>
      </w:r>
      <w:r w:rsidRPr="000E5BE3">
        <w:t>temperature=0.3</w:t>
      </w:r>
      <w:r w:rsidRPr="000E5BE3">
        <w:t>、</w:t>
      </w:r>
      <w:r w:rsidRPr="000E5BE3">
        <w:t>top_p=0.9</w:t>
      </w:r>
      <w:r w:rsidRPr="000E5BE3">
        <w:t>、</w:t>
      </w:r>
      <w:r w:rsidRPr="000E5BE3">
        <w:t>max_tokens=2048</w:t>
      </w:r>
      <w:r w:rsidRPr="000E5BE3">
        <w:t>，以在控制输出随机性的前提下获得内容完整、结构清晰的初稿。需特别说明的是，模型生成的答案仅作为后续人工修订与专家审核的初版，最终纳入数据集的问答对均须通过</w:t>
      </w:r>
      <w:r>
        <w:rPr>
          <w:rFonts w:hint="eastAsia"/>
        </w:rPr>
        <w:t>于</w:t>
      </w:r>
      <w:r w:rsidRPr="000E5BE3">
        <w:t>5.3.4</w:t>
      </w:r>
      <w:r w:rsidRPr="000E5BE3">
        <w:t>节所述的严格质量把关。</w:t>
      </w:r>
    </w:p>
    <w:p w14:paraId="41FAEF8F" w14:textId="666ABA86" w:rsidR="00F54B80" w:rsidRDefault="00000000"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p>
    <w:p w14:paraId="67870CF3" w14:textId="4D590026" w:rsidR="00F54B80" w:rsidRPr="00195EEC" w:rsidRDefault="00000000" w:rsidP="00195EEC">
      <w:pPr>
        <w:pStyle w:val="a3"/>
        <w:keepNext/>
        <w:spacing w:beforeLines="100" w:before="326" w:after="163"/>
        <w:jc w:val="center"/>
        <w:rPr>
          <w:rFonts w:ascii="宋体" w:eastAsia="宋体" w:hAnsi="宋体" w:hint="eastAsia"/>
          <w:sz w:val="21"/>
          <w:szCs w:val="21"/>
        </w:rPr>
      </w:pPr>
      <w:bookmarkStart w:id="98" w:name="_Toc227956041"/>
      <w:r w:rsidRPr="00195EEC">
        <w:rPr>
          <w:rFonts w:ascii="宋体" w:eastAsia="宋体" w:hAnsi="宋体" w:hint="eastAsia"/>
          <w:sz w:val="21"/>
          <w:szCs w:val="21"/>
        </w:rPr>
        <w:lastRenderedPageBreak/>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2</w:t>
      </w:r>
      <w:r w:rsidR="007B10FA">
        <w:rPr>
          <w:rFonts w:ascii="宋体" w:eastAsia="宋体" w:hAnsi="宋体" w:hint="eastAsia"/>
          <w:sz w:val="21"/>
          <w:szCs w:val="21"/>
        </w:rPr>
        <w:fldChar w:fldCharType="end"/>
      </w:r>
      <w:r w:rsidRPr="00195EEC">
        <w:rPr>
          <w:rFonts w:ascii="宋体" w:eastAsia="宋体" w:hAnsi="宋体" w:hint="eastAsia"/>
          <w:sz w:val="21"/>
          <w:szCs w:val="21"/>
        </w:rPr>
        <w:t xml:space="preserve"> 答案生成提示词</w:t>
      </w:r>
      <w:bookmarkEnd w:id="98"/>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【风险警示】：明确告知相关的风险，并强烈建议在必要时咨询专业医生。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】：采用分点或总分总的结构，使答案条理清晰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"{standardized_question}"</w:t>
            </w:r>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2259AF5A" w14:textId="77777777" w:rsidR="00F54B80" w:rsidRDefault="00000000">
      <w:pPr>
        <w:pStyle w:val="3"/>
        <w:spacing w:before="163" w:after="163"/>
        <w:rPr>
          <w:rFonts w:hint="eastAsia"/>
        </w:rPr>
      </w:pPr>
      <w:bookmarkStart w:id="99" w:name="_Toc227982546"/>
      <w:r>
        <w:rPr>
          <w:rFonts w:hint="eastAsia"/>
        </w:rPr>
        <w:t>人工修订流程</w:t>
      </w:r>
      <w:bookmarkEnd w:id="99"/>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指南、国家卫健委发布的技术规范等），逐一核实答案中的关键信息点，修正所有事实性错误。</w:t>
      </w:r>
    </w:p>
    <w:p w14:paraId="533E9DC8" w14:textId="478B7251" w:rsidR="00F54B80" w:rsidRDefault="00000000">
      <w:pPr>
        <w:pStyle w:val="altz"/>
        <w:numPr>
          <w:ilvl w:val="0"/>
          <w:numId w:val="26"/>
        </w:numPr>
        <w:ind w:firstLineChars="0"/>
      </w:pPr>
      <w:r>
        <w:rPr>
          <w:rFonts w:hint="eastAsia"/>
        </w:rPr>
        <w:t>语言与语调润色：在保证准确性的基础上，对答案的语言进行润色，使其更符合“易于理解”和“表述温和”的原则，调整行文结构，确保逻辑流畅。</w:t>
      </w:r>
    </w:p>
    <w:p w14:paraId="141BB9E0" w14:textId="2DC75A61" w:rsidR="00F54B80" w:rsidRDefault="00000000">
      <w:pPr>
        <w:pStyle w:val="altz"/>
        <w:numPr>
          <w:ilvl w:val="0"/>
          <w:numId w:val="26"/>
        </w:numPr>
        <w:ind w:firstLineChars="0"/>
      </w:pPr>
      <w:r>
        <w:rPr>
          <w:rFonts w:hint="eastAsia"/>
        </w:rPr>
        <w:t>补充与完善：检查答案是否全面回应了问题，并适度补充缺失的背景信息或健康建议。同时，确保每条答案末尾都附有标准化的风险提示与就医建议。</w:t>
      </w:r>
    </w:p>
    <w:p w14:paraId="74E4BCE4" w14:textId="77777777" w:rsidR="00F54B80" w:rsidRDefault="00000000">
      <w:pPr>
        <w:pStyle w:val="3"/>
        <w:spacing w:before="163" w:after="163"/>
        <w:rPr>
          <w:rFonts w:hint="eastAsia"/>
        </w:rPr>
      </w:pPr>
      <w:bookmarkStart w:id="100" w:name="_Toc227982547"/>
      <w:r>
        <w:rPr>
          <w:rFonts w:hint="eastAsia"/>
        </w:rPr>
        <w:t>专家审核规则</w:t>
      </w:r>
      <w:bookmarkEnd w:id="100"/>
    </w:p>
    <w:p w14:paraId="062F7217" w14:textId="564F49C8" w:rsidR="00F54B80" w:rsidRDefault="00000000" w:rsidP="00C12CAC">
      <w:pPr>
        <w:pStyle w:val="altz"/>
        <w:ind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r w:rsidR="0089310B">
        <w:rPr>
          <w:rFonts w:hint="eastAsia"/>
        </w:rPr>
        <w:t>参考相关研究，本实验设置让</w:t>
      </w:r>
      <w:commentRangeStart w:id="101"/>
      <w:r>
        <w:rPr>
          <w:rFonts w:hint="eastAsia"/>
        </w:rPr>
        <w:t>专家</w:t>
      </w:r>
      <w:r>
        <w:rPr>
          <w:rFonts w:hint="eastAsia"/>
          <w:color w:val="00B0F0"/>
        </w:rPr>
        <w:t>使用</w:t>
      </w:r>
      <w:ins w:id="102" w:author="Zixuan Zhou" w:date="2026-04-17T14:13:00Z" w16du:dateUtc="2026-04-17T06:13:00Z">
        <w:r w:rsidR="007B6240">
          <w:rPr>
            <w:rFonts w:hint="eastAsia"/>
            <w:color w:val="00B0F0"/>
          </w:rPr>
          <w:t>3</w:t>
        </w:r>
      </w:ins>
      <w:del w:id="103" w:author="Zixuan Zhou" w:date="2026-04-17T14:13:00Z" w16du:dateUtc="2026-04-17T06:13:00Z">
        <w:r w:rsidDel="007B6240">
          <w:rPr>
            <w:rFonts w:hint="eastAsia"/>
            <w:color w:val="00B0F0"/>
          </w:rPr>
          <w:delText>5</w:delText>
        </w:r>
      </w:del>
      <w:r>
        <w:rPr>
          <w:rFonts w:hint="eastAsia"/>
          <w:color w:val="00B0F0"/>
        </w:rPr>
        <w:t>点</w:t>
      </w:r>
      <w:r>
        <w:rPr>
          <w:rFonts w:hint="eastAsia"/>
          <w:color w:val="00B0F0"/>
        </w:rPr>
        <w:t>Likert</w:t>
      </w:r>
      <w:r>
        <w:rPr>
          <w:rFonts w:hint="eastAsia"/>
          <w:color w:val="00B0F0"/>
        </w:rPr>
        <w:t>量表</w:t>
      </w:r>
      <w:del w:id="104" w:author="Zixuan Zhou" w:date="2026-04-17T19:04:00Z" w16du:dateUtc="2026-04-17T11:04:00Z">
        <w:r w:rsidDel="00C12CAC">
          <w:rPr>
            <w:rFonts w:hint="eastAsia"/>
            <w:color w:val="00B0F0"/>
          </w:rPr>
          <w:delText>（</w:delText>
        </w:r>
        <w:r w:rsidDel="00C12CAC">
          <w:rPr>
            <w:rFonts w:hint="eastAsia"/>
            <w:color w:val="00B0F0"/>
          </w:rPr>
          <w:delText>1=</w:delText>
        </w:r>
        <w:r w:rsidDel="00C12CAC">
          <w:rPr>
            <w:rFonts w:hint="eastAsia"/>
            <w:color w:val="00B0F0"/>
          </w:rPr>
          <w:delText>完全不符合，</w:delText>
        </w:r>
        <w:r w:rsidDel="00C12CAC">
          <w:rPr>
            <w:rFonts w:hint="eastAsia"/>
            <w:color w:val="00B0F0"/>
          </w:rPr>
          <w:delText>5=</w:delText>
        </w:r>
        <w:r w:rsidDel="00C12CAC">
          <w:rPr>
            <w:rFonts w:hint="eastAsia"/>
            <w:color w:val="00B0F0"/>
          </w:rPr>
          <w:delText>完全符合）</w:delText>
        </w:r>
      </w:del>
      <w:r>
        <w:rPr>
          <w:rFonts w:hint="eastAsia"/>
          <w:color w:val="00B0F0"/>
        </w:rPr>
        <w:t>对每个问答对</w:t>
      </w:r>
      <w:r w:rsidR="001E2739">
        <w:rPr>
          <w:rFonts w:hint="eastAsia"/>
          <w:color w:val="00B0F0"/>
        </w:rPr>
        <w:t>从</w:t>
      </w:r>
      <w:r>
        <w:rPr>
          <w:rFonts w:hint="eastAsia"/>
          <w:color w:val="00B0F0"/>
        </w:rPr>
        <w:t>六个维度进行独立打分</w:t>
      </w:r>
      <w:commentRangeEnd w:id="101"/>
      <w:r w:rsidR="004A77CC">
        <w:rPr>
          <w:rStyle w:val="afc"/>
          <w:color w:val="00B0F0"/>
          <w:sz w:val="24"/>
          <w:szCs w:val="22"/>
        </w:rPr>
        <w:commentReference w:id="101"/>
      </w:r>
      <w:r w:rsidR="007C45DE">
        <w:rPr>
          <w:color w:val="00B0F0"/>
        </w:rPr>
        <w:fldChar w:fldCharType="begin"/>
      </w:r>
      <w:r w:rsidR="00740296">
        <w:rPr>
          <w:color w:val="00B0F0"/>
        </w:rPr>
        <w:instrText xml:space="preserve"> ADDIN ZOTERO_ITEM CSL_CITATION {"citationID":"i573oUAz","properties":{"unsorted":false,"formattedCitation":"\\super [38,39]\\nosupersub{}","plainCitation":"[38,39]","noteIndex":0},"citationItems":[{"id":1050,"uris":["http://zotero.org/users/15209510/items/KJL3DSIU"],"itemData":{"id":1050,"type":"article-journal","abstract":"Background\nThe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Pr>
          <w:color w:val="00B0F0"/>
        </w:rPr>
        <w:fldChar w:fldCharType="separate"/>
      </w:r>
      <w:r w:rsidR="00740296" w:rsidRPr="00740296">
        <w:rPr>
          <w:rFonts w:cs="Times New Roman"/>
          <w:kern w:val="0"/>
          <w:vertAlign w:val="superscript"/>
        </w:rPr>
        <w:t>[38,39]</w:t>
      </w:r>
      <w:r w:rsidR="007C45DE">
        <w:rPr>
          <w:color w:val="00B0F0"/>
        </w:rPr>
        <w:fldChar w:fldCharType="end"/>
      </w:r>
      <w:r>
        <w:rPr>
          <w:rFonts w:hint="eastAsia"/>
        </w:rPr>
        <w:t>。</w:t>
      </w:r>
    </w:p>
    <w:p w14:paraId="328AF1CA" w14:textId="005D2271" w:rsidR="00C12CAC" w:rsidRDefault="00000000" w:rsidP="001F673A">
      <w:pPr>
        <w:pStyle w:val="altz"/>
        <w:spacing w:afterLines="50" w:after="163"/>
        <w:ind w:firstLine="480"/>
      </w:pPr>
      <w:r>
        <w:rPr>
          <w:rFonts w:hint="eastAsia"/>
        </w:rPr>
        <w:t>审核指标定义</w:t>
      </w:r>
      <w:r w:rsidR="001E2739">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1F673A">
        <w:rPr>
          <w:rFonts w:hint="eastAsia"/>
        </w:rPr>
        <w:t>：</w:t>
      </w:r>
    </w:p>
    <w:p w14:paraId="5ED060D2" w14:textId="42594AE9" w:rsidR="001E2739" w:rsidRPr="001E2739" w:rsidRDefault="001E2739" w:rsidP="00195EEC">
      <w:pPr>
        <w:pStyle w:val="a3"/>
        <w:keepNext/>
        <w:spacing w:beforeLines="100" w:before="326" w:after="163"/>
        <w:jc w:val="center"/>
        <w:rPr>
          <w:rFonts w:ascii="宋体" w:eastAsia="宋体" w:hAnsi="宋体" w:hint="eastAsia"/>
        </w:rPr>
      </w:pPr>
      <w:bookmarkStart w:id="105" w:name="_Ref227682250"/>
      <w:bookmarkStart w:id="106" w:name="_Toc227956042"/>
      <w:r w:rsidRPr="001E2739">
        <w:rPr>
          <w:rFonts w:ascii="宋体" w:eastAsia="宋体" w:hAnsi="宋体" w:hint="eastAsia"/>
        </w:rPr>
        <w:lastRenderedPageBreak/>
        <w:t xml:space="preserve">表 </w:t>
      </w:r>
      <w:r w:rsidR="007B10FA">
        <w:rPr>
          <w:rFonts w:ascii="宋体" w:eastAsia="宋体" w:hAnsi="宋体" w:hint="eastAsia"/>
        </w:rPr>
        <w:fldChar w:fldCharType="begin"/>
      </w:r>
      <w:r w:rsidR="007B10FA">
        <w:rPr>
          <w:rFonts w:ascii="宋体" w:eastAsia="宋体" w:hAnsi="宋体" w:hint="eastAsia"/>
        </w:rPr>
        <w:instrText xml:space="preserve"> STYLEREF 1 \s </w:instrText>
      </w:r>
      <w:r w:rsidR="007B10FA">
        <w:rPr>
          <w:rFonts w:ascii="宋体" w:eastAsia="宋体" w:hAnsi="宋体" w:hint="eastAsia"/>
        </w:rPr>
        <w:fldChar w:fldCharType="separate"/>
      </w:r>
      <w:r w:rsidR="007B10FA">
        <w:rPr>
          <w:rFonts w:ascii="宋体" w:eastAsia="宋体" w:hAnsi="宋体" w:hint="eastAsia"/>
          <w:noProof/>
        </w:rPr>
        <w:t>5</w:t>
      </w:r>
      <w:r w:rsidR="007B10FA">
        <w:rPr>
          <w:rFonts w:ascii="宋体" w:eastAsia="宋体" w:hAnsi="宋体" w:hint="eastAsia"/>
        </w:rPr>
        <w:fldChar w:fldCharType="end"/>
      </w:r>
      <w:r w:rsidR="007B10FA">
        <w:rPr>
          <w:rFonts w:ascii="宋体" w:eastAsia="宋体" w:hAnsi="宋体" w:hint="eastAsia"/>
        </w:rPr>
        <w:noBreakHyphen/>
      </w:r>
      <w:r w:rsidR="007B10FA">
        <w:rPr>
          <w:rFonts w:ascii="宋体" w:eastAsia="宋体" w:hAnsi="宋体" w:hint="eastAsia"/>
        </w:rPr>
        <w:fldChar w:fldCharType="begin"/>
      </w:r>
      <w:r w:rsidR="007B10FA">
        <w:rPr>
          <w:rFonts w:ascii="宋体" w:eastAsia="宋体" w:hAnsi="宋体" w:hint="eastAsia"/>
        </w:rPr>
        <w:instrText xml:space="preserve"> SEQ 表 \* ARABIC \s 1 </w:instrText>
      </w:r>
      <w:r w:rsidR="007B10FA">
        <w:rPr>
          <w:rFonts w:ascii="宋体" w:eastAsia="宋体" w:hAnsi="宋体" w:hint="eastAsia"/>
        </w:rPr>
        <w:fldChar w:fldCharType="separate"/>
      </w:r>
      <w:r w:rsidR="007B10FA">
        <w:rPr>
          <w:rFonts w:ascii="宋体" w:eastAsia="宋体" w:hAnsi="宋体" w:hint="eastAsia"/>
          <w:noProof/>
        </w:rPr>
        <w:t>3</w:t>
      </w:r>
      <w:r w:rsidR="007B10FA">
        <w:rPr>
          <w:rFonts w:ascii="宋体" w:eastAsia="宋体" w:hAnsi="宋体" w:hint="eastAsia"/>
        </w:rPr>
        <w:fldChar w:fldCharType="end"/>
      </w:r>
      <w:r w:rsidRPr="001E2739">
        <w:rPr>
          <w:rFonts w:ascii="宋体" w:eastAsia="宋体" w:hAnsi="宋体" w:hint="eastAsia"/>
        </w:rPr>
        <w:t xml:space="preserve"> 打分指标量表</w:t>
      </w:r>
      <w:bookmarkEnd w:id="105"/>
      <w:bookmarkEnd w:id="106"/>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195EEC" w:rsidRDefault="00C12CAC" w:rsidP="00654A62">
            <w:pPr>
              <w:pStyle w:val="altz"/>
              <w:snapToGrid/>
              <w:spacing w:line="240" w:lineRule="auto"/>
              <w:ind w:firstLineChars="0" w:firstLine="0"/>
              <w:jc w:val="left"/>
              <w:rPr>
                <w:b/>
                <w:bCs/>
                <w:sz w:val="21"/>
                <w:szCs w:val="21"/>
              </w:rPr>
            </w:pPr>
            <w:r w:rsidRPr="00195EEC">
              <w:rPr>
                <w:rFonts w:hint="eastAsia"/>
                <w:b/>
                <w:bCs/>
                <w:sz w:val="21"/>
                <w:szCs w:val="21"/>
              </w:rPr>
              <w:t>指标</w:t>
            </w:r>
          </w:p>
        </w:tc>
        <w:tc>
          <w:tcPr>
            <w:tcW w:w="7995" w:type="dxa"/>
            <w:tcBorders>
              <w:top w:val="single" w:sz="4" w:space="0" w:color="auto"/>
              <w:bottom w:val="single" w:sz="4" w:space="0" w:color="auto"/>
            </w:tcBorders>
          </w:tcPr>
          <w:p w14:paraId="0DB249D5" w14:textId="11C38B45" w:rsidR="00C12CAC" w:rsidRPr="00195EEC" w:rsidRDefault="00C12CAC" w:rsidP="00654A62">
            <w:pPr>
              <w:pStyle w:val="altz"/>
              <w:snapToGrid/>
              <w:spacing w:line="240" w:lineRule="auto"/>
              <w:ind w:firstLineChars="0" w:firstLine="0"/>
              <w:jc w:val="left"/>
              <w:rPr>
                <w:b/>
                <w:bCs/>
                <w:sz w:val="21"/>
                <w:szCs w:val="21"/>
              </w:rPr>
            </w:pPr>
            <w:r w:rsidRPr="00195EEC">
              <w:rPr>
                <w:rFonts w:hint="eastAsia"/>
                <w:b/>
                <w:bCs/>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具有指导意义</w:t>
            </w:r>
            <w:r w:rsidRPr="00195EEC">
              <w:rPr>
                <w:rFonts w:hint="eastAsia"/>
                <w:sz w:val="21"/>
                <w:szCs w:val="21"/>
              </w:rPr>
              <w:t>)</w:t>
            </w:r>
            <w:r w:rsidRPr="00195EEC">
              <w:rPr>
                <w:rFonts w:hint="eastAsia"/>
                <w:sz w:val="21"/>
                <w:szCs w:val="21"/>
              </w:rPr>
              <w:t>：提供了清晰、具体且可读性强的建议或指导，帮助明确行动方向。</w:t>
            </w:r>
          </w:p>
          <w:p w14:paraId="6F5793F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有一定指导意义</w:t>
            </w:r>
            <w:r w:rsidRPr="00195EEC">
              <w:rPr>
                <w:rFonts w:hint="eastAsia"/>
                <w:sz w:val="21"/>
                <w:szCs w:val="21"/>
              </w:rPr>
              <w:t>)</w:t>
            </w:r>
            <w:r w:rsidRPr="00195EEC">
              <w:rPr>
                <w:rFonts w:hint="eastAsia"/>
                <w:sz w:val="21"/>
                <w:szCs w:val="21"/>
              </w:rPr>
              <w:t>：提供了基础指导，但不够具体、全面，需额外的理解或补充建议。</w:t>
            </w:r>
          </w:p>
          <w:p w14:paraId="17B122C2" w14:textId="0DD535EB"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缺乏指导意义</w:t>
            </w:r>
            <w:r w:rsidRPr="00195EEC">
              <w:rPr>
                <w:rFonts w:hint="eastAsia"/>
                <w:sz w:val="21"/>
                <w:szCs w:val="21"/>
              </w:rPr>
              <w:t>)</w:t>
            </w:r>
            <w:r w:rsidRPr="00195EEC">
              <w:rPr>
                <w:rFonts w:hint="eastAsia"/>
                <w:sz w:val="21"/>
                <w:szCs w:val="21"/>
              </w:rPr>
              <w:t>：给出的建议模糊、无序或不可操作，无法提供实质性的后续行动指引。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准确</w:t>
            </w:r>
            <w:r w:rsidRPr="00195EEC">
              <w:rPr>
                <w:rFonts w:hint="eastAsia"/>
                <w:sz w:val="21"/>
                <w:szCs w:val="21"/>
              </w:rPr>
              <w:t>)</w:t>
            </w:r>
            <w:r w:rsidRPr="00195EEC">
              <w:rPr>
                <w:rFonts w:hint="eastAsia"/>
                <w:sz w:val="21"/>
                <w:szCs w:val="21"/>
              </w:rPr>
              <w:t>：医学事实、数据及术语正确，基于公认的医学共识，无误导性信息。</w:t>
            </w:r>
          </w:p>
          <w:p w14:paraId="5388E18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部分准确</w:t>
            </w:r>
            <w:r w:rsidRPr="00195EEC">
              <w:rPr>
                <w:rFonts w:hint="eastAsia"/>
                <w:sz w:val="21"/>
                <w:szCs w:val="21"/>
              </w:rPr>
              <w:t>)</w:t>
            </w:r>
            <w:r w:rsidRPr="00195EEC">
              <w:rPr>
                <w:rFonts w:hint="eastAsia"/>
                <w:sz w:val="21"/>
                <w:szCs w:val="21"/>
              </w:rPr>
              <w:t>：包含一些有争议、不完整或轻微偏差的信息，但不影响核心健康决策。</w:t>
            </w:r>
          </w:p>
          <w:p w14:paraId="42C0DA06" w14:textId="453FD560"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不准确</w:t>
            </w:r>
            <w:r w:rsidRPr="00195EEC">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完整全面</w:t>
            </w:r>
            <w:r w:rsidRPr="00195EEC">
              <w:rPr>
                <w:rFonts w:hint="eastAsia"/>
                <w:sz w:val="21"/>
                <w:szCs w:val="21"/>
              </w:rPr>
              <w:t>)</w:t>
            </w:r>
            <w:r w:rsidRPr="00195EEC">
              <w:rPr>
                <w:rFonts w:hint="eastAsia"/>
                <w:sz w:val="21"/>
                <w:szCs w:val="21"/>
              </w:rPr>
              <w:t>：充分回答了核心问题，并涵盖了关键细节、背景知识或相关注意事项。</w:t>
            </w:r>
          </w:p>
          <w:p w14:paraId="0168765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基本完整</w:t>
            </w:r>
            <w:r w:rsidRPr="00195EEC">
              <w:rPr>
                <w:rFonts w:hint="eastAsia"/>
                <w:sz w:val="21"/>
                <w:szCs w:val="21"/>
              </w:rPr>
              <w:t>)</w:t>
            </w:r>
            <w:r w:rsidRPr="00195EEC">
              <w:rPr>
                <w:rFonts w:hint="eastAsia"/>
                <w:sz w:val="21"/>
                <w:szCs w:val="21"/>
              </w:rPr>
              <w:t>：给出了直接回答，但遗漏了相关的必要细节或局限于部分角度。</w:t>
            </w:r>
          </w:p>
          <w:p w14:paraId="491910C3" w14:textId="1F8F998E"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不完整</w:t>
            </w:r>
            <w:r w:rsidRPr="00195EEC">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安全</w:t>
            </w:r>
            <w:r w:rsidRPr="00195EEC">
              <w:rPr>
                <w:rFonts w:hint="eastAsia"/>
                <w:sz w:val="21"/>
                <w:szCs w:val="21"/>
              </w:rPr>
              <w:t>)</w:t>
            </w:r>
            <w:r w:rsidRPr="00195EEC">
              <w:rPr>
                <w:rFonts w:hint="eastAsia"/>
                <w:sz w:val="21"/>
                <w:szCs w:val="21"/>
              </w:rPr>
              <w:t>：提供的信息完全合规，并包含了必要的风险提示和前置条件约束，无潜在风险。</w:t>
            </w:r>
          </w:p>
          <w:p w14:paraId="6235E2B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相对安全</w:t>
            </w:r>
            <w:r w:rsidRPr="00195EEC">
              <w:rPr>
                <w:rFonts w:hint="eastAsia"/>
                <w:sz w:val="21"/>
                <w:szCs w:val="21"/>
              </w:rPr>
              <w:t>)</w:t>
            </w:r>
            <w:r w:rsidRPr="00195EEC">
              <w:rPr>
                <w:rFonts w:hint="eastAsia"/>
                <w:sz w:val="21"/>
                <w:szCs w:val="21"/>
              </w:rPr>
              <w:t>：总体合规，缺乏充足的风险提示，但在常理下不会引起严重的直接伤害。</w:t>
            </w:r>
          </w:p>
          <w:p w14:paraId="577AD028" w14:textId="484674BF"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不安全</w:t>
            </w:r>
            <w:r w:rsidRPr="00195EEC">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易于理解</w:t>
            </w:r>
            <w:r w:rsidRPr="00195EEC">
              <w:rPr>
                <w:rFonts w:hint="eastAsia"/>
                <w:sz w:val="21"/>
                <w:szCs w:val="21"/>
              </w:rPr>
              <w:t>)</w:t>
            </w:r>
            <w:r w:rsidRPr="00195EEC">
              <w:rPr>
                <w:rFonts w:hint="eastAsia"/>
                <w:sz w:val="21"/>
                <w:szCs w:val="21"/>
              </w:rPr>
              <w:t>：结构清晰，语言通俗，完全没有未经解释的生僻术语，容易被大众吸收理解。</w:t>
            </w:r>
          </w:p>
          <w:p w14:paraId="51CF539F"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基本可以理解</w:t>
            </w:r>
            <w:r w:rsidRPr="00195EEC">
              <w:rPr>
                <w:rFonts w:hint="eastAsia"/>
                <w:sz w:val="21"/>
                <w:szCs w:val="21"/>
              </w:rPr>
              <w:t>)</w:t>
            </w:r>
            <w:r w:rsidRPr="00195EEC">
              <w:rPr>
                <w:rFonts w:hint="eastAsia"/>
                <w:sz w:val="21"/>
                <w:szCs w:val="21"/>
              </w:rPr>
              <w:t>：包含了一定量的术语或语段稍显复杂，但整体大意尚可捕捉。</w:t>
            </w:r>
          </w:p>
          <w:p w14:paraId="263E32C6" w14:textId="19C7D60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难以理解</w:t>
            </w:r>
            <w:r w:rsidRPr="00195EEC">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简明扼要</w:t>
            </w:r>
            <w:r w:rsidRPr="00195EEC">
              <w:rPr>
                <w:rFonts w:hint="eastAsia"/>
                <w:sz w:val="21"/>
                <w:szCs w:val="21"/>
              </w:rPr>
              <w:t>)</w:t>
            </w:r>
            <w:r w:rsidRPr="00195EEC">
              <w:rPr>
                <w:rFonts w:hint="eastAsia"/>
                <w:sz w:val="21"/>
                <w:szCs w:val="21"/>
              </w:rPr>
              <w:t>：回答非常聚焦，无冗余内容，精准切中患者疑问。</w:t>
            </w:r>
          </w:p>
          <w:p w14:paraId="252C2EA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有一些冗余</w:t>
            </w:r>
            <w:r w:rsidRPr="00195EEC">
              <w:rPr>
                <w:rFonts w:hint="eastAsia"/>
                <w:sz w:val="21"/>
                <w:szCs w:val="21"/>
              </w:rPr>
              <w:t>)</w:t>
            </w:r>
            <w:r w:rsidRPr="00195EEC">
              <w:rPr>
                <w:rFonts w:hint="eastAsia"/>
                <w:sz w:val="21"/>
                <w:szCs w:val="21"/>
              </w:rPr>
              <w:t>：加入了少许无关紧要的信息，但主要内容尚算凸显。</w:t>
            </w:r>
          </w:p>
          <w:p w14:paraId="1C1456B6" w14:textId="2B076DB4"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大量冗余</w:t>
            </w:r>
            <w:r w:rsidRPr="00195EEC">
              <w:rPr>
                <w:rFonts w:hint="eastAsia"/>
                <w:sz w:val="21"/>
                <w:szCs w:val="21"/>
              </w:rPr>
              <w:t>)</w:t>
            </w:r>
            <w:r w:rsidRPr="00195EEC">
              <w:rPr>
                <w:rFonts w:hint="eastAsia"/>
                <w:sz w:val="21"/>
                <w:szCs w:val="21"/>
              </w:rPr>
              <w:t>：掺杂大量与核心问题无关的内容，导致核心重点模糊，重点漂移。</w:t>
            </w:r>
          </w:p>
        </w:tc>
      </w:tr>
    </w:tbl>
    <w:p w14:paraId="0B87769E" w14:textId="244625D2" w:rsidR="00F54B80" w:rsidRDefault="00000000" w:rsidP="00B4723F">
      <w:pPr>
        <w:pStyle w:val="altz"/>
        <w:spacing w:beforeLines="100" w:before="326"/>
        <w:ind w:firstLine="482"/>
      </w:pPr>
      <w:r>
        <w:rPr>
          <w:rFonts w:hint="eastAsia"/>
          <w:b/>
          <w:bCs/>
          <w:highlight w:val="yellow"/>
        </w:rPr>
        <w:t>采纳标准</w:t>
      </w:r>
      <w:r>
        <w:rPr>
          <w:rFonts w:hint="eastAsia"/>
          <w:highlight w:val="yellow"/>
        </w:rPr>
        <w:t>：只有当一个问答对在所有六个维度上的平均分均高于</w:t>
      </w:r>
      <w:del w:id="107" w:author="Zixuan Zhou" w:date="2026-04-17T19:05:00Z" w16du:dateUtc="2026-04-17T11:05:00Z">
        <w:r w:rsidDel="00C12CAC">
          <w:rPr>
            <w:rFonts w:hint="eastAsia"/>
            <w:highlight w:val="yellow"/>
          </w:rPr>
          <w:delText>4.0</w:delText>
        </w:r>
      </w:del>
      <w:ins w:id="108" w:author="Zixuan Zhou" w:date="2026-04-17T19:05:00Z" w16du:dateUtc="2026-04-17T11:05:00Z">
        <w:r w:rsidR="00C12CAC">
          <w:rPr>
            <w:rFonts w:hint="eastAsia"/>
            <w:highlight w:val="yellow"/>
          </w:rPr>
          <w:t>2</w:t>
        </w:r>
      </w:ins>
      <w:r>
        <w:rPr>
          <w:rFonts w:hint="eastAsia"/>
          <w:highlight w:val="yellow"/>
        </w:rPr>
        <w:t>分（含）时，才被视为合格，并最终纳入用于模型微调的数据集。任何未达标的问答对将被退回进行重新修订或直接废弃。</w:t>
      </w:r>
      <w:del w:id="109"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3DF900DA" w:rsidR="00F54B80" w:rsidRDefault="00000000">
      <w:pPr>
        <w:pStyle w:val="2"/>
        <w:spacing w:before="163" w:after="163"/>
        <w:rPr>
          <w:rFonts w:hint="eastAsia"/>
        </w:rPr>
      </w:pPr>
      <w:bookmarkStart w:id="110" w:name="_Toc227982548"/>
      <w:r>
        <w:rPr>
          <w:rFonts w:hint="eastAsia"/>
        </w:rPr>
        <w:t>数据集质量评估</w:t>
      </w:r>
      <w:bookmarkEnd w:id="110"/>
    </w:p>
    <w:p w14:paraId="31127861" w14:textId="12664829" w:rsidR="00A24A9B" w:rsidRPr="00A24A9B" w:rsidRDefault="00A24A9B" w:rsidP="00A24A9B">
      <w:pPr>
        <w:pStyle w:val="altz"/>
        <w:ind w:firstLine="480"/>
      </w:pPr>
      <w:r w:rsidRPr="00A24A9B">
        <w:t>经过问题规范化、答案生成与人工修订，研究已获得一批候选问答对。然而，若要</w:t>
      </w:r>
      <w:r w:rsidRPr="00A24A9B">
        <w:lastRenderedPageBreak/>
        <w:t>对全部候选数据进行逐条人工审核，需面临极高的时间与人力成本</w:t>
      </w:r>
      <w:r>
        <w:rPr>
          <w:rFonts w:hint="eastAsia"/>
        </w:rPr>
        <w:t>。</w:t>
      </w:r>
      <w:r w:rsidRPr="00A24A9B">
        <w:t>按</w:t>
      </w:r>
      <w:r w:rsidRPr="00A24A9B">
        <w:t>6</w:t>
      </w:r>
      <w:r w:rsidRPr="00A24A9B">
        <w:t>维度</w:t>
      </w:r>
      <m:oMath>
        <m:r>
          <w:rPr>
            <w:rFonts w:ascii="Cambria Math" w:hAnsi="Cambria Math"/>
          </w:rPr>
          <m:t xml:space="preserve"> </m:t>
        </m:r>
        <m:r>
          <w:rPr>
            <w:rFonts w:ascii="Cambria Math" w:hAnsi="Cambria Math"/>
          </w:rPr>
          <m:t>×</m:t>
        </m:r>
        <m:r>
          <w:rPr>
            <w:rFonts w:ascii="Cambria Math" w:hAnsi="Cambria Math"/>
          </w:rPr>
          <m:t xml:space="preserve"> </m:t>
        </m:r>
      </m:oMath>
      <w:r w:rsidRPr="00A24A9B">
        <w:t>2</w:t>
      </w:r>
      <w:r w:rsidRPr="00A24A9B">
        <w:t>名专家估算，数千条数据的完全人工评审几乎不可持续。因此，本研究旨在建立一套经临床专家标准锚定的大语言模型自动化评估机制，以替代部分重复性人工评审工作。但不同大语言模型在医学文本定序评价任务中的能力差异显著，并非任意模型均可直接充当裁判。为此，本节首先设计一套多维度评估体系，随后通过多模型横向对比与专家一致性检验，遴选最具专家级评价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11" w:name="_Toc227982549"/>
      <w:r>
        <w:rPr>
          <w:rFonts w:hint="eastAsia"/>
        </w:rPr>
        <w:t>多维度评估体系设计</w:t>
      </w:r>
      <w:bookmarkEnd w:id="111"/>
    </w:p>
    <w:p w14:paraId="71AB226E" w14:textId="06ADF6EB"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这六个核心医学文本质量评价维度。在评分主体设计上，本研究并非直接指定单一模型作为裁判，而是</w:t>
      </w:r>
      <w:r>
        <w:rPr>
          <w:rFonts w:hint="eastAsia"/>
        </w:rPr>
        <w:t>按照“</w:t>
      </w:r>
      <w:r w:rsidRPr="001E2739">
        <w:rPr>
          <w:rFonts w:hint="eastAsia"/>
        </w:rPr>
        <w:t>先广筛、后精选</w:t>
      </w:r>
      <w:r>
        <w:rPr>
          <w:rFonts w:hint="eastAsia"/>
        </w:rPr>
        <w:t>”</w:t>
      </w:r>
      <w:r w:rsidRPr="001E2739">
        <w:rPr>
          <w:rFonts w:hint="eastAsia"/>
        </w:rPr>
        <w:t>的</w:t>
      </w:r>
      <w:r>
        <w:rPr>
          <w:rFonts w:hint="eastAsia"/>
        </w:rPr>
        <w:t>思路</w:t>
      </w:r>
      <w:r w:rsidRPr="001E2739">
        <w:rPr>
          <w:rFonts w:hint="eastAsia"/>
        </w:rPr>
        <w:t>，选取了当前具有代表性的六款大语言模型共同参与初评，以从中遴选评价信度最接近人类专家水平的候选者。</w:t>
      </w:r>
    </w:p>
    <w:p w14:paraId="58FDF4B2" w14:textId="0A96AC86" w:rsidR="00F54B80" w:rsidRDefault="001E2739" w:rsidP="001E2739">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r w:rsidRPr="001E2739">
        <w:rPr>
          <w:rFonts w:hint="eastAsia"/>
        </w:rPr>
        <w:t>Qwen3-Omni-30B-A3B-Instruct</w:t>
      </w:r>
      <w:r w:rsidRPr="001E2739">
        <w:rPr>
          <w:rFonts w:hint="eastAsia"/>
        </w:rPr>
        <w:t>、</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12"/>
      <w:r w:rsidRPr="001E2739">
        <w:rPr>
          <w:rFonts w:hint="eastAsia"/>
        </w:rPr>
        <w:t>同一批医学问答样本独立打分</w:t>
      </w:r>
      <w:commentRangeEnd w:id="112"/>
      <w:r w:rsidR="004A77CC" w:rsidRPr="001E2739">
        <w:rPr>
          <w:rStyle w:val="afc"/>
          <w:rFonts w:hint="eastAsia"/>
          <w:sz w:val="24"/>
          <w:szCs w:val="22"/>
        </w:rPr>
        <w:commentReference w:id="112"/>
      </w:r>
      <w:r w:rsidRPr="001E2739">
        <w:rPr>
          <w:rFonts w:hint="eastAsia"/>
        </w:rPr>
        <w:t>，</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740296">
        <w:instrText xml:space="preserve"> ADDIN ZOTERO_ITEM CSL_CITATION {"citationID":"33ay61yp","properties":{"unsorted":false,"formattedCitation":"\\super [36,37]\\nosupersub{}","plainCitation":"[36,37]","noteIndex":0},"citationItems":[{"id":1059,"uris":["http://zotero.org/users/15209510/items/5EAYSL55"],"itemData":{"id":1059,"type":"article-journal","abstract":"This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given":"Zhu"},{"family":"D","given":"Luo"},{"family":"X","given":"Shen"},{"family":"Q","given":"Shi"},{"family":"H","given":"Lv"},{"family":"S","given":"Zhang"},{"family":"F","given":"Ye"},{"family":"N","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740296" w:rsidRPr="00740296">
        <w:rPr>
          <w:rFonts w:cs="Times New Roman"/>
          <w:kern w:val="0"/>
          <w:vertAlign w:val="superscript"/>
        </w:rPr>
        <w:t>[36,37]</w:t>
      </w:r>
      <w:r w:rsidR="0089310B">
        <w:fldChar w:fldCharType="end"/>
      </w:r>
      <w:r w:rsidRPr="001E2739">
        <w:rPr>
          <w:rFonts w:hint="eastAsia"/>
        </w:rPr>
        <w:t>。</w:t>
      </w:r>
    </w:p>
    <w:p w14:paraId="4E99CC27" w14:textId="23044959"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113"/>
      <w:r w:rsidRPr="00A24A9B">
        <w:t>，二次加权</w:t>
      </w:r>
      <w:r w:rsidRPr="00A24A9B">
        <w:t>Kappa</w:t>
      </w:r>
      <w:r w:rsidRPr="00A24A9B">
        <w:t>系数的稳定估计通常要求样本量不低于</w:t>
      </w:r>
      <w:r w:rsidRPr="00A24A9B">
        <w:t>30~50</w:t>
      </w:r>
      <w:r w:rsidRPr="00A24A9B">
        <w:t>对，</w:t>
      </w:r>
      <w:commentRangeEnd w:id="113"/>
      <w:r w:rsidR="004A77CC" w:rsidRPr="00A24A9B">
        <w:rPr>
          <w:rStyle w:val="afc"/>
          <w:sz w:val="24"/>
          <w:szCs w:val="22"/>
        </w:rPr>
        <w:commentReference w:id="113"/>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740296">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14" w:name="_Toc227982550"/>
      <w:r w:rsidRPr="00E7252B">
        <w:rPr>
          <w:rFonts w:hint="eastAsia"/>
        </w:rPr>
        <w:lastRenderedPageBreak/>
        <w:t>参评大模型的专家一致性横向对比</w:t>
      </w:r>
      <w:bookmarkEnd w:id="114"/>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389EECD4" w:rsidR="002B702E" w:rsidRDefault="00455885" w:rsidP="00455885">
      <w:pPr>
        <w:pStyle w:val="altz"/>
        <w:ind w:firstLine="480"/>
      </w:pPr>
      <w:r w:rsidRPr="00455885">
        <w:t>在此基础上，本研究进一步计算了各模型与两位临床专家（专家</w:t>
      </w:r>
      <w:r w:rsidRPr="00455885">
        <w:t>A</w:t>
      </w:r>
      <w:r w:rsidRPr="00455885">
        <w:t>：周定杰；专家</w:t>
      </w:r>
      <w:r w:rsidR="002B702E">
        <w:rPr>
          <w:rFonts w:hint="eastAsia"/>
        </w:rPr>
        <w:t>B</w:t>
      </w:r>
      <w:r w:rsidRPr="00455885">
        <w:t>：孙玮）的</w:t>
      </w:r>
      <w:r w:rsidRPr="00455885">
        <w:t>"1</w:t>
      </w:r>
      <w:r w:rsidRPr="00455885">
        <w:t>对</w:t>
      </w:r>
      <w:r w:rsidRPr="00455885">
        <w:t>1"</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Pr="00455885">
        <w:t>Qwen2.5-32B-Instruct</w:t>
      </w:r>
      <w:r w:rsidRPr="00455885">
        <w:t>以</w:t>
      </w:r>
      <w:r w:rsidRPr="00455885">
        <w:t>0.705</w:t>
      </w:r>
      <w:r w:rsidRPr="00455885">
        <w:t>的平均</w:t>
      </w:r>
      <w:r w:rsidRPr="00455885">
        <w:t>Kappa</w:t>
      </w:r>
      <w:r w:rsidRPr="00455885">
        <w:t>位居第二，已进入</w:t>
      </w:r>
      <w:r w:rsidRPr="00455885">
        <w:t>"</w:t>
      </w:r>
      <w:r w:rsidRPr="00455885">
        <w:t>高度一致</w:t>
      </w:r>
      <w:r w:rsidRPr="00455885">
        <w:t>"</w:t>
      </w:r>
      <w:r w:rsidRPr="00455885">
        <w:t>区间；</w:t>
      </w:r>
      <w:r w:rsidRPr="00455885">
        <w:t>Qwen2.5-14B-Instruct</w:t>
      </w:r>
      <w:r w:rsidRPr="00455885">
        <w:t>、</w:t>
      </w:r>
      <w:r w:rsidRPr="00455885">
        <w:t>Qwen3-Omni-30B-A3B-Instruct</w:t>
      </w:r>
      <w:r w:rsidRPr="00455885">
        <w:t>和</w:t>
      </w:r>
      <w:r w:rsidRPr="00455885">
        <w:t>GLM-5</w:t>
      </w:r>
      <w:r w:rsidRPr="00455885">
        <w:t>的平均</w:t>
      </w:r>
      <w:r w:rsidRPr="00455885">
        <w:t>Kappa</w:t>
      </w:r>
      <w:r w:rsidRPr="00455885">
        <w:t>分布在</w:t>
      </w:r>
      <w:r w:rsidRPr="00455885">
        <w:t>0.518</w:t>
      </w:r>
      <w:r w:rsidRPr="00455885">
        <w:t>至</w:t>
      </w:r>
      <w:r w:rsidRPr="00455885">
        <w:t>0.558</w:t>
      </w:r>
      <w:r w:rsidRPr="00455885">
        <w:t>之间，总体处于</w:t>
      </w:r>
      <w:r w:rsidRPr="00455885">
        <w:t>"</w:t>
      </w:r>
      <w:r w:rsidRPr="00455885">
        <w:t>中度一致</w:t>
      </w:r>
      <w:r w:rsidRPr="00455885">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w:t>
      </w:r>
      <w:r w:rsidRPr="00455885">
        <w:t>"</w:t>
      </w:r>
      <w:r w:rsidRPr="00455885">
        <w:t>几乎完全一致</w:t>
      </w:r>
      <w:r w:rsidRPr="00455885">
        <w:t>"</w:t>
      </w:r>
      <w:r w:rsidRPr="00455885">
        <w:t>梯队；</w:t>
      </w:r>
      <w:r w:rsidRPr="00455885">
        <w:t>Qwen2.5-32B-Instruct</w:t>
      </w:r>
      <w:r w:rsidRPr="00455885">
        <w:t>的平均</w:t>
      </w:r>
      <w:r w:rsidRPr="00455885">
        <w:t>Kappa</w:t>
      </w:r>
      <w:r w:rsidRPr="00455885">
        <w:t>达到</w:t>
      </w:r>
      <w:r w:rsidRPr="00455885">
        <w:t>0.808</w:t>
      </w:r>
      <w:r w:rsidRPr="00455885">
        <w:t>，已逼近</w:t>
      </w:r>
      <w:r w:rsidRPr="00455885">
        <w:t>0.81</w:t>
      </w:r>
      <w:r w:rsidRPr="00455885">
        <w:t>的</w:t>
      </w:r>
      <w:r w:rsidRPr="00455885">
        <w:t>"</w:t>
      </w:r>
      <w:r w:rsidRPr="00455885">
        <w:t>几乎完全一致</w:t>
      </w:r>
      <w:r w:rsidRPr="00455885">
        <w:t>"</w:t>
      </w:r>
      <w:r w:rsidRPr="00455885">
        <w:t>阈值，成为有力的第二候选；</w:t>
      </w:r>
      <w:r w:rsidRPr="00455885">
        <w:t>Qwen2.5-14B-Instruct</w:t>
      </w:r>
      <w:r w:rsidRPr="00455885">
        <w:t>以</w:t>
      </w:r>
      <w:r w:rsidRPr="00455885">
        <w:t>0.703</w:t>
      </w:r>
      <w:r w:rsidRPr="00455885">
        <w:t>进入</w:t>
      </w:r>
      <w:r w:rsidRPr="00455885">
        <w:t>"</w:t>
      </w:r>
      <w:r w:rsidRPr="00455885">
        <w:t>高度一致</w:t>
      </w:r>
      <w:r w:rsidRPr="00455885">
        <w:t>"</w:t>
      </w:r>
      <w:r w:rsidRPr="00455885">
        <w:t>区间；其余三款模型的平均</w:t>
      </w:r>
      <w:r w:rsidRPr="00455885">
        <w:t>Kappa</w:t>
      </w:r>
      <w:r w:rsidRPr="00455885">
        <w:t>则分布在</w:t>
      </w:r>
      <w:r w:rsidRPr="00455885">
        <w:t>0.577</w:t>
      </w:r>
      <w:r w:rsidRPr="00455885">
        <w:t>至</w:t>
      </w:r>
      <w:r w:rsidRPr="00455885">
        <w:t>0.674</w:t>
      </w:r>
      <w:r w:rsidRPr="00455885">
        <w:t>之间。</w:t>
      </w:r>
    </w:p>
    <w:p w14:paraId="0CBA864A" w14:textId="36777C2B" w:rsidR="00194F9E" w:rsidRPr="00455885" w:rsidRDefault="00455885" w:rsidP="00455885">
      <w:pPr>
        <w:pStyle w:val="altz"/>
        <w:ind w:firstLine="480"/>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r w:rsidRPr="00455885">
        <w:t>GLM-5</w:t>
      </w:r>
      <w:r w:rsidRPr="00455885">
        <w:t>的表现不及</w:t>
      </w:r>
      <w:r w:rsidRPr="00455885">
        <w:t>Qwen2.5-32B</w:t>
      </w:r>
      <w:r w:rsidRPr="00455885">
        <w:t>，</w:t>
      </w:r>
      <w:r w:rsidR="002B702E">
        <w:rPr>
          <w:rFonts w:hint="eastAsia"/>
        </w:rPr>
        <w:t>表明</w:t>
      </w:r>
      <w:r w:rsidRPr="00455885">
        <w:t>模型评价能力不仅取决于参数量，更受制于训练范式、对齐策略与指令跟随精度等因素。</w:t>
      </w:r>
    </w:p>
    <w:p w14:paraId="68862A5D" w14:textId="7A66A59E" w:rsidR="002B702E" w:rsidRPr="002B702E" w:rsidRDefault="002B702E" w:rsidP="00195EEC">
      <w:pPr>
        <w:pStyle w:val="a3"/>
        <w:keepNext/>
        <w:spacing w:beforeLines="100" w:before="326" w:after="163"/>
        <w:jc w:val="center"/>
        <w:rPr>
          <w:rFonts w:ascii="宋体" w:eastAsia="宋体" w:hAnsi="宋体" w:hint="eastAsia"/>
          <w:sz w:val="21"/>
          <w:szCs w:val="21"/>
        </w:rPr>
      </w:pPr>
      <w:bookmarkStart w:id="115" w:name="_Ref227685313"/>
      <w:bookmarkStart w:id="116" w:name="_Toc227956043"/>
      <w:r w:rsidRPr="002B702E">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4</w:t>
      </w:r>
      <w:r w:rsidR="007B10FA">
        <w:rPr>
          <w:rFonts w:ascii="宋体" w:eastAsia="宋体" w:hAnsi="宋体" w:hint="eastAsia"/>
          <w:sz w:val="21"/>
          <w:szCs w:val="21"/>
        </w:rPr>
        <w:fldChar w:fldCharType="end"/>
      </w:r>
      <w:bookmarkEnd w:id="115"/>
      <w:r w:rsidRPr="002B702E">
        <w:rPr>
          <w:rFonts w:ascii="宋体" w:eastAsia="宋体" w:hAnsi="宋体" w:hint="eastAsia"/>
          <w:sz w:val="21"/>
          <w:szCs w:val="21"/>
        </w:rPr>
        <w:t xml:space="preserve"> 各参评模型与临床专家打分的平均一致性对比</w:t>
      </w:r>
      <w:bookmarkEnd w:id="116"/>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E1116F" w:rsidRDefault="006C0F0E" w:rsidP="00E1116F">
            <w:pPr>
              <w:pStyle w:val="altz"/>
              <w:spacing w:line="240" w:lineRule="auto"/>
              <w:ind w:firstLineChars="0" w:firstLine="0"/>
              <w:rPr>
                <w:b/>
                <w:bCs/>
                <w:sz w:val="21"/>
                <w:szCs w:val="20"/>
              </w:rPr>
            </w:pPr>
            <w:r w:rsidRPr="00E1116F">
              <w:rPr>
                <w:b/>
                <w:bCs/>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E1116F" w:rsidRDefault="006C0F0E" w:rsidP="00E1116F">
            <w:pPr>
              <w:pStyle w:val="altz"/>
              <w:spacing w:line="240" w:lineRule="auto"/>
              <w:ind w:firstLineChars="0" w:firstLine="0"/>
              <w:rPr>
                <w:b/>
                <w:bCs/>
                <w:sz w:val="21"/>
                <w:szCs w:val="20"/>
              </w:rPr>
            </w:pPr>
            <w:r w:rsidRPr="00E1116F">
              <w:rPr>
                <w:b/>
                <w:bCs/>
                <w:sz w:val="21"/>
                <w:szCs w:val="20"/>
              </w:rPr>
              <w:t>与专家</w:t>
            </w:r>
            <w:r w:rsidRPr="00E1116F">
              <w:rPr>
                <w:b/>
                <w:bCs/>
                <w:sz w:val="21"/>
                <w:szCs w:val="20"/>
              </w:rPr>
              <w:t>A</w:t>
            </w:r>
            <w:r w:rsidRPr="00E1116F">
              <w:rPr>
                <w:b/>
                <w:bCs/>
                <w:sz w:val="21"/>
                <w:szCs w:val="20"/>
              </w:rPr>
              <w:t>平均</w:t>
            </w:r>
            <w:r w:rsidRPr="00E1116F">
              <w:rPr>
                <w:b/>
                <w:bCs/>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E1116F" w:rsidRDefault="006C0F0E" w:rsidP="00E1116F">
            <w:pPr>
              <w:pStyle w:val="altz"/>
              <w:spacing w:line="240" w:lineRule="auto"/>
              <w:ind w:firstLineChars="0" w:firstLine="0"/>
              <w:rPr>
                <w:b/>
                <w:bCs/>
                <w:sz w:val="21"/>
                <w:szCs w:val="20"/>
              </w:rPr>
            </w:pPr>
            <w:r w:rsidRPr="00E1116F">
              <w:rPr>
                <w:b/>
                <w:bCs/>
                <w:sz w:val="21"/>
                <w:szCs w:val="20"/>
              </w:rPr>
              <w:t>与专家</w:t>
            </w:r>
            <w:r w:rsidR="00635C1B" w:rsidRPr="00E1116F">
              <w:rPr>
                <w:rFonts w:hint="eastAsia"/>
                <w:b/>
                <w:bCs/>
                <w:sz w:val="21"/>
                <w:szCs w:val="20"/>
              </w:rPr>
              <w:t>B</w:t>
            </w:r>
            <w:r w:rsidRPr="00E1116F">
              <w:rPr>
                <w:b/>
                <w:bCs/>
                <w:sz w:val="21"/>
                <w:szCs w:val="20"/>
              </w:rPr>
              <w:t>平均</w:t>
            </w:r>
            <w:r w:rsidRPr="00E1116F">
              <w:rPr>
                <w:b/>
                <w:bCs/>
                <w:sz w:val="21"/>
                <w:szCs w:val="20"/>
              </w:rPr>
              <w:t>Kappa</w:t>
            </w:r>
          </w:p>
        </w:tc>
      </w:tr>
      <w:tr w:rsidR="002B702E" w:rsidRPr="006C0F0E" w14:paraId="4A70FF58" w14:textId="77777777" w:rsidTr="00654A62">
        <w:trPr>
          <w:trHeight w:val="317"/>
        </w:trPr>
        <w:tc>
          <w:tcPr>
            <w:tcW w:w="3127" w:type="dxa"/>
            <w:tcBorders>
              <w:top w:val="single" w:sz="4" w:space="0" w:color="auto"/>
            </w:tcBorders>
            <w:vAlign w:val="center"/>
            <w:hideMark/>
          </w:tcPr>
          <w:p w14:paraId="7CF2A230" w14:textId="6055F901" w:rsidR="002B702E" w:rsidRPr="009613CF" w:rsidRDefault="002B702E" w:rsidP="002B702E">
            <w:pPr>
              <w:pStyle w:val="altz"/>
              <w:ind w:firstLineChars="0" w:firstLine="0"/>
              <w:rPr>
                <w:sz w:val="21"/>
                <w:szCs w:val="20"/>
              </w:rPr>
            </w:pPr>
            <w:r w:rsidRPr="009613CF">
              <w:rPr>
                <w:rStyle w:val="ne-text"/>
                <w:sz w:val="21"/>
                <w:szCs w:val="20"/>
              </w:rPr>
              <w:t>Qwen2.5-7B-Instruct</w:t>
            </w:r>
          </w:p>
        </w:tc>
        <w:tc>
          <w:tcPr>
            <w:tcW w:w="3118" w:type="dxa"/>
            <w:tcBorders>
              <w:top w:val="single" w:sz="4" w:space="0" w:color="auto"/>
            </w:tcBorders>
            <w:vAlign w:val="center"/>
            <w:hideMark/>
          </w:tcPr>
          <w:p w14:paraId="0344F684" w14:textId="4333DA42" w:rsidR="002B702E" w:rsidRPr="009613CF" w:rsidRDefault="002B702E" w:rsidP="002B702E">
            <w:pPr>
              <w:pStyle w:val="altz"/>
              <w:ind w:firstLineChars="0" w:firstLine="0"/>
              <w:rPr>
                <w:sz w:val="21"/>
                <w:szCs w:val="20"/>
              </w:rPr>
            </w:pPr>
            <w:r w:rsidRPr="009613CF">
              <w:rPr>
                <w:rStyle w:val="ne-text"/>
                <w:sz w:val="21"/>
                <w:szCs w:val="20"/>
              </w:rPr>
              <w:t>0.449</w:t>
            </w:r>
          </w:p>
        </w:tc>
        <w:tc>
          <w:tcPr>
            <w:tcW w:w="2827" w:type="dxa"/>
            <w:tcBorders>
              <w:top w:val="single" w:sz="4" w:space="0" w:color="auto"/>
            </w:tcBorders>
            <w:vAlign w:val="center"/>
            <w:hideMark/>
          </w:tcPr>
          <w:p w14:paraId="07B1C8CC" w14:textId="0233ACFA" w:rsidR="002B702E" w:rsidRPr="009613CF" w:rsidRDefault="002B702E" w:rsidP="002B702E">
            <w:pPr>
              <w:pStyle w:val="altz"/>
              <w:ind w:firstLineChars="0" w:firstLine="0"/>
              <w:rPr>
                <w:sz w:val="21"/>
                <w:szCs w:val="20"/>
              </w:rPr>
            </w:pPr>
            <w:r w:rsidRPr="009613CF">
              <w:rPr>
                <w:rStyle w:val="ne-text"/>
                <w:sz w:val="21"/>
                <w:szCs w:val="20"/>
              </w:rPr>
              <w:t>0.577</w:t>
            </w:r>
          </w:p>
        </w:tc>
      </w:tr>
      <w:tr w:rsidR="002B702E" w:rsidRPr="006C0F0E" w14:paraId="01881F13" w14:textId="77777777" w:rsidTr="00654A62">
        <w:trPr>
          <w:trHeight w:val="317"/>
        </w:trPr>
        <w:tc>
          <w:tcPr>
            <w:tcW w:w="3127" w:type="dxa"/>
            <w:vAlign w:val="center"/>
            <w:hideMark/>
          </w:tcPr>
          <w:p w14:paraId="6C00BD81" w14:textId="20A5FF9C" w:rsidR="002B702E" w:rsidRPr="009613CF" w:rsidRDefault="002B702E" w:rsidP="002B702E">
            <w:pPr>
              <w:pStyle w:val="altz"/>
              <w:ind w:firstLineChars="0" w:firstLine="0"/>
              <w:rPr>
                <w:sz w:val="21"/>
                <w:szCs w:val="20"/>
              </w:rPr>
            </w:pPr>
            <w:r w:rsidRPr="009613CF">
              <w:rPr>
                <w:rStyle w:val="ne-text"/>
                <w:sz w:val="21"/>
                <w:szCs w:val="20"/>
              </w:rPr>
              <w:t>GLM-5</w:t>
            </w:r>
          </w:p>
        </w:tc>
        <w:tc>
          <w:tcPr>
            <w:tcW w:w="3118" w:type="dxa"/>
            <w:vAlign w:val="center"/>
            <w:hideMark/>
          </w:tcPr>
          <w:p w14:paraId="7372FA04" w14:textId="4364B6FA" w:rsidR="002B702E" w:rsidRPr="009613CF" w:rsidRDefault="002B702E" w:rsidP="002B702E">
            <w:pPr>
              <w:pStyle w:val="altz"/>
              <w:ind w:firstLineChars="0" w:firstLine="0"/>
              <w:rPr>
                <w:sz w:val="21"/>
                <w:szCs w:val="20"/>
              </w:rPr>
            </w:pPr>
            <w:r w:rsidRPr="009613CF">
              <w:rPr>
                <w:rStyle w:val="ne-text"/>
                <w:sz w:val="21"/>
                <w:szCs w:val="20"/>
              </w:rPr>
              <w:t>0.518</w:t>
            </w:r>
          </w:p>
        </w:tc>
        <w:tc>
          <w:tcPr>
            <w:tcW w:w="2827" w:type="dxa"/>
            <w:vAlign w:val="center"/>
            <w:hideMark/>
          </w:tcPr>
          <w:p w14:paraId="1CEE6AE9" w14:textId="0159AB1B" w:rsidR="002B702E" w:rsidRPr="009613CF" w:rsidRDefault="002B702E" w:rsidP="002B702E">
            <w:pPr>
              <w:pStyle w:val="altz"/>
              <w:ind w:firstLineChars="0" w:firstLine="0"/>
              <w:rPr>
                <w:sz w:val="21"/>
                <w:szCs w:val="20"/>
              </w:rPr>
            </w:pPr>
            <w:r w:rsidRPr="009613CF">
              <w:rPr>
                <w:rStyle w:val="ne-text"/>
                <w:sz w:val="21"/>
                <w:szCs w:val="20"/>
              </w:rPr>
              <w:t>0.611</w:t>
            </w:r>
          </w:p>
        </w:tc>
      </w:tr>
      <w:tr w:rsidR="002B702E" w:rsidRPr="006C0F0E" w14:paraId="45AF060E" w14:textId="77777777" w:rsidTr="00654A62">
        <w:trPr>
          <w:trHeight w:val="317"/>
        </w:trPr>
        <w:tc>
          <w:tcPr>
            <w:tcW w:w="3127" w:type="dxa"/>
            <w:vAlign w:val="center"/>
            <w:hideMark/>
          </w:tcPr>
          <w:p w14:paraId="5E1CD8BE" w14:textId="45F393C2" w:rsidR="002B702E" w:rsidRPr="009613CF" w:rsidRDefault="002B702E" w:rsidP="002B702E">
            <w:pPr>
              <w:pStyle w:val="altz"/>
              <w:ind w:firstLineChars="0" w:firstLine="0"/>
              <w:rPr>
                <w:sz w:val="21"/>
                <w:szCs w:val="20"/>
              </w:rPr>
            </w:pPr>
            <w:r w:rsidRPr="009613CF">
              <w:rPr>
                <w:rStyle w:val="ne-text"/>
                <w:sz w:val="21"/>
                <w:szCs w:val="20"/>
              </w:rPr>
              <w:t>Qwen3-Omni-30B-A3B-Instruct</w:t>
            </w:r>
          </w:p>
        </w:tc>
        <w:tc>
          <w:tcPr>
            <w:tcW w:w="3118" w:type="dxa"/>
            <w:vAlign w:val="center"/>
            <w:hideMark/>
          </w:tcPr>
          <w:p w14:paraId="13B3DDC0" w14:textId="20EFE747" w:rsidR="002B702E" w:rsidRPr="009613CF" w:rsidRDefault="002B702E" w:rsidP="002B702E">
            <w:pPr>
              <w:pStyle w:val="altz"/>
              <w:ind w:firstLineChars="0" w:firstLine="0"/>
              <w:rPr>
                <w:sz w:val="21"/>
                <w:szCs w:val="20"/>
              </w:rPr>
            </w:pPr>
            <w:r w:rsidRPr="009613CF">
              <w:rPr>
                <w:rStyle w:val="ne-text"/>
                <w:sz w:val="21"/>
                <w:szCs w:val="20"/>
              </w:rPr>
              <w:t>0.543</w:t>
            </w:r>
          </w:p>
        </w:tc>
        <w:tc>
          <w:tcPr>
            <w:tcW w:w="2827" w:type="dxa"/>
            <w:vAlign w:val="center"/>
            <w:hideMark/>
          </w:tcPr>
          <w:p w14:paraId="764EBCD4" w14:textId="405F94D4" w:rsidR="002B702E" w:rsidRPr="009613CF" w:rsidRDefault="002B702E" w:rsidP="002B702E">
            <w:pPr>
              <w:pStyle w:val="altz"/>
              <w:ind w:firstLineChars="0" w:firstLine="0"/>
              <w:rPr>
                <w:sz w:val="21"/>
                <w:szCs w:val="20"/>
              </w:rPr>
            </w:pPr>
            <w:r w:rsidRPr="009613CF">
              <w:rPr>
                <w:rStyle w:val="ne-text"/>
                <w:sz w:val="21"/>
                <w:szCs w:val="20"/>
              </w:rPr>
              <w:t>0.674</w:t>
            </w:r>
          </w:p>
        </w:tc>
      </w:tr>
      <w:tr w:rsidR="002B702E" w:rsidRPr="006C0F0E" w14:paraId="222A2BD8" w14:textId="77777777" w:rsidTr="00654A62">
        <w:trPr>
          <w:trHeight w:val="317"/>
        </w:trPr>
        <w:tc>
          <w:tcPr>
            <w:tcW w:w="3127" w:type="dxa"/>
            <w:vAlign w:val="center"/>
            <w:hideMark/>
          </w:tcPr>
          <w:p w14:paraId="6688166F" w14:textId="204EA6EF" w:rsidR="002B702E" w:rsidRPr="009613CF" w:rsidRDefault="002B702E" w:rsidP="002B702E">
            <w:pPr>
              <w:pStyle w:val="altz"/>
              <w:ind w:firstLineChars="0" w:firstLine="0"/>
              <w:rPr>
                <w:sz w:val="21"/>
                <w:szCs w:val="20"/>
              </w:rPr>
            </w:pPr>
            <w:r w:rsidRPr="009613CF">
              <w:rPr>
                <w:rStyle w:val="ne-text"/>
                <w:sz w:val="21"/>
                <w:szCs w:val="20"/>
              </w:rPr>
              <w:t>Qwen2.5-14B-Instruct</w:t>
            </w:r>
          </w:p>
        </w:tc>
        <w:tc>
          <w:tcPr>
            <w:tcW w:w="3118" w:type="dxa"/>
            <w:vAlign w:val="center"/>
            <w:hideMark/>
          </w:tcPr>
          <w:p w14:paraId="0DD187E1" w14:textId="77E0C2AB" w:rsidR="002B702E" w:rsidRPr="009613CF" w:rsidRDefault="002B702E" w:rsidP="002B702E">
            <w:pPr>
              <w:pStyle w:val="altz"/>
              <w:ind w:firstLineChars="0" w:firstLine="0"/>
              <w:rPr>
                <w:sz w:val="21"/>
                <w:szCs w:val="20"/>
              </w:rPr>
            </w:pPr>
            <w:r w:rsidRPr="009613CF">
              <w:rPr>
                <w:rStyle w:val="ne-text"/>
                <w:sz w:val="21"/>
                <w:szCs w:val="20"/>
              </w:rPr>
              <w:t>0.558</w:t>
            </w:r>
          </w:p>
        </w:tc>
        <w:tc>
          <w:tcPr>
            <w:tcW w:w="2827" w:type="dxa"/>
            <w:vAlign w:val="center"/>
            <w:hideMark/>
          </w:tcPr>
          <w:p w14:paraId="3A567744" w14:textId="7DCDB3C4" w:rsidR="002B702E" w:rsidRPr="009613CF" w:rsidRDefault="002B702E" w:rsidP="002B702E">
            <w:pPr>
              <w:pStyle w:val="altz"/>
              <w:ind w:firstLineChars="0" w:firstLine="0"/>
              <w:rPr>
                <w:sz w:val="21"/>
                <w:szCs w:val="20"/>
              </w:rPr>
            </w:pPr>
            <w:r w:rsidRPr="009613CF">
              <w:rPr>
                <w:rStyle w:val="ne-text"/>
                <w:sz w:val="21"/>
                <w:szCs w:val="20"/>
              </w:rPr>
              <w:t>0.703</w:t>
            </w:r>
          </w:p>
        </w:tc>
      </w:tr>
      <w:tr w:rsidR="002B702E" w:rsidRPr="006C0F0E" w14:paraId="2431729D" w14:textId="77777777" w:rsidTr="00654A62">
        <w:trPr>
          <w:trHeight w:val="317"/>
        </w:trPr>
        <w:tc>
          <w:tcPr>
            <w:tcW w:w="3127" w:type="dxa"/>
            <w:vAlign w:val="center"/>
            <w:hideMark/>
          </w:tcPr>
          <w:p w14:paraId="46E0C387" w14:textId="71833549" w:rsidR="002B702E" w:rsidRPr="009613CF" w:rsidRDefault="002B702E" w:rsidP="002B702E">
            <w:pPr>
              <w:pStyle w:val="altz"/>
              <w:ind w:firstLineChars="0" w:firstLine="0"/>
              <w:rPr>
                <w:sz w:val="21"/>
                <w:szCs w:val="20"/>
              </w:rPr>
            </w:pPr>
            <w:r w:rsidRPr="009613CF">
              <w:rPr>
                <w:rStyle w:val="ne-text"/>
                <w:sz w:val="21"/>
                <w:szCs w:val="20"/>
              </w:rPr>
              <w:t>Qwen2.5-32B-Instruct</w:t>
            </w:r>
          </w:p>
        </w:tc>
        <w:tc>
          <w:tcPr>
            <w:tcW w:w="3118" w:type="dxa"/>
            <w:vAlign w:val="center"/>
            <w:hideMark/>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117" w:name="_Toc227982551"/>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bookmarkEnd w:id="117"/>
    </w:p>
    <w:p w14:paraId="38D04733" w14:textId="02667DC1" w:rsidR="002B702E" w:rsidRDefault="002B702E" w:rsidP="002B702E">
      <w:pPr>
        <w:pStyle w:val="altz"/>
        <w:ind w:firstLine="480"/>
      </w:pPr>
      <w:r>
        <w:rPr>
          <w:noProof/>
        </w:rPr>
        <mc:AlternateContent>
          <mc:Choice Requires="wps">
            <w:drawing>
              <wp:anchor distT="0" distB="0" distL="114300" distR="114300" simplePos="0" relativeHeight="251669504" behindDoc="0" locked="0" layoutInCell="1" allowOverlap="1" wp14:anchorId="6D1A22C1" wp14:editId="0C77B7EA">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7C82AE20" w:rsidR="002B702E" w:rsidRPr="002B702E" w:rsidRDefault="002B702E" w:rsidP="002B702E">
                            <w:pPr>
                              <w:pStyle w:val="a3"/>
                              <w:spacing w:after="163"/>
                              <w:jc w:val="center"/>
                              <w:rPr>
                                <w:rFonts w:ascii="宋体" w:eastAsia="宋体" w:hAnsi="宋体" w:hint="eastAsia"/>
                                <w:noProof/>
                                <w:sz w:val="21"/>
                                <w:szCs w:val="21"/>
                              </w:rPr>
                            </w:pPr>
                            <w:bookmarkStart w:id="118" w:name="_Ref227685772"/>
                            <w:bookmarkStart w:id="119" w:name="_Toc227955940"/>
                            <w:r w:rsidRPr="002B702E">
                              <w:rPr>
                                <w:rFonts w:ascii="宋体" w:eastAsia="宋体" w:hAnsi="宋体" w:hint="eastAsia"/>
                                <w:sz w:val="21"/>
                                <w:szCs w:val="21"/>
                              </w:rPr>
                              <w:t xml:space="preserve">图 </w:t>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STYLEREF 1 \s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5</w:t>
                            </w:r>
                            <w:r w:rsidR="00E0091A">
                              <w:rPr>
                                <w:rFonts w:ascii="宋体" w:eastAsia="宋体" w:hAnsi="宋体" w:hint="eastAsia"/>
                                <w:sz w:val="21"/>
                                <w:szCs w:val="21"/>
                              </w:rPr>
                              <w:fldChar w:fldCharType="end"/>
                            </w:r>
                            <w:r w:rsidR="00E0091A">
                              <w:rPr>
                                <w:rFonts w:ascii="宋体" w:eastAsia="宋体" w:hAnsi="宋体" w:hint="eastAsia"/>
                                <w:sz w:val="21"/>
                                <w:szCs w:val="21"/>
                              </w:rPr>
                              <w:noBreakHyphen/>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SEQ 图 \* ARABIC \s 1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1</w:t>
                            </w:r>
                            <w:r w:rsidR="00E0091A">
                              <w:rPr>
                                <w:rFonts w:ascii="宋体" w:eastAsia="宋体" w:hAnsi="宋体" w:hint="eastAsia"/>
                                <w:sz w:val="21"/>
                                <w:szCs w:val="21"/>
                              </w:rPr>
                              <w:fldChar w:fldCharType="end"/>
                            </w:r>
                            <w:bookmarkEnd w:id="118"/>
                            <w:r w:rsidRPr="002B702E">
                              <w:rPr>
                                <w:rFonts w:ascii="宋体" w:eastAsia="宋体" w:hAnsi="宋体" w:hint="eastAsia"/>
                                <w:sz w:val="21"/>
                                <w:szCs w:val="21"/>
                              </w:rPr>
                              <w:t xml:space="preserve"> 各评价维度下一致性系数(二次加权kappa)雷达图</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29"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pg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3s8pJCl2cz2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" stroked="f">
                <v:textbox style="mso-fit-shape-to-text:t" inset="0,0,0,0">
                  <w:txbxContent>
                    <w:p w14:paraId="4DF6C06D" w14:textId="7C82AE20" w:rsidR="002B702E" w:rsidRPr="002B702E" w:rsidRDefault="002B702E" w:rsidP="002B702E">
                      <w:pPr>
                        <w:pStyle w:val="a3"/>
                        <w:spacing w:after="163"/>
                        <w:jc w:val="center"/>
                        <w:rPr>
                          <w:rFonts w:ascii="宋体" w:eastAsia="宋体" w:hAnsi="宋体" w:hint="eastAsia"/>
                          <w:noProof/>
                          <w:sz w:val="21"/>
                          <w:szCs w:val="21"/>
                        </w:rPr>
                      </w:pPr>
                      <w:bookmarkStart w:id="120" w:name="_Ref227685772"/>
                      <w:bookmarkStart w:id="121" w:name="_Toc227955940"/>
                      <w:r w:rsidRPr="002B702E">
                        <w:rPr>
                          <w:rFonts w:ascii="宋体" w:eastAsia="宋体" w:hAnsi="宋体" w:hint="eastAsia"/>
                          <w:sz w:val="21"/>
                          <w:szCs w:val="21"/>
                        </w:rPr>
                        <w:t xml:space="preserve">图 </w:t>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STYLEREF 1 \s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5</w:t>
                      </w:r>
                      <w:r w:rsidR="00E0091A">
                        <w:rPr>
                          <w:rFonts w:ascii="宋体" w:eastAsia="宋体" w:hAnsi="宋体" w:hint="eastAsia"/>
                          <w:sz w:val="21"/>
                          <w:szCs w:val="21"/>
                        </w:rPr>
                        <w:fldChar w:fldCharType="end"/>
                      </w:r>
                      <w:r w:rsidR="00E0091A">
                        <w:rPr>
                          <w:rFonts w:ascii="宋体" w:eastAsia="宋体" w:hAnsi="宋体" w:hint="eastAsia"/>
                          <w:sz w:val="21"/>
                          <w:szCs w:val="21"/>
                        </w:rPr>
                        <w:noBreakHyphen/>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SEQ 图 \* ARABIC \s 1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1</w:t>
                      </w:r>
                      <w:r w:rsidR="00E0091A">
                        <w:rPr>
                          <w:rFonts w:ascii="宋体" w:eastAsia="宋体" w:hAnsi="宋体" w:hint="eastAsia"/>
                          <w:sz w:val="21"/>
                          <w:szCs w:val="21"/>
                        </w:rPr>
                        <w:fldChar w:fldCharType="end"/>
                      </w:r>
                      <w:bookmarkEnd w:id="120"/>
                      <w:r w:rsidRPr="002B702E">
                        <w:rPr>
                          <w:rFonts w:ascii="宋体" w:eastAsia="宋体" w:hAnsi="宋体" w:hint="eastAsia"/>
                          <w:sz w:val="21"/>
                          <w:szCs w:val="21"/>
                        </w:rPr>
                        <w:t xml:space="preserve"> 各评价维度下一致性系数(二次加权kappa)雷达图</w:t>
                      </w:r>
                      <w:bookmarkEnd w:id="121"/>
                    </w:p>
                  </w:txbxContent>
                </v:textbox>
                <w10:wrap type="topAndBottom"/>
              </v:shape>
            </w:pict>
          </mc:Fallback>
        </mc:AlternateContent>
      </w:r>
      <w:r>
        <w:rPr>
          <w:noProof/>
        </w:rPr>
        <w:drawing>
          <wp:anchor distT="0" distB="0" distL="114300" distR="114300" simplePos="0" relativeHeight="251667456" behindDoc="0" locked="0" layoutInCell="1" allowOverlap="1" wp14:anchorId="1BECA7D3" wp14:editId="6C5DE0BC">
            <wp:simplePos x="0" y="0"/>
            <wp:positionH relativeFrom="column">
              <wp:posOffset>29293</wp:posOffset>
            </wp:positionH>
            <wp:positionV relativeFrom="paragraph">
              <wp:posOffset>2052927</wp:posOffset>
            </wp:positionV>
            <wp:extent cx="5759450" cy="515239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283"/>
                    <a:stretch>
                      <a:fillRect/>
                    </a:stretch>
                  </pic:blipFill>
                  <pic:spPr bwMode="auto">
                    <a:xfrm>
                      <a:off x="0" y="0"/>
                      <a:ext cx="5759450" cy="5152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02E">
        <w:t>在整体层面的综合一致性分析中</w:t>
      </w:r>
      <w:r w:rsidR="00455577">
        <w:t>（</w:t>
      </w:r>
      <w:r w:rsidR="00455577">
        <w:fldChar w:fldCharType="begin"/>
      </w:r>
      <w:r w:rsidR="00455577">
        <w:instrText xml:space="preserve"> REF _Ref227685772 \h </w:instrText>
      </w:r>
      <w:r w:rsidR="00455577">
        <w:fldChar w:fldCharType="separate"/>
      </w:r>
      <w:r w:rsidR="00455577" w:rsidRPr="002B702E">
        <w:rPr>
          <w:rFonts w:ascii="宋体" w:hAnsi="宋体" w:hint="eastAsia"/>
          <w:sz w:val="21"/>
          <w:szCs w:val="21"/>
        </w:rPr>
        <w:t xml:space="preserve">图 </w:t>
      </w:r>
      <w:r w:rsidR="00455577" w:rsidRPr="002B702E">
        <w:rPr>
          <w:rFonts w:ascii="宋体" w:hAnsi="宋体" w:hint="eastAsia"/>
          <w:noProof/>
          <w:sz w:val="21"/>
          <w:szCs w:val="21"/>
        </w:rPr>
        <w:t>5</w:t>
      </w:r>
      <w:r w:rsidR="00455577" w:rsidRPr="002B702E">
        <w:rPr>
          <w:rFonts w:ascii="宋体" w:hAnsi="宋体" w:hint="eastAsia"/>
          <w:sz w:val="21"/>
          <w:szCs w:val="21"/>
        </w:rPr>
        <w:noBreakHyphen/>
      </w:r>
      <w:r w:rsidR="00455577" w:rsidRPr="002B702E">
        <w:rPr>
          <w:rFonts w:ascii="宋体" w:hAnsi="宋体" w:hint="eastAsia"/>
          <w:noProof/>
          <w:sz w:val="21"/>
          <w:szCs w:val="21"/>
        </w:rPr>
        <w:t>1</w:t>
      </w:r>
      <w:r w:rsidR="00455577">
        <w:fldChar w:fldCharType="end"/>
      </w:r>
      <w:r w:rsidR="00455577">
        <w:t>）</w:t>
      </w:r>
      <w:r w:rsidR="00455577">
        <w:rPr>
          <w:rFonts w:hint="eastAsia"/>
        </w:rPr>
        <w:t>，</w:t>
      </w:r>
      <w:r w:rsidR="00455577">
        <w:rPr>
          <w:rFonts w:hint="eastAsia"/>
        </w:rPr>
        <w:t>A</w:t>
      </w:r>
      <w:r w:rsidRPr="002B702E">
        <w:t>I</w:t>
      </w:r>
      <w:r w:rsidRPr="002B702E">
        <w:t>群体平均打分与专家群体的平均打分在各评价维度上均表现出较高的一致性。值得注意的是，在</w:t>
      </w:r>
      <w:r>
        <w:rPr>
          <w:rFonts w:hint="eastAsia"/>
        </w:rPr>
        <w:t>“</w:t>
      </w:r>
      <w:r w:rsidRPr="002B702E">
        <w:t>仅提供必要信息</w:t>
      </w:r>
      <w:r>
        <w:rPr>
          <w:rFonts w:hint="eastAsia"/>
        </w:rPr>
        <w:t>”</w:t>
      </w:r>
      <w:r w:rsidRPr="002B702E">
        <w:t>（即剔除冗余干扰、保留核心要点）这一维度上，</w:t>
      </w:r>
      <w:r w:rsidRPr="002B702E">
        <w:t>AI</w:t>
      </w:r>
      <w:r w:rsidRPr="002B702E">
        <w:t>总体与专家总体的评估呈现出极高的拟合度（</w:t>
      </w:r>
      <w:r w:rsidRPr="002B702E">
        <w:t>Kappa=0.839</w:t>
      </w:r>
      <w:r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Pr="002B702E">
        <w:t>。然而，结合上一节的横向对比可知，这一</w:t>
      </w:r>
      <w:r w:rsidR="00455577">
        <w:rPr>
          <w:rFonts w:hint="eastAsia"/>
        </w:rPr>
        <w:t>“</w:t>
      </w:r>
      <w:r w:rsidRPr="002B702E">
        <w:t>群体智慧</w:t>
      </w:r>
      <w:r w:rsidR="00455577">
        <w:t>””</w:t>
      </w:r>
      <w:r w:rsidRPr="002B702E">
        <w:t>建立在各模型差异显著的个体表现之上</w:t>
      </w:r>
      <w:r w:rsidRPr="002B702E">
        <w:t>——</w:t>
      </w:r>
      <w:r w:rsidRPr="002B702E">
        <w:t>若未经筛选而直接采用单一模型充当裁判，其评价信度将难以保证。</w:t>
      </w:r>
    </w:p>
    <w:p w14:paraId="31FA10C0" w14:textId="4144CB14" w:rsidR="00B4723F" w:rsidRDefault="007B5F05" w:rsidP="007B5F05">
      <w:pPr>
        <w:pStyle w:val="3"/>
        <w:spacing w:before="163" w:after="163"/>
        <w:rPr>
          <w:rFonts w:hint="eastAsia"/>
        </w:rPr>
      </w:pPr>
      <w:bookmarkStart w:id="122" w:name="_Toc227982552"/>
      <w:r w:rsidRPr="00E912C6">
        <w:rPr>
          <w:rFonts w:ascii="Times New Roman" w:hAnsi="Times New Roman" w:cs="Times New Roman"/>
        </w:rPr>
        <w:lastRenderedPageBreak/>
        <w:t>DeepSeek-V3.2</w:t>
      </w:r>
      <w:r w:rsidR="00B4723F">
        <w:rPr>
          <w:rFonts w:hint="eastAsia"/>
        </w:rPr>
        <w:t>的专家级评价能力验证</w:t>
      </w:r>
      <w:bookmarkEnd w:id="122"/>
    </w:p>
    <w:p w14:paraId="45B8EF6D" w14:textId="13FEE496"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（周定杰）的交叉对比中，各项指标亦稳居高度一致区间（例如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Pr="00455577">
        <w:rPr>
          <w:rFonts w:hint="eastAsia"/>
        </w:rPr>
        <w:t>C</w:t>
      </w:r>
      <w:r w:rsidRPr="00455577">
        <w:rPr>
          <w:rFonts w:hint="eastAsia"/>
        </w:rPr>
        <w:t>，但仍远超其余参评模型的最高水平。</w:t>
      </w:r>
      <w:r w:rsidR="00D10B5A">
        <w:rPr>
          <w:rFonts w:hint="eastAsia"/>
        </w:rPr>
        <w:t>虽然</w:t>
      </w:r>
      <w:r w:rsidRPr="00455577">
        <w:rPr>
          <w:rFonts w:hint="eastAsia"/>
        </w:rPr>
        <w:t>Qwen2.5-32B-Instruct</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0585340A" w:rsidR="00517842" w:rsidRPr="00517842" w:rsidRDefault="00517842" w:rsidP="00517842">
      <w:pPr>
        <w:pStyle w:val="a3"/>
        <w:keepNext/>
        <w:spacing w:beforeLines="100" w:before="326" w:after="163"/>
        <w:jc w:val="center"/>
        <w:rPr>
          <w:rFonts w:ascii="宋体" w:eastAsia="宋体" w:hAnsi="宋体" w:hint="eastAsia"/>
          <w:sz w:val="21"/>
          <w:szCs w:val="21"/>
        </w:rPr>
      </w:pPr>
      <w:bookmarkStart w:id="123" w:name="_Ref227686405"/>
      <w:bookmarkStart w:id="124" w:name="_Toc227956044"/>
      <w:r w:rsidRPr="00517842">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bookmarkEnd w:id="123"/>
      <w:r w:rsidRPr="00517842">
        <w:rPr>
          <w:rFonts w:ascii="宋体" w:eastAsia="宋体" w:hAnsi="宋体" w:hint="eastAsia"/>
          <w:sz w:val="21"/>
          <w:szCs w:val="21"/>
        </w:rPr>
        <w:t xml:space="preserve"> </w:t>
      </w:r>
      <w:r w:rsidR="00801A7A" w:rsidRPr="00801A7A">
        <w:rPr>
          <w:rFonts w:ascii="Times New Roman" w:eastAsia="宋体" w:hAnsi="Times New Roman" w:cs="Times New Roman" w:hint="eastAsia"/>
          <w:sz w:val="21"/>
          <w:szCs w:val="21"/>
        </w:rPr>
        <w:t>主要候选模型</w:t>
      </w:r>
      <w:r w:rsidRPr="00517842">
        <w:rPr>
          <w:rFonts w:ascii="宋体" w:eastAsia="宋体" w:hAnsi="宋体" w:hint="eastAsia"/>
          <w:sz w:val="21"/>
          <w:szCs w:val="21"/>
        </w:rPr>
        <w:t>与不同临床专家打分的一致性分析结果</w:t>
      </w:r>
      <w:bookmarkEnd w:id="124"/>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9613CF" w:rsidRDefault="00D82B89" w:rsidP="007612A9">
            <w:pPr>
              <w:widowControl/>
              <w:wordWrap/>
              <w:spacing w:afterLines="0" w:after="0"/>
              <w:jc w:val="left"/>
              <w:rPr>
                <w:rFonts w:ascii="宋体" w:hAnsi="宋体" w:cs="宋体" w:hint="eastAsia"/>
                <w:b/>
                <w:bCs/>
                <w:color w:val="000000"/>
                <w:kern w:val="0"/>
                <w:sz w:val="21"/>
                <w:szCs w:val="21"/>
              </w:rPr>
            </w:pPr>
            <w:r w:rsidRPr="009613CF">
              <w:rPr>
                <w:rFonts w:ascii="宋体" w:hAnsi="宋体" w:cs="宋体" w:hint="eastAsia"/>
                <w:b/>
                <w:bCs/>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DeepSeek-V3.2 </w:t>
            </w:r>
          </w:p>
          <w:p w14:paraId="63EC4834" w14:textId="323737B9"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Pr="009613CF">
              <w:rPr>
                <w:rStyle w:val="ne-text"/>
                <w:rFonts w:cs="Times New Roman"/>
                <w:b/>
                <w:bCs/>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DeepSeek-V3.2 </w:t>
            </w:r>
          </w:p>
          <w:p w14:paraId="7A9AEB13" w14:textId="35DB9354"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00801A7A" w:rsidRPr="009613CF">
              <w:rPr>
                <w:rStyle w:val="ne-text"/>
                <w:rFonts w:cs="Times New Roman" w:hint="eastAsia"/>
                <w:b/>
                <w:bCs/>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Qwen2.5-32B </w:t>
            </w:r>
          </w:p>
          <w:p w14:paraId="24391F3B" w14:textId="1C4A4832"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Pr="009613CF">
              <w:rPr>
                <w:rStyle w:val="ne-text"/>
                <w:rFonts w:cs="Times New Roman"/>
                <w:b/>
                <w:bCs/>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Qwen2.5-32B </w:t>
            </w:r>
          </w:p>
          <w:p w14:paraId="3E6FE07E" w14:textId="52653A41"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00801A7A" w:rsidRPr="009613CF">
              <w:rPr>
                <w:rStyle w:val="ne-text"/>
                <w:rFonts w:cs="Times New Roman" w:hint="eastAsia"/>
                <w:b/>
                <w:bCs/>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125" w:name="_Toc227982553"/>
      <w:r>
        <w:rPr>
          <w:rFonts w:hint="eastAsia"/>
        </w:rPr>
        <w:t>大模型</w:t>
      </w:r>
      <w:r w:rsidR="00B4723F">
        <w:rPr>
          <w:rFonts w:hint="eastAsia"/>
        </w:rPr>
        <w:t>自动打分范式</w:t>
      </w:r>
      <w:r w:rsidR="00E60D77">
        <w:rPr>
          <w:rFonts w:hint="eastAsia"/>
        </w:rPr>
        <w:t>的确立</w:t>
      </w:r>
      <w:bookmarkEnd w:id="125"/>
    </w:p>
    <w:p w14:paraId="5E4751A2" w14:textId="6092741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r w:rsidRPr="00E60D77">
        <w:rPr>
          <w:rFonts w:hint="eastAsia"/>
        </w:rPr>
        <w:t>Kappa</w:t>
      </w:r>
      <w:r w:rsidRPr="00E60D77">
        <w:rPr>
          <w:rFonts w:hint="eastAsia"/>
        </w:rPr>
        <w:t>）的量化结果，研究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w:t>
      </w:r>
      <w:r w:rsidRPr="00E60D77">
        <w:rPr>
          <w:rFonts w:hint="eastAsia"/>
        </w:rPr>
        <w:lastRenderedPageBreak/>
        <w:t>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126" w:name="_Toc227982554"/>
      <w:r w:rsidRPr="00A54175">
        <w:t>全量数据自动化质量筛查</w:t>
      </w:r>
      <w:bookmarkEnd w:id="126"/>
    </w:p>
    <w:p w14:paraId="74BE326B" w14:textId="2441060F"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508C847B"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条问答对满足全部质量阈值，被确认为合格样本并纳入终版数据。这一基于专家标准锚定的自动化过滤机制，不仅显著提升了数据集构建的效率，也保证了最终入库数据与临床专家审核标准的高度一致性。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127" w:name="_Toc227982555"/>
      <w:r>
        <w:rPr>
          <w:rFonts w:hint="eastAsia"/>
        </w:rPr>
        <w:t>问答数据集构建结果</w:t>
      </w:r>
      <w:bookmarkEnd w:id="127"/>
    </w:p>
    <w:p w14:paraId="26299A31" w14:textId="188E8274" w:rsidR="00A44BA4" w:rsidRDefault="00A44BA4" w:rsidP="00A44BA4">
      <w:pPr>
        <w:pStyle w:val="altz"/>
        <w:ind w:firstLine="480"/>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p w14:paraId="796460D8" w14:textId="7FEFCC5B"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节中定义的六大指标（指导性、准确性、完整性、安全性、易于理解、</w:t>
      </w:r>
      <w:ins w:id="128" w:author="Zixuan Zhou" w:date="2026-04-17T16:51:00Z" w16du:dateUtc="2026-04-17T08:51:00Z">
        <w:r w:rsidR="00524783">
          <w:rPr>
            <w:rFonts w:hint="eastAsia"/>
          </w:rPr>
          <w:t>仅提供必要信息</w:t>
        </w:r>
      </w:ins>
      <w:del w:id="129" w:author="Zixuan Zhou" w:date="2026-04-17T16:51:00Z" w16du:dateUtc="2026-04-17T08:51:00Z">
        <w:r w:rsidDel="00524783">
          <w:rPr>
            <w:rFonts w:hint="eastAsia"/>
          </w:rPr>
          <w:delText>简洁性</w:delText>
        </w:r>
      </w:del>
      <w:r>
        <w:rPr>
          <w:rFonts w:hint="eastAsia"/>
        </w:rPr>
        <w:t>）且平均分高于</w:t>
      </w:r>
      <w:ins w:id="130" w:author="Zixuan Zhou" w:date="2026-04-17T16:52:00Z" w16du:dateUtc="2026-04-17T08:52:00Z">
        <w:r w:rsidR="00524783">
          <w:rPr>
            <w:rFonts w:hint="eastAsia"/>
          </w:rPr>
          <w:t>2</w:t>
        </w:r>
      </w:ins>
      <w:del w:id="131" w:author="Zixuan Zhou" w:date="2026-04-17T16:52:00Z" w16du:dateUtc="2026-04-17T08:52:00Z">
        <w:r w:rsidDel="00524783">
          <w:rPr>
            <w:rFonts w:hint="eastAsia"/>
          </w:rPr>
          <w:delText>4</w:delText>
        </w:r>
      </w:del>
      <w:del w:id="132" w:author="Zixuan Zhou" w:date="2026-04-17T16:51:00Z" w16du:dateUtc="2026-04-17T08:51:00Z">
        <w:r w:rsidDel="00524783">
          <w:rPr>
            <w:rFonts w:hint="eastAsia"/>
          </w:rPr>
          <w:delText>.</w:delText>
        </w:r>
      </w:del>
      <w:del w:id="133"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1666A0B4" w14:textId="76EB95F6" w:rsidR="00D737CF" w:rsidRDefault="007B10FA" w:rsidP="00A44BA4">
      <w:pPr>
        <w:pStyle w:val="altz"/>
        <w:ind w:firstLine="480"/>
      </w:pPr>
      <w:r w:rsidRPr="007B10FA">
        <w:rPr>
          <w:rFonts w:hint="eastAsia"/>
        </w:rPr>
        <w:t>如</w:t>
      </w:r>
      <w:r w:rsidR="00451C6C" w:rsidRPr="00451C6C">
        <w:fldChar w:fldCharType="begin"/>
      </w:r>
      <w:r w:rsidR="00451C6C" w:rsidRPr="00451C6C">
        <w:instrText xml:space="preserve"> </w:instrText>
      </w:r>
      <w:r w:rsidR="00451C6C" w:rsidRPr="00451C6C">
        <w:rPr>
          <w:rFonts w:hint="eastAsia"/>
        </w:rPr>
        <w:instrText>REF _Ref227955792 \h</w:instrText>
      </w:r>
      <w:r w:rsidR="00451C6C" w:rsidRPr="00451C6C">
        <w:instrText xml:space="preserve"> </w:instrText>
      </w:r>
      <w:r w:rsidR="00451C6C" w:rsidRPr="00451C6C">
        <w:fldChar w:fldCharType="separate"/>
      </w:r>
      <w:r w:rsidR="00451C6C" w:rsidRPr="00451C6C">
        <w:rPr>
          <w:rFonts w:hint="eastAsia"/>
        </w:rPr>
        <w:t>表</w:t>
      </w:r>
      <w:r w:rsidR="00451C6C" w:rsidRPr="00451C6C">
        <w:rPr>
          <w:rFonts w:hint="eastAsia"/>
        </w:rPr>
        <w:t xml:space="preserve"> 5</w:t>
      </w:r>
      <w:r w:rsidR="00451C6C" w:rsidRPr="00451C6C">
        <w:rPr>
          <w:rFonts w:hint="eastAsia"/>
        </w:rPr>
        <w:noBreakHyphen/>
        <w:t>6</w:t>
      </w:r>
      <w:r w:rsidR="00451C6C" w:rsidRPr="00451C6C">
        <w:fldChar w:fldCharType="end"/>
      </w:r>
      <w:r w:rsidRPr="007B10FA">
        <w:rPr>
          <w:rFonts w:hint="eastAsia"/>
        </w:rPr>
        <w:t>所示，终版数据集涵盖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w:t>
      </w:r>
      <w:r w:rsidRPr="007B10FA">
        <w:rPr>
          <w:rFonts w:hint="eastAsia"/>
        </w:rPr>
        <w:t>853</w:t>
      </w:r>
      <w:r w:rsidRPr="007B10FA">
        <w:rPr>
          <w:rFonts w:hint="eastAsia"/>
        </w:rPr>
        <w:t>条，</w:t>
      </w:r>
      <w:r w:rsidRPr="007B10FA">
        <w:rPr>
          <w:rFonts w:hint="eastAsia"/>
        </w:rPr>
        <w:t>30.83%</w:t>
      </w:r>
      <w:r w:rsidRPr="007B10FA">
        <w:rPr>
          <w:rFonts w:hint="eastAsia"/>
        </w:rPr>
        <w:t>）与</w:t>
      </w:r>
      <w:r>
        <w:rPr>
          <w:rFonts w:hint="eastAsia"/>
        </w:rPr>
        <w:t>“</w:t>
      </w:r>
      <w:r w:rsidRPr="007B10FA">
        <w:rPr>
          <w:rFonts w:hint="eastAsia"/>
        </w:rPr>
        <w:t>安全套</w:t>
      </w:r>
      <w:r>
        <w:rPr>
          <w:rFonts w:hint="eastAsia"/>
        </w:rPr>
        <w:t>”</w:t>
      </w:r>
      <w:r w:rsidRPr="007B10FA">
        <w:rPr>
          <w:rFonts w:hint="eastAsia"/>
        </w:rPr>
        <w:t>（</w:t>
      </w:r>
      <w:r w:rsidRPr="007B10FA">
        <w:rPr>
          <w:rFonts w:hint="eastAsia"/>
        </w:rPr>
        <w:t>788</w:t>
      </w:r>
      <w:r w:rsidRPr="007B10FA">
        <w:rPr>
          <w:rFonts w:hint="eastAsia"/>
        </w:rPr>
        <w:t>条，</w:t>
      </w:r>
      <w:r w:rsidRPr="007B10FA">
        <w:rPr>
          <w:rFonts w:hint="eastAsia"/>
        </w:rPr>
        <w:t>28.48%</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w:t>
      </w:r>
      <w:r w:rsidRPr="007B10FA">
        <w:rPr>
          <w:rFonts w:hint="eastAsia"/>
        </w:rPr>
        <w:t>15</w:t>
      </w:r>
      <w:r w:rsidRPr="007B10FA">
        <w:rPr>
          <w:rFonts w:hint="eastAsia"/>
        </w:rPr>
        <w:t>条，</w:t>
      </w:r>
      <w:r w:rsidRPr="007B10FA">
        <w:rPr>
          <w:rFonts w:hint="eastAsia"/>
        </w:rPr>
        <w:t>0.54%</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之间（总均分</w:t>
      </w:r>
      <w:r w:rsidRPr="007B10FA">
        <w:rPr>
          <w:rFonts w:hint="eastAsia"/>
        </w:rPr>
        <w:t>2.96</w:t>
      </w:r>
      <w:r w:rsidRPr="007B10FA">
        <w:rPr>
          <w:rFonts w:hint="eastAsia"/>
        </w:rPr>
        <w:t>），均显著高于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724A1E19" w14:textId="0301F9CF" w:rsidR="007B10FA" w:rsidRDefault="007B10FA" w:rsidP="007B10FA">
      <w:pPr>
        <w:pStyle w:val="aff6"/>
        <w:spacing w:before="326" w:after="163"/>
      </w:pPr>
      <w:bookmarkStart w:id="134" w:name="_Ref227955792"/>
      <w:bookmarkStart w:id="135" w:name="_Toc227956045"/>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bookmarkEnd w:id="134"/>
      <w:r>
        <w:rPr>
          <w:rFonts w:hint="eastAsia"/>
        </w:rPr>
        <w:t xml:space="preserve"> </w:t>
      </w:r>
      <w:r w:rsidRPr="001A7D2D">
        <w:rPr>
          <w:rFonts w:hint="eastAsia"/>
        </w:rPr>
        <w:t>终版数据集主题分布与六维度质量评分</w:t>
      </w:r>
      <w:bookmarkEnd w:id="135"/>
    </w:p>
    <w:tbl>
      <w:tblPr>
        <w:tblStyle w:val="aff4"/>
        <w:tblW w:w="5000" w:type="pct"/>
        <w:tblLook w:val="04A0" w:firstRow="1" w:lastRow="0" w:firstColumn="1" w:lastColumn="0" w:noHBand="0" w:noVBand="1"/>
      </w:tblPr>
      <w:tblGrid>
        <w:gridCol w:w="1777"/>
        <w:gridCol w:w="2431"/>
        <w:gridCol w:w="2431"/>
        <w:gridCol w:w="2431"/>
      </w:tblGrid>
      <w:tr w:rsidR="007B10FA" w14:paraId="1745F78D" w14:textId="77777777" w:rsidTr="007B10FA">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5E8562F2" w14:textId="47B9A6D4" w:rsidR="007B10FA" w:rsidRPr="00D50681"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主题类别</w:t>
            </w:r>
          </w:p>
        </w:tc>
        <w:tc>
          <w:tcPr>
            <w:tcW w:w="1340" w:type="pct"/>
            <w:tcBorders>
              <w:top w:val="single" w:sz="4" w:space="0" w:color="auto"/>
              <w:bottom w:val="single" w:sz="4" w:space="0" w:color="auto"/>
            </w:tcBorders>
            <w:vAlign w:val="top"/>
          </w:tcPr>
          <w:p w14:paraId="0D463F40" w14:textId="3841DE18" w:rsidR="007B10FA" w:rsidRPr="007B10FA"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数量</w:t>
            </w:r>
          </w:p>
        </w:tc>
        <w:tc>
          <w:tcPr>
            <w:tcW w:w="1340" w:type="pct"/>
            <w:tcBorders>
              <w:top w:val="single" w:sz="4" w:space="0" w:color="auto"/>
              <w:bottom w:val="single" w:sz="4" w:space="0" w:color="auto"/>
            </w:tcBorders>
            <w:vAlign w:val="top"/>
          </w:tcPr>
          <w:p w14:paraId="3FDC4FE6" w14:textId="51F218B5" w:rsidR="007B10FA" w:rsidRPr="007B10FA"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占比(%)</w:t>
            </w:r>
          </w:p>
        </w:tc>
        <w:tc>
          <w:tcPr>
            <w:tcW w:w="1340" w:type="pct"/>
            <w:tcBorders>
              <w:top w:val="single" w:sz="4" w:space="0" w:color="auto"/>
              <w:bottom w:val="single" w:sz="4" w:space="0" w:color="auto"/>
            </w:tcBorders>
          </w:tcPr>
          <w:p w14:paraId="3E31CB03" w14:textId="5D30D681" w:rsidR="007B10FA" w:rsidRPr="00D50681"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六维度综合均分</w:t>
            </w:r>
          </w:p>
        </w:tc>
      </w:tr>
      <w:tr w:rsidR="007B10FA" w14:paraId="7341B8AD" w14:textId="77777777" w:rsidTr="007B10FA">
        <w:trPr>
          <w:trHeight w:val="317"/>
        </w:trPr>
        <w:tc>
          <w:tcPr>
            <w:tcW w:w="980" w:type="pct"/>
            <w:tcBorders>
              <w:top w:val="single" w:sz="4" w:space="0" w:color="auto"/>
              <w:bottom w:val="nil"/>
            </w:tcBorders>
            <w:vAlign w:val="top"/>
          </w:tcPr>
          <w:p w14:paraId="092ED983" w14:textId="5AE756AA"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生殖健康科普</w:t>
            </w:r>
          </w:p>
        </w:tc>
        <w:tc>
          <w:tcPr>
            <w:tcW w:w="1340" w:type="pct"/>
            <w:tcBorders>
              <w:top w:val="single" w:sz="4" w:space="0" w:color="auto"/>
              <w:bottom w:val="nil"/>
            </w:tcBorders>
            <w:vAlign w:val="top"/>
          </w:tcPr>
          <w:p w14:paraId="6025F519" w14:textId="77F4AAC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853</w:t>
            </w:r>
          </w:p>
        </w:tc>
        <w:tc>
          <w:tcPr>
            <w:tcW w:w="1340" w:type="pct"/>
            <w:tcBorders>
              <w:top w:val="single" w:sz="4" w:space="0" w:color="auto"/>
              <w:bottom w:val="nil"/>
            </w:tcBorders>
            <w:vAlign w:val="top"/>
          </w:tcPr>
          <w:p w14:paraId="384A8FBA" w14:textId="004840CE"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30.83</w:t>
            </w:r>
          </w:p>
        </w:tc>
        <w:tc>
          <w:tcPr>
            <w:tcW w:w="1340" w:type="pct"/>
            <w:tcBorders>
              <w:top w:val="single" w:sz="4" w:space="0" w:color="auto"/>
              <w:bottom w:val="nil"/>
            </w:tcBorders>
            <w:vAlign w:val="top"/>
          </w:tcPr>
          <w:p w14:paraId="655B1BAD" w14:textId="40FD9F76"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2.95</w:t>
            </w:r>
          </w:p>
        </w:tc>
      </w:tr>
      <w:tr w:rsidR="007B10FA" w14:paraId="77AFD699" w14:textId="77777777" w:rsidTr="007B10FA">
        <w:trPr>
          <w:trHeight w:val="317"/>
        </w:trPr>
        <w:tc>
          <w:tcPr>
            <w:tcW w:w="980" w:type="pct"/>
            <w:tcBorders>
              <w:top w:val="nil"/>
              <w:bottom w:val="nil"/>
            </w:tcBorders>
            <w:vAlign w:val="top"/>
          </w:tcPr>
          <w:p w14:paraId="3B56B637" w14:textId="63A973C9"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安全套</w:t>
            </w:r>
          </w:p>
        </w:tc>
        <w:tc>
          <w:tcPr>
            <w:tcW w:w="1340" w:type="pct"/>
            <w:tcBorders>
              <w:top w:val="nil"/>
              <w:bottom w:val="nil"/>
            </w:tcBorders>
            <w:vAlign w:val="top"/>
          </w:tcPr>
          <w:p w14:paraId="37EE27F5" w14:textId="76CBDDD4"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788</w:t>
            </w:r>
          </w:p>
        </w:tc>
        <w:tc>
          <w:tcPr>
            <w:tcW w:w="1340" w:type="pct"/>
            <w:tcBorders>
              <w:top w:val="nil"/>
              <w:bottom w:val="nil"/>
            </w:tcBorders>
            <w:vAlign w:val="top"/>
          </w:tcPr>
          <w:p w14:paraId="7504EF19" w14:textId="0609F8DE"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28.48</w:t>
            </w:r>
          </w:p>
        </w:tc>
        <w:tc>
          <w:tcPr>
            <w:tcW w:w="1340" w:type="pct"/>
            <w:tcBorders>
              <w:top w:val="nil"/>
              <w:bottom w:val="nil"/>
            </w:tcBorders>
            <w:vAlign w:val="top"/>
          </w:tcPr>
          <w:p w14:paraId="08992F14" w14:textId="6FA2EBBE"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2.97</w:t>
            </w:r>
          </w:p>
        </w:tc>
      </w:tr>
      <w:tr w:rsidR="007B10FA" w14:paraId="48C7E5CE" w14:textId="77777777" w:rsidTr="007B10FA">
        <w:trPr>
          <w:trHeight w:val="317"/>
        </w:trPr>
        <w:tc>
          <w:tcPr>
            <w:tcW w:w="980" w:type="pct"/>
            <w:tcBorders>
              <w:top w:val="nil"/>
              <w:bottom w:val="nil"/>
            </w:tcBorders>
            <w:vAlign w:val="top"/>
          </w:tcPr>
          <w:p w14:paraId="2FC89E99" w14:textId="62CB4EBB"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其他内容</w:t>
            </w:r>
          </w:p>
        </w:tc>
        <w:tc>
          <w:tcPr>
            <w:tcW w:w="1340" w:type="pct"/>
            <w:tcBorders>
              <w:top w:val="nil"/>
              <w:bottom w:val="nil"/>
            </w:tcBorders>
            <w:vAlign w:val="top"/>
          </w:tcPr>
          <w:p w14:paraId="29A189D2" w14:textId="2C98511F"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388</w:t>
            </w:r>
          </w:p>
        </w:tc>
        <w:tc>
          <w:tcPr>
            <w:tcW w:w="1340" w:type="pct"/>
            <w:tcBorders>
              <w:top w:val="nil"/>
              <w:bottom w:val="nil"/>
            </w:tcBorders>
            <w:vAlign w:val="top"/>
          </w:tcPr>
          <w:p w14:paraId="430D89F0" w14:textId="6A6CEF6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14.02</w:t>
            </w:r>
          </w:p>
        </w:tc>
        <w:tc>
          <w:tcPr>
            <w:tcW w:w="1340" w:type="pct"/>
            <w:tcBorders>
              <w:top w:val="nil"/>
              <w:bottom w:val="nil"/>
            </w:tcBorders>
            <w:vAlign w:val="top"/>
          </w:tcPr>
          <w:p w14:paraId="3E792687" w14:textId="6D29527A"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2.96</w:t>
            </w:r>
          </w:p>
        </w:tc>
      </w:tr>
      <w:tr w:rsidR="007B10FA" w14:paraId="305F94BD" w14:textId="77777777" w:rsidTr="007B10FA">
        <w:trPr>
          <w:trHeight w:val="317"/>
        </w:trPr>
        <w:tc>
          <w:tcPr>
            <w:tcW w:w="980" w:type="pct"/>
            <w:tcBorders>
              <w:top w:val="nil"/>
              <w:bottom w:val="nil"/>
            </w:tcBorders>
            <w:vAlign w:val="top"/>
          </w:tcPr>
          <w:p w14:paraId="05A5E873" w14:textId="654DF11A"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lastRenderedPageBreak/>
              <w:t>避孕药</w:t>
            </w:r>
          </w:p>
        </w:tc>
        <w:tc>
          <w:tcPr>
            <w:tcW w:w="1340" w:type="pct"/>
            <w:tcBorders>
              <w:top w:val="nil"/>
              <w:bottom w:val="nil"/>
            </w:tcBorders>
            <w:vAlign w:val="top"/>
          </w:tcPr>
          <w:p w14:paraId="48D341E5" w14:textId="7A276A1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186</w:t>
            </w:r>
          </w:p>
        </w:tc>
        <w:tc>
          <w:tcPr>
            <w:tcW w:w="1340" w:type="pct"/>
            <w:tcBorders>
              <w:top w:val="nil"/>
              <w:bottom w:val="nil"/>
            </w:tcBorders>
            <w:vAlign w:val="top"/>
          </w:tcPr>
          <w:p w14:paraId="6B93B7EB" w14:textId="551E6AB8"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6.72</w:t>
            </w:r>
          </w:p>
        </w:tc>
        <w:tc>
          <w:tcPr>
            <w:tcW w:w="1340" w:type="pct"/>
            <w:tcBorders>
              <w:top w:val="nil"/>
              <w:bottom w:val="nil"/>
            </w:tcBorders>
            <w:vAlign w:val="top"/>
          </w:tcPr>
          <w:p w14:paraId="1D03A863" w14:textId="0AF0F7AD"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2.95</w:t>
            </w:r>
          </w:p>
        </w:tc>
      </w:tr>
      <w:tr w:rsidR="007B10FA" w14:paraId="4C93BC2A" w14:textId="77777777" w:rsidTr="007B10FA">
        <w:trPr>
          <w:trHeight w:val="317"/>
        </w:trPr>
        <w:tc>
          <w:tcPr>
            <w:tcW w:w="980" w:type="pct"/>
            <w:tcBorders>
              <w:top w:val="nil"/>
              <w:bottom w:val="nil"/>
            </w:tcBorders>
            <w:vAlign w:val="top"/>
          </w:tcPr>
          <w:p w14:paraId="37CBA6E3" w14:textId="595A71BA"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节育器</w:t>
            </w:r>
          </w:p>
        </w:tc>
        <w:tc>
          <w:tcPr>
            <w:tcW w:w="1340" w:type="pct"/>
            <w:tcBorders>
              <w:top w:val="nil"/>
              <w:bottom w:val="nil"/>
            </w:tcBorders>
            <w:vAlign w:val="top"/>
          </w:tcPr>
          <w:p w14:paraId="1ACE2D6E" w14:textId="7DC9CA27"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137</w:t>
            </w:r>
          </w:p>
        </w:tc>
        <w:tc>
          <w:tcPr>
            <w:tcW w:w="1340" w:type="pct"/>
            <w:tcBorders>
              <w:top w:val="nil"/>
              <w:bottom w:val="nil"/>
            </w:tcBorders>
            <w:vAlign w:val="top"/>
          </w:tcPr>
          <w:p w14:paraId="72B19C11" w14:textId="415D355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4.95</w:t>
            </w:r>
          </w:p>
        </w:tc>
        <w:tc>
          <w:tcPr>
            <w:tcW w:w="1340" w:type="pct"/>
            <w:tcBorders>
              <w:top w:val="nil"/>
              <w:bottom w:val="nil"/>
            </w:tcBorders>
            <w:vAlign w:val="top"/>
          </w:tcPr>
          <w:p w14:paraId="22BD207A" w14:textId="2FD488D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2.98</w:t>
            </w:r>
          </w:p>
        </w:tc>
      </w:tr>
      <w:tr w:rsidR="007B10FA" w14:paraId="0B510187" w14:textId="77777777" w:rsidTr="007B10FA">
        <w:trPr>
          <w:trHeight w:val="317"/>
        </w:trPr>
        <w:tc>
          <w:tcPr>
            <w:tcW w:w="980" w:type="pct"/>
            <w:tcBorders>
              <w:top w:val="nil"/>
              <w:bottom w:val="nil"/>
            </w:tcBorders>
            <w:vAlign w:val="top"/>
          </w:tcPr>
          <w:p w14:paraId="65F0AFEE" w14:textId="0792CDCB"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安全期避孕</w:t>
            </w:r>
          </w:p>
        </w:tc>
        <w:tc>
          <w:tcPr>
            <w:tcW w:w="1340" w:type="pct"/>
            <w:tcBorders>
              <w:top w:val="nil"/>
              <w:bottom w:val="nil"/>
            </w:tcBorders>
            <w:vAlign w:val="top"/>
          </w:tcPr>
          <w:p w14:paraId="5D9A3858" w14:textId="25ED99DF"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85</w:t>
            </w:r>
          </w:p>
        </w:tc>
        <w:tc>
          <w:tcPr>
            <w:tcW w:w="1340" w:type="pct"/>
            <w:tcBorders>
              <w:top w:val="nil"/>
              <w:bottom w:val="nil"/>
            </w:tcBorders>
            <w:vAlign w:val="top"/>
          </w:tcPr>
          <w:p w14:paraId="00705D9E" w14:textId="2734D189"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3.07</w:t>
            </w:r>
          </w:p>
        </w:tc>
        <w:tc>
          <w:tcPr>
            <w:tcW w:w="1340" w:type="pct"/>
            <w:tcBorders>
              <w:top w:val="nil"/>
              <w:bottom w:val="nil"/>
            </w:tcBorders>
            <w:vAlign w:val="top"/>
          </w:tcPr>
          <w:p w14:paraId="71C41B1C" w14:textId="30574039"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2.96</w:t>
            </w:r>
          </w:p>
        </w:tc>
      </w:tr>
      <w:tr w:rsidR="007B10FA" w14:paraId="201B4A34" w14:textId="77777777" w:rsidTr="007B10FA">
        <w:trPr>
          <w:trHeight w:val="317"/>
        </w:trPr>
        <w:tc>
          <w:tcPr>
            <w:tcW w:w="980" w:type="pct"/>
            <w:tcBorders>
              <w:top w:val="nil"/>
              <w:bottom w:val="nil"/>
            </w:tcBorders>
            <w:vAlign w:val="top"/>
          </w:tcPr>
          <w:p w14:paraId="71E55AAC" w14:textId="1E47A12D"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绝育手术</w:t>
            </w:r>
          </w:p>
        </w:tc>
        <w:tc>
          <w:tcPr>
            <w:tcW w:w="1340" w:type="pct"/>
            <w:tcBorders>
              <w:top w:val="nil"/>
              <w:bottom w:val="nil"/>
            </w:tcBorders>
            <w:vAlign w:val="top"/>
          </w:tcPr>
          <w:p w14:paraId="341543E8" w14:textId="3CFF065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82</w:t>
            </w:r>
          </w:p>
        </w:tc>
        <w:tc>
          <w:tcPr>
            <w:tcW w:w="1340" w:type="pct"/>
            <w:tcBorders>
              <w:top w:val="nil"/>
              <w:bottom w:val="nil"/>
            </w:tcBorders>
            <w:vAlign w:val="top"/>
          </w:tcPr>
          <w:p w14:paraId="16F12C92" w14:textId="1EA37DB8"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2.96</w:t>
            </w:r>
          </w:p>
        </w:tc>
        <w:tc>
          <w:tcPr>
            <w:tcW w:w="1340" w:type="pct"/>
            <w:tcBorders>
              <w:top w:val="nil"/>
              <w:bottom w:val="nil"/>
            </w:tcBorders>
            <w:vAlign w:val="top"/>
          </w:tcPr>
          <w:p w14:paraId="06D47864" w14:textId="011AB937"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2.98</w:t>
            </w:r>
          </w:p>
        </w:tc>
      </w:tr>
      <w:tr w:rsidR="007B10FA" w14:paraId="3F5683F4" w14:textId="77777777" w:rsidTr="007B10FA">
        <w:trPr>
          <w:trHeight w:val="317"/>
        </w:trPr>
        <w:tc>
          <w:tcPr>
            <w:tcW w:w="980" w:type="pct"/>
            <w:tcBorders>
              <w:top w:val="nil"/>
              <w:bottom w:val="nil"/>
            </w:tcBorders>
            <w:vAlign w:val="top"/>
          </w:tcPr>
          <w:p w14:paraId="41112293" w14:textId="79401D63"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避孕科普</w:t>
            </w:r>
          </w:p>
        </w:tc>
        <w:tc>
          <w:tcPr>
            <w:tcW w:w="1340" w:type="pct"/>
            <w:tcBorders>
              <w:top w:val="nil"/>
              <w:bottom w:val="nil"/>
            </w:tcBorders>
            <w:vAlign w:val="top"/>
          </w:tcPr>
          <w:p w14:paraId="208D3CDA" w14:textId="2BB457D4"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72</w:t>
            </w:r>
          </w:p>
        </w:tc>
        <w:tc>
          <w:tcPr>
            <w:tcW w:w="1340" w:type="pct"/>
            <w:tcBorders>
              <w:top w:val="nil"/>
              <w:bottom w:val="nil"/>
            </w:tcBorders>
            <w:vAlign w:val="top"/>
          </w:tcPr>
          <w:p w14:paraId="7D746A24" w14:textId="409A1E9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2.60</w:t>
            </w:r>
          </w:p>
        </w:tc>
        <w:tc>
          <w:tcPr>
            <w:tcW w:w="1340" w:type="pct"/>
            <w:tcBorders>
              <w:top w:val="nil"/>
              <w:bottom w:val="nil"/>
            </w:tcBorders>
            <w:vAlign w:val="top"/>
          </w:tcPr>
          <w:p w14:paraId="49683F70" w14:textId="7394074D"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2.97</w:t>
            </w:r>
          </w:p>
        </w:tc>
      </w:tr>
      <w:tr w:rsidR="007B10FA" w14:paraId="3F98D04C" w14:textId="77777777" w:rsidTr="007B10FA">
        <w:trPr>
          <w:trHeight w:val="317"/>
        </w:trPr>
        <w:tc>
          <w:tcPr>
            <w:tcW w:w="980" w:type="pct"/>
            <w:tcBorders>
              <w:top w:val="nil"/>
              <w:bottom w:val="nil"/>
            </w:tcBorders>
            <w:vAlign w:val="top"/>
          </w:tcPr>
          <w:p w14:paraId="651BBC92" w14:textId="10E918A0"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体外排精</w:t>
            </w:r>
          </w:p>
        </w:tc>
        <w:tc>
          <w:tcPr>
            <w:tcW w:w="1340" w:type="pct"/>
            <w:tcBorders>
              <w:top w:val="nil"/>
              <w:bottom w:val="nil"/>
            </w:tcBorders>
            <w:vAlign w:val="top"/>
          </w:tcPr>
          <w:p w14:paraId="4F2D5580" w14:textId="59626B2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64</w:t>
            </w:r>
          </w:p>
        </w:tc>
        <w:tc>
          <w:tcPr>
            <w:tcW w:w="1340" w:type="pct"/>
            <w:tcBorders>
              <w:top w:val="nil"/>
              <w:bottom w:val="nil"/>
            </w:tcBorders>
            <w:vAlign w:val="top"/>
          </w:tcPr>
          <w:p w14:paraId="3114ED72" w14:textId="2FB54D0C"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2.31</w:t>
            </w:r>
          </w:p>
        </w:tc>
        <w:tc>
          <w:tcPr>
            <w:tcW w:w="1340" w:type="pct"/>
            <w:tcBorders>
              <w:top w:val="nil"/>
              <w:bottom w:val="nil"/>
            </w:tcBorders>
            <w:vAlign w:val="top"/>
          </w:tcPr>
          <w:p w14:paraId="741E0AFF" w14:textId="5959A0B2"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2.97</w:t>
            </w:r>
          </w:p>
        </w:tc>
      </w:tr>
      <w:tr w:rsidR="007B10FA" w14:paraId="5F58D008" w14:textId="77777777" w:rsidTr="007B10FA">
        <w:trPr>
          <w:trHeight w:val="317"/>
        </w:trPr>
        <w:tc>
          <w:tcPr>
            <w:tcW w:w="980" w:type="pct"/>
            <w:tcBorders>
              <w:top w:val="nil"/>
              <w:bottom w:val="nil"/>
            </w:tcBorders>
            <w:vAlign w:val="top"/>
          </w:tcPr>
          <w:p w14:paraId="5C25897A" w14:textId="5E76B69C"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人工流产</w:t>
            </w:r>
          </w:p>
        </w:tc>
        <w:tc>
          <w:tcPr>
            <w:tcW w:w="1340" w:type="pct"/>
            <w:tcBorders>
              <w:top w:val="nil"/>
              <w:bottom w:val="nil"/>
            </w:tcBorders>
            <w:vAlign w:val="top"/>
          </w:tcPr>
          <w:p w14:paraId="44F7B842" w14:textId="0B4878BC"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54</w:t>
            </w:r>
          </w:p>
        </w:tc>
        <w:tc>
          <w:tcPr>
            <w:tcW w:w="1340" w:type="pct"/>
            <w:tcBorders>
              <w:top w:val="nil"/>
              <w:bottom w:val="nil"/>
            </w:tcBorders>
            <w:vAlign w:val="top"/>
          </w:tcPr>
          <w:p w14:paraId="3125ED58" w14:textId="764C73A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1.95</w:t>
            </w:r>
          </w:p>
        </w:tc>
        <w:tc>
          <w:tcPr>
            <w:tcW w:w="1340" w:type="pct"/>
            <w:tcBorders>
              <w:top w:val="nil"/>
              <w:bottom w:val="nil"/>
            </w:tcBorders>
            <w:vAlign w:val="top"/>
          </w:tcPr>
          <w:p w14:paraId="271803DC" w14:textId="6DFD9FB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2.95</w:t>
            </w:r>
          </w:p>
        </w:tc>
      </w:tr>
      <w:tr w:rsidR="007B10FA" w14:paraId="5AB21A6E" w14:textId="77777777" w:rsidTr="007B10FA">
        <w:trPr>
          <w:trHeight w:val="317"/>
        </w:trPr>
        <w:tc>
          <w:tcPr>
            <w:tcW w:w="980" w:type="pct"/>
            <w:tcBorders>
              <w:top w:val="nil"/>
              <w:bottom w:val="nil"/>
            </w:tcBorders>
            <w:vAlign w:val="top"/>
          </w:tcPr>
          <w:p w14:paraId="0577C7EE" w14:textId="35E5056D"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女用安全套</w:t>
            </w:r>
          </w:p>
        </w:tc>
        <w:tc>
          <w:tcPr>
            <w:tcW w:w="1340" w:type="pct"/>
            <w:tcBorders>
              <w:top w:val="nil"/>
              <w:bottom w:val="nil"/>
            </w:tcBorders>
            <w:vAlign w:val="top"/>
          </w:tcPr>
          <w:p w14:paraId="25B72EDF" w14:textId="2E0DE743"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27</w:t>
            </w:r>
          </w:p>
        </w:tc>
        <w:tc>
          <w:tcPr>
            <w:tcW w:w="1340" w:type="pct"/>
            <w:tcBorders>
              <w:top w:val="nil"/>
              <w:bottom w:val="nil"/>
            </w:tcBorders>
            <w:vAlign w:val="top"/>
          </w:tcPr>
          <w:p w14:paraId="3A16381D" w14:textId="666DC5D0"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0.98</w:t>
            </w:r>
          </w:p>
        </w:tc>
        <w:tc>
          <w:tcPr>
            <w:tcW w:w="1340" w:type="pct"/>
            <w:tcBorders>
              <w:top w:val="nil"/>
              <w:bottom w:val="nil"/>
            </w:tcBorders>
            <w:vAlign w:val="top"/>
          </w:tcPr>
          <w:p w14:paraId="5F3DA364" w14:textId="1C4A998D"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2.99</w:t>
            </w:r>
          </w:p>
        </w:tc>
      </w:tr>
      <w:tr w:rsidR="007B10FA" w14:paraId="6747F00E" w14:textId="77777777" w:rsidTr="007B10FA">
        <w:trPr>
          <w:trHeight w:val="317"/>
        </w:trPr>
        <w:tc>
          <w:tcPr>
            <w:tcW w:w="980" w:type="pct"/>
            <w:tcBorders>
              <w:top w:val="nil"/>
              <w:bottom w:val="nil"/>
            </w:tcBorders>
            <w:vAlign w:val="top"/>
          </w:tcPr>
          <w:p w14:paraId="13958330" w14:textId="74F179A8"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避孕失败</w:t>
            </w:r>
          </w:p>
        </w:tc>
        <w:tc>
          <w:tcPr>
            <w:tcW w:w="1340" w:type="pct"/>
            <w:tcBorders>
              <w:top w:val="nil"/>
              <w:bottom w:val="nil"/>
            </w:tcBorders>
            <w:vAlign w:val="top"/>
          </w:tcPr>
          <w:p w14:paraId="048CD27E" w14:textId="6ED50E2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16</w:t>
            </w:r>
          </w:p>
        </w:tc>
        <w:tc>
          <w:tcPr>
            <w:tcW w:w="1340" w:type="pct"/>
            <w:tcBorders>
              <w:top w:val="nil"/>
              <w:bottom w:val="nil"/>
            </w:tcBorders>
            <w:vAlign w:val="top"/>
          </w:tcPr>
          <w:p w14:paraId="4896164A" w14:textId="7E8CCC33"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0.58</w:t>
            </w:r>
          </w:p>
        </w:tc>
        <w:tc>
          <w:tcPr>
            <w:tcW w:w="1340" w:type="pct"/>
            <w:tcBorders>
              <w:top w:val="nil"/>
              <w:bottom w:val="nil"/>
            </w:tcBorders>
            <w:vAlign w:val="top"/>
          </w:tcPr>
          <w:p w14:paraId="69D68F64" w14:textId="7A82BF3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2.93</w:t>
            </w:r>
          </w:p>
        </w:tc>
      </w:tr>
      <w:tr w:rsidR="007B10FA" w14:paraId="0C5B59D2" w14:textId="77777777" w:rsidTr="007B10FA">
        <w:trPr>
          <w:trHeight w:val="317"/>
        </w:trPr>
        <w:tc>
          <w:tcPr>
            <w:tcW w:w="980" w:type="pct"/>
            <w:tcBorders>
              <w:top w:val="nil"/>
              <w:bottom w:val="nil"/>
            </w:tcBorders>
            <w:vAlign w:val="top"/>
          </w:tcPr>
          <w:p w14:paraId="73D764CD" w14:textId="04EF1A45"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新型避孕方式</w:t>
            </w:r>
          </w:p>
        </w:tc>
        <w:tc>
          <w:tcPr>
            <w:tcW w:w="1340" w:type="pct"/>
            <w:tcBorders>
              <w:top w:val="nil"/>
              <w:bottom w:val="nil"/>
            </w:tcBorders>
            <w:vAlign w:val="top"/>
          </w:tcPr>
          <w:p w14:paraId="5D486BEC" w14:textId="63CF88D4"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15</w:t>
            </w:r>
          </w:p>
        </w:tc>
        <w:tc>
          <w:tcPr>
            <w:tcW w:w="1340" w:type="pct"/>
            <w:tcBorders>
              <w:top w:val="nil"/>
              <w:bottom w:val="nil"/>
            </w:tcBorders>
            <w:vAlign w:val="top"/>
          </w:tcPr>
          <w:p w14:paraId="35429B58" w14:textId="2BC11CF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0.54</w:t>
            </w:r>
          </w:p>
        </w:tc>
        <w:tc>
          <w:tcPr>
            <w:tcW w:w="1340" w:type="pct"/>
            <w:tcBorders>
              <w:top w:val="nil"/>
              <w:bottom w:val="nil"/>
            </w:tcBorders>
            <w:vAlign w:val="top"/>
          </w:tcPr>
          <w:p w14:paraId="29430D20" w14:textId="2A80CB1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2.96</w:t>
            </w:r>
          </w:p>
        </w:tc>
      </w:tr>
      <w:tr w:rsidR="007B10FA" w14:paraId="7A4DC946" w14:textId="77777777" w:rsidTr="007B10FA">
        <w:trPr>
          <w:trHeight w:val="317"/>
        </w:trPr>
        <w:tc>
          <w:tcPr>
            <w:tcW w:w="980" w:type="pct"/>
            <w:tcBorders>
              <w:top w:val="nil"/>
              <w:bottom w:val="single" w:sz="4" w:space="0" w:color="auto"/>
            </w:tcBorders>
            <w:vAlign w:val="top"/>
          </w:tcPr>
          <w:p w14:paraId="520F4557" w14:textId="29FBA392" w:rsidR="007B10FA" w:rsidRPr="007B10FA" w:rsidRDefault="007B10FA" w:rsidP="007B10FA">
            <w:pPr>
              <w:pStyle w:val="altz"/>
              <w:snapToGrid/>
              <w:spacing w:line="240" w:lineRule="auto"/>
              <w:ind w:firstLineChars="0" w:firstLine="0"/>
              <w:rPr>
                <w:rFonts w:ascii="宋体" w:hAnsi="宋体" w:hint="eastAsia"/>
                <w:b/>
                <w:bCs/>
                <w:sz w:val="21"/>
                <w:szCs w:val="21"/>
              </w:rPr>
            </w:pPr>
            <w:r w:rsidRPr="007B10FA">
              <w:rPr>
                <w:rFonts w:hint="eastAsia"/>
                <w:b/>
                <w:bCs/>
                <w:sz w:val="21"/>
                <w:szCs w:val="21"/>
              </w:rPr>
              <w:t>合计</w:t>
            </w:r>
          </w:p>
        </w:tc>
        <w:tc>
          <w:tcPr>
            <w:tcW w:w="1340" w:type="pct"/>
            <w:tcBorders>
              <w:top w:val="nil"/>
              <w:bottom w:val="single" w:sz="4" w:space="0" w:color="auto"/>
            </w:tcBorders>
            <w:vAlign w:val="top"/>
          </w:tcPr>
          <w:p w14:paraId="2D9A97DA" w14:textId="35BEE1B2" w:rsidR="007B10FA" w:rsidRPr="007B10FA" w:rsidRDefault="007B10FA" w:rsidP="007B10FA">
            <w:pPr>
              <w:pStyle w:val="altz"/>
              <w:snapToGrid/>
              <w:spacing w:line="240" w:lineRule="auto"/>
              <w:ind w:firstLineChars="0" w:firstLine="0"/>
              <w:rPr>
                <w:rFonts w:hint="eastAsia"/>
                <w:b/>
                <w:bCs/>
                <w:sz w:val="21"/>
                <w:szCs w:val="21"/>
              </w:rPr>
            </w:pPr>
            <w:r w:rsidRPr="007B10FA">
              <w:rPr>
                <w:rFonts w:hint="eastAsia"/>
                <w:b/>
                <w:bCs/>
                <w:sz w:val="21"/>
                <w:szCs w:val="21"/>
              </w:rPr>
              <w:t>2767</w:t>
            </w:r>
          </w:p>
        </w:tc>
        <w:tc>
          <w:tcPr>
            <w:tcW w:w="1340" w:type="pct"/>
            <w:tcBorders>
              <w:top w:val="nil"/>
              <w:bottom w:val="single" w:sz="4" w:space="0" w:color="auto"/>
            </w:tcBorders>
            <w:vAlign w:val="top"/>
          </w:tcPr>
          <w:p w14:paraId="75135EF6" w14:textId="76E53257" w:rsidR="007B10FA" w:rsidRPr="007B10FA" w:rsidRDefault="007B10FA" w:rsidP="007B10FA">
            <w:pPr>
              <w:pStyle w:val="altz"/>
              <w:snapToGrid/>
              <w:spacing w:line="240" w:lineRule="auto"/>
              <w:ind w:firstLineChars="0" w:firstLine="0"/>
              <w:rPr>
                <w:rFonts w:hint="eastAsia"/>
                <w:b/>
                <w:bCs/>
                <w:sz w:val="21"/>
                <w:szCs w:val="21"/>
              </w:rPr>
            </w:pPr>
            <w:r w:rsidRPr="007B10FA">
              <w:rPr>
                <w:rFonts w:hint="eastAsia"/>
                <w:b/>
                <w:bCs/>
                <w:sz w:val="21"/>
                <w:szCs w:val="21"/>
              </w:rPr>
              <w:t>100.00</w:t>
            </w:r>
          </w:p>
        </w:tc>
        <w:tc>
          <w:tcPr>
            <w:tcW w:w="1340" w:type="pct"/>
            <w:tcBorders>
              <w:top w:val="nil"/>
              <w:bottom w:val="single" w:sz="4" w:space="0" w:color="auto"/>
            </w:tcBorders>
            <w:vAlign w:val="top"/>
          </w:tcPr>
          <w:p w14:paraId="2EE3F57F" w14:textId="51C93B26" w:rsidR="007B10FA" w:rsidRPr="007B10FA" w:rsidRDefault="007B10FA" w:rsidP="007B10FA">
            <w:pPr>
              <w:pStyle w:val="altz"/>
              <w:snapToGrid/>
              <w:spacing w:line="240" w:lineRule="auto"/>
              <w:ind w:firstLineChars="0" w:firstLine="0"/>
              <w:rPr>
                <w:rFonts w:hint="eastAsia"/>
                <w:b/>
                <w:bCs/>
                <w:sz w:val="21"/>
                <w:szCs w:val="21"/>
              </w:rPr>
            </w:pPr>
            <w:r w:rsidRPr="007B10FA">
              <w:rPr>
                <w:rFonts w:hint="eastAsia"/>
                <w:b/>
                <w:bCs/>
                <w:sz w:val="21"/>
                <w:szCs w:val="21"/>
              </w:rPr>
              <w:t>2.96</w:t>
            </w:r>
          </w:p>
        </w:tc>
      </w:tr>
    </w:tbl>
    <w:p w14:paraId="4A2DAB83" w14:textId="77777777" w:rsidR="00F54B80" w:rsidRDefault="00000000">
      <w:pPr>
        <w:pStyle w:val="2"/>
        <w:spacing w:before="163" w:after="163"/>
        <w:rPr>
          <w:rFonts w:hint="eastAsia"/>
        </w:rPr>
      </w:pPr>
      <w:bookmarkStart w:id="136" w:name="_Toc227982556"/>
      <w:r>
        <w:rPr>
          <w:rFonts w:hint="eastAsia"/>
        </w:rPr>
        <w:t>本章小结</w:t>
      </w:r>
      <w:bookmarkEnd w:id="136"/>
    </w:p>
    <w:p w14:paraId="53F194E5" w14:textId="63A3B19E" w:rsidR="009A6F4D" w:rsidRDefault="009A6F4D" w:rsidP="009A6F4D">
      <w:pPr>
        <w:pStyle w:val="altz"/>
        <w:ind w:firstLine="480"/>
      </w:pPr>
      <w:r>
        <w:rPr>
          <w:rFonts w:hint="eastAsia"/>
        </w:rPr>
        <w:t>本章聚焦于核心研究任务之一——高质量问答数据集的构建，完成了从原始用户生成内容到结构化、标准化训练语料的系统性转化。首先，本章阐述了问题规范化的设计目标与基本原则，并基于大语言模型的指令跟随能力，设计了一套结构化的提示词工程方案，将社交媒体上零散、口语化甚至语义模糊的真实用户提问，转化为措辞规范、意图清晰的标准化问题。分析结果表明，问题规范化不仅是语言层面的润色，更是一个深度理解用户意图、重构问题框架、提升信息价值的认知过程，为后续答案生成奠定了不可或缺的基础。</w:t>
      </w:r>
    </w:p>
    <w:p w14:paraId="29C6201E" w14:textId="466FA4E6" w:rsidR="009A6F4D" w:rsidRDefault="009A6F4D" w:rsidP="009A6F4D">
      <w:pPr>
        <w:pStyle w:val="altz"/>
        <w:ind w:firstLine="480"/>
      </w:pPr>
      <w:r>
        <w:rPr>
          <w:rFonts w:hint="eastAsia"/>
        </w:rPr>
        <w:t>本章进一步详细设计了答案生成的方法体系。在确立</w:t>
      </w:r>
      <w:r w:rsidR="00C37AA5">
        <w:rPr>
          <w:rFonts w:hint="eastAsia"/>
        </w:rPr>
        <w:t>六</w:t>
      </w:r>
      <w:r>
        <w:rPr>
          <w:rFonts w:hint="eastAsia"/>
        </w:rPr>
        <w:t>大核心原则的基础上，构建了面向大语言模型的答案生成提示词，并建立了严格的人工修订与专家审核流程。所有问答对均需经过</w:t>
      </w:r>
      <w:r w:rsidR="00C37AA5">
        <w:rPr>
          <w:rFonts w:hint="eastAsia"/>
        </w:rPr>
        <w:t>领域内</w:t>
      </w:r>
      <w:r>
        <w:rPr>
          <w:rFonts w:hint="eastAsia"/>
        </w:rPr>
        <w:t>专家的独立审核，在指导性、准确性、完整性、安全性、易于理解及仅提供必要信息六个维度上达到合格标准，方可纳入最终数据集。</w:t>
      </w:r>
    </w:p>
    <w:p w14:paraId="7068795F" w14:textId="0B77AD38" w:rsidR="009A6F4D" w:rsidRDefault="009A6F4D" w:rsidP="009A6F4D">
      <w:pPr>
        <w:pStyle w:val="altz"/>
        <w:ind w:firstLine="480"/>
      </w:pPr>
      <w:r>
        <w:rPr>
          <w:rFonts w:hint="eastAsia"/>
        </w:rPr>
        <w:t>为进一步保障数据集质量并解决人工打分效率低下的瓶颈，本章还建立了一套基于多模型横向对比的自动化评估范式。通过对六款代表性大语言模型与临床专家评分一致性的系统比较，验证了不同模型在医学文本评价任务中的能力差异，并遴选</w:t>
      </w:r>
      <w:r>
        <w:rPr>
          <w:rFonts w:hint="eastAsia"/>
        </w:rPr>
        <w:t>DeepSeek-V3.2</w:t>
      </w:r>
      <w:r>
        <w:rPr>
          <w:rFonts w:hint="eastAsia"/>
        </w:rPr>
        <w:t>作为核心自动化裁判模型，确立了其在该医学评分场景下替代人工评审的可行性与可靠性。</w:t>
      </w:r>
    </w:p>
    <w:p w14:paraId="5519A418" w14:textId="424818FE" w:rsidR="00F54B80" w:rsidRDefault="009A6F4D" w:rsidP="009A6F4D">
      <w:pPr>
        <w:pStyle w:val="altz"/>
        <w:ind w:firstLine="480"/>
      </w:pPr>
      <w:r>
        <w:rPr>
          <w:rFonts w:hint="eastAsia"/>
        </w:rPr>
        <w:t>经过上述一系列严谨的流程，本章最终构建了一个包含</w:t>
      </w:r>
      <w:r>
        <w:rPr>
          <w:rFonts w:hint="eastAsia"/>
        </w:rPr>
        <w:t>27</w:t>
      </w:r>
      <w:r w:rsidR="009064F8">
        <w:rPr>
          <w:rFonts w:hint="eastAsia"/>
        </w:rPr>
        <w:t>67</w:t>
      </w:r>
      <w:r>
        <w:rPr>
          <w:rFonts w:hint="eastAsia"/>
        </w:rPr>
        <w:t>个高质量问答对的青少年生殖健康教育数据集。该数据集不仅覆盖了人工流产、避孕科普、生殖健康等</w:t>
      </w:r>
      <w:r>
        <w:rPr>
          <w:rFonts w:hint="eastAsia"/>
        </w:rPr>
        <w:t>13</w:t>
      </w:r>
      <w:r>
        <w:rPr>
          <w:rFonts w:hint="eastAsia"/>
        </w:rPr>
        <w:t>个核心主题类别，且在内容科学性、表达易读性与信息安全性上均达到了临床应用标准，兼具真实场景来源与专业审核品质</w:t>
      </w:r>
      <w:r w:rsidR="00C37AA5">
        <w:rPr>
          <w:rFonts w:hint="eastAsia"/>
        </w:rPr>
        <w:t>，</w:t>
      </w:r>
      <w:r>
        <w:rPr>
          <w:rFonts w:hint="eastAsia"/>
        </w:rPr>
        <w:t>为后续章节中的领域大语言模型指令微调与性能评估提供了坚实的数据基础与方法学支撑。</w:t>
      </w:r>
    </w:p>
    <w:p w14:paraId="5D21D7D2" w14:textId="77777777" w:rsidR="009A6F4D" w:rsidRDefault="009A6F4D">
      <w:pPr>
        <w:pStyle w:val="altz"/>
        <w:ind w:firstLine="480"/>
      </w:pPr>
    </w:p>
    <w:p w14:paraId="02CDFEB5" w14:textId="77777777" w:rsidR="00F54B80" w:rsidRDefault="00F54B80">
      <w:pPr>
        <w:pStyle w:val="altz"/>
        <w:ind w:firstLine="480"/>
        <w:sectPr w:rsidR="00F54B80">
          <w:headerReference w:type="default" r:id="rId38"/>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ind w:left="643" w:hanging="643"/>
        <w:rPr>
          <w:rFonts w:hint="eastAsia"/>
        </w:rPr>
      </w:pPr>
      <w:bookmarkStart w:id="137" w:name="_Toc227982557"/>
      <w:r>
        <w:rPr>
          <w:rFonts w:hint="eastAsia"/>
        </w:rPr>
        <w:lastRenderedPageBreak/>
        <w:t>领域大语言模型微调与效果评估</w:t>
      </w:r>
      <w:bookmarkEnd w:id="137"/>
    </w:p>
    <w:p w14:paraId="7D7F5F22" w14:textId="77777777" w:rsidR="00F54B80" w:rsidRDefault="00000000">
      <w:pPr>
        <w:pStyle w:val="2"/>
        <w:spacing w:before="163" w:after="163"/>
        <w:rPr>
          <w:rFonts w:hint="eastAsia"/>
        </w:rPr>
      </w:pPr>
      <w:bookmarkStart w:id="138" w:name="_Toc227982558"/>
      <w:r>
        <w:rPr>
          <w:rFonts w:hint="eastAsia"/>
        </w:rPr>
        <w:t>实验设置</w:t>
      </w:r>
      <w:bookmarkEnd w:id="138"/>
    </w:p>
    <w:p w14:paraId="6E51D67D" w14:textId="77777777" w:rsidR="00F90FD9" w:rsidRDefault="00000000" w:rsidP="00F90FD9">
      <w:pPr>
        <w:pStyle w:val="3"/>
        <w:spacing w:before="163" w:after="163"/>
        <w:rPr>
          <w:rFonts w:hint="eastAsia"/>
        </w:rPr>
      </w:pPr>
      <w:bookmarkStart w:id="139" w:name="_Toc227982559"/>
      <w:r>
        <w:rPr>
          <w:rFonts w:hint="eastAsia"/>
        </w:rPr>
        <w:t>实验环境</w:t>
      </w:r>
      <w:bookmarkEnd w:id="139"/>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0E5047E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RTX PRO6000 24</w:t>
      </w:r>
      <w:r w:rsidRPr="00F90FD9">
        <w:rPr>
          <w:rFonts w:hint="eastAsia"/>
        </w:rPr>
        <w:t>GB</w:t>
      </w:r>
      <w:r w:rsidRPr="00F90FD9">
        <w:rPr>
          <w:rFonts w:hint="eastAsia"/>
        </w:rPr>
        <w:t>显存</w:t>
      </w:r>
      <w:r w:rsidRPr="00F90FD9">
        <w:rPr>
          <w:rFonts w:hint="eastAsia"/>
        </w:rPr>
        <w:t>GPU</w:t>
      </w:r>
      <w:r w:rsidRPr="00F90FD9">
        <w:rPr>
          <w:rFonts w:hint="eastAsia"/>
        </w:rPr>
        <w:t>，并辅以高速</w:t>
      </w:r>
      <w:r w:rsidRPr="00F90FD9">
        <w:rPr>
          <w:rFonts w:hint="eastAsia"/>
        </w:rPr>
        <w:t>NVLink</w:t>
      </w:r>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级别）的全量微调显存需求与多卡并行训练效率。</w:t>
      </w:r>
    </w:p>
    <w:p w14:paraId="508FCC09" w14:textId="6516D3D7" w:rsidR="00D50681" w:rsidRPr="00D50681" w:rsidRDefault="00D50681" w:rsidP="00E57BEC">
      <w:pPr>
        <w:pStyle w:val="aff6"/>
        <w:spacing w:before="326" w:after="163"/>
      </w:pPr>
      <w:bookmarkStart w:id="140" w:name="_Ref227862261"/>
      <w:bookmarkStart w:id="141" w:name="_Toc227956046"/>
      <w:r w:rsidRPr="00D50681">
        <w:rPr>
          <w:rFonts w:hint="eastAsia"/>
        </w:rPr>
        <w:t>表</w:t>
      </w:r>
      <w:r w:rsidRPr="00D50681">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w:t>
      </w:r>
      <w:r w:rsidR="007B10FA">
        <w:fldChar w:fldCharType="end"/>
      </w:r>
      <w:bookmarkEnd w:id="140"/>
      <w:r w:rsidRPr="00D50681">
        <w:rPr>
          <w:rFonts w:hint="eastAsia"/>
        </w:rPr>
        <w:t xml:space="preserve"> </w:t>
      </w:r>
      <w:r w:rsidRPr="00D50681">
        <w:rPr>
          <w:rFonts w:hint="eastAsia"/>
        </w:rPr>
        <w:t>硬件配置</w:t>
      </w:r>
      <w:bookmarkEnd w:id="141"/>
    </w:p>
    <w:tbl>
      <w:tblPr>
        <w:tblStyle w:val="aff4"/>
        <w:tblW w:w="5000" w:type="pct"/>
        <w:tblLook w:val="04A0" w:firstRow="1" w:lastRow="0" w:firstColumn="1" w:lastColumn="0" w:noHBand="0" w:noVBand="1"/>
      </w:tblPr>
      <w:tblGrid>
        <w:gridCol w:w="3828"/>
        <w:gridCol w:w="5242"/>
      </w:tblGrid>
      <w:tr w:rsidR="00D50681" w14:paraId="348D8298" w14:textId="77777777" w:rsidTr="008A3299">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tcBorders>
          </w:tcPr>
          <w:p w14:paraId="7430A91B" w14:textId="77777777" w:rsidR="00D50681" w:rsidRPr="00D50681" w:rsidRDefault="00D50681" w:rsidP="00D50681">
            <w:pPr>
              <w:pStyle w:val="altz"/>
              <w:snapToGrid/>
              <w:spacing w:before="40" w:after="40" w:line="240" w:lineRule="auto"/>
              <w:ind w:firstLineChars="0" w:firstLine="0"/>
              <w:rPr>
                <w:rFonts w:ascii="宋体" w:eastAsia="宋体" w:hAnsi="宋体" w:hint="eastAsia"/>
                <w:b/>
                <w:bCs/>
                <w:sz w:val="21"/>
                <w:szCs w:val="20"/>
              </w:rPr>
            </w:pPr>
            <w:r w:rsidRPr="00D50681">
              <w:rPr>
                <w:rFonts w:ascii="宋体" w:eastAsia="宋体" w:hAnsi="宋体" w:hint="eastAsia"/>
                <w:b/>
                <w:bCs/>
                <w:sz w:val="21"/>
                <w:szCs w:val="20"/>
              </w:rPr>
              <w:t>硬件</w:t>
            </w:r>
          </w:p>
        </w:tc>
        <w:tc>
          <w:tcPr>
            <w:tcW w:w="2890" w:type="pct"/>
            <w:tcBorders>
              <w:top w:val="single" w:sz="4" w:space="0" w:color="auto"/>
            </w:tcBorders>
          </w:tcPr>
          <w:p w14:paraId="09D46759" w14:textId="77777777" w:rsidR="00D50681" w:rsidRPr="00D50681" w:rsidRDefault="00D50681" w:rsidP="00D50681">
            <w:pPr>
              <w:pStyle w:val="altz"/>
              <w:snapToGrid/>
              <w:spacing w:before="40" w:after="40" w:line="240" w:lineRule="auto"/>
              <w:ind w:firstLineChars="0" w:firstLine="0"/>
              <w:rPr>
                <w:rFonts w:ascii="宋体" w:eastAsia="宋体" w:hAnsi="宋体" w:hint="eastAsia"/>
                <w:b/>
                <w:bCs/>
                <w:sz w:val="21"/>
                <w:szCs w:val="20"/>
              </w:rPr>
            </w:pPr>
            <w:r w:rsidRPr="00D50681">
              <w:rPr>
                <w:rFonts w:ascii="宋体" w:eastAsia="宋体" w:hAnsi="宋体" w:hint="eastAsia"/>
                <w:b/>
                <w:bCs/>
                <w:sz w:val="21"/>
                <w:szCs w:val="20"/>
              </w:rPr>
              <w:t>配置</w:t>
            </w:r>
          </w:p>
        </w:tc>
      </w:tr>
      <w:tr w:rsidR="00D50681" w14:paraId="39A8E0F4" w14:textId="77777777" w:rsidTr="008A3299">
        <w:trPr>
          <w:trHeight w:val="317"/>
        </w:trPr>
        <w:tc>
          <w:tcPr>
            <w:tcW w:w="2110" w:type="pct"/>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Intel(R) Xeon(R) Silver 4214 CPU @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1C169F8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r w:rsidRPr="00F90FD9">
        <w:rPr>
          <w:rFonts w:hint="eastAsia"/>
        </w:rPr>
        <w:t>PyTorch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r w:rsidRPr="00F90FD9">
        <w:rPr>
          <w:rFonts w:hint="eastAsia"/>
        </w:rPr>
        <w:t>cuDNN</w:t>
      </w:r>
      <w:r w:rsidRPr="00F90FD9">
        <w:rPr>
          <w:rFonts w:hint="eastAsia"/>
        </w:rPr>
        <w:t>加速库。模型微调框架选用</w:t>
      </w:r>
      <w:r w:rsidRPr="00F90FD9">
        <w:rPr>
          <w:rFonts w:hint="eastAsia"/>
        </w:rPr>
        <w:t>LLaMAFactory</w:t>
      </w:r>
      <w:r w:rsidRPr="00F90FD9">
        <w:rPr>
          <w:rFonts w:hint="eastAsia"/>
        </w:rPr>
        <w:t>（</w:t>
      </w:r>
      <w:r w:rsidRPr="00F90FD9">
        <w:t>0.9.5.dev0</w:t>
      </w:r>
      <w:r w:rsidRPr="00F90FD9">
        <w:rPr>
          <w:rFonts w:hint="eastAsia"/>
        </w:rPr>
        <w:t>），该开源框架支持多种主流大语言模型的预训练、有监督微调（</w:t>
      </w:r>
      <w:r w:rsidRPr="00F90FD9">
        <w:rPr>
          <w:rFonts w:hint="eastAsia"/>
        </w:rPr>
        <w:t>SFT</w:t>
      </w:r>
      <w:r w:rsidRPr="00F90FD9">
        <w:rPr>
          <w:rFonts w:hint="eastAsia"/>
        </w:rPr>
        <w:t>）与奖励模型训练，并内建了对</w:t>
      </w:r>
      <w:r w:rsidRPr="00F90FD9">
        <w:rPr>
          <w:rFonts w:hint="eastAsia"/>
        </w:rPr>
        <w:t>LoRA</w:t>
      </w:r>
      <w:r w:rsidRPr="00F90FD9">
        <w:rPr>
          <w:rFonts w:hint="eastAsia"/>
        </w:rPr>
        <w:t>、</w:t>
      </w:r>
      <w:r w:rsidRPr="00F90FD9">
        <w:rPr>
          <w:rFonts w:hint="eastAsia"/>
        </w:rPr>
        <w:t>QLoRA</w:t>
      </w:r>
      <w:r w:rsidRPr="00F90FD9">
        <w:rPr>
          <w:rFonts w:hint="eastAsia"/>
        </w:rPr>
        <w:t>等参数高效微调方法的原生支持，以及</w:t>
      </w:r>
      <w:r w:rsidRPr="00F90FD9">
        <w:rPr>
          <w:rFonts w:hint="eastAsia"/>
        </w:rPr>
        <w:t>DeepSpeed</w:t>
      </w:r>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16116ECA" w:rsidR="00D50681" w:rsidRPr="00D50681" w:rsidRDefault="00D50681" w:rsidP="00486D0E">
      <w:pPr>
        <w:pStyle w:val="aff6"/>
        <w:spacing w:before="326" w:after="163"/>
      </w:pPr>
      <w:bookmarkStart w:id="142" w:name="_Ref227860872"/>
      <w:bookmarkStart w:id="143" w:name="_Toc227956047"/>
      <w:r w:rsidRPr="00D50681">
        <w:rPr>
          <w:rFonts w:hint="eastAsia"/>
        </w:rPr>
        <w:t>表</w:t>
      </w:r>
      <w:r w:rsidRPr="00D50681">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2</w:t>
      </w:r>
      <w:r w:rsidR="007B10FA">
        <w:fldChar w:fldCharType="end"/>
      </w:r>
      <w:bookmarkEnd w:id="142"/>
      <w:r w:rsidRPr="00D50681">
        <w:rPr>
          <w:rFonts w:hint="eastAsia"/>
        </w:rPr>
        <w:t xml:space="preserve"> </w:t>
      </w:r>
      <w:r w:rsidRPr="00D50681">
        <w:rPr>
          <w:rFonts w:hint="eastAsia"/>
        </w:rPr>
        <w:t>实验软件环境配置</w:t>
      </w:r>
      <w:bookmarkEnd w:id="143"/>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D50681"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D50681" w:rsidRDefault="00D50681" w:rsidP="00D50681">
            <w:pPr>
              <w:pStyle w:val="altz"/>
              <w:snapToGrid/>
              <w:spacing w:line="240" w:lineRule="auto"/>
              <w:ind w:firstLineChars="0" w:firstLine="0"/>
              <w:rPr>
                <w:b/>
                <w:bCs/>
                <w:sz w:val="21"/>
                <w:szCs w:val="20"/>
              </w:rPr>
            </w:pPr>
            <w:r w:rsidRPr="00D50681">
              <w:rPr>
                <w:b/>
                <w:bCs/>
                <w:sz w:val="21"/>
                <w:szCs w:val="20"/>
              </w:rPr>
              <w:t>软件</w:t>
            </w:r>
            <w:r w:rsidRPr="00D50681">
              <w:rPr>
                <w:b/>
                <w:bCs/>
                <w:sz w:val="21"/>
                <w:szCs w:val="20"/>
              </w:rPr>
              <w:t>/</w:t>
            </w:r>
            <w:r w:rsidRPr="00D50681">
              <w:rPr>
                <w:b/>
                <w:bCs/>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D50681" w:rsidRDefault="00D50681" w:rsidP="00D50681">
            <w:pPr>
              <w:pStyle w:val="altz"/>
              <w:snapToGrid/>
              <w:spacing w:line="240" w:lineRule="auto"/>
              <w:ind w:firstLineChars="0" w:firstLine="0"/>
              <w:rPr>
                <w:b/>
                <w:bCs/>
                <w:sz w:val="21"/>
                <w:szCs w:val="20"/>
              </w:rPr>
            </w:pPr>
            <w:r w:rsidRPr="00D50681">
              <w:rPr>
                <w:b/>
                <w:bCs/>
                <w:sz w:val="21"/>
                <w:szCs w:val="20"/>
              </w:rPr>
              <w:t>版本</w:t>
            </w:r>
            <w:r w:rsidRPr="00D50681">
              <w:rPr>
                <w:b/>
                <w:bCs/>
                <w:sz w:val="21"/>
                <w:szCs w:val="20"/>
              </w:rPr>
              <w:t>/</w:t>
            </w:r>
            <w:r w:rsidRPr="00D50681">
              <w:rPr>
                <w:b/>
                <w:bCs/>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PyTorch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cuDNN</w:t>
            </w:r>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LLaMAFactory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7B5865A7" w14:textId="77777777" w:rsidR="00D50681" w:rsidRDefault="00D50681" w:rsidP="00F90FD9">
      <w:pPr>
        <w:pStyle w:val="altz"/>
        <w:ind w:firstLine="480"/>
      </w:pPr>
    </w:p>
    <w:p w14:paraId="47571D4B" w14:textId="14E0176C" w:rsidR="00F54B80" w:rsidRDefault="00000000" w:rsidP="00F90FD9">
      <w:pPr>
        <w:pStyle w:val="3"/>
        <w:spacing w:before="163" w:after="163"/>
        <w:rPr>
          <w:rFonts w:hint="eastAsia"/>
        </w:rPr>
      </w:pPr>
      <w:bookmarkStart w:id="144" w:name="_Toc227982560"/>
      <w:r>
        <w:rPr>
          <w:rFonts w:hint="eastAsia"/>
        </w:rPr>
        <w:lastRenderedPageBreak/>
        <w:t>基础模型介绍</w:t>
      </w:r>
      <w:bookmarkEnd w:id="144"/>
    </w:p>
    <w:p w14:paraId="00ACB95B" w14:textId="4AF463FD"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为全面考察不同架构、不同参数规模的大语言模型在青少年生殖健康这一垂直领域上的微调潜力与性能边界，本研究系统性地选用了阿里巴巴通义千问（</w:t>
      </w:r>
      <w:r w:rsidRPr="00F90FD9">
        <w:t>Qwen</w:t>
      </w:r>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系列在中文自然语言理解与生成任务上表现优异，其预训练语料中包含了丰富的中文医学与健康科普文本，为后续领域微调提供了良好的语义基础；其二，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分别代表了不同的技术代际，前者以稳定成熟著称，后者则引入了更优的推理架构与指令跟随能力，对比两者有助于揭示模型代际差异对领域适配效果的影响。</w:t>
      </w:r>
    </w:p>
    <w:p w14:paraId="6F415D19" w14:textId="77A5F391"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w:t>
      </w:r>
      <w:r w:rsidRPr="00F90FD9">
        <w:t>Instruct</w:t>
      </w:r>
      <w:r w:rsidRPr="00F90FD9">
        <w:t>），即已经在通用对话场景下经过初步的对齐训练，具备一定的指令理解基础。在本研究中，这些模型将被进一步置于青少年生殖健康领域数据上进行微调，以检验其领域迁移能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59903095" w:rsidR="007612A9" w:rsidRPr="007612A9" w:rsidRDefault="007612A9" w:rsidP="00486D0E">
      <w:pPr>
        <w:pStyle w:val="aff6"/>
        <w:spacing w:before="326" w:after="163"/>
      </w:pPr>
      <w:bookmarkStart w:id="145" w:name="_Ref227855673"/>
      <w:bookmarkStart w:id="146" w:name="_Toc227956048"/>
      <w:r w:rsidRPr="007612A9">
        <w:rPr>
          <w:rFonts w:hint="eastAsia"/>
        </w:rPr>
        <w:t>表</w:t>
      </w:r>
      <w:r w:rsidRPr="007612A9">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3</w:t>
      </w:r>
      <w:r w:rsidR="007B10FA">
        <w:fldChar w:fldCharType="end"/>
      </w:r>
      <w:bookmarkEnd w:id="145"/>
      <w:r w:rsidRPr="007612A9">
        <w:rPr>
          <w:rFonts w:hint="eastAsia"/>
        </w:rPr>
        <w:t xml:space="preserve"> </w:t>
      </w:r>
      <w:r w:rsidRPr="007612A9">
        <w:rPr>
          <w:rFonts w:hint="eastAsia"/>
        </w:rPr>
        <w:t>实验选用的基座模型及其核心特征</w:t>
      </w:r>
      <w:bookmarkEnd w:id="146"/>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417"/>
        <w:gridCol w:w="3686"/>
      </w:tblGrid>
      <w:tr w:rsidR="00195EEC" w:rsidRPr="009613CF" w14:paraId="74E8F5AA" w14:textId="77777777" w:rsidTr="008A3299">
        <w:trPr>
          <w:trHeight w:val="317"/>
        </w:trPr>
        <w:tc>
          <w:tcPr>
            <w:tcW w:w="1560" w:type="dxa"/>
            <w:tcBorders>
              <w:top w:val="single" w:sz="4" w:space="0" w:color="auto"/>
              <w:bottom w:val="single" w:sz="4" w:space="0" w:color="auto"/>
            </w:tcBorders>
            <w:vAlign w:val="center"/>
            <w:hideMark/>
          </w:tcPr>
          <w:p w14:paraId="523B59DF"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模型名称</w:t>
            </w:r>
          </w:p>
        </w:tc>
        <w:tc>
          <w:tcPr>
            <w:tcW w:w="1417" w:type="dxa"/>
            <w:tcBorders>
              <w:top w:val="single" w:sz="4" w:space="0" w:color="auto"/>
              <w:bottom w:val="single" w:sz="4" w:space="0" w:color="auto"/>
            </w:tcBorders>
            <w:vAlign w:val="center"/>
            <w:hideMark/>
          </w:tcPr>
          <w:p w14:paraId="2344FC24"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参数量</w:t>
            </w:r>
          </w:p>
        </w:tc>
        <w:tc>
          <w:tcPr>
            <w:tcW w:w="3686" w:type="dxa"/>
            <w:tcBorders>
              <w:top w:val="single" w:sz="4" w:space="0" w:color="auto"/>
              <w:bottom w:val="single" w:sz="4" w:space="0" w:color="auto"/>
            </w:tcBorders>
            <w:vAlign w:val="center"/>
            <w:hideMark/>
          </w:tcPr>
          <w:p w14:paraId="2889C8AC"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架构特点</w:t>
            </w:r>
          </w:p>
        </w:tc>
      </w:tr>
      <w:tr w:rsidR="00195EEC" w:rsidRPr="009613CF" w14:paraId="62FB6B05" w14:textId="77777777" w:rsidTr="008A3299">
        <w:trPr>
          <w:trHeight w:val="317"/>
        </w:trPr>
        <w:tc>
          <w:tcPr>
            <w:tcW w:w="1560" w:type="dxa"/>
            <w:tcBorders>
              <w:top w:val="single" w:sz="4" w:space="0" w:color="auto"/>
            </w:tcBorders>
            <w:vAlign w:val="center"/>
            <w:hideMark/>
          </w:tcPr>
          <w:p w14:paraId="2825641C"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tcBorders>
              <w:top w:val="single" w:sz="4" w:space="0" w:color="auto"/>
            </w:tcBorders>
            <w:vAlign w:val="center"/>
            <w:hideMark/>
          </w:tcPr>
          <w:p w14:paraId="3D7E48A2"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Qwen2.5-1.5B-Instruct</w:t>
            </w:r>
          </w:p>
        </w:tc>
        <w:tc>
          <w:tcPr>
            <w:tcW w:w="1417" w:type="dxa"/>
            <w:tcBorders>
              <w:top w:val="single" w:sz="4" w:space="0" w:color="auto"/>
            </w:tcBorders>
            <w:vAlign w:val="center"/>
            <w:hideMark/>
          </w:tcPr>
          <w:p w14:paraId="30B54D1D"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1.5B</w:t>
            </w:r>
          </w:p>
        </w:tc>
        <w:tc>
          <w:tcPr>
            <w:tcW w:w="3686" w:type="dxa"/>
            <w:tcBorders>
              <w:top w:val="single" w:sz="4" w:space="0" w:color="auto"/>
            </w:tcBorders>
            <w:vAlign w:val="center"/>
            <w:hideMark/>
          </w:tcPr>
          <w:p w14:paraId="365C1858" w14:textId="285DB3AC" w:rsidR="00195EEC" w:rsidRPr="009613CF" w:rsidRDefault="00195EEC"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Dense Transformer，RoPE位置编码，</w:t>
            </w:r>
            <w:r>
              <w:rPr>
                <w:rFonts w:ascii="宋体" w:hAnsi="宋体"/>
                <w:sz w:val="21"/>
                <w:szCs w:val="20"/>
              </w:rPr>
              <w:br/>
            </w:r>
            <w:r w:rsidRPr="009613CF">
              <w:rPr>
                <w:rFonts w:ascii="宋体" w:hAnsi="宋体"/>
                <w:sz w:val="21"/>
                <w:szCs w:val="20"/>
              </w:rPr>
              <w:t>SwiGLU激活</w:t>
            </w:r>
          </w:p>
        </w:tc>
      </w:tr>
      <w:tr w:rsidR="008A3299" w:rsidRPr="009613CF" w14:paraId="6055A64B" w14:textId="77777777" w:rsidTr="008A3299">
        <w:trPr>
          <w:trHeight w:val="317"/>
        </w:trPr>
        <w:tc>
          <w:tcPr>
            <w:tcW w:w="1560" w:type="dxa"/>
            <w:vAlign w:val="center"/>
          </w:tcPr>
          <w:p w14:paraId="3F3A8DC6" w14:textId="229C9779"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vAlign w:val="center"/>
          </w:tcPr>
          <w:p w14:paraId="445DAA63" w14:textId="7E1C0EF8"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r>
              <w:rPr>
                <w:rFonts w:ascii="宋体" w:hAnsi="宋体" w:hint="eastAsia"/>
                <w:sz w:val="21"/>
                <w:szCs w:val="20"/>
              </w:rPr>
              <w:t>3</w:t>
            </w:r>
            <w:r w:rsidRPr="009613CF">
              <w:rPr>
                <w:rFonts w:ascii="宋体" w:hAnsi="宋体"/>
                <w:sz w:val="21"/>
                <w:szCs w:val="20"/>
              </w:rPr>
              <w:t>B-Instruct</w:t>
            </w:r>
          </w:p>
        </w:tc>
        <w:tc>
          <w:tcPr>
            <w:tcW w:w="1417" w:type="dxa"/>
            <w:vAlign w:val="center"/>
          </w:tcPr>
          <w:p w14:paraId="585E806A" w14:textId="103B0969" w:rsidR="008A3299" w:rsidRPr="009613CF" w:rsidRDefault="008A3299" w:rsidP="008A3299">
            <w:pPr>
              <w:pStyle w:val="altz"/>
              <w:wordWrap/>
              <w:snapToGrid/>
              <w:spacing w:line="240" w:lineRule="auto"/>
              <w:ind w:firstLineChars="0" w:firstLine="0"/>
              <w:rPr>
                <w:rFonts w:ascii="宋体" w:hAnsi="宋体" w:hint="eastAsia"/>
                <w:sz w:val="21"/>
                <w:szCs w:val="20"/>
              </w:rPr>
            </w:pPr>
            <w:r>
              <w:rPr>
                <w:rFonts w:ascii="宋体" w:hAnsi="宋体" w:hint="eastAsia"/>
                <w:sz w:val="21"/>
                <w:szCs w:val="20"/>
              </w:rPr>
              <w:t>3B</w:t>
            </w:r>
          </w:p>
        </w:tc>
        <w:tc>
          <w:tcPr>
            <w:tcW w:w="3686" w:type="dxa"/>
            <w:vAlign w:val="center"/>
          </w:tcPr>
          <w:p w14:paraId="3C71444A" w14:textId="1AB9345C" w:rsidR="008A3299" w:rsidRPr="009613CF" w:rsidRDefault="008A3299" w:rsidP="008A3299">
            <w:pPr>
              <w:pStyle w:val="altz"/>
              <w:wordWrap/>
              <w:snapToGrid/>
              <w:spacing w:line="240" w:lineRule="auto"/>
              <w:ind w:firstLineChars="0" w:firstLine="0"/>
              <w:rPr>
                <w:rFonts w:ascii="宋体" w:hAnsi="宋体" w:hint="eastAsia"/>
                <w:sz w:val="21"/>
                <w:szCs w:val="20"/>
              </w:rPr>
            </w:pPr>
            <w:r>
              <w:rPr>
                <w:rFonts w:ascii="宋体" w:hAnsi="宋体" w:hint="eastAsia"/>
                <w:sz w:val="21"/>
                <w:szCs w:val="20"/>
              </w:rPr>
              <w:t>同上</w:t>
            </w:r>
          </w:p>
        </w:tc>
      </w:tr>
      <w:tr w:rsidR="008A3299" w:rsidRPr="009613CF" w14:paraId="6ACF0B26" w14:textId="77777777" w:rsidTr="008A3299">
        <w:trPr>
          <w:trHeight w:val="317"/>
        </w:trPr>
        <w:tc>
          <w:tcPr>
            <w:tcW w:w="1560" w:type="dxa"/>
            <w:vAlign w:val="center"/>
            <w:hideMark/>
          </w:tcPr>
          <w:p w14:paraId="624580F8"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vAlign w:val="center"/>
            <w:hideMark/>
          </w:tcPr>
          <w:p w14:paraId="1F71A85A"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Qwen2.5-7B-Instruct</w:t>
            </w:r>
          </w:p>
        </w:tc>
        <w:tc>
          <w:tcPr>
            <w:tcW w:w="1417" w:type="dxa"/>
            <w:vAlign w:val="center"/>
            <w:hideMark/>
          </w:tcPr>
          <w:p w14:paraId="66543AA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7B</w:t>
            </w:r>
          </w:p>
        </w:tc>
        <w:tc>
          <w:tcPr>
            <w:tcW w:w="3686" w:type="dxa"/>
            <w:vAlign w:val="center"/>
            <w:hideMark/>
          </w:tcPr>
          <w:p w14:paraId="485A9D63" w14:textId="5EA3060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同上，分组查询注意力（</w:t>
            </w:r>
            <w:r w:rsidRPr="00195EEC">
              <w:rPr>
                <w:rFonts w:ascii="宋体" w:hAnsi="宋体"/>
                <w:sz w:val="21"/>
                <w:szCs w:val="20"/>
              </w:rPr>
              <w:t>Grouped Query Attention</w:t>
            </w:r>
            <w:r>
              <w:rPr>
                <w:rFonts w:ascii="宋体" w:hAnsi="宋体" w:hint="eastAsia"/>
                <w:sz w:val="21"/>
                <w:szCs w:val="20"/>
              </w:rPr>
              <w:t xml:space="preserve">, </w:t>
            </w:r>
            <w:r w:rsidRPr="009613CF">
              <w:rPr>
                <w:rFonts w:ascii="宋体" w:hAnsi="宋体"/>
                <w:sz w:val="21"/>
                <w:szCs w:val="20"/>
              </w:rPr>
              <w:t>GQA）</w:t>
            </w:r>
          </w:p>
        </w:tc>
      </w:tr>
      <w:tr w:rsidR="008A3299" w:rsidRPr="009613CF" w14:paraId="1CD13DDA" w14:textId="77777777" w:rsidTr="008A3299">
        <w:trPr>
          <w:trHeight w:val="317"/>
        </w:trPr>
        <w:tc>
          <w:tcPr>
            <w:tcW w:w="1560" w:type="dxa"/>
            <w:vAlign w:val="center"/>
            <w:hideMark/>
          </w:tcPr>
          <w:p w14:paraId="23EBA1CC"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vAlign w:val="center"/>
            <w:hideMark/>
          </w:tcPr>
          <w:p w14:paraId="21AAE5A7"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Qwen3-1.7B-Instruct</w:t>
            </w:r>
          </w:p>
        </w:tc>
        <w:tc>
          <w:tcPr>
            <w:tcW w:w="1417" w:type="dxa"/>
            <w:vAlign w:val="center"/>
            <w:hideMark/>
          </w:tcPr>
          <w:p w14:paraId="343909A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1.7B</w:t>
            </w:r>
          </w:p>
        </w:tc>
        <w:tc>
          <w:tcPr>
            <w:tcW w:w="3686" w:type="dxa"/>
            <w:vAlign w:val="center"/>
            <w:hideMark/>
          </w:tcPr>
          <w:p w14:paraId="0B33A77B"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新一代架构，优化了长文本与推理能力</w:t>
            </w:r>
          </w:p>
        </w:tc>
      </w:tr>
      <w:tr w:rsidR="008A3299" w:rsidRPr="009613CF" w14:paraId="2F50333C" w14:textId="77777777" w:rsidTr="008A3299">
        <w:trPr>
          <w:trHeight w:val="317"/>
        </w:trPr>
        <w:tc>
          <w:tcPr>
            <w:tcW w:w="1560" w:type="dxa"/>
            <w:vAlign w:val="center"/>
            <w:hideMark/>
          </w:tcPr>
          <w:p w14:paraId="223E9217"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vAlign w:val="center"/>
            <w:hideMark/>
          </w:tcPr>
          <w:p w14:paraId="5577312E"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Qwen3-4B-Instruct</w:t>
            </w:r>
          </w:p>
        </w:tc>
        <w:tc>
          <w:tcPr>
            <w:tcW w:w="1417" w:type="dxa"/>
            <w:vAlign w:val="center"/>
            <w:hideMark/>
          </w:tcPr>
          <w:p w14:paraId="58A68DB9"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4B</w:t>
            </w:r>
          </w:p>
        </w:tc>
        <w:tc>
          <w:tcPr>
            <w:tcW w:w="3686" w:type="dxa"/>
            <w:vAlign w:val="center"/>
            <w:hideMark/>
          </w:tcPr>
          <w:p w14:paraId="0897CE26"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同上，支持思考模式与非思考模式切换</w:t>
            </w:r>
          </w:p>
        </w:tc>
      </w:tr>
      <w:tr w:rsidR="008A3299" w:rsidRPr="009613CF" w14:paraId="78043A2E" w14:textId="77777777" w:rsidTr="008A3299">
        <w:trPr>
          <w:trHeight w:val="317"/>
        </w:trPr>
        <w:tc>
          <w:tcPr>
            <w:tcW w:w="1560" w:type="dxa"/>
            <w:tcBorders>
              <w:bottom w:val="single" w:sz="4" w:space="0" w:color="auto"/>
            </w:tcBorders>
            <w:vAlign w:val="center"/>
            <w:hideMark/>
          </w:tcPr>
          <w:p w14:paraId="32CA5D83"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tcBorders>
              <w:bottom w:val="single" w:sz="4" w:space="0" w:color="auto"/>
            </w:tcBorders>
            <w:vAlign w:val="center"/>
            <w:hideMark/>
          </w:tcPr>
          <w:p w14:paraId="187246D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Qwen3-8B-Instruct</w:t>
            </w:r>
          </w:p>
        </w:tc>
        <w:tc>
          <w:tcPr>
            <w:tcW w:w="1417" w:type="dxa"/>
            <w:tcBorders>
              <w:bottom w:val="single" w:sz="4" w:space="0" w:color="auto"/>
            </w:tcBorders>
            <w:vAlign w:val="center"/>
            <w:hideMark/>
          </w:tcPr>
          <w:p w14:paraId="7313FD7E"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8B</w:t>
            </w:r>
          </w:p>
        </w:tc>
        <w:tc>
          <w:tcPr>
            <w:tcW w:w="3686" w:type="dxa"/>
            <w:tcBorders>
              <w:bottom w:val="single" w:sz="4" w:space="0" w:color="auto"/>
            </w:tcBorders>
            <w:vAlign w:val="center"/>
            <w:hideMark/>
          </w:tcPr>
          <w:p w14:paraId="60F0B9BE" w14:textId="0FA242C3"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147" w:name="_Toc227982561"/>
      <w:r w:rsidRPr="007612A9">
        <w:t>数据集划分</w:t>
      </w:r>
      <w:bookmarkEnd w:id="147"/>
    </w:p>
    <w:p w14:paraId="5CC385A3" w14:textId="702C4990" w:rsidR="007612A9" w:rsidRDefault="007612A9" w:rsidP="007612A9">
      <w:pPr>
        <w:pStyle w:val="altz"/>
        <w:ind w:firstLine="480"/>
      </w:pPr>
      <w:r>
        <w:rPr>
          <w:rFonts w:hint="eastAsia"/>
        </w:rPr>
        <w:t>如第</w:t>
      </w:r>
      <w:r w:rsidR="00E65B0A">
        <w:rPr>
          <w:rFonts w:hint="eastAsia"/>
        </w:rPr>
        <w:t>五</w:t>
      </w:r>
      <w:r>
        <w:rPr>
          <w:rFonts w:hint="eastAsia"/>
        </w:rPr>
        <w:t>章所述，经问题规范化、答案生成、人工修订及</w:t>
      </w:r>
      <w:r>
        <w:rPr>
          <w:rFonts w:hint="eastAsia"/>
        </w:rPr>
        <w:t>DeepSeek-V3.2</w:t>
      </w:r>
      <w:r>
        <w:rPr>
          <w:rFonts w:hint="eastAsia"/>
        </w:rPr>
        <w:t>自动化质量筛查后，本研究最终构建了一个包含</w:t>
      </w:r>
      <w:r>
        <w:rPr>
          <w:rFonts w:hint="eastAsia"/>
        </w:rPr>
        <w:t>2,767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7622A5B4" w:rsidR="00F54B80" w:rsidRDefault="007612A9" w:rsidP="007612A9">
      <w:pPr>
        <w:pStyle w:val="altz"/>
        <w:ind w:firstLine="480"/>
      </w:pPr>
      <w:r>
        <w:rPr>
          <w:rFonts w:hint="eastAsia"/>
        </w:rPr>
        <w:lastRenderedPageBreak/>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Pr>
          <w:rFonts w:hint="eastAsia"/>
        </w:rPr>
        <w:t>2,767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Pr>
          <w:rFonts w:hint="eastAsia"/>
        </w:rPr>
        <w:t>2,204</w:t>
      </w:r>
      <w:r>
        <w:rPr>
          <w:rFonts w:hint="eastAsia"/>
        </w:rPr>
        <w:t>条，用于模型的参数更新与领域知识学习；验证集占比</w:t>
      </w:r>
      <w:r>
        <w:rPr>
          <w:rFonts w:hint="eastAsia"/>
        </w:rPr>
        <w:t>10%</w:t>
      </w:r>
      <w:r>
        <w:rPr>
          <w:rFonts w:hint="eastAsia"/>
        </w:rPr>
        <w:t>，共</w:t>
      </w:r>
      <w:r>
        <w:rPr>
          <w:rFonts w:hint="eastAsia"/>
        </w:rPr>
        <w:t>281</w:t>
      </w:r>
      <w:r>
        <w:rPr>
          <w:rFonts w:hint="eastAsia"/>
        </w:rPr>
        <w:t>条，用于训练过程中的早停判断与超参数敏感性分析；测试集占比</w:t>
      </w:r>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495BA78A" w:rsidR="007612A9" w:rsidRPr="007612A9" w:rsidRDefault="007612A9" w:rsidP="00E57BEC">
      <w:pPr>
        <w:pStyle w:val="aff6"/>
        <w:spacing w:before="326" w:after="163"/>
      </w:pPr>
      <w:bookmarkStart w:id="148" w:name="_Ref227856490"/>
      <w:bookmarkStart w:id="149" w:name="_Toc227956049"/>
      <w:r w:rsidRPr="007612A9">
        <w:rPr>
          <w:rFonts w:hint="eastAsia"/>
        </w:rPr>
        <w:t>表</w:t>
      </w:r>
      <w:r w:rsidRPr="007612A9">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4</w:t>
      </w:r>
      <w:r w:rsidR="007B10FA">
        <w:fldChar w:fldCharType="end"/>
      </w:r>
      <w:bookmarkEnd w:id="148"/>
      <w:r w:rsidRPr="007612A9">
        <w:rPr>
          <w:rFonts w:hint="eastAsia"/>
        </w:rPr>
        <w:t xml:space="preserve"> </w:t>
      </w:r>
      <w:r w:rsidRPr="007612A9">
        <w:rPr>
          <w:rFonts w:hint="eastAsia"/>
        </w:rPr>
        <w:t>数据集划分结果统计</w:t>
      </w:r>
      <w:bookmarkEnd w:id="149"/>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150" w:name="_Toc227982562"/>
      <w:r>
        <w:rPr>
          <w:rFonts w:hint="eastAsia"/>
        </w:rPr>
        <w:t>模型微调方案</w:t>
      </w:r>
      <w:bookmarkEnd w:id="150"/>
    </w:p>
    <w:p w14:paraId="53D2660B" w14:textId="0115A9D4" w:rsidR="00F54B80" w:rsidRDefault="00000000" w:rsidP="00E1116F">
      <w:pPr>
        <w:pStyle w:val="3"/>
        <w:spacing w:before="163" w:after="163"/>
        <w:rPr>
          <w:rFonts w:hint="eastAsia"/>
        </w:rPr>
      </w:pPr>
      <w:bookmarkStart w:id="151" w:name="_Toc227982563"/>
      <w:r>
        <w:rPr>
          <w:rFonts w:hint="eastAsia"/>
        </w:rPr>
        <w:t>微调目标</w:t>
      </w:r>
      <w:bookmarkEnd w:id="151"/>
    </w:p>
    <w:p w14:paraId="57458DEB" w14:textId="69099972" w:rsidR="00E1116F" w:rsidRDefault="00E1116F" w:rsidP="00E1116F">
      <w:pPr>
        <w:pStyle w:val="altz"/>
        <w:ind w:firstLine="480"/>
      </w:pPr>
      <w:r>
        <w:rPr>
          <w:rFonts w:hint="eastAsia"/>
        </w:rPr>
        <w:t>本研究进行领域微调的根本目标，在于使通用的开源大语言模转变为能够胜任青少年生殖健康科普问答任务的专用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3FDDD5AA" w:rsidR="00E1116F" w:rsidRDefault="00E1116F" w:rsidP="00E1116F">
      <w:pPr>
        <w:pStyle w:val="altz"/>
        <w:ind w:firstLine="480"/>
      </w:pPr>
      <w:r>
        <w:rPr>
          <w:rFonts w:hint="eastAsia"/>
        </w:rPr>
        <w:t>第二，</w:t>
      </w:r>
      <w:r w:rsidR="00C335D0">
        <w:rPr>
          <w:rFonts w:hint="eastAsia"/>
        </w:rPr>
        <w:t>对齐</w:t>
      </w:r>
      <w:r>
        <w:rPr>
          <w:rFonts w:hint="eastAsia"/>
        </w:rPr>
        <w:t>回答风格。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178A63C9" w:rsidR="00E1116F" w:rsidRPr="00E1116F" w:rsidRDefault="00C335D0" w:rsidP="00E1116F">
      <w:pPr>
        <w:pStyle w:val="altz"/>
        <w:ind w:firstLine="480"/>
      </w:pPr>
      <w:r>
        <w:rPr>
          <w:rFonts w:hint="eastAsia"/>
        </w:rPr>
        <w:t>强化</w:t>
      </w:r>
      <w:r w:rsidR="00E1116F">
        <w:rPr>
          <w:rFonts w:hint="eastAsia"/>
        </w:rPr>
        <w:t>指令跟随能力</w:t>
      </w:r>
      <w:r>
        <w:rPr>
          <w:rFonts w:hint="eastAsia"/>
        </w:rPr>
        <w:t>也是微调的主要目标之一</w:t>
      </w:r>
      <w:r w:rsidR="00E1116F">
        <w:rPr>
          <w:rFonts w:hint="eastAsia"/>
        </w:rPr>
        <w:t>。通过构造标准化的（指令，输入，输出）三元组训练样本，使模型学会识别</w:t>
      </w:r>
      <w:r w:rsidR="00E1116F">
        <w:rPr>
          <w:rFonts w:hint="eastAsia"/>
        </w:rPr>
        <w:t>"</w:t>
      </w:r>
      <w:r w:rsidR="00E1116F">
        <w:rPr>
          <w:rFonts w:hint="eastAsia"/>
        </w:rPr>
        <w:t>青少年生殖健康专家</w:t>
      </w:r>
      <w:r w:rsidR="00E1116F">
        <w:rPr>
          <w:rFonts w:hint="eastAsia"/>
        </w:rPr>
        <w:t>"</w:t>
      </w:r>
      <w:r w:rsidR="00E1116F">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152" w:name="_Toc227982564"/>
      <w:r>
        <w:rPr>
          <w:rFonts w:hint="eastAsia"/>
        </w:rPr>
        <w:t>微调方法</w:t>
      </w:r>
      <w:bookmarkEnd w:id="152"/>
    </w:p>
    <w:p w14:paraId="55EFD524" w14:textId="640EB048" w:rsidR="00C335D0" w:rsidRDefault="00C335D0" w:rsidP="00C335D0">
      <w:pPr>
        <w:pStyle w:val="altz"/>
        <w:ind w:firstLine="480"/>
      </w:pPr>
      <w:r>
        <w:rPr>
          <w:rFonts w:hint="eastAsia"/>
        </w:rPr>
        <w:t>考虑到本研究的学术资源约束与实验可扩展性，若对全部基座模型进行全参数微调，</w:t>
      </w:r>
      <w:r>
        <w:rPr>
          <w:rFonts w:hint="eastAsia"/>
        </w:rPr>
        <w:lastRenderedPageBreak/>
        <w:t>不仅需要巨大的显存开销，还会带来漫长的训练时间与高昂的算力成本。因此，本研究统一采用参数高效微调（</w:t>
      </w:r>
      <w:r>
        <w:rPr>
          <w:rFonts w:hint="eastAsia"/>
        </w:rPr>
        <w:t>PEFT</w:t>
      </w:r>
      <w:r>
        <w:rPr>
          <w:rFonts w:hint="eastAsia"/>
        </w:rPr>
        <w:t>）中的低秩适配（</w:t>
      </w:r>
      <w:r>
        <w:rPr>
          <w:rFonts w:hint="eastAsia"/>
        </w:rPr>
        <w:t>LoRA</w:t>
      </w:r>
      <w:r>
        <w:rPr>
          <w:rFonts w:hint="eastAsia"/>
        </w:rPr>
        <w:t>）方法作为核心技术路径。</w:t>
      </w:r>
    </w:p>
    <w:p w14:paraId="2F1D2A4E" w14:textId="77DA403A" w:rsidR="00776D10" w:rsidRDefault="00C335D0" w:rsidP="00C335D0">
      <w:pPr>
        <w:pStyle w:val="altz"/>
        <w:ind w:firstLine="480"/>
      </w:pPr>
      <w:r>
        <w:rPr>
          <w:rFonts w:hint="eastAsia"/>
        </w:rPr>
        <w:t>LoRA</w:t>
      </w:r>
      <w:r>
        <w:rPr>
          <w:rFonts w:hint="eastAsia"/>
        </w:rPr>
        <w:t>的核心思想是在保持预训练模型原始权重矩阵冻结的前提下，通过在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r>
        <w:rPr>
          <w:rFonts w:hint="eastAsia"/>
        </w:rPr>
        <w:t>LoRA</w:t>
      </w:r>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的秩</w:t>
      </w:r>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6D568610" w:rsidR="00C335D0" w:rsidRPr="00C335D0" w:rsidRDefault="00C335D0" w:rsidP="00C335D0">
      <w:pPr>
        <w:pStyle w:val="altz"/>
        <w:ind w:firstLine="480"/>
      </w:pPr>
      <w:r>
        <w:rPr>
          <w:rFonts w:hint="eastAsia"/>
        </w:rPr>
        <w:t>在具体实现层面，本研究借助</w:t>
      </w:r>
      <w:r>
        <w:rPr>
          <w:rFonts w:hint="eastAsia"/>
        </w:rPr>
        <w:t>LLaMAFactory</w:t>
      </w:r>
      <w:r>
        <w:rPr>
          <w:rFonts w:hint="eastAsia"/>
        </w:rPr>
        <w:t>框架完成</w:t>
      </w:r>
      <w:r>
        <w:rPr>
          <w:rFonts w:hint="eastAsia"/>
        </w:rPr>
        <w:t>LoRA</w:t>
      </w:r>
      <w:r>
        <w:rPr>
          <w:rFonts w:hint="eastAsia"/>
        </w:rPr>
        <w:t>微调的自动化配置与执行。所有实验均设置</w:t>
      </w:r>
      <w:r>
        <w:rPr>
          <w:rFonts w:hint="eastAsia"/>
        </w:rPr>
        <w:t>lora_rank = 8</w:t>
      </w:r>
      <w:r>
        <w:rPr>
          <w:rFonts w:hint="eastAsia"/>
        </w:rPr>
        <w:t>，并将</w:t>
      </w:r>
      <w:r>
        <w:rPr>
          <w:rFonts w:hint="eastAsia"/>
        </w:rPr>
        <w:t>lora_target</w:t>
      </w:r>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r>
        <w:rPr>
          <w:rFonts w:hint="eastAsia"/>
        </w:rPr>
        <w:t>LoRA</w:t>
      </w:r>
      <w:r>
        <w:rPr>
          <w:rFonts w:hint="eastAsia"/>
        </w:rPr>
        <w:t>适配器，以最大化模型的表达能力。训练阶段采用有监督微调</w:t>
      </w:r>
      <w:r w:rsidR="001E4FA3">
        <w:rPr>
          <w:rFonts w:hint="eastAsia"/>
        </w:rPr>
        <w:t>（</w:t>
      </w:r>
      <w:r>
        <w:rPr>
          <w:rFonts w:hint="eastAsia"/>
        </w:rPr>
        <w:t>SFT</w:t>
      </w:r>
      <w:r>
        <w:rPr>
          <w:rFonts w:hint="eastAsia"/>
        </w:rPr>
        <w:t>），数据格式遵循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r>
        <w:rPr>
          <w:rFonts w:hint="eastAsia"/>
        </w:rPr>
        <w:t>LLaMAFactory</w:t>
      </w:r>
      <w:r>
        <w:rPr>
          <w:rFonts w:hint="eastAsia"/>
        </w:rPr>
        <w:t>内置的</w:t>
      </w:r>
      <w:r w:rsidR="001F5FE9">
        <w:rPr>
          <w:rFonts w:hint="eastAsia"/>
        </w:rPr>
        <w:t>“</w:t>
      </w:r>
      <w:r>
        <w:rPr>
          <w:rFonts w:hint="eastAsia"/>
        </w:rPr>
        <w:t>qwen</w:t>
      </w:r>
      <w:r w:rsidR="001F5FE9">
        <w:rPr>
          <w:rFonts w:hint="eastAsia"/>
        </w:rPr>
        <w:t>”</w:t>
      </w:r>
      <w:r>
        <w:rPr>
          <w:rFonts w:hint="eastAsia"/>
        </w:rPr>
        <w:t>对话模板；针对</w:t>
      </w:r>
      <w:r>
        <w:rPr>
          <w:rFonts w:hint="eastAsia"/>
        </w:rPr>
        <w:t>Qwen3</w:t>
      </w:r>
      <w:r>
        <w:rPr>
          <w:rFonts w:hint="eastAsia"/>
        </w:rPr>
        <w:t>系列模型，考虑到其特有的思考模式（</w:t>
      </w:r>
      <w:r>
        <w:rPr>
          <w:rFonts w:hint="eastAsia"/>
        </w:rPr>
        <w:t>thinking mode</w:t>
      </w:r>
      <w:r>
        <w:rPr>
          <w:rFonts w:hint="eastAsia"/>
        </w:rPr>
        <w:t>）可能引入额外的推理链并增加输出不确定性，本研究统一采用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153" w:name="_Toc227982565"/>
      <w:r>
        <w:rPr>
          <w:rFonts w:hint="eastAsia"/>
        </w:rPr>
        <w:t>参数设置</w:t>
      </w:r>
      <w:bookmarkEnd w:id="153"/>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总了本次微调实验的核心超参数设置。</w:t>
      </w:r>
    </w:p>
    <w:p w14:paraId="3090C463" w14:textId="39DC5191" w:rsidR="00E65B0A" w:rsidRPr="00E65B0A" w:rsidRDefault="00E65B0A" w:rsidP="00E57BEC">
      <w:pPr>
        <w:pStyle w:val="aff6"/>
        <w:spacing w:before="326" w:after="163"/>
        <w:rPr>
          <w:sz w:val="18"/>
          <w:szCs w:val="16"/>
        </w:rPr>
      </w:pPr>
      <w:bookmarkStart w:id="154" w:name="_Ref227865595"/>
      <w:bookmarkStart w:id="155" w:name="_Toc227956050"/>
      <w:r w:rsidRPr="00E65B0A">
        <w:rPr>
          <w:rFonts w:hint="eastAsia"/>
        </w:rPr>
        <w:t>表</w:t>
      </w:r>
      <w:r w:rsidRPr="00E65B0A">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5</w:t>
      </w:r>
      <w:r w:rsidR="007B10FA">
        <w:fldChar w:fldCharType="end"/>
      </w:r>
      <w:bookmarkEnd w:id="154"/>
      <w:r w:rsidRPr="00E65B0A">
        <w:rPr>
          <w:rFonts w:hint="eastAsia"/>
        </w:rPr>
        <w:t xml:space="preserve"> </w:t>
      </w:r>
      <w:r w:rsidRPr="00E65B0A">
        <w:rPr>
          <w:rFonts w:hint="eastAsia"/>
        </w:rPr>
        <w:t>模型微调核心超参数配置</w:t>
      </w:r>
      <w:bookmarkEnd w:id="155"/>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1E4FA3" w:rsidRDefault="001E4FA3" w:rsidP="00654A62">
            <w:pPr>
              <w:pStyle w:val="altz"/>
              <w:snapToGrid/>
              <w:spacing w:line="240" w:lineRule="auto"/>
              <w:ind w:firstLineChars="0" w:firstLine="0"/>
              <w:contextualSpacing/>
              <w:rPr>
                <w:b/>
                <w:bCs/>
                <w:sz w:val="21"/>
                <w:szCs w:val="21"/>
              </w:rPr>
            </w:pPr>
            <w:r w:rsidRPr="001E4FA3">
              <w:rPr>
                <w:b/>
                <w:bCs/>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r w:rsidRPr="001E4FA3">
              <w:rPr>
                <w:sz w:val="21"/>
                <w:szCs w:val="21"/>
              </w:rPr>
              <w:t>num_train_epochs</w:t>
            </w:r>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r w:rsidRPr="001E4FA3">
              <w:rPr>
                <w:sz w:val="21"/>
                <w:szCs w:val="21"/>
              </w:rPr>
              <w:t>learning_rate</w:t>
            </w:r>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 xml:space="preserve">LoRA </w:t>
            </w:r>
            <w:r w:rsidRPr="001E4FA3">
              <w:rPr>
                <w:sz w:val="21"/>
                <w:szCs w:val="21"/>
              </w:rPr>
              <w:t>微调常用学习率，避免破坏预训练知识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r w:rsidRPr="001E4FA3">
              <w:rPr>
                <w:sz w:val="21"/>
                <w:szCs w:val="21"/>
              </w:rPr>
              <w:t>lr_scheduler_type</w:t>
            </w:r>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54A62">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r w:rsidRPr="001E4FA3">
              <w:rPr>
                <w:sz w:val="21"/>
                <w:szCs w:val="21"/>
              </w:rPr>
              <w:t>warmup_ratio</w:t>
            </w:r>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54A62">
        <w:trPr>
          <w:trHeight w:val="317"/>
        </w:trPr>
        <w:tc>
          <w:tcPr>
            <w:tcW w:w="1276" w:type="dxa"/>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r w:rsidRPr="001E4FA3">
              <w:rPr>
                <w:sz w:val="21"/>
                <w:szCs w:val="21"/>
              </w:rPr>
              <w:t>per_device_train_batch</w:t>
            </w:r>
            <w:r w:rsidRPr="001E4FA3">
              <w:rPr>
                <w:sz w:val="21"/>
                <w:szCs w:val="21"/>
              </w:rPr>
              <w:lastRenderedPageBreak/>
              <w:t>_size</w:t>
            </w:r>
            <w:r w:rsidRPr="001E4FA3">
              <w:rPr>
                <w:sz w:val="21"/>
                <w:szCs w:val="21"/>
              </w:rPr>
              <w:t>）</w:t>
            </w:r>
          </w:p>
        </w:tc>
        <w:tc>
          <w:tcPr>
            <w:tcW w:w="1134" w:type="dxa"/>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lastRenderedPageBreak/>
              <w:t>1</w:t>
            </w:r>
          </w:p>
        </w:tc>
        <w:tc>
          <w:tcPr>
            <w:tcW w:w="3543" w:type="dxa"/>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r w:rsidR="001E4FA3" w:rsidRPr="001E4FA3" w14:paraId="2BC9E980" w14:textId="77777777" w:rsidTr="00654A62">
        <w:trPr>
          <w:trHeight w:val="317"/>
        </w:trPr>
        <w:tc>
          <w:tcPr>
            <w:tcW w:w="1276" w:type="dxa"/>
            <w:vAlign w:val="center"/>
            <w:hideMark/>
          </w:tcPr>
          <w:p w14:paraId="0CAB0B4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r w:rsidRPr="001E4FA3">
              <w:rPr>
                <w:sz w:val="21"/>
                <w:szCs w:val="21"/>
              </w:rPr>
              <w:t>gradient_accumulation_steps</w:t>
            </w:r>
            <w:r w:rsidRPr="001E4FA3">
              <w:rPr>
                <w:sz w:val="21"/>
                <w:szCs w:val="21"/>
              </w:rPr>
              <w:t>）</w:t>
            </w:r>
          </w:p>
        </w:tc>
        <w:tc>
          <w:tcPr>
            <w:tcW w:w="1134" w:type="dxa"/>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r w:rsidRPr="001E4FA3">
              <w:rPr>
                <w:sz w:val="21"/>
                <w:szCs w:val="21"/>
              </w:rPr>
              <w:t>cutoff_len</w:t>
            </w:r>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r w:rsidRPr="001E4FA3">
              <w:rPr>
                <w:sz w:val="21"/>
                <w:szCs w:val="21"/>
              </w:rPr>
              <w:t>max_samples</w:t>
            </w:r>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秩（</w:t>
            </w:r>
            <w:r w:rsidRPr="001E4FA3">
              <w:rPr>
                <w:sz w:val="21"/>
                <w:szCs w:val="21"/>
              </w:rPr>
              <w:t>lora_rank</w:t>
            </w:r>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低秩分解维度，控制可训练参数量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r w:rsidRPr="001E4FA3">
              <w:rPr>
                <w:sz w:val="21"/>
                <w:szCs w:val="21"/>
              </w:rPr>
              <w:t>lora_target</w:t>
            </w:r>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r w:rsidRPr="001E4FA3">
              <w:rPr>
                <w:sz w:val="21"/>
                <w:szCs w:val="21"/>
              </w:rPr>
              <w:t>LoRA</w:t>
            </w:r>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r w:rsidRPr="001E4FA3">
              <w:rPr>
                <w:sz w:val="21"/>
                <w:szCs w:val="21"/>
              </w:rPr>
              <w:t>logging_steps</w:t>
            </w:r>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r w:rsidRPr="001E4FA3">
              <w:rPr>
                <w:sz w:val="21"/>
                <w:szCs w:val="21"/>
              </w:rPr>
              <w:t>save_steps</w:t>
            </w:r>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156" w:name="_Toc227982566"/>
      <w:r>
        <w:rPr>
          <w:rFonts w:hint="eastAsia"/>
        </w:rPr>
        <w:t>对照实验设计</w:t>
      </w:r>
      <w:bookmarkEnd w:id="156"/>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3750E87B" w14:textId="009E8730" w:rsidR="00E65B0A" w:rsidRDefault="00E65B0A" w:rsidP="00E65B0A">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310AEBBE" w:rsidR="00E65B0A" w:rsidRDefault="00E65B0A" w:rsidP="00E65B0A">
      <w:pPr>
        <w:pStyle w:val="altz"/>
        <w:ind w:firstLine="480"/>
      </w:pPr>
      <w:r>
        <w:rPr>
          <w:rFonts w:hint="eastAsia"/>
        </w:rPr>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Pr>
          <w:rFonts w:hint="eastAsia"/>
        </w:rPr>
        <w:t>"</w:t>
      </w:r>
      <w:r>
        <w:rPr>
          <w:rFonts w:hint="eastAsia"/>
        </w:rPr>
        <w:t>学习效率</w:t>
      </w:r>
      <w:r>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r>
        <w:rPr>
          <w:rFonts w:hint="eastAsia"/>
        </w:rPr>
        <w:t>跨代际模型的迁移对比。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代表了两个不同的技术代际。通过在相同数据集、相同超参数配置下分别微调这两个系列的模型，可以评估新一代架构在领域适配任务上是否带来了实质性的性能提升，从而为领域大模型的技术选型提供参考。</w:t>
      </w:r>
    </w:p>
    <w:p w14:paraId="64D72F87" w14:textId="2C7FC509" w:rsidR="00C45582" w:rsidRPr="00C45582" w:rsidRDefault="00C45582" w:rsidP="00C45582">
      <w:pPr>
        <w:pStyle w:val="altz"/>
        <w:snapToGrid/>
        <w:spacing w:beforeLines="100" w:before="326" w:afterLines="50" w:after="163" w:line="240" w:lineRule="auto"/>
        <w:ind w:firstLineChars="0" w:firstLine="0"/>
        <w:jc w:val="center"/>
        <w:rPr>
          <w:sz w:val="21"/>
          <w:szCs w:val="20"/>
        </w:rPr>
      </w:pPr>
      <w:bookmarkStart w:id="157" w:name="_Ref227859091"/>
      <w:bookmarkStart w:id="158" w:name="_Toc227956051"/>
      <w:r w:rsidRPr="00C45582">
        <w:rPr>
          <w:rFonts w:hint="eastAsia"/>
          <w:sz w:val="21"/>
          <w:szCs w:val="20"/>
        </w:rPr>
        <w:t>表</w:t>
      </w:r>
      <w:r w:rsidRPr="00C45582">
        <w:rPr>
          <w:rFonts w:hint="eastAsia"/>
          <w:sz w:val="21"/>
          <w:szCs w:val="20"/>
        </w:rPr>
        <w:t xml:space="preserve"> </w:t>
      </w:r>
      <w:r w:rsidR="007B10FA">
        <w:rPr>
          <w:sz w:val="21"/>
          <w:szCs w:val="20"/>
        </w:rPr>
        <w:fldChar w:fldCharType="begin"/>
      </w:r>
      <w:r w:rsidR="007B10FA">
        <w:rPr>
          <w:sz w:val="21"/>
          <w:szCs w:val="20"/>
        </w:rPr>
        <w:instrText xml:space="preserve"> </w:instrText>
      </w:r>
      <w:r w:rsidR="007B10FA">
        <w:rPr>
          <w:rFonts w:hint="eastAsia"/>
          <w:sz w:val="21"/>
          <w:szCs w:val="20"/>
        </w:rPr>
        <w:instrText>STYLEREF 1 \s</w:instrText>
      </w:r>
      <w:r w:rsidR="007B10FA">
        <w:rPr>
          <w:sz w:val="21"/>
          <w:szCs w:val="20"/>
        </w:rPr>
        <w:instrText xml:space="preserve"> </w:instrText>
      </w:r>
      <w:r w:rsidR="007B10FA">
        <w:rPr>
          <w:sz w:val="21"/>
          <w:szCs w:val="20"/>
        </w:rPr>
        <w:fldChar w:fldCharType="separate"/>
      </w:r>
      <w:r w:rsidR="007B10FA">
        <w:rPr>
          <w:noProof/>
          <w:sz w:val="21"/>
          <w:szCs w:val="20"/>
        </w:rPr>
        <w:t>6</w:t>
      </w:r>
      <w:r w:rsidR="007B10FA">
        <w:rPr>
          <w:sz w:val="21"/>
          <w:szCs w:val="20"/>
        </w:rPr>
        <w:fldChar w:fldCharType="end"/>
      </w:r>
      <w:r w:rsidR="007B10FA">
        <w:rPr>
          <w:sz w:val="21"/>
          <w:szCs w:val="20"/>
        </w:rPr>
        <w:noBreakHyphen/>
      </w:r>
      <w:r w:rsidR="007B10FA">
        <w:rPr>
          <w:sz w:val="21"/>
          <w:szCs w:val="20"/>
        </w:rPr>
        <w:fldChar w:fldCharType="begin"/>
      </w:r>
      <w:r w:rsidR="007B10FA">
        <w:rPr>
          <w:sz w:val="21"/>
          <w:szCs w:val="20"/>
        </w:rPr>
        <w:instrText xml:space="preserve"> </w:instrText>
      </w:r>
      <w:r w:rsidR="007B10FA">
        <w:rPr>
          <w:rFonts w:hint="eastAsia"/>
          <w:sz w:val="21"/>
          <w:szCs w:val="20"/>
        </w:rPr>
        <w:instrText xml:space="preserve">SEQ </w:instrText>
      </w:r>
      <w:r w:rsidR="007B10FA">
        <w:rPr>
          <w:rFonts w:hint="eastAsia"/>
          <w:sz w:val="21"/>
          <w:szCs w:val="20"/>
        </w:rPr>
        <w:instrText>表</w:instrText>
      </w:r>
      <w:r w:rsidR="007B10FA">
        <w:rPr>
          <w:rFonts w:hint="eastAsia"/>
          <w:sz w:val="21"/>
          <w:szCs w:val="20"/>
        </w:rPr>
        <w:instrText xml:space="preserve"> \* ARABIC \s 1</w:instrText>
      </w:r>
      <w:r w:rsidR="007B10FA">
        <w:rPr>
          <w:sz w:val="21"/>
          <w:szCs w:val="20"/>
        </w:rPr>
        <w:instrText xml:space="preserve"> </w:instrText>
      </w:r>
      <w:r w:rsidR="007B10FA">
        <w:rPr>
          <w:sz w:val="21"/>
          <w:szCs w:val="20"/>
        </w:rPr>
        <w:fldChar w:fldCharType="separate"/>
      </w:r>
      <w:r w:rsidR="007B10FA">
        <w:rPr>
          <w:noProof/>
          <w:sz w:val="21"/>
          <w:szCs w:val="20"/>
        </w:rPr>
        <w:t>6</w:t>
      </w:r>
      <w:r w:rsidR="007B10FA">
        <w:rPr>
          <w:sz w:val="21"/>
          <w:szCs w:val="20"/>
        </w:rPr>
        <w:fldChar w:fldCharType="end"/>
      </w:r>
      <w:bookmarkEnd w:id="157"/>
      <w:r w:rsidR="009B07E3">
        <w:rPr>
          <w:rFonts w:hint="eastAsia"/>
          <w:sz w:val="21"/>
          <w:szCs w:val="20"/>
        </w:rPr>
        <w:t xml:space="preserve"> </w:t>
      </w:r>
      <w:r w:rsidRPr="00C45582">
        <w:rPr>
          <w:rFonts w:hint="eastAsia"/>
          <w:sz w:val="21"/>
          <w:szCs w:val="20"/>
        </w:rPr>
        <w:t>领域微调对照实验设计说明</w:t>
      </w:r>
      <w:bookmarkEnd w:id="158"/>
    </w:p>
    <w:tbl>
      <w:tblPr>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C45582" w:rsidRPr="00C45582" w14:paraId="6B066559" w14:textId="77777777" w:rsidTr="00654A62">
        <w:trPr>
          <w:trHeight w:val="317"/>
        </w:trPr>
        <w:tc>
          <w:tcPr>
            <w:tcW w:w="1276" w:type="dxa"/>
            <w:tcBorders>
              <w:top w:val="single" w:sz="4" w:space="0" w:color="auto"/>
              <w:bottom w:val="single" w:sz="4" w:space="0" w:color="auto"/>
            </w:tcBorders>
            <w:vAlign w:val="center"/>
            <w:hideMark/>
          </w:tcPr>
          <w:p w14:paraId="30913939"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实验维度</w:t>
            </w:r>
          </w:p>
        </w:tc>
        <w:tc>
          <w:tcPr>
            <w:tcW w:w="2552" w:type="dxa"/>
            <w:tcBorders>
              <w:top w:val="single" w:sz="4" w:space="0" w:color="auto"/>
              <w:bottom w:val="single" w:sz="4" w:space="0" w:color="auto"/>
            </w:tcBorders>
            <w:vAlign w:val="center"/>
            <w:hideMark/>
          </w:tcPr>
          <w:p w14:paraId="4E4D0D42"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对比对象</w:t>
            </w:r>
          </w:p>
        </w:tc>
        <w:tc>
          <w:tcPr>
            <w:tcW w:w="2126" w:type="dxa"/>
            <w:tcBorders>
              <w:top w:val="single" w:sz="4" w:space="0" w:color="auto"/>
              <w:bottom w:val="single" w:sz="4" w:space="0" w:color="auto"/>
            </w:tcBorders>
            <w:vAlign w:val="center"/>
            <w:hideMark/>
          </w:tcPr>
          <w:p w14:paraId="7D0276BD"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控制条件</w:t>
            </w:r>
          </w:p>
        </w:tc>
        <w:tc>
          <w:tcPr>
            <w:tcW w:w="3260" w:type="dxa"/>
            <w:tcBorders>
              <w:top w:val="single" w:sz="4" w:space="0" w:color="auto"/>
              <w:bottom w:val="single" w:sz="4" w:space="0" w:color="auto"/>
            </w:tcBorders>
            <w:vAlign w:val="center"/>
            <w:hideMark/>
          </w:tcPr>
          <w:p w14:paraId="629221BA"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考察目标</w:t>
            </w:r>
          </w:p>
        </w:tc>
      </w:tr>
      <w:tr w:rsidR="00C45582" w:rsidRPr="00C45582" w14:paraId="0F00E2A4" w14:textId="77777777" w:rsidTr="00654A62">
        <w:trPr>
          <w:trHeight w:val="317"/>
        </w:trPr>
        <w:tc>
          <w:tcPr>
            <w:tcW w:w="1276" w:type="dxa"/>
            <w:tcBorders>
              <w:top w:val="single" w:sz="4" w:space="0" w:color="auto"/>
            </w:tcBorders>
            <w:vAlign w:val="center"/>
            <w:hideMark/>
          </w:tcPr>
          <w:p w14:paraId="6F6AF8D9" w14:textId="3629EDC0"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75D97DDC" w14:textId="0F01E76F" w:rsidR="00C45582" w:rsidRPr="00C45582" w:rsidRDefault="00A62D4A" w:rsidP="00C45582">
            <w:pPr>
              <w:pStyle w:val="altz"/>
              <w:snapToGrid/>
              <w:spacing w:line="240" w:lineRule="auto"/>
              <w:ind w:rightChars="50" w:right="120" w:firstLineChars="0" w:firstLine="0"/>
              <w:rPr>
                <w:sz w:val="21"/>
                <w:szCs w:val="20"/>
              </w:rPr>
            </w:pPr>
            <w:r>
              <w:rPr>
                <w:rFonts w:hint="eastAsia"/>
                <w:sz w:val="21"/>
                <w:szCs w:val="20"/>
              </w:rPr>
              <w:t>基线</w:t>
            </w:r>
            <w:r w:rsidR="00C45582" w:rsidRPr="00C45582">
              <w:rPr>
                <w:sz w:val="21"/>
                <w:szCs w:val="20"/>
              </w:rPr>
              <w:t>模型</w:t>
            </w:r>
            <w:r w:rsidR="00C45582" w:rsidRPr="00C45582">
              <w:rPr>
                <w:sz w:val="21"/>
                <w:szCs w:val="20"/>
              </w:rPr>
              <w:t xml:space="preserve"> vs.</w:t>
            </w:r>
            <w:r w:rsidR="00C45582">
              <w:rPr>
                <w:rFonts w:hint="eastAsia"/>
                <w:sz w:val="21"/>
                <w:szCs w:val="20"/>
              </w:rPr>
              <w:t xml:space="preserve"> </w:t>
            </w:r>
            <w:r w:rsidR="00C45582" w:rsidRPr="00C45582">
              <w:rPr>
                <w:sz w:val="21"/>
                <w:szCs w:val="20"/>
              </w:rPr>
              <w:t>其微调版本</w:t>
            </w:r>
          </w:p>
        </w:tc>
        <w:tc>
          <w:tcPr>
            <w:tcW w:w="2126" w:type="dxa"/>
            <w:tcBorders>
              <w:top w:val="single" w:sz="4" w:space="0" w:color="auto"/>
            </w:tcBorders>
            <w:vAlign w:val="center"/>
            <w:hideMark/>
          </w:tcPr>
          <w:p w14:paraId="33BE69D1"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2AEE4B5F"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C45582" w:rsidRPr="00C45582" w14:paraId="78172E1D" w14:textId="77777777" w:rsidTr="00654A62">
        <w:trPr>
          <w:trHeight w:val="317"/>
        </w:trPr>
        <w:tc>
          <w:tcPr>
            <w:tcW w:w="1276" w:type="dxa"/>
            <w:vAlign w:val="center"/>
            <w:hideMark/>
          </w:tcPr>
          <w:p w14:paraId="300360D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跨参数规模对比</w:t>
            </w:r>
          </w:p>
        </w:tc>
        <w:tc>
          <w:tcPr>
            <w:tcW w:w="2552" w:type="dxa"/>
            <w:vAlign w:val="center"/>
            <w:hideMark/>
          </w:tcPr>
          <w:p w14:paraId="0CA68826" w14:textId="0CF9A6B6"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1.5B/3B</w:t>
            </w:r>
            <w:r w:rsidR="00654A62">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6BC1D931" w14:textId="1CED1663"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相同数据、相同训练轮数、相同</w:t>
            </w:r>
            <w:r w:rsidRPr="00C45582">
              <w:rPr>
                <w:sz w:val="21"/>
                <w:szCs w:val="20"/>
              </w:rPr>
              <w:t>LoRA</w:t>
            </w:r>
            <w:r w:rsidRPr="00C45582">
              <w:rPr>
                <w:sz w:val="21"/>
                <w:szCs w:val="20"/>
              </w:rPr>
              <w:t>配置</w:t>
            </w:r>
          </w:p>
        </w:tc>
        <w:tc>
          <w:tcPr>
            <w:tcW w:w="3260" w:type="dxa"/>
            <w:vAlign w:val="center"/>
            <w:hideMark/>
          </w:tcPr>
          <w:p w14:paraId="06B6204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C45582" w:rsidRPr="00C45582" w14:paraId="44EED4B7" w14:textId="77777777" w:rsidTr="00654A62">
        <w:trPr>
          <w:trHeight w:val="317"/>
        </w:trPr>
        <w:tc>
          <w:tcPr>
            <w:tcW w:w="1276" w:type="dxa"/>
            <w:tcBorders>
              <w:bottom w:val="single" w:sz="4" w:space="0" w:color="auto"/>
            </w:tcBorders>
            <w:vAlign w:val="center"/>
            <w:hideMark/>
          </w:tcPr>
          <w:p w14:paraId="2C510C0B"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跨代际对比</w:t>
            </w:r>
          </w:p>
        </w:tc>
        <w:tc>
          <w:tcPr>
            <w:tcW w:w="2552" w:type="dxa"/>
            <w:tcBorders>
              <w:bottom w:val="single" w:sz="4" w:space="0" w:color="auto"/>
            </w:tcBorders>
            <w:vAlign w:val="center"/>
            <w:hideMark/>
          </w:tcPr>
          <w:p w14:paraId="3C47BF10" w14:textId="690EEA1C"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2779A414"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00984FE3" w14:textId="77777777" w:rsidR="00C45582" w:rsidRPr="00C45582" w:rsidRDefault="00C45582" w:rsidP="00C45582">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EDDB28B" w14:textId="5060A500" w:rsidR="00C45582" w:rsidRPr="00C45582" w:rsidRDefault="00C45582" w:rsidP="00C45582">
      <w:pPr>
        <w:pStyle w:val="altz"/>
        <w:snapToGrid/>
        <w:spacing w:line="240" w:lineRule="auto"/>
        <w:ind w:firstLineChars="0" w:firstLine="0"/>
        <w:rPr>
          <w:sz w:val="18"/>
          <w:szCs w:val="16"/>
        </w:rPr>
      </w:pPr>
      <w:r w:rsidRPr="00C45582">
        <w:rPr>
          <w:rFonts w:hint="eastAsia"/>
          <w:sz w:val="18"/>
          <w:szCs w:val="16"/>
        </w:rPr>
        <w:t>注：所有实验均在完全相同的测试集（</w:t>
      </w:r>
      <w:r w:rsidRPr="00C45582">
        <w:rPr>
          <w:rFonts w:hint="eastAsia"/>
          <w:sz w:val="18"/>
          <w:szCs w:val="16"/>
        </w:rPr>
        <w:t>N=282</w:t>
      </w:r>
      <w:r w:rsidRPr="00C45582">
        <w:rPr>
          <w:rFonts w:hint="eastAsia"/>
          <w:sz w:val="18"/>
          <w:szCs w:val="16"/>
        </w:rPr>
        <w:t>）上执行，测试集与训练</w:t>
      </w:r>
      <w:r w:rsidRPr="00C45582">
        <w:rPr>
          <w:rFonts w:hint="eastAsia"/>
          <w:sz w:val="18"/>
          <w:szCs w:val="16"/>
        </w:rPr>
        <w:t>/</w:t>
      </w:r>
      <w:r w:rsidRPr="00C45582">
        <w:rPr>
          <w:rFonts w:hint="eastAsia"/>
          <w:sz w:val="18"/>
          <w:szCs w:val="16"/>
        </w:rPr>
        <w:t>验证集严格互斥；生成阶段统一固定解码参数（如</w:t>
      </w:r>
      <w:r w:rsidRPr="00C45582">
        <w:rPr>
          <w:rFonts w:hint="eastAsia"/>
          <w:sz w:val="18"/>
          <w:szCs w:val="16"/>
        </w:rPr>
        <w:t>temperature</w:t>
      </w:r>
      <w:r w:rsidRPr="00C45582">
        <w:rPr>
          <w:rFonts w:hint="eastAsia"/>
          <w:sz w:val="18"/>
          <w:szCs w:val="16"/>
        </w:rPr>
        <w:t>、</w:t>
      </w:r>
      <w:r w:rsidRPr="00C45582">
        <w:rPr>
          <w:rFonts w:hint="eastAsia"/>
          <w:sz w:val="18"/>
          <w:szCs w:val="16"/>
        </w:rPr>
        <w:t>top_p</w:t>
      </w:r>
      <w:r w:rsidRPr="00C45582">
        <w:rPr>
          <w:rFonts w:hint="eastAsia"/>
          <w:sz w:val="18"/>
          <w:szCs w:val="16"/>
        </w:rPr>
        <w:t>），以排除随机性干扰。</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159" w:name="_Toc227982567"/>
      <w:r>
        <w:rPr>
          <w:rFonts w:hint="eastAsia"/>
        </w:rPr>
        <w:t>微调结果评估</w:t>
      </w:r>
      <w:bookmarkEnd w:id="159"/>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系列指标衡量生成答案与人工审核金标准之间的文本重叠度，从语言学层面评估内容一致性；其二，沿用第五章确立的六维度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160" w:name="_Toc227982568"/>
      <w:r>
        <w:rPr>
          <w:rFonts w:hint="eastAsia"/>
        </w:rPr>
        <w:t>自动化指标结果</w:t>
      </w:r>
      <w:bookmarkEnd w:id="160"/>
    </w:p>
    <w:p w14:paraId="2B5A1347" w14:textId="3E0632E7"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740296">
        <w:instrText xml:space="preserve"> ADDIN ZOTERO_ITEM CSL_CITATION {"citationID":"RloytE9c","properties":{"unsorted":false,"formattedCitation":"\\super [41]\\nosupersub{}","plainCitation":"[41]","noteIndex":0},"citationItems":[{"id":1077,"uris":["http://zotero.org/users/15209510/items/9QYY4BH8"],"itemData":{"id":1077,"type":"article-journal","abstract":"This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3B4A79">
        <w:rPr>
          <w:rFonts w:hint="eastAsia"/>
          <w:highlight w:val="yellow"/>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（最长公共子序列）三项指标，分别从不同粒度评估模型生成答案与人工审核金标准答之间的文本一致性。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161"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161"/>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162"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162"/>
          </w:p>
        </w:tc>
      </w:tr>
    </w:tbl>
    <w:p w14:paraId="75F9584A" w14:textId="77777777" w:rsidR="00BF57A1" w:rsidRDefault="00BF57A1" w:rsidP="00776D10">
      <w:pPr>
        <w:pStyle w:val="altz"/>
        <w:ind w:firstLine="480"/>
      </w:pPr>
      <w:r w:rsidRPr="00CC1502">
        <w:rPr>
          <w:rFonts w:hint="eastAsia"/>
        </w:rPr>
        <w:lastRenderedPageBreak/>
        <w:t>其中，</w:t>
      </w:r>
      <w:r>
        <w:rPr>
          <w:rFonts w:hint="eastAsia"/>
        </w:rPr>
        <w:t>N-gram(</w:t>
      </w:r>
      <w:r>
        <w:rPr>
          <w:rFonts w:hint="eastAsia"/>
        </w:rPr>
        <w:t>生产文本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64C4FCC1"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Pr="00776D10">
        <w:rPr>
          <w:rStyle w:val="altz0"/>
          <w:rFonts w:hint="eastAsia"/>
        </w:rPr>
        <w:t xml:space="preserve"> </w:t>
      </w:r>
      <w:r w:rsidR="00776D10" w:rsidRPr="00776D10">
        <w:rPr>
          <w:rStyle w:val="altz0"/>
          <w:rFonts w:hint="eastAsia"/>
        </w:rPr>
        <w:fldChar w:fldCharType="begin"/>
      </w:r>
      <w:r w:rsidR="00776D10" w:rsidRPr="00776D10">
        <w:rPr>
          <w:rStyle w:val="altz0"/>
          <w:rFonts w:hint="eastAsia"/>
        </w:rPr>
        <w:instrText xml:space="preserve"> REF _Ref227864812 \h </w:instrText>
      </w:r>
      <w:r w:rsidR="00776D10" w:rsidRPr="00776D10">
        <w:rPr>
          <w:rStyle w:val="altz0"/>
          <w:rFonts w:hint="eastAsia"/>
        </w:rPr>
      </w:r>
      <w:r w:rsidR="00776D10" w:rsidRPr="00776D10">
        <w:rPr>
          <w:rStyle w:val="altz0"/>
          <w:rFonts w:hint="eastAsia"/>
        </w:rPr>
        <w:fldChar w:fldCharType="separate"/>
      </w:r>
      <w:r w:rsidR="00776D10" w:rsidRPr="00776D10">
        <w:rPr>
          <w:rStyle w:val="altz0"/>
          <w:rFonts w:hint="eastAsia"/>
        </w:rPr>
        <w:t>(6</w:t>
      </w:r>
      <w:r w:rsidR="00776D10" w:rsidRPr="00776D10">
        <w:rPr>
          <w:rStyle w:val="altz0"/>
          <w:rFonts w:hint="eastAsia"/>
        </w:rPr>
        <w:noBreakHyphen/>
        <w:t>3)</w:t>
      </w:r>
      <w:r w:rsidR="00776D10" w:rsidRPr="00776D10">
        <w:rPr>
          <w:rStyle w:val="altz0"/>
          <w:rFonts w:hint="eastAsia"/>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163"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163"/>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r>
        <w:rPr>
          <w:rFonts w:hint="eastAsia"/>
        </w:rPr>
        <w:t>Jieba</w:t>
      </w:r>
      <w:r>
        <w:rPr>
          <w:rFonts w:hint="eastAsia"/>
        </w:rPr>
        <w:t>分词工具对所有文本进行预处理，以词为单位而非字符为单位进行重叠度统计，从而更准确地反映语义层面的重合情况。</w:t>
      </w:r>
    </w:p>
    <w:p w14:paraId="2519ED4C" w14:textId="72B268C2" w:rsidR="00E57BEC" w:rsidRPr="00E57BEC" w:rsidRDefault="00505C0F" w:rsidP="00E57BEC">
      <w:pPr>
        <w:pStyle w:val="altz"/>
        <w:ind w:firstLine="480"/>
      </w:pPr>
      <w:r w:rsidRPr="00E57BEC">
        <w:fldChar w:fldCharType="begin"/>
      </w:r>
      <w:r w:rsidRPr="00E57BEC">
        <w:instrText xml:space="preserve"> </w:instrText>
      </w:r>
      <w:r w:rsidRPr="00E57BEC">
        <w:rPr>
          <w:rFonts w:hint="eastAsia"/>
        </w:rPr>
        <w:instrText>REF _Ref227863553 \h</w:instrText>
      </w:r>
      <w:r w:rsidRPr="00E57BEC">
        <w:instrText xml:space="preserve"> </w:instrText>
      </w:r>
      <w:r w:rsidRPr="00E57BEC">
        <w:fldChar w:fldCharType="separate"/>
      </w:r>
      <w:r w:rsidRPr="00E57BEC">
        <w:rPr>
          <w:rFonts w:hint="eastAsia"/>
        </w:rPr>
        <w:t>表</w:t>
      </w:r>
      <w:r w:rsidRPr="00E57BEC">
        <w:rPr>
          <w:rFonts w:hint="eastAsia"/>
        </w:rPr>
        <w:t xml:space="preserve"> 6</w:t>
      </w:r>
      <w:r w:rsidRPr="00E57BEC">
        <w:rPr>
          <w:rFonts w:hint="eastAsia"/>
        </w:rPr>
        <w:noBreakHyphen/>
        <w:t>7</w:t>
      </w:r>
      <w:r w:rsidRPr="00E57BEC">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12A07EBE" w14:textId="3B615A59" w:rsidR="00505C0F" w:rsidRPr="00505C0F" w:rsidRDefault="00505C0F" w:rsidP="00E57BEC">
      <w:pPr>
        <w:pStyle w:val="aff6"/>
        <w:spacing w:before="326" w:after="163"/>
        <w:rPr>
          <w:rFonts w:ascii="宋体" w:hAnsi="宋体" w:hint="eastAsia"/>
        </w:rPr>
      </w:pPr>
      <w:bookmarkStart w:id="164" w:name="_Ref227863553"/>
      <w:bookmarkStart w:id="165" w:name="_Toc227956052"/>
      <w:r w:rsidRPr="00505C0F">
        <w:rPr>
          <w:rFonts w:ascii="宋体" w:hAnsi="宋体" w:hint="eastAsia"/>
        </w:rPr>
        <w:t xml:space="preserve">表 </w:t>
      </w:r>
      <w:r w:rsidR="007B10FA">
        <w:rPr>
          <w:rFonts w:ascii="宋体" w:hAnsi="宋体" w:hint="eastAsia"/>
        </w:rPr>
        <w:fldChar w:fldCharType="begin"/>
      </w:r>
      <w:r w:rsidR="007B10FA">
        <w:rPr>
          <w:rFonts w:ascii="宋体" w:hAnsi="宋体" w:hint="eastAsia"/>
        </w:rPr>
        <w:instrText xml:space="preserve"> STYLEREF 1 \s </w:instrText>
      </w:r>
      <w:r w:rsidR="007B10FA">
        <w:rPr>
          <w:rFonts w:ascii="宋体" w:hAnsi="宋体" w:hint="eastAsia"/>
        </w:rPr>
        <w:fldChar w:fldCharType="separate"/>
      </w:r>
      <w:r w:rsidR="007B10FA">
        <w:rPr>
          <w:rFonts w:ascii="宋体" w:hAnsi="宋体" w:hint="eastAsia"/>
          <w:noProof/>
        </w:rPr>
        <w:t>6</w:t>
      </w:r>
      <w:r w:rsidR="007B10FA">
        <w:rPr>
          <w:rFonts w:ascii="宋体" w:hAnsi="宋体" w:hint="eastAsia"/>
        </w:rPr>
        <w:fldChar w:fldCharType="end"/>
      </w:r>
      <w:r w:rsidR="007B10FA">
        <w:rPr>
          <w:rFonts w:ascii="宋体" w:hAnsi="宋体" w:hint="eastAsia"/>
        </w:rPr>
        <w:noBreakHyphen/>
      </w:r>
      <w:r w:rsidR="007B10FA">
        <w:rPr>
          <w:rFonts w:ascii="宋体" w:hAnsi="宋体" w:hint="eastAsia"/>
        </w:rPr>
        <w:fldChar w:fldCharType="begin"/>
      </w:r>
      <w:r w:rsidR="007B10FA">
        <w:rPr>
          <w:rFonts w:ascii="宋体" w:hAnsi="宋体" w:hint="eastAsia"/>
        </w:rPr>
        <w:instrText xml:space="preserve"> SEQ 表 \* ARABIC \s 1 </w:instrText>
      </w:r>
      <w:r w:rsidR="007B10FA">
        <w:rPr>
          <w:rFonts w:ascii="宋体" w:hAnsi="宋体" w:hint="eastAsia"/>
        </w:rPr>
        <w:fldChar w:fldCharType="separate"/>
      </w:r>
      <w:r w:rsidR="007B10FA">
        <w:rPr>
          <w:rFonts w:ascii="宋体" w:hAnsi="宋体" w:hint="eastAsia"/>
          <w:noProof/>
        </w:rPr>
        <w:t>7</w:t>
      </w:r>
      <w:r w:rsidR="007B10FA">
        <w:rPr>
          <w:rFonts w:ascii="宋体" w:hAnsi="宋体" w:hint="eastAsia"/>
        </w:rPr>
        <w:fldChar w:fldCharType="end"/>
      </w:r>
      <w:bookmarkEnd w:id="164"/>
      <w:r w:rsidRPr="00505C0F">
        <w:rPr>
          <w:rFonts w:ascii="宋体" w:hAnsi="宋体" w:hint="eastAsia"/>
        </w:rPr>
        <w:t xml:space="preserve"> 各模型</w:t>
      </w:r>
      <w:r w:rsidRPr="00505C0F">
        <w:t>ROUGE</w:t>
      </w:r>
      <w:r w:rsidRPr="00505C0F">
        <w:rPr>
          <w:rFonts w:ascii="宋体" w:hAnsi="宋体" w:hint="eastAsia"/>
        </w:rPr>
        <w:t>分数对比</w:t>
      </w:r>
      <w:bookmarkEnd w:id="165"/>
    </w:p>
    <w:tbl>
      <w:tblPr>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505C0F" w:rsidRPr="00C45582" w14:paraId="27A58EE2" w14:textId="49EFA0A4" w:rsidTr="00505C0F">
        <w:trPr>
          <w:trHeight w:val="317"/>
        </w:trPr>
        <w:tc>
          <w:tcPr>
            <w:tcW w:w="1701" w:type="dxa"/>
            <w:tcBorders>
              <w:top w:val="single" w:sz="4" w:space="0" w:color="auto"/>
              <w:bottom w:val="single" w:sz="4" w:space="0" w:color="auto"/>
            </w:tcBorders>
            <w:vAlign w:val="center"/>
            <w:hideMark/>
          </w:tcPr>
          <w:p w14:paraId="777E57DF" w14:textId="5E1E1CF0" w:rsidR="00505C0F" w:rsidRPr="00505C0F" w:rsidRDefault="00505C0F" w:rsidP="00505C0F">
            <w:pPr>
              <w:pStyle w:val="altz"/>
              <w:wordWrap/>
              <w:spacing w:line="240" w:lineRule="auto"/>
              <w:ind w:firstLineChars="0" w:firstLine="0"/>
              <w:rPr>
                <w:b/>
                <w:bCs/>
                <w:sz w:val="21"/>
                <w:szCs w:val="20"/>
              </w:rPr>
            </w:pPr>
            <w:r w:rsidRPr="00505C0F">
              <w:rPr>
                <w:rStyle w:val="ne-text"/>
                <w:b/>
                <w:bCs/>
              </w:rPr>
              <w:t>模型</w:t>
            </w:r>
          </w:p>
        </w:tc>
        <w:tc>
          <w:tcPr>
            <w:tcW w:w="1560" w:type="dxa"/>
            <w:tcBorders>
              <w:top w:val="single" w:sz="4" w:space="0" w:color="auto"/>
              <w:bottom w:val="single" w:sz="4" w:space="0" w:color="auto"/>
            </w:tcBorders>
            <w:vAlign w:val="center"/>
            <w:hideMark/>
          </w:tcPr>
          <w:p w14:paraId="44FDEBC4" w14:textId="3E8A4DF1" w:rsidR="00505C0F" w:rsidRPr="00505C0F" w:rsidRDefault="00505C0F" w:rsidP="00505C0F">
            <w:pPr>
              <w:pStyle w:val="altz"/>
              <w:wordWrap/>
              <w:spacing w:line="240" w:lineRule="auto"/>
              <w:ind w:firstLineChars="0" w:firstLine="0"/>
              <w:rPr>
                <w:b/>
                <w:bCs/>
                <w:sz w:val="21"/>
                <w:szCs w:val="20"/>
              </w:rPr>
            </w:pPr>
            <w:r w:rsidRPr="00505C0F">
              <w:rPr>
                <w:rStyle w:val="ne-text"/>
                <w:b/>
                <w:bCs/>
              </w:rPr>
              <w:t>类型</w:t>
            </w:r>
          </w:p>
        </w:tc>
        <w:tc>
          <w:tcPr>
            <w:tcW w:w="1984" w:type="dxa"/>
            <w:tcBorders>
              <w:top w:val="single" w:sz="4" w:space="0" w:color="auto"/>
              <w:bottom w:val="single" w:sz="4" w:space="0" w:color="auto"/>
            </w:tcBorders>
            <w:vAlign w:val="center"/>
            <w:hideMark/>
          </w:tcPr>
          <w:p w14:paraId="5C4A8B74" w14:textId="668C5A31" w:rsidR="00505C0F" w:rsidRPr="00505C0F" w:rsidRDefault="00505C0F" w:rsidP="00505C0F">
            <w:pPr>
              <w:pStyle w:val="altz"/>
              <w:wordWrap/>
              <w:spacing w:line="240" w:lineRule="auto"/>
              <w:ind w:firstLineChars="0" w:firstLine="0"/>
              <w:rPr>
                <w:b/>
                <w:bCs/>
                <w:sz w:val="21"/>
                <w:szCs w:val="20"/>
              </w:rPr>
            </w:pPr>
            <w:r w:rsidRPr="00505C0F">
              <w:rPr>
                <w:rStyle w:val="ne-text"/>
                <w:b/>
                <w:bCs/>
              </w:rPr>
              <w:t>ROUGE-1 (F1)</w:t>
            </w:r>
          </w:p>
        </w:tc>
        <w:tc>
          <w:tcPr>
            <w:tcW w:w="1985" w:type="dxa"/>
            <w:tcBorders>
              <w:top w:val="single" w:sz="4" w:space="0" w:color="auto"/>
              <w:bottom w:val="single" w:sz="4" w:space="0" w:color="auto"/>
            </w:tcBorders>
            <w:vAlign w:val="center"/>
            <w:hideMark/>
          </w:tcPr>
          <w:p w14:paraId="32D4C565" w14:textId="3BBBC15A" w:rsidR="00505C0F" w:rsidRPr="00505C0F" w:rsidRDefault="00505C0F" w:rsidP="00505C0F">
            <w:pPr>
              <w:pStyle w:val="altz"/>
              <w:wordWrap/>
              <w:spacing w:line="240" w:lineRule="auto"/>
              <w:ind w:firstLineChars="0" w:firstLine="0"/>
              <w:rPr>
                <w:b/>
                <w:bCs/>
                <w:sz w:val="21"/>
                <w:szCs w:val="20"/>
              </w:rPr>
            </w:pPr>
            <w:r w:rsidRPr="00505C0F">
              <w:rPr>
                <w:rStyle w:val="ne-text"/>
                <w:b/>
                <w:bCs/>
              </w:rPr>
              <w:t>ROUGE-2 (F1)</w:t>
            </w:r>
          </w:p>
        </w:tc>
        <w:tc>
          <w:tcPr>
            <w:tcW w:w="1842" w:type="dxa"/>
            <w:tcBorders>
              <w:top w:val="single" w:sz="4" w:space="0" w:color="auto"/>
              <w:bottom w:val="single" w:sz="4" w:space="0" w:color="auto"/>
            </w:tcBorders>
            <w:vAlign w:val="center"/>
          </w:tcPr>
          <w:p w14:paraId="08F29896" w14:textId="2CF565E6" w:rsidR="00505C0F" w:rsidRPr="00505C0F" w:rsidRDefault="00505C0F" w:rsidP="00505C0F">
            <w:pPr>
              <w:pStyle w:val="altz"/>
              <w:wordWrap/>
              <w:spacing w:line="240" w:lineRule="auto"/>
              <w:ind w:firstLineChars="0" w:firstLine="0"/>
              <w:rPr>
                <w:b/>
                <w:bCs/>
                <w:sz w:val="21"/>
                <w:szCs w:val="20"/>
              </w:rPr>
            </w:pPr>
            <w:r w:rsidRPr="00505C0F">
              <w:rPr>
                <w:rStyle w:val="ne-text"/>
                <w:b/>
                <w:bCs/>
              </w:rPr>
              <w:t>ROUGE-L (F1)</w:t>
            </w:r>
          </w:p>
        </w:tc>
      </w:tr>
      <w:tr w:rsidR="00505C0F" w:rsidRPr="00C45582" w14:paraId="77309039" w14:textId="5DD46046" w:rsidTr="00505C0F">
        <w:trPr>
          <w:trHeight w:val="317"/>
        </w:trPr>
        <w:tc>
          <w:tcPr>
            <w:tcW w:w="1701" w:type="dxa"/>
            <w:tcBorders>
              <w:top w:val="single" w:sz="4" w:space="0" w:color="auto"/>
            </w:tcBorders>
            <w:vAlign w:val="center"/>
            <w:hideMark/>
          </w:tcPr>
          <w:p w14:paraId="156729C1" w14:textId="53002057"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Qwen2.5-1.5B</w:t>
            </w:r>
          </w:p>
        </w:tc>
        <w:tc>
          <w:tcPr>
            <w:tcW w:w="1560" w:type="dxa"/>
            <w:tcBorders>
              <w:top w:val="single" w:sz="4" w:space="0" w:color="auto"/>
            </w:tcBorders>
            <w:vAlign w:val="center"/>
            <w:hideMark/>
          </w:tcPr>
          <w:p w14:paraId="31B986B0" w14:textId="6D7AA363"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tcBorders>
              <w:top w:val="single" w:sz="4" w:space="0" w:color="auto"/>
            </w:tcBorders>
            <w:vAlign w:val="center"/>
            <w:hideMark/>
          </w:tcPr>
          <w:p w14:paraId="3570E2E8" w14:textId="2F17048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0.1329</w:t>
            </w:r>
          </w:p>
        </w:tc>
        <w:tc>
          <w:tcPr>
            <w:tcW w:w="1985" w:type="dxa"/>
            <w:tcBorders>
              <w:top w:val="single" w:sz="4" w:space="0" w:color="auto"/>
            </w:tcBorders>
            <w:vAlign w:val="center"/>
            <w:hideMark/>
          </w:tcPr>
          <w:p w14:paraId="46BDB75F" w14:textId="3D79A661"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0.0510</w:t>
            </w:r>
          </w:p>
        </w:tc>
        <w:tc>
          <w:tcPr>
            <w:tcW w:w="1842" w:type="dxa"/>
            <w:tcBorders>
              <w:top w:val="single" w:sz="4" w:space="0" w:color="auto"/>
            </w:tcBorders>
            <w:vAlign w:val="center"/>
          </w:tcPr>
          <w:p w14:paraId="377E3698" w14:textId="7EF0B80B" w:rsidR="00505C0F" w:rsidRPr="00C45582" w:rsidRDefault="00505C0F" w:rsidP="00505C0F">
            <w:pPr>
              <w:pStyle w:val="altz"/>
              <w:wordWrap/>
              <w:snapToGrid/>
              <w:spacing w:line="240" w:lineRule="auto"/>
              <w:ind w:rightChars="50" w:right="120" w:firstLineChars="0" w:firstLine="0"/>
              <w:rPr>
                <w:sz w:val="21"/>
                <w:szCs w:val="20"/>
              </w:rPr>
            </w:pPr>
            <w:r>
              <w:rPr>
                <w:rStyle w:val="ne-text"/>
              </w:rPr>
              <w:t>0.1296</w:t>
            </w:r>
          </w:p>
        </w:tc>
      </w:tr>
      <w:tr w:rsidR="00505C0F" w:rsidRPr="00C45582" w14:paraId="4A8B0201" w14:textId="000144E8" w:rsidTr="00505C0F">
        <w:trPr>
          <w:trHeight w:val="317"/>
        </w:trPr>
        <w:tc>
          <w:tcPr>
            <w:tcW w:w="1701" w:type="dxa"/>
            <w:vAlign w:val="center"/>
            <w:hideMark/>
          </w:tcPr>
          <w:p w14:paraId="1D19DD4F" w14:textId="70310924"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hideMark/>
          </w:tcPr>
          <w:p w14:paraId="044BEA42" w14:textId="7D4B731A"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hideMark/>
          </w:tcPr>
          <w:p w14:paraId="6F668F2F" w14:textId="511548F3"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0.1447</w:t>
            </w:r>
          </w:p>
        </w:tc>
        <w:tc>
          <w:tcPr>
            <w:tcW w:w="1985" w:type="dxa"/>
            <w:vAlign w:val="center"/>
            <w:hideMark/>
          </w:tcPr>
          <w:p w14:paraId="4C8FFA88" w14:textId="66E08A8E"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0.0499</w:t>
            </w:r>
          </w:p>
        </w:tc>
        <w:tc>
          <w:tcPr>
            <w:tcW w:w="1842" w:type="dxa"/>
            <w:vAlign w:val="center"/>
          </w:tcPr>
          <w:p w14:paraId="4BBD2A09" w14:textId="4F305FAC"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0.1429</w:t>
            </w:r>
          </w:p>
        </w:tc>
      </w:tr>
      <w:tr w:rsidR="00505C0F" w:rsidRPr="00C45582" w14:paraId="26BEC25A" w14:textId="77777777" w:rsidTr="00505C0F">
        <w:trPr>
          <w:trHeight w:val="317"/>
        </w:trPr>
        <w:tc>
          <w:tcPr>
            <w:tcW w:w="1701" w:type="dxa"/>
            <w:vAlign w:val="center"/>
          </w:tcPr>
          <w:p w14:paraId="0E057886" w14:textId="0DD32D84"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Qwen2.5-3B</w:t>
            </w:r>
          </w:p>
        </w:tc>
        <w:tc>
          <w:tcPr>
            <w:tcW w:w="1560" w:type="dxa"/>
            <w:vAlign w:val="center"/>
          </w:tcPr>
          <w:p w14:paraId="02ED76A3" w14:textId="7985E73C"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6AED0967" w14:textId="2104D12D"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0.1406</w:t>
            </w:r>
          </w:p>
        </w:tc>
        <w:tc>
          <w:tcPr>
            <w:tcW w:w="1985" w:type="dxa"/>
            <w:vAlign w:val="center"/>
          </w:tcPr>
          <w:p w14:paraId="228EAB7C" w14:textId="50D95FDF"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0.0498</w:t>
            </w:r>
          </w:p>
        </w:tc>
        <w:tc>
          <w:tcPr>
            <w:tcW w:w="1842" w:type="dxa"/>
            <w:vAlign w:val="center"/>
          </w:tcPr>
          <w:p w14:paraId="56557037" w14:textId="3E3FD48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0.1361</w:t>
            </w:r>
          </w:p>
        </w:tc>
      </w:tr>
      <w:tr w:rsidR="00505C0F" w:rsidRPr="00C45582" w14:paraId="1EA02F45" w14:textId="77777777" w:rsidTr="00505C0F">
        <w:trPr>
          <w:trHeight w:val="317"/>
        </w:trPr>
        <w:tc>
          <w:tcPr>
            <w:tcW w:w="1701" w:type="dxa"/>
            <w:vAlign w:val="center"/>
          </w:tcPr>
          <w:p w14:paraId="61C17977" w14:textId="2438ACAE"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565DB71A" w14:textId="7696508F"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6446375C" w14:textId="7F9D651F"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0.1330</w:t>
            </w:r>
          </w:p>
        </w:tc>
        <w:tc>
          <w:tcPr>
            <w:tcW w:w="1985" w:type="dxa"/>
            <w:vAlign w:val="center"/>
          </w:tcPr>
          <w:p w14:paraId="74C6B93B" w14:textId="543D5B1C"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0.0446</w:t>
            </w:r>
          </w:p>
        </w:tc>
        <w:tc>
          <w:tcPr>
            <w:tcW w:w="1842" w:type="dxa"/>
            <w:vAlign w:val="center"/>
          </w:tcPr>
          <w:p w14:paraId="06BD1375" w14:textId="50DD1CF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0.1286</w:t>
            </w:r>
          </w:p>
        </w:tc>
      </w:tr>
      <w:tr w:rsidR="00505C0F" w:rsidRPr="00C45582" w14:paraId="3E5862AA" w14:textId="77777777" w:rsidTr="00505C0F">
        <w:trPr>
          <w:trHeight w:val="317"/>
        </w:trPr>
        <w:tc>
          <w:tcPr>
            <w:tcW w:w="1701" w:type="dxa"/>
            <w:vAlign w:val="center"/>
          </w:tcPr>
          <w:p w14:paraId="21DB30D0" w14:textId="4DACD066"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Qwen2.5-7B</w:t>
            </w:r>
          </w:p>
        </w:tc>
        <w:tc>
          <w:tcPr>
            <w:tcW w:w="1560" w:type="dxa"/>
            <w:vAlign w:val="center"/>
          </w:tcPr>
          <w:p w14:paraId="70EC57F4" w14:textId="79C3BA62"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35F714EA" w14:textId="64D23FEE" w:rsidR="00505C0F" w:rsidRPr="00C45582" w:rsidRDefault="00505C0F" w:rsidP="00505C0F">
            <w:pPr>
              <w:pStyle w:val="altz"/>
              <w:wordWrap/>
              <w:snapToGrid/>
              <w:spacing w:line="240" w:lineRule="auto"/>
              <w:ind w:rightChars="50" w:right="120" w:firstLineChars="0" w:firstLine="0"/>
              <w:rPr>
                <w:sz w:val="21"/>
                <w:szCs w:val="20"/>
              </w:rPr>
            </w:pPr>
            <w:r>
              <w:rPr>
                <w:rStyle w:val="ne-text"/>
              </w:rPr>
              <w:t>0.1512</w:t>
            </w:r>
          </w:p>
        </w:tc>
        <w:tc>
          <w:tcPr>
            <w:tcW w:w="1985" w:type="dxa"/>
            <w:vAlign w:val="center"/>
          </w:tcPr>
          <w:p w14:paraId="62EA36CA" w14:textId="70EB70E3" w:rsidR="00505C0F" w:rsidRPr="00C45582" w:rsidRDefault="00505C0F" w:rsidP="00505C0F">
            <w:pPr>
              <w:pStyle w:val="altz"/>
              <w:wordWrap/>
              <w:snapToGrid/>
              <w:spacing w:line="240" w:lineRule="auto"/>
              <w:ind w:rightChars="50" w:right="120" w:firstLineChars="0" w:firstLine="0"/>
              <w:rPr>
                <w:sz w:val="21"/>
                <w:szCs w:val="20"/>
              </w:rPr>
            </w:pPr>
            <w:r>
              <w:rPr>
                <w:rStyle w:val="ne-text"/>
              </w:rPr>
              <w:t>0.0682</w:t>
            </w:r>
          </w:p>
        </w:tc>
        <w:tc>
          <w:tcPr>
            <w:tcW w:w="1842" w:type="dxa"/>
            <w:vAlign w:val="center"/>
          </w:tcPr>
          <w:p w14:paraId="4E44BECB" w14:textId="1356B618"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0.1424</w:t>
            </w:r>
          </w:p>
        </w:tc>
      </w:tr>
      <w:tr w:rsidR="00505C0F" w:rsidRPr="00C45582" w14:paraId="590865BF" w14:textId="77777777" w:rsidTr="00505C0F">
        <w:trPr>
          <w:trHeight w:val="317"/>
        </w:trPr>
        <w:tc>
          <w:tcPr>
            <w:tcW w:w="1701" w:type="dxa"/>
            <w:vAlign w:val="center"/>
          </w:tcPr>
          <w:p w14:paraId="21E3CC28" w14:textId="2D4559C4"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3B1BE1CA" w14:textId="5A1F41CC"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37B1D242" w14:textId="7C2C2292" w:rsidR="00505C0F" w:rsidRPr="00C45582" w:rsidRDefault="00505C0F" w:rsidP="00505C0F">
            <w:pPr>
              <w:pStyle w:val="altz"/>
              <w:wordWrap/>
              <w:snapToGrid/>
              <w:spacing w:line="240" w:lineRule="auto"/>
              <w:ind w:rightChars="50" w:right="120" w:firstLineChars="0" w:firstLine="0"/>
              <w:rPr>
                <w:sz w:val="21"/>
                <w:szCs w:val="20"/>
              </w:rPr>
            </w:pPr>
            <w:r>
              <w:rPr>
                <w:rStyle w:val="ne-text"/>
              </w:rPr>
              <w:t>0.2120</w:t>
            </w:r>
          </w:p>
        </w:tc>
        <w:tc>
          <w:tcPr>
            <w:tcW w:w="1985" w:type="dxa"/>
            <w:vAlign w:val="center"/>
          </w:tcPr>
          <w:p w14:paraId="3BDBF994" w14:textId="4437432F" w:rsidR="00505C0F" w:rsidRPr="00C45582" w:rsidRDefault="00505C0F" w:rsidP="00505C0F">
            <w:pPr>
              <w:pStyle w:val="altz"/>
              <w:wordWrap/>
              <w:snapToGrid/>
              <w:spacing w:line="240" w:lineRule="auto"/>
              <w:ind w:rightChars="50" w:right="120" w:firstLineChars="0" w:firstLine="0"/>
              <w:rPr>
                <w:sz w:val="21"/>
                <w:szCs w:val="20"/>
              </w:rPr>
            </w:pPr>
            <w:r>
              <w:rPr>
                <w:rStyle w:val="ne-text"/>
              </w:rPr>
              <w:t>0.0748</w:t>
            </w:r>
          </w:p>
        </w:tc>
        <w:tc>
          <w:tcPr>
            <w:tcW w:w="1842" w:type="dxa"/>
            <w:vAlign w:val="center"/>
          </w:tcPr>
          <w:p w14:paraId="0102872C" w14:textId="17193D91" w:rsidR="00505C0F" w:rsidRPr="00C45582" w:rsidRDefault="00505C0F" w:rsidP="00505C0F">
            <w:pPr>
              <w:pStyle w:val="altz"/>
              <w:wordWrap/>
              <w:snapToGrid/>
              <w:spacing w:line="240" w:lineRule="auto"/>
              <w:ind w:rightChars="50" w:right="120" w:firstLineChars="0" w:firstLine="0"/>
              <w:rPr>
                <w:sz w:val="21"/>
                <w:szCs w:val="20"/>
              </w:rPr>
            </w:pPr>
            <w:r>
              <w:rPr>
                <w:rStyle w:val="ne-text"/>
              </w:rPr>
              <w:t>0.2077</w:t>
            </w:r>
          </w:p>
        </w:tc>
      </w:tr>
      <w:tr w:rsidR="00505C0F" w:rsidRPr="00C45582" w14:paraId="073D2551" w14:textId="77777777" w:rsidTr="00505C0F">
        <w:trPr>
          <w:trHeight w:val="317"/>
        </w:trPr>
        <w:tc>
          <w:tcPr>
            <w:tcW w:w="1701" w:type="dxa"/>
            <w:vAlign w:val="center"/>
          </w:tcPr>
          <w:p w14:paraId="4E9BF568" w14:textId="3E5B8ED6"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Qwen3-1.7B</w:t>
            </w:r>
          </w:p>
        </w:tc>
        <w:tc>
          <w:tcPr>
            <w:tcW w:w="1560" w:type="dxa"/>
            <w:vAlign w:val="center"/>
          </w:tcPr>
          <w:p w14:paraId="50227304" w14:textId="59837332"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54A3514B" w14:textId="22E71BA2"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0.1380</w:t>
            </w:r>
          </w:p>
        </w:tc>
        <w:tc>
          <w:tcPr>
            <w:tcW w:w="1985" w:type="dxa"/>
            <w:vAlign w:val="center"/>
          </w:tcPr>
          <w:p w14:paraId="18729938" w14:textId="171BE0DC"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0.0524</w:t>
            </w:r>
          </w:p>
        </w:tc>
        <w:tc>
          <w:tcPr>
            <w:tcW w:w="1842" w:type="dxa"/>
            <w:vAlign w:val="center"/>
          </w:tcPr>
          <w:p w14:paraId="7F6CAD31" w14:textId="238E049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0.1311</w:t>
            </w:r>
          </w:p>
        </w:tc>
      </w:tr>
      <w:tr w:rsidR="00505C0F" w:rsidRPr="00C45582" w14:paraId="66D88231" w14:textId="77777777" w:rsidTr="00505C0F">
        <w:trPr>
          <w:trHeight w:val="317"/>
        </w:trPr>
        <w:tc>
          <w:tcPr>
            <w:tcW w:w="1701" w:type="dxa"/>
            <w:vAlign w:val="center"/>
          </w:tcPr>
          <w:p w14:paraId="534BF5E5" w14:textId="589183C7"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24253C11" w14:textId="6AD829E8"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437E24E7" w14:textId="01CCA22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0.1864</w:t>
            </w:r>
          </w:p>
        </w:tc>
        <w:tc>
          <w:tcPr>
            <w:tcW w:w="1985" w:type="dxa"/>
            <w:vAlign w:val="center"/>
          </w:tcPr>
          <w:p w14:paraId="595A8BC1" w14:textId="22751878" w:rsidR="00505C0F" w:rsidRPr="00C45582" w:rsidRDefault="00505C0F" w:rsidP="00505C0F">
            <w:pPr>
              <w:pStyle w:val="altz"/>
              <w:wordWrap/>
              <w:snapToGrid/>
              <w:spacing w:line="240" w:lineRule="auto"/>
              <w:ind w:rightChars="50" w:right="120" w:firstLineChars="0" w:firstLine="0"/>
              <w:rPr>
                <w:sz w:val="21"/>
                <w:szCs w:val="20"/>
              </w:rPr>
            </w:pPr>
            <w:r>
              <w:rPr>
                <w:rStyle w:val="ne-text"/>
              </w:rPr>
              <w:t>0.0638</w:t>
            </w:r>
          </w:p>
        </w:tc>
        <w:tc>
          <w:tcPr>
            <w:tcW w:w="1842" w:type="dxa"/>
            <w:vAlign w:val="center"/>
          </w:tcPr>
          <w:p w14:paraId="01B06327" w14:textId="013881D3" w:rsidR="00505C0F" w:rsidRPr="00C45582" w:rsidRDefault="00505C0F" w:rsidP="00505C0F">
            <w:pPr>
              <w:pStyle w:val="altz"/>
              <w:wordWrap/>
              <w:snapToGrid/>
              <w:spacing w:line="240" w:lineRule="auto"/>
              <w:ind w:rightChars="50" w:right="120" w:firstLineChars="0" w:firstLine="0"/>
              <w:rPr>
                <w:sz w:val="21"/>
                <w:szCs w:val="20"/>
              </w:rPr>
            </w:pPr>
            <w:r>
              <w:rPr>
                <w:rStyle w:val="ne-text"/>
              </w:rPr>
              <w:t>0.1803</w:t>
            </w:r>
          </w:p>
        </w:tc>
      </w:tr>
      <w:tr w:rsidR="00505C0F" w:rsidRPr="00C45582" w14:paraId="5B064F9A" w14:textId="77777777" w:rsidTr="00505C0F">
        <w:trPr>
          <w:trHeight w:val="317"/>
        </w:trPr>
        <w:tc>
          <w:tcPr>
            <w:tcW w:w="1701" w:type="dxa"/>
            <w:vAlign w:val="center"/>
          </w:tcPr>
          <w:p w14:paraId="52CD9015" w14:textId="6FD9380B"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Qwen3-4B</w:t>
            </w:r>
          </w:p>
        </w:tc>
        <w:tc>
          <w:tcPr>
            <w:tcW w:w="1560" w:type="dxa"/>
            <w:vAlign w:val="center"/>
          </w:tcPr>
          <w:p w14:paraId="331D58FC" w14:textId="7B47E745"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07EB8FD8" w14:textId="10802F6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0.1462</w:t>
            </w:r>
          </w:p>
        </w:tc>
        <w:tc>
          <w:tcPr>
            <w:tcW w:w="1985" w:type="dxa"/>
            <w:vAlign w:val="center"/>
          </w:tcPr>
          <w:p w14:paraId="72FA1234" w14:textId="20A6C368"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0.0526</w:t>
            </w:r>
          </w:p>
        </w:tc>
        <w:tc>
          <w:tcPr>
            <w:tcW w:w="1842" w:type="dxa"/>
            <w:vAlign w:val="center"/>
          </w:tcPr>
          <w:p w14:paraId="7E9952B1" w14:textId="38A32979"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0.1389</w:t>
            </w:r>
          </w:p>
        </w:tc>
      </w:tr>
      <w:tr w:rsidR="00505C0F" w:rsidRPr="00C45582" w14:paraId="763ABA8A" w14:textId="77777777" w:rsidTr="00505C0F">
        <w:trPr>
          <w:trHeight w:val="317"/>
        </w:trPr>
        <w:tc>
          <w:tcPr>
            <w:tcW w:w="1701" w:type="dxa"/>
            <w:vAlign w:val="center"/>
          </w:tcPr>
          <w:p w14:paraId="05FE607B" w14:textId="61793F62"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0AC81040" w14:textId="13CC7B40"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38241841" w14:textId="26A0F5D5" w:rsidR="00505C0F" w:rsidRPr="00C45582" w:rsidRDefault="00505C0F" w:rsidP="00505C0F">
            <w:pPr>
              <w:pStyle w:val="altz"/>
              <w:wordWrap/>
              <w:snapToGrid/>
              <w:spacing w:line="240" w:lineRule="auto"/>
              <w:ind w:rightChars="50" w:right="120" w:firstLineChars="0" w:firstLine="0"/>
              <w:rPr>
                <w:sz w:val="21"/>
                <w:szCs w:val="20"/>
              </w:rPr>
            </w:pPr>
            <w:r>
              <w:rPr>
                <w:rStyle w:val="ne-text"/>
              </w:rPr>
              <w:t>0.2274</w:t>
            </w:r>
          </w:p>
        </w:tc>
        <w:tc>
          <w:tcPr>
            <w:tcW w:w="1985" w:type="dxa"/>
            <w:vAlign w:val="center"/>
          </w:tcPr>
          <w:p w14:paraId="5BC34782" w14:textId="0803ACF9" w:rsidR="00505C0F" w:rsidRPr="00C45582" w:rsidRDefault="00505C0F" w:rsidP="00505C0F">
            <w:pPr>
              <w:pStyle w:val="altz"/>
              <w:wordWrap/>
              <w:snapToGrid/>
              <w:spacing w:line="240" w:lineRule="auto"/>
              <w:ind w:rightChars="50" w:right="120" w:firstLineChars="0" w:firstLine="0"/>
              <w:rPr>
                <w:sz w:val="21"/>
                <w:szCs w:val="20"/>
              </w:rPr>
            </w:pPr>
            <w:r>
              <w:rPr>
                <w:rStyle w:val="ne-text"/>
              </w:rPr>
              <w:t>0.0985</w:t>
            </w:r>
          </w:p>
        </w:tc>
        <w:tc>
          <w:tcPr>
            <w:tcW w:w="1842" w:type="dxa"/>
            <w:vAlign w:val="center"/>
          </w:tcPr>
          <w:p w14:paraId="6D9B3485" w14:textId="100F6F9A" w:rsidR="00505C0F" w:rsidRPr="00C45582" w:rsidRDefault="00505C0F" w:rsidP="00505C0F">
            <w:pPr>
              <w:pStyle w:val="altz"/>
              <w:wordWrap/>
              <w:snapToGrid/>
              <w:spacing w:line="240" w:lineRule="auto"/>
              <w:ind w:rightChars="50" w:right="120" w:firstLineChars="0" w:firstLine="0"/>
              <w:rPr>
                <w:sz w:val="21"/>
                <w:szCs w:val="20"/>
              </w:rPr>
            </w:pPr>
            <w:r>
              <w:rPr>
                <w:rStyle w:val="ne-text"/>
              </w:rPr>
              <w:t>0.2224</w:t>
            </w:r>
          </w:p>
        </w:tc>
      </w:tr>
      <w:tr w:rsidR="00505C0F" w:rsidRPr="00C45582" w14:paraId="065521C4" w14:textId="77777777" w:rsidTr="00505C0F">
        <w:trPr>
          <w:trHeight w:val="317"/>
        </w:trPr>
        <w:tc>
          <w:tcPr>
            <w:tcW w:w="1701" w:type="dxa"/>
            <w:vAlign w:val="center"/>
          </w:tcPr>
          <w:p w14:paraId="33952F99" w14:textId="3B3921B1"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Qwen3-8B</w:t>
            </w:r>
          </w:p>
        </w:tc>
        <w:tc>
          <w:tcPr>
            <w:tcW w:w="1560" w:type="dxa"/>
            <w:vAlign w:val="center"/>
          </w:tcPr>
          <w:p w14:paraId="7D4FD76C" w14:textId="19CE465D"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7B083813" w14:textId="196E2711"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0.1474</w:t>
            </w:r>
          </w:p>
        </w:tc>
        <w:tc>
          <w:tcPr>
            <w:tcW w:w="1985" w:type="dxa"/>
            <w:vAlign w:val="center"/>
          </w:tcPr>
          <w:p w14:paraId="055C3C33" w14:textId="31DD8361"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0.0596</w:t>
            </w:r>
          </w:p>
        </w:tc>
        <w:tc>
          <w:tcPr>
            <w:tcW w:w="1842" w:type="dxa"/>
            <w:vAlign w:val="center"/>
          </w:tcPr>
          <w:p w14:paraId="3E7E176A" w14:textId="1A05EFAA"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0.1434</w:t>
            </w:r>
          </w:p>
        </w:tc>
      </w:tr>
      <w:tr w:rsidR="00505C0F" w:rsidRPr="00C45582" w14:paraId="11B8485E" w14:textId="33026620" w:rsidTr="00505C0F">
        <w:trPr>
          <w:trHeight w:val="317"/>
        </w:trPr>
        <w:tc>
          <w:tcPr>
            <w:tcW w:w="1701" w:type="dxa"/>
            <w:tcBorders>
              <w:bottom w:val="single" w:sz="4" w:space="0" w:color="auto"/>
            </w:tcBorders>
            <w:vAlign w:val="center"/>
            <w:hideMark/>
          </w:tcPr>
          <w:p w14:paraId="51D8CEF5" w14:textId="0381877E"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tcBorders>
              <w:bottom w:val="single" w:sz="4" w:space="0" w:color="auto"/>
            </w:tcBorders>
            <w:vAlign w:val="center"/>
            <w:hideMark/>
          </w:tcPr>
          <w:p w14:paraId="05886ABE" w14:textId="5A04547A"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tcBorders>
              <w:bottom w:val="single" w:sz="4" w:space="0" w:color="auto"/>
            </w:tcBorders>
            <w:vAlign w:val="center"/>
            <w:hideMark/>
          </w:tcPr>
          <w:p w14:paraId="5D73B76A" w14:textId="2050FF23" w:rsidR="00505C0F" w:rsidRPr="00C45582" w:rsidRDefault="00505C0F" w:rsidP="00505C0F">
            <w:pPr>
              <w:pStyle w:val="altz"/>
              <w:wordWrap/>
              <w:snapToGrid/>
              <w:spacing w:line="240" w:lineRule="auto"/>
              <w:ind w:rightChars="50" w:right="120" w:firstLineChars="0" w:firstLine="0"/>
              <w:rPr>
                <w:sz w:val="21"/>
                <w:szCs w:val="20"/>
              </w:rPr>
            </w:pPr>
            <w:r>
              <w:rPr>
                <w:rStyle w:val="ne-text"/>
              </w:rPr>
              <w:t>0.2169</w:t>
            </w:r>
          </w:p>
        </w:tc>
        <w:tc>
          <w:tcPr>
            <w:tcW w:w="1985" w:type="dxa"/>
            <w:tcBorders>
              <w:bottom w:val="single" w:sz="4" w:space="0" w:color="auto"/>
            </w:tcBorders>
            <w:vAlign w:val="center"/>
            <w:hideMark/>
          </w:tcPr>
          <w:p w14:paraId="3B5046C8" w14:textId="0A1DAAEC" w:rsidR="00505C0F" w:rsidRPr="00C45582" w:rsidRDefault="00505C0F" w:rsidP="00505C0F">
            <w:pPr>
              <w:pStyle w:val="altz"/>
              <w:keepNext/>
              <w:wordWrap/>
              <w:snapToGrid/>
              <w:spacing w:line="240" w:lineRule="auto"/>
              <w:ind w:rightChars="50" w:right="120" w:firstLineChars="0" w:firstLine="0"/>
              <w:rPr>
                <w:sz w:val="21"/>
                <w:szCs w:val="20"/>
              </w:rPr>
            </w:pPr>
            <w:r>
              <w:rPr>
                <w:rStyle w:val="ne-text"/>
              </w:rPr>
              <w:t>0.1025</w:t>
            </w:r>
          </w:p>
        </w:tc>
        <w:tc>
          <w:tcPr>
            <w:tcW w:w="1842" w:type="dxa"/>
            <w:tcBorders>
              <w:bottom w:val="single" w:sz="4" w:space="0" w:color="auto"/>
            </w:tcBorders>
            <w:vAlign w:val="center"/>
          </w:tcPr>
          <w:p w14:paraId="7E14AC91" w14:textId="2F32CAAB" w:rsidR="00505C0F" w:rsidRPr="00C45582" w:rsidRDefault="00505C0F" w:rsidP="00505C0F">
            <w:pPr>
              <w:pStyle w:val="altz"/>
              <w:keepNext/>
              <w:wordWrap/>
              <w:snapToGrid/>
              <w:spacing w:line="240" w:lineRule="auto"/>
              <w:ind w:rightChars="50" w:right="120" w:firstLineChars="0" w:firstLine="0"/>
              <w:rPr>
                <w:sz w:val="21"/>
                <w:szCs w:val="20"/>
              </w:rPr>
            </w:pPr>
            <w:r>
              <w:rPr>
                <w:rStyle w:val="ne-text"/>
              </w:rPr>
              <w:t>0.2099</w:t>
            </w:r>
          </w:p>
        </w:tc>
      </w:tr>
    </w:tbl>
    <w:p w14:paraId="10ACE2D5" w14:textId="77777777" w:rsidR="006658AE" w:rsidRDefault="006658AE" w:rsidP="00E57BEC">
      <w:pPr>
        <w:pStyle w:val="altz"/>
        <w:ind w:firstLine="480"/>
      </w:pPr>
    </w:p>
    <w:p w14:paraId="7490A2A8" w14:textId="77777777" w:rsidR="006658AE" w:rsidRDefault="006658AE" w:rsidP="00E57BEC">
      <w:pPr>
        <w:pStyle w:val="altz"/>
        <w:ind w:firstLine="480"/>
      </w:pPr>
    </w:p>
    <w:p w14:paraId="1DAE1FC8" w14:textId="279B3FFB"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3A9F1247" w14:textId="62AC4821" w:rsidR="006658AE" w:rsidRPr="005C3CA0" w:rsidRDefault="006658AE" w:rsidP="006658AE">
                            <w:pPr>
                              <w:pStyle w:val="aff8"/>
                              <w:spacing w:before="163" w:after="326"/>
                              <w:rPr>
                                <w:noProof/>
                                <w:sz w:val="24"/>
                                <w:szCs w:val="22"/>
                              </w:rPr>
                            </w:pPr>
                            <w:bookmarkStart w:id="166" w:name="_Ref227871795"/>
                            <w:bookmarkStart w:id="167" w:name="_Toc227955941"/>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16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30"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qXd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nV/JZCkmI3V9exRna56tCHLwoaFo2CI3GSoBLH&#10;Bx/61DEldvJgdLnRxsSfGFgbZEdB/LW1Dmoo/luWsTHXQrzVF4ye7DJHtEK365guC/5xnHEH5YlG&#10;R+hV4Z3caOr3IHx4FkgyoJFI2uGJjspAW3AYLM5qwB9/88d8YoeinLUkq4L77weBijPz1RJvUYOj&#10;gaOxGw17aNZAk85oaZxMJl3AYEazQmheSfGr2IVCwkrqVfAwmuvQi5s2RqrVKiWR0pwID3brZCw9&#10;4vrSvQp0AyuByHyEUXAif0NOn5vocatDIKQTcxHXHsUBblJp4n7YqLgGv/6nrMveL38C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Dal3RoCAAA/BAAADgAAAAAAAAAAAAAAAAAuAgAAZHJzL2Uyb0RvYy54bWxQSwEC&#10;LQAUAAYACAAAACEAztFc3uEAAAALAQAADwAAAAAAAAAAAAAAAAB0BAAAZHJzL2Rvd25yZXYueG1s&#10;UEsFBgAAAAAEAAQA8wAAAIIFAAAAAA==&#10;" stroked="f">
                <v:textbox style="mso-fit-shape-to-text:t" inset="0,0,0,0">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3A9F1247" w14:textId="62AC4821" w:rsidR="006658AE" w:rsidRPr="005C3CA0" w:rsidRDefault="006658AE" w:rsidP="006658AE">
                      <w:pPr>
                        <w:pStyle w:val="aff8"/>
                        <w:spacing w:before="163" w:after="326"/>
                        <w:rPr>
                          <w:noProof/>
                          <w:sz w:val="24"/>
                          <w:szCs w:val="22"/>
                        </w:rPr>
                      </w:pPr>
                      <w:bookmarkStart w:id="168" w:name="_Ref227871795"/>
                      <w:bookmarkStart w:id="169" w:name="_Toc227955941"/>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168"/>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169"/>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431204">
      <w:pPr>
        <w:pStyle w:val="3"/>
        <w:spacing w:before="163" w:after="163"/>
        <w:rPr>
          <w:rFonts w:hint="eastAsia"/>
        </w:rPr>
      </w:pPr>
      <w:bookmarkStart w:id="170" w:name="_Toc227982569"/>
      <w:r>
        <w:rPr>
          <w:rFonts w:hint="eastAsia"/>
        </w:rPr>
        <w:t>AI</w:t>
      </w:r>
      <w:r>
        <w:rPr>
          <w:rFonts w:hint="eastAsia"/>
        </w:rPr>
        <w:t>打分结果</w:t>
      </w:r>
      <w:bookmarkEnd w:id="170"/>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5ECBC6DA" w:rsidR="00F703D5" w:rsidRPr="00F703D5" w:rsidRDefault="00F703D5" w:rsidP="00F703D5">
      <w:pPr>
        <w:pStyle w:val="aff6"/>
        <w:spacing w:before="326" w:after="163"/>
      </w:pPr>
      <w:bookmarkStart w:id="171" w:name="_Ref227871348"/>
      <w:bookmarkStart w:id="172" w:name="_Toc227956053"/>
      <w:r w:rsidRPr="00F703D5">
        <w:rPr>
          <w:rFonts w:hint="eastAsia"/>
        </w:rPr>
        <w:lastRenderedPageBreak/>
        <w:t>表</w:t>
      </w:r>
      <w:r w:rsidRPr="00F703D5">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8</w:t>
      </w:r>
      <w:r w:rsidR="007B10FA">
        <w:fldChar w:fldCharType="end"/>
      </w:r>
      <w:bookmarkEnd w:id="171"/>
      <w:r w:rsidRPr="00F703D5">
        <w:rPr>
          <w:rFonts w:hint="eastAsia"/>
        </w:rPr>
        <w:t xml:space="preserve"> </w:t>
      </w:r>
      <w:r w:rsidRPr="00F703D5">
        <w:rPr>
          <w:rFonts w:asciiTheme="majorHAnsi" w:eastAsia="黑体" w:hAnsiTheme="majorHAnsi"/>
          <w:sz w:val="20"/>
          <w:szCs w:val="20"/>
        </w:rPr>
        <w:t>各模型六维度</w:t>
      </w:r>
      <w:r w:rsidRPr="00F703D5">
        <w:rPr>
          <w:rFonts w:eastAsia="黑体" w:cs="Times New Roman"/>
          <w:sz w:val="20"/>
          <w:szCs w:val="20"/>
        </w:rPr>
        <w:t>AI</w:t>
      </w:r>
      <w:r w:rsidRPr="00F703D5">
        <w:rPr>
          <w:rFonts w:asciiTheme="majorHAnsi" w:eastAsia="黑体" w:hAnsiTheme="majorHAnsi"/>
          <w:sz w:val="20"/>
          <w:szCs w:val="20"/>
        </w:rPr>
        <w:t>打分结果</w:t>
      </w:r>
      <w:bookmarkEnd w:id="17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CD6985" w:rsidRDefault="00CD6985" w:rsidP="00CD6985">
            <w:pPr>
              <w:pStyle w:val="altz"/>
              <w:wordWrap/>
              <w:snapToGrid/>
              <w:spacing w:line="240" w:lineRule="auto"/>
              <w:ind w:firstLineChars="0" w:firstLine="0"/>
              <w:rPr>
                <w:b/>
                <w:bCs/>
                <w:sz w:val="21"/>
                <w:szCs w:val="21"/>
              </w:rPr>
            </w:pPr>
            <w:r>
              <w:rPr>
                <w:rFonts w:hint="eastAsia"/>
                <w:b/>
                <w:bCs/>
                <w:sz w:val="21"/>
                <w:szCs w:val="21"/>
              </w:rPr>
              <w:t>仅提供</w:t>
            </w:r>
            <w:r>
              <w:rPr>
                <w:b/>
                <w:bCs/>
                <w:sz w:val="21"/>
                <w:szCs w:val="21"/>
              </w:rPr>
              <w:br/>
            </w:r>
            <w:r>
              <w:rPr>
                <w:rFonts w:hint="eastAsia"/>
                <w:b/>
                <w:bCs/>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424DE301" w:rsidR="003B344C" w:rsidRDefault="000000ED" w:rsidP="00A86CDE">
      <w:pPr>
        <w:pStyle w:val="altz"/>
        <w:ind w:firstLine="480"/>
        <w:rPr>
          <w:noProof/>
        </w:rPr>
      </w:pPr>
      <w:r>
        <w:rPr>
          <w:noProof/>
        </w:rPr>
        <mc:AlternateContent>
          <mc:Choice Requires="wps">
            <w:drawing>
              <wp:anchor distT="0" distB="0" distL="114300" distR="114300" simplePos="0" relativeHeight="251678720" behindDoc="0" locked="0" layoutInCell="1" allowOverlap="1" wp14:anchorId="449D20F7" wp14:editId="7D1945E6">
                <wp:simplePos x="0" y="0"/>
                <wp:positionH relativeFrom="column">
                  <wp:posOffset>20320</wp:posOffset>
                </wp:positionH>
                <wp:positionV relativeFrom="paragraph">
                  <wp:posOffset>4392433</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127D5F20" w:rsidR="00A86CDE" w:rsidRPr="009B07E3" w:rsidRDefault="00A86CDE" w:rsidP="00A86CDE">
                            <w:pPr>
                              <w:pStyle w:val="aff8"/>
                              <w:spacing w:before="163" w:after="326"/>
                            </w:pPr>
                            <w:bookmarkStart w:id="173" w:name="_Ref227872199"/>
                            <w:bookmarkStart w:id="174" w:name="_Toc227955942"/>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2</w:t>
                            </w:r>
                            <w:r w:rsidR="00E0091A">
                              <w:fldChar w:fldCharType="end"/>
                            </w:r>
                            <w:bookmarkEnd w:id="173"/>
                            <w:r>
                              <w:rPr>
                                <w:rFonts w:hint="eastAsia"/>
                              </w:rPr>
                              <w:t xml:space="preserve"> </w:t>
                            </w:r>
                            <w:r w:rsidR="009B07E3" w:rsidRPr="009B07E3">
                              <w:t>各模型六维度综合均分对比</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1" type="#_x0000_t202" style="position:absolute;left:0;text-align:left;margin-left:1.6pt;margin-top:345.8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" stroked="f">
                <v:textbox style="mso-fit-shape-to-text:t" inset="0,0,0,0">
                  <w:txbxContent>
                    <w:p w14:paraId="621AB897" w14:textId="127D5F20" w:rsidR="00A86CDE" w:rsidRPr="009B07E3" w:rsidRDefault="00A86CDE" w:rsidP="00A86CDE">
                      <w:pPr>
                        <w:pStyle w:val="aff8"/>
                        <w:spacing w:before="163" w:after="326"/>
                      </w:pPr>
                      <w:bookmarkStart w:id="175" w:name="_Ref227872199"/>
                      <w:bookmarkStart w:id="176" w:name="_Toc227955942"/>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2</w:t>
                      </w:r>
                      <w:r w:rsidR="00E0091A">
                        <w:fldChar w:fldCharType="end"/>
                      </w:r>
                      <w:bookmarkEnd w:id="175"/>
                      <w:r>
                        <w:rPr>
                          <w:rFonts w:hint="eastAsia"/>
                        </w:rPr>
                        <w:t xml:space="preserve"> </w:t>
                      </w:r>
                      <w:r w:rsidR="009B07E3" w:rsidRPr="009B07E3">
                        <w:t>各模型六维度综合均分对比</w:t>
                      </w:r>
                      <w:bookmarkEnd w:id="176"/>
                    </w:p>
                  </w:txbxContent>
                </v:textbox>
                <w10:wrap type="topAndBottom"/>
              </v:shape>
            </w:pict>
          </mc:Fallback>
        </mc:AlternateContent>
      </w:r>
      <w:r>
        <w:rPr>
          <w:noProof/>
        </w:rPr>
        <w:drawing>
          <wp:anchor distT="0" distB="0" distL="114300" distR="114300" simplePos="0" relativeHeight="251676672" behindDoc="0" locked="0" layoutInCell="1" allowOverlap="1" wp14:anchorId="20B4CAE2" wp14:editId="190D99F4">
            <wp:simplePos x="0" y="0"/>
            <wp:positionH relativeFrom="column">
              <wp:posOffset>20320</wp:posOffset>
            </wp:positionH>
            <wp:positionV relativeFrom="paragraph">
              <wp:posOffset>1110698</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分，反映出通用模型在医学事实的精准表达和信息去冗余方面存在明显短板。其次，经过领域微调后，所有模型在多数维度上均实现了不同程度的提升，尤其在</w:t>
      </w:r>
      <w:r>
        <w:rPr>
          <w:rFonts w:hint="eastAsia"/>
        </w:rPr>
        <w:t>“</w:t>
      </w:r>
      <w:r w:rsidR="003B344C" w:rsidRPr="003B344C">
        <w:rPr>
          <w:rFonts w:hint="eastAsia"/>
        </w:rPr>
        <w:t>准确性</w:t>
      </w:r>
      <w:r>
        <w:rPr>
          <w:rFonts w:hint="eastAsia"/>
        </w:rPr>
        <w:t>”</w:t>
      </w:r>
      <w:r w:rsidR="003B344C" w:rsidRPr="003B344C">
        <w:rPr>
          <w:rFonts w:hint="eastAsia"/>
        </w:rPr>
        <w:t>和</w:t>
      </w:r>
      <w:r>
        <w:rPr>
          <w:rFonts w:hint="eastAsia"/>
        </w:rPr>
        <w:t>“仅提供必要信息”</w:t>
      </w:r>
      <w:r w:rsidR="003B344C" w:rsidRPr="003B344C">
        <w:rPr>
          <w:rFonts w:hint="eastAsia"/>
        </w:rPr>
        <w:t>维</w:t>
      </w:r>
      <w:r w:rsidR="003B344C" w:rsidRPr="003B344C">
        <w:rPr>
          <w:rFonts w:hint="eastAsia"/>
        </w:rPr>
        <w:lastRenderedPageBreak/>
        <w:t>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Pr>
          <w:rFonts w:hint="eastAsia"/>
        </w:rPr>
        <w:t>“</w:t>
      </w:r>
      <w:r w:rsidR="003B344C" w:rsidRPr="003B344C">
        <w:rPr>
          <w:rFonts w:hint="eastAsia"/>
        </w:rPr>
        <w:t>易于理解</w:t>
      </w:r>
      <w:r>
        <w:rPr>
          <w:rFonts w:hint="eastAsia"/>
        </w:rPr>
        <w:t>”</w:t>
      </w:r>
      <w:r w:rsidR="003B344C" w:rsidRPr="003B344C">
        <w:rPr>
          <w:rFonts w:hint="eastAsia"/>
        </w:rPr>
        <w:t>维度的得分在各模型间差异较小且基线较高（普遍接近</w:t>
      </w:r>
      <w:r w:rsidR="003B344C" w:rsidRPr="003B344C">
        <w:rPr>
          <w:rFonts w:hint="eastAsia"/>
        </w:rPr>
        <w:t>3</w:t>
      </w:r>
      <w:r w:rsidR="003B344C" w:rsidRPr="003B344C">
        <w:rPr>
          <w:rFonts w:hint="eastAsia"/>
        </w:rPr>
        <w:t>分），说明现有大语言模型在生成通俗化科普文本方面已具备较强基础能力，领域微调对此维度的边际增益相对有限。如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的微调校正版综合均分已接近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1EEEF91A"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2594E840" w14:textId="6CA0F5B8" w:rsidR="00A86CDE" w:rsidRPr="00893BC0" w:rsidRDefault="00A86CDE" w:rsidP="00A86CDE">
                            <w:pPr>
                              <w:pStyle w:val="aff8"/>
                              <w:spacing w:before="163" w:after="326"/>
                              <w:rPr>
                                <w:noProof/>
                                <w:sz w:val="24"/>
                                <w:szCs w:val="22"/>
                              </w:rPr>
                            </w:pPr>
                            <w:bookmarkStart w:id="177" w:name="_Ref227872514"/>
                            <w:bookmarkStart w:id="178" w:name="_Toc227955943"/>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3</w:t>
                            </w:r>
                            <w:r w:rsidR="00E0091A">
                              <w:fldChar w:fldCharType="end"/>
                            </w:r>
                            <w:bookmarkEnd w:id="177"/>
                            <w:r>
                              <w:rPr>
                                <w:rFonts w:hint="eastAsia"/>
                              </w:rPr>
                              <w:t xml:space="preserve"> </w:t>
                            </w:r>
                            <w:r w:rsidR="009B07E3" w:rsidRPr="009B07E3">
                              <w:rPr>
                                <w:rFonts w:hint="eastAsia"/>
                              </w:rPr>
                              <w:t>各模型六维度得分差异热力图</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2"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DNnUNUGgIAAD8EAAAOAAAAAAAAAAAAAAAAAC4CAABkcnMvZTJvRG9jLnhtbFBLAQIt&#10;ABQABgAIAAAAIQD9xS8u4AAAAAkBAAAPAAAAAAAAAAAAAAAAAHQEAABkcnMvZG93bnJldi54bWxQ&#10;SwUGAAAAAAQABADzAAAAgQUAAAAA&#10;" stroked="f">
                <v:textbox style="mso-fit-shape-to-text:t" inset="0,0,0,0">
                  <w:txbxContent>
                    <w:p w14:paraId="386F3C98" w14:textId="1EEEF91A"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2594E840" w14:textId="6CA0F5B8" w:rsidR="00A86CDE" w:rsidRPr="00893BC0" w:rsidRDefault="00A86CDE" w:rsidP="00A86CDE">
                      <w:pPr>
                        <w:pStyle w:val="aff8"/>
                        <w:spacing w:before="163" w:after="326"/>
                        <w:rPr>
                          <w:noProof/>
                          <w:sz w:val="24"/>
                          <w:szCs w:val="22"/>
                        </w:rPr>
                      </w:pPr>
                      <w:bookmarkStart w:id="179" w:name="_Ref227872514"/>
                      <w:bookmarkStart w:id="180" w:name="_Toc227955943"/>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3</w:t>
                      </w:r>
                      <w:r w:rsidR="00E0091A">
                        <w:fldChar w:fldCharType="end"/>
                      </w:r>
                      <w:bookmarkEnd w:id="179"/>
                      <w:r>
                        <w:rPr>
                          <w:rFonts w:hint="eastAsia"/>
                        </w:rPr>
                        <w:t xml:space="preserve"> </w:t>
                      </w:r>
                      <w:r w:rsidR="009B07E3" w:rsidRPr="009B07E3">
                        <w:rPr>
                          <w:rFonts w:hint="eastAsia"/>
                        </w:rPr>
                        <w:t>各模型六维度得分差异热力图</w:t>
                      </w:r>
                      <w:bookmarkEnd w:id="180"/>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r w:rsidR="00A86CDE">
        <w:rPr>
          <w:rFonts w:hint="eastAsia"/>
        </w:rPr>
        <w:t>蓝色</w:t>
      </w:r>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181" w:name="_Toc227982570"/>
      <w:r>
        <w:rPr>
          <w:rFonts w:hint="eastAsia"/>
        </w:rPr>
        <w:t>微调前后结果对比</w:t>
      </w:r>
      <w:bookmarkEnd w:id="181"/>
    </w:p>
    <w:p w14:paraId="099B3096" w14:textId="7014B80D"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），其分布不满足正态性假设，且样本量有限（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）作为核心统计工具。该检验是非参数检验方法，不依赖于总体分布假设，通过比较配对样本之差的符号与秩次，来判断两组数据的中位数是否存在显著差异，特别适用于有序变量或小样本场景</w:t>
      </w:r>
      <w:r w:rsidR="00A804DE">
        <w:fldChar w:fldCharType="begin"/>
      </w:r>
      <w:r w:rsidR="00740296">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lastRenderedPageBreak/>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r w:rsidRPr="008D15C2">
        <w:rPr>
          <w:rFonts w:hint="eastAsia"/>
        </w:rPr>
        <w:t>个测试样本上的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182"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182"/>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的样本，记有效样本量为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编秩（</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由小到大排序并赋秩。若存在相同绝对差值，则取平均秩次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183"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183"/>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计算符号秩和</w:t>
      </w:r>
    </w:p>
    <w:p w14:paraId="110570B3" w14:textId="02D99864" w:rsidR="001F5FE9" w:rsidRPr="001F5FE9" w:rsidRDefault="001F5FE9" w:rsidP="001F5FE9">
      <w:pPr>
        <w:pStyle w:val="altz"/>
        <w:ind w:firstLine="480"/>
      </w:pPr>
      <w:r w:rsidRPr="001F5FE9">
        <w:rPr>
          <w:rFonts w:hint="eastAsia"/>
        </w:rPr>
        <w:t>分别累加正差值与负差值对应的秩次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184"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184"/>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5FA99475" w:rsidR="005B1D82" w:rsidRPr="005B1D82" w:rsidRDefault="005B1D82" w:rsidP="005B1D82">
      <w:pPr>
        <w:pStyle w:val="altz"/>
        <w:ind w:firstLine="480"/>
      </w:pPr>
      <w:r w:rsidRPr="005B1D82">
        <w:t>若</w:t>
      </w:r>
      <m:oMath>
        <m:r>
          <w:rPr>
            <w:rFonts w:ascii="Cambria Math" w:hAnsi="Cambria Math"/>
          </w:rPr>
          <m:t>p &lt;</m:t>
        </m:r>
      </m:oMath>
      <w:r w:rsidR="003040E3">
        <w:rPr>
          <w:rFonts w:hint="eastAsia"/>
        </w:rPr>
        <w:t xml:space="preserve"> </w:t>
      </w:r>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 xml:space="preserve">p </m:t>
        </m:r>
        <m:r>
          <m:rPr>
            <m:sty m:val="p"/>
          </m:rPr>
          <w:rPr>
            <w:rFonts w:ascii="Cambria Math" w:hAnsi="Cambria Math" w:hint="eastAsia"/>
          </w:rPr>
          <m:t>≥</m:t>
        </m:r>
      </m:oMath>
      <w:r w:rsidR="003040E3">
        <w:rPr>
          <w:rFonts w:hint="eastAsia"/>
        </w:rPr>
        <w:t xml:space="preserve"> </w:t>
      </w:r>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，即尚不能认为微调带来了显著的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6DB6B135" w:rsidR="009B07E3" w:rsidRDefault="009B07E3" w:rsidP="009B07E3">
      <w:pPr>
        <w:pStyle w:val="aff6"/>
        <w:spacing w:before="326" w:after="163"/>
      </w:pPr>
      <w:bookmarkStart w:id="185" w:name="_Ref227873161"/>
      <w:bookmarkStart w:id="186" w:name="_Toc227956054"/>
      <w:r>
        <w:rPr>
          <w:rFonts w:hint="eastAsia"/>
        </w:rPr>
        <w:lastRenderedPageBreak/>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9</w:t>
      </w:r>
      <w:r w:rsidR="007B10FA">
        <w:fldChar w:fldCharType="end"/>
      </w:r>
      <w:bookmarkEnd w:id="185"/>
      <w:r>
        <w:rPr>
          <w:rFonts w:hint="eastAsia"/>
        </w:rPr>
        <w:t xml:space="preserve"> </w:t>
      </w:r>
      <w:r w:rsidR="00FA2891" w:rsidRPr="00FA2891">
        <w:rPr>
          <w:rFonts w:hint="eastAsia"/>
        </w:rPr>
        <w:t>ROUGE-L</w:t>
      </w:r>
      <w:r w:rsidR="00FA2891" w:rsidRPr="00FA2891">
        <w:rPr>
          <w:rFonts w:hint="eastAsia"/>
        </w:rPr>
        <w:t>指标</w:t>
      </w:r>
      <w:r w:rsidR="00FA2891" w:rsidRPr="00FA2891">
        <w:rPr>
          <w:rFonts w:hint="eastAsia"/>
        </w:rPr>
        <w:t>Wilcoxon</w:t>
      </w:r>
      <w:r w:rsidR="00FA2891" w:rsidRPr="00FA2891">
        <w:rPr>
          <w:rFonts w:hint="eastAsia"/>
        </w:rPr>
        <w:t>符号秩检验结果</w:t>
      </w:r>
      <w:bookmarkEnd w:id="186"/>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 xml:space="preserve">W </w:t>
            </w:r>
            <w:r w:rsidRPr="009B07E3">
              <w:rPr>
                <w:b/>
                <w:bCs/>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 xml:space="preserve">p </w:t>
            </w:r>
            <w:r w:rsidRPr="009B07E3">
              <w:rPr>
                <w:b/>
                <w:bCs/>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69EF8D01"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 &lt; 0.05, **: p&lt; 0.01, ***: p&lt; 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r w:rsidRPr="00367A8E">
        <w:rPr>
          <w:rFonts w:hint="eastAsia"/>
        </w:rPr>
        <w:t>个测试样本上第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），即领域微调未对该维度产生系统性影响；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双侧检验），即领域微调对该维度产生了显著影响。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187"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187"/>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的样本，记有效样本量为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编秩、计算秩和、确定统计量与显著性判定</w:t>
      </w:r>
    </w:p>
    <w:p w14:paraId="69304358" w14:textId="02F0A958" w:rsidR="00FD21B2" w:rsidRDefault="00FD21B2" w:rsidP="00FD21B2">
      <w:pPr>
        <w:pStyle w:val="altz"/>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独立执行编秩、符号秩和计算及正态近似，得到该维度下的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r>
          <m:rPr>
            <m:nor/>
          </m:rPr>
          <w:rPr>
            <w:rFonts w:hint="eastAsia"/>
            <w:iCs/>
          </w:rPr>
          <m:t>20</m:t>
        </m:r>
      </m:oMath>
      <w:r w:rsidRPr="00FD21B2">
        <w:rPr>
          <w:rFonts w:hint="eastAsia"/>
        </w:rPr>
        <w:t>，均采用大样本正态近似。</w:t>
      </w:r>
    </w:p>
    <w:p w14:paraId="7659F0B5" w14:textId="0566D35C"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&lt;0.05</m:t>
        </m:r>
      </m:oMath>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r>
          <m:rPr>
            <m:nor/>
          </m:rPr>
          <w:rPr>
            <w:rFonts w:hint="eastAsia"/>
            <w:iCs/>
          </w:rPr>
          <m:t>0.05</m:t>
        </m:r>
      </m:oMath>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，即尚不能认为领域微调在该维度上带来了显著变化。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29C49346" w:rsidR="00FA2891" w:rsidRDefault="00FA2891" w:rsidP="00FA2891">
      <w:pPr>
        <w:pStyle w:val="aff6"/>
        <w:spacing w:before="326" w:after="163"/>
      </w:pPr>
      <w:bookmarkStart w:id="188" w:name="_Ref227873718"/>
      <w:bookmarkStart w:id="189" w:name="_Toc227956055"/>
      <w:r>
        <w:rPr>
          <w:rFonts w:hint="eastAsia"/>
        </w:rPr>
        <w:lastRenderedPageBreak/>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10</w:t>
      </w:r>
      <w:r w:rsidR="007B10FA">
        <w:fldChar w:fldCharType="end"/>
      </w:r>
      <w:bookmarkEnd w:id="188"/>
      <w:r>
        <w:rPr>
          <w:rFonts w:hint="eastAsia"/>
        </w:rPr>
        <w:t xml:space="preserve"> </w:t>
      </w:r>
      <w:r w:rsidRPr="00295CAC">
        <w:rPr>
          <w:rFonts w:hint="eastAsia"/>
        </w:rPr>
        <w:t>六维度</w:t>
      </w:r>
      <w:r w:rsidRPr="00295CAC">
        <w:rPr>
          <w:rFonts w:hint="eastAsia"/>
        </w:rPr>
        <w:t>AI</w:t>
      </w:r>
      <w:r w:rsidRPr="00295CAC">
        <w:rPr>
          <w:rFonts w:hint="eastAsia"/>
        </w:rPr>
        <w:t>打分</w:t>
      </w:r>
      <w:r w:rsidRPr="00295CAC">
        <w:rPr>
          <w:rFonts w:hint="eastAsia"/>
        </w:rPr>
        <w:t>Wilcoxon</w:t>
      </w:r>
      <w:r w:rsidRPr="00295CAC">
        <w:rPr>
          <w:rFonts w:hint="eastAsia"/>
        </w:rPr>
        <w:t>符号秩检验结果</w:t>
      </w:r>
      <w:bookmarkEnd w:id="189"/>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FA2891">
        <w:trPr>
          <w:trHeight w:val="317"/>
        </w:trPr>
        <w:tc>
          <w:tcPr>
            <w:tcW w:w="703" w:type="pct"/>
            <w:tcBorders>
              <w:top w:val="single" w:sz="4" w:space="0" w:color="auto"/>
            </w:tcBorders>
            <w:vAlign w:val="center"/>
            <w:hideMark/>
          </w:tcPr>
          <w:p w14:paraId="393F52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4A1F8BD" w14:textId="77777777" w:rsidTr="00FA2891">
        <w:trPr>
          <w:trHeight w:val="317"/>
        </w:trPr>
        <w:tc>
          <w:tcPr>
            <w:tcW w:w="703" w:type="pct"/>
            <w:vAlign w:val="center"/>
            <w:hideMark/>
          </w:tcPr>
          <w:p w14:paraId="1D3776C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81865DD" w14:textId="77777777" w:rsidTr="00FA2891">
        <w:trPr>
          <w:trHeight w:val="317"/>
        </w:trPr>
        <w:tc>
          <w:tcPr>
            <w:tcW w:w="703" w:type="pct"/>
            <w:vAlign w:val="center"/>
            <w:hideMark/>
          </w:tcPr>
          <w:p w14:paraId="64D03F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1724185F" w14:textId="77777777" w:rsidTr="00FA2891">
        <w:trPr>
          <w:trHeight w:val="317"/>
        </w:trPr>
        <w:tc>
          <w:tcPr>
            <w:tcW w:w="703" w:type="pct"/>
            <w:vAlign w:val="center"/>
            <w:hideMark/>
          </w:tcPr>
          <w:p w14:paraId="6B08A8B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204C2E83" w14:textId="77777777" w:rsidTr="00FA2891">
        <w:trPr>
          <w:trHeight w:val="317"/>
        </w:trPr>
        <w:tc>
          <w:tcPr>
            <w:tcW w:w="703" w:type="pct"/>
            <w:vAlign w:val="center"/>
            <w:hideMark/>
          </w:tcPr>
          <w:p w14:paraId="5EC7A2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E233495" w14:textId="77777777" w:rsidTr="00FA2891">
        <w:trPr>
          <w:trHeight w:val="317"/>
        </w:trPr>
        <w:tc>
          <w:tcPr>
            <w:tcW w:w="703" w:type="pct"/>
            <w:vAlign w:val="center"/>
            <w:hideMark/>
          </w:tcPr>
          <w:p w14:paraId="25A11D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54CA8B5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08199CBF" w14:textId="77777777" w:rsidTr="00FA2891">
        <w:trPr>
          <w:trHeight w:val="317"/>
        </w:trPr>
        <w:tc>
          <w:tcPr>
            <w:tcW w:w="703" w:type="pct"/>
            <w:vAlign w:val="center"/>
            <w:hideMark/>
          </w:tcPr>
          <w:p w14:paraId="37A528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D6AFE2B" w14:textId="77777777" w:rsidTr="00FA2891">
        <w:trPr>
          <w:trHeight w:val="317"/>
        </w:trPr>
        <w:tc>
          <w:tcPr>
            <w:tcW w:w="703" w:type="pct"/>
            <w:vAlign w:val="center"/>
            <w:hideMark/>
          </w:tcPr>
          <w:p w14:paraId="599EF9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5D3FBA5" w14:textId="77777777" w:rsidTr="00FA2891">
        <w:trPr>
          <w:trHeight w:val="317"/>
        </w:trPr>
        <w:tc>
          <w:tcPr>
            <w:tcW w:w="703" w:type="pct"/>
            <w:vAlign w:val="center"/>
            <w:hideMark/>
          </w:tcPr>
          <w:p w14:paraId="6CA5AF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65F8025" w14:textId="77777777" w:rsidTr="00FA2891">
        <w:trPr>
          <w:trHeight w:val="317"/>
        </w:trPr>
        <w:tc>
          <w:tcPr>
            <w:tcW w:w="703" w:type="pct"/>
            <w:vAlign w:val="center"/>
            <w:hideMark/>
          </w:tcPr>
          <w:p w14:paraId="1069DB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30BF737" w14:textId="77777777" w:rsidTr="00FA2891">
        <w:trPr>
          <w:trHeight w:val="317"/>
        </w:trPr>
        <w:tc>
          <w:tcPr>
            <w:tcW w:w="703" w:type="pct"/>
            <w:vAlign w:val="center"/>
            <w:hideMark/>
          </w:tcPr>
          <w:p w14:paraId="78C3F9F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ns</w:t>
            </w:r>
          </w:p>
        </w:tc>
      </w:tr>
      <w:tr w:rsidR="00FA2891" w:rsidRPr="00FA2891" w14:paraId="63CA5834" w14:textId="77777777" w:rsidTr="00FA2891">
        <w:trPr>
          <w:trHeight w:val="317"/>
        </w:trPr>
        <w:tc>
          <w:tcPr>
            <w:tcW w:w="703" w:type="pct"/>
            <w:vAlign w:val="center"/>
            <w:hideMark/>
          </w:tcPr>
          <w:p w14:paraId="0D17D5E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422313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5335D55" w14:textId="77777777" w:rsidTr="00FA2891">
        <w:trPr>
          <w:trHeight w:val="317"/>
        </w:trPr>
        <w:tc>
          <w:tcPr>
            <w:tcW w:w="703" w:type="pct"/>
            <w:vAlign w:val="center"/>
            <w:hideMark/>
          </w:tcPr>
          <w:p w14:paraId="64A6B4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B447605" w14:textId="77777777" w:rsidTr="00FA2891">
        <w:trPr>
          <w:trHeight w:val="317"/>
        </w:trPr>
        <w:tc>
          <w:tcPr>
            <w:tcW w:w="703" w:type="pct"/>
            <w:vAlign w:val="center"/>
            <w:hideMark/>
          </w:tcPr>
          <w:p w14:paraId="7E907C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5A95D6" w14:textId="77777777" w:rsidTr="00FA2891">
        <w:trPr>
          <w:trHeight w:val="317"/>
        </w:trPr>
        <w:tc>
          <w:tcPr>
            <w:tcW w:w="703" w:type="pct"/>
            <w:vAlign w:val="center"/>
            <w:hideMark/>
          </w:tcPr>
          <w:p w14:paraId="6C70858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CA4EA49" w14:textId="77777777" w:rsidTr="00FA2891">
        <w:trPr>
          <w:trHeight w:val="317"/>
        </w:trPr>
        <w:tc>
          <w:tcPr>
            <w:tcW w:w="703" w:type="pct"/>
            <w:vAlign w:val="center"/>
            <w:hideMark/>
          </w:tcPr>
          <w:p w14:paraId="6732F2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9E20003" w14:textId="77777777" w:rsidTr="00FA2891">
        <w:trPr>
          <w:trHeight w:val="317"/>
        </w:trPr>
        <w:tc>
          <w:tcPr>
            <w:tcW w:w="703" w:type="pct"/>
            <w:vAlign w:val="center"/>
            <w:hideMark/>
          </w:tcPr>
          <w:p w14:paraId="6DBCC8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27D84CD9" w14:textId="77777777" w:rsidTr="00FA2891">
        <w:trPr>
          <w:trHeight w:val="317"/>
        </w:trPr>
        <w:tc>
          <w:tcPr>
            <w:tcW w:w="703" w:type="pct"/>
            <w:vAlign w:val="center"/>
            <w:hideMark/>
          </w:tcPr>
          <w:p w14:paraId="2E274E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55346AE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A75623B" w14:textId="77777777" w:rsidTr="00FA2891">
        <w:trPr>
          <w:trHeight w:val="317"/>
        </w:trPr>
        <w:tc>
          <w:tcPr>
            <w:tcW w:w="703" w:type="pct"/>
            <w:vAlign w:val="center"/>
            <w:hideMark/>
          </w:tcPr>
          <w:p w14:paraId="3008F95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E63318" w14:textId="77777777" w:rsidTr="00FA2891">
        <w:trPr>
          <w:trHeight w:val="317"/>
        </w:trPr>
        <w:tc>
          <w:tcPr>
            <w:tcW w:w="703" w:type="pct"/>
            <w:vAlign w:val="center"/>
            <w:hideMark/>
          </w:tcPr>
          <w:p w14:paraId="04467A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0AF720D" w14:textId="77777777" w:rsidTr="00FA2891">
        <w:trPr>
          <w:trHeight w:val="317"/>
        </w:trPr>
        <w:tc>
          <w:tcPr>
            <w:tcW w:w="703" w:type="pct"/>
            <w:vAlign w:val="center"/>
            <w:hideMark/>
          </w:tcPr>
          <w:p w14:paraId="5342DAF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A9A7D65" w14:textId="77777777" w:rsidTr="00FA2891">
        <w:trPr>
          <w:trHeight w:val="317"/>
        </w:trPr>
        <w:tc>
          <w:tcPr>
            <w:tcW w:w="703" w:type="pct"/>
            <w:vAlign w:val="center"/>
            <w:hideMark/>
          </w:tcPr>
          <w:p w14:paraId="35B70C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2100618" w14:textId="77777777" w:rsidTr="00FA2891">
        <w:trPr>
          <w:trHeight w:val="317"/>
        </w:trPr>
        <w:tc>
          <w:tcPr>
            <w:tcW w:w="703" w:type="pct"/>
            <w:vAlign w:val="center"/>
            <w:hideMark/>
          </w:tcPr>
          <w:p w14:paraId="23C960A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1A285CD" w14:textId="77777777" w:rsidTr="00FA2891">
        <w:trPr>
          <w:trHeight w:val="317"/>
        </w:trPr>
        <w:tc>
          <w:tcPr>
            <w:tcW w:w="703" w:type="pct"/>
            <w:vAlign w:val="center"/>
            <w:hideMark/>
          </w:tcPr>
          <w:p w14:paraId="6BC6BD5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18A4E6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909A8E5" w14:textId="77777777" w:rsidTr="00FA2891">
        <w:trPr>
          <w:trHeight w:val="317"/>
        </w:trPr>
        <w:tc>
          <w:tcPr>
            <w:tcW w:w="703" w:type="pct"/>
            <w:vAlign w:val="center"/>
            <w:hideMark/>
          </w:tcPr>
          <w:p w14:paraId="12F3EBC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A345EF2" w14:textId="77777777" w:rsidTr="00FA2891">
        <w:trPr>
          <w:trHeight w:val="317"/>
        </w:trPr>
        <w:tc>
          <w:tcPr>
            <w:tcW w:w="703" w:type="pct"/>
            <w:vAlign w:val="center"/>
            <w:hideMark/>
          </w:tcPr>
          <w:p w14:paraId="22A114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367F21D" w14:textId="77777777" w:rsidTr="00FA2891">
        <w:trPr>
          <w:trHeight w:val="317"/>
        </w:trPr>
        <w:tc>
          <w:tcPr>
            <w:tcW w:w="703" w:type="pct"/>
            <w:vAlign w:val="center"/>
            <w:hideMark/>
          </w:tcPr>
          <w:p w14:paraId="662B1D9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2F55405" w14:textId="77777777" w:rsidTr="00FA2891">
        <w:trPr>
          <w:trHeight w:val="317"/>
        </w:trPr>
        <w:tc>
          <w:tcPr>
            <w:tcW w:w="703" w:type="pct"/>
            <w:vAlign w:val="center"/>
            <w:hideMark/>
          </w:tcPr>
          <w:p w14:paraId="35C022A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8AB5BA0" w14:textId="77777777" w:rsidTr="00FA2891">
        <w:trPr>
          <w:trHeight w:val="317"/>
        </w:trPr>
        <w:tc>
          <w:tcPr>
            <w:tcW w:w="703" w:type="pct"/>
            <w:vAlign w:val="center"/>
            <w:hideMark/>
          </w:tcPr>
          <w:p w14:paraId="28A51ED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CF01593" w14:textId="77777777" w:rsidTr="00FA2891">
        <w:trPr>
          <w:trHeight w:val="317"/>
        </w:trPr>
        <w:tc>
          <w:tcPr>
            <w:tcW w:w="703" w:type="pct"/>
            <w:vAlign w:val="center"/>
            <w:hideMark/>
          </w:tcPr>
          <w:p w14:paraId="40E6F7B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vAlign w:val="center"/>
            <w:hideMark/>
          </w:tcPr>
          <w:p w14:paraId="3C26AF8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3BE98B7" w14:textId="77777777" w:rsidTr="00FA2891">
        <w:trPr>
          <w:trHeight w:val="317"/>
        </w:trPr>
        <w:tc>
          <w:tcPr>
            <w:tcW w:w="703" w:type="pct"/>
            <w:vAlign w:val="center"/>
            <w:hideMark/>
          </w:tcPr>
          <w:p w14:paraId="31788F4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6456407D" w14:textId="77777777" w:rsidTr="00FA2891">
        <w:trPr>
          <w:trHeight w:val="317"/>
        </w:trPr>
        <w:tc>
          <w:tcPr>
            <w:tcW w:w="703" w:type="pct"/>
            <w:vAlign w:val="center"/>
            <w:hideMark/>
          </w:tcPr>
          <w:p w14:paraId="21F5921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B2D82A4" w14:textId="77777777" w:rsidTr="00FA2891">
        <w:trPr>
          <w:trHeight w:val="317"/>
        </w:trPr>
        <w:tc>
          <w:tcPr>
            <w:tcW w:w="703" w:type="pct"/>
            <w:vAlign w:val="center"/>
            <w:hideMark/>
          </w:tcPr>
          <w:p w14:paraId="5BF4FA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5BAC6D2" w14:textId="77777777" w:rsidTr="00FA2891">
        <w:trPr>
          <w:trHeight w:val="317"/>
        </w:trPr>
        <w:tc>
          <w:tcPr>
            <w:tcW w:w="703" w:type="pct"/>
            <w:vAlign w:val="center"/>
            <w:hideMark/>
          </w:tcPr>
          <w:p w14:paraId="2BF99D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0A3BA1E1" w14:textId="77777777" w:rsidTr="00FA2891">
        <w:trPr>
          <w:trHeight w:val="317"/>
        </w:trPr>
        <w:tc>
          <w:tcPr>
            <w:tcW w:w="703" w:type="pct"/>
            <w:vAlign w:val="center"/>
            <w:hideMark/>
          </w:tcPr>
          <w:p w14:paraId="296A39B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B85D4E0" w14:textId="77777777" w:rsidTr="00FA2891">
        <w:trPr>
          <w:trHeight w:val="317"/>
        </w:trPr>
        <w:tc>
          <w:tcPr>
            <w:tcW w:w="703" w:type="pct"/>
            <w:tcBorders>
              <w:bottom w:val="single" w:sz="4" w:space="0" w:color="auto"/>
            </w:tcBorders>
            <w:vAlign w:val="center"/>
            <w:hideMark/>
          </w:tcPr>
          <w:p w14:paraId="2CBDFA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lastRenderedPageBreak/>
              <w:t>Qwen3-8B</w:t>
            </w:r>
          </w:p>
        </w:tc>
        <w:tc>
          <w:tcPr>
            <w:tcW w:w="546" w:type="pct"/>
            <w:tcBorders>
              <w:bottom w:val="single" w:sz="4" w:space="0" w:color="auto"/>
            </w:tcBorders>
            <w:vAlign w:val="center"/>
            <w:hideMark/>
          </w:tcPr>
          <w:p w14:paraId="0F4B3795" w14:textId="3FC420A9" w:rsidR="00FA2891" w:rsidRPr="00FA2891" w:rsidRDefault="00FA2891" w:rsidP="00FA2891">
            <w:pPr>
              <w:pStyle w:val="altz"/>
              <w:wordWrap/>
              <w:snapToGrid/>
              <w:spacing w:line="240" w:lineRule="auto"/>
              <w:ind w:leftChars="50" w:left="120" w:firstLineChars="0" w:firstLine="0"/>
              <w:rPr>
                <w:sz w:val="21"/>
                <w:szCs w:val="21"/>
              </w:rPr>
            </w:pPr>
            <w:r>
              <w:rPr>
                <w:sz w:val="21"/>
                <w:szCs w:val="21"/>
              </w:rPr>
              <w:t>仅必要</w:t>
            </w:r>
          </w:p>
        </w:tc>
        <w:tc>
          <w:tcPr>
            <w:tcW w:w="625" w:type="pct"/>
            <w:tcBorders>
              <w:bottom w:val="single" w:sz="4" w:space="0" w:color="auto"/>
            </w:tcBorders>
            <w:vAlign w:val="center"/>
            <w:hideMark/>
          </w:tcPr>
          <w:p w14:paraId="53A00FF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816212">
            <w:pPr>
              <w:pStyle w:val="altz"/>
              <w:keepNext/>
              <w:wordWrap/>
              <w:snapToGrid/>
              <w:spacing w:line="240" w:lineRule="auto"/>
              <w:ind w:firstLineChars="0" w:firstLine="0"/>
              <w:rPr>
                <w:sz w:val="21"/>
                <w:szCs w:val="21"/>
              </w:rPr>
            </w:pPr>
            <w:r w:rsidRPr="00FA2891">
              <w:rPr>
                <w:sz w:val="21"/>
                <w:szCs w:val="21"/>
              </w:rPr>
              <w:t>***</w:t>
            </w:r>
          </w:p>
        </w:tc>
      </w:tr>
    </w:tbl>
    <w:p w14:paraId="5190F417" w14:textId="3976ED8B"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 &lt; 0.05, **: p&lt; 0.01, ***: p&lt; 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3FE6B9" w:rsidR="00FC6B8F" w:rsidRDefault="00FC6B8F" w:rsidP="00FC6B8F">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的结果，可以得出以下核心结论。</w:t>
      </w:r>
    </w:p>
    <w:p w14:paraId="6F6C2001" w14:textId="3E217F78" w:rsidR="00FC6B8F" w:rsidRDefault="00FC6B8F" w:rsidP="00FC6B8F">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模型在微调前后未表现出统计学上的显著差异（</w:t>
      </w:r>
      <m:oMath>
        <m:r>
          <w:rPr>
            <w:rFonts w:ascii="Cambria Math" w:hAnsi="Cambria Math"/>
          </w:rPr>
          <m:t xml:space="preserve">p &gt; </m:t>
        </m:r>
      </m:oMath>
      <w:r w:rsidRPr="00FC6B8F">
        <w:t>0.05</w:t>
      </w:r>
      <w:r w:rsidRPr="00FC6B8F">
        <w:t>），这可能与其参数量较小、领域知识容纳能力有限有关；而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m:oMath>
        <m:r>
          <w:rPr>
            <w:rFonts w:ascii="Cambria Math" w:hAnsi="Cambria Math"/>
          </w:rPr>
          <m:t xml:space="preserve">p&lt; </m:t>
        </m:r>
      </m:oMath>
      <w:r w:rsidRPr="00FC6B8F">
        <w:t xml:space="preserve">0.01 </w:t>
      </w:r>
      <w:r w:rsidRPr="00FC6B8F">
        <w:t>或</w:t>
      </w:r>
      <w:r w:rsidRPr="00FC6B8F">
        <w:t xml:space="preserve"> </w:t>
      </w:r>
      <m:oMath>
        <m:r>
          <w:rPr>
            <w:rFonts w:ascii="Cambria Math" w:hAnsi="Cambria Math"/>
          </w:rPr>
          <m:t xml:space="preserve">p&lt; </m:t>
        </m:r>
      </m:oMath>
      <w:r w:rsidRPr="00FC6B8F">
        <w:t>0.001</w:t>
      </w:r>
      <w:r w:rsidRPr="00FC6B8F">
        <w:t>）。</w:t>
      </w:r>
    </w:p>
    <w:p w14:paraId="5EB0C0BE" w14:textId="1319CF84" w:rsidR="00FC6B8F" w:rsidRPr="00FC6B8F" w:rsidRDefault="00FC6B8F" w:rsidP="00FC6B8F">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，意味着超过半数的样本在这两个维度上实现了整整一档的跃升（例如从</w:t>
      </w:r>
      <w:r w:rsidRPr="00FC6B8F">
        <w:t>2</w:t>
      </w:r>
      <w:r w:rsidRPr="00FC6B8F">
        <w:t>分提升至</w:t>
      </w:r>
      <w:r w:rsidRPr="00FC6B8F">
        <w:t>3</w:t>
      </w:r>
      <w:r w:rsidRPr="00FC6B8F">
        <w:t>分），这在临床与教育场景下具有实质性的应用价值。</w:t>
      </w:r>
    </w:p>
    <w:p w14:paraId="5E20E12E" w14:textId="682BFA31" w:rsidR="00FC6B8F" w:rsidRPr="00FC6B8F" w:rsidRDefault="00FC6B8F" w:rsidP="00FA2891">
      <w:pPr>
        <w:pStyle w:val="altz"/>
        <w:ind w:firstLine="480"/>
      </w:pPr>
      <w:r w:rsidRPr="00FC6B8F">
        <w:t>与此同时，</w:t>
      </w:r>
      <w:r w:rsidR="003040E3">
        <w:rPr>
          <w:rFonts w:hint="eastAsia"/>
        </w:rPr>
        <w:t>“仅必要”</w:t>
      </w:r>
      <w:r w:rsidRPr="00FC6B8F">
        <w:t>维度在大多数模型对比中未达显著水平（如</w:t>
      </w:r>
      <w:r w:rsidRPr="00FC6B8F">
        <w:t xml:space="preserve">Qwen2.5-3B: </w:t>
      </w:r>
      <m:oMath>
        <m:r>
          <w:rPr>
            <w:rFonts w:ascii="Cambria Math" w:hAnsi="Cambria Math"/>
          </w:rPr>
          <m:t>p=</m:t>
        </m:r>
      </m:oMath>
      <w:r w:rsidRPr="00FC6B8F">
        <w:t xml:space="preserve"> 0.480</w:t>
      </w:r>
      <w:r w:rsidRPr="00FC6B8F">
        <w:t>，</w:t>
      </w:r>
      <w:r w:rsidRPr="00FC6B8F">
        <w:t xml:space="preserve">Qwen3-1.7B: </w:t>
      </w:r>
      <m:oMath>
        <m:r>
          <w:rPr>
            <w:rFonts w:ascii="Cambria Math" w:hAnsi="Cambria Math"/>
          </w:rPr>
          <m:t>p=</m:t>
        </m:r>
      </m:oMath>
      <w:r w:rsidRPr="00FC6B8F">
        <w:t xml:space="preserve"> 0.290</w:t>
      </w:r>
      <w:r w:rsidRPr="00FC6B8F">
        <w:t>，</w:t>
      </w:r>
      <w:r w:rsidRPr="00FC6B8F">
        <w:t xml:space="preserve">Qwen3-4B: </w:t>
      </w:r>
      <m:oMath>
        <m:r>
          <w:rPr>
            <w:rFonts w:ascii="Cambria Math" w:hAnsi="Cambria Math"/>
          </w:rPr>
          <m:t>p=</m:t>
        </m:r>
      </m:oMath>
      <w:r w:rsidRPr="00FC6B8F">
        <w:t xml:space="preserve"> 1.000</w:t>
      </w:r>
      <w:r w:rsidRPr="00FC6B8F">
        <w:t>），说明现有大语言模型在生成通俗易懂的科普文本方面已具备较强的固有能力，领域微调对此维度的边际改进空间有限。这一发现也与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190" w:name="_Toc227982571"/>
      <w:r>
        <w:rPr>
          <w:rFonts w:hint="eastAsia"/>
        </w:rPr>
        <w:t>不同主题下的模型表现差异</w:t>
      </w:r>
      <w:bookmarkEnd w:id="190"/>
    </w:p>
    <w:p w14:paraId="003BE383" w14:textId="17EB9832"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 &lt;</m:t>
        </m:r>
      </m:oMath>
      <w:r>
        <w:rPr>
          <w:rFonts w:hint="eastAsia"/>
        </w:rPr>
        <w:t xml:space="preserve"> 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为探究领域微调的效果是否在青少年生殖健康的各个子主题上均衡分布，本研究以表现最优的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在测试集各主题上的微调前后综合均分、提升幅度及</w:t>
      </w:r>
      <w:r>
        <w:rPr>
          <w:rFonts w:hint="eastAsia"/>
        </w:rPr>
        <w:t>Wilcoxon</w:t>
      </w:r>
      <w:r>
        <w:rPr>
          <w:rFonts w:hint="eastAsia"/>
        </w:rPr>
        <w:t>检验结果。</w:t>
      </w:r>
    </w:p>
    <w:p w14:paraId="5EA2B3A7" w14:textId="70995EAF" w:rsidR="00654FE9" w:rsidRDefault="00654FE9" w:rsidP="00654FE9">
      <w:pPr>
        <w:pStyle w:val="aff6"/>
        <w:spacing w:before="326" w:after="163"/>
      </w:pPr>
      <w:bookmarkStart w:id="191" w:name="_Ref227932398"/>
      <w:bookmarkStart w:id="192" w:name="_Toc227956056"/>
      <w:r>
        <w:rPr>
          <w:rFonts w:hint="eastAsia"/>
        </w:rPr>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11</w:t>
      </w:r>
      <w:r w:rsidR="007B10FA">
        <w:fldChar w:fldCharType="end"/>
      </w:r>
      <w:bookmarkEnd w:id="191"/>
      <w:r>
        <w:rPr>
          <w:rFonts w:hint="eastAsia"/>
        </w:rPr>
        <w:t xml:space="preserve"> </w:t>
      </w:r>
      <w:r w:rsidRPr="00791F8F">
        <w:rPr>
          <w:rFonts w:hint="eastAsia"/>
        </w:rPr>
        <w:t>Qwen3-4B</w:t>
      </w:r>
      <w:r w:rsidR="00DD6017">
        <w:rPr>
          <w:rFonts w:hint="eastAsia"/>
        </w:rPr>
        <w:t>各</w:t>
      </w:r>
      <w:r w:rsidRPr="00791F8F">
        <w:rPr>
          <w:rFonts w:hint="eastAsia"/>
        </w:rPr>
        <w:t>主题综合得分对比</w:t>
      </w:r>
      <w:bookmarkEnd w:id="192"/>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654FE9" w:rsidRPr="009B07E3" w14:paraId="2294A3EE" w14:textId="77EA73A6" w:rsidTr="00654FE9">
        <w:trPr>
          <w:cantSplit/>
          <w:trHeight w:val="317"/>
        </w:trPr>
        <w:tc>
          <w:tcPr>
            <w:tcW w:w="862" w:type="pct"/>
            <w:tcBorders>
              <w:top w:val="single" w:sz="4" w:space="0" w:color="auto"/>
              <w:bottom w:val="single" w:sz="4" w:space="0" w:color="auto"/>
            </w:tcBorders>
            <w:vAlign w:val="center"/>
            <w:hideMark/>
          </w:tcPr>
          <w:p w14:paraId="2EFB6A08" w14:textId="7FAACB9B"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主题类别</w:t>
            </w:r>
          </w:p>
        </w:tc>
        <w:tc>
          <w:tcPr>
            <w:tcW w:w="623" w:type="pct"/>
            <w:tcBorders>
              <w:top w:val="single" w:sz="4" w:space="0" w:color="auto"/>
              <w:bottom w:val="single" w:sz="4" w:space="0" w:color="auto"/>
            </w:tcBorders>
            <w:hideMark/>
          </w:tcPr>
          <w:p w14:paraId="7E1F7890" w14:textId="6DE63204"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样本量</w:t>
            </w:r>
          </w:p>
        </w:tc>
        <w:tc>
          <w:tcPr>
            <w:tcW w:w="703" w:type="pct"/>
            <w:tcBorders>
              <w:top w:val="single" w:sz="4" w:space="0" w:color="auto"/>
              <w:bottom w:val="single" w:sz="4" w:space="0" w:color="auto"/>
            </w:tcBorders>
            <w:hideMark/>
          </w:tcPr>
          <w:p w14:paraId="18612D57" w14:textId="7BAAF5D9"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基线均分</w:t>
            </w:r>
          </w:p>
        </w:tc>
        <w:tc>
          <w:tcPr>
            <w:tcW w:w="702" w:type="pct"/>
            <w:tcBorders>
              <w:top w:val="single" w:sz="4" w:space="0" w:color="auto"/>
              <w:bottom w:val="single" w:sz="4" w:space="0" w:color="auto"/>
            </w:tcBorders>
            <w:hideMark/>
          </w:tcPr>
          <w:p w14:paraId="6315345A" w14:textId="565A05A3"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微调均分</w:t>
            </w:r>
          </w:p>
        </w:tc>
        <w:tc>
          <w:tcPr>
            <w:tcW w:w="782" w:type="pct"/>
            <w:tcBorders>
              <w:top w:val="single" w:sz="4" w:space="0" w:color="auto"/>
              <w:bottom w:val="single" w:sz="4" w:space="0" w:color="auto"/>
            </w:tcBorders>
            <w:hideMark/>
          </w:tcPr>
          <w:p w14:paraId="3F86410E" w14:textId="7C3251E3"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提升幅度</w:t>
            </w:r>
          </w:p>
        </w:tc>
        <w:tc>
          <w:tcPr>
            <w:tcW w:w="626" w:type="pct"/>
            <w:tcBorders>
              <w:top w:val="single" w:sz="4" w:space="0" w:color="auto"/>
              <w:bottom w:val="single" w:sz="4" w:space="0" w:color="auto"/>
            </w:tcBorders>
            <w:hideMark/>
          </w:tcPr>
          <w:p w14:paraId="1C7A8031" w14:textId="0B94FC27"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 xml:space="preserve">p </w:t>
            </w:r>
            <w:r w:rsidRPr="00654FE9">
              <w:rPr>
                <w:rFonts w:hint="eastAsia"/>
                <w:b/>
                <w:bCs/>
                <w:sz w:val="21"/>
                <w:szCs w:val="21"/>
              </w:rPr>
              <w:t>值</w:t>
            </w:r>
          </w:p>
        </w:tc>
        <w:tc>
          <w:tcPr>
            <w:tcW w:w="701" w:type="pct"/>
            <w:tcBorders>
              <w:top w:val="single" w:sz="4" w:space="0" w:color="auto"/>
              <w:bottom w:val="single" w:sz="4" w:space="0" w:color="auto"/>
            </w:tcBorders>
          </w:tcPr>
          <w:p w14:paraId="78639B37" w14:textId="6D9A25F4"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显著性</w:t>
            </w:r>
          </w:p>
        </w:tc>
      </w:tr>
      <w:tr w:rsidR="00654FE9" w:rsidRPr="009B07E3" w14:paraId="00BFBEEF" w14:textId="20468D2F" w:rsidTr="00654FE9">
        <w:trPr>
          <w:cantSplit/>
          <w:trHeight w:val="317"/>
        </w:trPr>
        <w:tc>
          <w:tcPr>
            <w:tcW w:w="862" w:type="pct"/>
            <w:tcBorders>
              <w:top w:val="single" w:sz="4" w:space="0" w:color="auto"/>
            </w:tcBorders>
            <w:hideMark/>
          </w:tcPr>
          <w:p w14:paraId="3B61A9EB" w14:textId="1F4FF6E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2CC068A6" w14:textId="3E1C9C8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C7B7EB2" w14:textId="098A80C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58B85D10" w14:textId="29B01F9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33D705F5" w14:textId="347C680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5B0C44FF" w14:textId="73B5FDF4"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4DA315D2" w14:textId="27DC68B0"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1E5AC90" w14:textId="0488F9A7" w:rsidTr="00654FE9">
        <w:trPr>
          <w:cantSplit/>
          <w:trHeight w:val="317"/>
        </w:trPr>
        <w:tc>
          <w:tcPr>
            <w:tcW w:w="862" w:type="pct"/>
            <w:hideMark/>
          </w:tcPr>
          <w:p w14:paraId="570C9790" w14:textId="42247056"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191F46C2" w14:textId="2D36341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5FEA3E71" w14:textId="45811137"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386A5735" w14:textId="1BF5570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62A06425" w14:textId="1EA9DC5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3E2EBBC1" w14:textId="6315B63F"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Pr>
          <w:p w14:paraId="15DE1F69" w14:textId="52FD722A"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4F412EE0" w14:textId="0567CB47" w:rsidTr="00654FE9">
        <w:trPr>
          <w:cantSplit/>
          <w:trHeight w:val="317"/>
        </w:trPr>
        <w:tc>
          <w:tcPr>
            <w:tcW w:w="862" w:type="pct"/>
            <w:hideMark/>
          </w:tcPr>
          <w:p w14:paraId="0319D4CD" w14:textId="0F092F9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18C14DA9" w14:textId="43A7958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4ACD1393" w14:textId="039D6AB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3874DDAC" w14:textId="283DBC8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668DF35" w14:textId="7C200D0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3047D849" w14:textId="208B3724"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79EE04E2" w14:textId="17CF10C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BDF22B0" w14:textId="3B3E44BE" w:rsidTr="00654FE9">
        <w:trPr>
          <w:cantSplit/>
          <w:trHeight w:val="317"/>
        </w:trPr>
        <w:tc>
          <w:tcPr>
            <w:tcW w:w="862" w:type="pct"/>
            <w:hideMark/>
          </w:tcPr>
          <w:p w14:paraId="12B036B9" w14:textId="7BE29719"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0D30078A" w14:textId="20D717B4"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069DF2AE" w14:textId="1D73D95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7473C3DE" w14:textId="74F58175"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182E0081" w14:textId="525A664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37D61B39" w14:textId="559F6F69" w:rsidR="00654FE9" w:rsidRPr="009B07E3" w:rsidRDefault="00654FE9" w:rsidP="00654FE9">
            <w:pPr>
              <w:pStyle w:val="altz"/>
              <w:snapToGrid/>
              <w:spacing w:line="240" w:lineRule="auto"/>
              <w:ind w:firstLineChars="0" w:firstLine="0"/>
              <w:rPr>
                <w:sz w:val="21"/>
                <w:szCs w:val="21"/>
              </w:rPr>
            </w:pPr>
            <w:r w:rsidRPr="00654FE9">
              <w:rPr>
                <w:sz w:val="21"/>
                <w:szCs w:val="21"/>
              </w:rPr>
              <w:t>0.008</w:t>
            </w:r>
          </w:p>
        </w:tc>
        <w:tc>
          <w:tcPr>
            <w:tcW w:w="701" w:type="pct"/>
          </w:tcPr>
          <w:p w14:paraId="5EE00390" w14:textId="6081F5DF"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0D60A032" w14:textId="52F5A3A6" w:rsidTr="00654FE9">
        <w:trPr>
          <w:cantSplit/>
          <w:trHeight w:val="317"/>
        </w:trPr>
        <w:tc>
          <w:tcPr>
            <w:tcW w:w="862" w:type="pct"/>
            <w:hideMark/>
          </w:tcPr>
          <w:p w14:paraId="2A4290A2" w14:textId="769F25A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56B35065" w14:textId="5EDBB60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38201FB6" w14:textId="2A9C5BD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436D6DF9" w14:textId="05564E4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5820AFAA" w14:textId="232BB8C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8FFEE29" w14:textId="5C29ABED"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3493E635" w14:textId="45B58B7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3B7B2C41" w14:textId="28F33CFF" w:rsidTr="00654FE9">
        <w:trPr>
          <w:cantSplit/>
          <w:trHeight w:val="317"/>
        </w:trPr>
        <w:tc>
          <w:tcPr>
            <w:tcW w:w="862" w:type="pct"/>
            <w:hideMark/>
          </w:tcPr>
          <w:p w14:paraId="4EEE5709" w14:textId="0D84EBD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288DC8F1" w14:textId="69A579C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626282C4" w14:textId="1945F37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783F8266" w14:textId="32CE2A3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377A8428" w14:textId="23E9F9D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722CCB2B" w14:textId="06FD141B" w:rsidR="00654FE9" w:rsidRPr="009B07E3"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677CFE4" w14:textId="35F8F3A0"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032EB1C" w14:textId="77777777" w:rsidTr="00654FE9">
        <w:trPr>
          <w:cantSplit/>
          <w:trHeight w:val="317"/>
        </w:trPr>
        <w:tc>
          <w:tcPr>
            <w:tcW w:w="862" w:type="pct"/>
          </w:tcPr>
          <w:p w14:paraId="463EAE82" w14:textId="6221BDC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lastRenderedPageBreak/>
              <w:t>安全套</w:t>
            </w:r>
          </w:p>
        </w:tc>
        <w:tc>
          <w:tcPr>
            <w:tcW w:w="623" w:type="pct"/>
          </w:tcPr>
          <w:p w14:paraId="6DB985D1" w14:textId="4379BED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014FA5E8" w14:textId="5557615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679C55DF" w14:textId="3457BDE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73974CBD" w14:textId="251CFE8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0E67D637" w14:textId="2AA71439"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4091B0A8" w14:textId="66BF930A"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C5DB6C5" w14:textId="77777777" w:rsidTr="00654FE9">
        <w:trPr>
          <w:cantSplit/>
          <w:trHeight w:val="317"/>
        </w:trPr>
        <w:tc>
          <w:tcPr>
            <w:tcW w:w="862" w:type="pct"/>
          </w:tcPr>
          <w:p w14:paraId="69B3A321" w14:textId="645CDF40"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2B86163C" w14:textId="59ED7729"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520FCF31" w14:textId="79533A2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438C6B02" w14:textId="7969A372"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7CF20E41" w14:textId="64B0505C"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6D19CE58" w14:textId="5E78D9A5"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20DF431" w14:textId="5D42882D"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654FE9" w14:paraId="6F54CDA2" w14:textId="77777777" w:rsidTr="00654FE9">
        <w:trPr>
          <w:cantSplit/>
          <w:trHeight w:val="317"/>
        </w:trPr>
        <w:tc>
          <w:tcPr>
            <w:tcW w:w="862" w:type="pct"/>
            <w:tcBorders>
              <w:bottom w:val="single" w:sz="4" w:space="0" w:color="auto"/>
            </w:tcBorders>
          </w:tcPr>
          <w:p w14:paraId="20E6A61F" w14:textId="5B07D4AD"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4B7FB4AC" w14:textId="5676E955"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7D431A46" w14:textId="14D0222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1253EFEF" w14:textId="448CCE5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9286B15" w14:textId="68D4D3F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5EA0D480" w14:textId="5C6EFC24"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5B052477" w14:textId="28CBCA18"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bl>
    <w:p w14:paraId="78EC749B" w14:textId="223FC75A" w:rsidR="00654FE9" w:rsidRPr="00654FE9" w:rsidRDefault="00654FE9" w:rsidP="00654FE9">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 &lt; 0.05, **: p&lt; 0.01, ***: p&lt; 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3CFF4168"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 =</m:t>
        </m:r>
      </m:oMath>
      <w:r>
        <w:rPr>
          <w:rFonts w:hint="eastAsia"/>
        </w:rPr>
        <w:t xml:space="preserve"> 0.016</w:t>
      </w:r>
      <w:r>
        <w:rPr>
          <w:rFonts w:hint="eastAsia"/>
        </w:rPr>
        <w:t>）与“体外排精”（</w:t>
      </w:r>
      <m:oMath>
        <m:r>
          <w:rPr>
            <w:rFonts w:ascii="Cambria Math" w:hAnsi="Cambria Math" w:hint="eastAsia"/>
          </w:rPr>
          <m:t>+</m:t>
        </m:r>
      </m:oMath>
      <w:r>
        <w:rPr>
          <w:rFonts w:hint="eastAsia"/>
        </w:rPr>
        <w:t>0.476</w:t>
      </w:r>
      <w:r>
        <w:rPr>
          <w:rFonts w:hint="eastAsia"/>
        </w:rPr>
        <w:t>，</w:t>
      </w:r>
      <m:oMath>
        <m:r>
          <w:rPr>
            <w:rFonts w:ascii="Cambria Math" w:hAnsi="Cambria Math" w:hint="eastAsia"/>
          </w:rPr>
          <m:t>p =</m:t>
        </m:r>
      </m:oMath>
      <w:r>
        <w:rPr>
          <w:rFonts w:hint="eastAsia"/>
        </w:rPr>
        <w:t xml:space="preserve"> 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小众但专业性较强的主题也实现了超过</w:t>
      </w:r>
      <w:r>
        <w:rPr>
          <w:rFonts w:hint="eastAsia"/>
        </w:rPr>
        <w:t>0.35</w:t>
      </w:r>
      <w:r>
        <w:rPr>
          <w:rFonts w:hint="eastAsia"/>
        </w:rPr>
        <w:t>分的显著提升，反映出微调数据集对冷门但重要知识点的有效覆盖。</w:t>
      </w:r>
    </w:p>
    <w:p w14:paraId="63BE20F6" w14:textId="0BA3B21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0E6F97FD" w:rsidR="00F1357A" w:rsidRPr="00F1357A" w:rsidRDefault="00F1357A" w:rsidP="00F1357A">
                            <w:pPr>
                              <w:pStyle w:val="aff8"/>
                              <w:spacing w:before="163" w:after="326"/>
                              <w:rPr>
                                <w:noProof/>
                                <w:sz w:val="24"/>
                                <w:szCs w:val="22"/>
                              </w:rPr>
                            </w:pPr>
                            <w:bookmarkStart w:id="193" w:name="_Toc227955944"/>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4</w:t>
                            </w:r>
                            <w:r w:rsidR="00E0091A">
                              <w:fldChar w:fldCharType="end"/>
                            </w:r>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3"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7oGw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093s+m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" stroked="f">
                <v:textbox style="mso-fit-shape-to-text:t" inset="0,0,0,0">
                  <w:txbxContent>
                    <w:p w14:paraId="43CC4B7A" w14:textId="0E6F97FD" w:rsidR="00F1357A" w:rsidRPr="00F1357A" w:rsidRDefault="00F1357A" w:rsidP="00F1357A">
                      <w:pPr>
                        <w:pStyle w:val="aff8"/>
                        <w:spacing w:before="163" w:after="326"/>
                        <w:rPr>
                          <w:noProof/>
                          <w:sz w:val="24"/>
                          <w:szCs w:val="22"/>
                        </w:rPr>
                      </w:pPr>
                      <w:bookmarkStart w:id="194" w:name="_Toc227955944"/>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4</w:t>
                      </w:r>
                      <w:r w:rsidR="00E0091A">
                        <w:fldChar w:fldCharType="end"/>
                      </w:r>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194"/>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sidR="0037566B">
        <w:rPr>
          <w:rFonts w:hint="eastAsia"/>
        </w:rPr>
        <w:t>所示，各主题的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1FADBACE" w14:textId="0F390F01" w:rsidR="00F54B80" w:rsidRDefault="00000000">
      <w:pPr>
        <w:pStyle w:val="2"/>
        <w:spacing w:before="163" w:after="163"/>
        <w:rPr>
          <w:rFonts w:hint="eastAsia"/>
        </w:rPr>
      </w:pPr>
      <w:bookmarkStart w:id="195" w:name="_Toc227982572"/>
      <w:r>
        <w:rPr>
          <w:rFonts w:hint="eastAsia"/>
        </w:rPr>
        <w:lastRenderedPageBreak/>
        <w:t>模型输出案例分析</w:t>
      </w:r>
      <w:bookmarkEnd w:id="195"/>
    </w:p>
    <w:p w14:paraId="6ACC9337" w14:textId="5B052477" w:rsidR="00B527DC" w:rsidRPr="00B527DC" w:rsidRDefault="00B527DC" w:rsidP="00B527DC">
      <w:pPr>
        <w:pStyle w:val="altz"/>
        <w:ind w:firstLine="480"/>
      </w:pPr>
      <w:r w:rsidRPr="00B527DC">
        <w:rPr>
          <w:rFonts w:hint="eastAsia"/>
        </w:rPr>
        <w:t>定量评估指标与统计检验虽然能够从宏观层面揭示微调模型的整体性能变化，数字背后</w:t>
      </w:r>
      <w:r>
        <w:rPr>
          <w:rFonts w:hint="eastAsia"/>
        </w:rPr>
        <w:t>则</w:t>
      </w:r>
      <w:r w:rsidRPr="00B527DC">
        <w:rPr>
          <w:rFonts w:hint="eastAsia"/>
        </w:rPr>
        <w:t>隐藏着更为丰富的质性信息。为深入理解领域微调究竟在哪些方面改善了模型的回答质量，又在哪些场景下仍存在不足，本节从测试集中选取若干具有代表性的案例，对基</w:t>
      </w:r>
      <w:r>
        <w:rPr>
          <w:rFonts w:hint="eastAsia"/>
        </w:rPr>
        <w:t>线</w:t>
      </w:r>
      <w:r w:rsidRPr="00B527DC">
        <w:rPr>
          <w:rFonts w:hint="eastAsia"/>
        </w:rPr>
        <w:t>模型微调后模型输出进行逐条对比分析。案例的选取</w:t>
      </w:r>
      <w:r>
        <w:rPr>
          <w:rFonts w:hint="eastAsia"/>
        </w:rPr>
        <w:t>力求</w:t>
      </w:r>
      <w:r w:rsidRPr="00B527DC">
        <w:rPr>
          <w:rFonts w:hint="eastAsia"/>
        </w:rPr>
        <w:t>典型与差异性</w:t>
      </w:r>
      <w:r>
        <w:rPr>
          <w:rFonts w:hint="eastAsia"/>
        </w:rPr>
        <w:t>并存</w:t>
      </w:r>
      <w:r w:rsidRPr="00B527DC">
        <w:rPr>
          <w:rFonts w:hint="eastAsia"/>
        </w:rPr>
        <w:t>，既涵盖微调后表现优异的回答，也包含改进显著、基线已佳以及仍存缺陷的样本，力图全方位呈现模型在真实问答场景中的行为特征。</w:t>
      </w:r>
    </w:p>
    <w:p w14:paraId="52F859C5" w14:textId="4538A52F" w:rsidR="00F54B80" w:rsidRDefault="00000000" w:rsidP="00B527DC">
      <w:pPr>
        <w:pStyle w:val="3"/>
        <w:spacing w:before="163" w:after="163"/>
        <w:rPr>
          <w:rFonts w:hint="eastAsia"/>
        </w:rPr>
      </w:pPr>
      <w:bookmarkStart w:id="196" w:name="_Toc227982573"/>
      <w:r>
        <w:rPr>
          <w:rFonts w:hint="eastAsia"/>
        </w:rPr>
        <w:t>优秀回答案例</w:t>
      </w:r>
      <w:bookmarkEnd w:id="196"/>
    </w:p>
    <w:p w14:paraId="2DDA3D35" w14:textId="7ED3D468" w:rsidR="00B527DC" w:rsidRDefault="00B527DC" w:rsidP="00B527DC">
      <w:pPr>
        <w:pStyle w:val="altz"/>
        <w:ind w:firstLine="480"/>
      </w:pPr>
      <w:r w:rsidRPr="00B527DC">
        <w:rPr>
          <w:rFonts w:hint="eastAsia"/>
        </w:rPr>
        <w:t>在六维度</w:t>
      </w:r>
      <w:r w:rsidRPr="00B527DC">
        <w:rPr>
          <w:rFonts w:hint="eastAsia"/>
        </w:rPr>
        <w:t>AI</w:t>
      </w:r>
      <w:r w:rsidRPr="00B527DC">
        <w:rPr>
          <w:rFonts w:hint="eastAsia"/>
        </w:rPr>
        <w:t>打分中获得满分（</w:t>
      </w:r>
      <w:r w:rsidRPr="00B527DC">
        <w:rPr>
          <w:rFonts w:hint="eastAsia"/>
        </w:rPr>
        <w:t>3</w:t>
      </w:r>
      <w:r w:rsidRPr="00B527DC">
        <w:rPr>
          <w:rFonts w:hint="eastAsia"/>
        </w:rPr>
        <w:t>分）或接近满分的回答，代表了微调模型在该问答对上的最佳表现。以下选取两个不同主题下的满分案例，展示微调后模型在专业性、准确性与表达质量上的综合水准。</w:t>
      </w:r>
    </w:p>
    <w:p w14:paraId="4DAEEDE9" w14:textId="3468CA79" w:rsidR="00B527DC" w:rsidRPr="00B527DC" w:rsidRDefault="003C40A2" w:rsidP="00B527DC">
      <w:pPr>
        <w:pStyle w:val="5"/>
        <w:numPr>
          <w:ilvl w:val="0"/>
          <w:numId w:val="35"/>
        </w:numPr>
      </w:pPr>
      <w:r>
        <w:rPr>
          <w:rFonts w:hint="eastAsia"/>
        </w:rPr>
        <w:t>案例一：</w:t>
      </w:r>
      <w:r w:rsidR="00B527DC" w:rsidRPr="00B527DC">
        <w:t>人工流产主题（</w:t>
      </w:r>
      <w:r w:rsidR="00B527DC" w:rsidRPr="00B527DC">
        <w:t>ID 690</w:t>
      </w:r>
      <w:r w:rsidR="00B527DC" w:rsidRPr="00B527DC">
        <w:t>）</w:t>
      </w:r>
    </w:p>
    <w:p w14:paraId="4A457457" w14:textId="2F6500DE" w:rsidR="00B527DC" w:rsidRDefault="00B527DC" w:rsidP="00B527DC">
      <w:pPr>
        <w:pStyle w:val="altz"/>
        <w:ind w:firstLine="480"/>
      </w:pPr>
      <w:r w:rsidRPr="00B527DC">
        <w:rPr>
          <w:rFonts w:hint="eastAsia"/>
        </w:rPr>
        <w:t>问题：为何在妊娠中晚期才选择终止妊娠？</w:t>
      </w:r>
    </w:p>
    <w:p w14:paraId="0AC68E8A" w14:textId="4163C3F0" w:rsidR="00B527DC" w:rsidRDefault="00B527DC" w:rsidP="00B527DC">
      <w:pPr>
        <w:pStyle w:val="altz"/>
        <w:ind w:firstLine="480"/>
      </w:pPr>
      <w:r>
        <w:rPr>
          <w:rFonts w:hint="eastAsia"/>
        </w:rPr>
        <w:t>基线模型回答（综合均分</w:t>
      </w:r>
      <w:r>
        <w:rPr>
          <w:rFonts w:hint="eastAsia"/>
        </w:rPr>
        <w:t>1.83</w:t>
      </w:r>
      <w:r>
        <w:rPr>
          <w:rFonts w:hint="eastAsia"/>
        </w:rPr>
        <w:t>）：在医学上，终止妊娠通常分为早期终止和晚期终止。医生一般会建议在妊娠中晚期进行终止妊娠……这背后有几个重要的原因，既是为了保障母亲的健康，也是为了减少对身体的伤害。在妊娠中晚期，胎儿已经发育得比较完整，器官开始形成，比如大脑、心脏、肺部等。如果在这个时候终止妊娠，医生可以更准确地判断胎儿是否健康，也能更好地处理可能的并发症。</w:t>
      </w:r>
    </w:p>
    <w:p w14:paraId="199BDEDA" w14:textId="41AFB870" w:rsidR="00B527DC" w:rsidRDefault="00B527DC" w:rsidP="00B527DC">
      <w:pPr>
        <w:pStyle w:val="altz"/>
        <w:ind w:firstLine="480"/>
      </w:pPr>
      <w:r>
        <w:rPr>
          <w:rFonts w:hint="eastAsia"/>
        </w:rPr>
        <w:t>微调后模型回答（综合均分</w:t>
      </w:r>
      <w:r>
        <w:rPr>
          <w:rFonts w:hint="eastAsia"/>
        </w:rPr>
        <w:t>3.00</w:t>
      </w:r>
      <w:r>
        <w:rPr>
          <w:rFonts w:hint="eastAsia"/>
        </w:rPr>
        <w:t>）：妊娠中晚期（通常指孕</w:t>
      </w:r>
      <w:r>
        <w:rPr>
          <w:rFonts w:hint="eastAsia"/>
        </w:rPr>
        <w:t>13</w:t>
      </w:r>
      <w:r>
        <w:rPr>
          <w:rFonts w:hint="eastAsia"/>
        </w:rPr>
        <w:t>周后）终止妊娠，医学上称为中期妊娠终止。这种情况主要发生在孕</w:t>
      </w:r>
      <w:r>
        <w:rPr>
          <w:rFonts w:hint="eastAsia"/>
        </w:rPr>
        <w:t>13</w:t>
      </w:r>
      <w:r>
        <w:rPr>
          <w:rFonts w:hint="eastAsia"/>
        </w:rPr>
        <w:t>–</w:t>
      </w:r>
      <w:r>
        <w:rPr>
          <w:rFonts w:hint="eastAsia"/>
        </w:rPr>
        <w:t>27</w:t>
      </w:r>
      <w:r>
        <w:rPr>
          <w:rFonts w:hint="eastAsia"/>
        </w:rPr>
        <w:t>周之间，常见原因包括：胎儿严重畸形（如染色体异常、神经系统缺陷等）、母体健康问题（如严重高血压、心脏病等危及生命的情况）、胎儿生长受限或无法存活、严重感染（如</w:t>
      </w:r>
      <w:r>
        <w:rPr>
          <w:rFonts w:hint="eastAsia"/>
        </w:rPr>
        <w:t>TORCH</w:t>
      </w:r>
      <w:r>
        <w:rPr>
          <w:rFonts w:hint="eastAsia"/>
        </w:rPr>
        <w:t>感染）、或孕妇出现不可逆的并发症（如胎盘早剥、宫外孕等）。选择此时终止妊娠，是因为孕早期（</w:t>
      </w:r>
      <w:r>
        <w:rPr>
          <w:rFonts w:hint="eastAsia"/>
        </w:rPr>
        <w:t>13</w:t>
      </w:r>
      <w:r>
        <w:rPr>
          <w:rFonts w:hint="eastAsia"/>
        </w:rPr>
        <w:t>周前）终止妊娠相对安全且风险较低，而孕晚期（</w:t>
      </w:r>
      <w:r>
        <w:rPr>
          <w:rFonts w:hint="eastAsia"/>
        </w:rPr>
        <w:t>28</w:t>
      </w:r>
      <w:r>
        <w:rPr>
          <w:rFonts w:hint="eastAsia"/>
        </w:rPr>
        <w:t>周后）终止妊娠则涉及胎儿存活风险，因此医生会根据胎儿和母体的具体情况，评估终止妊娠的必要性和风险，以确保母亲的生命安全和健康。</w:t>
      </w:r>
    </w:p>
    <w:p w14:paraId="359E5507" w14:textId="2DB96198" w:rsidR="00B527DC" w:rsidRDefault="00B527DC" w:rsidP="00B527DC">
      <w:pPr>
        <w:pStyle w:val="altz"/>
        <w:ind w:firstLine="480"/>
      </w:pPr>
      <w:r>
        <w:rPr>
          <w:rFonts w:hint="eastAsia"/>
        </w:rPr>
        <w:t>在本案例中，</w:t>
      </w:r>
      <w:r w:rsidRPr="00B527DC">
        <w:rPr>
          <w:rFonts w:hint="eastAsia"/>
        </w:rPr>
        <w:t>基</w:t>
      </w:r>
      <w:r>
        <w:rPr>
          <w:rFonts w:hint="eastAsia"/>
        </w:rPr>
        <w:t>线</w:t>
      </w:r>
      <w:r w:rsidRPr="00B527DC">
        <w:rPr>
          <w:rFonts w:hint="eastAsia"/>
        </w:rPr>
        <w:t>模型在该问题上表现出明显的知识模糊与逻辑颠倒——它将</w:t>
      </w:r>
      <w:r>
        <w:rPr>
          <w:rFonts w:hint="eastAsia"/>
        </w:rPr>
        <w:t>“</w:t>
      </w:r>
      <w:r w:rsidRPr="00B527DC">
        <w:rPr>
          <w:rFonts w:hint="eastAsia"/>
        </w:rPr>
        <w:t>中晚期终止妊娠</w:t>
      </w:r>
      <w:r>
        <w:rPr>
          <w:rFonts w:hint="eastAsia"/>
        </w:rPr>
        <w:t>”</w:t>
      </w:r>
      <w:r w:rsidRPr="00B527DC">
        <w:rPr>
          <w:rFonts w:hint="eastAsia"/>
        </w:rPr>
        <w:t>错误地描述为</w:t>
      </w:r>
      <w:r>
        <w:rPr>
          <w:rFonts w:hint="eastAsia"/>
        </w:rPr>
        <w:t>“</w:t>
      </w:r>
      <w:r w:rsidRPr="00B527DC">
        <w:rPr>
          <w:rFonts w:hint="eastAsia"/>
        </w:rPr>
        <w:t>医生建议的常规选择</w:t>
      </w:r>
      <w:r>
        <w:rPr>
          <w:rFonts w:hint="eastAsia"/>
        </w:rPr>
        <w:t>”</w:t>
      </w:r>
      <w:r w:rsidRPr="00B527DC">
        <w:rPr>
          <w:rFonts w:hint="eastAsia"/>
        </w:rPr>
        <w:t>，并给出</w:t>
      </w:r>
      <w:r>
        <w:rPr>
          <w:rFonts w:hint="eastAsia"/>
        </w:rPr>
        <w:t>“</w:t>
      </w:r>
      <w:r w:rsidRPr="00B527DC">
        <w:rPr>
          <w:rFonts w:hint="eastAsia"/>
        </w:rPr>
        <w:t>胎儿发育完整后更容易处理</w:t>
      </w:r>
      <w:r>
        <w:rPr>
          <w:rFonts w:hint="eastAsia"/>
        </w:rPr>
        <w:t>”</w:t>
      </w:r>
      <w:r w:rsidRPr="00B527DC">
        <w:rPr>
          <w:rFonts w:hint="eastAsia"/>
        </w:rPr>
        <w:t>这一有悖医学常识的理由。实际上，中晚期引产通常是在胎儿严重畸形或母体生命受到威胁时的被迫选择，而非</w:t>
      </w:r>
      <w:r>
        <w:rPr>
          <w:rFonts w:hint="eastAsia"/>
        </w:rPr>
        <w:t>“</w:t>
      </w:r>
      <w:r w:rsidRPr="00B527DC">
        <w:rPr>
          <w:rFonts w:hint="eastAsia"/>
        </w:rPr>
        <w:t>医生建议</w:t>
      </w:r>
      <w:r>
        <w:rPr>
          <w:rFonts w:hint="eastAsia"/>
        </w:rPr>
        <w:t>”</w:t>
      </w:r>
      <w:r w:rsidRPr="00B527DC">
        <w:rPr>
          <w:rFonts w:hint="eastAsia"/>
        </w:rPr>
        <w:t>的常规方案。微调后模型准确指出了中晚期终止妊娠的医学指征（胎儿畸形、母体并发症等），并明确了孕早期、中期、晚期在医学处理上的差异，信息准确、逻辑清晰，且在结尾强调了</w:t>
      </w:r>
      <w:r w:rsidRPr="00B527DC">
        <w:rPr>
          <w:rFonts w:hint="eastAsia"/>
        </w:rPr>
        <w:t>"</w:t>
      </w:r>
      <w:r w:rsidRPr="00B527DC">
        <w:rPr>
          <w:rFonts w:hint="eastAsia"/>
        </w:rPr>
        <w:t>确保母亲生命安全</w:t>
      </w:r>
      <w:r w:rsidRPr="00B527DC">
        <w:rPr>
          <w:rFonts w:hint="eastAsia"/>
        </w:rPr>
        <w:t>"</w:t>
      </w:r>
      <w:r w:rsidRPr="00B527DC">
        <w:rPr>
          <w:rFonts w:hint="eastAsia"/>
        </w:rPr>
        <w:t>的风险提</w:t>
      </w:r>
      <w:r w:rsidRPr="00B527DC">
        <w:rPr>
          <w:rFonts w:hint="eastAsia"/>
        </w:rPr>
        <w:lastRenderedPageBreak/>
        <w:t>示，体现了良好的</w:t>
      </w:r>
      <w:r>
        <w:rPr>
          <w:rFonts w:hint="eastAsia"/>
        </w:rPr>
        <w:t>“</w:t>
      </w:r>
      <w:r w:rsidRPr="00B527DC">
        <w:rPr>
          <w:rFonts w:hint="eastAsia"/>
        </w:rPr>
        <w:t>安全性</w:t>
      </w:r>
      <w:r>
        <w:rPr>
          <w:rFonts w:hint="eastAsia"/>
        </w:rPr>
        <w:t>”</w:t>
      </w:r>
      <w:r w:rsidRPr="00B527DC">
        <w:rPr>
          <w:rFonts w:hint="eastAsia"/>
        </w:rPr>
        <w:t>意识。</w:t>
      </w:r>
    </w:p>
    <w:p w14:paraId="4120D313" w14:textId="02F1A292" w:rsidR="003C40A2" w:rsidRPr="003C40A2" w:rsidRDefault="003C40A2" w:rsidP="003C40A2">
      <w:pPr>
        <w:pStyle w:val="5"/>
      </w:pPr>
      <w:r>
        <w:rPr>
          <w:rFonts w:hint="eastAsia"/>
        </w:rPr>
        <w:t>案例二：</w:t>
      </w:r>
      <w:r w:rsidRPr="003C40A2">
        <w:t>安全套主题（</w:t>
      </w:r>
      <w:r w:rsidRPr="003C40A2">
        <w:t>ID 3639</w:t>
      </w:r>
      <w:r w:rsidRPr="003C40A2">
        <w:t>）</w:t>
      </w:r>
    </w:p>
    <w:p w14:paraId="4FBE8555" w14:textId="3EDB6F73" w:rsidR="003C40A2" w:rsidRDefault="003C40A2" w:rsidP="003C40A2">
      <w:pPr>
        <w:pStyle w:val="altz"/>
        <w:ind w:firstLine="480"/>
      </w:pPr>
      <w:r>
        <w:rPr>
          <w:rFonts w:hint="eastAsia"/>
        </w:rPr>
        <w:t>问题：女同性恋者应如何正确使用避孕套？</w:t>
      </w:r>
    </w:p>
    <w:p w14:paraId="3E7F7B07" w14:textId="68D42115" w:rsidR="003C40A2" w:rsidRDefault="003C40A2" w:rsidP="003C40A2">
      <w:pPr>
        <w:pStyle w:val="altz"/>
        <w:ind w:firstLine="480"/>
      </w:pPr>
      <w:r>
        <w:rPr>
          <w:rFonts w:hint="eastAsia"/>
        </w:rPr>
        <w:t>基线模型回答（综合均分</w:t>
      </w:r>
      <w:r>
        <w:rPr>
          <w:rFonts w:hint="eastAsia"/>
        </w:rPr>
        <w:t>1.33</w:t>
      </w:r>
      <w:r>
        <w:rPr>
          <w:rFonts w:hint="eastAsia"/>
        </w:rPr>
        <w:t>）：对于女同性恋者来说，正确使用避孕套不仅能有效预防意外怀孕，还能大大降低性传播感染（</w:t>
      </w:r>
      <w:r>
        <w:rPr>
          <w:rFonts w:hint="eastAsia"/>
        </w:rPr>
        <w:t>STI</w:t>
      </w:r>
      <w:r>
        <w:rPr>
          <w:rFonts w:hint="eastAsia"/>
        </w:rPr>
        <w:t>）的风险。下面是一些关于如何正确使用避孕套的建议：选择合适的避孕套（材质、尺寸、类型）……外用和内用两种避孕套……</w:t>
      </w:r>
    </w:p>
    <w:p w14:paraId="719AA025" w14:textId="7E668707" w:rsidR="003C40A2" w:rsidRDefault="003C40A2" w:rsidP="003C40A2">
      <w:pPr>
        <w:pStyle w:val="altz"/>
        <w:ind w:firstLine="480"/>
      </w:pPr>
      <w:r>
        <w:rPr>
          <w:rFonts w:hint="eastAsia"/>
        </w:rPr>
        <w:t>微调后模型回答（综合均分</w:t>
      </w:r>
      <w:r>
        <w:rPr>
          <w:rFonts w:hint="eastAsia"/>
        </w:rPr>
        <w:t>3.00</w:t>
      </w:r>
      <w:r>
        <w:rPr>
          <w:rFonts w:hint="eastAsia"/>
        </w:rPr>
        <w:t>）：避孕套（安全套）是一种物理屏障式避孕工具，通过阻止体液交换来预防意外怀孕和性传播感染（如</w:t>
      </w:r>
      <w:r>
        <w:rPr>
          <w:rFonts w:hint="eastAsia"/>
        </w:rPr>
        <w:t>HIV</w:t>
      </w:r>
      <w:r>
        <w:rPr>
          <w:rFonts w:hint="eastAsia"/>
        </w:rPr>
        <w:t>、梅毒、淋病等）。对于女同性恋者，避孕套的正确使用方式与异性性行为类似：在性接触前，检查包装完整性，撕开包装时避免用剪刀或指甲，将卷好的避孕套顶端对准阴道口或肛门，顺势展开至根部，确保全程覆盖。使用水基润滑剂（避免油基产品破坏乳胶）可减少摩擦，但需注意润滑剂可能影响避孕套强度。需特别提醒的是，避孕套无法预防所有性传播感染（如</w:t>
      </w:r>
      <w:r>
        <w:rPr>
          <w:rFonts w:hint="eastAsia"/>
        </w:rPr>
        <w:t>HPV</w:t>
      </w:r>
      <w:r>
        <w:rPr>
          <w:rFonts w:hint="eastAsia"/>
        </w:rPr>
        <w:t>、疱疹），且肛交时黏膜更脆弱，需更严格操作。</w:t>
      </w:r>
    </w:p>
    <w:p w14:paraId="62BA7B00" w14:textId="0FB77066" w:rsidR="00B527DC" w:rsidRPr="003C40A2" w:rsidRDefault="003C40A2" w:rsidP="003C40A2">
      <w:pPr>
        <w:pStyle w:val="altz"/>
        <w:ind w:firstLine="480"/>
      </w:pPr>
      <w:r>
        <w:rPr>
          <w:rFonts w:hint="eastAsia"/>
        </w:rPr>
        <w:t>在这项案例里，</w:t>
      </w:r>
      <w:r w:rsidR="00A62D4A">
        <w:rPr>
          <w:rFonts w:hint="eastAsia"/>
        </w:rPr>
        <w:t>基线</w:t>
      </w:r>
      <w:r>
        <w:rPr>
          <w:rFonts w:hint="eastAsia"/>
        </w:rPr>
        <w:t>模型在该问题上出现了严重的对象混淆——它将“女同性恋者”与“需要避孕的异性恋女性”混为一谈，给出的建议围绕“预防意外怀孕”展开，并提到“阴茎上佩戴避孕套”，完全忽视了该问题的特定语境。微调后模型则准确把握了问题的核心：女同性恋者使用避孕套的主要目的是预防性传播感染而非避孕，并针对性地给出了操作步骤（阴道口或肛门覆盖）、润滑剂选择（水基</w:t>
      </w:r>
      <w:r>
        <w:rPr>
          <w:rFonts w:hint="eastAsia"/>
        </w:rPr>
        <w:t>vs</w:t>
      </w:r>
      <w:r>
        <w:rPr>
          <w:rFonts w:hint="eastAsia"/>
        </w:rPr>
        <w:t>油基）以及风险提示（无法预防</w:t>
      </w:r>
      <w:r>
        <w:rPr>
          <w:rFonts w:hint="eastAsia"/>
        </w:rPr>
        <w:t>HPV</w:t>
      </w:r>
      <w:r>
        <w:rPr>
          <w:rFonts w:hint="eastAsia"/>
        </w:rPr>
        <w:t>、肛交黏膜脆弱），内容精准、表述专业、风险意识到位。</w:t>
      </w:r>
    </w:p>
    <w:p w14:paraId="65D15AE7" w14:textId="77777777" w:rsidR="00634FA3" w:rsidRDefault="00634FA3" w:rsidP="00634FA3">
      <w:pPr>
        <w:pStyle w:val="3"/>
        <w:spacing w:before="163" w:after="163"/>
        <w:rPr>
          <w:rFonts w:hint="eastAsia"/>
        </w:rPr>
      </w:pPr>
      <w:bookmarkStart w:id="197" w:name="_Toc227982575"/>
      <w:bookmarkStart w:id="198" w:name="_Toc227982574"/>
      <w:r>
        <w:rPr>
          <w:rFonts w:hint="eastAsia"/>
        </w:rPr>
        <w:t>微调后改进明显的案例</w:t>
      </w:r>
      <w:bookmarkEnd w:id="198"/>
    </w:p>
    <w:p w14:paraId="2B994EFF" w14:textId="77777777" w:rsidR="00634FA3" w:rsidRDefault="00634FA3" w:rsidP="00634FA3">
      <w:pPr>
        <w:pStyle w:val="altz"/>
        <w:ind w:firstLine="480"/>
      </w:pPr>
      <w:r w:rsidRPr="003C40A2">
        <w:rPr>
          <w:rFonts w:hint="eastAsia"/>
        </w:rPr>
        <w:t>除满分案例外，测试集中存在大量</w:t>
      </w:r>
      <w:r>
        <w:rPr>
          <w:rFonts w:hint="eastAsia"/>
        </w:rPr>
        <w:t>基线</w:t>
      </w:r>
      <w:r w:rsidRPr="003C40A2">
        <w:rPr>
          <w:rFonts w:hint="eastAsia"/>
        </w:rPr>
        <w:t>模型表现平平、经微调后实现</w:t>
      </w:r>
      <w:r>
        <w:rPr>
          <w:rFonts w:hint="eastAsia"/>
        </w:rPr>
        <w:t>能力跃升</w:t>
      </w:r>
      <w:r w:rsidRPr="003C40A2">
        <w:rPr>
          <w:rFonts w:hint="eastAsia"/>
        </w:rPr>
        <w:t>的案例。这类案例直观体现</w:t>
      </w:r>
      <w:r>
        <w:rPr>
          <w:rFonts w:hint="eastAsia"/>
        </w:rPr>
        <w:t>了本次</w:t>
      </w:r>
      <w:r w:rsidRPr="003C40A2">
        <w:rPr>
          <w:rFonts w:hint="eastAsia"/>
        </w:rPr>
        <w:t>领域微调的价值。</w:t>
      </w:r>
    </w:p>
    <w:p w14:paraId="337868E0" w14:textId="77777777" w:rsidR="00634FA3" w:rsidRDefault="00634FA3" w:rsidP="00634FA3">
      <w:pPr>
        <w:pStyle w:val="5"/>
        <w:numPr>
          <w:ilvl w:val="0"/>
          <w:numId w:val="39"/>
        </w:numPr>
        <w:ind w:left="851" w:hanging="369"/>
      </w:pPr>
      <w:r>
        <w:rPr>
          <w:rFonts w:hint="eastAsia"/>
        </w:rPr>
        <w:t>案</w:t>
      </w:r>
      <w:r w:rsidRPr="00A2369A">
        <w:rPr>
          <w:rFonts w:hint="eastAsia"/>
        </w:rPr>
        <w:t>例三：生殖健康科普主题（</w:t>
      </w:r>
      <w:r w:rsidRPr="00A2369A">
        <w:rPr>
          <w:rFonts w:hint="eastAsia"/>
        </w:rPr>
        <w:t>ID 4225</w:t>
      </w:r>
      <w:r>
        <w:rPr>
          <w:rFonts w:hint="eastAsia"/>
        </w:rPr>
        <w:t>）</w:t>
      </w:r>
    </w:p>
    <w:p w14:paraId="2D5C23DB" w14:textId="77777777" w:rsidR="00634FA3" w:rsidRDefault="00634FA3" w:rsidP="00634FA3">
      <w:pPr>
        <w:pStyle w:val="altz"/>
        <w:ind w:firstLine="480"/>
      </w:pPr>
      <w:r>
        <w:rPr>
          <w:rFonts w:hint="eastAsia"/>
        </w:rPr>
        <w:t>问题：纳入式性行为是否能给女性带来快感？在缺乏阴道高潮的情况下，纳入式性行为是否意味着女性需承担怀孕风险而无法获得相应的性愉悦？</w:t>
      </w:r>
    </w:p>
    <w:p w14:paraId="42D8512A" w14:textId="77777777" w:rsidR="00634FA3" w:rsidRDefault="00634FA3" w:rsidP="00634FA3">
      <w:pPr>
        <w:pStyle w:val="altz"/>
        <w:ind w:firstLine="480"/>
      </w:pPr>
      <w:r>
        <w:rPr>
          <w:rFonts w:hint="eastAsia"/>
        </w:rPr>
        <w:t>基线模型回答（综合均分</w:t>
      </w:r>
      <w:r>
        <w:rPr>
          <w:rFonts w:hint="eastAsia"/>
        </w:rPr>
        <w:t>1.33</w:t>
      </w:r>
      <w:r>
        <w:rPr>
          <w:rFonts w:hint="eastAsia"/>
        </w:rPr>
        <w:t>）：</w:t>
      </w:r>
      <w:r w:rsidRPr="00651B35">
        <w:rPr>
          <w:rFonts w:hint="eastAsia"/>
        </w:rPr>
        <w:t>性行为是伴侣间表达感情的自然方式，能否获得快感因人而异，取决于生理和心理状态。需要明确的是，任何无保护的纳入式性行为都存在怀孕风险，建议采取避孕套、短效避孕药等科学避孕手段，避免意外妊娠。双方应充分沟通，树立正确的性观念，在保障身心健康的前提下理性对待性行为</w:t>
      </w:r>
      <w:r w:rsidRPr="00A2369A">
        <w:rPr>
          <w:rFonts w:hint="eastAsia"/>
        </w:rPr>
        <w:t>。</w:t>
      </w:r>
    </w:p>
    <w:p w14:paraId="7FAE9278" w14:textId="77777777" w:rsidR="00634FA3" w:rsidRDefault="00634FA3" w:rsidP="00634FA3">
      <w:pPr>
        <w:pStyle w:val="altz"/>
        <w:ind w:firstLine="480"/>
      </w:pPr>
      <w:r>
        <w:rPr>
          <w:rFonts w:hint="eastAsia"/>
        </w:rPr>
        <w:t>微调后模型回答（综合均分</w:t>
      </w:r>
      <w:r>
        <w:rPr>
          <w:rFonts w:hint="eastAsia"/>
        </w:rPr>
        <w:t>3.00</w:t>
      </w:r>
      <w:r>
        <w:rPr>
          <w:rFonts w:hint="eastAsia"/>
        </w:rPr>
        <w:t>）：性快感是复杂的生理和心理体验，受多种因素影响。纳入式性行为（如阴茎插入）确实可能通过刺激女性</w:t>
      </w:r>
      <w:r>
        <w:rPr>
          <w:rFonts w:hint="eastAsia"/>
        </w:rPr>
        <w:t>G</w:t>
      </w:r>
      <w:r>
        <w:rPr>
          <w:rFonts w:hint="eastAsia"/>
        </w:rPr>
        <w:t>点、阴道壁等敏感区域带来快感，但并非所有女性都会经历高潮，这与个人生理结构、心理状态、性经验等有关。</w:t>
      </w:r>
      <w:r>
        <w:rPr>
          <w:rFonts w:hint="eastAsia"/>
        </w:rPr>
        <w:lastRenderedPageBreak/>
        <w:t>关键在于，性行为的愉悦不应以承担怀孕风险为前提。避孕是保护女性身体自主权的重要方式，正确使用避孕措施（如避孕套）可以在保障安全的同时，通过物理隔离减少对阴道的过度刺激，反而可能提升性体验的舒适度。性健康是全面的，不应将快感与风险简单挂钩。</w:t>
      </w:r>
    </w:p>
    <w:p w14:paraId="6735FA1B" w14:textId="77777777" w:rsidR="00634FA3" w:rsidRPr="003C40A2" w:rsidRDefault="00634FA3" w:rsidP="00634FA3">
      <w:pPr>
        <w:pStyle w:val="altz"/>
        <w:ind w:firstLine="480"/>
      </w:pPr>
      <w:r>
        <w:rPr>
          <w:rFonts w:hint="eastAsia"/>
        </w:rPr>
        <w:t>本案例问题涉及性愉悦、女性生理与避孕三个交织的敏感议题，对模型的知识广度、价值判断和表达分寸均提出了较高要求。基线模型的回复在多主题融合回答的方面不能做到兼顾，在任一方面都仅作浅显涉猎。这表明通用模型面对复杂、敏感且涉及多维度交叉的提问时，缺乏稳定的处理能力。微调后模型则展现了出色的综合分析能力，它不仅从生理（</w:t>
      </w:r>
      <w:r>
        <w:rPr>
          <w:rFonts w:hint="eastAsia"/>
        </w:rPr>
        <w:t>G</w:t>
      </w:r>
      <w:r>
        <w:rPr>
          <w:rFonts w:hint="eastAsia"/>
        </w:rPr>
        <w:t>点、阴道壁）和心理两个维度解释了性快感的来源，还正面回应了提问者的核心焦虑——“愉悦是否必须以承担怀孕风险为代价”——并明确否定了这种非此即彼的预设，将避孕措施定位为“保护身体自主权”的手段而非性快感的阻碍。回答既科学准确，又体现了对女性主体性的尊重，符合青少年健康教育中“去羞耻化”与“赋权”的核心理念。</w:t>
      </w:r>
    </w:p>
    <w:p w14:paraId="27E39BC0" w14:textId="0C755A32" w:rsidR="00F54B80" w:rsidRDefault="00651B35" w:rsidP="00A2369A">
      <w:pPr>
        <w:pStyle w:val="3"/>
        <w:spacing w:before="163" w:after="163"/>
        <w:rPr>
          <w:rFonts w:hint="eastAsia"/>
        </w:rPr>
      </w:pPr>
      <w:r>
        <w:rPr>
          <w:rFonts w:hint="eastAsia"/>
        </w:rPr>
        <w:t>错误与幻觉案例</w:t>
      </w:r>
      <w:bookmarkEnd w:id="197"/>
      <w:r w:rsidR="00A47880">
        <w:rPr>
          <w:rFonts w:hint="eastAsia"/>
        </w:rPr>
        <w:t xml:space="preserve"> </w:t>
      </w:r>
    </w:p>
    <w:p w14:paraId="039D6ABB" w14:textId="776B90AE" w:rsidR="00A2369A" w:rsidRDefault="00A2369A" w:rsidP="00A2369A">
      <w:pPr>
        <w:pStyle w:val="altz"/>
        <w:ind w:firstLine="480"/>
      </w:pPr>
      <w:r>
        <w:rPr>
          <w:rFonts w:hint="eastAsia"/>
        </w:rPr>
        <w:t>尽管领域微调在整体上显著提升了模型性能，但测试集中仍存在部分微调后模型表现不佳甚至产生幻觉（</w:t>
      </w:r>
      <w:r>
        <w:rPr>
          <w:rFonts w:hint="eastAsia"/>
        </w:rPr>
        <w:t>Hallucination</w:t>
      </w:r>
      <w:r>
        <w:rPr>
          <w:rFonts w:hint="eastAsia"/>
        </w:rPr>
        <w:t>）的案例。这些案例为识别模型能力的</w:t>
      </w:r>
      <w:r w:rsidR="00A62D4A">
        <w:rPr>
          <w:rFonts w:hint="eastAsia"/>
        </w:rPr>
        <w:t>“</w:t>
      </w:r>
      <w:r>
        <w:rPr>
          <w:rFonts w:hint="eastAsia"/>
        </w:rPr>
        <w:t>边界</w:t>
      </w:r>
      <w:r w:rsidR="00A62D4A">
        <w:rPr>
          <w:rFonts w:hint="eastAsia"/>
        </w:rPr>
        <w:t>”</w:t>
      </w:r>
      <w:r>
        <w:rPr>
          <w:rFonts w:hint="eastAsia"/>
        </w:rPr>
        <w:t>提供了重要线索。</w:t>
      </w:r>
    </w:p>
    <w:p w14:paraId="49143B8F" w14:textId="3CCABB45" w:rsidR="00A2369A" w:rsidRDefault="00A2369A" w:rsidP="00A62D4A">
      <w:pPr>
        <w:pStyle w:val="5"/>
        <w:numPr>
          <w:ilvl w:val="0"/>
          <w:numId w:val="40"/>
        </w:numPr>
        <w:ind w:left="851" w:hanging="369"/>
      </w:pPr>
      <w:r>
        <w:rPr>
          <w:rFonts w:hint="eastAsia"/>
        </w:rPr>
        <w:t>案例四：安全期避孕主题（</w:t>
      </w:r>
      <w:r>
        <w:rPr>
          <w:rFonts w:hint="eastAsia"/>
        </w:rPr>
        <w:t>ID 3377</w:t>
      </w:r>
      <w:r>
        <w:rPr>
          <w:rFonts w:hint="eastAsia"/>
        </w:rPr>
        <w:t>）</w:t>
      </w:r>
    </w:p>
    <w:p w14:paraId="63778B18" w14:textId="376B0623" w:rsidR="00A2369A" w:rsidRDefault="00A2369A" w:rsidP="00A2369A">
      <w:pPr>
        <w:pStyle w:val="altz"/>
        <w:ind w:firstLine="480"/>
      </w:pPr>
      <w:r>
        <w:rPr>
          <w:rFonts w:hint="eastAsia"/>
        </w:rPr>
        <w:t>问题：男性避孕针剂应如何使用，是否每次性行为前都需要注射，还是注射一次可以维持长期避孕效果？</w:t>
      </w:r>
    </w:p>
    <w:p w14:paraId="74A1BD28" w14:textId="3ACEEF8E" w:rsidR="00A2369A" w:rsidRDefault="00A2369A" w:rsidP="00A2369A">
      <w:pPr>
        <w:pStyle w:val="altz"/>
        <w:ind w:firstLine="480"/>
      </w:pPr>
      <w:r>
        <w:rPr>
          <w:rFonts w:hint="eastAsia"/>
        </w:rPr>
        <w:t>微调后模型回答（综合均分</w:t>
      </w:r>
      <w:r>
        <w:rPr>
          <w:rFonts w:hint="eastAsia"/>
        </w:rPr>
        <w:t>2.17</w:t>
      </w:r>
      <w:r>
        <w:rPr>
          <w:rFonts w:hint="eastAsia"/>
        </w:rPr>
        <w:t>，准确性</w:t>
      </w:r>
      <w:r>
        <w:rPr>
          <w:rFonts w:hint="eastAsia"/>
        </w:rPr>
        <w:t>1.0</w:t>
      </w:r>
      <w:r>
        <w:rPr>
          <w:rFonts w:hint="eastAsia"/>
        </w:rPr>
        <w:t>）：男性避孕针剂是一种激素类避孕方法，通过注射睾酮和孕激素来抑制精子的生成……通常需要在月经周期的特定时间注射（如月经第</w:t>
      </w:r>
      <w:r>
        <w:rPr>
          <w:rFonts w:hint="eastAsia"/>
        </w:rPr>
        <w:t>5</w:t>
      </w:r>
      <w:r>
        <w:rPr>
          <w:rFonts w:hint="eastAsia"/>
        </w:rPr>
        <w:t>–</w:t>
      </w:r>
      <w:r>
        <w:rPr>
          <w:rFonts w:hint="eastAsia"/>
        </w:rPr>
        <w:t>7</w:t>
      </w:r>
      <w:r>
        <w:rPr>
          <w:rFonts w:hint="eastAsia"/>
        </w:rPr>
        <w:t>天），注射后需要经过约</w:t>
      </w:r>
      <w:r>
        <w:rPr>
          <w:rFonts w:hint="eastAsia"/>
        </w:rPr>
        <w:t>1</w:t>
      </w:r>
      <w:r>
        <w:rPr>
          <w:rFonts w:hint="eastAsia"/>
        </w:rPr>
        <w:t>–</w:t>
      </w:r>
      <w:r>
        <w:rPr>
          <w:rFonts w:hint="eastAsia"/>
        </w:rPr>
        <w:t>2</w:t>
      </w:r>
      <w:r>
        <w:rPr>
          <w:rFonts w:hint="eastAsia"/>
        </w:rPr>
        <w:t>个完整周期（约</w:t>
      </w:r>
      <w:r>
        <w:rPr>
          <w:rFonts w:hint="eastAsia"/>
        </w:rPr>
        <w:t>21</w:t>
      </w:r>
      <w:r>
        <w:rPr>
          <w:rFonts w:hint="eastAsia"/>
        </w:rPr>
        <w:t>–</w:t>
      </w:r>
      <w:r>
        <w:rPr>
          <w:rFonts w:hint="eastAsia"/>
        </w:rPr>
        <w:t>28</w:t>
      </w:r>
      <w:r>
        <w:rPr>
          <w:rFonts w:hint="eastAsia"/>
        </w:rPr>
        <w:t>天）才能建立稳定的避孕效果。之后每隔</w:t>
      </w:r>
      <w:r>
        <w:rPr>
          <w:rFonts w:hint="eastAsia"/>
        </w:rPr>
        <w:t>28</w:t>
      </w:r>
      <w:r>
        <w:rPr>
          <w:rFonts w:hint="eastAsia"/>
        </w:rPr>
        <w:t>天左右需要再次注射以维持激素水平……</w:t>
      </w:r>
    </w:p>
    <w:p w14:paraId="3ECB85C1" w14:textId="295D9D0A" w:rsidR="00A2369A" w:rsidRDefault="00935752" w:rsidP="00A2369A">
      <w:pPr>
        <w:pStyle w:val="altz"/>
        <w:ind w:firstLine="480"/>
      </w:pPr>
      <w:r>
        <w:rPr>
          <w:rFonts w:hint="eastAsia"/>
        </w:rPr>
        <w:t>本案例中，微调模型的</w:t>
      </w:r>
      <w:r w:rsidR="00A2369A">
        <w:rPr>
          <w:rFonts w:hint="eastAsia"/>
        </w:rPr>
        <w:t>回答出现了明显的事实性幻觉。男性避孕针剂（如基于庚酸睾酮的避孕针）目前仍处于临床研究阶段，尚未在全球范围内获批上市，更不存在</w:t>
      </w:r>
      <w:r>
        <w:rPr>
          <w:rFonts w:hint="eastAsia"/>
        </w:rPr>
        <w:t>“</w:t>
      </w:r>
      <w:r w:rsidR="00A2369A">
        <w:rPr>
          <w:rFonts w:hint="eastAsia"/>
        </w:rPr>
        <w:t>月经第</w:t>
      </w:r>
      <w:r w:rsidR="00A2369A">
        <w:rPr>
          <w:rFonts w:hint="eastAsia"/>
        </w:rPr>
        <w:t>5</w:t>
      </w:r>
      <w:r w:rsidR="00A2369A">
        <w:rPr>
          <w:rFonts w:hint="eastAsia"/>
        </w:rPr>
        <w:t>–</w:t>
      </w:r>
      <w:r w:rsidR="00A2369A">
        <w:rPr>
          <w:rFonts w:hint="eastAsia"/>
        </w:rPr>
        <w:t>7</w:t>
      </w:r>
      <w:r w:rsidR="00A2369A">
        <w:rPr>
          <w:rFonts w:hint="eastAsia"/>
        </w:rPr>
        <w:t>天注射</w:t>
      </w:r>
      <w:r>
        <w:rPr>
          <w:rFonts w:hint="eastAsia"/>
        </w:rPr>
        <w:t>”</w:t>
      </w:r>
      <w:r w:rsidR="00A2369A">
        <w:rPr>
          <w:rFonts w:hint="eastAsia"/>
        </w:rPr>
        <w:t>（男性无月经周期）的用药规范。模型将男性避孕针与女性激素避孕针的使用方式混淆，编造了具体的用药时间节点，属于典型的知识张冠李戴。尽管微调数据集涵盖了避孕科普内容，但对仍处于实验阶段、未进入常规临床指南的新兴技术覆盖不足，导致模型在缺乏可靠知识锚定时无中生有。</w:t>
      </w:r>
    </w:p>
    <w:p w14:paraId="76B51F04" w14:textId="64831094" w:rsidR="00A2369A" w:rsidRDefault="00A2369A" w:rsidP="00935752">
      <w:pPr>
        <w:pStyle w:val="5"/>
      </w:pPr>
      <w:r>
        <w:rPr>
          <w:rFonts w:hint="eastAsia"/>
        </w:rPr>
        <w:t>案例五：其他内容主题（</w:t>
      </w:r>
      <w:r>
        <w:rPr>
          <w:rFonts w:hint="eastAsia"/>
        </w:rPr>
        <w:t>ID 3066</w:t>
      </w:r>
      <w:r>
        <w:rPr>
          <w:rFonts w:hint="eastAsia"/>
        </w:rPr>
        <w:t>）</w:t>
      </w:r>
    </w:p>
    <w:p w14:paraId="1D73D95C" w14:textId="77777777" w:rsidR="00A2369A" w:rsidRDefault="00A2369A" w:rsidP="00A2369A">
      <w:pPr>
        <w:pStyle w:val="altz"/>
        <w:ind w:firstLine="480"/>
      </w:pPr>
    </w:p>
    <w:p w14:paraId="00667079" w14:textId="5328A1A3" w:rsidR="00A2369A" w:rsidRDefault="00A2369A" w:rsidP="00A2369A">
      <w:pPr>
        <w:pStyle w:val="altz"/>
        <w:ind w:firstLine="480"/>
      </w:pPr>
      <w:r>
        <w:rPr>
          <w:rFonts w:hint="eastAsia"/>
        </w:rPr>
        <w:lastRenderedPageBreak/>
        <w:t>问题：二手避孕套的获取途径有哪些？</w:t>
      </w:r>
    </w:p>
    <w:p w14:paraId="09746BDB" w14:textId="25BB175F" w:rsidR="00A2369A" w:rsidRDefault="00A2369A" w:rsidP="00A2369A">
      <w:pPr>
        <w:pStyle w:val="altz"/>
        <w:ind w:firstLine="480"/>
      </w:pPr>
      <w:r>
        <w:rPr>
          <w:rFonts w:hint="eastAsia"/>
        </w:rPr>
        <w:t>微调后模型回答（综合均分</w:t>
      </w:r>
      <w:r>
        <w:rPr>
          <w:rFonts w:hint="eastAsia"/>
        </w:rPr>
        <w:t>1.33</w:t>
      </w:r>
      <w:r>
        <w:rPr>
          <w:rFonts w:hint="eastAsia"/>
        </w:rPr>
        <w:t>，安全性</w:t>
      </w:r>
      <w:r>
        <w:rPr>
          <w:rFonts w:hint="eastAsia"/>
        </w:rPr>
        <w:t>1.0</w:t>
      </w:r>
      <w:r>
        <w:rPr>
          <w:rFonts w:hint="eastAsia"/>
        </w:rPr>
        <w:t>）：二手避孕套是指通过正规渠道购买后，由个人或机构捐赠给有需要的人群使用的避孕套。这些避孕套在使用后经过严格消毒处理，确保其无菌状态，可以安全重复使用。获取途径包括：</w:t>
      </w:r>
      <w:r>
        <w:rPr>
          <w:rFonts w:hint="eastAsia"/>
        </w:rPr>
        <w:t>1</w:t>
      </w:r>
      <w:r>
        <w:rPr>
          <w:rFonts w:hint="eastAsia"/>
        </w:rPr>
        <w:t>）公益组织或社区卫生服务中心的捐赠点领取；</w:t>
      </w:r>
      <w:r>
        <w:rPr>
          <w:rFonts w:hint="eastAsia"/>
        </w:rPr>
        <w:t>2</w:t>
      </w:r>
      <w:r>
        <w:rPr>
          <w:rFonts w:hint="eastAsia"/>
        </w:rPr>
        <w:t>）在一些正规的二手交易平台上选择有资质的卖家购买；</w:t>
      </w:r>
      <w:r>
        <w:rPr>
          <w:rFonts w:hint="eastAsia"/>
        </w:rPr>
        <w:t>3</w:t>
      </w:r>
      <w:r>
        <w:rPr>
          <w:rFonts w:hint="eastAsia"/>
        </w:rPr>
        <w:t>）部分学校会定期举办免费领取活动。需要注意的是，二手避孕套的重复使用必须基于严格的消毒流程，且只能用于一次性使用，不可重复使用或保存。</w:t>
      </w:r>
    </w:p>
    <w:p w14:paraId="152D5461" w14:textId="1963353B" w:rsidR="00A2369A" w:rsidRPr="00A2369A" w:rsidRDefault="00935752" w:rsidP="00A2369A">
      <w:pPr>
        <w:pStyle w:val="altz"/>
        <w:ind w:firstLine="480"/>
      </w:pPr>
      <w:r>
        <w:rPr>
          <w:rFonts w:hint="eastAsia"/>
        </w:rPr>
        <w:t>这一案例尤为典型。</w:t>
      </w:r>
      <w:r w:rsidR="00A2369A">
        <w:rPr>
          <w:rFonts w:hint="eastAsia"/>
        </w:rPr>
        <w:t>这是测试集中安全性风险最高的回答之一。模型不仅认可了</w:t>
      </w:r>
      <w:r>
        <w:rPr>
          <w:rFonts w:hint="eastAsia"/>
        </w:rPr>
        <w:t>“</w:t>
      </w:r>
      <w:r w:rsidR="00A2369A">
        <w:rPr>
          <w:rFonts w:hint="eastAsia"/>
        </w:rPr>
        <w:t>二手避孕套</w:t>
      </w:r>
      <w:r>
        <w:rPr>
          <w:rFonts w:hint="eastAsia"/>
        </w:rPr>
        <w:t>”</w:t>
      </w:r>
      <w:r w:rsidR="00A2369A">
        <w:rPr>
          <w:rFonts w:hint="eastAsia"/>
        </w:rPr>
        <w:t>这一伪概念的存在合理性，还为其编造了一套完整的</w:t>
      </w:r>
      <w:r>
        <w:rPr>
          <w:rFonts w:hint="eastAsia"/>
        </w:rPr>
        <w:t>“</w:t>
      </w:r>
      <w:r w:rsidR="00A2369A">
        <w:rPr>
          <w:rFonts w:hint="eastAsia"/>
        </w:rPr>
        <w:t>获取途径</w:t>
      </w:r>
      <w:r>
        <w:rPr>
          <w:rFonts w:hint="eastAsia"/>
        </w:rPr>
        <w:t>”</w:t>
      </w:r>
      <w:r w:rsidR="00A2369A">
        <w:rPr>
          <w:rFonts w:hint="eastAsia"/>
        </w:rPr>
        <w:t>和</w:t>
      </w:r>
      <w:r>
        <w:rPr>
          <w:rFonts w:hint="eastAsia"/>
        </w:rPr>
        <w:t>“</w:t>
      </w:r>
      <w:r w:rsidR="00A2369A">
        <w:rPr>
          <w:rFonts w:hint="eastAsia"/>
        </w:rPr>
        <w:t>消毒复用流程</w:t>
      </w:r>
      <w:r>
        <w:rPr>
          <w:rFonts w:hint="eastAsia"/>
        </w:rPr>
        <w:t>”</w:t>
      </w:r>
      <w:r w:rsidR="00A2369A">
        <w:rPr>
          <w:rFonts w:hint="eastAsia"/>
        </w:rPr>
        <w:t>，甚至建议用户到二手交易平台购买。实际上，避孕套为一次性医疗器械，不存在任何二手市场，所谓消毒复用不仅无效，还会带来严重的感染与避孕失败风险。该案例暴露了模型在面对极端罕见、违背常识的提问时的脆弱性：当训练数据中缺乏对</w:t>
      </w:r>
      <w:r>
        <w:rPr>
          <w:rFonts w:hint="eastAsia"/>
        </w:rPr>
        <w:t>“</w:t>
      </w:r>
      <w:r w:rsidR="00A2369A">
        <w:rPr>
          <w:rFonts w:hint="eastAsia"/>
        </w:rPr>
        <w:t>二手避孕套</w:t>
      </w:r>
      <w:r>
        <w:rPr>
          <w:rFonts w:hint="eastAsia"/>
        </w:rPr>
        <w:t>“</w:t>
      </w:r>
      <w:r w:rsidR="00A2369A">
        <w:rPr>
          <w:rFonts w:hint="eastAsia"/>
        </w:rPr>
        <w:t>这一伪命题的明确否定时，模型倾向于顺着提问者的预设进行合理化演绎，而非基于医学常识进行反驳。这</w:t>
      </w:r>
      <w:r>
        <w:rPr>
          <w:rFonts w:hint="eastAsia"/>
        </w:rPr>
        <w:t>表明</w:t>
      </w:r>
      <w:r w:rsidR="00A2369A">
        <w:rPr>
          <w:rFonts w:hint="eastAsia"/>
        </w:rPr>
        <w:t>领域数据集在覆盖辟谣类知识（即对常见谣言、伪概念的明确否定）方面仍有不足。</w:t>
      </w:r>
    </w:p>
    <w:p w14:paraId="45ED838A" w14:textId="0DFDD3EE" w:rsidR="00F54B80" w:rsidRDefault="00000000" w:rsidP="00935752">
      <w:pPr>
        <w:pStyle w:val="3"/>
        <w:spacing w:before="163" w:after="163"/>
        <w:rPr>
          <w:rFonts w:hint="eastAsia"/>
        </w:rPr>
      </w:pPr>
      <w:bookmarkStart w:id="199" w:name="_Toc227982576"/>
      <w:r>
        <w:rPr>
          <w:rFonts w:hint="eastAsia"/>
        </w:rPr>
        <w:t>原因分析</w:t>
      </w:r>
      <w:bookmarkEnd w:id="199"/>
    </w:p>
    <w:p w14:paraId="3251C35A" w14:textId="446C681A" w:rsidR="00935752" w:rsidRDefault="00935752" w:rsidP="00935752">
      <w:pPr>
        <w:pStyle w:val="altz"/>
        <w:ind w:firstLine="480"/>
      </w:pPr>
      <w:r>
        <w:rPr>
          <w:rFonts w:hint="eastAsia"/>
        </w:rPr>
        <w:t>综合上述典型案例，可见模型表现的差异化原因是多样的。</w:t>
      </w:r>
    </w:p>
    <w:p w14:paraId="25251A3A" w14:textId="4251C89D" w:rsidR="00935752" w:rsidRDefault="00935752" w:rsidP="00935752">
      <w:pPr>
        <w:pStyle w:val="altz"/>
        <w:ind w:firstLine="480"/>
      </w:pPr>
      <w:r>
        <w:rPr>
          <w:rFonts w:hint="eastAsia"/>
        </w:rPr>
        <w:t>对于微调数据集中样本充足的高频主题（如安全套、生殖健康科普），模型在这些领域的表现趋于稳健；而对于处于临床研究前沿（如男性避孕针）或极度罕见（如“二手避孕套”）的议题，训练数据的覆盖密度显著下降。当模型遇到此类知识盲区时，容易退化为通用模型的猜测模式，产生事实性错误或幻觉。由此可见，领域数据集的构建不仅要覆盖主流议题，还需特别关注前沿进展的及时更新和谣言、伪概念的明确否定。</w:t>
      </w:r>
    </w:p>
    <w:p w14:paraId="6AFC81DD" w14:textId="1D673D76" w:rsidR="00935752" w:rsidRDefault="00935752" w:rsidP="00935752">
      <w:pPr>
        <w:pStyle w:val="altz"/>
        <w:ind w:firstLine="480"/>
      </w:pPr>
      <w:r>
        <w:rPr>
          <w:rFonts w:hint="eastAsia"/>
        </w:rPr>
        <w:t>当问题涉及多个维度的敏感话题交织时，基线模型极易产生多样但低质的回复，而微调后模型能够稳定输出。这说明领域微调不仅注入了知识，更重要的是训练了模型在特定语境下的综合推理与价值对齐能力。然而，案例四和五也说明，当问题本身建立在错误前提上时，模型缺乏足够的批判性思维去识别并纠正错误预设，而是倾向于迎合式回答。</w:t>
      </w:r>
    </w:p>
    <w:p w14:paraId="78E9EE1D" w14:textId="64CB9355" w:rsidR="00935752" w:rsidRPr="00935752" w:rsidRDefault="00935752" w:rsidP="00935752">
      <w:pPr>
        <w:pStyle w:val="altz"/>
        <w:ind w:firstLine="480"/>
      </w:pPr>
      <w:r>
        <w:rPr>
          <w:rFonts w:hint="eastAsia"/>
        </w:rPr>
        <w:t>测试集中存在部分基座模型已表现良好的案例，微调后甚至出现轻微下降。这类问题通常具有低知识门槛</w:t>
      </w:r>
      <w:r w:rsidR="00EC781B">
        <w:rPr>
          <w:rFonts w:hint="eastAsia"/>
        </w:rPr>
        <w:t>而</w:t>
      </w:r>
      <w:r>
        <w:rPr>
          <w:rFonts w:hint="eastAsia"/>
        </w:rPr>
        <w:t>高情感关怀的特征——基座模型凭借通用对话能力已能提供较为得体的回应，领域微调在知识注入上的边际增益有限，反而可能因过度强调</w:t>
      </w:r>
      <w:r w:rsidR="00EC781B">
        <w:rPr>
          <w:rFonts w:hint="eastAsia"/>
        </w:rPr>
        <w:t>“</w:t>
      </w:r>
      <w:r>
        <w:rPr>
          <w:rFonts w:hint="eastAsia"/>
        </w:rPr>
        <w:t>医学专业性</w:t>
      </w:r>
      <w:r w:rsidR="00EC781B">
        <w:rPr>
          <w:rFonts w:hint="eastAsia"/>
        </w:rPr>
        <w:t>”</w:t>
      </w:r>
      <w:r>
        <w:rPr>
          <w:rFonts w:hint="eastAsia"/>
        </w:rPr>
        <w:t>而削弱回答的共情温度。这</w:t>
      </w:r>
      <w:r w:rsidR="00EC781B">
        <w:rPr>
          <w:rFonts w:hint="eastAsia"/>
        </w:rPr>
        <w:t>预示</w:t>
      </w:r>
      <w:r>
        <w:rPr>
          <w:rFonts w:hint="eastAsia"/>
        </w:rPr>
        <w:t>领域微调并非越多越好，在追求专业准确的同时，也需兼顾表达风格的人性化与温和性。</w:t>
      </w:r>
    </w:p>
    <w:p w14:paraId="5D2056E4" w14:textId="77777777" w:rsidR="00F54B80" w:rsidRDefault="00000000">
      <w:pPr>
        <w:pStyle w:val="2"/>
        <w:spacing w:before="163" w:after="163"/>
        <w:rPr>
          <w:rFonts w:hint="eastAsia"/>
        </w:rPr>
      </w:pPr>
      <w:bookmarkStart w:id="200" w:name="_Toc227982577"/>
      <w:r>
        <w:rPr>
          <w:rFonts w:hint="eastAsia"/>
        </w:rPr>
        <w:lastRenderedPageBreak/>
        <w:t>本章小结</w:t>
      </w:r>
      <w:bookmarkEnd w:id="200"/>
    </w:p>
    <w:p w14:paraId="70E124B1" w14:textId="5D18789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Pr>
          <w:rFonts w:hint="eastAsia"/>
        </w:rPr>
        <w:t>2,767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5387F781"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w:t>
      </w:r>
      <m:oMath>
        <m:r>
          <w:rPr>
            <w:rFonts w:ascii="Cambria Math" w:hAnsi="Cambria Math" w:hint="eastAsia"/>
          </w:rPr>
          <m:t>p &lt;</m:t>
        </m:r>
      </m:oMath>
      <w:r>
        <w:rPr>
          <w:rFonts w:hint="eastAsia"/>
        </w:rPr>
        <w:t xml:space="preserve"> 0.01</w:t>
      </w:r>
      <w:r>
        <w:rPr>
          <w:rFonts w:hint="eastAsia"/>
        </w:rPr>
        <w:t>），而</w:t>
      </w:r>
      <w:r>
        <w:rPr>
          <w:rFonts w:hint="eastAsia"/>
        </w:rPr>
        <w:t>Qwen2.5-1.5B/3B</w:t>
      </w:r>
      <w:r>
        <w:rPr>
          <w:rFonts w:hint="eastAsia"/>
        </w:rPr>
        <w:t>未达显著水平，提示参数规模存在知识容纳的下限阈值。在</w:t>
      </w:r>
      <w:r>
        <w:rPr>
          <w:rFonts w:hint="eastAsia"/>
        </w:rPr>
        <w:t>AI</w:t>
      </w:r>
      <w:r>
        <w:rPr>
          <w:rFonts w:hint="eastAsia"/>
        </w:rPr>
        <w:t>打分层面，绝大多数维度呈现</w:t>
      </w:r>
      <m:oMath>
        <m:r>
          <w:rPr>
            <w:rFonts w:ascii="Cambria Math" w:hAnsi="Cambria Math" w:hint="eastAsia"/>
          </w:rPr>
          <m:t>p &lt;</m:t>
        </m:r>
      </m:oMath>
      <w:r>
        <w:rPr>
          <w:rFonts w:hint="eastAsia"/>
        </w:rPr>
        <w:t xml:space="preserve"> 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，超过半数样本实现整档跃升。主题级分析进一步揭示，“人工流产”（</w:t>
      </w:r>
      <m:oMath>
        <m:r>
          <w:rPr>
            <w:rFonts w:ascii="Cambria Math" w:hAnsi="Cambria Math" w:hint="eastAsia"/>
          </w:rPr>
          <m:t>+</m:t>
        </m:r>
      </m:oMath>
      <w:r>
        <w:rPr>
          <w:rFonts w:hint="eastAsia"/>
        </w:rPr>
        <w:t>0.619</w:t>
      </w:r>
      <w:r>
        <w:rPr>
          <w:rFonts w:hint="eastAsia"/>
        </w:rPr>
        <w:t>）与“体外排精”（</w:t>
      </w:r>
      <m:oMath>
        <m:r>
          <w:rPr>
            <w:rFonts w:ascii="Cambria Math" w:hAnsi="Cambria Math" w:hint="eastAsia"/>
          </w:rPr>
          <m:t>+</m:t>
        </m:r>
      </m:oMath>
      <w:r>
        <w:rPr>
          <w:rFonts w:hint="eastAsia"/>
        </w:rPr>
        <w:t>0.476</w:t>
      </w:r>
      <w:r>
        <w:rPr>
          <w:rFonts w:hint="eastAsia"/>
        </w:rPr>
        <w:t>）等高风险敏感议题的提升幅度最大，呈现从高风险向高频议题递减的梯度分布。“易于理解”维度因基线接近满分而存在天花板效应，微调的边际增益极为有限。</w:t>
      </w:r>
    </w:p>
    <w:p w14:paraId="0BEF03FA" w14:textId="34D21BE6" w:rsidR="00E34598" w:rsidRDefault="00E34598" w:rsidP="00E34598">
      <w:pPr>
        <w:pStyle w:val="altz"/>
        <w:ind w:firstLine="480"/>
      </w:pPr>
      <w:r>
        <w:rPr>
          <w:rFonts w:hint="eastAsia"/>
        </w:rPr>
        <w:t>案例分析揭示了数字背后的深层规律。微调后模型在医学指征、操作步骤和特定人群知识上表现精准，但两类问题仍是能力盲区：一是前沿未定论议题（如男性避孕针），模型易混淆研究进展与既有知识，产生幻觉；二是建立在伪概念上的提问（如“二手避孕套”），模型缺乏批判性反驳能力，反而顺着错误前提进行迎合式演绎，带来安全隐患。</w:t>
      </w:r>
    </w:p>
    <w:p w14:paraId="61B28CDA" w14:textId="00DABD82"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43"/>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01" w:name="_Toc227982578"/>
      <w:r>
        <w:rPr>
          <w:rFonts w:hint="eastAsia"/>
        </w:rPr>
        <w:lastRenderedPageBreak/>
        <w:t>总结与展望</w:t>
      </w:r>
      <w:bookmarkEnd w:id="201"/>
    </w:p>
    <w:p w14:paraId="6F754D36" w14:textId="577DD268" w:rsidR="002F6E06" w:rsidRDefault="002F6E06" w:rsidP="002F6E06">
      <w:pPr>
        <w:pStyle w:val="2"/>
        <w:spacing w:before="163" w:after="163"/>
        <w:rPr>
          <w:rFonts w:hint="eastAsia"/>
        </w:rPr>
      </w:pPr>
      <w:bookmarkStart w:id="202" w:name="_Toc227982579"/>
      <w:r>
        <w:rPr>
          <w:rFonts w:hint="eastAsia"/>
        </w:rPr>
        <w:t>主要研究发现</w:t>
      </w:r>
      <w:bookmarkEnd w:id="202"/>
    </w:p>
    <w:p w14:paraId="02200C1A" w14:textId="468B8054" w:rsidR="002F6E06" w:rsidRDefault="002F6E06" w:rsidP="002F6E06">
      <w:pPr>
        <w:pStyle w:val="altz"/>
        <w:ind w:firstLine="480"/>
      </w:pPr>
      <w:r>
        <w:rPr>
          <w:rFonts w:hint="eastAsia"/>
        </w:rPr>
        <w:t>本研究通过对</w:t>
      </w:r>
      <w:r>
        <w:rPr>
          <w:rFonts w:hint="eastAsia"/>
        </w:rPr>
        <w:t>Bilibili</w:t>
      </w:r>
      <w:r>
        <w:rPr>
          <w:rFonts w:hint="eastAsia"/>
        </w:rPr>
        <w:t>平台</w:t>
      </w:r>
      <w:r>
        <w:rPr>
          <w:rFonts w:hint="eastAsia"/>
        </w:rPr>
        <w:t>3780</w:t>
      </w:r>
      <w:r>
        <w:rPr>
          <w:rFonts w:hint="eastAsia"/>
        </w:rPr>
        <w:t>条青少年生殖健康相关评论的系统性分析，结合大语言模型的规范化处理与领域微调实验，获得了以下核心发现。第一，青少年的生殖健康信息需求呈现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第二，用户评论能够有效反映真实需求，其口语化、场景化表达中蕴含着传统问卷难以捕捉的敏感困惑与情感诉求，构成极具价值的</w:t>
      </w:r>
      <w:r w:rsidR="00613CFD">
        <w:rPr>
          <w:rFonts w:hint="eastAsia"/>
        </w:rPr>
        <w:t>“</w:t>
      </w:r>
      <w:r>
        <w:rPr>
          <w:rFonts w:hint="eastAsia"/>
        </w:rPr>
        <w:t>活数据</w:t>
      </w:r>
      <w:r w:rsidR="00613CFD">
        <w:rPr>
          <w:rFonts w:hint="eastAsia"/>
        </w:rPr>
        <w:t>”</w:t>
      </w:r>
      <w:r>
        <w:rPr>
          <w:rFonts w:hint="eastAsia"/>
        </w:rPr>
        <w:t>来源。第三，基于提示工程的大语言模型能够有效完成问题规范化与答案生成任务，配合人工审核与自动化质量筛查，可规模化产出符合临床应用标准的高质量问答对。第四，领域微调对模型专业性的提升具有统计显著性，尤其在准确性、信息聚焦度及高风险议题处理上改善明显，但模型对前沿未定论议题和伪概念提问仍存在幻觉与迎合式回答风险。</w:t>
      </w:r>
    </w:p>
    <w:p w14:paraId="30C6BCA6" w14:textId="376F806C" w:rsidR="002F6E06" w:rsidRDefault="002F6E06" w:rsidP="002F6E06">
      <w:pPr>
        <w:pStyle w:val="altz"/>
        <w:ind w:firstLine="480"/>
      </w:pPr>
      <w:r>
        <w:rPr>
          <w:rFonts w:hint="eastAsia"/>
        </w:rPr>
        <w:t>研究在理论层面贡献于三个领域。在社交媒体健康传播研究中，本研究将分析对象从发布端内容下沉至接收端的用户评论与弹幕，将海量非结构化的用户生成内容视为反映真实需求的问题语料库，深化了对平台信息生态内部供需循环的理解，揭示了问答真空现象的客观存在。其次，在青少年生殖健康研究领域，本研究以数据驱动的方式描绘了当代青少年信息需求的精细图谱，从安全套尺寸适配到药物副作用担忧，从生理发育焦虑到情感支持诉求，为理解这一群体的知识盲区与心理状态提供了来自匿名真实场景的规模化证据。最后，在中文医疗大模型研究领域，本研究构建并验证了从</w:t>
      </w:r>
      <w:r w:rsidR="00613CFD">
        <w:rPr>
          <w:rFonts w:hint="eastAsia"/>
        </w:rPr>
        <w:t>“</w:t>
      </w:r>
      <w:r>
        <w:rPr>
          <w:rFonts w:hint="eastAsia"/>
        </w:rPr>
        <w:t>非正式提问</w:t>
      </w:r>
      <w:r w:rsidR="00613CFD">
        <w:rPr>
          <w:rFonts w:hint="eastAsia"/>
        </w:rPr>
        <w:t>”</w:t>
      </w:r>
      <w:r>
        <w:rPr>
          <w:rFonts w:hint="eastAsia"/>
        </w:rPr>
        <w:t>到</w:t>
      </w:r>
      <w:r w:rsidR="00613CFD">
        <w:rPr>
          <w:rFonts w:hint="eastAsia"/>
        </w:rPr>
        <w:t>“</w:t>
      </w:r>
      <w:r>
        <w:rPr>
          <w:rFonts w:hint="eastAsia"/>
        </w:rPr>
        <w:t>领域模型</w:t>
      </w:r>
      <w:r w:rsidR="00613CFD">
        <w:rPr>
          <w:rFonts w:hint="eastAsia"/>
        </w:rPr>
        <w:t>”</w:t>
      </w:r>
      <w:r>
        <w:rPr>
          <w:rFonts w:hint="eastAsia"/>
        </w:rPr>
        <w:t>的完整技术链路，探索了大语言模型在高度敏感且文化特定的健康教育语境下的应用模式与能力边界，为垂域模型的数据构建与评估提供了可参考的方法论框架。</w:t>
      </w:r>
    </w:p>
    <w:p w14:paraId="58640031" w14:textId="2A48B403"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Pr>
          <w:rFonts w:hint="eastAsia"/>
        </w:rPr>
        <w:t>7</w:t>
      </w:r>
      <w:r>
        <w:rPr>
          <w:rFonts w:hint="eastAsia"/>
        </w:rPr>
        <w:t>×</w:t>
      </w:r>
      <w:r>
        <w:rPr>
          <w:rFonts w:hint="eastAsia"/>
        </w:rPr>
        <w:t>24</w:t>
      </w:r>
      <w:r>
        <w:rPr>
          <w:rFonts w:hint="eastAsia"/>
        </w:rPr>
        <w:t>小时、私密且可靠的信息获取渠道。研究所验证的领域微调方案与多维度评估体系，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203" w:name="_Toc227982580"/>
      <w:r>
        <w:rPr>
          <w:rFonts w:hint="eastAsia"/>
        </w:rPr>
        <w:lastRenderedPageBreak/>
        <w:t>研究局限性</w:t>
      </w:r>
      <w:bookmarkEnd w:id="203"/>
    </w:p>
    <w:p w14:paraId="2E223146" w14:textId="7B15E2ED"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单一平台，且筛选条件（播放量不低于</w:t>
      </w:r>
      <w:r>
        <w:rPr>
          <w:rFonts w:hint="eastAsia"/>
        </w:rPr>
        <w:t>10</w:t>
      </w:r>
      <w:r>
        <w:rPr>
          <w:rFonts w:hint="eastAsia"/>
        </w:rPr>
        <w:t>万次）可能导致样本偏向热门视频及其评论区，未能充分覆盖小众但重要的声音</w:t>
      </w:r>
      <w:r w:rsidR="00613CFD">
        <w:rPr>
          <w:rFonts w:hint="eastAsia"/>
        </w:rPr>
        <w:t>。</w:t>
      </w:r>
      <w:r>
        <w:rPr>
          <w:rFonts w:hint="eastAsia"/>
        </w:rPr>
        <w:t>同时，平台的匿名机制使得评论者的真实年龄与身份无法完全确认，虽已有研究表明</w:t>
      </w:r>
      <w:r>
        <w:rPr>
          <w:rFonts w:hint="eastAsia"/>
        </w:rPr>
        <w:t>B</w:t>
      </w:r>
      <w:r>
        <w:rPr>
          <w:rFonts w:hint="eastAsia"/>
        </w:rPr>
        <w:t>站用户以青少年为主体，但仍存在偏差可能。在模型层面，尽管领域微调显著提升了性能，大语言模型的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此外，自动化评估虽经专家标准锚定，但终究无法完全替代人类医生的临床判断。在资源约束方面，受限于人力与时间，人工审核与专家评分的样本量有限，数据集的规模与多样性仍有扩展空间。</w:t>
      </w:r>
    </w:p>
    <w:p w14:paraId="70C914C2" w14:textId="4D367A16" w:rsidR="002F6E06" w:rsidRDefault="002F6E06" w:rsidP="00613CFD">
      <w:pPr>
        <w:pStyle w:val="2"/>
        <w:spacing w:before="163" w:after="163"/>
        <w:rPr>
          <w:rFonts w:hint="eastAsia"/>
        </w:rPr>
      </w:pPr>
      <w:bookmarkStart w:id="204" w:name="_Toc227982581"/>
      <w:r>
        <w:rPr>
          <w:rFonts w:hint="eastAsia"/>
        </w:rPr>
        <w:t>未来研究展望</w:t>
      </w:r>
      <w:bookmarkEnd w:id="204"/>
    </w:p>
    <w:p w14:paraId="201D6815" w14:textId="77777777" w:rsidR="00A5617A" w:rsidRDefault="002F6E06" w:rsidP="002F6E06">
      <w:pPr>
        <w:pStyle w:val="altz"/>
        <w:ind w:firstLine="480"/>
      </w:pPr>
      <w:r>
        <w:rPr>
          <w:rFonts w:hint="eastAsia"/>
        </w:rPr>
        <w:t>基于上述局限性与研究发现，未来可从以下方向深入推进。</w:t>
      </w:r>
    </w:p>
    <w:p w14:paraId="19A5CB35" w14:textId="77777777"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p>
    <w:p w14:paraId="488A5F30" w14:textId="77777777" w:rsidR="00A5617A" w:rsidRDefault="002F6E06" w:rsidP="002F6E06">
      <w:pPr>
        <w:pStyle w:val="altz"/>
        <w:ind w:firstLine="480"/>
      </w:pPr>
      <w:r>
        <w:rPr>
          <w:rFonts w:hint="eastAsia"/>
        </w:rPr>
        <w:t>引入医学专家更深度的参与，不仅在审核环节，更在数据采集与问题分类的初期介入，提升数据集的专业纵深。</w:t>
      </w:r>
    </w:p>
    <w:p w14:paraId="45907233" w14:textId="77777777" w:rsidR="00A5617A" w:rsidRDefault="00A5617A" w:rsidP="002F6E06">
      <w:pPr>
        <w:pStyle w:val="altz"/>
        <w:ind w:firstLine="480"/>
      </w:pPr>
      <w:r>
        <w:rPr>
          <w:rFonts w:hint="eastAsia"/>
        </w:rPr>
        <w:t>尝试</w:t>
      </w:r>
      <w:r w:rsidR="002F6E06">
        <w:rPr>
          <w:rFonts w:hint="eastAsia"/>
        </w:rPr>
        <w:t>结合检索增强生成技术，将模型与权威医学知识库动态链接，以缓解幻觉问题并保障答案的时效性与可追溯性。</w:t>
      </w:r>
    </w:p>
    <w:p w14:paraId="0B2942F1" w14:textId="77777777" w:rsidR="00A5617A" w:rsidRDefault="00A5617A" w:rsidP="002F6E06">
      <w:pPr>
        <w:pStyle w:val="altz"/>
        <w:ind w:firstLine="480"/>
      </w:pPr>
      <w:r>
        <w:rPr>
          <w:rFonts w:hint="eastAsia"/>
        </w:rPr>
        <w:t>开展</w:t>
      </w:r>
      <w:r w:rsidR="002F6E06">
        <w:rPr>
          <w:rFonts w:hint="eastAsia"/>
        </w:rPr>
        <w:t>多轮对话与个性化交互</w:t>
      </w:r>
      <w:r>
        <w:rPr>
          <w:rFonts w:hint="eastAsia"/>
        </w:rPr>
        <w:t>的探索</w:t>
      </w:r>
      <w:r w:rsidR="002F6E06">
        <w:rPr>
          <w:rFonts w:hint="eastAsia"/>
        </w:rPr>
        <w:t>，模拟真实咨询场景中的追问与澄清机制，提升智能问答系统的实用体验。</w:t>
      </w:r>
    </w:p>
    <w:p w14:paraId="6D2E3782" w14:textId="06E3731D" w:rsidR="002F6E06" w:rsidRDefault="00A5617A" w:rsidP="002F6E06">
      <w:pPr>
        <w:pStyle w:val="altz"/>
        <w:ind w:firstLine="480"/>
      </w:pPr>
      <w:r>
        <w:rPr>
          <w:rFonts w:hint="eastAsia"/>
        </w:rPr>
        <w:t>注重</w:t>
      </w:r>
      <w:r w:rsidR="002F6E06">
        <w:rPr>
          <w:rFonts w:hint="eastAsia"/>
        </w:rPr>
        <w:t>数据集</w:t>
      </w:r>
      <w:r>
        <w:rPr>
          <w:rFonts w:hint="eastAsia"/>
        </w:rPr>
        <w:t>规模</w:t>
      </w:r>
      <w:r w:rsidR="002F6E06">
        <w:rPr>
          <w:rFonts w:hint="eastAsia"/>
        </w:rPr>
        <w:t>的</w:t>
      </w:r>
      <w:r>
        <w:rPr>
          <w:rFonts w:hint="eastAsia"/>
        </w:rPr>
        <w:t>持续扩充</w:t>
      </w:r>
      <w:r w:rsidR="002F6E06">
        <w:rPr>
          <w:rFonts w:hint="eastAsia"/>
        </w:rPr>
        <w:t>与主题覆盖，特别加强对新兴技术、谣言辟谣及边缘议题的系统性收录，以增强模型的鲁棒性与安全性。</w:t>
      </w:r>
    </w:p>
    <w:p w14:paraId="686572D7" w14:textId="77777777" w:rsidR="002F6E06" w:rsidRDefault="002F6E06">
      <w:pPr>
        <w:pStyle w:val="altz"/>
        <w:ind w:firstLine="480"/>
      </w:pPr>
    </w:p>
    <w:p w14:paraId="5D485288" w14:textId="77777777" w:rsidR="00F54B80" w:rsidRDefault="00F54B80">
      <w:pPr>
        <w:pStyle w:val="altz"/>
        <w:ind w:firstLine="480"/>
        <w:sectPr w:rsidR="00F54B80">
          <w:headerReference w:type="default" r:id="rId44"/>
          <w:endnotePr>
            <w:numFmt w:val="decimal"/>
          </w:endnotePr>
          <w:pgSz w:w="11906" w:h="16838"/>
          <w:pgMar w:top="1701" w:right="1418" w:bottom="1701" w:left="1418" w:header="851" w:footer="850" w:gutter="0"/>
          <w:cols w:space="425"/>
          <w:docGrid w:type="linesAndChars" w:linePitch="326"/>
        </w:sectPr>
      </w:pPr>
    </w:p>
    <w:p w14:paraId="145A8B3B" w14:textId="281719C9" w:rsidR="00613CFD" w:rsidRDefault="00613CFD" w:rsidP="00613CFD">
      <w:pPr>
        <w:pStyle w:val="1"/>
        <w:numPr>
          <w:ilvl w:val="0"/>
          <w:numId w:val="0"/>
        </w:numPr>
        <w:spacing w:before="326" w:after="326"/>
        <w:ind w:left="284"/>
        <w:rPr>
          <w:rFonts w:hint="eastAsia"/>
        </w:rPr>
      </w:pPr>
      <w:bookmarkStart w:id="205" w:name="_Toc227982582"/>
      <w:r w:rsidRPr="00613CFD">
        <w:rPr>
          <w:rFonts w:hint="eastAsia"/>
        </w:rPr>
        <w:lastRenderedPageBreak/>
        <w:t>附录</w:t>
      </w:r>
      <w:r w:rsidRPr="00613CFD">
        <w:rPr>
          <w:rFonts w:ascii="Times New Roman" w:hAnsi="Times New Roman" w:cs="Times New Roman"/>
        </w:rPr>
        <w:t>A</w:t>
      </w:r>
      <w:r w:rsidRPr="00613CFD">
        <w:rPr>
          <w:rFonts w:hint="eastAsia"/>
        </w:rPr>
        <w:tab/>
      </w:r>
      <w:r w:rsidRPr="00613CFD">
        <w:rPr>
          <w:rFonts w:hint="eastAsia"/>
        </w:rPr>
        <w:t>图表索引</w:t>
      </w:r>
      <w:bookmarkEnd w:id="205"/>
    </w:p>
    <w:p w14:paraId="66FD5581" w14:textId="59BF79D9" w:rsidR="00791ABA" w:rsidRDefault="00791ABA" w:rsidP="00791ABA">
      <w:pPr>
        <w:pStyle w:val="affe"/>
        <w:tabs>
          <w:tab w:val="right" w:leader="dot" w:pos="9060"/>
        </w:tabs>
        <w:spacing w:afterLines="0" w:after="0"/>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TOC \h \z \c " </w:instrText>
      </w:r>
      <w:r>
        <w:instrText>图</w:instrText>
      </w:r>
      <w:r>
        <w:instrText xml:space="preserve">" </w:instrText>
      </w:r>
      <w:r>
        <w:fldChar w:fldCharType="separate"/>
      </w:r>
      <w:hyperlink w:anchor="_Toc227985566" w:history="1">
        <w:r w:rsidRPr="00961B94">
          <w:rPr>
            <w:rStyle w:val="afb"/>
            <w:noProof/>
          </w:rPr>
          <w:t>图</w:t>
        </w:r>
        <w:r w:rsidRPr="00961B94">
          <w:rPr>
            <w:rStyle w:val="afb"/>
            <w:noProof/>
          </w:rPr>
          <w:t xml:space="preserve"> 1</w:t>
        </w:r>
        <w:r w:rsidRPr="00961B94">
          <w:rPr>
            <w:rStyle w:val="afb"/>
            <w:noProof/>
          </w:rPr>
          <w:noBreakHyphen/>
          <w:t xml:space="preserve">1 </w:t>
        </w:r>
        <w:r w:rsidRPr="00961B94">
          <w:rPr>
            <w:rStyle w:val="afb"/>
            <w:noProof/>
          </w:rPr>
          <w:t>研究技术路线图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_Toc227985566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0F20E8" w14:textId="719AEA9B" w:rsidR="00451C6C" w:rsidRDefault="00791ABA" w:rsidP="00791ABA">
      <w:pPr>
        <w:pStyle w:val="affe"/>
        <w:tabs>
          <w:tab w:val="right" w:leader="dot" w:pos="9060"/>
        </w:tabs>
        <w:spacing w:afterLines="0" w:after="0" w:line="400" w:lineRule="exact"/>
        <w:ind w:leftChars="0" w:left="199" w:hangingChars="83" w:hanging="199"/>
        <w:rPr>
          <w:rFonts w:asciiTheme="minorHAnsi" w:eastAsiaTheme="minorEastAsia" w:hAnsiTheme="minorHAnsi" w:hint="eastAsia"/>
          <w:noProof/>
          <w:sz w:val="22"/>
          <w:szCs w:val="24"/>
          <w14:ligatures w14:val="standardContextual"/>
        </w:rPr>
      </w:pPr>
      <w:r>
        <w:fldChar w:fldCharType="end"/>
      </w:r>
      <w:r w:rsidR="00451C6C">
        <w:fldChar w:fldCharType="begin"/>
      </w:r>
      <w:r w:rsidR="00451C6C">
        <w:instrText xml:space="preserve"> </w:instrText>
      </w:r>
      <w:r w:rsidR="00451C6C">
        <w:rPr>
          <w:rFonts w:hint="eastAsia"/>
        </w:rPr>
        <w:instrText>TOC \h \z \c "</w:instrText>
      </w:r>
      <w:r w:rsidR="00451C6C">
        <w:rPr>
          <w:rFonts w:hint="eastAsia"/>
        </w:rPr>
        <w:instrText>图</w:instrText>
      </w:r>
      <w:r w:rsidR="00451C6C">
        <w:rPr>
          <w:rFonts w:hint="eastAsia"/>
        </w:rPr>
        <w:instrText>"</w:instrText>
      </w:r>
      <w:r w:rsidR="00451C6C">
        <w:instrText xml:space="preserve"> </w:instrText>
      </w:r>
      <w:r w:rsidR="00451C6C">
        <w:fldChar w:fldCharType="separate"/>
      </w:r>
      <w:hyperlink w:anchor="_Toc227955938" w:history="1">
        <w:r w:rsidR="00451C6C" w:rsidRPr="00C8245C">
          <w:rPr>
            <w:rStyle w:val="afb"/>
            <w:rFonts w:hint="eastAsia"/>
            <w:noProof/>
          </w:rPr>
          <w:t>图</w:t>
        </w:r>
        <w:r w:rsidR="00451C6C" w:rsidRPr="00C8245C">
          <w:rPr>
            <w:rStyle w:val="afb"/>
            <w:rFonts w:hint="eastAsia"/>
            <w:noProof/>
          </w:rPr>
          <w:t xml:space="preserve"> </w:t>
        </w:r>
        <w:r w:rsidR="00451C6C" w:rsidRPr="00C8245C">
          <w:rPr>
            <w:rStyle w:val="afb"/>
            <w:rFonts w:hint="eastAsia"/>
            <w:noProof/>
          </w:rPr>
          <w:t>3</w:t>
        </w:r>
        <w:r w:rsidR="00451C6C" w:rsidRPr="00C8245C">
          <w:rPr>
            <w:rStyle w:val="afb"/>
            <w:rFonts w:hint="eastAsia"/>
            <w:noProof/>
          </w:rPr>
          <w:noBreakHyphen/>
        </w:r>
        <w:r w:rsidR="00451C6C" w:rsidRPr="00C8245C">
          <w:rPr>
            <w:rStyle w:val="afb"/>
            <w:rFonts w:hint="eastAsia"/>
            <w:noProof/>
          </w:rPr>
          <w:t>1 Bilibili</w:t>
        </w:r>
        <w:r w:rsidR="00451C6C" w:rsidRPr="00C8245C">
          <w:rPr>
            <w:rStyle w:val="afb"/>
            <w:rFonts w:hint="eastAsia"/>
            <w:noProof/>
          </w:rPr>
          <w:t>数据采集流程图</w:t>
        </w:r>
        <w:r w:rsidR="00451C6C">
          <w:rPr>
            <w:rFonts w:hint="eastAsia"/>
            <w:noProof/>
            <w:webHidden/>
          </w:rPr>
          <w:tab/>
        </w:r>
        <w:r w:rsidR="00451C6C">
          <w:rPr>
            <w:rFonts w:hint="eastAsia"/>
            <w:noProof/>
            <w:webHidden/>
          </w:rPr>
          <w:fldChar w:fldCharType="begin"/>
        </w:r>
        <w:r w:rsidR="00451C6C">
          <w:rPr>
            <w:rFonts w:hint="eastAsia"/>
            <w:noProof/>
            <w:webHidden/>
          </w:rPr>
          <w:instrText xml:space="preserve"> </w:instrText>
        </w:r>
        <w:r w:rsidR="00451C6C">
          <w:rPr>
            <w:noProof/>
            <w:webHidden/>
          </w:rPr>
          <w:instrText>PAGEREF _Toc227955938 \h</w:instrText>
        </w:r>
        <w:r w:rsidR="00451C6C">
          <w:rPr>
            <w:rFonts w:hint="eastAsia"/>
            <w:noProof/>
            <w:webHidden/>
          </w:rPr>
          <w:instrText xml:space="preserve"> </w:instrText>
        </w:r>
        <w:r w:rsidR="00451C6C">
          <w:rPr>
            <w:rFonts w:hint="eastAsia"/>
            <w:noProof/>
            <w:webHidden/>
          </w:rPr>
        </w:r>
        <w:r w:rsidR="00451C6C">
          <w:rPr>
            <w:rFonts w:hint="eastAsia"/>
            <w:noProof/>
            <w:webHidden/>
          </w:rPr>
          <w:fldChar w:fldCharType="separate"/>
        </w:r>
        <w:r w:rsidR="00451C6C">
          <w:rPr>
            <w:noProof/>
            <w:webHidden/>
          </w:rPr>
          <w:t>1</w:t>
        </w:r>
        <w:r w:rsidR="00451C6C">
          <w:rPr>
            <w:rFonts w:hint="eastAsia"/>
            <w:noProof/>
            <w:webHidden/>
          </w:rPr>
          <w:fldChar w:fldCharType="end"/>
        </w:r>
      </w:hyperlink>
      <w:r w:rsidR="0065746D">
        <w:rPr>
          <w:rFonts w:hint="eastAsia"/>
        </w:rPr>
        <w:t>5</w:t>
      </w:r>
    </w:p>
    <w:p w14:paraId="366E3DD2" w14:textId="7FD618EC"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39" w:history="1">
        <w:r w:rsidRPr="00C8245C">
          <w:rPr>
            <w:rStyle w:val="afb"/>
            <w:rFonts w:hint="eastAsia"/>
            <w:noProof/>
          </w:rPr>
          <w:t>图</w:t>
        </w:r>
        <w:r w:rsidRPr="00C8245C">
          <w:rPr>
            <w:rStyle w:val="afb"/>
            <w:rFonts w:hint="eastAsia"/>
            <w:noProof/>
          </w:rPr>
          <w:t xml:space="preserve"> </w:t>
        </w:r>
        <w:r w:rsidRPr="00C8245C">
          <w:rPr>
            <w:rStyle w:val="afb"/>
            <w:rFonts w:hint="eastAsia"/>
            <w:noProof/>
          </w:rPr>
          <w:t>4</w:t>
        </w:r>
        <w:r w:rsidRPr="00C8245C">
          <w:rPr>
            <w:rStyle w:val="afb"/>
            <w:rFonts w:hint="eastAsia"/>
            <w:noProof/>
          </w:rPr>
          <w:noBreakHyphen/>
          <w:t xml:space="preserve">1 </w:t>
        </w:r>
        <w:r w:rsidRPr="00C8245C">
          <w:rPr>
            <w:rStyle w:val="afb"/>
            <w:rFonts w:hint="eastAsia"/>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sidR="0065746D">
          <w:rPr>
            <w:rFonts w:hint="eastAsia"/>
            <w:noProof/>
            <w:webHidden/>
          </w:rPr>
          <w:t>0</w:t>
        </w:r>
        <w:r>
          <w:rPr>
            <w:rFonts w:hint="eastAsia"/>
            <w:noProof/>
            <w:webHidden/>
          </w:rPr>
          <w:fldChar w:fldCharType="end"/>
        </w:r>
      </w:hyperlink>
    </w:p>
    <w:p w14:paraId="3E467D74" w14:textId="7ECC1C3E"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0" w:history="1">
        <w:r w:rsidRPr="00C8245C">
          <w:rPr>
            <w:rStyle w:val="afb"/>
            <w:rFonts w:ascii="宋体" w:hAnsi="宋体" w:hint="eastAsia"/>
            <w:noProof/>
          </w:rPr>
          <w:t xml:space="preserve">图 </w:t>
        </w:r>
        <w:r w:rsidRPr="00451C6C">
          <w:rPr>
            <w:rStyle w:val="afb"/>
            <w:rFonts w:cs="Times New Roman"/>
            <w:noProof/>
          </w:rPr>
          <w:t>5</w:t>
        </w:r>
        <w:r w:rsidRPr="00451C6C">
          <w:rPr>
            <w:rStyle w:val="afb"/>
            <w:rFonts w:cs="Times New Roman"/>
            <w:noProof/>
          </w:rPr>
          <w:noBreakHyphen/>
        </w:r>
        <w:r w:rsidRPr="00451C6C">
          <w:rPr>
            <w:rStyle w:val="afb"/>
            <w:rFonts w:cs="Times New Roman"/>
            <w:noProof/>
          </w:rPr>
          <w:t>1</w:t>
        </w:r>
        <w:r w:rsidRPr="00C8245C">
          <w:rPr>
            <w:rStyle w:val="afb"/>
            <w:rFonts w:ascii="宋体" w:hAnsi="宋体" w:hint="eastAsia"/>
            <w:noProof/>
          </w:rPr>
          <w:t xml:space="preserve"> 各评价维度下一致</w:t>
        </w:r>
        <w:r w:rsidRPr="00C8245C">
          <w:rPr>
            <w:rStyle w:val="afb"/>
            <w:rFonts w:ascii="宋体" w:hAnsi="宋体" w:hint="eastAsia"/>
            <w:noProof/>
          </w:rPr>
          <w:t>性</w:t>
        </w:r>
        <w:r w:rsidRPr="00C8245C">
          <w:rPr>
            <w:rStyle w:val="afb"/>
            <w:rFonts w:ascii="宋体" w:hAnsi="宋体" w:hint="eastAsia"/>
            <w:noProof/>
          </w:rPr>
          <w:t>系数(二次加权kappa)雷达图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sidR="0065746D">
          <w:rPr>
            <w:rFonts w:hint="eastAsia"/>
            <w:noProof/>
            <w:webHidden/>
          </w:rPr>
          <w:t>3</w:t>
        </w:r>
        <w:r>
          <w:rPr>
            <w:rFonts w:hint="eastAsia"/>
            <w:noProof/>
            <w:webHidden/>
          </w:rPr>
          <w:fldChar w:fldCharType="end"/>
        </w:r>
      </w:hyperlink>
    </w:p>
    <w:p w14:paraId="31478EA7" w14:textId="58C3E6FD"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1" w:history="1">
        <w:r w:rsidRPr="00C8245C">
          <w:rPr>
            <w:rStyle w:val="afb"/>
            <w:rFonts w:hint="eastAsia"/>
            <w:noProof/>
          </w:rPr>
          <w:t>图</w:t>
        </w:r>
        <w:r w:rsidRPr="00C8245C">
          <w:rPr>
            <w:rStyle w:val="afb"/>
            <w:rFonts w:hint="eastAsia"/>
            <w:noProof/>
          </w:rPr>
          <w:t xml:space="preserve"> </w:t>
        </w:r>
        <w:r w:rsidRPr="00C8245C">
          <w:rPr>
            <w:rStyle w:val="afb"/>
            <w:rFonts w:hint="eastAsia"/>
            <w:noProof/>
          </w:rPr>
          <w:t>6</w:t>
        </w:r>
        <w:r w:rsidRPr="00C8245C">
          <w:rPr>
            <w:rStyle w:val="afb"/>
            <w:rFonts w:hint="eastAsia"/>
            <w:noProof/>
          </w:rPr>
          <w:noBreakHyphen/>
        </w:r>
        <w:r w:rsidRPr="00C8245C">
          <w:rPr>
            <w:rStyle w:val="afb"/>
            <w:rFonts w:hint="eastAsia"/>
            <w:noProof/>
          </w:rPr>
          <w:t xml:space="preserve">1 </w:t>
        </w:r>
        <w:r w:rsidRPr="00C8245C">
          <w:rPr>
            <w:rStyle w:val="afb"/>
            <w:rFonts w:hint="eastAsia"/>
            <w:noProof/>
          </w:rPr>
          <w:t>各模型微调前后</w:t>
        </w:r>
        <w:r w:rsidRPr="00C8245C">
          <w:rPr>
            <w:rStyle w:val="afb"/>
            <w:rFonts w:hint="eastAsia"/>
            <w:noProof/>
          </w:rPr>
          <w:t>ROUGE-L</w:t>
        </w:r>
        <w:r w:rsidRPr="00C8245C">
          <w:rPr>
            <w:rStyle w:val="afb"/>
            <w:rFonts w:hint="eastAsia"/>
            <w:noProof/>
          </w:rPr>
          <w:t>分</w:t>
        </w:r>
        <w:r w:rsidRPr="00C8245C">
          <w:rPr>
            <w:rStyle w:val="afb"/>
            <w:rFonts w:hint="eastAsia"/>
            <w:noProof/>
          </w:rPr>
          <w:t>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r w:rsidR="0065746D">
        <w:rPr>
          <w:rFonts w:hint="eastAsia"/>
        </w:rPr>
        <w:t>4</w:t>
      </w:r>
    </w:p>
    <w:p w14:paraId="21386966" w14:textId="08A51214"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2" w:history="1">
        <w:r w:rsidRPr="00C8245C">
          <w:rPr>
            <w:rStyle w:val="afb"/>
            <w:rFonts w:hint="eastAsia"/>
            <w:noProof/>
          </w:rPr>
          <w:t>图</w:t>
        </w:r>
        <w:r w:rsidRPr="00C8245C">
          <w:rPr>
            <w:rStyle w:val="afb"/>
            <w:rFonts w:hint="eastAsia"/>
            <w:noProof/>
          </w:rPr>
          <w:t xml:space="preserve"> </w:t>
        </w:r>
        <w:r w:rsidRPr="00C8245C">
          <w:rPr>
            <w:rStyle w:val="afb"/>
            <w:rFonts w:hint="eastAsia"/>
            <w:noProof/>
          </w:rPr>
          <w:t>6</w:t>
        </w:r>
        <w:r w:rsidRPr="00C8245C">
          <w:rPr>
            <w:rStyle w:val="afb"/>
            <w:rFonts w:hint="eastAsia"/>
            <w:noProof/>
          </w:rPr>
          <w:noBreakHyphen/>
        </w:r>
        <w:r w:rsidRPr="00C8245C">
          <w:rPr>
            <w:rStyle w:val="afb"/>
            <w:rFonts w:hint="eastAsia"/>
            <w:noProof/>
          </w:rPr>
          <w:t xml:space="preserve">2 </w:t>
        </w:r>
        <w:r w:rsidRPr="00C8245C">
          <w:rPr>
            <w:rStyle w:val="afb"/>
            <w:rFonts w:hint="eastAsia"/>
            <w:noProof/>
          </w:rPr>
          <w:t>各模型六维度</w:t>
        </w:r>
        <w:r w:rsidRPr="00C8245C">
          <w:rPr>
            <w:rStyle w:val="afb"/>
            <w:rFonts w:hint="eastAsia"/>
            <w:noProof/>
          </w:rPr>
          <w:t>综</w:t>
        </w:r>
        <w:r w:rsidRPr="00C8245C">
          <w:rPr>
            <w:rStyle w:val="afb"/>
            <w:rFonts w:hint="eastAsia"/>
            <w:noProof/>
          </w:rPr>
          <w:t>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r w:rsidR="0065746D">
        <w:rPr>
          <w:rFonts w:hint="eastAsia"/>
        </w:rPr>
        <w:t>5</w:t>
      </w:r>
    </w:p>
    <w:p w14:paraId="0C302189" w14:textId="6148D0A1"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3" w:history="1">
        <w:r w:rsidRPr="00C8245C">
          <w:rPr>
            <w:rStyle w:val="afb"/>
            <w:rFonts w:hint="eastAsia"/>
            <w:noProof/>
          </w:rPr>
          <w:t>图</w:t>
        </w:r>
        <w:r w:rsidRPr="00C8245C">
          <w:rPr>
            <w:rStyle w:val="afb"/>
            <w:rFonts w:hint="eastAsia"/>
            <w:noProof/>
          </w:rPr>
          <w:t xml:space="preserve"> </w:t>
        </w:r>
        <w:r w:rsidRPr="00C8245C">
          <w:rPr>
            <w:rStyle w:val="afb"/>
            <w:rFonts w:hint="eastAsia"/>
            <w:noProof/>
          </w:rPr>
          <w:t>6</w:t>
        </w:r>
        <w:r w:rsidRPr="00C8245C">
          <w:rPr>
            <w:rStyle w:val="afb"/>
            <w:rFonts w:hint="eastAsia"/>
            <w:noProof/>
          </w:rPr>
          <w:noBreakHyphen/>
        </w:r>
        <w:r w:rsidRPr="00C8245C">
          <w:rPr>
            <w:rStyle w:val="afb"/>
            <w:rFonts w:hint="eastAsia"/>
            <w:noProof/>
          </w:rPr>
          <w:t xml:space="preserve">3 </w:t>
        </w:r>
        <w:r w:rsidRPr="00C8245C">
          <w:rPr>
            <w:rStyle w:val="afb"/>
            <w:rFonts w:hint="eastAsia"/>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sidR="0065746D">
          <w:rPr>
            <w:rFonts w:hint="eastAsia"/>
            <w:noProof/>
            <w:webHidden/>
          </w:rPr>
          <w:t>6</w:t>
        </w:r>
        <w:r>
          <w:rPr>
            <w:rFonts w:hint="eastAsia"/>
            <w:noProof/>
            <w:webHidden/>
          </w:rPr>
          <w:fldChar w:fldCharType="end"/>
        </w:r>
      </w:hyperlink>
    </w:p>
    <w:p w14:paraId="2D833014" w14:textId="752C61C2"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4" w:history="1">
        <w:r w:rsidRPr="00C8245C">
          <w:rPr>
            <w:rStyle w:val="afb"/>
            <w:rFonts w:hint="eastAsia"/>
            <w:noProof/>
          </w:rPr>
          <w:t>图</w:t>
        </w:r>
        <w:r w:rsidRPr="00C8245C">
          <w:rPr>
            <w:rStyle w:val="afb"/>
            <w:rFonts w:hint="eastAsia"/>
            <w:noProof/>
          </w:rPr>
          <w:t xml:space="preserve"> </w:t>
        </w:r>
        <w:r w:rsidRPr="00C8245C">
          <w:rPr>
            <w:rStyle w:val="afb"/>
            <w:rFonts w:hint="eastAsia"/>
            <w:noProof/>
          </w:rPr>
          <w:t>6</w:t>
        </w:r>
        <w:r w:rsidRPr="00C8245C">
          <w:rPr>
            <w:rStyle w:val="afb"/>
            <w:rFonts w:hint="eastAsia"/>
            <w:noProof/>
          </w:rPr>
          <w:noBreakHyphen/>
        </w:r>
        <w:r w:rsidRPr="00C8245C">
          <w:rPr>
            <w:rStyle w:val="afb"/>
            <w:rFonts w:hint="eastAsia"/>
            <w:noProof/>
          </w:rPr>
          <w:t>4 Qwen3-4B</w:t>
        </w:r>
        <w:r w:rsidRPr="00C8245C">
          <w:rPr>
            <w:rStyle w:val="afb"/>
            <w:rFonts w:hint="eastAsia"/>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r w:rsidR="0065746D">
        <w:rPr>
          <w:rFonts w:hint="eastAsia"/>
        </w:rPr>
        <w:t>1</w:t>
      </w:r>
    </w:p>
    <w:p w14:paraId="5FDF8D0F" w14:textId="5C49896C" w:rsidR="00613CFD" w:rsidRDefault="00451C6C" w:rsidP="00791ABA">
      <w:pPr>
        <w:pStyle w:val="altz"/>
        <w:ind w:firstLine="480"/>
      </w:pPr>
      <w:r>
        <w:fldChar w:fldCharType="end"/>
      </w:r>
    </w:p>
    <w:p w14:paraId="56E9338B" w14:textId="5BBB8A82" w:rsidR="00451C6C" w:rsidRPr="00451C6C" w:rsidRDefault="00451C6C" w:rsidP="00451C6C">
      <w:pPr>
        <w:pStyle w:val="affe"/>
        <w:tabs>
          <w:tab w:val="right" w:leader="dot" w:pos="9060"/>
        </w:tabs>
        <w:spacing w:afterLines="0" w:after="0" w:line="400" w:lineRule="exact"/>
        <w:ind w:leftChars="0" w:left="480" w:hanging="480"/>
        <w:rPr>
          <w:rStyle w:val="afb"/>
        </w:rPr>
      </w:pPr>
      <w:r w:rsidRPr="00451C6C">
        <w:rPr>
          <w:rStyle w:val="afb"/>
          <w:noProof/>
        </w:rPr>
        <w:fldChar w:fldCharType="begin"/>
      </w:r>
      <w:r w:rsidRPr="00451C6C">
        <w:rPr>
          <w:rStyle w:val="afb"/>
          <w:noProof/>
        </w:rPr>
        <w:instrText xml:space="preserve"> </w:instrText>
      </w:r>
      <w:r w:rsidRPr="00451C6C">
        <w:rPr>
          <w:rStyle w:val="afb"/>
          <w:rFonts w:hint="eastAsia"/>
          <w:noProof/>
        </w:rPr>
        <w:instrText>TOC \h \z \c "</w:instrText>
      </w:r>
      <w:r w:rsidRPr="00451C6C">
        <w:rPr>
          <w:rStyle w:val="afb"/>
          <w:rFonts w:hint="eastAsia"/>
          <w:noProof/>
        </w:rPr>
        <w:instrText>表</w:instrText>
      </w:r>
      <w:r w:rsidRPr="00451C6C">
        <w:rPr>
          <w:rStyle w:val="afb"/>
          <w:rFonts w:hint="eastAsia"/>
          <w:noProof/>
        </w:rPr>
        <w:instrText>"</w:instrText>
      </w:r>
      <w:r w:rsidRPr="00451C6C">
        <w:rPr>
          <w:rStyle w:val="afb"/>
          <w:noProof/>
        </w:rPr>
        <w:instrText xml:space="preserve"> </w:instrText>
      </w:r>
      <w:r w:rsidRPr="00451C6C">
        <w:rPr>
          <w:rStyle w:val="afb"/>
          <w:noProof/>
        </w:rPr>
        <w:fldChar w:fldCharType="separate"/>
      </w:r>
      <w:hyperlink w:anchor="_Toc227956038" w:history="1">
        <w:r w:rsidRPr="00451C6C">
          <w:rPr>
            <w:rStyle w:val="afb"/>
            <w:rFonts w:hint="eastAsia"/>
            <w:noProof/>
          </w:rPr>
          <w:t>表</w:t>
        </w:r>
        <w:r w:rsidRPr="00451C6C">
          <w:rPr>
            <w:rStyle w:val="afb"/>
            <w:rFonts w:hint="eastAsia"/>
            <w:noProof/>
          </w:rPr>
          <w:t xml:space="preserve"> </w:t>
        </w:r>
        <w:r w:rsidRPr="00451C6C">
          <w:rPr>
            <w:rStyle w:val="afb"/>
            <w:rFonts w:hint="eastAsia"/>
            <w:noProof/>
          </w:rPr>
          <w:t>3</w:t>
        </w:r>
        <w:r w:rsidRPr="00451C6C">
          <w:rPr>
            <w:rStyle w:val="afb"/>
            <w:rFonts w:hint="eastAsia"/>
            <w:noProof/>
          </w:rPr>
          <w:noBreakHyphen/>
        </w:r>
        <w:r w:rsidRPr="00451C6C">
          <w:rPr>
            <w:rStyle w:val="afb"/>
            <w:rFonts w:hint="eastAsia"/>
            <w:noProof/>
          </w:rPr>
          <w:t xml:space="preserve">1 </w:t>
        </w:r>
        <w:r w:rsidRPr="00451C6C">
          <w:rPr>
            <w:rStyle w:val="afb"/>
            <w:rFonts w:hint="eastAsia"/>
            <w:noProof/>
          </w:rPr>
          <w:t>关键词检索表</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_Toc227956038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1</w:t>
        </w:r>
        <w:r w:rsidR="0065746D">
          <w:rPr>
            <w:rStyle w:val="afb"/>
            <w:rFonts w:hint="eastAsia"/>
            <w:webHidden/>
          </w:rPr>
          <w:t>4</w:t>
        </w:r>
        <w:r w:rsidRPr="00451C6C">
          <w:rPr>
            <w:rStyle w:val="afb"/>
            <w:rFonts w:hint="eastAsia"/>
            <w:webHidden/>
          </w:rPr>
          <w:fldChar w:fldCharType="end"/>
        </w:r>
      </w:hyperlink>
    </w:p>
    <w:p w14:paraId="4B6B47FE" w14:textId="6BE72C54"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39" w:history="1">
        <w:r w:rsidRPr="009B1127">
          <w:rPr>
            <w:rStyle w:val="afb"/>
            <w:rFonts w:hint="eastAsia"/>
            <w:noProof/>
          </w:rPr>
          <w:t>表</w:t>
        </w:r>
        <w:r w:rsidRPr="009B1127">
          <w:rPr>
            <w:rStyle w:val="afb"/>
            <w:rFonts w:hint="eastAsia"/>
            <w:noProof/>
          </w:rPr>
          <w:t xml:space="preserve"> 4</w:t>
        </w:r>
        <w:r w:rsidRPr="009B1127">
          <w:rPr>
            <w:rStyle w:val="afb"/>
            <w:rFonts w:hint="eastAsia"/>
            <w:noProof/>
          </w:rPr>
          <w:noBreakHyphen/>
        </w:r>
        <w:r w:rsidRPr="009B1127">
          <w:rPr>
            <w:rStyle w:val="afb"/>
            <w:rFonts w:hint="eastAsia"/>
            <w:noProof/>
          </w:rPr>
          <w:t>1</w:t>
        </w:r>
        <w:r w:rsidRPr="009B1127">
          <w:rPr>
            <w:rStyle w:val="afb"/>
            <w:rFonts w:hint="eastAsia"/>
            <w:noProof/>
          </w:rPr>
          <w:t xml:space="preserve"> </w:t>
        </w:r>
        <w:r w:rsidRPr="009B1127">
          <w:rPr>
            <w:rStyle w:val="afb"/>
            <w:rFonts w:hint="eastAsia"/>
            <w:noProof/>
          </w:rPr>
          <w:t>用户评论问题主题分类统计</w:t>
        </w:r>
        <w:r w:rsidRPr="00451C6C">
          <w:rPr>
            <w:rStyle w:val="afb"/>
            <w:rFonts w:hint="eastAsia"/>
            <w:webHidden/>
          </w:rPr>
          <w:tab/>
        </w:r>
        <w:r w:rsidR="0065746D">
          <w:rPr>
            <w:rStyle w:val="afb"/>
            <w:rFonts w:hint="eastAsia"/>
            <w:webHidden/>
          </w:rPr>
          <w:t>19</w:t>
        </w:r>
      </w:hyperlink>
    </w:p>
    <w:p w14:paraId="6DB5B5B6" w14:textId="75E98348"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0" w:history="1">
        <w:r w:rsidRPr="00451C6C">
          <w:rPr>
            <w:rStyle w:val="afb"/>
            <w:rFonts w:hint="eastAsia"/>
            <w:noProof/>
          </w:rPr>
          <w:t>表</w:t>
        </w:r>
        <w:r w:rsidRPr="00451C6C">
          <w:rPr>
            <w:rStyle w:val="afb"/>
            <w:rFonts w:hint="eastAsia"/>
            <w:noProof/>
          </w:rPr>
          <w:t xml:space="preserve"> </w:t>
        </w:r>
        <w:r w:rsidRPr="00451C6C">
          <w:rPr>
            <w:rStyle w:val="afb"/>
            <w:rFonts w:hint="eastAsia"/>
            <w:noProof/>
          </w:rPr>
          <w:t>5</w:t>
        </w:r>
        <w:r w:rsidRPr="00451C6C">
          <w:rPr>
            <w:rStyle w:val="afb"/>
            <w:rFonts w:hint="eastAsia"/>
            <w:noProof/>
          </w:rPr>
          <w:noBreakHyphen/>
        </w:r>
        <w:r w:rsidRPr="00451C6C">
          <w:rPr>
            <w:rStyle w:val="afb"/>
            <w:rFonts w:hint="eastAsia"/>
            <w:noProof/>
          </w:rPr>
          <w:t xml:space="preserve">1 </w:t>
        </w:r>
        <w:r w:rsidRPr="00451C6C">
          <w:rPr>
            <w:rStyle w:val="afb"/>
            <w:rFonts w:hint="eastAsia"/>
            <w:noProof/>
          </w:rPr>
          <w:t>问题规范化提示词</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_Toc227956040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2</w:t>
        </w:r>
        <w:r w:rsidR="0065746D">
          <w:rPr>
            <w:rStyle w:val="afb"/>
            <w:rFonts w:hint="eastAsia"/>
            <w:webHidden/>
          </w:rPr>
          <w:t>5</w:t>
        </w:r>
        <w:r w:rsidRPr="00451C6C">
          <w:rPr>
            <w:rStyle w:val="afb"/>
            <w:rFonts w:hint="eastAsia"/>
            <w:webHidden/>
          </w:rPr>
          <w:fldChar w:fldCharType="end"/>
        </w:r>
      </w:hyperlink>
    </w:p>
    <w:p w14:paraId="6F08EA2B" w14:textId="6EFB93D2"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1" w:history="1">
        <w:r w:rsidRPr="00451C6C">
          <w:rPr>
            <w:rStyle w:val="afb"/>
            <w:rFonts w:hint="eastAsia"/>
            <w:noProof/>
          </w:rPr>
          <w:t>表</w:t>
        </w:r>
        <w:r w:rsidRPr="00451C6C">
          <w:rPr>
            <w:rStyle w:val="afb"/>
            <w:rFonts w:hint="eastAsia"/>
            <w:noProof/>
          </w:rPr>
          <w:t xml:space="preserve"> </w:t>
        </w:r>
        <w:r w:rsidRPr="00451C6C">
          <w:rPr>
            <w:rStyle w:val="afb"/>
            <w:rFonts w:hint="eastAsia"/>
            <w:noProof/>
          </w:rPr>
          <w:t>5</w:t>
        </w:r>
        <w:r w:rsidRPr="00451C6C">
          <w:rPr>
            <w:rStyle w:val="afb"/>
            <w:rFonts w:hint="eastAsia"/>
            <w:noProof/>
          </w:rPr>
          <w:noBreakHyphen/>
          <w:t xml:space="preserve">2 </w:t>
        </w:r>
        <w:r w:rsidRPr="00451C6C">
          <w:rPr>
            <w:rStyle w:val="afb"/>
            <w:rFonts w:hint="eastAsia"/>
            <w:noProof/>
          </w:rPr>
          <w:t>答案生成</w:t>
        </w:r>
        <w:r w:rsidRPr="00451C6C">
          <w:rPr>
            <w:rStyle w:val="afb"/>
            <w:rFonts w:hint="eastAsia"/>
            <w:noProof/>
          </w:rPr>
          <w:t>提</w:t>
        </w:r>
        <w:r w:rsidRPr="00451C6C">
          <w:rPr>
            <w:rStyle w:val="afb"/>
            <w:rFonts w:hint="eastAsia"/>
            <w:noProof/>
          </w:rPr>
          <w:t>示词</w:t>
        </w:r>
        <w:r w:rsidRPr="00451C6C">
          <w:rPr>
            <w:rStyle w:val="afb"/>
            <w:rFonts w:hint="eastAsia"/>
            <w:webHidden/>
          </w:rPr>
          <w:tab/>
        </w:r>
        <w:r w:rsidR="0065746D">
          <w:rPr>
            <w:rStyle w:val="afb"/>
            <w:rFonts w:hint="eastAsia"/>
            <w:webHidden/>
          </w:rPr>
          <w:t>29</w:t>
        </w:r>
      </w:hyperlink>
    </w:p>
    <w:p w14:paraId="440C78EB" w14:textId="209C3992"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2"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r>
        <w:r w:rsidRPr="00451C6C">
          <w:rPr>
            <w:rStyle w:val="afb"/>
            <w:rFonts w:hint="eastAsia"/>
            <w:noProof/>
          </w:rPr>
          <w:t xml:space="preserve">3 </w:t>
        </w:r>
        <w:r w:rsidRPr="00451C6C">
          <w:rPr>
            <w:rStyle w:val="afb"/>
            <w:rFonts w:hint="eastAsia"/>
            <w:noProof/>
          </w:rPr>
          <w:t>打分指标量表</w:t>
        </w:r>
        <w:r w:rsidRPr="00451C6C">
          <w:rPr>
            <w:rStyle w:val="afb"/>
            <w:rFonts w:hint="eastAsia"/>
            <w:webHidden/>
          </w:rPr>
          <w:tab/>
        </w:r>
        <w:r w:rsidR="0065746D">
          <w:rPr>
            <w:rStyle w:val="afb"/>
            <w:rFonts w:hint="eastAsia"/>
            <w:webHidden/>
          </w:rPr>
          <w:t>30</w:t>
        </w:r>
      </w:hyperlink>
    </w:p>
    <w:p w14:paraId="2D87AE9B" w14:textId="6FE47D03"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3" w:history="1">
        <w:r w:rsidRPr="00451C6C">
          <w:rPr>
            <w:rStyle w:val="afb"/>
            <w:rFonts w:hint="eastAsia"/>
            <w:noProof/>
          </w:rPr>
          <w:t>表</w:t>
        </w:r>
        <w:r w:rsidRPr="00451C6C">
          <w:rPr>
            <w:rStyle w:val="afb"/>
            <w:rFonts w:hint="eastAsia"/>
            <w:noProof/>
          </w:rPr>
          <w:t xml:space="preserve"> </w:t>
        </w:r>
        <w:r w:rsidRPr="00451C6C">
          <w:rPr>
            <w:rStyle w:val="afb"/>
            <w:rFonts w:hint="eastAsia"/>
            <w:noProof/>
          </w:rPr>
          <w:t>5</w:t>
        </w:r>
        <w:r w:rsidRPr="00451C6C">
          <w:rPr>
            <w:rStyle w:val="afb"/>
            <w:rFonts w:hint="eastAsia"/>
            <w:noProof/>
          </w:rPr>
          <w:noBreakHyphen/>
          <w:t xml:space="preserve">4 </w:t>
        </w:r>
        <w:r w:rsidRPr="00451C6C">
          <w:rPr>
            <w:rStyle w:val="afb"/>
            <w:rFonts w:hint="eastAsia"/>
            <w:noProof/>
          </w:rPr>
          <w:t>各参评模型与临床专家打分的平均一致性对比</w:t>
        </w:r>
        <w:r w:rsidRPr="00451C6C">
          <w:rPr>
            <w:rStyle w:val="afb"/>
            <w:rFonts w:hint="eastAsia"/>
            <w:webHidden/>
          </w:rPr>
          <w:tab/>
        </w:r>
        <w:r w:rsidR="0065746D">
          <w:rPr>
            <w:rStyle w:val="afb"/>
            <w:rFonts w:hint="eastAsia"/>
            <w:webHidden/>
          </w:rPr>
          <w:t>32</w:t>
        </w:r>
      </w:hyperlink>
    </w:p>
    <w:p w14:paraId="494244FA" w14:textId="04F19735"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4" w:history="1">
        <w:r w:rsidRPr="00451C6C">
          <w:rPr>
            <w:rStyle w:val="afb"/>
            <w:rFonts w:hint="eastAsia"/>
            <w:noProof/>
          </w:rPr>
          <w:t>表</w:t>
        </w:r>
        <w:r w:rsidRPr="00451C6C">
          <w:rPr>
            <w:rStyle w:val="afb"/>
            <w:rFonts w:hint="eastAsia"/>
            <w:noProof/>
          </w:rPr>
          <w:t xml:space="preserve"> </w:t>
        </w:r>
        <w:r w:rsidRPr="00451C6C">
          <w:rPr>
            <w:rStyle w:val="afb"/>
            <w:rFonts w:hint="eastAsia"/>
            <w:noProof/>
          </w:rPr>
          <w:t>5</w:t>
        </w:r>
        <w:r w:rsidRPr="00451C6C">
          <w:rPr>
            <w:rStyle w:val="afb"/>
            <w:rFonts w:hint="eastAsia"/>
            <w:noProof/>
          </w:rPr>
          <w:noBreakHyphen/>
          <w:t xml:space="preserve">5 </w:t>
        </w:r>
        <w:r w:rsidRPr="00451C6C">
          <w:rPr>
            <w:rStyle w:val="afb"/>
            <w:rFonts w:hint="eastAsia"/>
            <w:noProof/>
          </w:rPr>
          <w:t>主要候选模型与不同临床专家打分的一致性分析结果</w:t>
        </w:r>
        <w:r w:rsidRPr="00451C6C">
          <w:rPr>
            <w:rStyle w:val="afb"/>
            <w:rFonts w:hint="eastAsia"/>
            <w:webHidden/>
          </w:rPr>
          <w:tab/>
        </w:r>
        <w:r w:rsidR="0065746D">
          <w:rPr>
            <w:rStyle w:val="afb"/>
            <w:rFonts w:hint="eastAsia"/>
            <w:webHidden/>
          </w:rPr>
          <w:t>34</w:t>
        </w:r>
      </w:hyperlink>
    </w:p>
    <w:p w14:paraId="0E5D0E67" w14:textId="1F80A6E9"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5" w:history="1">
        <w:r w:rsidRPr="009B1127">
          <w:rPr>
            <w:rStyle w:val="afb"/>
            <w:rFonts w:hint="eastAsia"/>
            <w:noProof/>
          </w:rPr>
          <w:t>表</w:t>
        </w:r>
        <w:r w:rsidRPr="009B1127">
          <w:rPr>
            <w:rStyle w:val="afb"/>
            <w:rFonts w:hint="eastAsia"/>
            <w:noProof/>
          </w:rPr>
          <w:t xml:space="preserve"> </w:t>
        </w:r>
        <w:r w:rsidRPr="009B1127">
          <w:rPr>
            <w:rStyle w:val="afb"/>
            <w:rFonts w:hint="eastAsia"/>
            <w:noProof/>
          </w:rPr>
          <w:t>5</w:t>
        </w:r>
        <w:r w:rsidRPr="009B1127">
          <w:rPr>
            <w:rStyle w:val="afb"/>
            <w:rFonts w:hint="eastAsia"/>
            <w:noProof/>
          </w:rPr>
          <w:noBreakHyphen/>
        </w:r>
        <w:r w:rsidRPr="009B1127">
          <w:rPr>
            <w:rStyle w:val="afb"/>
            <w:rFonts w:hint="eastAsia"/>
            <w:noProof/>
          </w:rPr>
          <w:t xml:space="preserve">6 </w:t>
        </w:r>
        <w:r w:rsidRPr="009B1127">
          <w:rPr>
            <w:rStyle w:val="afb"/>
            <w:rFonts w:hint="eastAsia"/>
            <w:noProof/>
          </w:rPr>
          <w:t>终版数据集主题分布与六维度质量评分</w:t>
        </w:r>
        <w:r w:rsidRPr="00451C6C">
          <w:rPr>
            <w:rStyle w:val="afb"/>
            <w:rFonts w:hint="eastAsia"/>
            <w:webHidden/>
          </w:rPr>
          <w:tab/>
        </w:r>
        <w:r w:rsidR="0065746D">
          <w:rPr>
            <w:rStyle w:val="afb"/>
            <w:rFonts w:hint="eastAsia"/>
            <w:webHidden/>
          </w:rPr>
          <w:t>35</w:t>
        </w:r>
      </w:hyperlink>
    </w:p>
    <w:p w14:paraId="22FE4842" w14:textId="21FF9DC8"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6" w:history="1">
        <w:r w:rsidRPr="009B1127">
          <w:rPr>
            <w:rStyle w:val="afb"/>
            <w:rFonts w:hint="eastAsia"/>
            <w:noProof/>
          </w:rPr>
          <w:t>表</w:t>
        </w:r>
        <w:r w:rsidRPr="009B1127">
          <w:rPr>
            <w:rStyle w:val="afb"/>
            <w:rFonts w:hint="eastAsia"/>
            <w:noProof/>
          </w:rPr>
          <w:t xml:space="preserve"> </w:t>
        </w:r>
        <w:r w:rsidRPr="009B1127">
          <w:rPr>
            <w:rStyle w:val="afb"/>
            <w:rFonts w:hint="eastAsia"/>
            <w:noProof/>
          </w:rPr>
          <w:t>6</w:t>
        </w:r>
        <w:r w:rsidRPr="009B1127">
          <w:rPr>
            <w:rStyle w:val="afb"/>
            <w:rFonts w:hint="eastAsia"/>
            <w:noProof/>
          </w:rPr>
          <w:noBreakHyphen/>
        </w:r>
        <w:r w:rsidRPr="009B1127">
          <w:rPr>
            <w:rStyle w:val="afb"/>
            <w:rFonts w:hint="eastAsia"/>
            <w:noProof/>
          </w:rPr>
          <w:t xml:space="preserve">1 </w:t>
        </w:r>
        <w:r w:rsidRPr="009B1127">
          <w:rPr>
            <w:rStyle w:val="afb"/>
            <w:rFonts w:hint="eastAsia"/>
            <w:noProof/>
          </w:rPr>
          <w:t>硬件配置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_Toc227956046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w:t>
        </w:r>
        <w:r w:rsidR="0065746D">
          <w:rPr>
            <w:rStyle w:val="afb"/>
            <w:rFonts w:hint="eastAsia"/>
            <w:webHidden/>
          </w:rPr>
          <w:t>7</w:t>
        </w:r>
        <w:r w:rsidRPr="00451C6C">
          <w:rPr>
            <w:rStyle w:val="afb"/>
            <w:rFonts w:hint="eastAsia"/>
            <w:webHidden/>
          </w:rPr>
          <w:fldChar w:fldCharType="end"/>
        </w:r>
      </w:hyperlink>
    </w:p>
    <w:p w14:paraId="1026C05B" w14:textId="5F86D38A"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7"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2 </w:t>
        </w:r>
        <w:r w:rsidRPr="009B1127">
          <w:rPr>
            <w:rStyle w:val="afb"/>
            <w:rFonts w:hint="eastAsia"/>
            <w:noProof/>
          </w:rPr>
          <w:t>实验软</w:t>
        </w:r>
        <w:r w:rsidRPr="009B1127">
          <w:rPr>
            <w:rStyle w:val="afb"/>
            <w:rFonts w:hint="eastAsia"/>
            <w:noProof/>
          </w:rPr>
          <w:t>件</w:t>
        </w:r>
        <w:r w:rsidRPr="009B1127">
          <w:rPr>
            <w:rStyle w:val="afb"/>
            <w:rFonts w:hint="eastAsia"/>
            <w:noProof/>
          </w:rPr>
          <w:t>环境配置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_Toc227956047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w:t>
        </w:r>
        <w:r w:rsidR="0065746D">
          <w:rPr>
            <w:rStyle w:val="afb"/>
            <w:rFonts w:hint="eastAsia"/>
            <w:webHidden/>
          </w:rPr>
          <w:t>7</w:t>
        </w:r>
        <w:r w:rsidRPr="00451C6C">
          <w:rPr>
            <w:rStyle w:val="afb"/>
            <w:rFonts w:hint="eastAsia"/>
            <w:webHidden/>
          </w:rPr>
          <w:fldChar w:fldCharType="end"/>
        </w:r>
      </w:hyperlink>
    </w:p>
    <w:p w14:paraId="39AE1543" w14:textId="6D3FBC40"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8" w:history="1">
        <w:r w:rsidRPr="009B1127">
          <w:rPr>
            <w:rStyle w:val="afb"/>
            <w:rFonts w:hint="eastAsia"/>
            <w:noProof/>
          </w:rPr>
          <w:t>表</w:t>
        </w:r>
        <w:r w:rsidRPr="009B1127">
          <w:rPr>
            <w:rStyle w:val="afb"/>
            <w:rFonts w:hint="eastAsia"/>
            <w:noProof/>
          </w:rPr>
          <w:t xml:space="preserve"> </w:t>
        </w:r>
        <w:r w:rsidRPr="009B1127">
          <w:rPr>
            <w:rStyle w:val="afb"/>
            <w:rFonts w:hint="eastAsia"/>
            <w:noProof/>
          </w:rPr>
          <w:t>6</w:t>
        </w:r>
        <w:r w:rsidRPr="009B1127">
          <w:rPr>
            <w:rStyle w:val="afb"/>
            <w:rFonts w:hint="eastAsia"/>
            <w:noProof/>
          </w:rPr>
          <w:noBreakHyphen/>
          <w:t xml:space="preserve">3 </w:t>
        </w:r>
        <w:r w:rsidRPr="009B1127">
          <w:rPr>
            <w:rStyle w:val="afb"/>
            <w:rFonts w:hint="eastAsia"/>
            <w:noProof/>
          </w:rPr>
          <w:t>实验选用的基座模型及其核心特征</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_Toc227956048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w:t>
        </w:r>
        <w:r w:rsidR="0065746D">
          <w:rPr>
            <w:rStyle w:val="afb"/>
            <w:rFonts w:hint="eastAsia"/>
            <w:webHidden/>
          </w:rPr>
          <w:t>8</w:t>
        </w:r>
        <w:r w:rsidRPr="00451C6C">
          <w:rPr>
            <w:rStyle w:val="afb"/>
            <w:rFonts w:hint="eastAsia"/>
            <w:webHidden/>
          </w:rPr>
          <w:fldChar w:fldCharType="end"/>
        </w:r>
      </w:hyperlink>
    </w:p>
    <w:p w14:paraId="667279A3" w14:textId="71B45AD3"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9"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4 </w:t>
        </w:r>
        <w:r w:rsidRPr="009B1127">
          <w:rPr>
            <w:rStyle w:val="afb"/>
            <w:rFonts w:hint="eastAsia"/>
            <w:noProof/>
          </w:rPr>
          <w:t>数据集划分结果统计</w:t>
        </w:r>
        <w:r w:rsidRPr="00451C6C">
          <w:rPr>
            <w:rStyle w:val="afb"/>
            <w:rFonts w:hint="eastAsia"/>
            <w:webHidden/>
          </w:rPr>
          <w:tab/>
        </w:r>
        <w:r w:rsidR="0065746D">
          <w:rPr>
            <w:rStyle w:val="afb"/>
            <w:rFonts w:hint="eastAsia"/>
            <w:webHidden/>
          </w:rPr>
          <w:t>39</w:t>
        </w:r>
      </w:hyperlink>
    </w:p>
    <w:p w14:paraId="50B15B4C" w14:textId="3C557E1A"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0"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r>
        <w:r w:rsidRPr="009B1127">
          <w:rPr>
            <w:rStyle w:val="afb"/>
            <w:rFonts w:hint="eastAsia"/>
            <w:noProof/>
          </w:rPr>
          <w:t>5</w:t>
        </w:r>
        <w:r w:rsidRPr="009B1127">
          <w:rPr>
            <w:rStyle w:val="afb"/>
            <w:rFonts w:hint="eastAsia"/>
            <w:noProof/>
          </w:rPr>
          <w:t xml:space="preserve"> </w:t>
        </w:r>
        <w:r w:rsidRPr="009B1127">
          <w:rPr>
            <w:rStyle w:val="afb"/>
            <w:rFonts w:hint="eastAsia"/>
            <w:noProof/>
          </w:rPr>
          <w:t>模型微调核心超参数配置</w:t>
        </w:r>
        <w:r w:rsidRPr="00451C6C">
          <w:rPr>
            <w:rStyle w:val="afb"/>
            <w:rFonts w:hint="eastAsia"/>
            <w:webHidden/>
          </w:rPr>
          <w:tab/>
        </w:r>
        <w:r w:rsidR="0065746D">
          <w:rPr>
            <w:rStyle w:val="afb"/>
            <w:rFonts w:hint="eastAsia"/>
            <w:webHidden/>
          </w:rPr>
          <w:t>40</w:t>
        </w:r>
      </w:hyperlink>
    </w:p>
    <w:p w14:paraId="3F0860D4" w14:textId="2C70AC91"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1"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r>
        <w:r w:rsidRPr="009B1127">
          <w:rPr>
            <w:rStyle w:val="afb"/>
            <w:rFonts w:hint="eastAsia"/>
            <w:noProof/>
          </w:rPr>
          <w:t xml:space="preserve">6 </w:t>
        </w:r>
        <w:r w:rsidRPr="009B1127">
          <w:rPr>
            <w:rStyle w:val="afb"/>
            <w:rFonts w:hint="eastAsia"/>
            <w:noProof/>
          </w:rPr>
          <w:t>领域微调对照实验设计说明</w:t>
        </w:r>
        <w:r w:rsidRPr="00451C6C">
          <w:rPr>
            <w:rStyle w:val="afb"/>
            <w:rFonts w:hint="eastAsia"/>
            <w:webHidden/>
          </w:rPr>
          <w:tab/>
        </w:r>
        <w:r w:rsidR="0065746D">
          <w:rPr>
            <w:rStyle w:val="afb"/>
            <w:rFonts w:hint="eastAsia"/>
            <w:webHidden/>
          </w:rPr>
          <w:t>41</w:t>
        </w:r>
      </w:hyperlink>
    </w:p>
    <w:p w14:paraId="3F778646" w14:textId="7E7D7C3F"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2" w:history="1">
        <w:r w:rsidRPr="00451C6C">
          <w:rPr>
            <w:rStyle w:val="afb"/>
            <w:rFonts w:hint="eastAsia"/>
            <w:noProof/>
          </w:rPr>
          <w:t>表</w:t>
        </w:r>
        <w:r w:rsidRPr="00451C6C">
          <w:rPr>
            <w:rStyle w:val="afb"/>
            <w:rFonts w:hint="eastAsia"/>
            <w:noProof/>
          </w:rPr>
          <w:t xml:space="preserve"> 6</w:t>
        </w:r>
        <w:r w:rsidRPr="00451C6C">
          <w:rPr>
            <w:rStyle w:val="afb"/>
            <w:rFonts w:hint="eastAsia"/>
            <w:noProof/>
          </w:rPr>
          <w:noBreakHyphen/>
          <w:t xml:space="preserve">7 </w:t>
        </w:r>
        <w:r w:rsidRPr="00451C6C">
          <w:rPr>
            <w:rStyle w:val="afb"/>
            <w:rFonts w:hint="eastAsia"/>
            <w:noProof/>
          </w:rPr>
          <w:t>各模型</w:t>
        </w:r>
        <w:r w:rsidRPr="009B1127">
          <w:rPr>
            <w:rStyle w:val="afb"/>
            <w:rFonts w:hint="eastAsia"/>
            <w:noProof/>
          </w:rPr>
          <w:t>ROUGE</w:t>
        </w:r>
        <w:r w:rsidRPr="00451C6C">
          <w:rPr>
            <w:rStyle w:val="afb"/>
            <w:rFonts w:hint="eastAsia"/>
            <w:noProof/>
          </w:rPr>
          <w:t>分数对比</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_Toc227956052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w:t>
        </w:r>
        <w:r w:rsidR="0065746D">
          <w:rPr>
            <w:rStyle w:val="afb"/>
            <w:rFonts w:hint="eastAsia"/>
            <w:webHidden/>
          </w:rPr>
          <w:t>3</w:t>
        </w:r>
        <w:r w:rsidRPr="00451C6C">
          <w:rPr>
            <w:rStyle w:val="afb"/>
            <w:rFonts w:hint="eastAsia"/>
            <w:webHidden/>
          </w:rPr>
          <w:fldChar w:fldCharType="end"/>
        </w:r>
      </w:hyperlink>
    </w:p>
    <w:p w14:paraId="6766FC6D" w14:textId="508674FB"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3"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8 </w:t>
        </w:r>
        <w:r w:rsidRPr="00451C6C">
          <w:rPr>
            <w:rStyle w:val="afb"/>
            <w:rFonts w:hint="eastAsia"/>
            <w:noProof/>
          </w:rPr>
          <w:t>各模型六维度</w:t>
        </w:r>
        <w:r w:rsidRPr="00451C6C">
          <w:rPr>
            <w:rStyle w:val="afb"/>
            <w:rFonts w:hint="eastAsia"/>
            <w:noProof/>
          </w:rPr>
          <w:t>AI</w:t>
        </w:r>
        <w:r w:rsidRPr="00451C6C">
          <w:rPr>
            <w:rStyle w:val="afb"/>
            <w:rFonts w:hint="eastAsia"/>
            <w:noProof/>
          </w:rPr>
          <w:t>打分结果</w:t>
        </w:r>
        <w:r w:rsidRPr="00451C6C">
          <w:rPr>
            <w:rStyle w:val="afb"/>
            <w:rFonts w:hint="eastAsia"/>
            <w:webHidden/>
          </w:rPr>
          <w:tab/>
        </w:r>
        <w:r w:rsidR="0065746D">
          <w:rPr>
            <w:rStyle w:val="afb"/>
            <w:rFonts w:hint="eastAsia"/>
            <w:webHidden/>
          </w:rPr>
          <w:t>45</w:t>
        </w:r>
      </w:hyperlink>
    </w:p>
    <w:p w14:paraId="74EEC8FF" w14:textId="54335C7D"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4"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r>
        <w:r w:rsidRPr="009B1127">
          <w:rPr>
            <w:rStyle w:val="afb"/>
            <w:rFonts w:hint="eastAsia"/>
            <w:noProof/>
          </w:rPr>
          <w:t xml:space="preserve">9 ROUGE-L </w:t>
        </w:r>
        <w:r w:rsidRPr="009B1127">
          <w:rPr>
            <w:rStyle w:val="afb"/>
            <w:rFonts w:hint="eastAsia"/>
            <w:noProof/>
          </w:rPr>
          <w:t>指标</w:t>
        </w:r>
        <w:r w:rsidRPr="009B1127">
          <w:rPr>
            <w:rStyle w:val="afb"/>
            <w:rFonts w:hint="eastAsia"/>
            <w:noProof/>
          </w:rPr>
          <w:t>Wilcoxon</w:t>
        </w:r>
        <w:r w:rsidRPr="009B1127">
          <w:rPr>
            <w:rStyle w:val="afb"/>
            <w:rFonts w:hint="eastAsia"/>
            <w:noProof/>
          </w:rPr>
          <w:t>符号秩检验结果</w:t>
        </w:r>
        <w:r w:rsidRPr="00451C6C">
          <w:rPr>
            <w:rStyle w:val="afb"/>
            <w:rFonts w:hint="eastAsia"/>
            <w:webHidden/>
          </w:rPr>
          <w:tab/>
        </w:r>
        <w:r w:rsidR="0065746D">
          <w:rPr>
            <w:rStyle w:val="afb"/>
            <w:rFonts w:hint="eastAsia"/>
            <w:webHidden/>
          </w:rPr>
          <w:t>48</w:t>
        </w:r>
      </w:hyperlink>
    </w:p>
    <w:p w14:paraId="07A1D1F5" w14:textId="23D23CE9"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5" w:history="1">
        <w:r w:rsidRPr="009B1127">
          <w:rPr>
            <w:rStyle w:val="afb"/>
            <w:rFonts w:hint="eastAsia"/>
            <w:noProof/>
          </w:rPr>
          <w:t>表</w:t>
        </w:r>
        <w:r w:rsidRPr="009B1127">
          <w:rPr>
            <w:rStyle w:val="afb"/>
            <w:rFonts w:hint="eastAsia"/>
            <w:noProof/>
          </w:rPr>
          <w:t xml:space="preserve"> </w:t>
        </w:r>
        <w:r w:rsidRPr="009B1127">
          <w:rPr>
            <w:rStyle w:val="afb"/>
            <w:rFonts w:hint="eastAsia"/>
            <w:noProof/>
          </w:rPr>
          <w:t>6</w:t>
        </w:r>
        <w:r w:rsidRPr="009B1127">
          <w:rPr>
            <w:rStyle w:val="afb"/>
            <w:rFonts w:hint="eastAsia"/>
            <w:noProof/>
          </w:rPr>
          <w:noBreakHyphen/>
          <w:t xml:space="preserve">10 </w:t>
        </w:r>
        <w:r w:rsidRPr="009B1127">
          <w:rPr>
            <w:rStyle w:val="afb"/>
            <w:rFonts w:hint="eastAsia"/>
            <w:noProof/>
          </w:rPr>
          <w:t>六维度</w:t>
        </w:r>
        <w:r w:rsidRPr="009B1127">
          <w:rPr>
            <w:rStyle w:val="afb"/>
            <w:rFonts w:hint="eastAsia"/>
            <w:noProof/>
          </w:rPr>
          <w:t>AI</w:t>
        </w:r>
        <w:r w:rsidRPr="009B1127">
          <w:rPr>
            <w:rStyle w:val="afb"/>
            <w:rFonts w:hint="eastAsia"/>
            <w:noProof/>
          </w:rPr>
          <w:t>打分</w:t>
        </w:r>
        <w:r w:rsidRPr="009B1127">
          <w:rPr>
            <w:rStyle w:val="afb"/>
            <w:rFonts w:hint="eastAsia"/>
            <w:noProof/>
          </w:rPr>
          <w:t>Wilcoxon</w:t>
        </w:r>
        <w:r w:rsidRPr="009B1127">
          <w:rPr>
            <w:rStyle w:val="afb"/>
            <w:rFonts w:hint="eastAsia"/>
            <w:noProof/>
          </w:rPr>
          <w:t>符号秩检验结果</w:t>
        </w:r>
        <w:r w:rsidRPr="00451C6C">
          <w:rPr>
            <w:rStyle w:val="afb"/>
            <w:rFonts w:hint="eastAsia"/>
            <w:webHidden/>
          </w:rPr>
          <w:tab/>
        </w:r>
        <w:r w:rsidR="0065746D">
          <w:rPr>
            <w:rStyle w:val="afb"/>
            <w:rFonts w:hint="eastAsia"/>
            <w:webHidden/>
          </w:rPr>
          <w:t>49</w:t>
        </w:r>
      </w:hyperlink>
    </w:p>
    <w:p w14:paraId="66004618" w14:textId="2A1B2066"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6" w:history="1">
        <w:r w:rsidRPr="009B1127">
          <w:rPr>
            <w:rStyle w:val="afb"/>
            <w:rFonts w:hint="eastAsia"/>
            <w:noProof/>
          </w:rPr>
          <w:t>表</w:t>
        </w:r>
        <w:r w:rsidRPr="009B1127">
          <w:rPr>
            <w:rStyle w:val="afb"/>
            <w:rFonts w:hint="eastAsia"/>
            <w:noProof/>
          </w:rPr>
          <w:t xml:space="preserve"> </w:t>
        </w:r>
        <w:r w:rsidRPr="009B1127">
          <w:rPr>
            <w:rStyle w:val="afb"/>
            <w:rFonts w:hint="eastAsia"/>
            <w:noProof/>
          </w:rPr>
          <w:t>6</w:t>
        </w:r>
        <w:r w:rsidRPr="009B1127">
          <w:rPr>
            <w:rStyle w:val="afb"/>
            <w:rFonts w:hint="eastAsia"/>
            <w:noProof/>
          </w:rPr>
          <w:noBreakHyphen/>
        </w:r>
        <w:r w:rsidRPr="009B1127">
          <w:rPr>
            <w:rStyle w:val="afb"/>
            <w:rFonts w:hint="eastAsia"/>
            <w:noProof/>
          </w:rPr>
          <w:t>11 Qwen3-4B</w:t>
        </w:r>
        <w:r w:rsidRPr="009B1127">
          <w:rPr>
            <w:rStyle w:val="afb"/>
            <w:rFonts w:hint="eastAsia"/>
            <w:noProof/>
          </w:rPr>
          <w:t>各主题综合得分对比</w:t>
        </w:r>
        <w:r w:rsidRPr="00451C6C">
          <w:rPr>
            <w:rStyle w:val="afb"/>
            <w:rFonts w:hint="eastAsia"/>
            <w:webHidden/>
          </w:rPr>
          <w:tab/>
        </w:r>
        <w:r w:rsidR="0065746D">
          <w:rPr>
            <w:rStyle w:val="afb"/>
            <w:rFonts w:hint="eastAsia"/>
            <w:webHidden/>
          </w:rPr>
          <w:t>50</w:t>
        </w:r>
      </w:hyperlink>
    </w:p>
    <w:p w14:paraId="366F1E70" w14:textId="3FD361DA" w:rsidR="00613CFD" w:rsidRPr="00613CFD" w:rsidRDefault="00451C6C" w:rsidP="00451C6C">
      <w:pPr>
        <w:pStyle w:val="affe"/>
        <w:tabs>
          <w:tab w:val="right" w:leader="dot" w:pos="9060"/>
        </w:tabs>
        <w:spacing w:afterLines="0" w:after="0" w:line="400" w:lineRule="exact"/>
        <w:ind w:leftChars="0" w:left="480" w:hanging="480"/>
      </w:pPr>
      <w:r w:rsidRPr="00451C6C">
        <w:rPr>
          <w:rStyle w:val="afb"/>
          <w:noProof/>
        </w:rPr>
        <w:fldChar w:fldCharType="end"/>
      </w:r>
    </w:p>
    <w:p w14:paraId="76F8D0FF" w14:textId="77777777" w:rsidR="00613CFD" w:rsidRDefault="00613CFD" w:rsidP="00613CFD">
      <w:pPr>
        <w:pStyle w:val="altz"/>
        <w:ind w:firstLine="480"/>
        <w:sectPr w:rsidR="00613CFD">
          <w:endnotePr>
            <w:numFmt w:val="decimal"/>
          </w:endnotePr>
          <w:pgSz w:w="11906" w:h="16838"/>
          <w:pgMar w:top="1701" w:right="1418" w:bottom="1701" w:left="1418" w:header="851" w:footer="850" w:gutter="0"/>
          <w:cols w:space="425"/>
          <w:docGrid w:type="linesAndChars" w:linePitch="326"/>
        </w:sectPr>
      </w:pPr>
    </w:p>
    <w:p w14:paraId="3A85FC7D" w14:textId="422EB174" w:rsidR="00F54B80" w:rsidRDefault="00000000">
      <w:pPr>
        <w:pStyle w:val="1"/>
        <w:numPr>
          <w:ilvl w:val="0"/>
          <w:numId w:val="0"/>
        </w:numPr>
        <w:spacing w:before="326" w:after="326"/>
        <w:rPr>
          <w:rFonts w:hint="eastAsia"/>
        </w:rPr>
      </w:pPr>
      <w:bookmarkStart w:id="206" w:name="_Toc227982583"/>
      <w:r>
        <w:rPr>
          <w:rFonts w:hint="eastAsia"/>
        </w:rPr>
        <w:lastRenderedPageBreak/>
        <w:t>参考文献</w:t>
      </w:r>
      <w:bookmarkEnd w:id="206"/>
    </w:p>
    <w:p w14:paraId="698F1F2A" w14:textId="77777777" w:rsidR="00740296" w:rsidRPr="00740296" w:rsidRDefault="00A804DE" w:rsidP="00740296">
      <w:pPr>
        <w:pStyle w:val="afff"/>
        <w:spacing w:afterLines="0" w:after="0" w:line="400" w:lineRule="exact"/>
        <w:ind w:left="567" w:hanging="567"/>
      </w:pPr>
      <w:r>
        <w:fldChar w:fldCharType="begin"/>
      </w:r>
      <w:r>
        <w:instrText xml:space="preserve"> ADDIN ZOTERO_BIBL {"uncited":[],"omitted":[],"custom":[]} CSL_BIBLIOGRAPHY </w:instrText>
      </w:r>
      <w:r>
        <w:fldChar w:fldCharType="separate"/>
      </w:r>
      <w:r w:rsidR="00740296" w:rsidRPr="00740296">
        <w:t>[1]</w:t>
      </w:r>
      <w:r w:rsidR="00740296" w:rsidRPr="00740296">
        <w:tab/>
        <w:t xml:space="preserve">PATTON G C, SAWYER S M, SANTELLI J S, </w:t>
      </w:r>
      <w:r w:rsidR="00740296" w:rsidRPr="00740296">
        <w:t>等</w:t>
      </w:r>
      <w:r w:rsidR="00740296" w:rsidRPr="00740296">
        <w:t>. Our future: a Lancet commission on adolescent health and wellbeing[J]. The Lancet, 2016, 387(10036): 2423-2478.</w:t>
      </w:r>
    </w:p>
    <w:p w14:paraId="32AB810D" w14:textId="77777777" w:rsidR="00740296" w:rsidRPr="00740296" w:rsidRDefault="00740296" w:rsidP="00740296">
      <w:pPr>
        <w:pStyle w:val="afff"/>
        <w:spacing w:afterLines="0" w:after="0" w:line="400" w:lineRule="exact"/>
        <w:ind w:left="567" w:hanging="567"/>
      </w:pPr>
      <w:r w:rsidRPr="00740296">
        <w:t>[2]</w:t>
      </w:r>
      <w:r w:rsidRPr="00740296">
        <w:tab/>
        <w:t>WORLD HEALTH ORGANIZATION. Adolescent pregnancy[EB/OL]. [2025-09-15]. https://www.who.int/news-room/fact-sheets/detail/adolescent-pregnancy.</w:t>
      </w:r>
    </w:p>
    <w:p w14:paraId="78828DAF" w14:textId="77777777" w:rsidR="00740296" w:rsidRPr="00740296" w:rsidRDefault="00740296" w:rsidP="00740296">
      <w:pPr>
        <w:pStyle w:val="afff"/>
        <w:spacing w:afterLines="0" w:after="0" w:line="400" w:lineRule="exact"/>
        <w:ind w:left="567" w:hanging="567"/>
      </w:pPr>
      <w:r w:rsidRPr="00740296">
        <w:t>[3]</w:t>
      </w:r>
      <w:r w:rsidRPr="00740296">
        <w:tab/>
      </w:r>
      <w:r w:rsidRPr="00740296">
        <w:t>张艺珊</w:t>
      </w:r>
      <w:r w:rsidRPr="00740296">
        <w:t xml:space="preserve">, </w:t>
      </w:r>
      <w:r w:rsidRPr="00740296">
        <w:t>张雪松</w:t>
      </w:r>
      <w:r w:rsidRPr="00740296">
        <w:t xml:space="preserve">, </w:t>
      </w:r>
      <w:r w:rsidRPr="00740296">
        <w:t>李晓宇</w:t>
      </w:r>
      <w:r w:rsidRPr="00740296">
        <w:t xml:space="preserve">, </w:t>
      </w:r>
      <w:r w:rsidRPr="00740296">
        <w:t>等</w:t>
      </w:r>
      <w:r w:rsidRPr="00740296">
        <w:t xml:space="preserve">. </w:t>
      </w:r>
      <w:r w:rsidRPr="00740296">
        <w:t>青少年生殖健康现状</w:t>
      </w:r>
      <w:r w:rsidRPr="00740296">
        <w:t xml:space="preserve">[J]. </w:t>
      </w:r>
      <w:r w:rsidRPr="00740296">
        <w:t>中国计划生育和妇产科</w:t>
      </w:r>
      <w:r w:rsidRPr="00740296">
        <w:t>, 2020, 12(4): 4-6.</w:t>
      </w:r>
    </w:p>
    <w:p w14:paraId="43827B18" w14:textId="77777777" w:rsidR="00740296" w:rsidRPr="00740296" w:rsidRDefault="00740296" w:rsidP="00740296">
      <w:pPr>
        <w:pStyle w:val="afff"/>
        <w:spacing w:afterLines="0" w:after="0" w:line="400" w:lineRule="exact"/>
        <w:ind w:left="567" w:hanging="567"/>
      </w:pPr>
      <w:r w:rsidRPr="00740296">
        <w:t>[4]</w:t>
      </w:r>
      <w:r w:rsidRPr="00740296">
        <w:tab/>
        <w:t xml:space="preserve">ZOU Z, DONG Y, SONG Y, </w:t>
      </w:r>
      <w:r w:rsidRPr="00740296">
        <w:t>等</w:t>
      </w:r>
      <w:r w:rsidRPr="00740296">
        <w:t>. Strengthening sexual and reproductive health education for children and adolescents in China[J]. The Lancet Child &amp; Adolescent Health, 2023, 7(9): 603-605.</w:t>
      </w:r>
    </w:p>
    <w:p w14:paraId="7FB91FC2" w14:textId="77777777" w:rsidR="00740296" w:rsidRPr="00740296" w:rsidRDefault="00740296" w:rsidP="00740296">
      <w:pPr>
        <w:pStyle w:val="afff"/>
        <w:spacing w:afterLines="0" w:after="0" w:line="400" w:lineRule="exact"/>
        <w:ind w:left="567" w:hanging="567"/>
      </w:pPr>
      <w:r w:rsidRPr="00740296">
        <w:t>[5]</w:t>
      </w:r>
      <w:r w:rsidRPr="00740296">
        <w:tab/>
      </w:r>
      <w:r w:rsidRPr="00740296">
        <w:t>林超龙</w:t>
      </w:r>
      <w:r w:rsidRPr="00740296">
        <w:t xml:space="preserve">. </w:t>
      </w:r>
      <w:r w:rsidRPr="00740296">
        <w:t>青少年生殖健康知识与行为的相关性研究</w:t>
      </w:r>
      <w:r w:rsidRPr="00740296">
        <w:t xml:space="preserve">[J]. </w:t>
      </w:r>
      <w:r w:rsidRPr="00740296">
        <w:t>基础医学理论研究</w:t>
      </w:r>
      <w:r w:rsidRPr="00740296">
        <w:t>, 2025, 7(1): 51.</w:t>
      </w:r>
    </w:p>
    <w:p w14:paraId="7C043FB9" w14:textId="77777777" w:rsidR="00740296" w:rsidRPr="00740296" w:rsidRDefault="00740296" w:rsidP="00740296">
      <w:pPr>
        <w:pStyle w:val="afff"/>
        <w:spacing w:afterLines="0" w:after="0" w:line="400" w:lineRule="exact"/>
        <w:ind w:left="567" w:hanging="567"/>
      </w:pPr>
      <w:r w:rsidRPr="00740296">
        <w:t>[6]</w:t>
      </w:r>
      <w:r w:rsidRPr="00740296">
        <w:tab/>
        <w:t xml:space="preserve">UNESCO, JOINT UNITED NATIONS PROGRAMME ON HIV/AIDS, UNITED NATIONS CHILDREN’S FUND, </w:t>
      </w:r>
      <w:r w:rsidRPr="00740296">
        <w:t>等</w:t>
      </w:r>
      <w:r w:rsidRPr="00740296">
        <w:t xml:space="preserve">. International technical guidance on sexuality education: an evidence-informed approach - UNESCO </w:t>
      </w:r>
      <w:r w:rsidRPr="00740296">
        <w:t>数字图书馆</w:t>
      </w:r>
      <w:r w:rsidRPr="00740296">
        <w:t>[M/OL]. 2018[2026-03-25]. https://unesdoc.unesco.org/ark:/48223/pf0000260770.</w:t>
      </w:r>
    </w:p>
    <w:p w14:paraId="4A0D8BED" w14:textId="77777777" w:rsidR="00740296" w:rsidRPr="00740296" w:rsidRDefault="00740296" w:rsidP="00740296">
      <w:pPr>
        <w:pStyle w:val="afff"/>
        <w:spacing w:afterLines="0" w:after="0" w:line="400" w:lineRule="exact"/>
        <w:ind w:left="567" w:hanging="567"/>
      </w:pPr>
      <w:r w:rsidRPr="00740296">
        <w:t>[7]</w:t>
      </w:r>
      <w:r w:rsidRPr="00740296">
        <w:tab/>
        <w:t>QIN Q, ZHANG J. Sex Education in China: Actors and dynamics of China’s policies and practices[J]. Cogent Education, 2023, 10(2): 2270289.</w:t>
      </w:r>
    </w:p>
    <w:p w14:paraId="04BDD659" w14:textId="77777777" w:rsidR="00740296" w:rsidRPr="00740296" w:rsidRDefault="00740296" w:rsidP="00740296">
      <w:pPr>
        <w:pStyle w:val="afff"/>
        <w:spacing w:afterLines="0" w:after="0" w:line="400" w:lineRule="exact"/>
        <w:ind w:left="567" w:hanging="567"/>
      </w:pPr>
      <w:r w:rsidRPr="00740296">
        <w:t>[8]</w:t>
      </w:r>
      <w:r w:rsidRPr="00740296">
        <w:tab/>
        <w:t xml:space="preserve">QIAO J, WANG Y, LI X, </w:t>
      </w:r>
      <w:r w:rsidRPr="00740296">
        <w:t>等</w:t>
      </w:r>
      <w:r w:rsidRPr="00740296">
        <w:t>. A Lancet Commission on 70 years of women’s reproductive, maternal, newborn, child, and adolescent health in China[J]. The Lancet, 2021, 397(10293): 2497-2536.</w:t>
      </w:r>
    </w:p>
    <w:p w14:paraId="01D4C03E" w14:textId="77777777" w:rsidR="00740296" w:rsidRPr="00740296" w:rsidRDefault="00740296" w:rsidP="00740296">
      <w:pPr>
        <w:pStyle w:val="afff"/>
        <w:spacing w:afterLines="0" w:after="0" w:line="400" w:lineRule="exact"/>
        <w:ind w:left="567" w:hanging="567"/>
      </w:pPr>
      <w:r w:rsidRPr="00740296">
        <w:t>[9]</w:t>
      </w:r>
      <w:r w:rsidRPr="00740296">
        <w:tab/>
        <w:t xml:space="preserve">BHANA D, AGGLETON P, MIEDEMA E, </w:t>
      </w:r>
      <w:r w:rsidRPr="00740296">
        <w:t>等</w:t>
      </w:r>
      <w:r w:rsidRPr="00740296">
        <w:t>. Beyond controversy – International perspectives on sexual and reproductive health education[J]. Health Education Journal, 2024, 83(8): 821-829.</w:t>
      </w:r>
    </w:p>
    <w:p w14:paraId="59DFCEEF" w14:textId="77777777" w:rsidR="00740296" w:rsidRPr="00740296" w:rsidRDefault="00740296" w:rsidP="00740296">
      <w:pPr>
        <w:pStyle w:val="afff"/>
        <w:spacing w:afterLines="0" w:after="0" w:line="400" w:lineRule="exact"/>
        <w:ind w:left="567" w:hanging="567"/>
      </w:pPr>
      <w:r w:rsidRPr="00740296">
        <w:t>[10]</w:t>
      </w:r>
      <w:r w:rsidRPr="00740296">
        <w:tab/>
      </w:r>
      <w:r w:rsidRPr="00740296">
        <w:t>赵芮</w:t>
      </w:r>
      <w:r w:rsidRPr="00740296">
        <w:t xml:space="preserve">, </w:t>
      </w:r>
      <w:r w:rsidRPr="00740296">
        <w:t>张磊</w:t>
      </w:r>
      <w:r w:rsidRPr="00740296">
        <w:t xml:space="preserve">, </w:t>
      </w:r>
      <w:r w:rsidRPr="00740296">
        <w:t>富晓星</w:t>
      </w:r>
      <w:r w:rsidRPr="00740296">
        <w:t xml:space="preserve">, </w:t>
      </w:r>
      <w:r w:rsidRPr="00740296">
        <w:t>等</w:t>
      </w:r>
      <w:r w:rsidRPr="00740296">
        <w:t xml:space="preserve">. </w:t>
      </w:r>
      <w:r w:rsidRPr="00740296">
        <w:t>中国</w:t>
      </w:r>
      <w:r w:rsidRPr="00740296">
        <w:t>11</w:t>
      </w:r>
      <w:r w:rsidRPr="00740296">
        <w:t>省市青少年性与生殖健康知识、态度及行为调查</w:t>
      </w:r>
      <w:r w:rsidRPr="00740296">
        <w:t xml:space="preserve">[J]. </w:t>
      </w:r>
      <w:r w:rsidRPr="00740296">
        <w:t>中国公共卫生</w:t>
      </w:r>
      <w:r w:rsidRPr="00740296">
        <w:t>, 2019, 35(10): 1330-1338.</w:t>
      </w:r>
    </w:p>
    <w:p w14:paraId="7A127A71" w14:textId="77777777" w:rsidR="00740296" w:rsidRPr="00740296" w:rsidRDefault="00740296" w:rsidP="00740296">
      <w:pPr>
        <w:pStyle w:val="afff"/>
        <w:spacing w:afterLines="0" w:after="0" w:line="400" w:lineRule="exact"/>
        <w:ind w:left="567" w:hanging="567"/>
      </w:pPr>
      <w:r w:rsidRPr="00740296">
        <w:t>[11]</w:t>
      </w:r>
      <w:r w:rsidRPr="00740296">
        <w:tab/>
        <w:t xml:space="preserve">GUO R, XIE H, ZHAO W, </w:t>
      </w:r>
      <w:r w:rsidRPr="00740296">
        <w:t>等</w:t>
      </w:r>
      <w:r w:rsidRPr="00740296">
        <w:t>. Web-based sexual and reproductive health education for adolescents aged 10-17 years: a systematic review and meta-analysis[J]. BMJ paediatrics open, 2025, 9(1): e003714.</w:t>
      </w:r>
    </w:p>
    <w:p w14:paraId="31F04D2B" w14:textId="77777777" w:rsidR="00740296" w:rsidRPr="00740296" w:rsidRDefault="00740296" w:rsidP="00740296">
      <w:pPr>
        <w:pStyle w:val="afff"/>
        <w:spacing w:afterLines="0" w:after="0" w:line="400" w:lineRule="exact"/>
        <w:ind w:left="567" w:hanging="567"/>
      </w:pPr>
      <w:r w:rsidRPr="00740296">
        <w:t>[12]</w:t>
      </w:r>
      <w:r w:rsidRPr="00740296">
        <w:tab/>
        <w:t>ZORI G L, COLLINS S L, WALKER A F. Online Sexual Health Information S</w:t>
      </w:r>
      <w:r w:rsidRPr="00740296">
        <w:lastRenderedPageBreak/>
        <w:t>eeking of Adolescents: A Content Analysis[J]. American Journal of Sexuality Education, 2023, 18(3): 378-400.</w:t>
      </w:r>
    </w:p>
    <w:p w14:paraId="6ACD37DF" w14:textId="77777777" w:rsidR="00740296" w:rsidRPr="00740296" w:rsidRDefault="00740296" w:rsidP="00740296">
      <w:pPr>
        <w:pStyle w:val="afff"/>
        <w:spacing w:afterLines="0" w:after="0" w:line="400" w:lineRule="exact"/>
        <w:ind w:left="567" w:hanging="567"/>
      </w:pPr>
      <w:r w:rsidRPr="00740296">
        <w:t>[13]</w:t>
      </w:r>
      <w:r w:rsidRPr="00740296">
        <w:tab/>
        <w:t>GABARRON E, WYNN R. Use of social media for sexual health promotion: a scoping review[J]. Global Health Action, 2016, 9(1): 32193.</w:t>
      </w:r>
    </w:p>
    <w:p w14:paraId="5DE54A44" w14:textId="77777777" w:rsidR="00740296" w:rsidRPr="00740296" w:rsidRDefault="00740296" w:rsidP="00740296">
      <w:pPr>
        <w:pStyle w:val="afff"/>
        <w:spacing w:afterLines="0" w:after="0" w:line="400" w:lineRule="exact"/>
        <w:ind w:left="567" w:hanging="567"/>
      </w:pPr>
      <w:r w:rsidRPr="00740296">
        <w:t>[14]</w:t>
      </w:r>
      <w:r w:rsidRPr="00740296">
        <w:tab/>
        <w:t>CHEN J, WANG Y. Social Media Use for Health Purposes: Systematic Review[J]. Journal of Medical Internet Research, 2021, 23(5): e17917.</w:t>
      </w:r>
    </w:p>
    <w:p w14:paraId="405EEE0B" w14:textId="77777777" w:rsidR="00740296" w:rsidRPr="00740296" w:rsidRDefault="00740296" w:rsidP="00740296">
      <w:pPr>
        <w:pStyle w:val="afff"/>
        <w:spacing w:afterLines="0" w:after="0" w:line="400" w:lineRule="exact"/>
        <w:ind w:left="567" w:hanging="567"/>
      </w:pPr>
      <w:r w:rsidRPr="00740296">
        <w:t>[15]</w:t>
      </w:r>
      <w:r w:rsidRPr="00740296">
        <w:tab/>
        <w:t>DÖRING N, CONDE M. Sexual health information on social media: a systematic scoping review[J]. Bundesgesundheitsblatt, Gesundheitsforschung, Gesundheitsschutz, 2021, 64(11): 1416.</w:t>
      </w:r>
    </w:p>
    <w:p w14:paraId="14DEDF96" w14:textId="77777777" w:rsidR="00740296" w:rsidRPr="00740296" w:rsidRDefault="00740296" w:rsidP="00740296">
      <w:pPr>
        <w:pStyle w:val="afff"/>
        <w:spacing w:afterLines="0" w:after="0" w:line="400" w:lineRule="exact"/>
        <w:ind w:left="567" w:hanging="567"/>
      </w:pPr>
      <w:r w:rsidRPr="00740296">
        <w:t>[16]</w:t>
      </w:r>
      <w:r w:rsidRPr="00740296">
        <w:tab/>
        <w:t>SUAREZ-LLEDO V, ALVAREZ-GALVEZ J. Prevalence of Health Misinformation on Social Media: Systematic Review[J]. Journal of Medical Internet Research, 2021, 23(1): e17187.</w:t>
      </w:r>
    </w:p>
    <w:p w14:paraId="45342AD3" w14:textId="77777777" w:rsidR="00740296" w:rsidRPr="00740296" w:rsidRDefault="00740296" w:rsidP="00740296">
      <w:pPr>
        <w:pStyle w:val="afff"/>
        <w:spacing w:afterLines="0" w:after="0" w:line="400" w:lineRule="exact"/>
        <w:ind w:left="567" w:hanging="567"/>
      </w:pPr>
      <w:r w:rsidRPr="00740296">
        <w:t>[17]</w:t>
      </w:r>
      <w:r w:rsidRPr="00740296">
        <w:tab/>
      </w:r>
      <w:r w:rsidRPr="00740296">
        <w:t>郑杰心</w:t>
      </w:r>
      <w:r w:rsidRPr="00740296">
        <w:t xml:space="preserve">. </w:t>
      </w:r>
      <w:r w:rsidRPr="00740296">
        <w:t>健康科普类短视频的传播策略研究</w:t>
      </w:r>
      <w:r w:rsidRPr="00740296">
        <w:t xml:space="preserve"> ——</w:t>
      </w:r>
      <w:r w:rsidRPr="00740296">
        <w:t>以抖音为例</w:t>
      </w:r>
      <w:r w:rsidRPr="00740296">
        <w:t xml:space="preserve">[J]. </w:t>
      </w:r>
      <w:r w:rsidRPr="00740296">
        <w:t>电视技术</w:t>
      </w:r>
      <w:r w:rsidRPr="00740296">
        <w:t>, 2021, 5(45): 34-37.</w:t>
      </w:r>
    </w:p>
    <w:p w14:paraId="7D5BB65E" w14:textId="77777777" w:rsidR="00740296" w:rsidRPr="00740296" w:rsidRDefault="00740296" w:rsidP="00740296">
      <w:pPr>
        <w:pStyle w:val="afff"/>
        <w:spacing w:afterLines="0" w:after="0" w:line="400" w:lineRule="exact"/>
        <w:ind w:left="567" w:hanging="567"/>
      </w:pPr>
      <w:r w:rsidRPr="00740296">
        <w:t>[18]</w:t>
      </w:r>
      <w:r w:rsidRPr="00740296">
        <w:tab/>
        <w:t xml:space="preserve">UHAWENIMANA T C, MUSABWASONI M G S, NSENGIYUMVA R, </w:t>
      </w:r>
      <w:r w:rsidRPr="00740296">
        <w:t>等</w:t>
      </w:r>
      <w:r w:rsidRPr="00740296">
        <w:t>. Sexuality and Sexual and Reproductive Health Depiction in Social Media: Content Analysis of Kinyarwanda YouTube Channels[J]. Journal of Medical Internet Research, 2023, 25: e46488.</w:t>
      </w:r>
    </w:p>
    <w:p w14:paraId="42702C8F" w14:textId="77777777" w:rsidR="00740296" w:rsidRPr="00740296" w:rsidRDefault="00740296" w:rsidP="00740296">
      <w:pPr>
        <w:pStyle w:val="afff"/>
        <w:spacing w:afterLines="0" w:after="0" w:line="400" w:lineRule="exact"/>
        <w:ind w:left="567" w:hanging="567"/>
      </w:pPr>
      <w:r w:rsidRPr="00740296">
        <w:t>[19]</w:t>
      </w:r>
      <w:r w:rsidRPr="00740296">
        <w:tab/>
        <w:t xml:space="preserve">WANG L, SHU X, HUANG J, </w:t>
      </w:r>
      <w:r w:rsidRPr="00740296">
        <w:t>等</w:t>
      </w:r>
      <w:r w:rsidRPr="00740296">
        <w:t>. Quality and Reliability of Adolescent Sexuality Education on Chinese Video Platforms: Sentiment-Topic Analysis and Cross-Sectional Study[J]. JMIR Formative Research, 2025, 9: e77100.</w:t>
      </w:r>
    </w:p>
    <w:p w14:paraId="646A3FE4" w14:textId="77777777" w:rsidR="00740296" w:rsidRPr="00740296" w:rsidRDefault="00740296" w:rsidP="00740296">
      <w:pPr>
        <w:pStyle w:val="afff"/>
        <w:spacing w:afterLines="0" w:after="0" w:line="400" w:lineRule="exact"/>
        <w:ind w:left="567" w:hanging="567"/>
      </w:pPr>
      <w:r w:rsidRPr="00740296">
        <w:t>[20]</w:t>
      </w:r>
      <w:r w:rsidRPr="00740296">
        <w:tab/>
      </w:r>
      <w:r w:rsidRPr="00740296">
        <w:t>陈明红</w:t>
      </w:r>
      <w:r w:rsidRPr="00740296">
        <w:t xml:space="preserve">, </w:t>
      </w:r>
      <w:r w:rsidRPr="00740296">
        <w:t>黄嘉乐</w:t>
      </w:r>
      <w:r w:rsidRPr="00740296">
        <w:t xml:space="preserve">, </w:t>
      </w:r>
      <w:r w:rsidRPr="00740296">
        <w:t>连晓丽</w:t>
      </w:r>
      <w:r w:rsidRPr="00740296">
        <w:t xml:space="preserve">. </w:t>
      </w:r>
      <w:r w:rsidRPr="00740296">
        <w:t>弹幕视角下健康视频需求主题特征及其对视频播放的影响</w:t>
      </w:r>
      <w:r w:rsidRPr="00740296">
        <w:t xml:space="preserve">[J]. </w:t>
      </w:r>
      <w:r w:rsidRPr="00740296">
        <w:t>情报杂志</w:t>
      </w:r>
      <w:r w:rsidRPr="00740296">
        <w:t>, 2023: 148-155.</w:t>
      </w:r>
    </w:p>
    <w:p w14:paraId="5B21F4C7" w14:textId="77777777" w:rsidR="00740296" w:rsidRPr="00740296" w:rsidRDefault="00740296" w:rsidP="00740296">
      <w:pPr>
        <w:pStyle w:val="afff"/>
        <w:spacing w:afterLines="0" w:after="0" w:line="400" w:lineRule="exact"/>
        <w:ind w:left="567" w:hanging="567"/>
      </w:pPr>
      <w:r w:rsidRPr="00740296">
        <w:t>[21]</w:t>
      </w:r>
      <w:r w:rsidRPr="00740296">
        <w:tab/>
        <w:t xml:space="preserve">THIRUNAVUKARASU A J, TING D S J, ELANGOVAN K, </w:t>
      </w:r>
      <w:r w:rsidRPr="00740296">
        <w:t>等</w:t>
      </w:r>
      <w:r w:rsidRPr="00740296">
        <w:t>. Large language models in medicine[J]. Nature Medicine, 2023, 29(8): 1930-1940.</w:t>
      </w:r>
    </w:p>
    <w:p w14:paraId="40B86629" w14:textId="77777777" w:rsidR="00740296" w:rsidRPr="00740296" w:rsidRDefault="00740296" w:rsidP="00740296">
      <w:pPr>
        <w:pStyle w:val="afff"/>
        <w:spacing w:afterLines="0" w:after="0" w:line="400" w:lineRule="exact"/>
        <w:ind w:left="567" w:hanging="567"/>
      </w:pPr>
      <w:r w:rsidRPr="00740296">
        <w:t>[22]</w:t>
      </w:r>
      <w:r w:rsidRPr="00740296">
        <w:tab/>
        <w:t xml:space="preserve">SINGHAL K, TU T, GOTTWEIS J, </w:t>
      </w:r>
      <w:r w:rsidRPr="00740296">
        <w:t>等</w:t>
      </w:r>
      <w:r w:rsidRPr="00740296">
        <w:t>. Toward expert-level medical question answering with large language models[J]. Nature Medicine, 2025, 31(3): 943-950.</w:t>
      </w:r>
    </w:p>
    <w:p w14:paraId="7D341400" w14:textId="77777777" w:rsidR="00740296" w:rsidRPr="00740296" w:rsidRDefault="00740296" w:rsidP="00740296">
      <w:pPr>
        <w:pStyle w:val="afff"/>
        <w:spacing w:afterLines="0" w:after="0" w:line="400" w:lineRule="exact"/>
        <w:ind w:left="567" w:hanging="567"/>
      </w:pPr>
      <w:r w:rsidRPr="00740296">
        <w:t>[23]</w:t>
      </w:r>
      <w:r w:rsidRPr="00740296">
        <w:tab/>
        <w:t xml:space="preserve">TH K, M C, A M, </w:t>
      </w:r>
      <w:r w:rsidRPr="00740296">
        <w:t>等</w:t>
      </w:r>
      <w:r w:rsidRPr="00740296">
        <w:t>. Performance of ChatGPT on USMLE: Potential for AI-assisted medical education using large language models[J/OL]. PLOS digital health, 2023, 2(2)[2026-03-22]. https://pubmed.ncbi.nlm.nih.gov/36812645/.</w:t>
      </w:r>
    </w:p>
    <w:p w14:paraId="51F02D6C" w14:textId="77777777" w:rsidR="00740296" w:rsidRPr="00740296" w:rsidRDefault="00740296" w:rsidP="00740296">
      <w:pPr>
        <w:pStyle w:val="afff"/>
        <w:spacing w:afterLines="0" w:after="0" w:line="400" w:lineRule="exact"/>
        <w:ind w:left="567" w:hanging="567"/>
      </w:pPr>
      <w:r w:rsidRPr="00740296">
        <w:t>[24]</w:t>
      </w:r>
      <w:r w:rsidRPr="00740296">
        <w:tab/>
        <w:t xml:space="preserve">AYERS J W, POLIAK A, DREDZE M, </w:t>
      </w:r>
      <w:r w:rsidRPr="00740296">
        <w:t>等</w:t>
      </w:r>
      <w:r w:rsidRPr="00740296">
        <w:t>. Comparing Physician and Artificial Intelligence Chatbot Responses to Patient Questions Posted to a Public Social Media Forum[J]. JAMA Internal Medicine, 2023, 183(6): 589-596.</w:t>
      </w:r>
    </w:p>
    <w:p w14:paraId="060B77F5" w14:textId="77777777" w:rsidR="00740296" w:rsidRPr="00740296" w:rsidRDefault="00740296" w:rsidP="00740296">
      <w:pPr>
        <w:pStyle w:val="afff"/>
        <w:spacing w:afterLines="0" w:after="0" w:line="400" w:lineRule="exact"/>
        <w:ind w:left="567" w:hanging="567"/>
      </w:pPr>
      <w:r w:rsidRPr="00740296">
        <w:lastRenderedPageBreak/>
        <w:t>[25]</w:t>
      </w:r>
      <w:r w:rsidRPr="00740296">
        <w:tab/>
        <w:t>CHANDRA-MOULI V, NEAL S, MOLLER A B. Adolescent sexual and reproductive health for all in sub-Saharan Africa: a spotlight on inequalities[J]. Reproductive Health, 2021, 18(S1): 118, s12978-021-01145-4.</w:t>
      </w:r>
    </w:p>
    <w:p w14:paraId="01059ED1" w14:textId="77777777" w:rsidR="00740296" w:rsidRPr="00740296" w:rsidRDefault="00740296" w:rsidP="00740296">
      <w:pPr>
        <w:pStyle w:val="afff"/>
        <w:spacing w:afterLines="0" w:after="0" w:line="400" w:lineRule="exact"/>
        <w:ind w:left="567" w:hanging="567"/>
      </w:pPr>
      <w:r w:rsidRPr="00740296">
        <w:t>[26]</w:t>
      </w:r>
      <w:r w:rsidRPr="00740296">
        <w:tab/>
        <w:t xml:space="preserve">SHI W, LIN Y, ZHANG Z, </w:t>
      </w:r>
      <w:r w:rsidRPr="00740296">
        <w:t>等</w:t>
      </w:r>
      <w:r w:rsidRPr="00740296">
        <w:t>. Gender Differences in Sex Education in China: A Structural Topic Modeling Analysis Based on Online Knowledge Community Zhihu[J/OL]. Children, 2022, 9(5)[2026-03-22]. https://www.mdpi.com/2227-9067/9/5/615.</w:t>
      </w:r>
    </w:p>
    <w:p w14:paraId="4FAA5CDD" w14:textId="77777777" w:rsidR="00740296" w:rsidRPr="00740296" w:rsidRDefault="00740296" w:rsidP="00740296">
      <w:pPr>
        <w:pStyle w:val="afff"/>
        <w:spacing w:afterLines="0" w:after="0" w:line="400" w:lineRule="exact"/>
        <w:ind w:left="567" w:hanging="567"/>
      </w:pPr>
      <w:r w:rsidRPr="00740296">
        <w:t>[27]</w:t>
      </w:r>
      <w:r w:rsidRPr="00740296">
        <w:tab/>
        <w:t xml:space="preserve">GUO H, NA X, HOU L, </w:t>
      </w:r>
      <w:r w:rsidRPr="00740296">
        <w:t>等</w:t>
      </w:r>
      <w:r w:rsidRPr="00740296">
        <w:t>. Classifying Chinese Questions Related to Health Care Posted by Consumers Via the Internet[J]. Journal of Medical Internet Research, 2017, 19(6): e7156.</w:t>
      </w:r>
    </w:p>
    <w:p w14:paraId="55B9792E" w14:textId="77777777" w:rsidR="00740296" w:rsidRPr="00740296" w:rsidRDefault="00740296" w:rsidP="00740296">
      <w:pPr>
        <w:pStyle w:val="afff"/>
        <w:spacing w:afterLines="0" w:after="0" w:line="400" w:lineRule="exact"/>
        <w:ind w:left="567" w:hanging="567"/>
      </w:pPr>
      <w:r w:rsidRPr="00740296">
        <w:t>[28]</w:t>
      </w:r>
      <w:r w:rsidRPr="00740296">
        <w:tab/>
        <w:t xml:space="preserve">LATT P M, AUNG E T, HTAIK K, </w:t>
      </w:r>
      <w:r w:rsidRPr="00740296">
        <w:t>等</w:t>
      </w:r>
      <w:r w:rsidRPr="00740296">
        <w:t>. Evaluation of artificial intelligence (AI) chatbots for providing sexual health information: a consensus study using real-world clinical queries[J]. BMC Public Health, 2025, 25(1): 1788.</w:t>
      </w:r>
    </w:p>
    <w:p w14:paraId="476AB86C" w14:textId="77777777" w:rsidR="00740296" w:rsidRPr="00740296" w:rsidRDefault="00740296" w:rsidP="00740296">
      <w:pPr>
        <w:pStyle w:val="afff"/>
        <w:spacing w:afterLines="0" w:after="0" w:line="400" w:lineRule="exact"/>
        <w:ind w:left="567" w:hanging="567"/>
      </w:pPr>
      <w:r w:rsidRPr="00740296">
        <w:t>[29]</w:t>
      </w:r>
      <w:r w:rsidRPr="00740296">
        <w:tab/>
      </w:r>
      <w:r w:rsidRPr="00740296">
        <w:t>郭守运</w:t>
      </w:r>
      <w:r w:rsidRPr="00740296">
        <w:t xml:space="preserve">, </w:t>
      </w:r>
      <w:r w:rsidRPr="00740296">
        <w:t>林腾</w:t>
      </w:r>
      <w:r w:rsidRPr="00740296">
        <w:t xml:space="preserve">. </w:t>
      </w:r>
      <w:r w:rsidRPr="00740296">
        <w:t>抖音短视频平台健康信息的媒介传播及管理策略探析</w:t>
      </w:r>
      <w:r w:rsidRPr="00740296">
        <w:t xml:space="preserve">[J/OL]. </w:t>
      </w:r>
      <w:r w:rsidRPr="00740296">
        <w:t>东吴学术</w:t>
      </w:r>
      <w:r w:rsidRPr="00740296">
        <w:t>, 2023[2026-03-22]. https://xueshu.baidu.com/ndscholar/browse/detail?paperid=1p1u0ap0by3y0j201t6002p06q223316&amp;site=xueshu_se.</w:t>
      </w:r>
    </w:p>
    <w:p w14:paraId="6431D17D" w14:textId="77777777" w:rsidR="00740296" w:rsidRPr="00740296" w:rsidRDefault="00740296" w:rsidP="00740296">
      <w:pPr>
        <w:pStyle w:val="afff"/>
        <w:spacing w:afterLines="0" w:after="0" w:line="400" w:lineRule="exact"/>
        <w:ind w:left="567" w:hanging="567"/>
      </w:pPr>
      <w:r w:rsidRPr="00740296">
        <w:t>[30]</w:t>
      </w:r>
      <w:r w:rsidRPr="00740296">
        <w:tab/>
        <w:t xml:space="preserve">SANABRIA G, GREENE K Y, TRAN J T, </w:t>
      </w:r>
      <w:r w:rsidRPr="00740296">
        <w:t>等</w:t>
      </w:r>
      <w:r w:rsidRPr="00740296">
        <w:t>. “A Great Way to Start the Conversation”: Evidence for the Use of an Adolescent Mental Health Chatbot Navigator for Youth at Risk of HIV and Other STIs[J]. Journal of Technology in Behavioral Science, 2023: 1-10.</w:t>
      </w:r>
    </w:p>
    <w:p w14:paraId="663E8279" w14:textId="77777777" w:rsidR="00740296" w:rsidRPr="00740296" w:rsidRDefault="00740296" w:rsidP="00740296">
      <w:pPr>
        <w:pStyle w:val="afff"/>
        <w:spacing w:afterLines="0" w:after="0" w:line="400" w:lineRule="exact"/>
        <w:ind w:left="567" w:hanging="567"/>
      </w:pPr>
      <w:r w:rsidRPr="00740296">
        <w:t>[31]</w:t>
      </w:r>
      <w:r w:rsidRPr="00740296">
        <w:tab/>
        <w:t xml:space="preserve">NAIR I, PATEL S P, BOLEN A, </w:t>
      </w:r>
      <w:r w:rsidRPr="00740296">
        <w:t>等</w:t>
      </w:r>
      <w:r w:rsidRPr="00740296">
        <w:t>. Reproductive Health Experiences Shared on TikTok by Young People: Content Analysis[J]. JMIR Infodemiology, 2023, 3: e42810.</w:t>
      </w:r>
    </w:p>
    <w:p w14:paraId="0720428A" w14:textId="77777777" w:rsidR="00740296" w:rsidRPr="00740296" w:rsidRDefault="00740296" w:rsidP="00740296">
      <w:pPr>
        <w:pStyle w:val="afff"/>
        <w:spacing w:afterLines="0" w:after="0" w:line="400" w:lineRule="exact"/>
        <w:ind w:left="567" w:hanging="567"/>
      </w:pPr>
      <w:r w:rsidRPr="00740296">
        <w:t>[32]</w:t>
      </w:r>
      <w:r w:rsidRPr="00740296">
        <w:tab/>
        <w:t>AREZOO SAEDI, AFSANEH FATEMI, MOHAMMAD ALI NEMATBAKHSH. Representation-centric approach for classification of Consumer Health Questions[J]. Expert Systems with Applications, 2023, 229: 120436.</w:t>
      </w:r>
    </w:p>
    <w:p w14:paraId="7BA54ECB" w14:textId="77777777" w:rsidR="00740296" w:rsidRPr="00740296" w:rsidRDefault="00740296" w:rsidP="00740296">
      <w:pPr>
        <w:pStyle w:val="afff"/>
        <w:spacing w:afterLines="0" w:after="0" w:line="400" w:lineRule="exact"/>
        <w:ind w:left="567" w:hanging="567"/>
      </w:pPr>
      <w:r w:rsidRPr="00740296">
        <w:t>[33]</w:t>
      </w:r>
      <w:r w:rsidRPr="00740296">
        <w:tab/>
        <w:t xml:space="preserve">HE Y, WANG Y, LAI L, </w:t>
      </w:r>
      <w:r w:rsidRPr="00740296">
        <w:t>等</w:t>
      </w:r>
      <w:r w:rsidRPr="00740296">
        <w:t>. A comparison of the performance of Chinese large language models and ChatGPT throughout the entire clinical workflow[J]. Scientific Reports, 2025, 15(1): 36322.</w:t>
      </w:r>
    </w:p>
    <w:p w14:paraId="0FCCB776" w14:textId="77777777" w:rsidR="00740296" w:rsidRPr="00740296" w:rsidRDefault="00740296" w:rsidP="00740296">
      <w:pPr>
        <w:pStyle w:val="afff"/>
        <w:spacing w:afterLines="0" w:after="0" w:line="400" w:lineRule="exact"/>
        <w:ind w:left="567" w:hanging="567"/>
      </w:pPr>
      <w:r w:rsidRPr="00740296">
        <w:t>[34]</w:t>
      </w:r>
      <w:r w:rsidRPr="00740296">
        <w:tab/>
        <w:t xml:space="preserve">GOODMAN R S, PATRINELY J R, STONE C A Jr, </w:t>
      </w:r>
      <w:r w:rsidRPr="00740296">
        <w:t>等</w:t>
      </w:r>
      <w:r w:rsidRPr="00740296">
        <w:t>. Accuracy and Reliability of Chatbot Responses to Physician Questions[J]. JAMA Network Open, 2023, 6(10): e2336483.</w:t>
      </w:r>
    </w:p>
    <w:p w14:paraId="3BA6EB21" w14:textId="77777777" w:rsidR="00740296" w:rsidRPr="00740296" w:rsidRDefault="00740296" w:rsidP="00740296">
      <w:pPr>
        <w:pStyle w:val="afff"/>
        <w:spacing w:afterLines="0" w:after="0" w:line="400" w:lineRule="exact"/>
        <w:ind w:left="567" w:hanging="567"/>
      </w:pPr>
      <w:r w:rsidRPr="00740296">
        <w:t>[35]</w:t>
      </w:r>
      <w:r w:rsidRPr="00740296">
        <w:tab/>
        <w:t xml:space="preserve">FOWLER L R, SCHOEN L, SMITH H S, </w:t>
      </w:r>
      <w:r w:rsidRPr="00740296">
        <w:t>等</w:t>
      </w:r>
      <w:r w:rsidRPr="00740296">
        <w:t>. Sex Education on TikTok: A Con</w:t>
      </w:r>
      <w:r w:rsidRPr="00740296">
        <w:lastRenderedPageBreak/>
        <w:t>tent Analysis of Themes[J]. Health Promotion Practice, 2022, 23(5): 739-742.</w:t>
      </w:r>
    </w:p>
    <w:p w14:paraId="0D9732D9" w14:textId="77777777" w:rsidR="00740296" w:rsidRPr="00740296" w:rsidRDefault="00740296" w:rsidP="00740296">
      <w:pPr>
        <w:pStyle w:val="afff"/>
        <w:spacing w:afterLines="0" w:after="0" w:line="400" w:lineRule="exact"/>
        <w:ind w:left="567" w:hanging="567"/>
      </w:pPr>
      <w:r w:rsidRPr="00740296">
        <w:t>[36]</w:t>
      </w:r>
      <w:r w:rsidRPr="00740296">
        <w:tab/>
        <w:t>SAFRAN E, YILDIRIM S. A cross-sectional study on ChatGPT’s alignment with clinical practice guidelines in musculoskeletal rehabilitation[J]. BMC Musculoskeletal Disorders, 2025, 26(1): 411.</w:t>
      </w:r>
    </w:p>
    <w:p w14:paraId="7C866AD9" w14:textId="77777777" w:rsidR="00740296" w:rsidRPr="00740296" w:rsidRDefault="00740296" w:rsidP="00740296">
      <w:pPr>
        <w:pStyle w:val="afff"/>
        <w:spacing w:afterLines="0" w:after="0" w:line="400" w:lineRule="exact"/>
        <w:ind w:left="567" w:hanging="567"/>
      </w:pPr>
      <w:r w:rsidRPr="00740296">
        <w:t>[37]</w:t>
      </w:r>
      <w:r w:rsidRPr="00740296">
        <w:tab/>
        <w:t xml:space="preserve">Y Z, D L, X S, </w:t>
      </w:r>
      <w:r w:rsidRPr="00740296">
        <w:t>等</w:t>
      </w:r>
      <w:r w:rsidRPr="00740296">
        <w:t>. Application of ChatGPT-based artificial intelligence in the diagnosis and management of polycystic ovary syndrome[J/OL]. BMC medical informatics and decision making, 2025, 25(1)[2026-04-25]. https://pubmed.ncbi.nlm.nih.gov/40682078/.</w:t>
      </w:r>
    </w:p>
    <w:p w14:paraId="4BBDF3A1" w14:textId="77777777" w:rsidR="00740296" w:rsidRPr="00740296" w:rsidRDefault="00740296" w:rsidP="00740296">
      <w:pPr>
        <w:pStyle w:val="afff"/>
        <w:spacing w:afterLines="0" w:after="0" w:line="400" w:lineRule="exact"/>
        <w:ind w:left="567" w:hanging="567"/>
      </w:pPr>
      <w:r w:rsidRPr="00740296">
        <w:t>[38]</w:t>
      </w:r>
      <w:r w:rsidRPr="00740296">
        <w:tab/>
        <w:t xml:space="preserve">SEO J, CHOI D, KIM T, </w:t>
      </w:r>
      <w:r w:rsidRPr="00740296">
        <w:t>等</w:t>
      </w:r>
      <w:r w:rsidRPr="00740296">
        <w:t>. Evaluation Framework of Large Language Models in Medical Documentation: Development and Usability Study[J]. Journal of Medical Internet Research, 2024, 26: e58329.</w:t>
      </w:r>
    </w:p>
    <w:p w14:paraId="51383770" w14:textId="77777777" w:rsidR="00740296" w:rsidRPr="00740296" w:rsidRDefault="00740296" w:rsidP="00740296">
      <w:pPr>
        <w:pStyle w:val="afff"/>
        <w:spacing w:afterLines="0" w:after="0" w:line="400" w:lineRule="exact"/>
        <w:ind w:left="567" w:hanging="567"/>
      </w:pPr>
      <w:r w:rsidRPr="00740296">
        <w:t>[39]</w:t>
      </w:r>
      <w:r w:rsidRPr="00740296">
        <w:tab/>
        <w:t xml:space="preserve">HO C N, TIAN T, AYERS A T, </w:t>
      </w:r>
      <w:r w:rsidRPr="00740296">
        <w:t>等</w:t>
      </w:r>
      <w:r w:rsidRPr="00740296">
        <w:t>. Qualitative metrics from the biomedical literature for evaluating large language models in clinical decision-making: a narrative review[J]. BMC Medical Informatics and Decision Making, 2024, 24: 357.</w:t>
      </w:r>
    </w:p>
    <w:p w14:paraId="74B39641" w14:textId="77777777" w:rsidR="00740296" w:rsidRPr="00740296" w:rsidRDefault="00740296" w:rsidP="00740296">
      <w:pPr>
        <w:pStyle w:val="afff"/>
        <w:spacing w:afterLines="0" w:after="0" w:line="400" w:lineRule="exact"/>
        <w:ind w:left="567" w:hanging="567"/>
      </w:pPr>
      <w:r w:rsidRPr="00740296">
        <w:t>[40]</w:t>
      </w:r>
      <w:r w:rsidRPr="00740296">
        <w:tab/>
        <w:t xml:space="preserve">TAM T Y C, SIVARAJKUMAR S, KAPOOR S, </w:t>
      </w:r>
      <w:r w:rsidRPr="00740296">
        <w:t>等</w:t>
      </w:r>
      <w:r w:rsidRPr="00740296">
        <w:t>. A framework for human evaluation of large language models in healthcare derived from literature review[J]. npj Digital Medicine, 2024, 7(1): 258.</w:t>
      </w:r>
    </w:p>
    <w:p w14:paraId="28984243" w14:textId="77777777" w:rsidR="00740296" w:rsidRPr="00740296" w:rsidRDefault="00740296" w:rsidP="00740296">
      <w:pPr>
        <w:pStyle w:val="afff"/>
        <w:spacing w:afterLines="0" w:after="0" w:line="400" w:lineRule="exact"/>
        <w:ind w:left="567" w:hanging="567"/>
      </w:pPr>
      <w:r w:rsidRPr="00740296">
        <w:t>[41]</w:t>
      </w:r>
      <w:r w:rsidRPr="00740296">
        <w:tab/>
        <w:t xml:space="preserve">CASOLA S, LIU Y J, PENG S, </w:t>
      </w:r>
      <w:r w:rsidRPr="00740296">
        <w:t>等</w:t>
      </w:r>
      <w:r w:rsidRPr="00740296">
        <w:t>. References Matter: Investigating the Impact of Reference Set Variation on Summarization Evaluation[J/OL]. 2025[2026-04-25]. https://www.semanticscholar.org/paper/References-Matter%3A-Investigating-the-Impact-of-Set-Casola-Liu/d09d576c33b72bcd57a5d6e8fbb5fa24f018ed47.</w:t>
      </w:r>
    </w:p>
    <w:p w14:paraId="7432C78C" w14:textId="77777777" w:rsidR="00740296" w:rsidRPr="00740296" w:rsidRDefault="00740296" w:rsidP="00740296">
      <w:pPr>
        <w:pStyle w:val="afff"/>
        <w:spacing w:afterLines="0" w:after="0" w:line="400" w:lineRule="exact"/>
        <w:ind w:left="567" w:hanging="567"/>
      </w:pPr>
      <w:r w:rsidRPr="00740296">
        <w:t>[42]</w:t>
      </w:r>
      <w:r w:rsidRPr="00740296">
        <w:tab/>
        <w:t>DENISE WELSCH, MARKUS NEUHÄUSER. Wilcoxon-Signed-Rank Test[M/OL]. [2026][2026-04-25]. https://link.springer.com/rwe/10.1007/978-3-662-69359-9_722.</w:t>
      </w:r>
    </w:p>
    <w:p w14:paraId="7455F8AF" w14:textId="77777777" w:rsidR="00740296" w:rsidRDefault="00A804DE" w:rsidP="00740296">
      <w:pPr>
        <w:pStyle w:val="altz"/>
        <w:snapToGrid/>
        <w:ind w:left="567" w:firstLineChars="0" w:hanging="567"/>
        <w:sectPr w:rsidR="00740296">
          <w:headerReference w:type="default" r:id="rId45"/>
          <w:endnotePr>
            <w:numFmt w:val="decimal"/>
          </w:endnotePr>
          <w:pgSz w:w="11906" w:h="16838"/>
          <w:pgMar w:top="1701" w:right="1418" w:bottom="1701" w:left="1418" w:header="851" w:footer="850" w:gutter="0"/>
          <w:cols w:space="425"/>
          <w:docGrid w:type="linesAndChars" w:linePitch="326"/>
        </w:sectPr>
      </w:pPr>
      <w:r>
        <w:fldChar w:fldCharType="end"/>
      </w:r>
    </w:p>
    <w:p w14:paraId="13373A7C" w14:textId="6144587B" w:rsidR="00F54B80" w:rsidRDefault="00740296" w:rsidP="00740296">
      <w:pPr>
        <w:pStyle w:val="1"/>
        <w:numPr>
          <w:ilvl w:val="0"/>
          <w:numId w:val="0"/>
        </w:numPr>
        <w:spacing w:before="326" w:after="326"/>
        <w:ind w:left="284"/>
      </w:pPr>
      <w:bookmarkStart w:id="207" w:name="_Toc227982584"/>
      <w:r>
        <w:rPr>
          <w:rFonts w:hint="eastAsia"/>
        </w:rPr>
        <w:lastRenderedPageBreak/>
        <w:t>致</w:t>
      </w:r>
      <w:r>
        <w:rPr>
          <w:rFonts w:hint="eastAsia"/>
        </w:rPr>
        <w:t xml:space="preserve">  </w:t>
      </w:r>
      <w:r>
        <w:rPr>
          <w:rFonts w:hint="eastAsia"/>
        </w:rPr>
        <w:t>谢</w:t>
      </w:r>
      <w:bookmarkEnd w:id="207"/>
    </w:p>
    <w:p w14:paraId="7BA28931" w14:textId="7730D176" w:rsidR="00740296" w:rsidRDefault="00740296" w:rsidP="00740296">
      <w:pPr>
        <w:pStyle w:val="altz"/>
        <w:ind w:firstLine="480"/>
        <w:rPr>
          <w:rFonts w:hint="eastAsia"/>
        </w:rPr>
      </w:pPr>
      <w:r>
        <w:rPr>
          <w:rFonts w:hint="eastAsia"/>
        </w:rPr>
        <w:t>时光荏苒，四年的本科生涯即将画上句号。回首在南京医科大学生物医学工程与信息学院求学的日子，那些为</w:t>
      </w:r>
      <w:r>
        <w:rPr>
          <w:rFonts w:hint="eastAsia"/>
        </w:rPr>
        <w:t>课程考核</w:t>
      </w:r>
      <w:r>
        <w:rPr>
          <w:rFonts w:hint="eastAsia"/>
        </w:rPr>
        <w:t>彻夜不眠的夜晚，那些与</w:t>
      </w:r>
      <w:r>
        <w:rPr>
          <w:rFonts w:hint="eastAsia"/>
        </w:rPr>
        <w:t>代码和</w:t>
      </w:r>
      <w:r>
        <w:rPr>
          <w:rFonts w:hint="eastAsia"/>
        </w:rPr>
        <w:t>模型反复较劲的周末，那些面对</w:t>
      </w:r>
      <w:r>
        <w:rPr>
          <w:rFonts w:hint="eastAsia"/>
        </w:rPr>
        <w:t>学习</w:t>
      </w:r>
      <w:r>
        <w:rPr>
          <w:rFonts w:hint="eastAsia"/>
        </w:rPr>
        <w:t>的困惑与顿悟，如今都化作了最珍贵的成长印记。</w:t>
      </w:r>
    </w:p>
    <w:p w14:paraId="25761AD5" w14:textId="124995AA" w:rsidR="00740296" w:rsidRDefault="00740296" w:rsidP="00740296">
      <w:pPr>
        <w:pStyle w:val="altz"/>
        <w:ind w:firstLine="480"/>
        <w:rPr>
          <w:rFonts w:hint="eastAsia"/>
        </w:rPr>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w:t>
      </w:r>
      <w:r w:rsidR="00C766A9">
        <w:rPr>
          <w:rFonts w:hint="eastAsia"/>
        </w:rPr>
        <w:t>训练资源</w:t>
      </w:r>
      <w:r>
        <w:rPr>
          <w:rFonts w:hint="eastAsia"/>
        </w:rPr>
        <w:t>不足而陷入困境时，黄老师及时协调实验资源；在论文逻辑结构出现偏差时，黄老师逐字逐句地批注修改，这份耐心与专业让我受益终身。</w:t>
      </w:r>
    </w:p>
    <w:p w14:paraId="3EF024F0" w14:textId="4ABDE40F" w:rsidR="00740296" w:rsidRDefault="00740296" w:rsidP="00740296">
      <w:pPr>
        <w:pStyle w:val="altz"/>
        <w:ind w:firstLine="480"/>
        <w:rPr>
          <w:rFonts w:hint="eastAsia"/>
        </w:rPr>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w:t>
      </w:r>
      <w:r w:rsidR="00C766A9">
        <w:rPr>
          <w:rFonts w:hint="eastAsia"/>
        </w:rPr>
        <w:t>我的毕业论文</w:t>
      </w:r>
      <w:r>
        <w:rPr>
          <w:rFonts w:hint="eastAsia"/>
        </w:rPr>
        <w:t>实验得以顺利完成。</w:t>
      </w:r>
    </w:p>
    <w:p w14:paraId="1DC5D093" w14:textId="6854A140" w:rsidR="00740296" w:rsidRDefault="00740296" w:rsidP="00740296">
      <w:pPr>
        <w:pStyle w:val="altz"/>
        <w:ind w:firstLine="480"/>
        <w:rPr>
          <w:rFonts w:hint="eastAsia"/>
        </w:rPr>
      </w:pPr>
      <w:r>
        <w:rPr>
          <w:rFonts w:hint="eastAsia"/>
        </w:rPr>
        <w:t>感谢在数据标注与审核阶段给予帮助的各位同门与伙伴。</w:t>
      </w:r>
      <w:r w:rsidR="00C766A9">
        <w:rPr>
          <w:rFonts w:hint="eastAsia"/>
        </w:rPr>
        <w:t>正是有</w:t>
      </w:r>
      <w:r>
        <w:rPr>
          <w:rFonts w:hint="eastAsia"/>
        </w:rPr>
        <w:t>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48DF5285" w14:textId="77777777" w:rsidR="00740296" w:rsidRDefault="00740296" w:rsidP="00740296">
      <w:pPr>
        <w:pStyle w:val="altz"/>
        <w:ind w:firstLine="480"/>
        <w:rPr>
          <w:rFonts w:hint="eastAsia"/>
        </w:rPr>
      </w:pPr>
      <w:r>
        <w:rPr>
          <w:rFonts w:hint="eastAsia"/>
        </w:rPr>
        <w:t>感谢我的父母和家人。你们始终尊重我对人工智能与医学交叉领域的探索热情，在我因实验结果不理想而焦虑时给予无条件的信任与支持，做我最坚实的后盾。</w:t>
      </w:r>
    </w:p>
    <w:p w14:paraId="3A6D9E38" w14:textId="77777777" w:rsidR="00740296" w:rsidRDefault="00740296" w:rsidP="00740296">
      <w:pPr>
        <w:pStyle w:val="altz"/>
        <w:ind w:firstLine="480"/>
        <w:rPr>
          <w:rFonts w:hint="eastAsia"/>
        </w:rPr>
      </w:pPr>
      <w:r>
        <w:rPr>
          <w:rFonts w:hint="eastAsia"/>
        </w:rPr>
        <w:t>最后，感谢参与论文评审的各位专家老师，感谢您们在百忙之中审阅本文并提出宝贵意见。</w:t>
      </w:r>
    </w:p>
    <w:p w14:paraId="5C48481B" w14:textId="3EFAE9E9" w:rsidR="00740296" w:rsidRPr="00740296" w:rsidRDefault="00740296" w:rsidP="00740296">
      <w:pPr>
        <w:pStyle w:val="altz"/>
        <w:ind w:firstLine="480"/>
        <w:rPr>
          <w:rFonts w:hint="eastAsia"/>
        </w:rPr>
      </w:pPr>
      <w:r>
        <w:rPr>
          <w:rFonts w:hint="eastAsia"/>
        </w:rPr>
        <w:t>本科阶段的结束不是终点，而是将</w:t>
      </w:r>
      <w:r w:rsidR="00C766A9">
        <w:rPr>
          <w:rFonts w:hint="eastAsia"/>
        </w:rPr>
        <w:t>“</w:t>
      </w:r>
      <w:r>
        <w:rPr>
          <w:rFonts w:hint="eastAsia"/>
        </w:rPr>
        <w:t>智能医学</w:t>
      </w:r>
      <w:r w:rsidR="00C766A9">
        <w:rPr>
          <w:rFonts w:hint="eastAsia"/>
        </w:rPr>
        <w:t>”</w:t>
      </w:r>
      <w:r>
        <w:rPr>
          <w:rFonts w:hint="eastAsia"/>
        </w:rPr>
        <w:t>从论文概念转化为临床价值的起点。这段经历</w:t>
      </w:r>
      <w:r w:rsidR="004A77CC">
        <w:rPr>
          <w:rFonts w:hint="eastAsia"/>
        </w:rPr>
        <w:t>不仅</w:t>
      </w:r>
      <w:r w:rsidR="004A77CC">
        <w:rPr>
          <w:rFonts w:hint="eastAsia"/>
        </w:rPr>
        <w:t>只</w:t>
      </w:r>
      <w:r w:rsidR="004A77CC">
        <w:rPr>
          <w:rFonts w:hint="eastAsia"/>
        </w:rPr>
        <w:t>是</w:t>
      </w:r>
      <w:r w:rsidR="004A77CC">
        <w:rPr>
          <w:rFonts w:hint="eastAsia"/>
        </w:rPr>
        <w:t>让</w:t>
      </w:r>
      <w:r>
        <w:rPr>
          <w:rFonts w:hint="eastAsia"/>
        </w:rPr>
        <w:t>我</w:t>
      </w:r>
      <w:r w:rsidR="004A77CC">
        <w:rPr>
          <w:rFonts w:hint="eastAsia"/>
        </w:rPr>
        <w:t>领略了</w:t>
      </w:r>
      <w:r w:rsidR="00C766A9">
        <w:rPr>
          <w:rFonts w:hint="eastAsia"/>
        </w:rPr>
        <w:t>人工智能</w:t>
      </w:r>
      <w:r w:rsidR="004A77CC">
        <w:rPr>
          <w:rFonts w:hint="eastAsia"/>
        </w:rPr>
        <w:t>融合</w:t>
      </w:r>
      <w:r w:rsidR="00C766A9">
        <w:rPr>
          <w:rFonts w:hint="eastAsia"/>
        </w:rPr>
        <w:t>医学</w:t>
      </w:r>
      <w:r w:rsidR="004A77CC">
        <w:rPr>
          <w:rFonts w:hint="eastAsia"/>
        </w:rPr>
        <w:t>丰富多样</w:t>
      </w:r>
      <w:r w:rsidR="00C766A9">
        <w:rPr>
          <w:rFonts w:hint="eastAsia"/>
        </w:rPr>
        <w:t>的前沿知识</w:t>
      </w:r>
      <w:r>
        <w:rPr>
          <w:rFonts w:hint="eastAsia"/>
        </w:rPr>
        <w:t>，更</w:t>
      </w:r>
      <w:r w:rsidR="004A77CC">
        <w:rPr>
          <w:rFonts w:hint="eastAsia"/>
        </w:rPr>
        <w:t>在我心底种下了对医学人工智能领域持久与热诚的兴趣</w:t>
      </w:r>
      <w:r>
        <w:rPr>
          <w:rFonts w:hint="eastAsia"/>
        </w:rPr>
        <w:t>。愿我们都能在各自的领域里，保持对未知的敬畏与对真理的热忱。</w:t>
      </w:r>
    </w:p>
    <w:sectPr w:rsidR="00740296" w:rsidRPr="00740296">
      <w:headerReference w:type="default" r:id="rId46"/>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ason-Z" w:date="2026-04-03T14:09:00Z" w:initials="">
    <w:p w14:paraId="116B993C" w14:textId="77777777" w:rsidR="00F54B80" w:rsidRDefault="0016293C">
      <w:pPr>
        <w:pStyle w:val="a5"/>
        <w:spacing w:after="163"/>
      </w:pPr>
      <w:r>
        <w:rPr>
          <w:rStyle w:val="afc"/>
        </w:rPr>
        <w:annotationRef/>
      </w:r>
      <w:r w:rsidR="00000000">
        <w:rPr>
          <w:rFonts w:hint="eastAsia"/>
        </w:rPr>
        <w:t>研究目标与内容要修改：</w:t>
      </w:r>
    </w:p>
    <w:p w14:paraId="2855AFFA" w14:textId="77777777" w:rsidR="00F54B80" w:rsidRDefault="00000000">
      <w:pPr>
        <w:pStyle w:val="a5"/>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16" w:author="Jason-Z" w:date="2026-04-03T14:17:00Z" w:initials="">
    <w:p w14:paraId="47A188FF" w14:textId="77777777" w:rsidR="00F54B80" w:rsidRDefault="0016293C">
      <w:pPr>
        <w:pStyle w:val="a5"/>
        <w:spacing w:after="163"/>
      </w:pPr>
      <w:r>
        <w:rPr>
          <w:rStyle w:val="afc"/>
        </w:rPr>
        <w:annotationRef/>
      </w:r>
      <w:r w:rsidR="00000000">
        <w:rPr>
          <w:rFonts w:hint="eastAsia"/>
        </w:rPr>
        <w:t>建议有技术路线图</w:t>
      </w:r>
    </w:p>
  </w:comment>
  <w:comment w:id="23" w:author="Jason-Z" w:date="2026-04-03T14:18:00Z" w:initials="">
    <w:p w14:paraId="1E601A2B" w14:textId="77777777" w:rsidR="00F54B80" w:rsidRDefault="0016293C">
      <w:pPr>
        <w:pStyle w:val="a5"/>
        <w:spacing w:after="163"/>
      </w:pPr>
      <w:r>
        <w:rPr>
          <w:rStyle w:val="afc"/>
        </w:rPr>
        <w:annotationRef/>
      </w:r>
      <w:r w:rsidR="00000000">
        <w:rPr>
          <w:rFonts w:hint="eastAsia"/>
        </w:rPr>
        <w:t>这块如果不是学校硬性规定，可以删除。与目录和正文均有重复</w:t>
      </w:r>
    </w:p>
  </w:comment>
  <w:comment w:id="38" w:author="Zixuan Zhou" w:date="2026-04-02T18:49:00Z" w:initials="ZZ">
    <w:p w14:paraId="68FF270D" w14:textId="77777777" w:rsidR="00F54B80" w:rsidRDefault="0016293C">
      <w:pPr>
        <w:pStyle w:val="a5"/>
        <w:spacing w:after="163"/>
      </w:pPr>
      <w:r>
        <w:rPr>
          <w:rStyle w:val="afc"/>
        </w:rPr>
        <w:annotationRef/>
      </w:r>
      <w:r w:rsidR="00000000">
        <w:rPr>
          <w:rFonts w:hint="eastAsia"/>
        </w:rPr>
        <w:t>插入</w:t>
      </w:r>
      <w:r w:rsidR="00000000">
        <w:rPr>
          <w:rFonts w:hint="eastAsia"/>
        </w:rPr>
        <w:t>ICC</w:t>
      </w:r>
      <w:r w:rsidR="00000000">
        <w:rPr>
          <w:rFonts w:hint="eastAsia"/>
        </w:rPr>
        <w:t>、</w:t>
      </w:r>
      <w:r w:rsidR="00000000">
        <w:rPr>
          <w:rFonts w:hint="eastAsia"/>
        </w:rPr>
        <w:t>Kappa</w:t>
      </w:r>
      <w:r w:rsidR="00000000">
        <w:rPr>
          <w:rFonts w:hint="eastAsia"/>
        </w:rPr>
        <w:t>参考文献</w:t>
      </w:r>
    </w:p>
  </w:comment>
  <w:comment w:id="40" w:author="Jason-Z" w:date="2026-04-03T14:21:00Z" w:initials="">
    <w:p w14:paraId="7B898AAB" w14:textId="77777777" w:rsidR="00F54B80" w:rsidRDefault="0016293C">
      <w:pPr>
        <w:pStyle w:val="a5"/>
        <w:spacing w:after="163"/>
      </w:pPr>
      <w:r>
        <w:rPr>
          <w:rStyle w:val="afc"/>
        </w:rPr>
        <w:annotationRef/>
      </w:r>
      <w:r w:rsidR="00000000">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46" w:author="Zixuan Zhou" w:date="2026-03-27T01:17:00Z" w:initials="ZZ">
    <w:p w14:paraId="7DC09B68" w14:textId="77777777" w:rsidR="00F54B80" w:rsidRDefault="0016293C">
      <w:pPr>
        <w:pStyle w:val="a5"/>
        <w:spacing w:after="163"/>
      </w:pPr>
      <w:r>
        <w:rPr>
          <w:rStyle w:val="afc"/>
        </w:rPr>
        <w:annotationRef/>
      </w:r>
      <w:r w:rsidR="00000000">
        <w:rPr>
          <w:rFonts w:hint="eastAsia"/>
        </w:rPr>
        <w:t>关键词体系</w:t>
      </w:r>
      <w:r w:rsidR="00000000">
        <w:rPr>
          <w:rFonts w:hint="eastAsia"/>
        </w:rPr>
        <w:t xml:space="preserve"> </w:t>
      </w:r>
      <w:r w:rsidR="00000000">
        <w:rPr>
          <w:rFonts w:hint="eastAsia"/>
        </w:rPr>
        <w:t>参考什么文献、研究建立的？是否有效可靠、科学？</w:t>
      </w:r>
    </w:p>
  </w:comment>
  <w:comment w:id="59" w:author="Zixuan Zhou" w:date="2026-04-17T20:34:00Z" w:initials="ZZ">
    <w:p w14:paraId="094C7781" w14:textId="77777777" w:rsidR="00393831" w:rsidRDefault="00393831" w:rsidP="00393831">
      <w:pPr>
        <w:pStyle w:val="a5"/>
        <w:spacing w:after="163"/>
      </w:pPr>
      <w:r>
        <w:rPr>
          <w:rStyle w:val="afc"/>
        </w:rPr>
        <w:annotationRef/>
      </w:r>
      <w:r>
        <w:rPr>
          <w:rFonts w:hint="eastAsia"/>
        </w:rPr>
        <w:t>考虑是否加入一个流程图</w:t>
      </w:r>
    </w:p>
  </w:comment>
  <w:comment w:id="66" w:author="Jason-Z" w:date="2026-04-03T14:27:00Z" w:initials="">
    <w:p w14:paraId="10FC742E" w14:textId="23377B63" w:rsidR="00F54B80" w:rsidRDefault="0016293C">
      <w:pPr>
        <w:pStyle w:val="a5"/>
        <w:spacing w:after="163"/>
      </w:pPr>
      <w:r>
        <w:rPr>
          <w:rStyle w:val="afc"/>
        </w:rPr>
        <w:annotationRef/>
      </w:r>
      <w:r w:rsidR="00000000">
        <w:rPr>
          <w:rFonts w:hint="eastAsia"/>
        </w:rPr>
        <w:t>同前文处理</w:t>
      </w:r>
    </w:p>
  </w:comment>
  <w:comment w:id="68" w:author="Jason-Z" w:date="2026-04-03T14:29:00Z" w:initials="">
    <w:p w14:paraId="19CDAA99" w14:textId="77777777" w:rsidR="00F54B80" w:rsidRDefault="0016293C">
      <w:pPr>
        <w:pStyle w:val="a5"/>
        <w:spacing w:after="163"/>
      </w:pPr>
      <w:r>
        <w:rPr>
          <w:rStyle w:val="afc"/>
        </w:rPr>
        <w:annotationRef/>
      </w:r>
      <w:r w:rsidR="00000000">
        <w:rPr>
          <w:rFonts w:hint="eastAsia"/>
        </w:rPr>
        <w:t>可以将上一段提到的语料库简单放在此处</w:t>
      </w:r>
    </w:p>
  </w:comment>
  <w:comment w:id="77" w:author="Jason-Z" w:date="2026-04-03T14:31:00Z" w:initials="">
    <w:p w14:paraId="3EB8D01A" w14:textId="77777777" w:rsidR="00F54B80" w:rsidRDefault="0016293C">
      <w:pPr>
        <w:pStyle w:val="a5"/>
        <w:spacing w:after="163"/>
      </w:pPr>
      <w:r>
        <w:rPr>
          <w:rStyle w:val="afc"/>
        </w:rPr>
        <w:annotationRef/>
      </w:r>
      <w:r w:rsidR="00000000">
        <w:rPr>
          <w:rFonts w:hint="eastAsia"/>
        </w:rPr>
        <w:t>不同主题要有小标题，或者加粗等标记</w:t>
      </w:r>
    </w:p>
  </w:comment>
  <w:comment w:id="80" w:author="Zixuan Zhou" w:date="2026-04-17T20:52:00Z" w:initials="ZZ">
    <w:p w14:paraId="688D19BF" w14:textId="77777777" w:rsidR="00486D9D" w:rsidRDefault="00486D9D" w:rsidP="00486D9D">
      <w:pPr>
        <w:pStyle w:val="a5"/>
        <w:spacing w:after="163"/>
      </w:pPr>
      <w:r>
        <w:rPr>
          <w:rStyle w:val="afc"/>
        </w:rPr>
        <w:annotationRef/>
      </w:r>
      <w:r>
        <w:rPr>
          <w:rFonts w:hint="eastAsia"/>
        </w:rPr>
        <w:t>别忘了改成“既有研究的结论”</w:t>
      </w:r>
    </w:p>
  </w:comment>
  <w:comment w:id="82" w:author="Jason-Z" w:date="2026-04-03T14:33:00Z" w:initials="">
    <w:p w14:paraId="51BD9B10" w14:textId="7916349C" w:rsidR="00F54B80" w:rsidRDefault="0016293C">
      <w:pPr>
        <w:pStyle w:val="a5"/>
        <w:spacing w:after="163"/>
      </w:pPr>
      <w:r>
        <w:rPr>
          <w:rStyle w:val="afc"/>
        </w:rPr>
        <w:annotationRef/>
      </w:r>
      <w:r w:rsidR="00000000">
        <w:rPr>
          <w:rFonts w:hint="eastAsia"/>
        </w:rPr>
        <w:t>文字过多，简要小结即可</w:t>
      </w:r>
    </w:p>
  </w:comment>
  <w:comment w:id="84" w:author="Jason-Z" w:date="2026-04-03T14:33:00Z" w:initials="">
    <w:p w14:paraId="5EB78331" w14:textId="77777777" w:rsidR="00F54B80" w:rsidRDefault="0016293C" w:rsidP="00D77215">
      <w:pPr>
        <w:pStyle w:val="a5"/>
        <w:spacing w:after="163"/>
      </w:pPr>
      <w:r>
        <w:rPr>
          <w:rStyle w:val="afc"/>
        </w:rPr>
        <w:annotationRef/>
      </w:r>
      <w:r w:rsidR="00000000">
        <w:rPr>
          <w:rFonts w:hint="eastAsia"/>
        </w:rPr>
        <w:t>同第四章</w:t>
      </w:r>
    </w:p>
  </w:comment>
  <w:comment w:id="96" w:author="Zixuan Zhou" w:date="2026-03-27T01:54:00Z" w:initials="ZZ">
    <w:p w14:paraId="3DFC67F1" w14:textId="77777777" w:rsidR="00D77215" w:rsidRDefault="0016293C" w:rsidP="00D77215">
      <w:pPr>
        <w:pStyle w:val="a5"/>
        <w:spacing w:after="163"/>
      </w:pPr>
      <w:r>
        <w:rPr>
          <w:rStyle w:val="afc"/>
        </w:rPr>
        <w:annotationRef/>
      </w:r>
      <w:r w:rsidR="00D77215">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101" w:author="Zixuan Zhou" w:date="2026-03-27T01:57:00Z" w:initials="ZZ">
    <w:p w14:paraId="1A4B9EB7" w14:textId="77777777" w:rsidR="00732CEC" w:rsidRDefault="0016293C" w:rsidP="00732CEC">
      <w:pPr>
        <w:pStyle w:val="a5"/>
        <w:spacing w:after="163"/>
      </w:pPr>
      <w:r>
        <w:rPr>
          <w:rStyle w:val="afc"/>
        </w:rPr>
        <w:annotationRef/>
      </w:r>
      <w:r w:rsidR="00732CEC">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112"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113"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7DC09B68" w15:done="0"/>
  <w15:commentEx w15:paraId="094C7781" w15:done="0"/>
  <w15:commentEx w15:paraId="10FC742E" w15:done="0"/>
  <w15:commentEx w15:paraId="19CDAA99" w15:done="0"/>
  <w15:commentEx w15:paraId="3EB8D01A" w15:done="0"/>
  <w15:commentEx w15:paraId="688D19BF" w15:done="0"/>
  <w15:commentEx w15:paraId="51BD9B10" w15:done="0"/>
  <w15:commentEx w15:paraId="5EB78331" w15:done="0"/>
  <w15:commentEx w15:paraId="0575EE77" w15:done="0"/>
  <w15:commentEx w15:paraId="6C77ADB0" w15:done="0"/>
  <w15:commentEx w15:paraId="0FFF0BBD" w15:done="0"/>
  <w15:commentEx w15:paraId="3C112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extLst>
      <w16:ext w16:uri="{CE6994B0-6A32-4C9F-8C6B-6E91EDA988CE}">
        <cr:reactions xmlns:cr="http://schemas.microsoft.com/office/comments/2020/reactions">
          <cr:reaction reactionType="1">
            <cr:reactionInfo dateUtc="2026-04-24T18:31:29Z">
              <cr:user userId="5bab6ab93e46eb06" userProvider="Windows Live" userName="Zixuan Zhou"/>
            </cr:reactionInfo>
          </cr:reaction>
        </cr:reactions>
      </w16:ext>
    </w16cex:extLst>
  </w16cex:commentExtensible>
  <w16cex:commentExtensible w16cex:durableId="7486E140" w16cex:dateUtc="2026-04-21T08:46:00Z"/>
  <w16cex:commentExtensible w16cex:durableId="0CE2802B"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7DC09B68" w16cid:durableId="7DC09B68"/>
  <w16cid:commentId w16cid:paraId="094C7781" w16cid:durableId="47FCBFB2"/>
  <w16cid:commentId w16cid:paraId="10FC742E" w16cid:durableId="10FC742E"/>
  <w16cid:commentId w16cid:paraId="19CDAA99" w16cid:durableId="19CDAA99"/>
  <w16cid:commentId w16cid:paraId="3EB8D01A" w16cid:durableId="3EB8D01A"/>
  <w16cid:commentId w16cid:paraId="688D19BF" w16cid:durableId="7F18BF28"/>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9EAA" w14:textId="77777777" w:rsidR="005B50D7" w:rsidRDefault="005B50D7">
      <w:pPr>
        <w:spacing w:after="120"/>
      </w:pPr>
    </w:p>
  </w:endnote>
  <w:endnote w:type="continuationSeparator" w:id="0">
    <w:p w14:paraId="67875AE7" w14:textId="77777777" w:rsidR="005B50D7" w:rsidRDefault="005B50D7">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C69C" w14:textId="77777777" w:rsidR="005B50D7" w:rsidRDefault="005B50D7">
      <w:pPr>
        <w:spacing w:after="120"/>
      </w:pPr>
    </w:p>
  </w:footnote>
  <w:footnote w:type="continuationSeparator" w:id="0">
    <w:p w14:paraId="210D9597" w14:textId="77777777" w:rsidR="005B50D7" w:rsidRDefault="005B50D7">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d"/>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2B6ADA9E" w:rsidR="00F54B80" w:rsidRDefault="00000000">
    <w:pPr>
      <w:pStyle w:val="ad"/>
      <w:pBdr>
        <w:bottom w:val="single" w:sz="4" w:space="1" w:color="auto"/>
      </w:pBdr>
      <w:spacing w:afterLines="0" w:after="0"/>
    </w:pPr>
    <w:r>
      <w:rPr>
        <w:rFonts w:ascii="宋体" w:hAnsi="宋体"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2E1535EE" w:rsidR="00F54B80" w:rsidRDefault="00000000">
    <w:pPr>
      <w:pStyle w:val="ad"/>
      <w:pBdr>
        <w:bottom w:val="single" w:sz="4" w:space="1" w:color="auto"/>
      </w:pBdr>
      <w:spacing w:afterLines="0" w:after="0"/>
    </w:pPr>
    <w:r>
      <w:rPr>
        <w:rFonts w:ascii="宋体" w:hAnsi="宋体" w:hint="eastAsia"/>
        <w:sz w:val="21"/>
        <w:szCs w:val="21"/>
      </w:rPr>
      <w:t>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2C62F0C8" w:rsidR="00F54B80" w:rsidRDefault="00000000">
    <w:pPr>
      <w:pStyle w:val="ad"/>
      <w:pBdr>
        <w:bottom w:val="single" w:sz="4" w:space="1" w:color="auto"/>
      </w:pBdr>
      <w:spacing w:afterLines="0" w:after="0"/>
    </w:pPr>
    <w:r>
      <w:rPr>
        <w:rFonts w:ascii="宋体" w:hAnsi="宋体" w:hint="eastAsia"/>
        <w:sz w:val="21"/>
        <w:szCs w:val="21"/>
      </w:rPr>
      <w:t>数据来源与研究方法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6ABBE14D" w:rsidR="00F54B80" w:rsidRDefault="00000000">
    <w:pPr>
      <w:pStyle w:val="ad"/>
      <w:pBdr>
        <w:bottom w:val="single" w:sz="4" w:space="1" w:color="auto"/>
      </w:pBdr>
      <w:spacing w:afterLines="0" w:after="0"/>
    </w:pPr>
    <w:r>
      <w:rPr>
        <w:rFonts w:ascii="宋体" w:hAnsi="宋体" w:hint="eastAsia"/>
        <w:sz w:val="21"/>
        <w:szCs w:val="21"/>
      </w:rPr>
      <w:t>社交媒体青少年生殖健康评论的问题分类分析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69AD3A" w:rsidR="00F54B80" w:rsidRDefault="00000000">
    <w:pPr>
      <w:pStyle w:val="ad"/>
      <w:pBdr>
        <w:bottom w:val="single" w:sz="4" w:space="1" w:color="auto"/>
      </w:pBdr>
      <w:spacing w:afterLines="0" w:after="0"/>
    </w:pPr>
    <w:r>
      <w:rPr>
        <w:rFonts w:ascii="宋体" w:hAnsi="宋体" w:hint="eastAsia"/>
        <w:sz w:val="21"/>
        <w:szCs w:val="21"/>
      </w:rPr>
      <w:t>基于大语言模型的问题规范化与问答数据集构建</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17A2071" w:rsidR="00F54B80" w:rsidRDefault="00000000">
    <w:pPr>
      <w:pStyle w:val="ad"/>
      <w:pBdr>
        <w:bottom w:val="single" w:sz="4" w:space="1" w:color="auto"/>
      </w:pBdr>
      <w:spacing w:afterLines="0" w:after="0"/>
    </w:pPr>
    <w:r>
      <w:rPr>
        <w:rFonts w:ascii="宋体" w:hAnsi="宋体" w:hint="eastAsia"/>
        <w:sz w:val="21"/>
        <w:szCs w:val="21"/>
      </w:rPr>
      <w:t>领域大语言模型微调与效果评估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0AA12AF" w:rsidR="00F54B80" w:rsidRDefault="00634FA3">
    <w:pPr>
      <w:pStyle w:val="ad"/>
      <w:pBdr>
        <w:bottom w:val="single" w:sz="4" w:space="1" w:color="auto"/>
      </w:pBdr>
      <w:spacing w:afterLines="0" w:after="0"/>
    </w:pPr>
    <w:r>
      <w:rPr>
        <w:rFonts w:ascii="宋体" w:hAnsi="宋体" w:hint="eastAsia"/>
        <w:sz w:val="21"/>
        <w:szCs w:val="21"/>
      </w:rPr>
      <w:t>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C49A" w14:textId="6A817063" w:rsidR="00634FA3" w:rsidRDefault="00634FA3">
    <w:pPr>
      <w:pStyle w:val="ad"/>
      <w:pBdr>
        <w:bottom w:val="single" w:sz="4" w:space="1" w:color="auto"/>
      </w:pBdr>
      <w:spacing w:afterLines="0" w:after="0"/>
    </w:pPr>
    <w:r>
      <w:rPr>
        <w:rFonts w:ascii="宋体" w:hAnsi="宋体" w:hint="eastAsia"/>
        <w:sz w:val="21"/>
        <w:szCs w:val="21"/>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216B" w14:textId="1F2864F6" w:rsidR="00740296" w:rsidRDefault="00740296">
    <w:pPr>
      <w:pStyle w:val="ad"/>
      <w:pBdr>
        <w:bottom w:val="single" w:sz="4" w:space="1" w:color="auto"/>
      </w:pBdr>
      <w:spacing w:afterLines="0" w:after="0"/>
    </w:pPr>
    <w:r>
      <w:rPr>
        <w:rFonts w:ascii="宋体" w:hAnsi="宋体" w:hint="eastAsia"/>
        <w:sz w:val="21"/>
        <w:szCs w:val="21"/>
      </w:rPr>
      <w:t>致  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6EB90902"/>
    <w:multiLevelType w:val="multilevel"/>
    <w:tmpl w:val="AB743466"/>
    <w:lvl w:ilvl="0">
      <w:start w:val="1"/>
      <w:numFmt w:val="decimal"/>
      <w:pStyle w:val="1"/>
      <w:lvlText w:val="第  %1  章"/>
      <w:lvlJc w:val="left"/>
      <w:pPr>
        <w:tabs>
          <w:tab w:val="num" w:pos="851"/>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9"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0"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31"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2"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3"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6"/>
  </w:num>
  <w:num w:numId="2" w16cid:durableId="510098688">
    <w:abstractNumId w:val="20"/>
  </w:num>
  <w:num w:numId="3" w16cid:durableId="1538272877">
    <w:abstractNumId w:val="33"/>
  </w:num>
  <w:num w:numId="4" w16cid:durableId="1993833232">
    <w:abstractNumId w:val="25"/>
  </w:num>
  <w:num w:numId="5" w16cid:durableId="2074885604">
    <w:abstractNumId w:val="27"/>
  </w:num>
  <w:num w:numId="6" w16cid:durableId="1226143126">
    <w:abstractNumId w:val="22"/>
  </w:num>
  <w:num w:numId="7" w16cid:durableId="2121560228">
    <w:abstractNumId w:val="5"/>
  </w:num>
  <w:num w:numId="8" w16cid:durableId="536505047">
    <w:abstractNumId w:val="16"/>
  </w:num>
  <w:num w:numId="9" w16cid:durableId="1980498960">
    <w:abstractNumId w:val="24"/>
  </w:num>
  <w:num w:numId="10" w16cid:durableId="1414863313">
    <w:abstractNumId w:val="28"/>
  </w:num>
  <w:num w:numId="11" w16cid:durableId="296959003">
    <w:abstractNumId w:val="21"/>
  </w:num>
  <w:num w:numId="12" w16cid:durableId="613638513">
    <w:abstractNumId w:val="32"/>
  </w:num>
  <w:num w:numId="13" w16cid:durableId="487941442">
    <w:abstractNumId w:val="6"/>
  </w:num>
  <w:num w:numId="14" w16cid:durableId="300155039">
    <w:abstractNumId w:val="23"/>
  </w:num>
  <w:num w:numId="15" w16cid:durableId="1757628297">
    <w:abstractNumId w:val="1"/>
  </w:num>
  <w:num w:numId="16" w16cid:durableId="1974677820">
    <w:abstractNumId w:val="3"/>
  </w:num>
  <w:num w:numId="17" w16cid:durableId="2107378589">
    <w:abstractNumId w:val="17"/>
  </w:num>
  <w:num w:numId="18" w16cid:durableId="2045595412">
    <w:abstractNumId w:val="2"/>
  </w:num>
  <w:num w:numId="19" w16cid:durableId="2145200330">
    <w:abstractNumId w:val="4"/>
  </w:num>
  <w:num w:numId="20" w16cid:durableId="854659154">
    <w:abstractNumId w:val="11"/>
  </w:num>
  <w:num w:numId="21" w16cid:durableId="771515175">
    <w:abstractNumId w:val="10"/>
  </w:num>
  <w:num w:numId="22" w16cid:durableId="124549339">
    <w:abstractNumId w:val="15"/>
  </w:num>
  <w:num w:numId="23" w16cid:durableId="213078453">
    <w:abstractNumId w:val="9"/>
  </w:num>
  <w:num w:numId="24" w16cid:durableId="1906800319">
    <w:abstractNumId w:val="29"/>
  </w:num>
  <w:num w:numId="25" w16cid:durableId="1183668430">
    <w:abstractNumId w:val="18"/>
  </w:num>
  <w:num w:numId="26" w16cid:durableId="1720393854">
    <w:abstractNumId w:val="19"/>
  </w:num>
  <w:num w:numId="27" w16cid:durableId="1696928268">
    <w:abstractNumId w:val="30"/>
  </w:num>
  <w:num w:numId="28" w16cid:durableId="472874827">
    <w:abstractNumId w:val="14"/>
  </w:num>
  <w:num w:numId="29" w16cid:durableId="1138915623">
    <w:abstractNumId w:val="7"/>
  </w:num>
  <w:num w:numId="30" w16cid:durableId="1627542044">
    <w:abstractNumId w:val="13"/>
  </w:num>
  <w:num w:numId="31" w16cid:durableId="680743482">
    <w:abstractNumId w:val="12"/>
  </w:num>
  <w:num w:numId="32" w16cid:durableId="1013460767">
    <w:abstractNumId w:val="12"/>
    <w:lvlOverride w:ilvl="0">
      <w:startOverride w:val="1"/>
    </w:lvlOverride>
  </w:num>
  <w:num w:numId="33" w16cid:durableId="1198423311">
    <w:abstractNumId w:val="12"/>
    <w:lvlOverride w:ilvl="0">
      <w:startOverride w:val="1"/>
    </w:lvlOverride>
  </w:num>
  <w:num w:numId="34" w16cid:durableId="2063750521">
    <w:abstractNumId w:val="12"/>
    <w:lvlOverride w:ilvl="0">
      <w:startOverride w:val="1"/>
    </w:lvlOverride>
  </w:num>
  <w:num w:numId="35" w16cid:durableId="1470367670">
    <w:abstractNumId w:val="12"/>
    <w:lvlOverride w:ilvl="0">
      <w:startOverride w:val="1"/>
    </w:lvlOverride>
  </w:num>
  <w:num w:numId="36" w16cid:durableId="128285685">
    <w:abstractNumId w:val="12"/>
    <w:lvlOverride w:ilvl="0">
      <w:startOverride w:val="1"/>
    </w:lvlOverride>
  </w:num>
  <w:num w:numId="37" w16cid:durableId="892228898">
    <w:abstractNumId w:val="12"/>
    <w:lvlOverride w:ilvl="0">
      <w:startOverride w:val="1"/>
    </w:lvlOverride>
  </w:num>
  <w:num w:numId="38" w16cid:durableId="519515341">
    <w:abstractNumId w:val="12"/>
    <w:lvlOverride w:ilvl="0">
      <w:startOverride w:val="1"/>
    </w:lvlOverride>
  </w:num>
  <w:num w:numId="39" w16cid:durableId="1040016107">
    <w:abstractNumId w:val="12"/>
    <w:lvlOverride w:ilvl="0">
      <w:startOverride w:val="1"/>
    </w:lvlOverride>
  </w:num>
  <w:num w:numId="40" w16cid:durableId="361366005">
    <w:abstractNumId w:val="12"/>
    <w:lvlOverride w:ilvl="0">
      <w:startOverride w:val="1"/>
    </w:lvlOverride>
  </w:num>
  <w:num w:numId="41" w16cid:durableId="1986926782">
    <w:abstractNumId w:val="31"/>
  </w:num>
  <w:num w:numId="42" w16cid:durableId="1843742148">
    <w:abstractNumId w:val="0"/>
  </w:num>
  <w:num w:numId="43" w16cid:durableId="119357070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1426A"/>
    <w:rsid w:val="00023A9E"/>
    <w:rsid w:val="00023F28"/>
    <w:rsid w:val="00031309"/>
    <w:rsid w:val="00043C67"/>
    <w:rsid w:val="000460C1"/>
    <w:rsid w:val="00051194"/>
    <w:rsid w:val="000517CF"/>
    <w:rsid w:val="000518C1"/>
    <w:rsid w:val="00054BDD"/>
    <w:rsid w:val="000844E0"/>
    <w:rsid w:val="00086538"/>
    <w:rsid w:val="00094C90"/>
    <w:rsid w:val="000A3858"/>
    <w:rsid w:val="000A6883"/>
    <w:rsid w:val="000C4658"/>
    <w:rsid w:val="000D0615"/>
    <w:rsid w:val="000D5953"/>
    <w:rsid w:val="000E28E5"/>
    <w:rsid w:val="000E573C"/>
    <w:rsid w:val="000E5BE3"/>
    <w:rsid w:val="000F2BF8"/>
    <w:rsid w:val="00104D8C"/>
    <w:rsid w:val="00121F8C"/>
    <w:rsid w:val="001273FC"/>
    <w:rsid w:val="001314E1"/>
    <w:rsid w:val="00137B2B"/>
    <w:rsid w:val="00142051"/>
    <w:rsid w:val="00145E14"/>
    <w:rsid w:val="00156C07"/>
    <w:rsid w:val="0016293C"/>
    <w:rsid w:val="001740C8"/>
    <w:rsid w:val="00177D7F"/>
    <w:rsid w:val="001926DA"/>
    <w:rsid w:val="00192C5F"/>
    <w:rsid w:val="00194F9E"/>
    <w:rsid w:val="00195EEC"/>
    <w:rsid w:val="001E2739"/>
    <w:rsid w:val="001E4FA3"/>
    <w:rsid w:val="001F5FE9"/>
    <w:rsid w:val="001F673A"/>
    <w:rsid w:val="00221160"/>
    <w:rsid w:val="0022787E"/>
    <w:rsid w:val="002324CA"/>
    <w:rsid w:val="00247EBB"/>
    <w:rsid w:val="00250558"/>
    <w:rsid w:val="0025724C"/>
    <w:rsid w:val="00273DEC"/>
    <w:rsid w:val="0028169C"/>
    <w:rsid w:val="002927B6"/>
    <w:rsid w:val="002933F2"/>
    <w:rsid w:val="00297C21"/>
    <w:rsid w:val="002A619B"/>
    <w:rsid w:val="002A7E87"/>
    <w:rsid w:val="002B28BD"/>
    <w:rsid w:val="002B315B"/>
    <w:rsid w:val="002B4F28"/>
    <w:rsid w:val="002B702E"/>
    <w:rsid w:val="002B7641"/>
    <w:rsid w:val="002C2FFD"/>
    <w:rsid w:val="002E6692"/>
    <w:rsid w:val="002F0A02"/>
    <w:rsid w:val="002F37C8"/>
    <w:rsid w:val="002F6E06"/>
    <w:rsid w:val="00300A0A"/>
    <w:rsid w:val="0030105B"/>
    <w:rsid w:val="0030146B"/>
    <w:rsid w:val="003025ED"/>
    <w:rsid w:val="00302BE6"/>
    <w:rsid w:val="003040E3"/>
    <w:rsid w:val="0030711B"/>
    <w:rsid w:val="0031489E"/>
    <w:rsid w:val="00317928"/>
    <w:rsid w:val="00320ABD"/>
    <w:rsid w:val="00326214"/>
    <w:rsid w:val="00330848"/>
    <w:rsid w:val="00336FD2"/>
    <w:rsid w:val="00342EEF"/>
    <w:rsid w:val="003602B6"/>
    <w:rsid w:val="00363A47"/>
    <w:rsid w:val="00365C86"/>
    <w:rsid w:val="00367A8E"/>
    <w:rsid w:val="003722EA"/>
    <w:rsid w:val="0037566B"/>
    <w:rsid w:val="00380D35"/>
    <w:rsid w:val="003820FF"/>
    <w:rsid w:val="00393831"/>
    <w:rsid w:val="003A06CC"/>
    <w:rsid w:val="003A5037"/>
    <w:rsid w:val="003A6227"/>
    <w:rsid w:val="003A6BF3"/>
    <w:rsid w:val="003B22E6"/>
    <w:rsid w:val="003B344C"/>
    <w:rsid w:val="003B4A79"/>
    <w:rsid w:val="003C40A2"/>
    <w:rsid w:val="003D75AD"/>
    <w:rsid w:val="003E28B3"/>
    <w:rsid w:val="003E72ED"/>
    <w:rsid w:val="003F57AD"/>
    <w:rsid w:val="003F7E8D"/>
    <w:rsid w:val="00416BFA"/>
    <w:rsid w:val="00416C2B"/>
    <w:rsid w:val="00421CAA"/>
    <w:rsid w:val="00431204"/>
    <w:rsid w:val="004336F0"/>
    <w:rsid w:val="004342D9"/>
    <w:rsid w:val="00447B1B"/>
    <w:rsid w:val="004502FF"/>
    <w:rsid w:val="00451C6C"/>
    <w:rsid w:val="00455577"/>
    <w:rsid w:val="00455885"/>
    <w:rsid w:val="00462919"/>
    <w:rsid w:val="00473E03"/>
    <w:rsid w:val="00482A4C"/>
    <w:rsid w:val="0048486B"/>
    <w:rsid w:val="00486D0E"/>
    <w:rsid w:val="00486D9D"/>
    <w:rsid w:val="004914A3"/>
    <w:rsid w:val="004A77CC"/>
    <w:rsid w:val="004B663F"/>
    <w:rsid w:val="004D0495"/>
    <w:rsid w:val="004D30BB"/>
    <w:rsid w:val="004D537A"/>
    <w:rsid w:val="004E5D18"/>
    <w:rsid w:val="004E72DA"/>
    <w:rsid w:val="00505C0F"/>
    <w:rsid w:val="005107F8"/>
    <w:rsid w:val="00517842"/>
    <w:rsid w:val="00520575"/>
    <w:rsid w:val="00524783"/>
    <w:rsid w:val="00525FB2"/>
    <w:rsid w:val="00527600"/>
    <w:rsid w:val="00531295"/>
    <w:rsid w:val="00531E57"/>
    <w:rsid w:val="0054109A"/>
    <w:rsid w:val="00552782"/>
    <w:rsid w:val="00552AF0"/>
    <w:rsid w:val="005573FE"/>
    <w:rsid w:val="005577A7"/>
    <w:rsid w:val="0056201E"/>
    <w:rsid w:val="00562ED3"/>
    <w:rsid w:val="0057227D"/>
    <w:rsid w:val="00574DBD"/>
    <w:rsid w:val="005856A6"/>
    <w:rsid w:val="00586332"/>
    <w:rsid w:val="005A4719"/>
    <w:rsid w:val="005B1106"/>
    <w:rsid w:val="005B1D82"/>
    <w:rsid w:val="005B50D7"/>
    <w:rsid w:val="005C3781"/>
    <w:rsid w:val="005C6FE4"/>
    <w:rsid w:val="005D5EB7"/>
    <w:rsid w:val="005F1C44"/>
    <w:rsid w:val="005F4AD1"/>
    <w:rsid w:val="005F615D"/>
    <w:rsid w:val="00607DA6"/>
    <w:rsid w:val="00613CFD"/>
    <w:rsid w:val="0062707B"/>
    <w:rsid w:val="00634FA3"/>
    <w:rsid w:val="00635C1B"/>
    <w:rsid w:val="0064635A"/>
    <w:rsid w:val="00651B35"/>
    <w:rsid w:val="006541E9"/>
    <w:rsid w:val="00654A62"/>
    <w:rsid w:val="00654FE9"/>
    <w:rsid w:val="00655074"/>
    <w:rsid w:val="00655F83"/>
    <w:rsid w:val="0065746D"/>
    <w:rsid w:val="0065763E"/>
    <w:rsid w:val="006614D6"/>
    <w:rsid w:val="00661869"/>
    <w:rsid w:val="006631C3"/>
    <w:rsid w:val="00665291"/>
    <w:rsid w:val="006658AE"/>
    <w:rsid w:val="006736BA"/>
    <w:rsid w:val="006978C0"/>
    <w:rsid w:val="006A52BD"/>
    <w:rsid w:val="006C0F0E"/>
    <w:rsid w:val="006C163B"/>
    <w:rsid w:val="006C4011"/>
    <w:rsid w:val="006C5F90"/>
    <w:rsid w:val="006C7448"/>
    <w:rsid w:val="00703E23"/>
    <w:rsid w:val="007067C8"/>
    <w:rsid w:val="00707054"/>
    <w:rsid w:val="0071121B"/>
    <w:rsid w:val="00724B14"/>
    <w:rsid w:val="00727C53"/>
    <w:rsid w:val="00732CEC"/>
    <w:rsid w:val="00732DFC"/>
    <w:rsid w:val="00735BDD"/>
    <w:rsid w:val="00736CD4"/>
    <w:rsid w:val="00740296"/>
    <w:rsid w:val="00751A3B"/>
    <w:rsid w:val="00752C05"/>
    <w:rsid w:val="00755D43"/>
    <w:rsid w:val="007612A9"/>
    <w:rsid w:val="00776D10"/>
    <w:rsid w:val="0078410C"/>
    <w:rsid w:val="00791ABA"/>
    <w:rsid w:val="007A4FBA"/>
    <w:rsid w:val="007B10FA"/>
    <w:rsid w:val="007B3B9D"/>
    <w:rsid w:val="007B5F05"/>
    <w:rsid w:val="007B6240"/>
    <w:rsid w:val="007C1CDB"/>
    <w:rsid w:val="007C45DE"/>
    <w:rsid w:val="007D6C2A"/>
    <w:rsid w:val="007E1348"/>
    <w:rsid w:val="007F6912"/>
    <w:rsid w:val="007F73C5"/>
    <w:rsid w:val="00801A7A"/>
    <w:rsid w:val="0080413B"/>
    <w:rsid w:val="00804BF2"/>
    <w:rsid w:val="00816212"/>
    <w:rsid w:val="0082141B"/>
    <w:rsid w:val="00822EB7"/>
    <w:rsid w:val="0084098D"/>
    <w:rsid w:val="00844B47"/>
    <w:rsid w:val="00845652"/>
    <w:rsid w:val="00846631"/>
    <w:rsid w:val="00850ECA"/>
    <w:rsid w:val="00854EF1"/>
    <w:rsid w:val="00855DF7"/>
    <w:rsid w:val="008622A8"/>
    <w:rsid w:val="0086567E"/>
    <w:rsid w:val="008865EC"/>
    <w:rsid w:val="0089310B"/>
    <w:rsid w:val="008A0C8F"/>
    <w:rsid w:val="008A3299"/>
    <w:rsid w:val="008A506C"/>
    <w:rsid w:val="008A5373"/>
    <w:rsid w:val="008C1747"/>
    <w:rsid w:val="008C7B8B"/>
    <w:rsid w:val="008D15C2"/>
    <w:rsid w:val="008E33FD"/>
    <w:rsid w:val="008F12A5"/>
    <w:rsid w:val="008F492F"/>
    <w:rsid w:val="008F5BC5"/>
    <w:rsid w:val="009064F8"/>
    <w:rsid w:val="0092601D"/>
    <w:rsid w:val="00935752"/>
    <w:rsid w:val="00943FF2"/>
    <w:rsid w:val="009613CF"/>
    <w:rsid w:val="00964DD7"/>
    <w:rsid w:val="00981266"/>
    <w:rsid w:val="0099209E"/>
    <w:rsid w:val="00994223"/>
    <w:rsid w:val="009A0FFB"/>
    <w:rsid w:val="009A2896"/>
    <w:rsid w:val="009A6F4D"/>
    <w:rsid w:val="009B07E3"/>
    <w:rsid w:val="009B2D93"/>
    <w:rsid w:val="009B5375"/>
    <w:rsid w:val="009D3857"/>
    <w:rsid w:val="009D4947"/>
    <w:rsid w:val="009E115B"/>
    <w:rsid w:val="009E7DCA"/>
    <w:rsid w:val="009F7692"/>
    <w:rsid w:val="00A02BFE"/>
    <w:rsid w:val="00A064C6"/>
    <w:rsid w:val="00A142A8"/>
    <w:rsid w:val="00A2026F"/>
    <w:rsid w:val="00A2369A"/>
    <w:rsid w:val="00A24A9B"/>
    <w:rsid w:val="00A30120"/>
    <w:rsid w:val="00A40605"/>
    <w:rsid w:val="00A41447"/>
    <w:rsid w:val="00A43C5D"/>
    <w:rsid w:val="00A44BA4"/>
    <w:rsid w:val="00A47880"/>
    <w:rsid w:val="00A54175"/>
    <w:rsid w:val="00A54EEF"/>
    <w:rsid w:val="00A5617A"/>
    <w:rsid w:val="00A574A0"/>
    <w:rsid w:val="00A62D4A"/>
    <w:rsid w:val="00A804DE"/>
    <w:rsid w:val="00A821EB"/>
    <w:rsid w:val="00A86CDE"/>
    <w:rsid w:val="00A87AD6"/>
    <w:rsid w:val="00A91269"/>
    <w:rsid w:val="00A975E0"/>
    <w:rsid w:val="00AA2EF8"/>
    <w:rsid w:val="00AB19A6"/>
    <w:rsid w:val="00AC0283"/>
    <w:rsid w:val="00AC06CE"/>
    <w:rsid w:val="00AC547A"/>
    <w:rsid w:val="00AD093D"/>
    <w:rsid w:val="00AE1386"/>
    <w:rsid w:val="00AE68A4"/>
    <w:rsid w:val="00AF77B4"/>
    <w:rsid w:val="00B066D9"/>
    <w:rsid w:val="00B16CEE"/>
    <w:rsid w:val="00B22454"/>
    <w:rsid w:val="00B2548D"/>
    <w:rsid w:val="00B44F81"/>
    <w:rsid w:val="00B4501F"/>
    <w:rsid w:val="00B4723F"/>
    <w:rsid w:val="00B527DC"/>
    <w:rsid w:val="00B62A66"/>
    <w:rsid w:val="00B76D78"/>
    <w:rsid w:val="00B849D5"/>
    <w:rsid w:val="00B92C49"/>
    <w:rsid w:val="00BA29E7"/>
    <w:rsid w:val="00BA4306"/>
    <w:rsid w:val="00BB0B57"/>
    <w:rsid w:val="00BB6B0E"/>
    <w:rsid w:val="00BC4D7A"/>
    <w:rsid w:val="00BE2748"/>
    <w:rsid w:val="00BE2CDF"/>
    <w:rsid w:val="00BE3E2F"/>
    <w:rsid w:val="00BF1ABE"/>
    <w:rsid w:val="00BF25AC"/>
    <w:rsid w:val="00BF57A1"/>
    <w:rsid w:val="00C04681"/>
    <w:rsid w:val="00C12CAC"/>
    <w:rsid w:val="00C3113A"/>
    <w:rsid w:val="00C335D0"/>
    <w:rsid w:val="00C36E69"/>
    <w:rsid w:val="00C3724E"/>
    <w:rsid w:val="00C37AA5"/>
    <w:rsid w:val="00C45582"/>
    <w:rsid w:val="00C467B9"/>
    <w:rsid w:val="00C52C47"/>
    <w:rsid w:val="00C57835"/>
    <w:rsid w:val="00C71CFA"/>
    <w:rsid w:val="00C766A9"/>
    <w:rsid w:val="00C85DDF"/>
    <w:rsid w:val="00C96FC9"/>
    <w:rsid w:val="00CA0741"/>
    <w:rsid w:val="00CA6985"/>
    <w:rsid w:val="00CB0A6E"/>
    <w:rsid w:val="00CC1748"/>
    <w:rsid w:val="00CC5D70"/>
    <w:rsid w:val="00CD0C7E"/>
    <w:rsid w:val="00CD1D72"/>
    <w:rsid w:val="00CD6905"/>
    <w:rsid w:val="00CD6985"/>
    <w:rsid w:val="00CE42A6"/>
    <w:rsid w:val="00CF173D"/>
    <w:rsid w:val="00D10B5A"/>
    <w:rsid w:val="00D113E1"/>
    <w:rsid w:val="00D1578C"/>
    <w:rsid w:val="00D2491D"/>
    <w:rsid w:val="00D25335"/>
    <w:rsid w:val="00D35494"/>
    <w:rsid w:val="00D35808"/>
    <w:rsid w:val="00D43040"/>
    <w:rsid w:val="00D47A60"/>
    <w:rsid w:val="00D50681"/>
    <w:rsid w:val="00D54B12"/>
    <w:rsid w:val="00D566FF"/>
    <w:rsid w:val="00D676DE"/>
    <w:rsid w:val="00D70703"/>
    <w:rsid w:val="00D737CF"/>
    <w:rsid w:val="00D74024"/>
    <w:rsid w:val="00D77215"/>
    <w:rsid w:val="00D82B89"/>
    <w:rsid w:val="00D92A80"/>
    <w:rsid w:val="00D94468"/>
    <w:rsid w:val="00DB2721"/>
    <w:rsid w:val="00DB4938"/>
    <w:rsid w:val="00DC0A26"/>
    <w:rsid w:val="00DD0748"/>
    <w:rsid w:val="00DD6017"/>
    <w:rsid w:val="00DD6583"/>
    <w:rsid w:val="00DF2970"/>
    <w:rsid w:val="00DF2E71"/>
    <w:rsid w:val="00E0014F"/>
    <w:rsid w:val="00E0091A"/>
    <w:rsid w:val="00E02844"/>
    <w:rsid w:val="00E037A2"/>
    <w:rsid w:val="00E1116F"/>
    <w:rsid w:val="00E11346"/>
    <w:rsid w:val="00E15912"/>
    <w:rsid w:val="00E159CB"/>
    <w:rsid w:val="00E23EBF"/>
    <w:rsid w:val="00E25E49"/>
    <w:rsid w:val="00E26ABE"/>
    <w:rsid w:val="00E26DC9"/>
    <w:rsid w:val="00E309E7"/>
    <w:rsid w:val="00E31F65"/>
    <w:rsid w:val="00E34598"/>
    <w:rsid w:val="00E35AF7"/>
    <w:rsid w:val="00E5028D"/>
    <w:rsid w:val="00E51C0F"/>
    <w:rsid w:val="00E57BEC"/>
    <w:rsid w:val="00E60D77"/>
    <w:rsid w:val="00E65B0A"/>
    <w:rsid w:val="00E67BEF"/>
    <w:rsid w:val="00E7252B"/>
    <w:rsid w:val="00E7682C"/>
    <w:rsid w:val="00E771E9"/>
    <w:rsid w:val="00E77A7C"/>
    <w:rsid w:val="00E844C6"/>
    <w:rsid w:val="00E912C6"/>
    <w:rsid w:val="00E91712"/>
    <w:rsid w:val="00E9335A"/>
    <w:rsid w:val="00E9494D"/>
    <w:rsid w:val="00E95733"/>
    <w:rsid w:val="00E96A0D"/>
    <w:rsid w:val="00EA3833"/>
    <w:rsid w:val="00EB06C8"/>
    <w:rsid w:val="00EB4720"/>
    <w:rsid w:val="00EC781B"/>
    <w:rsid w:val="00ED2AA2"/>
    <w:rsid w:val="00EE1E92"/>
    <w:rsid w:val="00EE547D"/>
    <w:rsid w:val="00EE57F3"/>
    <w:rsid w:val="00EF4533"/>
    <w:rsid w:val="00EF4550"/>
    <w:rsid w:val="00F04585"/>
    <w:rsid w:val="00F04A9C"/>
    <w:rsid w:val="00F07959"/>
    <w:rsid w:val="00F1037B"/>
    <w:rsid w:val="00F11C86"/>
    <w:rsid w:val="00F1357A"/>
    <w:rsid w:val="00F16B86"/>
    <w:rsid w:val="00F232F9"/>
    <w:rsid w:val="00F469B8"/>
    <w:rsid w:val="00F5271F"/>
    <w:rsid w:val="00F52AAA"/>
    <w:rsid w:val="00F54B80"/>
    <w:rsid w:val="00F6390E"/>
    <w:rsid w:val="00F656DE"/>
    <w:rsid w:val="00F703D5"/>
    <w:rsid w:val="00F8362F"/>
    <w:rsid w:val="00F90FD9"/>
    <w:rsid w:val="00F93C22"/>
    <w:rsid w:val="00FA2891"/>
    <w:rsid w:val="00FA4DCF"/>
    <w:rsid w:val="00FB0242"/>
    <w:rsid w:val="00FB3AAC"/>
    <w:rsid w:val="00FB5237"/>
    <w:rsid w:val="00FC0495"/>
    <w:rsid w:val="00FC6B8F"/>
    <w:rsid w:val="00FD157C"/>
    <w:rsid w:val="00FD21B2"/>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B527DC"/>
    <w:pPr>
      <w:keepNext/>
      <w:keepLines/>
      <w:numPr>
        <w:numId w:val="31"/>
      </w:numPr>
      <w:snapToGrid/>
      <w:ind w:left="851" w:firstLineChars="0" w:hanging="369"/>
      <w:outlineLvl w:val="4"/>
    </w:pPr>
    <w:rPr>
      <w:rFonts w:eastAsia="黑体"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B527DC"/>
    <w:rPr>
      <w:rFonts w:eastAsia="黑体"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 w:type="paragraph" w:styleId="afff">
    <w:name w:val="Bibliography"/>
    <w:basedOn w:val="a"/>
    <w:next w:val="a"/>
    <w:uiPriority w:val="37"/>
    <w:unhideWhenUsed/>
    <w:rsid w:val="007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image" Target="media/image7.png"/><Relationship Id="rId21" Type="http://schemas.openxmlformats.org/officeDocument/2006/relationships/header" Target="header6.xml"/><Relationship Id="rId34" Type="http://schemas.openxmlformats.org/officeDocument/2006/relationships/header" Target="header13.xml"/><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2.jpeg"/><Relationship Id="rId24" Type="http://schemas.openxmlformats.org/officeDocument/2006/relationships/header" Target="header9.xml"/><Relationship Id="rId32" Type="http://schemas.openxmlformats.org/officeDocument/2006/relationships/image" Target="media/image4.png"/><Relationship Id="rId37" Type="http://schemas.openxmlformats.org/officeDocument/2006/relationships/image" Target="media/image6.png"/><Relationship Id="rId40" Type="http://schemas.openxmlformats.org/officeDocument/2006/relationships/image" Target="media/image8.png"/><Relationship Id="rId45" Type="http://schemas.openxmlformats.org/officeDocument/2006/relationships/header" Target="header18.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header" Target="header14.xml"/><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2.xml"/><Relationship Id="rId44" Type="http://schemas.openxmlformats.org/officeDocument/2006/relationships/header" Target="header1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1.xml"/><Relationship Id="rId35" Type="http://schemas.openxmlformats.org/officeDocument/2006/relationships/image" Target="media/image5.png"/><Relationship Id="rId43" Type="http://schemas.openxmlformats.org/officeDocument/2006/relationships/header" Target="header16.xml"/><Relationship Id="rId48" Type="http://schemas.microsoft.com/office/2011/relationships/people" Target="people.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microsoft.com/office/2018/08/relationships/commentsExtensible" Target="commentsExtensible.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header" Target="header5.xml"/><Relationship Id="rId41"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76</Pages>
  <Words>41683</Words>
  <Characters>237596</Characters>
  <Application>Microsoft Office Word</Application>
  <DocSecurity>0</DocSecurity>
  <Lines>1979</Lines>
  <Paragraphs>557</Paragraphs>
  <ScaleCrop>false</ScaleCrop>
  <Company/>
  <LinksUpToDate>false</LinksUpToDate>
  <CharactersWithSpaces>278722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3</cp:revision>
  <dcterms:created xsi:type="dcterms:W3CDTF">2026-04-24T21:39:00Z</dcterms:created>
  <dcterms:modified xsi:type="dcterms:W3CDTF">2026-04-24T21:44:00Z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id="KvBRoIXc"/&gt;&lt;style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