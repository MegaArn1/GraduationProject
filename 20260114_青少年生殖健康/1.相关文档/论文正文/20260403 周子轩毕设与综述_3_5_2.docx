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commentsExtensible.xml" ContentType="application/vnd.openxmlformats-officedocument.wordprocessingml.commentsExtensible+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F54B80" w:rsidRDefault="00F54B80">
      <w:pPr>
        <w:pStyle w:val="altz"/>
        <w:spacing w:after="163"/>
        <w:ind w:firstLineChars="0" w:firstLine="0"/>
      </w:pPr>
    </w:p>
    <w:p w14:paraId="0D404BAA" w14:textId="77777777" w:rsidR="00F54B80" w:rsidRDefault="00000000">
      <w:pPr>
        <w:pStyle w:val="af2"/>
        <w:tabs>
          <w:tab w:val="left" w:pos="993"/>
        </w:tabs>
        <w:spacing w:after="163"/>
        <w:rPr>
          <w:rFonts w:ascii="仿宋" w:eastAsia="仿宋" w:hAnsi="仿宋" w:hint="eastAsia"/>
        </w:rPr>
      </w:pPr>
      <w:r>
        <w:rPr>
          <w:rFonts w:ascii="宋体" w:hAnsi="宋体" w:hint="eastAsia"/>
          <w:noProof/>
          <w:sz w:val="44"/>
        </w:rPr>
        <w:drawing>
          <wp:inline distT="0" distB="0" distL="0" distR="0" wp14:anchorId="2213E890" wp14:editId="70CDABF5">
            <wp:extent cx="600710" cy="803275"/>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4499" cy="821822"/>
                    </a:xfrm>
                    <a:prstGeom prst="rect">
                      <a:avLst/>
                    </a:prstGeom>
                    <a:noFill/>
                    <a:ln>
                      <a:noFill/>
                    </a:ln>
                  </pic:spPr>
                </pic:pic>
              </a:graphicData>
            </a:graphic>
          </wp:inline>
        </w:drawing>
      </w:r>
      <w:r>
        <w:rPr>
          <w:rFonts w:ascii="宋体" w:hAnsi="宋体"/>
          <w:noProof/>
          <w:sz w:val="44"/>
        </w:rPr>
        <w:drawing>
          <wp:inline distT="0" distB="0" distL="0" distR="0" wp14:anchorId="1D4AD96E" wp14:editId="5B841B83">
            <wp:extent cx="3381375" cy="638175"/>
            <wp:effectExtent l="0" t="0" r="0" b="0"/>
            <wp:docPr id="1" name="图片 1" descr="卡通人物&#10;&#10;AI 生成的内容可能不正确。"/>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pic:nvPicPr>
                  <pic:blipFill>
                    <a:blip r:embed="rId11">
                      <a:extLst>
                        <a:ext uri="{28A0092B-C50C-407E-A947-70E740481C1C}">
                          <a14:useLocalDpi xmlns:a14="http://schemas.microsoft.com/office/drawing/2010/main" val="0"/>
                        </a:ext>
                      </a:extLst>
                    </a:blip>
                    <a:srcRect/>
                    <a:stretch>
                      <a:fillRect/>
                    </a:stretch>
                  </pic:blipFill>
                  <pic:spPr>
                    <a:xfrm>
                      <a:off x="0" y="0"/>
                      <a:ext cx="3381375" cy="638175"/>
                    </a:xfrm>
                    <a:prstGeom prst="rect">
                      <a:avLst/>
                    </a:prstGeom>
                    <a:noFill/>
                    <a:ln>
                      <a:noFill/>
                    </a:ln>
                  </pic:spPr>
                </pic:pic>
              </a:graphicData>
            </a:graphic>
          </wp:inline>
        </w:drawing>
      </w:r>
    </w:p>
    <w:p w14:paraId="76A365A3" w14:textId="77777777" w:rsidR="00F54B80" w:rsidRDefault="00F54B80">
      <w:pPr>
        <w:spacing w:after="163"/>
      </w:pPr>
    </w:p>
    <w:p w14:paraId="757F16D9" w14:textId="77777777" w:rsidR="00F54B80" w:rsidRDefault="00000000">
      <w:pPr>
        <w:spacing w:after="163"/>
      </w:pPr>
      <w:r>
        <w:rPr>
          <w:rFonts w:hint="eastAsia"/>
        </w:rPr>
        <w:t xml:space="preserve"> </w:t>
      </w:r>
    </w:p>
    <w:p w14:paraId="03E092AA" w14:textId="77777777" w:rsidR="00F54B80" w:rsidRDefault="00000000">
      <w:pPr>
        <w:wordWrap/>
        <w:spacing w:beforeLines="50" w:before="163" w:afterLines="0" w:after="120"/>
        <w:jc w:val="center"/>
        <w:rPr>
          <w:rFonts w:ascii="华文中宋" w:eastAsia="华文中宋" w:hAnsi="华文中宋" w:cs="Times New Roman" w:hint="eastAsia"/>
          <w:b/>
          <w:sz w:val="72"/>
          <w:szCs w:val="72"/>
        </w:rPr>
      </w:pPr>
      <w:r>
        <w:rPr>
          <w:rFonts w:ascii="华文中宋" w:eastAsia="华文中宋" w:hAnsi="华文中宋" w:cs="Times New Roman" w:hint="eastAsia"/>
          <w:b/>
          <w:sz w:val="72"/>
          <w:szCs w:val="72"/>
        </w:rPr>
        <w:t>本科生毕业论文（设计）</w:t>
      </w:r>
    </w:p>
    <w:p w14:paraId="372B66BF"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F54B80" w14:paraId="1B5C59A5" w14:textId="77777777">
        <w:trPr>
          <w:gridAfter w:val="1"/>
          <w:wAfter w:w="155" w:type="pct"/>
          <w:trHeight w:val="680"/>
        </w:trPr>
        <w:tc>
          <w:tcPr>
            <w:tcW w:w="924" w:type="pct"/>
            <w:gridSpan w:val="2"/>
            <w:vAlign w:val="center"/>
          </w:tcPr>
          <w:p w14:paraId="751482BB"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题    目:</w:t>
            </w:r>
          </w:p>
        </w:tc>
        <w:tc>
          <w:tcPr>
            <w:tcW w:w="3921" w:type="pct"/>
            <w:tcBorders>
              <w:top w:val="nil"/>
              <w:left w:val="nil"/>
              <w:bottom w:val="single" w:sz="4" w:space="0" w:color="auto"/>
              <w:right w:val="nil"/>
            </w:tcBorders>
            <w:vAlign w:val="center"/>
          </w:tcPr>
          <w:p w14:paraId="2EE8283C"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基于大语言模型的社交媒体青少年生殖健康</w:t>
            </w:r>
          </w:p>
        </w:tc>
      </w:tr>
      <w:tr w:rsidR="00F54B80" w14:paraId="7932618F" w14:textId="77777777">
        <w:trPr>
          <w:gridAfter w:val="1"/>
          <w:wAfter w:w="155" w:type="pct"/>
          <w:trHeight w:val="680"/>
        </w:trPr>
        <w:tc>
          <w:tcPr>
            <w:tcW w:w="924" w:type="pct"/>
            <w:gridSpan w:val="2"/>
            <w:vAlign w:val="center"/>
          </w:tcPr>
          <w:p w14:paraId="40E7CC3C" w14:textId="77777777" w:rsidR="00F54B80" w:rsidRDefault="00F54B80">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tcPr>
          <w:p w14:paraId="1792E39B"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评论分类分析与问答生成研究</w:t>
            </w:r>
          </w:p>
        </w:tc>
      </w:tr>
      <w:tr w:rsidR="00F54B80" w14:paraId="02C2A2AF" w14:textId="77777777">
        <w:trPr>
          <w:gridAfter w:val="1"/>
          <w:wAfter w:w="155" w:type="pct"/>
          <w:trHeight w:val="680"/>
        </w:trPr>
        <w:tc>
          <w:tcPr>
            <w:tcW w:w="924" w:type="pct"/>
            <w:gridSpan w:val="2"/>
            <w:vAlign w:val="center"/>
          </w:tcPr>
          <w:p w14:paraId="1CD5AA4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姓    名:</w:t>
            </w:r>
          </w:p>
        </w:tc>
        <w:tc>
          <w:tcPr>
            <w:tcW w:w="3921" w:type="pct"/>
            <w:tcBorders>
              <w:top w:val="single" w:sz="4" w:space="0" w:color="auto"/>
              <w:left w:val="nil"/>
              <w:bottom w:val="single" w:sz="4" w:space="0" w:color="auto"/>
              <w:right w:val="nil"/>
            </w:tcBorders>
            <w:vAlign w:val="bottom"/>
          </w:tcPr>
          <w:p w14:paraId="4BF14A77" w14:textId="77777777" w:rsidR="00F54B80" w:rsidRDefault="00000000">
            <w:pPr>
              <w:spacing w:after="163" w:line="360" w:lineRule="exact"/>
              <w:jc w:val="center"/>
              <w:rPr>
                <w:rFonts w:ascii="仿宋" w:eastAsia="仿宋" w:hAnsi="仿宋" w:hint="eastAsia"/>
                <w:sz w:val="32"/>
                <w:szCs w:val="32"/>
              </w:rPr>
            </w:pPr>
            <w:proofErr w:type="gramStart"/>
            <w:r>
              <w:rPr>
                <w:rFonts w:ascii="仿宋" w:eastAsia="仿宋" w:hAnsi="仿宋" w:hint="eastAsia"/>
                <w:sz w:val="32"/>
                <w:szCs w:val="32"/>
              </w:rPr>
              <w:t>周子轩</w:t>
            </w:r>
            <w:proofErr w:type="gramEnd"/>
          </w:p>
        </w:tc>
      </w:tr>
      <w:tr w:rsidR="00F54B80" w14:paraId="5633D7AE" w14:textId="77777777">
        <w:trPr>
          <w:gridAfter w:val="1"/>
          <w:wAfter w:w="155" w:type="pct"/>
          <w:trHeight w:val="680"/>
        </w:trPr>
        <w:tc>
          <w:tcPr>
            <w:tcW w:w="924" w:type="pct"/>
            <w:gridSpan w:val="2"/>
            <w:vAlign w:val="center"/>
          </w:tcPr>
          <w:p w14:paraId="7FE7B2D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号:</w:t>
            </w:r>
          </w:p>
        </w:tc>
        <w:tc>
          <w:tcPr>
            <w:tcW w:w="3921" w:type="pct"/>
            <w:tcBorders>
              <w:top w:val="single" w:sz="4" w:space="0" w:color="auto"/>
              <w:left w:val="nil"/>
              <w:bottom w:val="single" w:sz="4" w:space="0" w:color="auto"/>
              <w:right w:val="nil"/>
            </w:tcBorders>
            <w:vAlign w:val="bottom"/>
          </w:tcPr>
          <w:p w14:paraId="76C3F250"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22250117</w:t>
            </w:r>
          </w:p>
        </w:tc>
      </w:tr>
      <w:tr w:rsidR="00F54B80" w14:paraId="1F2F1FA5" w14:textId="77777777">
        <w:trPr>
          <w:gridAfter w:val="1"/>
          <w:wAfter w:w="155" w:type="pct"/>
          <w:trHeight w:val="680"/>
        </w:trPr>
        <w:tc>
          <w:tcPr>
            <w:tcW w:w="924" w:type="pct"/>
            <w:gridSpan w:val="2"/>
            <w:vAlign w:val="center"/>
          </w:tcPr>
          <w:p w14:paraId="1DE6085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院:</w:t>
            </w:r>
          </w:p>
        </w:tc>
        <w:tc>
          <w:tcPr>
            <w:tcW w:w="3921" w:type="pct"/>
            <w:tcBorders>
              <w:top w:val="single" w:sz="4" w:space="0" w:color="auto"/>
              <w:left w:val="nil"/>
              <w:bottom w:val="single" w:sz="4" w:space="0" w:color="auto"/>
              <w:right w:val="nil"/>
            </w:tcBorders>
            <w:vAlign w:val="bottom"/>
          </w:tcPr>
          <w:p w14:paraId="1CDB2BE1"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生物医学工程与信息学院</w:t>
            </w:r>
          </w:p>
        </w:tc>
      </w:tr>
      <w:tr w:rsidR="00F54B80" w14:paraId="60AA00BD" w14:textId="77777777">
        <w:trPr>
          <w:gridAfter w:val="1"/>
          <w:wAfter w:w="155" w:type="pct"/>
          <w:trHeight w:val="680"/>
        </w:trPr>
        <w:tc>
          <w:tcPr>
            <w:tcW w:w="924" w:type="pct"/>
            <w:gridSpan w:val="2"/>
            <w:vAlign w:val="center"/>
          </w:tcPr>
          <w:p w14:paraId="6DDDCCA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专    业:</w:t>
            </w:r>
          </w:p>
        </w:tc>
        <w:tc>
          <w:tcPr>
            <w:tcW w:w="3921" w:type="pct"/>
            <w:tcBorders>
              <w:top w:val="single" w:sz="4" w:space="0" w:color="auto"/>
              <w:left w:val="nil"/>
              <w:bottom w:val="single" w:sz="4" w:space="0" w:color="auto"/>
              <w:right w:val="nil"/>
            </w:tcBorders>
            <w:vAlign w:val="bottom"/>
          </w:tcPr>
          <w:p w14:paraId="710179C9"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智能医学工程</w:t>
            </w:r>
          </w:p>
        </w:tc>
      </w:tr>
      <w:tr w:rsidR="00F54B80" w14:paraId="050C1E0A" w14:textId="77777777">
        <w:trPr>
          <w:gridAfter w:val="1"/>
          <w:wAfter w:w="155" w:type="pct"/>
          <w:trHeight w:val="680"/>
        </w:trPr>
        <w:tc>
          <w:tcPr>
            <w:tcW w:w="924" w:type="pct"/>
            <w:gridSpan w:val="2"/>
            <w:vAlign w:val="center"/>
          </w:tcPr>
          <w:p w14:paraId="74EB4213"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napToGrid w:val="0"/>
                <w:kern w:val="18"/>
                <w:sz w:val="32"/>
                <w:szCs w:val="32"/>
              </w:rPr>
              <w:t>指导教</w:t>
            </w:r>
            <w:r>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tcPr>
          <w:p w14:paraId="0052D6EE"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黄若尘</w:t>
            </w:r>
          </w:p>
        </w:tc>
      </w:tr>
      <w:tr w:rsidR="00F54B80" w14:paraId="0A8D6A32" w14:textId="77777777">
        <w:trPr>
          <w:gridAfter w:val="1"/>
          <w:wAfter w:w="155" w:type="pct"/>
          <w:trHeight w:val="680"/>
        </w:trPr>
        <w:tc>
          <w:tcPr>
            <w:tcW w:w="924" w:type="pct"/>
            <w:gridSpan w:val="2"/>
            <w:vAlign w:val="center"/>
          </w:tcPr>
          <w:p w14:paraId="3CE9143D"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z w:val="32"/>
                <w:szCs w:val="32"/>
              </w:rPr>
              <w:t>职    称:</w:t>
            </w:r>
          </w:p>
        </w:tc>
        <w:tc>
          <w:tcPr>
            <w:tcW w:w="3921" w:type="pct"/>
            <w:tcBorders>
              <w:top w:val="single" w:sz="4" w:space="0" w:color="auto"/>
              <w:left w:val="nil"/>
              <w:bottom w:val="single" w:sz="4" w:space="0" w:color="auto"/>
              <w:right w:val="nil"/>
            </w:tcBorders>
            <w:vAlign w:val="bottom"/>
          </w:tcPr>
          <w:p w14:paraId="54BA4F9F"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讲师</w:t>
            </w:r>
          </w:p>
        </w:tc>
      </w:tr>
      <w:tr w:rsidR="00F54B80" w14:paraId="7B7E88A2" w14:textId="77777777">
        <w:trPr>
          <w:gridAfter w:val="1"/>
          <w:wAfter w:w="155" w:type="pct"/>
          <w:trHeight w:val="680"/>
        </w:trPr>
        <w:tc>
          <w:tcPr>
            <w:tcW w:w="924" w:type="pct"/>
            <w:gridSpan w:val="2"/>
            <w:vAlign w:val="center"/>
          </w:tcPr>
          <w:p w14:paraId="6E2FB510"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kern w:val="24"/>
                <w:sz w:val="32"/>
                <w:szCs w:val="32"/>
              </w:rPr>
              <w:t>答辩时</w:t>
            </w:r>
            <w:r>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tcPr>
          <w:p w14:paraId="374209CB"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2025年9月18日</w:t>
            </w:r>
          </w:p>
        </w:tc>
      </w:tr>
      <w:tr w:rsidR="00F54B80" w14:paraId="5943597D" w14:textId="77777777">
        <w:trPr>
          <w:gridBefore w:val="1"/>
          <w:wBefore w:w="154" w:type="pct"/>
          <w:cantSplit/>
          <w:trHeight w:val="476"/>
        </w:trPr>
        <w:tc>
          <w:tcPr>
            <w:tcW w:w="4846" w:type="pct"/>
            <w:gridSpan w:val="3"/>
            <w:vAlign w:val="center"/>
          </w:tcPr>
          <w:p w14:paraId="404CB187" w14:textId="77777777" w:rsidR="00F54B80" w:rsidRDefault="00F54B80">
            <w:pPr>
              <w:spacing w:after="163"/>
              <w:jc w:val="center"/>
              <w:rPr>
                <w:b/>
                <w:bCs/>
              </w:rPr>
            </w:pPr>
          </w:p>
        </w:tc>
      </w:tr>
    </w:tbl>
    <w:p w14:paraId="575F936F" w14:textId="77777777" w:rsidR="00F54B80" w:rsidRDefault="00F54B80">
      <w:pPr>
        <w:spacing w:after="163"/>
        <w:jc w:val="center"/>
        <w:rPr>
          <w:b/>
          <w:bCs/>
        </w:rPr>
      </w:pPr>
    </w:p>
    <w:p w14:paraId="08A7F12E" w14:textId="77777777" w:rsidR="00F54B80" w:rsidRDefault="00F54B80">
      <w:pPr>
        <w:spacing w:after="163"/>
      </w:pPr>
    </w:p>
    <w:p w14:paraId="2DDC1BBF" w14:textId="77777777" w:rsidR="00F54B80" w:rsidRDefault="00F54B80">
      <w:pPr>
        <w:spacing w:after="163"/>
        <w:sectPr w:rsidR="00F54B80">
          <w:headerReference w:type="even" r:id="rId12"/>
          <w:headerReference w:type="default" r:id="rId13"/>
          <w:footerReference w:type="even" r:id="rId14"/>
          <w:footerReference w:type="default" r:id="rId15"/>
          <w:headerReference w:type="first" r:id="rId16"/>
          <w:footerReference w:type="first" r:id="rId17"/>
          <w:pgSz w:w="11906" w:h="16838"/>
          <w:pgMar w:top="1440" w:right="1797" w:bottom="1440" w:left="1797" w:header="851" w:footer="992" w:gutter="0"/>
          <w:cols w:space="425"/>
          <w:titlePg/>
          <w:docGrid w:type="linesAndChars" w:linePitch="326"/>
        </w:sectPr>
      </w:pPr>
    </w:p>
    <w:tbl>
      <w:tblPr>
        <w:tblW w:w="8671" w:type="dxa"/>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71"/>
      </w:tblGrid>
      <w:tr w:rsidR="006C5F90" w:rsidRPr="006C5F90" w14:paraId="17BBD017" w14:textId="77777777" w:rsidTr="00380D35">
        <w:tc>
          <w:tcPr>
            <w:tcW w:w="8671" w:type="dxa"/>
          </w:tcPr>
          <w:p w14:paraId="52CC1A0A" w14:textId="7777777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lastRenderedPageBreak/>
              <w:t>《学位论文作假行为处理办法》（节选）</w:t>
            </w:r>
          </w:p>
          <w:p w14:paraId="7B0FC300" w14:textId="7777777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t>（中华人民共和国教育部令第34号发布，自2013年1月1日起施行）</w:t>
            </w:r>
          </w:p>
          <w:p w14:paraId="26B8E13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第三条</w:t>
            </w:r>
            <w:r w:rsidRPr="006C5F90">
              <w:rPr>
                <w:rFonts w:ascii="宋体" w:hAnsi="宋体" w:cs="Times New Roman" w:hint="eastAsia"/>
                <w:sz w:val="20"/>
                <w:szCs w:val="20"/>
              </w:rPr>
              <w:t xml:space="preserve"> 本办法所称学位论文作假行为包括下列情形：（一）购买、出售学位论文或者组织学位论文买卖的；（二）由他人代写、为他人代写学位论文或者组织学位论文代写的；（三）剽窃他人作品和学术成果的；（四）伪造数据的；（五）有其他严重学位论文作假行为的。</w:t>
            </w:r>
          </w:p>
          <w:p w14:paraId="1DA5E64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第四条</w:t>
            </w:r>
            <w:r w:rsidRPr="006C5F90">
              <w:rPr>
                <w:rFonts w:ascii="宋体" w:hAnsi="宋体" w:cs="Times New Roman" w:hint="eastAsia"/>
                <w:sz w:val="20"/>
                <w:szCs w:val="20"/>
              </w:rPr>
              <w:t xml:space="preserve"> 学位申请人员应当恪守学术道德和学术规范，在指导教师指导下独立完成学位论文。</w:t>
            </w:r>
          </w:p>
          <w:p w14:paraId="008135E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第五条</w:t>
            </w:r>
            <w:r w:rsidRPr="006C5F90">
              <w:rPr>
                <w:rFonts w:ascii="宋体" w:hAnsi="宋体" w:cs="Times New Roman" w:hint="eastAsia"/>
                <w:sz w:val="20"/>
                <w:szCs w:val="20"/>
              </w:rPr>
              <w:t xml:space="preserve"> 指导教师应当对学位申请人员进行学术道德、学术规范教育，对其学位论文研究和撰写过程予以指导，对学位论文是否由其独立完成进行审查。</w:t>
            </w:r>
          </w:p>
          <w:p w14:paraId="77FE74A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第七条</w:t>
            </w:r>
            <w:r w:rsidRPr="006C5F90">
              <w:rPr>
                <w:rFonts w:ascii="宋体" w:hAnsi="宋体" w:cs="Times New Roman" w:hint="eastAsia"/>
                <w:sz w:val="20"/>
                <w:szCs w:val="20"/>
              </w:rPr>
              <w:t xml:space="preserve"> 学位申请人员的学位论文出现购买、由他人代写、剽窃或者伪造数据等作假情形的，学位授予单位可以取消其学位申请资格；已经获得学位的，学位授予单位可以依法撤销其学位，并注销学位证书。取消学位申请资格或者撤销学位的处理决定应当向社会公布。从做出处理决定之日起至少3年内，各学位授予单位不得再接受其学位申请。前款规定的学位申请人员为在读学生的，其所在学校或者学位授予单位可以给予开除学籍处分；为在职人员的，学位授予单位除给予纪律处分外，还应当通报其所在单位。</w:t>
            </w:r>
          </w:p>
          <w:p w14:paraId="77CEF7CC"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第八条</w:t>
            </w:r>
            <w:r w:rsidRPr="006C5F90">
              <w:rPr>
                <w:rFonts w:ascii="宋体" w:hAnsi="宋体" w:cs="Times New Roman" w:hint="eastAsia"/>
                <w:sz w:val="20"/>
                <w:szCs w:val="20"/>
              </w:rPr>
              <w:t xml:space="preserve"> 为他人代写学位论文、出售学位论文或者组织学位论文买卖、代写的人员，属于在读学生的，其所在学校或者学位授予单位可以给予开除学籍处分；属于学校或者学位授予单位的教师和其他工作人员的，其所在学校或者学位授予单位可以给予开除处分或者解除聘任合同。</w:t>
            </w:r>
          </w:p>
          <w:p w14:paraId="5A054884" w14:textId="77777777" w:rsidR="006C5F90" w:rsidRPr="006C5F90" w:rsidRDefault="006C5F90" w:rsidP="006C5F90">
            <w:pPr>
              <w:wordWrap/>
              <w:spacing w:afterLines="0" w:after="0" w:line="400" w:lineRule="exact"/>
              <w:rPr>
                <w:rFonts w:ascii="宋体" w:hAnsi="宋体" w:cs="Times New Roman" w:hint="eastAsia"/>
                <w:szCs w:val="24"/>
              </w:rPr>
            </w:pPr>
            <w:r w:rsidRPr="006C5F90">
              <w:rPr>
                <w:rFonts w:ascii="宋体" w:hAnsi="宋体" w:cs="Times New Roman" w:hint="eastAsia"/>
                <w:b/>
                <w:bCs/>
                <w:sz w:val="20"/>
                <w:szCs w:val="20"/>
              </w:rPr>
              <w:t>第九条</w:t>
            </w:r>
            <w:r w:rsidRPr="006C5F90">
              <w:rPr>
                <w:rFonts w:ascii="宋体" w:hAnsi="宋体" w:cs="Times New Roman" w:hint="eastAsia"/>
                <w:sz w:val="20"/>
                <w:szCs w:val="20"/>
              </w:rPr>
              <w:t xml:space="preserve"> 指导教师未履行学术道德和学术规范教育、论文指导和审查把关等职责，其指导的学位论文存在作假情形的，学位授予单位可以给予警告、记过处分；情节严重的，可以降低岗位等级直至给予开除处分或者解除聘任合同。</w:t>
            </w:r>
          </w:p>
        </w:tc>
      </w:tr>
      <w:tr w:rsidR="006C5F90" w:rsidRPr="006C5F90" w14:paraId="32EECE28" w14:textId="77777777" w:rsidTr="00380D35">
        <w:tc>
          <w:tcPr>
            <w:tcW w:w="8671" w:type="dxa"/>
          </w:tcPr>
          <w:p w14:paraId="1B2AB78F"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论文撰写人承诺：</w:t>
            </w:r>
          </w:p>
          <w:p w14:paraId="50D09B13"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本毕业论文是本人在导师指导下独立完成的，内容真实、可靠。本人在撰写毕业论文过程中不存在请人代写、抄袭或者剽窃他人作品、伪造或者篡改数据以及其他学位论文作假行为。</w:t>
            </w:r>
          </w:p>
          <w:p w14:paraId="6DDA1598"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本人清楚知道学位论文作假行为将会导致行为人受到不授予/撤销学位、开除学籍等处理（处分）决定。本人如果被查证在撰写本毕业论文过程中存在学位论文作假行为，愿意接受学校依法</w:t>
            </w:r>
            <w:proofErr w:type="gramStart"/>
            <w:r w:rsidRPr="006C5F90">
              <w:rPr>
                <w:rFonts w:ascii="宋体" w:hAnsi="宋体" w:cs="宋体" w:hint="eastAsia"/>
                <w:sz w:val="20"/>
                <w:szCs w:val="20"/>
              </w:rPr>
              <w:t>作出</w:t>
            </w:r>
            <w:proofErr w:type="gramEnd"/>
            <w:r w:rsidRPr="006C5F90">
              <w:rPr>
                <w:rFonts w:ascii="宋体" w:hAnsi="宋体" w:cs="宋体" w:hint="eastAsia"/>
                <w:sz w:val="20"/>
                <w:szCs w:val="20"/>
              </w:rPr>
              <w:t>的处理（处分）决定。</w:t>
            </w:r>
          </w:p>
          <w:p w14:paraId="627B656C" w14:textId="68BB8545" w:rsidR="006C5F90" w:rsidRPr="006C5F90" w:rsidRDefault="006C5F90" w:rsidP="006C5F90">
            <w:pPr>
              <w:wordWrap/>
              <w:spacing w:afterLines="0" w:after="0" w:line="400" w:lineRule="exact"/>
              <w:ind w:firstLineChars="200" w:firstLine="482"/>
              <w:rPr>
                <w:rFonts w:ascii="黑体" w:eastAsia="黑体" w:hAnsi="黑体" w:cs="黑体" w:hint="eastAsia"/>
                <w:b/>
                <w:bCs/>
                <w:szCs w:val="24"/>
              </w:rPr>
            </w:pPr>
            <w:r w:rsidRPr="006C5F90">
              <w:rPr>
                <w:rFonts w:ascii="黑体" w:eastAsia="黑体" w:hAnsi="黑体" w:cs="黑体" w:hint="eastAsia"/>
                <w:b/>
                <w:bCs/>
                <w:szCs w:val="24"/>
              </w:rPr>
              <w:t>承诺人签名：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 xml:space="preserve">日 </w:t>
            </w:r>
          </w:p>
        </w:tc>
      </w:tr>
      <w:tr w:rsidR="006C5F90" w:rsidRPr="006C5F90" w14:paraId="45EACD7F" w14:textId="77777777" w:rsidTr="00380D35">
        <w:trPr>
          <w:trHeight w:val="3064"/>
        </w:trPr>
        <w:tc>
          <w:tcPr>
            <w:tcW w:w="8671" w:type="dxa"/>
          </w:tcPr>
          <w:p w14:paraId="0E6799EB"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指导教师对论文独立性的审查意见：</w:t>
            </w:r>
          </w:p>
          <w:p w14:paraId="3788877E"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lang w:val="zh-CN"/>
              </w:rPr>
            </w:pPr>
            <w:r w:rsidRPr="006C5F90">
              <w:rPr>
                <w:rFonts w:cs="Times New Roman"/>
                <w:sz w:val="20"/>
                <w:szCs w:val="20"/>
                <w:lang w:val="zh-CN"/>
              </w:rPr>
              <w:fldChar w:fldCharType="begin"/>
            </w:r>
            <w:r w:rsidRPr="006C5F90">
              <w:rPr>
                <w:rFonts w:cs="Times New Roman"/>
                <w:sz w:val="20"/>
                <w:szCs w:val="20"/>
                <w:lang w:val="zh-CN"/>
              </w:rPr>
              <w:instrText xml:space="preserve"> </w:instrText>
            </w:r>
            <w:r w:rsidRPr="006C5F90">
              <w:rPr>
                <w:rFonts w:cs="Times New Roman" w:hint="eastAsia"/>
                <w:sz w:val="20"/>
                <w:szCs w:val="20"/>
                <w:lang w:val="zh-CN"/>
              </w:rPr>
              <w:instrText>eq \o\ac(</w:instrText>
            </w:r>
            <w:r w:rsidRPr="006C5F90">
              <w:rPr>
                <w:rFonts w:cs="Times New Roman" w:hint="eastAsia"/>
                <w:sz w:val="20"/>
                <w:szCs w:val="20"/>
                <w:lang w:val="zh-CN"/>
              </w:rPr>
              <w:instrText>□</w:instrText>
            </w:r>
            <w:r w:rsidRPr="006C5F90">
              <w:rPr>
                <w:rFonts w:cs="Times New Roman" w:hint="eastAsia"/>
                <w:sz w:val="20"/>
                <w:szCs w:val="20"/>
                <w:lang w:val="zh-CN"/>
              </w:rPr>
              <w:instrText>,</w:instrText>
            </w:r>
            <w:r w:rsidRPr="006C5F90">
              <w:rPr>
                <w:rFonts w:ascii="宋体" w:cs="Times New Roman" w:hint="eastAsia"/>
                <w:position w:val="1"/>
                <w:sz w:val="14"/>
                <w:szCs w:val="20"/>
                <w:lang w:val="zh-CN"/>
              </w:rPr>
              <w:instrText>√</w:instrText>
            </w:r>
            <w:r w:rsidRPr="006C5F90">
              <w:rPr>
                <w:rFonts w:cs="Times New Roman" w:hint="eastAsia"/>
                <w:sz w:val="20"/>
                <w:szCs w:val="20"/>
                <w:lang w:val="zh-CN"/>
              </w:rPr>
              <w:instrText>)</w:instrText>
            </w:r>
            <w:r w:rsidRPr="006C5F90">
              <w:rPr>
                <w:rFonts w:cs="Times New Roman"/>
                <w:sz w:val="20"/>
                <w:szCs w:val="20"/>
                <w:lang w:val="zh-CN"/>
              </w:rPr>
              <w:fldChar w:fldCharType="end"/>
            </w:r>
            <w:r w:rsidRPr="006C5F90">
              <w:rPr>
                <w:rFonts w:ascii="宋体" w:hAnsi="宋体" w:cs="宋体" w:hint="eastAsia"/>
                <w:sz w:val="20"/>
                <w:szCs w:val="20"/>
                <w:lang w:val="zh-CN"/>
              </w:rPr>
              <w:t xml:space="preserve"> 本人依据《学位论文作假行为处理办法》，经过尽职审查，未发现毕业论文撰写人有学位论文作假行为。本人认为毕业论文撰写人独立完成了本毕业论文。</w:t>
            </w:r>
          </w:p>
          <w:p w14:paraId="0BC2AC51"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lang w:val="zh-CN"/>
              </w:rPr>
              <w:t>□ 本人依据《学位论文作假行为处理办法》，经过尽职审查，发现毕业论文撰写人有如下学位论文作假行为：</w:t>
            </w:r>
          </w:p>
          <w:p w14:paraId="4659541A" w14:textId="77777777" w:rsidR="006C5F90" w:rsidRPr="006C5F90" w:rsidRDefault="006C5F90" w:rsidP="006C5F90">
            <w:pPr>
              <w:wordWrap/>
              <w:spacing w:afterLines="0" w:after="0" w:line="400" w:lineRule="exact"/>
              <w:rPr>
                <w:rFonts w:ascii="宋体" w:hAnsi="宋体" w:cs="Times New Roman" w:hint="eastAsia"/>
                <w:szCs w:val="24"/>
                <w:lang w:val="zh-CN"/>
              </w:rPr>
            </w:pPr>
            <w:r w:rsidRPr="006C5F90">
              <w:rPr>
                <w:rFonts w:ascii="新宋体" w:eastAsia="新宋体" w:hAnsi="新宋体" w:cs="新宋体" w:hint="eastAsia"/>
                <w:sz w:val="20"/>
                <w:szCs w:val="20"/>
              </w:rPr>
              <w:t xml:space="preserve">    </w:t>
            </w:r>
            <w:r w:rsidRPr="006C5F90">
              <w:rPr>
                <w:rFonts w:ascii="新宋体" w:eastAsia="新宋体" w:hAnsi="新宋体" w:cs="新宋体" w:hint="eastAsia"/>
                <w:sz w:val="20"/>
                <w:szCs w:val="20"/>
                <w:u w:val="single"/>
              </w:rPr>
              <w:t xml:space="preserve">                                                                              </w:t>
            </w:r>
            <w:r w:rsidRPr="006C5F90">
              <w:rPr>
                <w:rFonts w:ascii="新宋体" w:eastAsia="新宋体" w:hAnsi="新宋体" w:cs="新宋体" w:hint="eastAsia"/>
                <w:sz w:val="20"/>
                <w:szCs w:val="20"/>
              </w:rPr>
              <w:t xml:space="preserve"> </w:t>
            </w:r>
            <w:r w:rsidRPr="006C5F90">
              <w:rPr>
                <w:rFonts w:ascii="宋体" w:hAnsi="宋体" w:cs="Times New Roman" w:hint="eastAsia"/>
                <w:szCs w:val="24"/>
                <w:lang w:val="zh-CN"/>
              </w:rPr>
              <w:t xml:space="preserve">                                                               </w:t>
            </w:r>
          </w:p>
          <w:p w14:paraId="6BFC3785" w14:textId="45B984A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宋体" w:hAnsi="宋体" w:cs="Times New Roman" w:hint="eastAsia"/>
                <w:szCs w:val="24"/>
              </w:rPr>
              <w:t xml:space="preserve">   </w:t>
            </w:r>
            <w:r w:rsidRPr="006C5F90">
              <w:rPr>
                <w:rFonts w:ascii="黑体" w:eastAsia="黑体" w:hAnsi="黑体" w:cs="黑体" w:hint="eastAsia"/>
                <w:b/>
                <w:bCs/>
                <w:szCs w:val="24"/>
              </w:rPr>
              <w:t>指导教师签名：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日</w:t>
            </w:r>
          </w:p>
        </w:tc>
      </w:tr>
    </w:tbl>
    <w:p w14:paraId="0645EA93" w14:textId="77777777" w:rsidR="006C5F90" w:rsidRPr="006C5F90" w:rsidRDefault="006C5F90" w:rsidP="006C5F90">
      <w:pPr>
        <w:pStyle w:val="altz"/>
        <w:ind w:firstLine="480"/>
        <w:sectPr w:rsidR="006C5F90" w:rsidRPr="006C5F90">
          <w:headerReference w:type="default" r:id="rId18"/>
          <w:footerReference w:type="default" r:id="rId19"/>
          <w:pgSz w:w="11906" w:h="16838"/>
          <w:pgMar w:top="1440" w:right="1797" w:bottom="1440" w:left="1797" w:header="851" w:footer="567" w:gutter="0"/>
          <w:pgNumType w:fmt="upperRoman" w:start="1"/>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7924EB25" w14:textId="77777777" w:rsidR="00380D35" w:rsidRDefault="00380D35" w:rsidP="00380D35">
          <w:pPr>
            <w:pStyle w:val="TOC10"/>
            <w:spacing w:before="326" w:afterLines="100" w:after="326" w:line="400" w:lineRule="exact"/>
            <w:jc w:val="center"/>
            <w:rPr>
              <w:rFonts w:ascii="黑体" w:eastAsia="黑体" w:hAnsi="黑体" w:hint="eastAsia"/>
              <w:b w:val="0"/>
              <w:bCs/>
              <w:color w:val="000000" w:themeColor="text1"/>
            </w:rPr>
          </w:pPr>
          <w:r>
            <w:rPr>
              <w:rFonts w:ascii="黑体" w:eastAsia="黑体" w:hAnsi="黑体"/>
              <w:bCs/>
              <w:color w:val="000000" w:themeColor="text1"/>
              <w:lang w:val="zh-CN"/>
            </w:rPr>
            <w:t>目</w:t>
          </w:r>
          <w:r>
            <w:rPr>
              <w:rFonts w:ascii="黑体" w:eastAsia="黑体" w:hAnsi="黑体" w:hint="eastAsia"/>
              <w:b w:val="0"/>
              <w:bCs/>
              <w:color w:val="000000" w:themeColor="text1"/>
              <w:lang w:val="zh-CN"/>
            </w:rPr>
            <w:t xml:space="preserve"> </w:t>
          </w:r>
          <w:r>
            <w:rPr>
              <w:rFonts w:ascii="黑体" w:eastAsia="黑体" w:hAnsi="黑体" w:hint="eastAsia"/>
              <w:bCs/>
              <w:color w:val="000000" w:themeColor="text1"/>
              <w:lang w:val="zh-CN"/>
            </w:rPr>
            <w:t xml:space="preserve"> </w:t>
          </w:r>
          <w:r>
            <w:rPr>
              <w:rFonts w:ascii="黑体" w:eastAsia="黑体" w:hAnsi="黑体"/>
              <w:bCs/>
              <w:color w:val="000000" w:themeColor="text1"/>
              <w:lang w:val="zh-CN"/>
            </w:rPr>
            <w:t>录</w:t>
          </w:r>
        </w:p>
        <w:p w14:paraId="625E443E" w14:textId="75AA5FFF" w:rsidR="00380D35" w:rsidRDefault="00380D35">
          <w:pPr>
            <w:pStyle w:val="TOC1"/>
            <w:rPr>
              <w:rFonts w:asciiTheme="minorHAnsi" w:eastAsiaTheme="minorEastAsia" w:hAnsiTheme="minorHAnsi" w:hint="eastAsia"/>
              <w:noProof/>
              <w:sz w:val="22"/>
              <w:szCs w:val="24"/>
              <w14:ligatures w14:val="standardContextual"/>
            </w:rPr>
          </w:pPr>
          <w:r>
            <w:fldChar w:fldCharType="begin"/>
          </w:r>
          <w:r>
            <w:instrText xml:space="preserve"> TOC \o "1-3" \h \z \u </w:instrText>
          </w:r>
          <w:r>
            <w:fldChar w:fldCharType="separate"/>
          </w:r>
          <w:hyperlink w:anchor="_Toc227951540" w:history="1">
            <w:r w:rsidRPr="006149AE">
              <w:rPr>
                <w:rStyle w:val="afb"/>
                <w:rFonts w:hint="eastAsia"/>
                <w:bCs/>
                <w:noProof/>
              </w:rPr>
              <w:t>摘</w:t>
            </w:r>
            <w:r w:rsidRPr="006149AE">
              <w:rPr>
                <w:rStyle w:val="afb"/>
                <w:rFonts w:hint="eastAsia"/>
                <w:bCs/>
                <w:noProof/>
              </w:rPr>
              <w:t xml:space="preserve">  </w:t>
            </w:r>
            <w:r w:rsidRPr="006149AE">
              <w:rPr>
                <w:rStyle w:val="afb"/>
                <w:rFonts w:hint="eastAsia"/>
                <w:bCs/>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556CE6F9" w14:textId="21B64A3C" w:rsidR="00380D35" w:rsidRDefault="00380D35">
          <w:pPr>
            <w:pStyle w:val="TOC1"/>
            <w:rPr>
              <w:rFonts w:asciiTheme="minorHAnsi" w:eastAsiaTheme="minorEastAsia" w:hAnsiTheme="minorHAnsi" w:hint="eastAsia"/>
              <w:noProof/>
              <w:sz w:val="22"/>
              <w:szCs w:val="24"/>
              <w14:ligatures w14:val="standardContextual"/>
            </w:rPr>
          </w:pPr>
          <w:hyperlink w:anchor="_Toc227951541" w:history="1">
            <w:r w:rsidRPr="006149AE">
              <w:rPr>
                <w:rStyle w:val="afb"/>
                <w:rFonts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4DE5C03D" w14:textId="7095ACD8" w:rsidR="00380D35" w:rsidRDefault="00380D35">
          <w:pPr>
            <w:pStyle w:val="TOC1"/>
            <w:rPr>
              <w:rFonts w:asciiTheme="minorHAnsi" w:eastAsiaTheme="minorEastAsia" w:hAnsiTheme="minorHAnsi" w:hint="eastAsia"/>
              <w:noProof/>
              <w:sz w:val="22"/>
              <w:szCs w:val="24"/>
              <w14:ligatures w14:val="standardContextual"/>
            </w:rPr>
          </w:pPr>
          <w:hyperlink w:anchor="_Toc227951542" w:history="1">
            <w:r w:rsidRPr="006149AE">
              <w:rPr>
                <w:rStyle w:val="afb"/>
                <w:rFonts w:hint="eastAsia"/>
                <w:noProof/>
              </w:rPr>
              <w:t>第</w:t>
            </w:r>
            <w:r w:rsidRPr="006149AE">
              <w:rPr>
                <w:rStyle w:val="afb"/>
                <w:rFonts w:hint="eastAsia"/>
                <w:noProof/>
              </w:rPr>
              <w:t>1</w:t>
            </w:r>
            <w:r w:rsidRPr="006149AE">
              <w:rPr>
                <w:rStyle w:val="afb"/>
                <w:rFonts w:hint="eastAsia"/>
                <w:noProof/>
              </w:rPr>
              <w:t>章</w:t>
            </w:r>
            <w:r w:rsidRPr="006149AE">
              <w:rPr>
                <w:rStyle w:val="afb"/>
                <w:rFonts w:hint="eastAsia"/>
                <w:noProof/>
              </w:rPr>
              <w:t xml:space="preserve"> </w:t>
            </w:r>
            <w:r w:rsidRPr="006149AE">
              <w:rPr>
                <w:rStyle w:val="afb"/>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20CBF94" w14:textId="6E7ABCA6" w:rsidR="00380D35" w:rsidRDefault="00380D35">
          <w:pPr>
            <w:pStyle w:val="TOC2"/>
            <w:rPr>
              <w:rFonts w:asciiTheme="minorHAnsi" w:eastAsiaTheme="minorEastAsia" w:hAnsiTheme="minorHAnsi" w:hint="eastAsia"/>
              <w:noProof/>
              <w:sz w:val="22"/>
              <w:szCs w:val="24"/>
              <w14:ligatures w14:val="standardContextual"/>
            </w:rPr>
          </w:pPr>
          <w:hyperlink w:anchor="_Toc227951543" w:history="1">
            <w:r w:rsidRPr="006149AE">
              <w:rPr>
                <w:rStyle w:val="afb"/>
                <w:rFonts w:hint="eastAsia"/>
                <w:noProof/>
              </w:rPr>
              <w:t xml:space="preserve">1.1 </w:t>
            </w:r>
            <w:r w:rsidRPr="006149AE">
              <w:rPr>
                <w:rStyle w:val="afb"/>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E1E34F5" w14:textId="328F141D" w:rsidR="00380D35" w:rsidRDefault="00380D35">
          <w:pPr>
            <w:pStyle w:val="TOC2"/>
            <w:rPr>
              <w:rFonts w:asciiTheme="minorHAnsi" w:eastAsiaTheme="minorEastAsia" w:hAnsiTheme="minorHAnsi" w:hint="eastAsia"/>
              <w:noProof/>
              <w:sz w:val="22"/>
              <w:szCs w:val="24"/>
              <w14:ligatures w14:val="standardContextual"/>
            </w:rPr>
          </w:pPr>
          <w:hyperlink w:anchor="_Toc227951544" w:history="1">
            <w:r w:rsidRPr="006149AE">
              <w:rPr>
                <w:rStyle w:val="afb"/>
                <w:rFonts w:hint="eastAsia"/>
                <w:noProof/>
              </w:rPr>
              <w:t xml:space="preserve">1.2 </w:t>
            </w:r>
            <w:r w:rsidRPr="006149AE">
              <w:rPr>
                <w:rStyle w:val="afb"/>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7E26A95" w14:textId="3E990A45" w:rsidR="00380D35" w:rsidRDefault="00380D35">
          <w:pPr>
            <w:pStyle w:val="TOC3"/>
            <w:rPr>
              <w:rFonts w:asciiTheme="minorHAnsi" w:eastAsiaTheme="minorEastAsia" w:hAnsiTheme="minorHAnsi" w:hint="eastAsia"/>
              <w:noProof/>
              <w:sz w:val="22"/>
              <w:szCs w:val="24"/>
              <w14:ligatures w14:val="standardContextual"/>
            </w:rPr>
          </w:pPr>
          <w:hyperlink w:anchor="_Toc227951545" w:history="1">
            <w:r w:rsidRPr="006149AE">
              <w:rPr>
                <w:rStyle w:val="afb"/>
                <w:rFonts w:hint="eastAsia"/>
                <w:noProof/>
              </w:rPr>
              <w:t xml:space="preserve">1.2.1 </w:t>
            </w:r>
            <w:r w:rsidRPr="006149AE">
              <w:rPr>
                <w:rStyle w:val="afb"/>
                <w:rFonts w:hint="eastAsia"/>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41F9CDD" w14:textId="7CED9873" w:rsidR="00380D35" w:rsidRDefault="00380D35">
          <w:pPr>
            <w:pStyle w:val="TOC3"/>
            <w:rPr>
              <w:rFonts w:asciiTheme="minorHAnsi" w:eastAsiaTheme="minorEastAsia" w:hAnsiTheme="minorHAnsi" w:hint="eastAsia"/>
              <w:noProof/>
              <w:sz w:val="22"/>
              <w:szCs w:val="24"/>
              <w14:ligatures w14:val="standardContextual"/>
            </w:rPr>
          </w:pPr>
          <w:hyperlink w:anchor="_Toc227951546" w:history="1">
            <w:r w:rsidRPr="006149AE">
              <w:rPr>
                <w:rStyle w:val="afb"/>
                <w:rFonts w:hint="eastAsia"/>
                <w:noProof/>
              </w:rPr>
              <w:t xml:space="preserve">1.2.2 </w:t>
            </w:r>
            <w:r w:rsidRPr="006149AE">
              <w:rPr>
                <w:rStyle w:val="afb"/>
                <w:rFonts w:hint="eastAsia"/>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D18FBF" w14:textId="584FC5F7" w:rsidR="00380D35" w:rsidRDefault="00380D35">
          <w:pPr>
            <w:pStyle w:val="TOC2"/>
            <w:rPr>
              <w:rFonts w:asciiTheme="minorHAnsi" w:eastAsiaTheme="minorEastAsia" w:hAnsiTheme="minorHAnsi" w:hint="eastAsia"/>
              <w:noProof/>
              <w:sz w:val="22"/>
              <w:szCs w:val="24"/>
              <w14:ligatures w14:val="standardContextual"/>
            </w:rPr>
          </w:pPr>
          <w:hyperlink w:anchor="_Toc227951547" w:history="1">
            <w:r w:rsidRPr="006149AE">
              <w:rPr>
                <w:rStyle w:val="afb"/>
                <w:rFonts w:hint="eastAsia"/>
                <w:noProof/>
              </w:rPr>
              <w:t xml:space="preserve">1.3 </w:t>
            </w:r>
            <w:r w:rsidRPr="006149AE">
              <w:rPr>
                <w:rStyle w:val="afb"/>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1845479" w14:textId="1BF22841" w:rsidR="00380D35" w:rsidRDefault="00380D35">
          <w:pPr>
            <w:pStyle w:val="TOC3"/>
            <w:rPr>
              <w:rFonts w:asciiTheme="minorHAnsi" w:eastAsiaTheme="minorEastAsia" w:hAnsiTheme="minorHAnsi" w:hint="eastAsia"/>
              <w:noProof/>
              <w:sz w:val="22"/>
              <w:szCs w:val="24"/>
              <w14:ligatures w14:val="standardContextual"/>
            </w:rPr>
          </w:pPr>
          <w:hyperlink w:anchor="_Toc227951548" w:history="1">
            <w:r w:rsidRPr="006149AE">
              <w:rPr>
                <w:rStyle w:val="afb"/>
                <w:rFonts w:hint="eastAsia"/>
                <w:noProof/>
              </w:rPr>
              <w:t xml:space="preserve">1.3.1 </w:t>
            </w:r>
            <w:r w:rsidRPr="006149AE">
              <w:rPr>
                <w:rStyle w:val="afb"/>
                <w:rFonts w:hint="eastAsia"/>
                <w:noProof/>
              </w:rPr>
              <w:t>青少年生殖健康教育研究现状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CA987BC" w14:textId="57CC1758" w:rsidR="00380D35" w:rsidRDefault="00380D35">
          <w:pPr>
            <w:pStyle w:val="TOC3"/>
            <w:rPr>
              <w:rFonts w:asciiTheme="minorHAnsi" w:eastAsiaTheme="minorEastAsia" w:hAnsiTheme="minorHAnsi" w:hint="eastAsia"/>
              <w:noProof/>
              <w:sz w:val="22"/>
              <w:szCs w:val="24"/>
              <w14:ligatures w14:val="standardContextual"/>
            </w:rPr>
          </w:pPr>
          <w:hyperlink w:anchor="_Toc227951549" w:history="1">
            <w:r w:rsidRPr="006149AE">
              <w:rPr>
                <w:rStyle w:val="afb"/>
                <w:rFonts w:hint="eastAsia"/>
                <w:noProof/>
              </w:rPr>
              <w:t xml:space="preserve">1.3.2 </w:t>
            </w:r>
            <w:r w:rsidRPr="006149AE">
              <w:rPr>
                <w:rStyle w:val="afb"/>
                <w:rFonts w:hint="eastAsia"/>
                <w:noProof/>
              </w:rPr>
              <w:t>社交媒体健康传播研究现状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EC93927" w14:textId="199723B0" w:rsidR="00380D35" w:rsidRDefault="00380D35">
          <w:pPr>
            <w:pStyle w:val="TOC3"/>
            <w:rPr>
              <w:rFonts w:asciiTheme="minorHAnsi" w:eastAsiaTheme="minorEastAsia" w:hAnsiTheme="minorHAnsi" w:hint="eastAsia"/>
              <w:noProof/>
              <w:sz w:val="22"/>
              <w:szCs w:val="24"/>
              <w14:ligatures w14:val="standardContextual"/>
            </w:rPr>
          </w:pPr>
          <w:hyperlink w:anchor="_Toc227951550" w:history="1">
            <w:r w:rsidRPr="006149AE">
              <w:rPr>
                <w:rStyle w:val="afb"/>
                <w:rFonts w:hint="eastAsia"/>
                <w:noProof/>
              </w:rPr>
              <w:t xml:space="preserve">1.3.3 </w:t>
            </w:r>
            <w:r w:rsidRPr="006149AE">
              <w:rPr>
                <w:rStyle w:val="afb"/>
                <w:rFonts w:hint="eastAsia"/>
                <w:noProof/>
              </w:rPr>
              <w:t>评论文本挖掘与问题分类研究现状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8A23867" w14:textId="1128D916" w:rsidR="00380D35" w:rsidRDefault="00380D35">
          <w:pPr>
            <w:pStyle w:val="TOC3"/>
            <w:rPr>
              <w:rFonts w:asciiTheme="minorHAnsi" w:eastAsiaTheme="minorEastAsia" w:hAnsiTheme="minorHAnsi" w:hint="eastAsia"/>
              <w:noProof/>
              <w:sz w:val="22"/>
              <w:szCs w:val="24"/>
              <w14:ligatures w14:val="standardContextual"/>
            </w:rPr>
          </w:pPr>
          <w:hyperlink w:anchor="_Toc227951551" w:history="1">
            <w:r w:rsidRPr="006149AE">
              <w:rPr>
                <w:rStyle w:val="afb"/>
                <w:rFonts w:hint="eastAsia"/>
                <w:noProof/>
              </w:rPr>
              <w:t xml:space="preserve">1.3.4 </w:t>
            </w:r>
            <w:r w:rsidRPr="006149AE">
              <w:rPr>
                <w:rStyle w:val="afb"/>
                <w:rFonts w:hint="eastAsia"/>
                <w:noProof/>
              </w:rPr>
              <w:t>大语言模型在医疗问答中的应用现状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25A99D6" w14:textId="57047D4B" w:rsidR="00380D35" w:rsidRDefault="00380D35">
          <w:pPr>
            <w:pStyle w:val="TOC3"/>
            <w:rPr>
              <w:rFonts w:asciiTheme="minorHAnsi" w:eastAsiaTheme="minorEastAsia" w:hAnsiTheme="minorHAnsi" w:hint="eastAsia"/>
              <w:noProof/>
              <w:sz w:val="22"/>
              <w:szCs w:val="24"/>
              <w14:ligatures w14:val="standardContextual"/>
            </w:rPr>
          </w:pPr>
          <w:hyperlink w:anchor="_Toc227951552" w:history="1">
            <w:r w:rsidRPr="006149AE">
              <w:rPr>
                <w:rStyle w:val="afb"/>
                <w:rFonts w:hint="eastAsia"/>
                <w:noProof/>
              </w:rPr>
              <w:t xml:space="preserve">1.3.5 </w:t>
            </w:r>
            <w:r w:rsidRPr="006149AE">
              <w:rPr>
                <w:rStyle w:val="afb"/>
                <w:rFonts w:hint="eastAsia"/>
                <w:noProof/>
              </w:rPr>
              <w:t>现有研究不足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8CC9F74" w14:textId="6BE9FF16" w:rsidR="00380D35" w:rsidRDefault="00380D35">
          <w:pPr>
            <w:pStyle w:val="TOC2"/>
            <w:rPr>
              <w:rFonts w:asciiTheme="minorHAnsi" w:eastAsiaTheme="minorEastAsia" w:hAnsiTheme="minorHAnsi" w:hint="eastAsia"/>
              <w:noProof/>
              <w:sz w:val="22"/>
              <w:szCs w:val="24"/>
              <w14:ligatures w14:val="standardContextual"/>
            </w:rPr>
          </w:pPr>
          <w:hyperlink w:anchor="_Toc227951553" w:history="1">
            <w:r w:rsidRPr="006149AE">
              <w:rPr>
                <w:rStyle w:val="afb"/>
                <w:rFonts w:hint="eastAsia"/>
                <w:noProof/>
              </w:rPr>
              <w:t xml:space="preserve">1.4 </w:t>
            </w:r>
            <w:r w:rsidRPr="006149AE">
              <w:rPr>
                <w:rStyle w:val="afb"/>
                <w:rFonts w:hint="eastAsia"/>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D0DF084" w14:textId="137E79F4" w:rsidR="00380D35" w:rsidRDefault="00380D35">
          <w:pPr>
            <w:pStyle w:val="TOC2"/>
            <w:rPr>
              <w:rFonts w:asciiTheme="minorHAnsi" w:eastAsiaTheme="minorEastAsia" w:hAnsiTheme="minorHAnsi" w:hint="eastAsia"/>
              <w:noProof/>
              <w:sz w:val="22"/>
              <w:szCs w:val="24"/>
              <w14:ligatures w14:val="standardContextual"/>
            </w:rPr>
          </w:pPr>
          <w:hyperlink w:anchor="_Toc227951554" w:history="1">
            <w:r w:rsidRPr="006149AE">
              <w:rPr>
                <w:rStyle w:val="afb"/>
                <w:rFonts w:hint="eastAsia"/>
                <w:noProof/>
              </w:rPr>
              <w:t xml:space="preserve">1.5 </w:t>
            </w:r>
            <w:r w:rsidRPr="006149AE">
              <w:rPr>
                <w:rStyle w:val="afb"/>
                <w:rFonts w:hint="eastAsia"/>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AD0EDD1" w14:textId="40B9A52F" w:rsidR="00380D35" w:rsidRDefault="00380D35">
          <w:pPr>
            <w:pStyle w:val="TOC2"/>
            <w:rPr>
              <w:rFonts w:asciiTheme="minorHAnsi" w:eastAsiaTheme="minorEastAsia" w:hAnsiTheme="minorHAnsi" w:hint="eastAsia"/>
              <w:noProof/>
              <w:sz w:val="22"/>
              <w:szCs w:val="24"/>
              <w14:ligatures w14:val="standardContextual"/>
            </w:rPr>
          </w:pPr>
          <w:hyperlink w:anchor="_Toc227951555" w:history="1">
            <w:r w:rsidRPr="006149AE">
              <w:rPr>
                <w:rStyle w:val="afb"/>
                <w:rFonts w:hint="eastAsia"/>
                <w:noProof/>
              </w:rPr>
              <w:t xml:space="preserve">1.6 </w:t>
            </w:r>
            <w:r w:rsidRPr="006149AE">
              <w:rPr>
                <w:rStyle w:val="afb"/>
                <w:rFonts w:hint="eastAsia"/>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C403A20" w14:textId="5EEC99AA" w:rsidR="00380D35" w:rsidRDefault="00380D35">
          <w:pPr>
            <w:pStyle w:val="TOC2"/>
            <w:rPr>
              <w:rFonts w:asciiTheme="minorHAnsi" w:eastAsiaTheme="minorEastAsia" w:hAnsiTheme="minorHAnsi" w:hint="eastAsia"/>
              <w:noProof/>
              <w:sz w:val="22"/>
              <w:szCs w:val="24"/>
              <w14:ligatures w14:val="standardContextual"/>
            </w:rPr>
          </w:pPr>
          <w:hyperlink w:anchor="_Toc227951556" w:history="1">
            <w:r w:rsidRPr="006149AE">
              <w:rPr>
                <w:rStyle w:val="afb"/>
                <w:rFonts w:hint="eastAsia"/>
                <w:noProof/>
              </w:rPr>
              <w:t xml:space="preserve">1.7 </w:t>
            </w:r>
            <w:r w:rsidRPr="006149AE">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702B73D" w14:textId="058AF6B4" w:rsidR="00380D35" w:rsidRDefault="00380D35">
          <w:pPr>
            <w:pStyle w:val="TOC1"/>
            <w:rPr>
              <w:rFonts w:asciiTheme="minorHAnsi" w:eastAsiaTheme="minorEastAsia" w:hAnsiTheme="minorHAnsi" w:hint="eastAsia"/>
              <w:noProof/>
              <w:sz w:val="22"/>
              <w:szCs w:val="24"/>
              <w14:ligatures w14:val="standardContextual"/>
            </w:rPr>
          </w:pPr>
          <w:hyperlink w:anchor="_Toc227951557" w:history="1">
            <w:r w:rsidRPr="006149AE">
              <w:rPr>
                <w:rStyle w:val="afb"/>
                <w:rFonts w:hint="eastAsia"/>
                <w:noProof/>
              </w:rPr>
              <w:t>第</w:t>
            </w:r>
            <w:r w:rsidRPr="006149AE">
              <w:rPr>
                <w:rStyle w:val="afb"/>
                <w:rFonts w:hint="eastAsia"/>
                <w:noProof/>
              </w:rPr>
              <w:t>2</w:t>
            </w:r>
            <w:r w:rsidRPr="006149AE">
              <w:rPr>
                <w:rStyle w:val="afb"/>
                <w:rFonts w:hint="eastAsia"/>
                <w:noProof/>
              </w:rPr>
              <w:t>章</w:t>
            </w:r>
            <w:r w:rsidRPr="006149AE">
              <w:rPr>
                <w:rStyle w:val="afb"/>
                <w:rFonts w:hint="eastAsia"/>
                <w:noProof/>
              </w:rPr>
              <w:t xml:space="preserve"> </w:t>
            </w:r>
            <w:r w:rsidRPr="006149AE">
              <w:rPr>
                <w:rStyle w:val="afb"/>
                <w:rFonts w:hint="eastAsia"/>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E3C824B" w14:textId="5937688B" w:rsidR="00380D35" w:rsidRDefault="00380D35">
          <w:pPr>
            <w:pStyle w:val="TOC2"/>
            <w:rPr>
              <w:rFonts w:asciiTheme="minorHAnsi" w:eastAsiaTheme="minorEastAsia" w:hAnsiTheme="minorHAnsi" w:hint="eastAsia"/>
              <w:noProof/>
              <w:sz w:val="22"/>
              <w:szCs w:val="24"/>
              <w14:ligatures w14:val="standardContextual"/>
            </w:rPr>
          </w:pPr>
          <w:hyperlink w:anchor="_Toc227951558" w:history="1">
            <w:r w:rsidRPr="006149AE">
              <w:rPr>
                <w:rStyle w:val="afb"/>
                <w:rFonts w:hint="eastAsia"/>
                <w:noProof/>
              </w:rPr>
              <w:t xml:space="preserve">2.1 </w:t>
            </w:r>
            <w:r w:rsidRPr="006149AE">
              <w:rPr>
                <w:rStyle w:val="afb"/>
                <w:rFonts w:hint="eastAsia"/>
                <w:noProof/>
              </w:rPr>
              <w:t>青少年生殖健康与社交媒体健康传播相关理论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25F36A3" w14:textId="01C61AAD" w:rsidR="00380D35" w:rsidRDefault="00380D35">
          <w:pPr>
            <w:pStyle w:val="TOC3"/>
            <w:rPr>
              <w:rFonts w:asciiTheme="minorHAnsi" w:eastAsiaTheme="minorEastAsia" w:hAnsiTheme="minorHAnsi" w:hint="eastAsia"/>
              <w:noProof/>
              <w:sz w:val="22"/>
              <w:szCs w:val="24"/>
              <w14:ligatures w14:val="standardContextual"/>
            </w:rPr>
          </w:pPr>
          <w:hyperlink w:anchor="_Toc227951559" w:history="1">
            <w:r w:rsidRPr="006149AE">
              <w:rPr>
                <w:rStyle w:val="afb"/>
                <w:rFonts w:hint="eastAsia"/>
                <w:noProof/>
              </w:rPr>
              <w:t xml:space="preserve">2.1.1 </w:t>
            </w:r>
            <w:r w:rsidRPr="006149AE">
              <w:rPr>
                <w:rStyle w:val="afb"/>
                <w:rFonts w:hint="eastAsia"/>
                <w:noProof/>
              </w:rPr>
              <w:t>少年生殖健康的内涵与主要议题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BFD850" w14:textId="421BEF1E" w:rsidR="00380D35" w:rsidRDefault="00380D35">
          <w:pPr>
            <w:pStyle w:val="TOC3"/>
            <w:rPr>
              <w:rFonts w:asciiTheme="minorHAnsi" w:eastAsiaTheme="minorEastAsia" w:hAnsiTheme="minorHAnsi" w:hint="eastAsia"/>
              <w:noProof/>
              <w:sz w:val="22"/>
              <w:szCs w:val="24"/>
              <w14:ligatures w14:val="standardContextual"/>
            </w:rPr>
          </w:pPr>
          <w:hyperlink w:anchor="_Toc227951560" w:history="1">
            <w:r w:rsidRPr="006149AE">
              <w:rPr>
                <w:rStyle w:val="afb"/>
                <w:rFonts w:hint="eastAsia"/>
                <w:noProof/>
              </w:rPr>
              <w:t xml:space="preserve">2.1.2 </w:t>
            </w:r>
            <w:r w:rsidRPr="006149AE">
              <w:rPr>
                <w:rStyle w:val="afb"/>
                <w:rFonts w:hint="eastAsia"/>
                <w:noProof/>
              </w:rPr>
              <w:t>社交媒体健康传播的特点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FDA71BD" w14:textId="5A697488" w:rsidR="00380D35" w:rsidRDefault="00380D35">
          <w:pPr>
            <w:pStyle w:val="TOC3"/>
            <w:rPr>
              <w:rFonts w:asciiTheme="minorHAnsi" w:eastAsiaTheme="minorEastAsia" w:hAnsiTheme="minorHAnsi" w:hint="eastAsia"/>
              <w:noProof/>
              <w:sz w:val="22"/>
              <w:szCs w:val="24"/>
              <w14:ligatures w14:val="standardContextual"/>
            </w:rPr>
          </w:pPr>
          <w:hyperlink w:anchor="_Toc227951561" w:history="1">
            <w:r w:rsidRPr="006149AE">
              <w:rPr>
                <w:rStyle w:val="afb"/>
                <w:rFonts w:hint="eastAsia"/>
                <w:noProof/>
              </w:rPr>
              <w:t xml:space="preserve">2.1.3 </w:t>
            </w:r>
            <w:r w:rsidRPr="006149AE">
              <w:rPr>
                <w:rStyle w:val="afb"/>
                <w:rFonts w:hint="eastAsia"/>
                <w:noProof/>
              </w:rPr>
              <w:t>户生成内容在健康研究中的价值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A4A6973" w14:textId="49F01353" w:rsidR="00380D35" w:rsidRDefault="00380D35">
          <w:pPr>
            <w:pStyle w:val="TOC2"/>
            <w:rPr>
              <w:rFonts w:asciiTheme="minorHAnsi" w:eastAsiaTheme="minorEastAsia" w:hAnsiTheme="minorHAnsi" w:hint="eastAsia"/>
              <w:noProof/>
              <w:sz w:val="22"/>
              <w:szCs w:val="24"/>
              <w14:ligatures w14:val="standardContextual"/>
            </w:rPr>
          </w:pPr>
          <w:hyperlink w:anchor="_Toc227951562" w:history="1">
            <w:r w:rsidRPr="006149AE">
              <w:rPr>
                <w:rStyle w:val="afb"/>
                <w:rFonts w:hint="eastAsia"/>
                <w:noProof/>
              </w:rPr>
              <w:t xml:space="preserve">2.2 </w:t>
            </w:r>
            <w:r w:rsidRPr="006149AE">
              <w:rPr>
                <w:rStyle w:val="afb"/>
                <w:rFonts w:hint="eastAsia"/>
                <w:noProof/>
              </w:rPr>
              <w:t>中文评论文本处理相关技术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3BC627B" w14:textId="2BD57C6C" w:rsidR="00380D35" w:rsidRDefault="00380D35">
          <w:pPr>
            <w:pStyle w:val="TOC3"/>
            <w:rPr>
              <w:rFonts w:asciiTheme="minorHAnsi" w:eastAsiaTheme="minorEastAsia" w:hAnsiTheme="minorHAnsi" w:hint="eastAsia"/>
              <w:noProof/>
              <w:sz w:val="22"/>
              <w:szCs w:val="24"/>
              <w14:ligatures w14:val="standardContextual"/>
            </w:rPr>
          </w:pPr>
          <w:hyperlink w:anchor="_Toc227951563" w:history="1">
            <w:r w:rsidRPr="006149AE">
              <w:rPr>
                <w:rStyle w:val="afb"/>
                <w:rFonts w:hint="eastAsia"/>
                <w:noProof/>
              </w:rPr>
              <w:t xml:space="preserve">2.2.1 </w:t>
            </w:r>
            <w:r w:rsidRPr="006149AE">
              <w:rPr>
                <w:rStyle w:val="afb"/>
                <w:rFonts w:hint="eastAsia"/>
                <w:noProof/>
              </w:rPr>
              <w:t>中文文本预处理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D1ACC58" w14:textId="4D534023" w:rsidR="00380D35" w:rsidRDefault="00380D35">
          <w:pPr>
            <w:pStyle w:val="TOC3"/>
            <w:rPr>
              <w:rFonts w:asciiTheme="minorHAnsi" w:eastAsiaTheme="minorEastAsia" w:hAnsiTheme="minorHAnsi" w:hint="eastAsia"/>
              <w:noProof/>
              <w:sz w:val="22"/>
              <w:szCs w:val="24"/>
              <w14:ligatures w14:val="standardContextual"/>
            </w:rPr>
          </w:pPr>
          <w:hyperlink w:anchor="_Toc227951564" w:history="1">
            <w:r w:rsidRPr="006149AE">
              <w:rPr>
                <w:rStyle w:val="afb"/>
                <w:rFonts w:hint="eastAsia"/>
                <w:noProof/>
              </w:rPr>
              <w:t xml:space="preserve">2.2.2 </w:t>
            </w:r>
            <w:r w:rsidRPr="006149AE">
              <w:rPr>
                <w:rStyle w:val="afb"/>
                <w:rFonts w:hint="eastAsia"/>
                <w:noProof/>
              </w:rPr>
              <w:t>问题识别方法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81E26A2" w14:textId="0D46ACBC" w:rsidR="00380D35" w:rsidRDefault="00380D35">
          <w:pPr>
            <w:pStyle w:val="TOC3"/>
            <w:rPr>
              <w:rFonts w:asciiTheme="minorHAnsi" w:eastAsiaTheme="minorEastAsia" w:hAnsiTheme="minorHAnsi" w:hint="eastAsia"/>
              <w:noProof/>
              <w:sz w:val="22"/>
              <w:szCs w:val="24"/>
              <w14:ligatures w14:val="standardContextual"/>
            </w:rPr>
          </w:pPr>
          <w:hyperlink w:anchor="_Toc227951565" w:history="1">
            <w:r w:rsidRPr="006149AE">
              <w:rPr>
                <w:rStyle w:val="afb"/>
                <w:rFonts w:hint="eastAsia"/>
                <w:noProof/>
              </w:rPr>
              <w:t xml:space="preserve">2.2.3 </w:t>
            </w:r>
            <w:r w:rsidRPr="006149AE">
              <w:rPr>
                <w:rStyle w:val="afb"/>
                <w:rFonts w:hint="eastAsia"/>
                <w:noProof/>
              </w:rPr>
              <w:t>文本分类与主题分析方法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7BCE673" w14:textId="78E6DD78" w:rsidR="00380D35" w:rsidRDefault="00380D35">
          <w:pPr>
            <w:pStyle w:val="TOC2"/>
            <w:rPr>
              <w:rFonts w:asciiTheme="minorHAnsi" w:eastAsiaTheme="minorEastAsia" w:hAnsiTheme="minorHAnsi" w:hint="eastAsia"/>
              <w:noProof/>
              <w:sz w:val="22"/>
              <w:szCs w:val="24"/>
              <w14:ligatures w14:val="standardContextual"/>
            </w:rPr>
          </w:pPr>
          <w:hyperlink w:anchor="_Toc227951566" w:history="1">
            <w:r w:rsidRPr="006149AE">
              <w:rPr>
                <w:rStyle w:val="afb"/>
                <w:rFonts w:hint="eastAsia"/>
                <w:noProof/>
              </w:rPr>
              <w:t xml:space="preserve">2.3 </w:t>
            </w:r>
            <w:r w:rsidRPr="006149AE">
              <w:rPr>
                <w:rStyle w:val="afb"/>
                <w:rFonts w:hint="eastAsia"/>
                <w:noProof/>
              </w:rPr>
              <w:t>大语言模型相关技术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E19C33" w14:textId="4CC83E23" w:rsidR="00380D35" w:rsidRDefault="00380D35">
          <w:pPr>
            <w:pStyle w:val="TOC3"/>
            <w:rPr>
              <w:rFonts w:asciiTheme="minorHAnsi" w:eastAsiaTheme="minorEastAsia" w:hAnsiTheme="minorHAnsi" w:hint="eastAsia"/>
              <w:noProof/>
              <w:sz w:val="22"/>
              <w:szCs w:val="24"/>
              <w14:ligatures w14:val="standardContextual"/>
            </w:rPr>
          </w:pPr>
          <w:hyperlink w:anchor="_Toc227951567" w:history="1">
            <w:r w:rsidRPr="006149AE">
              <w:rPr>
                <w:rStyle w:val="afb"/>
                <w:rFonts w:hint="eastAsia"/>
                <w:noProof/>
              </w:rPr>
              <w:t xml:space="preserve">2.3.1 </w:t>
            </w:r>
            <w:r w:rsidRPr="006149AE">
              <w:rPr>
                <w:rStyle w:val="afb"/>
                <w:rFonts w:hint="eastAsia"/>
                <w:noProof/>
              </w:rPr>
              <w:t>大语言模型基本原理与特点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3222DF" w14:textId="0112A176" w:rsidR="00380D35" w:rsidRDefault="00380D35">
          <w:pPr>
            <w:pStyle w:val="TOC3"/>
            <w:rPr>
              <w:rFonts w:asciiTheme="minorHAnsi" w:eastAsiaTheme="minorEastAsia" w:hAnsiTheme="minorHAnsi" w:hint="eastAsia"/>
              <w:noProof/>
              <w:sz w:val="22"/>
              <w:szCs w:val="24"/>
              <w14:ligatures w14:val="standardContextual"/>
            </w:rPr>
          </w:pPr>
          <w:hyperlink w:anchor="_Toc227951568" w:history="1">
            <w:r w:rsidRPr="006149AE">
              <w:rPr>
                <w:rStyle w:val="afb"/>
                <w:rFonts w:hint="eastAsia"/>
                <w:noProof/>
              </w:rPr>
              <w:t xml:space="preserve">2.3.2 </w:t>
            </w:r>
            <w:r w:rsidRPr="006149AE">
              <w:rPr>
                <w:rStyle w:val="afb"/>
                <w:rFonts w:hint="eastAsia"/>
                <w:noProof/>
              </w:rPr>
              <w:t>大语言模型在医疗健康问答中的应用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470B6C0" w14:textId="2E1BF0EE" w:rsidR="00380D35" w:rsidRDefault="00380D35">
          <w:pPr>
            <w:pStyle w:val="TOC3"/>
            <w:rPr>
              <w:rFonts w:asciiTheme="minorHAnsi" w:eastAsiaTheme="minorEastAsia" w:hAnsiTheme="minorHAnsi" w:hint="eastAsia"/>
              <w:noProof/>
              <w:sz w:val="22"/>
              <w:szCs w:val="24"/>
              <w14:ligatures w14:val="standardContextual"/>
            </w:rPr>
          </w:pPr>
          <w:hyperlink w:anchor="_Toc227951569" w:history="1">
            <w:r w:rsidRPr="006149AE">
              <w:rPr>
                <w:rStyle w:val="afb"/>
                <w:rFonts w:hint="eastAsia"/>
                <w:noProof/>
              </w:rPr>
              <w:t xml:space="preserve">2.3.3 </w:t>
            </w:r>
            <w:r w:rsidRPr="006149AE">
              <w:rPr>
                <w:rStyle w:val="afb"/>
                <w:rFonts w:hint="eastAsia"/>
                <w:noProof/>
              </w:rPr>
              <w:t>问题规范化改写、答案生成与指令跟随能力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31FD99D" w14:textId="10846146" w:rsidR="00380D35" w:rsidRDefault="00380D35">
          <w:pPr>
            <w:pStyle w:val="TOC3"/>
            <w:rPr>
              <w:rFonts w:asciiTheme="minorHAnsi" w:eastAsiaTheme="minorEastAsia" w:hAnsiTheme="minorHAnsi" w:hint="eastAsia"/>
              <w:noProof/>
              <w:sz w:val="22"/>
              <w:szCs w:val="24"/>
              <w14:ligatures w14:val="standardContextual"/>
            </w:rPr>
          </w:pPr>
          <w:hyperlink w:anchor="_Toc227951570" w:history="1">
            <w:r w:rsidRPr="006149AE">
              <w:rPr>
                <w:rStyle w:val="afb"/>
                <w:rFonts w:hint="eastAsia"/>
                <w:noProof/>
              </w:rPr>
              <w:t xml:space="preserve">2.3.4 </w:t>
            </w:r>
            <w:r w:rsidRPr="006149AE">
              <w:rPr>
                <w:rStyle w:val="afb"/>
                <w:rFonts w:hint="eastAsia"/>
                <w:noProof/>
              </w:rPr>
              <w:t>领域微调方法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7EC2B3D" w14:textId="75D07FE2" w:rsidR="00380D35" w:rsidRDefault="00380D35">
          <w:pPr>
            <w:pStyle w:val="TOC3"/>
            <w:rPr>
              <w:rFonts w:asciiTheme="minorHAnsi" w:eastAsiaTheme="minorEastAsia" w:hAnsiTheme="minorHAnsi" w:hint="eastAsia"/>
              <w:noProof/>
              <w:sz w:val="22"/>
              <w:szCs w:val="24"/>
              <w14:ligatures w14:val="standardContextual"/>
            </w:rPr>
          </w:pPr>
          <w:hyperlink w:anchor="_Toc227951571" w:history="1">
            <w:r w:rsidRPr="006149AE">
              <w:rPr>
                <w:rStyle w:val="afb"/>
                <w:rFonts w:hint="eastAsia"/>
                <w:noProof/>
              </w:rPr>
              <w:t xml:space="preserve">2.3.5 </w:t>
            </w:r>
            <w:r w:rsidRPr="006149AE">
              <w:rPr>
                <w:rStyle w:val="afb"/>
                <w:rFonts w:hint="eastAsia"/>
                <w:noProof/>
              </w:rPr>
              <w:t>模型微调</w:t>
            </w:r>
            <w:r w:rsidRPr="006149AE">
              <w:rPr>
                <w:rStyle w:val="afb"/>
                <w:rFonts w:hint="eastAsia"/>
                <w:noProof/>
              </w:rPr>
              <w:t>-LLaMA Factory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A437669" w14:textId="1EDA870D" w:rsidR="00380D35" w:rsidRDefault="00380D35">
          <w:pPr>
            <w:pStyle w:val="TOC2"/>
            <w:rPr>
              <w:rFonts w:asciiTheme="minorHAnsi" w:eastAsiaTheme="minorEastAsia" w:hAnsiTheme="minorHAnsi" w:hint="eastAsia"/>
              <w:noProof/>
              <w:sz w:val="22"/>
              <w:szCs w:val="24"/>
              <w14:ligatures w14:val="standardContextual"/>
            </w:rPr>
          </w:pPr>
          <w:hyperlink w:anchor="_Toc227951572" w:history="1">
            <w:r w:rsidRPr="006149AE">
              <w:rPr>
                <w:rStyle w:val="afb"/>
                <w:rFonts w:hint="eastAsia"/>
                <w:noProof/>
              </w:rPr>
              <w:t xml:space="preserve">2.4 </w:t>
            </w:r>
            <w:r w:rsidRPr="006149AE">
              <w:rPr>
                <w:rStyle w:val="afb"/>
                <w:rFonts w:hint="eastAsia"/>
                <w:noProof/>
              </w:rPr>
              <w:t>模型评估方法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9227D46" w14:textId="63BCE989" w:rsidR="00380D35" w:rsidRDefault="00380D35">
          <w:pPr>
            <w:pStyle w:val="TOC3"/>
            <w:rPr>
              <w:rFonts w:asciiTheme="minorHAnsi" w:eastAsiaTheme="minorEastAsia" w:hAnsiTheme="minorHAnsi" w:hint="eastAsia"/>
              <w:noProof/>
              <w:sz w:val="22"/>
              <w:szCs w:val="24"/>
              <w14:ligatures w14:val="standardContextual"/>
            </w:rPr>
          </w:pPr>
          <w:hyperlink w:anchor="_Toc227951573" w:history="1">
            <w:r w:rsidRPr="006149AE">
              <w:rPr>
                <w:rStyle w:val="afb"/>
                <w:rFonts w:hint="eastAsia"/>
                <w:noProof/>
              </w:rPr>
              <w:t xml:space="preserve">2.4.1 </w:t>
            </w:r>
            <w:r w:rsidRPr="006149AE">
              <w:rPr>
                <w:rStyle w:val="afb"/>
                <w:rFonts w:hint="eastAsia"/>
                <w:noProof/>
              </w:rPr>
              <w:t>人工评估维度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B2CCC2E" w14:textId="0A752FAA" w:rsidR="00380D35" w:rsidRDefault="00380D35">
          <w:pPr>
            <w:pStyle w:val="TOC3"/>
            <w:rPr>
              <w:rFonts w:asciiTheme="minorHAnsi" w:eastAsiaTheme="minorEastAsia" w:hAnsiTheme="minorHAnsi" w:hint="eastAsia"/>
              <w:noProof/>
              <w:sz w:val="22"/>
              <w:szCs w:val="24"/>
              <w14:ligatures w14:val="standardContextual"/>
            </w:rPr>
          </w:pPr>
          <w:hyperlink w:anchor="_Toc227951574" w:history="1">
            <w:r w:rsidRPr="006149AE">
              <w:rPr>
                <w:rStyle w:val="afb"/>
                <w:rFonts w:hint="eastAsia"/>
                <w:noProof/>
              </w:rPr>
              <w:t xml:space="preserve">2.4.2 </w:t>
            </w:r>
            <w:r w:rsidRPr="006149AE">
              <w:rPr>
                <w:rStyle w:val="afb"/>
                <w:rFonts w:hint="eastAsia"/>
                <w:noProof/>
              </w:rPr>
              <w:t>自动化评估方法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0A1F42D" w14:textId="6E17A6CD" w:rsidR="00380D35" w:rsidRDefault="00380D35">
          <w:pPr>
            <w:pStyle w:val="TOC2"/>
            <w:rPr>
              <w:rFonts w:asciiTheme="minorHAnsi" w:eastAsiaTheme="minorEastAsia" w:hAnsiTheme="minorHAnsi" w:hint="eastAsia"/>
              <w:noProof/>
              <w:sz w:val="22"/>
              <w:szCs w:val="24"/>
              <w14:ligatures w14:val="standardContextual"/>
            </w:rPr>
          </w:pPr>
          <w:hyperlink w:anchor="_Toc227951575" w:history="1">
            <w:r w:rsidRPr="006149AE">
              <w:rPr>
                <w:rStyle w:val="afb"/>
                <w:rFonts w:hint="eastAsia"/>
                <w:noProof/>
              </w:rPr>
              <w:t xml:space="preserve">2.5 </w:t>
            </w:r>
            <w:r w:rsidRPr="006149AE">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02138BD" w14:textId="36445A5C" w:rsidR="00380D35" w:rsidRDefault="00380D35">
          <w:pPr>
            <w:pStyle w:val="TOC1"/>
            <w:rPr>
              <w:rFonts w:asciiTheme="minorHAnsi" w:eastAsiaTheme="minorEastAsia" w:hAnsiTheme="minorHAnsi" w:hint="eastAsia"/>
              <w:noProof/>
              <w:sz w:val="22"/>
              <w:szCs w:val="24"/>
              <w14:ligatures w14:val="standardContextual"/>
            </w:rPr>
          </w:pPr>
          <w:hyperlink w:anchor="_Toc227951576" w:history="1">
            <w:r w:rsidRPr="006149AE">
              <w:rPr>
                <w:rStyle w:val="afb"/>
                <w:rFonts w:hint="eastAsia"/>
                <w:noProof/>
              </w:rPr>
              <w:t>第</w:t>
            </w:r>
            <w:r w:rsidRPr="006149AE">
              <w:rPr>
                <w:rStyle w:val="afb"/>
                <w:rFonts w:hint="eastAsia"/>
                <w:noProof/>
              </w:rPr>
              <w:t>3</w:t>
            </w:r>
            <w:r w:rsidRPr="006149AE">
              <w:rPr>
                <w:rStyle w:val="afb"/>
                <w:rFonts w:hint="eastAsia"/>
                <w:noProof/>
              </w:rPr>
              <w:t>章</w:t>
            </w:r>
            <w:r w:rsidRPr="006149AE">
              <w:rPr>
                <w:rStyle w:val="afb"/>
                <w:rFonts w:hint="eastAsia"/>
                <w:noProof/>
              </w:rPr>
              <w:t xml:space="preserve"> </w:t>
            </w:r>
            <w:r w:rsidRPr="006149AE">
              <w:rPr>
                <w:rStyle w:val="afb"/>
                <w:rFonts w:hint="eastAsia"/>
                <w:noProof/>
              </w:rPr>
              <w:t>数据来源与处理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58A950F" w14:textId="1D18FF49" w:rsidR="00380D35" w:rsidRDefault="00380D35">
          <w:pPr>
            <w:pStyle w:val="TOC2"/>
            <w:rPr>
              <w:rFonts w:asciiTheme="minorHAnsi" w:eastAsiaTheme="minorEastAsia" w:hAnsiTheme="minorHAnsi" w:hint="eastAsia"/>
              <w:noProof/>
              <w:sz w:val="22"/>
              <w:szCs w:val="24"/>
              <w14:ligatures w14:val="standardContextual"/>
            </w:rPr>
          </w:pPr>
          <w:hyperlink w:anchor="_Toc227951577" w:history="1">
            <w:r w:rsidRPr="006149AE">
              <w:rPr>
                <w:rStyle w:val="afb"/>
                <w:rFonts w:hint="eastAsia"/>
                <w:noProof/>
              </w:rPr>
              <w:t xml:space="preserve">3.1 </w:t>
            </w:r>
            <w:r w:rsidRPr="006149AE">
              <w:rPr>
                <w:rStyle w:val="afb"/>
                <w:rFonts w:hint="eastAsia"/>
                <w:noProof/>
              </w:rPr>
              <w:t>数据来源与样本筛选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853797" w14:textId="057F180D" w:rsidR="00380D35" w:rsidRDefault="00380D35">
          <w:pPr>
            <w:pStyle w:val="TOC3"/>
            <w:rPr>
              <w:rFonts w:asciiTheme="minorHAnsi" w:eastAsiaTheme="minorEastAsia" w:hAnsiTheme="minorHAnsi" w:hint="eastAsia"/>
              <w:noProof/>
              <w:sz w:val="22"/>
              <w:szCs w:val="24"/>
              <w14:ligatures w14:val="standardContextual"/>
            </w:rPr>
          </w:pPr>
          <w:hyperlink w:anchor="_Toc227951578" w:history="1">
            <w:r w:rsidRPr="006149AE">
              <w:rPr>
                <w:rStyle w:val="afb"/>
                <w:rFonts w:hint="eastAsia"/>
                <w:noProof/>
              </w:rPr>
              <w:t xml:space="preserve">3.1.1 </w:t>
            </w:r>
            <w:r w:rsidRPr="006149AE">
              <w:rPr>
                <w:rStyle w:val="afb"/>
                <w:rFonts w:hint="eastAsia"/>
                <w:noProof/>
              </w:rPr>
              <w:t>数据平台与时间范围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1B27F36" w14:textId="28B22608" w:rsidR="00380D35" w:rsidRDefault="00380D35">
          <w:pPr>
            <w:pStyle w:val="TOC3"/>
            <w:rPr>
              <w:rFonts w:asciiTheme="minorHAnsi" w:eastAsiaTheme="minorEastAsia" w:hAnsiTheme="minorHAnsi" w:hint="eastAsia"/>
              <w:noProof/>
              <w:sz w:val="22"/>
              <w:szCs w:val="24"/>
              <w14:ligatures w14:val="standardContextual"/>
            </w:rPr>
          </w:pPr>
          <w:hyperlink w:anchor="_Toc227951579" w:history="1">
            <w:r w:rsidRPr="006149AE">
              <w:rPr>
                <w:rStyle w:val="afb"/>
                <w:rFonts w:hint="eastAsia"/>
                <w:noProof/>
              </w:rPr>
              <w:t xml:space="preserve">3.1.2 </w:t>
            </w:r>
            <w:r w:rsidRPr="006149AE">
              <w:rPr>
                <w:rStyle w:val="afb"/>
                <w:rFonts w:hint="eastAsia"/>
                <w:noProof/>
              </w:rPr>
              <w:t>视频筛选标准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7C70EE9" w14:textId="541FDAED" w:rsidR="00380D35" w:rsidRDefault="00380D35">
          <w:pPr>
            <w:pStyle w:val="TOC3"/>
            <w:rPr>
              <w:rFonts w:asciiTheme="minorHAnsi" w:eastAsiaTheme="minorEastAsia" w:hAnsiTheme="minorHAnsi" w:hint="eastAsia"/>
              <w:noProof/>
              <w:sz w:val="22"/>
              <w:szCs w:val="24"/>
              <w14:ligatures w14:val="standardContextual"/>
            </w:rPr>
          </w:pPr>
          <w:hyperlink w:anchor="_Toc227951580" w:history="1">
            <w:r w:rsidRPr="006149AE">
              <w:rPr>
                <w:rStyle w:val="afb"/>
                <w:rFonts w:hint="eastAsia"/>
                <w:noProof/>
              </w:rPr>
              <w:t xml:space="preserve">3.1.3 </w:t>
            </w:r>
            <w:r w:rsidRPr="006149AE">
              <w:rPr>
                <w:rStyle w:val="afb"/>
                <w:rFonts w:hint="eastAsia"/>
                <w:noProof/>
              </w:rPr>
              <w:t>关键词体系设计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A93E7C0" w14:textId="62C961BC" w:rsidR="00380D35" w:rsidRDefault="00380D35">
          <w:pPr>
            <w:pStyle w:val="TOC2"/>
            <w:rPr>
              <w:rFonts w:asciiTheme="minorHAnsi" w:eastAsiaTheme="minorEastAsia" w:hAnsiTheme="minorHAnsi" w:hint="eastAsia"/>
              <w:noProof/>
              <w:sz w:val="22"/>
              <w:szCs w:val="24"/>
              <w14:ligatures w14:val="standardContextual"/>
            </w:rPr>
          </w:pPr>
          <w:hyperlink w:anchor="_Toc227951581" w:history="1">
            <w:r w:rsidRPr="006149AE">
              <w:rPr>
                <w:rStyle w:val="afb"/>
                <w:rFonts w:hint="eastAsia"/>
                <w:noProof/>
              </w:rPr>
              <w:t xml:space="preserve">3.2 </w:t>
            </w:r>
            <w:r w:rsidRPr="006149AE">
              <w:rPr>
                <w:rStyle w:val="afb"/>
                <w:rFonts w:hint="eastAsia"/>
                <w:noProof/>
              </w:rPr>
              <w:t>数据采集与伦理合规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72E61D3" w14:textId="2D40D43F" w:rsidR="00380D35" w:rsidRDefault="00380D35">
          <w:pPr>
            <w:pStyle w:val="TOC3"/>
            <w:rPr>
              <w:rFonts w:asciiTheme="minorHAnsi" w:eastAsiaTheme="minorEastAsia" w:hAnsiTheme="minorHAnsi" w:hint="eastAsia"/>
              <w:noProof/>
              <w:sz w:val="22"/>
              <w:szCs w:val="24"/>
              <w14:ligatures w14:val="standardContextual"/>
            </w:rPr>
          </w:pPr>
          <w:hyperlink w:anchor="_Toc227951582" w:history="1">
            <w:r w:rsidRPr="006149AE">
              <w:rPr>
                <w:rStyle w:val="afb"/>
                <w:rFonts w:hint="eastAsia"/>
                <w:noProof/>
              </w:rPr>
              <w:t xml:space="preserve">3.2.1 </w:t>
            </w:r>
            <w:r w:rsidRPr="006149AE">
              <w:rPr>
                <w:rStyle w:val="afb"/>
                <w:rFonts w:hint="eastAsia"/>
                <w:noProof/>
              </w:rPr>
              <w:t>数据采集内容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96BDAE1" w14:textId="522C414B" w:rsidR="00380D35" w:rsidRDefault="00380D35">
          <w:pPr>
            <w:pStyle w:val="TOC3"/>
            <w:rPr>
              <w:rFonts w:asciiTheme="minorHAnsi" w:eastAsiaTheme="minorEastAsia" w:hAnsiTheme="minorHAnsi" w:hint="eastAsia"/>
              <w:noProof/>
              <w:sz w:val="22"/>
              <w:szCs w:val="24"/>
              <w14:ligatures w14:val="standardContextual"/>
            </w:rPr>
          </w:pPr>
          <w:hyperlink w:anchor="_Toc227951583" w:history="1">
            <w:r w:rsidRPr="006149AE">
              <w:rPr>
                <w:rStyle w:val="afb"/>
                <w:rFonts w:hint="eastAsia"/>
                <w:noProof/>
              </w:rPr>
              <w:t xml:space="preserve">3.2.2 </w:t>
            </w:r>
            <w:r w:rsidRPr="006149AE">
              <w:rPr>
                <w:rStyle w:val="afb"/>
                <w:rFonts w:hint="eastAsia"/>
                <w:noProof/>
              </w:rPr>
              <w:t>数据脱敏与匿名化处理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9B8D3EA" w14:textId="363B7E90" w:rsidR="00380D35" w:rsidRDefault="00380D35">
          <w:pPr>
            <w:pStyle w:val="TOC3"/>
            <w:rPr>
              <w:rFonts w:asciiTheme="minorHAnsi" w:eastAsiaTheme="minorEastAsia" w:hAnsiTheme="minorHAnsi" w:hint="eastAsia"/>
              <w:noProof/>
              <w:sz w:val="22"/>
              <w:szCs w:val="24"/>
              <w14:ligatures w14:val="standardContextual"/>
            </w:rPr>
          </w:pPr>
          <w:hyperlink w:anchor="_Toc227951584" w:history="1">
            <w:r w:rsidRPr="006149AE">
              <w:rPr>
                <w:rStyle w:val="afb"/>
                <w:rFonts w:hint="eastAsia"/>
                <w:noProof/>
              </w:rPr>
              <w:t xml:space="preserve">3.2.3 </w:t>
            </w:r>
            <w:r w:rsidRPr="006149AE">
              <w:rPr>
                <w:rStyle w:val="afb"/>
                <w:rFonts w:hint="eastAsia"/>
                <w:noProof/>
              </w:rPr>
              <w:t>研究伦理与平台合规说明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2A67A53" w14:textId="124074E6" w:rsidR="00380D35" w:rsidRDefault="00380D35">
          <w:pPr>
            <w:pStyle w:val="TOC2"/>
            <w:rPr>
              <w:rFonts w:asciiTheme="minorHAnsi" w:eastAsiaTheme="minorEastAsia" w:hAnsiTheme="minorHAnsi" w:hint="eastAsia"/>
              <w:noProof/>
              <w:sz w:val="22"/>
              <w:szCs w:val="24"/>
              <w14:ligatures w14:val="standardContextual"/>
            </w:rPr>
          </w:pPr>
          <w:hyperlink w:anchor="_Toc227951585" w:history="1">
            <w:r w:rsidRPr="006149AE">
              <w:rPr>
                <w:rStyle w:val="afb"/>
                <w:rFonts w:hint="eastAsia"/>
                <w:noProof/>
              </w:rPr>
              <w:t xml:space="preserve">3.3 </w:t>
            </w:r>
            <w:r w:rsidRPr="006149AE">
              <w:rPr>
                <w:rStyle w:val="afb"/>
                <w:rFonts w:hint="eastAsia"/>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7AF6C1D" w14:textId="744A1B20" w:rsidR="00380D35" w:rsidRDefault="00380D35">
          <w:pPr>
            <w:pStyle w:val="TOC3"/>
            <w:rPr>
              <w:rFonts w:asciiTheme="minorHAnsi" w:eastAsiaTheme="minorEastAsia" w:hAnsiTheme="minorHAnsi" w:hint="eastAsia"/>
              <w:noProof/>
              <w:sz w:val="22"/>
              <w:szCs w:val="24"/>
              <w14:ligatures w14:val="standardContextual"/>
            </w:rPr>
          </w:pPr>
          <w:hyperlink w:anchor="_Toc227951586" w:history="1">
            <w:r w:rsidRPr="006149AE">
              <w:rPr>
                <w:rStyle w:val="afb"/>
                <w:rFonts w:hint="eastAsia"/>
                <w:noProof/>
              </w:rPr>
              <w:t xml:space="preserve">3.3.1 </w:t>
            </w:r>
            <w:r w:rsidRPr="006149AE">
              <w:rPr>
                <w:rStyle w:val="afb"/>
                <w:rFonts w:hint="eastAsia"/>
                <w:noProof/>
              </w:rPr>
              <w:t>去重与无效数据清洗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FD36397" w14:textId="3A2EF371" w:rsidR="00380D35" w:rsidRDefault="00380D35">
          <w:pPr>
            <w:pStyle w:val="TOC3"/>
            <w:rPr>
              <w:rFonts w:asciiTheme="minorHAnsi" w:eastAsiaTheme="minorEastAsia" w:hAnsiTheme="minorHAnsi" w:hint="eastAsia"/>
              <w:noProof/>
              <w:sz w:val="22"/>
              <w:szCs w:val="24"/>
              <w14:ligatures w14:val="standardContextual"/>
            </w:rPr>
          </w:pPr>
          <w:hyperlink w:anchor="_Toc227951587" w:history="1">
            <w:r w:rsidRPr="006149AE">
              <w:rPr>
                <w:rStyle w:val="afb"/>
                <w:rFonts w:hint="eastAsia"/>
                <w:noProof/>
              </w:rPr>
              <w:t xml:space="preserve">3.3.2 </w:t>
            </w:r>
            <w:r w:rsidRPr="006149AE">
              <w:rPr>
                <w:rStyle w:val="afb"/>
                <w:rFonts w:hint="eastAsia"/>
                <w:noProof/>
              </w:rPr>
              <w:t>文本规范化处理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BA0542C" w14:textId="03C3E8B9" w:rsidR="00380D35" w:rsidRDefault="00380D35">
          <w:pPr>
            <w:pStyle w:val="TOC3"/>
            <w:rPr>
              <w:rFonts w:asciiTheme="minorHAnsi" w:eastAsiaTheme="minorEastAsia" w:hAnsiTheme="minorHAnsi" w:hint="eastAsia"/>
              <w:noProof/>
              <w:sz w:val="22"/>
              <w:szCs w:val="24"/>
              <w14:ligatures w14:val="standardContextual"/>
            </w:rPr>
          </w:pPr>
          <w:hyperlink w:anchor="_Toc227951588" w:history="1">
            <w:r w:rsidRPr="006149AE">
              <w:rPr>
                <w:rStyle w:val="afb"/>
                <w:rFonts w:hint="eastAsia"/>
                <w:noProof/>
              </w:rPr>
              <w:t xml:space="preserve">3.3.3 </w:t>
            </w:r>
            <w:r w:rsidRPr="006149AE">
              <w:rPr>
                <w:rStyle w:val="afb"/>
                <w:rFonts w:hint="eastAsia"/>
                <w:noProof/>
              </w:rPr>
              <w:t>中文分词与停用词处理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0C9FE4B" w14:textId="27989384" w:rsidR="00380D35" w:rsidRDefault="00380D35">
          <w:pPr>
            <w:pStyle w:val="TOC3"/>
            <w:rPr>
              <w:rFonts w:asciiTheme="minorHAnsi" w:eastAsiaTheme="minorEastAsia" w:hAnsiTheme="minorHAnsi" w:hint="eastAsia"/>
              <w:noProof/>
              <w:sz w:val="22"/>
              <w:szCs w:val="24"/>
              <w14:ligatures w14:val="standardContextual"/>
            </w:rPr>
          </w:pPr>
          <w:hyperlink w:anchor="_Toc227951589" w:history="1">
            <w:r w:rsidRPr="006149AE">
              <w:rPr>
                <w:rStyle w:val="afb"/>
                <w:rFonts w:hint="eastAsia"/>
                <w:noProof/>
              </w:rPr>
              <w:t xml:space="preserve">3.3.4 </w:t>
            </w:r>
            <w:r w:rsidRPr="006149AE">
              <w:rPr>
                <w:rStyle w:val="afb"/>
                <w:rFonts w:hint="eastAsia"/>
                <w:noProof/>
              </w:rPr>
              <w:t>噪声、广告、灌水文本识别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02D42B6" w14:textId="338F2454" w:rsidR="00380D35" w:rsidRDefault="00380D35">
          <w:pPr>
            <w:pStyle w:val="TOC2"/>
            <w:rPr>
              <w:rFonts w:asciiTheme="minorHAnsi" w:eastAsiaTheme="minorEastAsia" w:hAnsiTheme="minorHAnsi" w:hint="eastAsia"/>
              <w:noProof/>
              <w:sz w:val="22"/>
              <w:szCs w:val="24"/>
              <w14:ligatures w14:val="standardContextual"/>
            </w:rPr>
          </w:pPr>
          <w:hyperlink w:anchor="_Toc227951590" w:history="1">
            <w:r w:rsidRPr="006149AE">
              <w:rPr>
                <w:rStyle w:val="afb"/>
                <w:rFonts w:hint="eastAsia"/>
                <w:noProof/>
              </w:rPr>
              <w:t xml:space="preserve">3.4 </w:t>
            </w:r>
            <w:r w:rsidRPr="006149AE">
              <w:rPr>
                <w:rStyle w:val="afb"/>
                <w:rFonts w:hint="eastAsia"/>
                <w:noProof/>
              </w:rPr>
              <w:t>问题提取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65142F" w14:textId="3CFE1F1B" w:rsidR="00380D35" w:rsidRDefault="00380D35">
          <w:pPr>
            <w:pStyle w:val="TOC2"/>
            <w:rPr>
              <w:rFonts w:asciiTheme="minorHAnsi" w:eastAsiaTheme="minorEastAsia" w:hAnsiTheme="minorHAnsi" w:hint="eastAsia"/>
              <w:noProof/>
              <w:sz w:val="22"/>
              <w:szCs w:val="24"/>
              <w14:ligatures w14:val="standardContextual"/>
            </w:rPr>
          </w:pPr>
          <w:hyperlink w:anchor="_Toc227951591" w:history="1">
            <w:r w:rsidRPr="006149AE">
              <w:rPr>
                <w:rStyle w:val="afb"/>
                <w:rFonts w:hint="eastAsia"/>
                <w:noProof/>
              </w:rPr>
              <w:t xml:space="preserve">3.5 </w:t>
            </w:r>
            <w:r w:rsidRPr="006149AE">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7C447A3" w14:textId="113AB64D" w:rsidR="00380D35" w:rsidRDefault="00380D35">
          <w:pPr>
            <w:pStyle w:val="TOC1"/>
            <w:rPr>
              <w:rFonts w:asciiTheme="minorHAnsi" w:eastAsiaTheme="minorEastAsia" w:hAnsiTheme="minorHAnsi" w:hint="eastAsia"/>
              <w:noProof/>
              <w:sz w:val="22"/>
              <w:szCs w:val="24"/>
              <w14:ligatures w14:val="standardContextual"/>
            </w:rPr>
          </w:pPr>
          <w:hyperlink w:anchor="_Toc227951592" w:history="1">
            <w:r w:rsidRPr="006149AE">
              <w:rPr>
                <w:rStyle w:val="afb"/>
                <w:rFonts w:hint="eastAsia"/>
                <w:noProof/>
              </w:rPr>
              <w:t>第</w:t>
            </w:r>
            <w:r w:rsidRPr="006149AE">
              <w:rPr>
                <w:rStyle w:val="afb"/>
                <w:rFonts w:hint="eastAsia"/>
                <w:noProof/>
              </w:rPr>
              <w:t>4</w:t>
            </w:r>
            <w:r w:rsidRPr="006149AE">
              <w:rPr>
                <w:rStyle w:val="afb"/>
                <w:rFonts w:hint="eastAsia"/>
                <w:noProof/>
              </w:rPr>
              <w:t>章</w:t>
            </w:r>
            <w:r w:rsidRPr="006149AE">
              <w:rPr>
                <w:rStyle w:val="afb"/>
                <w:rFonts w:hint="eastAsia"/>
                <w:noProof/>
              </w:rPr>
              <w:t xml:space="preserve"> </w:t>
            </w:r>
            <w:r w:rsidRPr="006149AE">
              <w:rPr>
                <w:rStyle w:val="afb"/>
                <w:rFonts w:hint="eastAsia"/>
                <w:noProof/>
              </w:rPr>
              <w:t>社交媒体青少年生殖健康评论的问题分类分析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FFCF5BC" w14:textId="3867FA4F" w:rsidR="00380D35" w:rsidRDefault="00380D35">
          <w:pPr>
            <w:pStyle w:val="TOC2"/>
            <w:rPr>
              <w:rFonts w:asciiTheme="minorHAnsi" w:eastAsiaTheme="minorEastAsia" w:hAnsiTheme="minorHAnsi" w:hint="eastAsia"/>
              <w:noProof/>
              <w:sz w:val="22"/>
              <w:szCs w:val="24"/>
              <w14:ligatures w14:val="standardContextual"/>
            </w:rPr>
          </w:pPr>
          <w:hyperlink w:anchor="_Toc227951593" w:history="1">
            <w:r w:rsidRPr="006149AE">
              <w:rPr>
                <w:rStyle w:val="afb"/>
                <w:rFonts w:hint="eastAsia"/>
                <w:noProof/>
              </w:rPr>
              <w:t xml:space="preserve">4.1 </w:t>
            </w:r>
            <w:r w:rsidRPr="006149AE">
              <w:rPr>
                <w:rStyle w:val="afb"/>
                <w:rFonts w:hint="eastAsia"/>
                <w:noProof/>
              </w:rPr>
              <w:t>语料总体特征分析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66BE5A4" w14:textId="2E4C9261" w:rsidR="00380D35" w:rsidRDefault="00380D35">
          <w:pPr>
            <w:pStyle w:val="TOC2"/>
            <w:rPr>
              <w:rFonts w:asciiTheme="minorHAnsi" w:eastAsiaTheme="minorEastAsia" w:hAnsiTheme="minorHAnsi" w:hint="eastAsia"/>
              <w:noProof/>
              <w:sz w:val="22"/>
              <w:szCs w:val="24"/>
              <w14:ligatures w14:val="standardContextual"/>
            </w:rPr>
          </w:pPr>
          <w:hyperlink w:anchor="_Toc227951594" w:history="1">
            <w:r w:rsidRPr="006149AE">
              <w:rPr>
                <w:rStyle w:val="afb"/>
                <w:rFonts w:hint="eastAsia"/>
                <w:noProof/>
              </w:rPr>
              <w:t xml:space="preserve">4.2 </w:t>
            </w:r>
            <w:r w:rsidRPr="006149AE">
              <w:rPr>
                <w:rStyle w:val="afb"/>
                <w:rFonts w:hint="eastAsia"/>
                <w:noProof/>
              </w:rPr>
              <w:t>问题分类结果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455B533" w14:textId="512811C5" w:rsidR="00380D35" w:rsidRDefault="00380D35">
          <w:pPr>
            <w:pStyle w:val="TOC2"/>
            <w:rPr>
              <w:rFonts w:asciiTheme="minorHAnsi" w:eastAsiaTheme="minorEastAsia" w:hAnsiTheme="minorHAnsi" w:hint="eastAsia"/>
              <w:noProof/>
              <w:sz w:val="22"/>
              <w:szCs w:val="24"/>
              <w14:ligatures w14:val="standardContextual"/>
            </w:rPr>
          </w:pPr>
          <w:hyperlink w:anchor="_Toc227951595" w:history="1">
            <w:r w:rsidRPr="006149AE">
              <w:rPr>
                <w:rStyle w:val="afb"/>
                <w:rFonts w:hint="eastAsia"/>
                <w:noProof/>
              </w:rPr>
              <w:t xml:space="preserve">4.3 </w:t>
            </w:r>
            <w:r w:rsidRPr="006149AE">
              <w:rPr>
                <w:rStyle w:val="afb"/>
                <w:rFonts w:hint="eastAsia"/>
                <w:noProof/>
              </w:rPr>
              <w:t>不同主题下的问题特征分析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715194E" w14:textId="400A7E8A" w:rsidR="00380D35" w:rsidRDefault="00380D35">
          <w:pPr>
            <w:pStyle w:val="TOC2"/>
            <w:rPr>
              <w:rFonts w:asciiTheme="minorHAnsi" w:eastAsiaTheme="minorEastAsia" w:hAnsiTheme="minorHAnsi" w:hint="eastAsia"/>
              <w:noProof/>
              <w:sz w:val="22"/>
              <w:szCs w:val="24"/>
              <w14:ligatures w14:val="standardContextual"/>
            </w:rPr>
          </w:pPr>
          <w:hyperlink w:anchor="_Toc227951596" w:history="1">
            <w:r w:rsidRPr="006149AE">
              <w:rPr>
                <w:rStyle w:val="afb"/>
                <w:rFonts w:hint="eastAsia"/>
                <w:noProof/>
              </w:rPr>
              <w:t xml:space="preserve">4.4 </w:t>
            </w:r>
            <w:r w:rsidRPr="006149AE">
              <w:rPr>
                <w:rStyle w:val="afb"/>
                <w:rFonts w:hint="eastAsia"/>
                <w:noProof/>
              </w:rPr>
              <w:t>真实需求与潜在风险分析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F788C84" w14:textId="79232155" w:rsidR="00380D35" w:rsidRDefault="00380D35">
          <w:pPr>
            <w:pStyle w:val="TOC2"/>
            <w:rPr>
              <w:rFonts w:asciiTheme="minorHAnsi" w:eastAsiaTheme="minorEastAsia" w:hAnsiTheme="minorHAnsi" w:hint="eastAsia"/>
              <w:noProof/>
              <w:sz w:val="22"/>
              <w:szCs w:val="24"/>
              <w14:ligatures w14:val="standardContextual"/>
            </w:rPr>
          </w:pPr>
          <w:hyperlink w:anchor="_Toc227951597" w:history="1">
            <w:r w:rsidRPr="006149AE">
              <w:rPr>
                <w:rStyle w:val="afb"/>
                <w:rFonts w:hint="eastAsia"/>
                <w:noProof/>
              </w:rPr>
              <w:t xml:space="preserve">4.5 </w:t>
            </w:r>
            <w:r w:rsidRPr="006149AE">
              <w:rPr>
                <w:rStyle w:val="afb"/>
                <w:rFonts w:hint="eastAsia"/>
                <w:noProof/>
              </w:rPr>
              <w:t>与已有研究的比较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EB39338" w14:textId="7143FF8B" w:rsidR="00380D35" w:rsidRDefault="00380D35">
          <w:pPr>
            <w:pStyle w:val="TOC2"/>
            <w:rPr>
              <w:rFonts w:asciiTheme="minorHAnsi" w:eastAsiaTheme="minorEastAsia" w:hAnsiTheme="minorHAnsi" w:hint="eastAsia"/>
              <w:noProof/>
              <w:sz w:val="22"/>
              <w:szCs w:val="24"/>
              <w14:ligatures w14:val="standardContextual"/>
            </w:rPr>
          </w:pPr>
          <w:hyperlink w:anchor="_Toc227951598" w:history="1">
            <w:r w:rsidRPr="006149AE">
              <w:rPr>
                <w:rStyle w:val="afb"/>
                <w:rFonts w:hint="eastAsia"/>
                <w:noProof/>
              </w:rPr>
              <w:t xml:space="preserve">4.6 </w:t>
            </w:r>
            <w:r w:rsidRPr="006149AE">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A23C16F" w14:textId="5E987F76" w:rsidR="00380D35" w:rsidRDefault="00380D35">
          <w:pPr>
            <w:pStyle w:val="TOC1"/>
            <w:rPr>
              <w:rFonts w:asciiTheme="minorHAnsi" w:eastAsiaTheme="minorEastAsia" w:hAnsiTheme="minorHAnsi" w:hint="eastAsia"/>
              <w:noProof/>
              <w:sz w:val="22"/>
              <w:szCs w:val="24"/>
              <w14:ligatures w14:val="standardContextual"/>
            </w:rPr>
          </w:pPr>
          <w:hyperlink w:anchor="_Toc227951599" w:history="1">
            <w:r w:rsidRPr="006149AE">
              <w:rPr>
                <w:rStyle w:val="afb"/>
                <w:rFonts w:hint="eastAsia"/>
                <w:noProof/>
              </w:rPr>
              <w:t>第</w:t>
            </w:r>
            <w:r w:rsidRPr="006149AE">
              <w:rPr>
                <w:rStyle w:val="afb"/>
                <w:rFonts w:hint="eastAsia"/>
                <w:noProof/>
              </w:rPr>
              <w:t>5</w:t>
            </w:r>
            <w:r w:rsidRPr="006149AE">
              <w:rPr>
                <w:rStyle w:val="afb"/>
                <w:rFonts w:hint="eastAsia"/>
                <w:noProof/>
              </w:rPr>
              <w:t>章</w:t>
            </w:r>
            <w:r w:rsidRPr="006149AE">
              <w:rPr>
                <w:rStyle w:val="afb"/>
                <w:rFonts w:hint="eastAsia"/>
                <w:noProof/>
              </w:rPr>
              <w:t xml:space="preserve"> </w:t>
            </w:r>
            <w:r w:rsidRPr="006149AE">
              <w:rPr>
                <w:rStyle w:val="afb"/>
                <w:rFonts w:hint="eastAsia"/>
                <w:noProof/>
              </w:rPr>
              <w:t>基于大语言模型的问题规范化与问答数据集构建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8C07CFE" w14:textId="1A192E7D" w:rsidR="00380D35" w:rsidRDefault="00380D35">
          <w:pPr>
            <w:pStyle w:val="TOC2"/>
            <w:rPr>
              <w:rFonts w:asciiTheme="minorHAnsi" w:eastAsiaTheme="minorEastAsia" w:hAnsiTheme="minorHAnsi" w:hint="eastAsia"/>
              <w:noProof/>
              <w:sz w:val="22"/>
              <w:szCs w:val="24"/>
              <w14:ligatures w14:val="standardContextual"/>
            </w:rPr>
          </w:pPr>
          <w:hyperlink w:anchor="_Toc227951600" w:history="1">
            <w:r w:rsidRPr="006149AE">
              <w:rPr>
                <w:rStyle w:val="afb"/>
                <w:rFonts w:hint="eastAsia"/>
                <w:noProof/>
              </w:rPr>
              <w:t xml:space="preserve">5.1 </w:t>
            </w:r>
            <w:r w:rsidRPr="006149AE">
              <w:rPr>
                <w:rStyle w:val="afb"/>
                <w:rFonts w:hint="eastAsia"/>
                <w:noProof/>
              </w:rPr>
              <w:t>问题规范化设计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87E28E" w14:textId="08D3B12E" w:rsidR="00380D35" w:rsidRDefault="00380D35">
          <w:pPr>
            <w:pStyle w:val="TOC3"/>
            <w:rPr>
              <w:rFonts w:asciiTheme="minorHAnsi" w:eastAsiaTheme="minorEastAsia" w:hAnsiTheme="minorHAnsi" w:hint="eastAsia"/>
              <w:noProof/>
              <w:sz w:val="22"/>
              <w:szCs w:val="24"/>
              <w14:ligatures w14:val="standardContextual"/>
            </w:rPr>
          </w:pPr>
          <w:hyperlink w:anchor="_Toc227951601" w:history="1">
            <w:r w:rsidRPr="006149AE">
              <w:rPr>
                <w:rStyle w:val="afb"/>
                <w:rFonts w:hint="eastAsia"/>
                <w:noProof/>
              </w:rPr>
              <w:t xml:space="preserve">5.1.1 </w:t>
            </w:r>
            <w:r w:rsidRPr="006149AE">
              <w:rPr>
                <w:rStyle w:val="afb"/>
                <w:rFonts w:hint="eastAsia"/>
                <w:noProof/>
              </w:rPr>
              <w:t>规范化目标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70B49F6" w14:textId="221DC32B" w:rsidR="00380D35" w:rsidRDefault="00380D35">
          <w:pPr>
            <w:pStyle w:val="TOC3"/>
            <w:rPr>
              <w:rFonts w:asciiTheme="minorHAnsi" w:eastAsiaTheme="minorEastAsia" w:hAnsiTheme="minorHAnsi" w:hint="eastAsia"/>
              <w:noProof/>
              <w:sz w:val="22"/>
              <w:szCs w:val="24"/>
              <w14:ligatures w14:val="standardContextual"/>
            </w:rPr>
          </w:pPr>
          <w:hyperlink w:anchor="_Toc227951602" w:history="1">
            <w:r w:rsidRPr="006149AE">
              <w:rPr>
                <w:rStyle w:val="afb"/>
                <w:rFonts w:hint="eastAsia"/>
                <w:noProof/>
              </w:rPr>
              <w:t xml:space="preserve">5.1.2 </w:t>
            </w:r>
            <w:r w:rsidRPr="006149AE">
              <w:rPr>
                <w:rStyle w:val="afb"/>
                <w:rFonts w:hint="eastAsia"/>
                <w:noProof/>
              </w:rPr>
              <w:t>规范化原则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7213D2E" w14:textId="0D1C401A" w:rsidR="00380D35" w:rsidRDefault="00380D35">
          <w:pPr>
            <w:pStyle w:val="TOC3"/>
            <w:rPr>
              <w:rFonts w:asciiTheme="minorHAnsi" w:eastAsiaTheme="minorEastAsia" w:hAnsiTheme="minorHAnsi" w:hint="eastAsia"/>
              <w:noProof/>
              <w:sz w:val="22"/>
              <w:szCs w:val="24"/>
              <w14:ligatures w14:val="standardContextual"/>
            </w:rPr>
          </w:pPr>
          <w:hyperlink w:anchor="_Toc227951603" w:history="1">
            <w:r w:rsidRPr="006149AE">
              <w:rPr>
                <w:rStyle w:val="afb"/>
                <w:rFonts w:hint="eastAsia"/>
                <w:noProof/>
              </w:rPr>
              <w:t xml:space="preserve">5.1.3 </w:t>
            </w:r>
            <w:r w:rsidRPr="006149AE">
              <w:rPr>
                <w:rStyle w:val="afb"/>
                <w:rFonts w:hint="eastAsia"/>
                <w:noProof/>
              </w:rPr>
              <w:t>提示词设计与执行流程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134ED3E" w14:textId="50B67F0E" w:rsidR="00380D35" w:rsidRDefault="00380D35">
          <w:pPr>
            <w:pStyle w:val="TOC2"/>
            <w:rPr>
              <w:rFonts w:asciiTheme="minorHAnsi" w:eastAsiaTheme="minorEastAsia" w:hAnsiTheme="minorHAnsi" w:hint="eastAsia"/>
              <w:noProof/>
              <w:sz w:val="22"/>
              <w:szCs w:val="24"/>
              <w14:ligatures w14:val="standardContextual"/>
            </w:rPr>
          </w:pPr>
          <w:hyperlink w:anchor="_Toc227951604" w:history="1">
            <w:r w:rsidRPr="006149AE">
              <w:rPr>
                <w:rStyle w:val="afb"/>
                <w:rFonts w:hint="eastAsia"/>
                <w:noProof/>
              </w:rPr>
              <w:t xml:space="preserve">5.2 </w:t>
            </w:r>
            <w:r w:rsidRPr="006149AE">
              <w:rPr>
                <w:rStyle w:val="afb"/>
                <w:rFonts w:hint="eastAsia"/>
                <w:noProof/>
              </w:rPr>
              <w:t>问题规范化结果分析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67E5411" w14:textId="064E977A" w:rsidR="00380D35" w:rsidRDefault="00380D35">
          <w:pPr>
            <w:pStyle w:val="TOC3"/>
            <w:rPr>
              <w:rFonts w:asciiTheme="minorHAnsi" w:eastAsiaTheme="minorEastAsia" w:hAnsiTheme="minorHAnsi" w:hint="eastAsia"/>
              <w:noProof/>
              <w:sz w:val="22"/>
              <w:szCs w:val="24"/>
              <w14:ligatures w14:val="standardContextual"/>
            </w:rPr>
          </w:pPr>
          <w:hyperlink w:anchor="_Toc227951605" w:history="1">
            <w:r w:rsidRPr="006149AE">
              <w:rPr>
                <w:rStyle w:val="afb"/>
                <w:rFonts w:hint="eastAsia"/>
                <w:noProof/>
              </w:rPr>
              <w:t xml:space="preserve">5.2.1 </w:t>
            </w:r>
            <w:r w:rsidRPr="006149AE">
              <w:rPr>
                <w:rStyle w:val="afb"/>
                <w:rFonts w:hint="eastAsia"/>
                <w:noProof/>
              </w:rPr>
              <w:t>规范化前后示例对比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76BE345" w14:textId="30D2A24D" w:rsidR="00380D35" w:rsidRDefault="00380D35">
          <w:pPr>
            <w:pStyle w:val="TOC3"/>
            <w:rPr>
              <w:rFonts w:asciiTheme="minorHAnsi" w:eastAsiaTheme="minorEastAsia" w:hAnsiTheme="minorHAnsi" w:hint="eastAsia"/>
              <w:noProof/>
              <w:sz w:val="22"/>
              <w:szCs w:val="24"/>
              <w14:ligatures w14:val="standardContextual"/>
            </w:rPr>
          </w:pPr>
          <w:hyperlink w:anchor="_Toc227951606" w:history="1">
            <w:r w:rsidRPr="006149AE">
              <w:rPr>
                <w:rStyle w:val="afb"/>
                <w:rFonts w:hint="eastAsia"/>
                <w:noProof/>
              </w:rPr>
              <w:t xml:space="preserve">5.2.2 </w:t>
            </w:r>
            <w:r w:rsidRPr="006149AE">
              <w:rPr>
                <w:rStyle w:val="afb"/>
                <w:rFonts w:hint="eastAsia"/>
                <w:noProof/>
              </w:rPr>
              <w:t>不同类别问题的改写特点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0FAB8C5" w14:textId="435C8CC6" w:rsidR="00380D35" w:rsidRDefault="00380D35">
          <w:pPr>
            <w:pStyle w:val="TOC2"/>
            <w:rPr>
              <w:rFonts w:asciiTheme="minorHAnsi" w:eastAsiaTheme="minorEastAsia" w:hAnsiTheme="minorHAnsi" w:hint="eastAsia"/>
              <w:noProof/>
              <w:sz w:val="22"/>
              <w:szCs w:val="24"/>
              <w14:ligatures w14:val="standardContextual"/>
            </w:rPr>
          </w:pPr>
          <w:hyperlink w:anchor="_Toc227951607" w:history="1">
            <w:r w:rsidRPr="006149AE">
              <w:rPr>
                <w:rStyle w:val="afb"/>
                <w:rFonts w:hint="eastAsia"/>
                <w:noProof/>
              </w:rPr>
              <w:t xml:space="preserve">5.3 </w:t>
            </w:r>
            <w:r w:rsidRPr="006149AE">
              <w:rPr>
                <w:rStyle w:val="afb"/>
                <w:rFonts w:hint="eastAsia"/>
                <w:noProof/>
              </w:rPr>
              <w:t>问答生成方法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D8F03DB" w14:textId="7460943C" w:rsidR="00380D35" w:rsidRDefault="00380D35">
          <w:pPr>
            <w:pStyle w:val="TOC3"/>
            <w:rPr>
              <w:rFonts w:asciiTheme="minorHAnsi" w:eastAsiaTheme="minorEastAsia" w:hAnsiTheme="minorHAnsi" w:hint="eastAsia"/>
              <w:noProof/>
              <w:sz w:val="22"/>
              <w:szCs w:val="24"/>
              <w14:ligatures w14:val="standardContextual"/>
            </w:rPr>
          </w:pPr>
          <w:hyperlink w:anchor="_Toc227951608" w:history="1">
            <w:r w:rsidRPr="006149AE">
              <w:rPr>
                <w:rStyle w:val="afb"/>
                <w:rFonts w:hint="eastAsia"/>
                <w:noProof/>
              </w:rPr>
              <w:t xml:space="preserve">5.3.1 </w:t>
            </w:r>
            <w:r w:rsidRPr="006149AE">
              <w:rPr>
                <w:rStyle w:val="afb"/>
                <w:rFonts w:hint="eastAsia"/>
                <w:noProof/>
              </w:rPr>
              <w:t>答案生成原则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293BB6E" w14:textId="4EC50C86" w:rsidR="00380D35" w:rsidRDefault="00380D35">
          <w:pPr>
            <w:pStyle w:val="TOC3"/>
            <w:rPr>
              <w:rFonts w:asciiTheme="minorHAnsi" w:eastAsiaTheme="minorEastAsia" w:hAnsiTheme="minorHAnsi" w:hint="eastAsia"/>
              <w:noProof/>
              <w:sz w:val="22"/>
              <w:szCs w:val="24"/>
              <w14:ligatures w14:val="standardContextual"/>
            </w:rPr>
          </w:pPr>
          <w:hyperlink w:anchor="_Toc227951609" w:history="1">
            <w:r w:rsidRPr="006149AE">
              <w:rPr>
                <w:rStyle w:val="afb"/>
                <w:rFonts w:hint="eastAsia"/>
                <w:noProof/>
              </w:rPr>
              <w:t xml:space="preserve">5.3.2 </w:t>
            </w:r>
            <w:r w:rsidRPr="006149AE">
              <w:rPr>
                <w:rStyle w:val="afb"/>
                <w:rFonts w:hint="eastAsia"/>
                <w:noProof/>
              </w:rPr>
              <w:t>答案生成提示设计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88A4C41" w14:textId="1EEC8E47" w:rsidR="00380D35" w:rsidRDefault="00380D35">
          <w:pPr>
            <w:pStyle w:val="TOC3"/>
            <w:rPr>
              <w:rFonts w:asciiTheme="minorHAnsi" w:eastAsiaTheme="minorEastAsia" w:hAnsiTheme="minorHAnsi" w:hint="eastAsia"/>
              <w:noProof/>
              <w:sz w:val="22"/>
              <w:szCs w:val="24"/>
              <w14:ligatures w14:val="standardContextual"/>
            </w:rPr>
          </w:pPr>
          <w:hyperlink w:anchor="_Toc227951610" w:history="1">
            <w:r w:rsidRPr="006149AE">
              <w:rPr>
                <w:rStyle w:val="afb"/>
                <w:rFonts w:hint="eastAsia"/>
                <w:noProof/>
              </w:rPr>
              <w:t xml:space="preserve">5.3.3 </w:t>
            </w:r>
            <w:r w:rsidRPr="006149AE">
              <w:rPr>
                <w:rStyle w:val="afb"/>
                <w:rFonts w:hint="eastAsia"/>
                <w:noProof/>
              </w:rPr>
              <w:t>人工修订流程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C9C4150" w14:textId="492CB4CE" w:rsidR="00380D35" w:rsidRDefault="00380D35">
          <w:pPr>
            <w:pStyle w:val="TOC3"/>
            <w:rPr>
              <w:rFonts w:asciiTheme="minorHAnsi" w:eastAsiaTheme="minorEastAsia" w:hAnsiTheme="minorHAnsi" w:hint="eastAsia"/>
              <w:noProof/>
              <w:sz w:val="22"/>
              <w:szCs w:val="24"/>
              <w14:ligatures w14:val="standardContextual"/>
            </w:rPr>
          </w:pPr>
          <w:hyperlink w:anchor="_Toc227951611" w:history="1">
            <w:r w:rsidRPr="006149AE">
              <w:rPr>
                <w:rStyle w:val="afb"/>
                <w:rFonts w:hint="eastAsia"/>
                <w:noProof/>
              </w:rPr>
              <w:t xml:space="preserve">5.3.4 </w:t>
            </w:r>
            <w:r w:rsidRPr="006149AE">
              <w:rPr>
                <w:rStyle w:val="afb"/>
                <w:rFonts w:hint="eastAsia"/>
                <w:noProof/>
              </w:rPr>
              <w:t>专家审核规则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18282E4" w14:textId="39C5D9F7" w:rsidR="00380D35" w:rsidRDefault="00380D35">
          <w:pPr>
            <w:pStyle w:val="TOC2"/>
            <w:rPr>
              <w:rFonts w:asciiTheme="minorHAnsi" w:eastAsiaTheme="minorEastAsia" w:hAnsiTheme="minorHAnsi" w:hint="eastAsia"/>
              <w:noProof/>
              <w:sz w:val="22"/>
              <w:szCs w:val="24"/>
              <w14:ligatures w14:val="standardContextual"/>
            </w:rPr>
          </w:pPr>
          <w:hyperlink w:anchor="_Toc227951612" w:history="1">
            <w:r w:rsidRPr="006149AE">
              <w:rPr>
                <w:rStyle w:val="afb"/>
                <w:rFonts w:hint="eastAsia"/>
                <w:noProof/>
              </w:rPr>
              <w:t xml:space="preserve">5.4 </w:t>
            </w:r>
            <w:r w:rsidRPr="006149AE">
              <w:rPr>
                <w:rStyle w:val="afb"/>
                <w:rFonts w:hint="eastAsia"/>
                <w:noProof/>
              </w:rPr>
              <w:t>数据集质量评估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6E41CBA" w14:textId="38F90CEF" w:rsidR="00380D35" w:rsidRDefault="00380D35">
          <w:pPr>
            <w:pStyle w:val="TOC3"/>
            <w:rPr>
              <w:rFonts w:asciiTheme="minorHAnsi" w:eastAsiaTheme="minorEastAsia" w:hAnsiTheme="minorHAnsi" w:hint="eastAsia"/>
              <w:noProof/>
              <w:sz w:val="22"/>
              <w:szCs w:val="24"/>
              <w14:ligatures w14:val="standardContextual"/>
            </w:rPr>
          </w:pPr>
          <w:hyperlink w:anchor="_Toc227951613" w:history="1">
            <w:r w:rsidRPr="006149AE">
              <w:rPr>
                <w:rStyle w:val="afb"/>
                <w:rFonts w:hint="eastAsia"/>
                <w:noProof/>
              </w:rPr>
              <w:t xml:space="preserve">5.4.1 </w:t>
            </w:r>
            <w:r w:rsidRPr="006149AE">
              <w:rPr>
                <w:rStyle w:val="afb"/>
                <w:rFonts w:hint="eastAsia"/>
                <w:noProof/>
              </w:rPr>
              <w:t>多维度评估体系设计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82ED261" w14:textId="41CA0130" w:rsidR="00380D35" w:rsidRDefault="00380D35">
          <w:pPr>
            <w:pStyle w:val="TOC3"/>
            <w:rPr>
              <w:rFonts w:asciiTheme="minorHAnsi" w:eastAsiaTheme="minorEastAsia" w:hAnsiTheme="minorHAnsi" w:hint="eastAsia"/>
              <w:noProof/>
              <w:sz w:val="22"/>
              <w:szCs w:val="24"/>
              <w14:ligatures w14:val="standardContextual"/>
            </w:rPr>
          </w:pPr>
          <w:hyperlink w:anchor="_Toc227951614" w:history="1">
            <w:r w:rsidRPr="006149AE">
              <w:rPr>
                <w:rStyle w:val="afb"/>
                <w:rFonts w:hint="eastAsia"/>
                <w:noProof/>
              </w:rPr>
              <w:t xml:space="preserve">5.4.2 </w:t>
            </w:r>
            <w:r w:rsidRPr="006149AE">
              <w:rPr>
                <w:rStyle w:val="afb"/>
                <w:rFonts w:hint="eastAsia"/>
                <w:noProof/>
              </w:rPr>
              <w:t>参评大模型的专家一致性横向对比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7499FAA" w14:textId="76D760C0" w:rsidR="00380D35" w:rsidRDefault="00380D35">
          <w:pPr>
            <w:pStyle w:val="TOC3"/>
            <w:rPr>
              <w:rFonts w:asciiTheme="minorHAnsi" w:eastAsiaTheme="minorEastAsia" w:hAnsiTheme="minorHAnsi" w:hint="eastAsia"/>
              <w:noProof/>
              <w:sz w:val="22"/>
              <w:szCs w:val="24"/>
              <w14:ligatures w14:val="standardContextual"/>
            </w:rPr>
          </w:pPr>
          <w:hyperlink w:anchor="_Toc227951615" w:history="1">
            <w:r w:rsidRPr="006149AE">
              <w:rPr>
                <w:rStyle w:val="afb"/>
                <w:rFonts w:hint="eastAsia"/>
                <w:noProof/>
              </w:rPr>
              <w:t xml:space="preserve">5.4.3 </w:t>
            </w:r>
            <w:r w:rsidRPr="006149AE">
              <w:rPr>
                <w:rStyle w:val="afb"/>
                <w:rFonts w:hint="eastAsia"/>
                <w:noProof/>
              </w:rPr>
              <w:t>专家内部一致性与</w:t>
            </w:r>
            <w:r w:rsidRPr="006149AE">
              <w:rPr>
                <w:rStyle w:val="afb"/>
                <w:rFonts w:hint="eastAsia"/>
                <w:noProof/>
              </w:rPr>
              <w:t>AI</w:t>
            </w:r>
            <w:r w:rsidRPr="006149AE">
              <w:rPr>
                <w:rStyle w:val="afb"/>
                <w:rFonts w:hint="eastAsia"/>
                <w:noProof/>
              </w:rPr>
              <w:t>群体平均一致性对比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E7F2116" w14:textId="1E654A14" w:rsidR="00380D35" w:rsidRDefault="00380D35">
          <w:pPr>
            <w:pStyle w:val="TOC3"/>
            <w:rPr>
              <w:rFonts w:asciiTheme="minorHAnsi" w:eastAsiaTheme="minorEastAsia" w:hAnsiTheme="minorHAnsi" w:hint="eastAsia"/>
              <w:noProof/>
              <w:sz w:val="22"/>
              <w:szCs w:val="24"/>
              <w14:ligatures w14:val="standardContextual"/>
            </w:rPr>
          </w:pPr>
          <w:hyperlink w:anchor="_Toc227951616" w:history="1">
            <w:r w:rsidRPr="006149AE">
              <w:rPr>
                <w:rStyle w:val="afb"/>
                <w:rFonts w:hint="eastAsia"/>
                <w:noProof/>
              </w:rPr>
              <w:t>5.4.4</w:t>
            </w:r>
            <w:r w:rsidRPr="006149AE">
              <w:rPr>
                <w:rStyle w:val="afb"/>
                <w:rFonts w:cs="Times New Roman" w:hint="eastAsia"/>
                <w:noProof/>
              </w:rPr>
              <w:t xml:space="preserve"> DeepSeek-V3.2</w:t>
            </w:r>
            <w:r w:rsidRPr="006149AE">
              <w:rPr>
                <w:rStyle w:val="afb"/>
                <w:rFonts w:hint="eastAsia"/>
                <w:noProof/>
              </w:rPr>
              <w:t>的专家级评价能力验证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E252B26" w14:textId="21F311DC" w:rsidR="00380D35" w:rsidRDefault="00380D35">
          <w:pPr>
            <w:pStyle w:val="TOC3"/>
            <w:rPr>
              <w:rFonts w:asciiTheme="minorHAnsi" w:eastAsiaTheme="minorEastAsia" w:hAnsiTheme="minorHAnsi" w:hint="eastAsia"/>
              <w:noProof/>
              <w:sz w:val="22"/>
              <w:szCs w:val="24"/>
              <w14:ligatures w14:val="standardContextual"/>
            </w:rPr>
          </w:pPr>
          <w:hyperlink w:anchor="_Toc227951617" w:history="1">
            <w:r w:rsidRPr="006149AE">
              <w:rPr>
                <w:rStyle w:val="afb"/>
                <w:rFonts w:hint="eastAsia"/>
                <w:noProof/>
              </w:rPr>
              <w:t xml:space="preserve">5.4.5 </w:t>
            </w:r>
            <w:r w:rsidRPr="006149AE">
              <w:rPr>
                <w:rStyle w:val="afb"/>
                <w:rFonts w:hint="eastAsia"/>
                <w:noProof/>
              </w:rPr>
              <w:t>大模型自动打分范式的确立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2F528B2" w14:textId="0CAB7088" w:rsidR="00380D35" w:rsidRDefault="00380D35">
          <w:pPr>
            <w:pStyle w:val="TOC3"/>
            <w:rPr>
              <w:rFonts w:asciiTheme="minorHAnsi" w:eastAsiaTheme="minorEastAsia" w:hAnsiTheme="minorHAnsi" w:hint="eastAsia"/>
              <w:noProof/>
              <w:sz w:val="22"/>
              <w:szCs w:val="24"/>
              <w14:ligatures w14:val="standardContextual"/>
            </w:rPr>
          </w:pPr>
          <w:hyperlink w:anchor="_Toc227951618" w:history="1">
            <w:r w:rsidRPr="006149AE">
              <w:rPr>
                <w:rStyle w:val="afb"/>
                <w:rFonts w:hint="eastAsia"/>
                <w:noProof/>
              </w:rPr>
              <w:t xml:space="preserve">5.4.6 </w:t>
            </w:r>
            <w:r w:rsidRPr="006149AE">
              <w:rPr>
                <w:rStyle w:val="afb"/>
                <w:rFonts w:hint="eastAsia"/>
                <w:noProof/>
              </w:rPr>
              <w:t>全量数据自动化质量筛查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22710F9" w14:textId="74647909" w:rsidR="00380D35" w:rsidRDefault="00380D35">
          <w:pPr>
            <w:pStyle w:val="TOC2"/>
            <w:rPr>
              <w:rFonts w:asciiTheme="minorHAnsi" w:eastAsiaTheme="minorEastAsia" w:hAnsiTheme="minorHAnsi" w:hint="eastAsia"/>
              <w:noProof/>
              <w:sz w:val="22"/>
              <w:szCs w:val="24"/>
              <w14:ligatures w14:val="standardContextual"/>
            </w:rPr>
          </w:pPr>
          <w:hyperlink w:anchor="_Toc227951619" w:history="1">
            <w:r w:rsidRPr="006149AE">
              <w:rPr>
                <w:rStyle w:val="afb"/>
                <w:rFonts w:hint="eastAsia"/>
                <w:noProof/>
              </w:rPr>
              <w:t xml:space="preserve">5.5 </w:t>
            </w:r>
            <w:r w:rsidRPr="006149AE">
              <w:rPr>
                <w:rStyle w:val="afb"/>
                <w:rFonts w:hint="eastAsia"/>
                <w:noProof/>
              </w:rPr>
              <w:t>问答数据集构建结果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FC31844" w14:textId="682DA4D7" w:rsidR="00380D35" w:rsidRDefault="00380D35">
          <w:pPr>
            <w:pStyle w:val="TOC2"/>
            <w:rPr>
              <w:rFonts w:asciiTheme="minorHAnsi" w:eastAsiaTheme="minorEastAsia" w:hAnsiTheme="minorHAnsi" w:hint="eastAsia"/>
              <w:noProof/>
              <w:sz w:val="22"/>
              <w:szCs w:val="24"/>
              <w14:ligatures w14:val="standardContextual"/>
            </w:rPr>
          </w:pPr>
          <w:hyperlink w:anchor="_Toc227951620" w:history="1">
            <w:r w:rsidRPr="006149AE">
              <w:rPr>
                <w:rStyle w:val="afb"/>
                <w:rFonts w:hint="eastAsia"/>
                <w:noProof/>
              </w:rPr>
              <w:t xml:space="preserve">5.6 </w:t>
            </w:r>
            <w:r w:rsidRPr="006149AE">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A86D3A0" w14:textId="0AD3E378" w:rsidR="00380D35" w:rsidRDefault="00380D35">
          <w:pPr>
            <w:pStyle w:val="TOC1"/>
            <w:rPr>
              <w:rFonts w:asciiTheme="minorHAnsi" w:eastAsiaTheme="minorEastAsia" w:hAnsiTheme="minorHAnsi" w:hint="eastAsia"/>
              <w:noProof/>
              <w:sz w:val="22"/>
              <w:szCs w:val="24"/>
              <w14:ligatures w14:val="standardContextual"/>
            </w:rPr>
          </w:pPr>
          <w:hyperlink w:anchor="_Toc227951621" w:history="1">
            <w:r w:rsidRPr="006149AE">
              <w:rPr>
                <w:rStyle w:val="afb"/>
                <w:rFonts w:hint="eastAsia"/>
                <w:noProof/>
              </w:rPr>
              <w:t>第</w:t>
            </w:r>
            <w:r w:rsidRPr="006149AE">
              <w:rPr>
                <w:rStyle w:val="afb"/>
                <w:rFonts w:hint="eastAsia"/>
                <w:noProof/>
              </w:rPr>
              <w:t>6</w:t>
            </w:r>
            <w:r w:rsidRPr="006149AE">
              <w:rPr>
                <w:rStyle w:val="afb"/>
                <w:rFonts w:hint="eastAsia"/>
                <w:noProof/>
              </w:rPr>
              <w:t>章</w:t>
            </w:r>
            <w:r w:rsidRPr="006149AE">
              <w:rPr>
                <w:rStyle w:val="afb"/>
                <w:rFonts w:hint="eastAsia"/>
                <w:noProof/>
              </w:rPr>
              <w:t xml:space="preserve"> </w:t>
            </w:r>
            <w:r w:rsidRPr="006149AE">
              <w:rPr>
                <w:rStyle w:val="afb"/>
                <w:rFonts w:hint="eastAsia"/>
                <w:noProof/>
              </w:rPr>
              <w:t>领域大语言模型微调与效果评估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17182B0" w14:textId="507F2290" w:rsidR="00380D35" w:rsidRDefault="00380D35">
          <w:pPr>
            <w:pStyle w:val="TOC2"/>
            <w:rPr>
              <w:rFonts w:asciiTheme="minorHAnsi" w:eastAsiaTheme="minorEastAsia" w:hAnsiTheme="minorHAnsi" w:hint="eastAsia"/>
              <w:noProof/>
              <w:sz w:val="22"/>
              <w:szCs w:val="24"/>
              <w14:ligatures w14:val="standardContextual"/>
            </w:rPr>
          </w:pPr>
          <w:hyperlink w:anchor="_Toc227951622" w:history="1">
            <w:r w:rsidRPr="006149AE">
              <w:rPr>
                <w:rStyle w:val="afb"/>
                <w:rFonts w:hint="eastAsia"/>
                <w:noProof/>
              </w:rPr>
              <w:t xml:space="preserve">6.1 </w:t>
            </w:r>
            <w:r w:rsidRPr="006149AE">
              <w:rPr>
                <w:rStyle w:val="afb"/>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AAF3A14" w14:textId="00C8D25C" w:rsidR="00380D35" w:rsidRDefault="00380D35">
          <w:pPr>
            <w:pStyle w:val="TOC3"/>
            <w:rPr>
              <w:rFonts w:asciiTheme="minorHAnsi" w:eastAsiaTheme="minorEastAsia" w:hAnsiTheme="minorHAnsi" w:hint="eastAsia"/>
              <w:noProof/>
              <w:sz w:val="22"/>
              <w:szCs w:val="24"/>
              <w14:ligatures w14:val="standardContextual"/>
            </w:rPr>
          </w:pPr>
          <w:hyperlink w:anchor="_Toc227951623" w:history="1">
            <w:r w:rsidRPr="006149AE">
              <w:rPr>
                <w:rStyle w:val="afb"/>
                <w:rFonts w:hint="eastAsia"/>
                <w:noProof/>
              </w:rPr>
              <w:t xml:space="preserve">6.1.1 </w:t>
            </w:r>
            <w:r w:rsidRPr="006149AE">
              <w:rPr>
                <w:rStyle w:val="afb"/>
                <w:rFonts w:hint="eastAsia"/>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F540E8C" w14:textId="73545B8D" w:rsidR="00380D35" w:rsidRDefault="00380D35">
          <w:pPr>
            <w:pStyle w:val="TOC3"/>
            <w:rPr>
              <w:rFonts w:asciiTheme="minorHAnsi" w:eastAsiaTheme="minorEastAsia" w:hAnsiTheme="minorHAnsi" w:hint="eastAsia"/>
              <w:noProof/>
              <w:sz w:val="22"/>
              <w:szCs w:val="24"/>
              <w14:ligatures w14:val="standardContextual"/>
            </w:rPr>
          </w:pPr>
          <w:hyperlink w:anchor="_Toc227951624" w:history="1">
            <w:r w:rsidRPr="006149AE">
              <w:rPr>
                <w:rStyle w:val="afb"/>
                <w:rFonts w:hint="eastAsia"/>
                <w:noProof/>
              </w:rPr>
              <w:t xml:space="preserve">6.1.2 </w:t>
            </w:r>
            <w:r w:rsidRPr="006149AE">
              <w:rPr>
                <w:rStyle w:val="afb"/>
                <w:rFonts w:hint="eastAsia"/>
                <w:noProof/>
              </w:rPr>
              <w:t>基础模型介绍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6BEEAD9" w14:textId="3CCD15BF" w:rsidR="00380D35" w:rsidRDefault="00380D35">
          <w:pPr>
            <w:pStyle w:val="TOC3"/>
            <w:rPr>
              <w:rFonts w:asciiTheme="minorHAnsi" w:eastAsiaTheme="minorEastAsia" w:hAnsiTheme="minorHAnsi" w:hint="eastAsia"/>
              <w:noProof/>
              <w:sz w:val="22"/>
              <w:szCs w:val="24"/>
              <w14:ligatures w14:val="standardContextual"/>
            </w:rPr>
          </w:pPr>
          <w:hyperlink w:anchor="_Toc227951625" w:history="1">
            <w:r w:rsidRPr="006149AE">
              <w:rPr>
                <w:rStyle w:val="afb"/>
                <w:rFonts w:hint="eastAsia"/>
                <w:noProof/>
              </w:rPr>
              <w:t xml:space="preserve">6.1.3 </w:t>
            </w:r>
            <w:r w:rsidRPr="006149AE">
              <w:rPr>
                <w:rStyle w:val="afb"/>
                <w:rFonts w:hint="eastAsia"/>
                <w:noProof/>
              </w:rPr>
              <w:t>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5446671" w14:textId="7052A3DF" w:rsidR="00380D35" w:rsidRDefault="00380D35">
          <w:pPr>
            <w:pStyle w:val="TOC2"/>
            <w:rPr>
              <w:rFonts w:asciiTheme="minorHAnsi" w:eastAsiaTheme="minorEastAsia" w:hAnsiTheme="minorHAnsi" w:hint="eastAsia"/>
              <w:noProof/>
              <w:sz w:val="22"/>
              <w:szCs w:val="24"/>
              <w14:ligatures w14:val="standardContextual"/>
            </w:rPr>
          </w:pPr>
          <w:hyperlink w:anchor="_Toc227951626" w:history="1">
            <w:r w:rsidRPr="006149AE">
              <w:rPr>
                <w:rStyle w:val="afb"/>
                <w:rFonts w:hint="eastAsia"/>
                <w:noProof/>
              </w:rPr>
              <w:t xml:space="preserve">6.2 </w:t>
            </w:r>
            <w:r w:rsidRPr="006149AE">
              <w:rPr>
                <w:rStyle w:val="afb"/>
                <w:rFonts w:hint="eastAsia"/>
                <w:noProof/>
              </w:rPr>
              <w:t>模型微调方案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C1ACE33" w14:textId="2C806703" w:rsidR="00380D35" w:rsidRDefault="00380D35">
          <w:pPr>
            <w:pStyle w:val="TOC3"/>
            <w:rPr>
              <w:rFonts w:asciiTheme="minorHAnsi" w:eastAsiaTheme="minorEastAsia" w:hAnsiTheme="minorHAnsi" w:hint="eastAsia"/>
              <w:noProof/>
              <w:sz w:val="22"/>
              <w:szCs w:val="24"/>
              <w14:ligatures w14:val="standardContextual"/>
            </w:rPr>
          </w:pPr>
          <w:hyperlink w:anchor="_Toc227951627" w:history="1">
            <w:r w:rsidRPr="006149AE">
              <w:rPr>
                <w:rStyle w:val="afb"/>
                <w:rFonts w:hint="eastAsia"/>
                <w:noProof/>
              </w:rPr>
              <w:t xml:space="preserve">6.2.1 </w:t>
            </w:r>
            <w:r w:rsidRPr="006149AE">
              <w:rPr>
                <w:rStyle w:val="afb"/>
                <w:rFonts w:hint="eastAsia"/>
                <w:noProof/>
              </w:rPr>
              <w:t>微调目标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B654981" w14:textId="7A8E40A5" w:rsidR="00380D35" w:rsidRDefault="00380D35">
          <w:pPr>
            <w:pStyle w:val="TOC3"/>
            <w:rPr>
              <w:rFonts w:asciiTheme="minorHAnsi" w:eastAsiaTheme="minorEastAsia" w:hAnsiTheme="minorHAnsi" w:hint="eastAsia"/>
              <w:noProof/>
              <w:sz w:val="22"/>
              <w:szCs w:val="24"/>
              <w14:ligatures w14:val="standardContextual"/>
            </w:rPr>
          </w:pPr>
          <w:hyperlink w:anchor="_Toc227951628" w:history="1">
            <w:r w:rsidRPr="006149AE">
              <w:rPr>
                <w:rStyle w:val="afb"/>
                <w:rFonts w:hint="eastAsia"/>
                <w:noProof/>
              </w:rPr>
              <w:t xml:space="preserve">6.2.2 </w:t>
            </w:r>
            <w:r w:rsidRPr="006149AE">
              <w:rPr>
                <w:rStyle w:val="afb"/>
                <w:rFonts w:hint="eastAsia"/>
                <w:noProof/>
              </w:rPr>
              <w:t>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7C19E93" w14:textId="0D48322A" w:rsidR="00380D35" w:rsidRDefault="00380D35">
          <w:pPr>
            <w:pStyle w:val="TOC3"/>
            <w:rPr>
              <w:rFonts w:asciiTheme="minorHAnsi" w:eastAsiaTheme="minorEastAsia" w:hAnsiTheme="minorHAnsi" w:hint="eastAsia"/>
              <w:noProof/>
              <w:sz w:val="22"/>
              <w:szCs w:val="24"/>
              <w14:ligatures w14:val="standardContextual"/>
            </w:rPr>
          </w:pPr>
          <w:hyperlink w:anchor="_Toc227951629" w:history="1">
            <w:r w:rsidRPr="006149AE">
              <w:rPr>
                <w:rStyle w:val="afb"/>
                <w:rFonts w:hint="eastAsia"/>
                <w:noProof/>
              </w:rPr>
              <w:t xml:space="preserve">6.2.3 </w:t>
            </w:r>
            <w:r w:rsidRPr="006149AE">
              <w:rPr>
                <w:rStyle w:val="afb"/>
                <w:rFonts w:hint="eastAsia"/>
                <w:noProof/>
              </w:rPr>
              <w:t>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9ED3689" w14:textId="4BEF1F5F" w:rsidR="00380D35" w:rsidRDefault="00380D35">
          <w:pPr>
            <w:pStyle w:val="TOC3"/>
            <w:rPr>
              <w:rFonts w:asciiTheme="minorHAnsi" w:eastAsiaTheme="minorEastAsia" w:hAnsiTheme="minorHAnsi" w:hint="eastAsia"/>
              <w:noProof/>
              <w:sz w:val="22"/>
              <w:szCs w:val="24"/>
              <w14:ligatures w14:val="standardContextual"/>
            </w:rPr>
          </w:pPr>
          <w:hyperlink w:anchor="_Toc227951630" w:history="1">
            <w:r w:rsidRPr="006149AE">
              <w:rPr>
                <w:rStyle w:val="afb"/>
                <w:rFonts w:hint="eastAsia"/>
                <w:noProof/>
              </w:rPr>
              <w:t xml:space="preserve">6.2.4 </w:t>
            </w:r>
            <w:r w:rsidRPr="006149AE">
              <w:rPr>
                <w:rStyle w:val="afb"/>
                <w:rFonts w:hint="eastAsia"/>
                <w:noProof/>
              </w:rPr>
              <w:t>对照实验设计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C51E409" w14:textId="45C5E19D" w:rsidR="00380D35" w:rsidRDefault="00380D35">
          <w:pPr>
            <w:pStyle w:val="TOC2"/>
            <w:rPr>
              <w:rFonts w:asciiTheme="minorHAnsi" w:eastAsiaTheme="minorEastAsia" w:hAnsiTheme="minorHAnsi" w:hint="eastAsia"/>
              <w:noProof/>
              <w:sz w:val="22"/>
              <w:szCs w:val="24"/>
              <w14:ligatures w14:val="standardContextual"/>
            </w:rPr>
          </w:pPr>
          <w:hyperlink w:anchor="_Toc227951631" w:history="1">
            <w:r w:rsidRPr="006149AE">
              <w:rPr>
                <w:rStyle w:val="afb"/>
                <w:rFonts w:hint="eastAsia"/>
                <w:noProof/>
              </w:rPr>
              <w:t xml:space="preserve">6.3 </w:t>
            </w:r>
            <w:r w:rsidRPr="006149AE">
              <w:rPr>
                <w:rStyle w:val="afb"/>
                <w:rFonts w:hint="eastAsia"/>
                <w:noProof/>
              </w:rPr>
              <w:t>微调结果评估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CA604F0" w14:textId="1BD80F48" w:rsidR="00380D35" w:rsidRDefault="00380D35">
          <w:pPr>
            <w:pStyle w:val="TOC3"/>
            <w:rPr>
              <w:rFonts w:asciiTheme="minorHAnsi" w:eastAsiaTheme="minorEastAsia" w:hAnsiTheme="minorHAnsi" w:hint="eastAsia"/>
              <w:noProof/>
              <w:sz w:val="22"/>
              <w:szCs w:val="24"/>
              <w14:ligatures w14:val="standardContextual"/>
            </w:rPr>
          </w:pPr>
          <w:hyperlink w:anchor="_Toc227951632" w:history="1">
            <w:r w:rsidRPr="006149AE">
              <w:rPr>
                <w:rStyle w:val="afb"/>
                <w:rFonts w:hint="eastAsia"/>
                <w:noProof/>
              </w:rPr>
              <w:t xml:space="preserve">6.3.1 </w:t>
            </w:r>
            <w:r w:rsidRPr="006149AE">
              <w:rPr>
                <w:rStyle w:val="afb"/>
                <w:rFonts w:hint="eastAsia"/>
                <w:noProof/>
              </w:rPr>
              <w:t>自动化指标结果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8183297" w14:textId="03D1FBE9" w:rsidR="00380D35" w:rsidRDefault="00380D35">
          <w:pPr>
            <w:pStyle w:val="TOC3"/>
            <w:rPr>
              <w:rFonts w:asciiTheme="minorHAnsi" w:eastAsiaTheme="minorEastAsia" w:hAnsiTheme="minorHAnsi" w:hint="eastAsia"/>
              <w:noProof/>
              <w:sz w:val="22"/>
              <w:szCs w:val="24"/>
              <w14:ligatures w14:val="standardContextual"/>
            </w:rPr>
          </w:pPr>
          <w:hyperlink w:anchor="_Toc227951633" w:history="1">
            <w:r w:rsidRPr="006149AE">
              <w:rPr>
                <w:rStyle w:val="afb"/>
                <w:rFonts w:hint="eastAsia"/>
                <w:noProof/>
              </w:rPr>
              <w:t>6.3.2 AI</w:t>
            </w:r>
            <w:r w:rsidRPr="006149AE">
              <w:rPr>
                <w:rStyle w:val="afb"/>
                <w:rFonts w:hint="eastAsia"/>
                <w:noProof/>
              </w:rPr>
              <w:t>打分结果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359CF07" w14:textId="579494B8" w:rsidR="00380D35" w:rsidRDefault="00380D35">
          <w:pPr>
            <w:pStyle w:val="TOC3"/>
            <w:rPr>
              <w:rFonts w:asciiTheme="minorHAnsi" w:eastAsiaTheme="minorEastAsia" w:hAnsiTheme="minorHAnsi" w:hint="eastAsia"/>
              <w:noProof/>
              <w:sz w:val="22"/>
              <w:szCs w:val="24"/>
              <w14:ligatures w14:val="standardContextual"/>
            </w:rPr>
          </w:pPr>
          <w:hyperlink w:anchor="_Toc227951634" w:history="1">
            <w:r w:rsidRPr="006149AE">
              <w:rPr>
                <w:rStyle w:val="afb"/>
                <w:rFonts w:hint="eastAsia"/>
                <w:noProof/>
              </w:rPr>
              <w:t xml:space="preserve">6.3.3 </w:t>
            </w:r>
            <w:r w:rsidRPr="006149AE">
              <w:rPr>
                <w:rStyle w:val="afb"/>
                <w:rFonts w:hint="eastAsia"/>
                <w:noProof/>
              </w:rPr>
              <w:t>微调前后结果对比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7682945" w14:textId="5993DDB4" w:rsidR="00380D35" w:rsidRDefault="00380D35">
          <w:pPr>
            <w:pStyle w:val="TOC3"/>
            <w:rPr>
              <w:rFonts w:asciiTheme="minorHAnsi" w:eastAsiaTheme="minorEastAsia" w:hAnsiTheme="minorHAnsi" w:hint="eastAsia"/>
              <w:noProof/>
              <w:sz w:val="22"/>
              <w:szCs w:val="24"/>
              <w14:ligatures w14:val="standardContextual"/>
            </w:rPr>
          </w:pPr>
          <w:hyperlink w:anchor="_Toc227951635" w:history="1">
            <w:r w:rsidRPr="006149AE">
              <w:rPr>
                <w:rStyle w:val="afb"/>
                <w:rFonts w:hint="eastAsia"/>
                <w:noProof/>
              </w:rPr>
              <w:t xml:space="preserve">6.3.4 </w:t>
            </w:r>
            <w:r w:rsidRPr="006149AE">
              <w:rPr>
                <w:rStyle w:val="afb"/>
                <w:rFonts w:hint="eastAsia"/>
                <w:noProof/>
              </w:rPr>
              <w:t>不同主题下的模型表现差异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203FADC" w14:textId="444ED309" w:rsidR="00380D35" w:rsidRDefault="00380D35">
          <w:pPr>
            <w:pStyle w:val="TOC2"/>
            <w:rPr>
              <w:rFonts w:asciiTheme="minorHAnsi" w:eastAsiaTheme="minorEastAsia" w:hAnsiTheme="minorHAnsi" w:hint="eastAsia"/>
              <w:noProof/>
              <w:sz w:val="22"/>
              <w:szCs w:val="24"/>
              <w14:ligatures w14:val="standardContextual"/>
            </w:rPr>
          </w:pPr>
          <w:hyperlink w:anchor="_Toc227951636" w:history="1">
            <w:r w:rsidRPr="006149AE">
              <w:rPr>
                <w:rStyle w:val="afb"/>
                <w:rFonts w:hint="eastAsia"/>
                <w:noProof/>
              </w:rPr>
              <w:t xml:space="preserve">6.4 </w:t>
            </w:r>
            <w:r w:rsidRPr="006149AE">
              <w:rPr>
                <w:rStyle w:val="afb"/>
                <w:rFonts w:hint="eastAsia"/>
                <w:noProof/>
              </w:rPr>
              <w:t>模型输出案例分析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5DBB85A3" w14:textId="4D02E3FF" w:rsidR="00380D35" w:rsidRDefault="00380D35">
          <w:pPr>
            <w:pStyle w:val="TOC3"/>
            <w:rPr>
              <w:rFonts w:asciiTheme="minorHAnsi" w:eastAsiaTheme="minorEastAsia" w:hAnsiTheme="minorHAnsi" w:hint="eastAsia"/>
              <w:noProof/>
              <w:sz w:val="22"/>
              <w:szCs w:val="24"/>
              <w14:ligatures w14:val="standardContextual"/>
            </w:rPr>
          </w:pPr>
          <w:hyperlink w:anchor="_Toc227951637" w:history="1">
            <w:r w:rsidRPr="006149AE">
              <w:rPr>
                <w:rStyle w:val="afb"/>
                <w:rFonts w:hint="eastAsia"/>
                <w:noProof/>
              </w:rPr>
              <w:t xml:space="preserve">6.4.1 </w:t>
            </w:r>
            <w:r w:rsidRPr="006149AE">
              <w:rPr>
                <w:rStyle w:val="afb"/>
                <w:rFonts w:hint="eastAsia"/>
                <w:noProof/>
              </w:rPr>
              <w:t>优秀回答案例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7E02B57F" w14:textId="07D89A22" w:rsidR="00380D35" w:rsidRDefault="00380D35">
          <w:pPr>
            <w:pStyle w:val="TOC3"/>
            <w:rPr>
              <w:rFonts w:asciiTheme="minorHAnsi" w:eastAsiaTheme="minorEastAsia" w:hAnsiTheme="minorHAnsi" w:hint="eastAsia"/>
              <w:noProof/>
              <w:sz w:val="22"/>
              <w:szCs w:val="24"/>
              <w14:ligatures w14:val="standardContextual"/>
            </w:rPr>
          </w:pPr>
          <w:hyperlink w:anchor="_Toc227951638" w:history="1">
            <w:r w:rsidRPr="006149AE">
              <w:rPr>
                <w:rStyle w:val="afb"/>
                <w:rFonts w:hint="eastAsia"/>
                <w:noProof/>
              </w:rPr>
              <w:t xml:space="preserve">6.4.2 </w:t>
            </w:r>
            <w:r w:rsidRPr="006149AE">
              <w:rPr>
                <w:rStyle w:val="afb"/>
                <w:rFonts w:hint="eastAsia"/>
                <w:noProof/>
              </w:rPr>
              <w:t>微调后改进明显的案例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8F9CFEF" w14:textId="0D549903" w:rsidR="00380D35" w:rsidRDefault="00380D35">
          <w:pPr>
            <w:pStyle w:val="TOC3"/>
            <w:rPr>
              <w:rFonts w:asciiTheme="minorHAnsi" w:eastAsiaTheme="minorEastAsia" w:hAnsiTheme="minorHAnsi" w:hint="eastAsia"/>
              <w:noProof/>
              <w:sz w:val="22"/>
              <w:szCs w:val="24"/>
              <w14:ligatures w14:val="standardContextual"/>
            </w:rPr>
          </w:pPr>
          <w:hyperlink w:anchor="_Toc227951639" w:history="1">
            <w:r w:rsidRPr="006149AE">
              <w:rPr>
                <w:rStyle w:val="afb"/>
                <w:rFonts w:hint="eastAsia"/>
                <w:noProof/>
              </w:rPr>
              <w:t xml:space="preserve">6.4.3 </w:t>
            </w:r>
            <w:r w:rsidRPr="006149AE">
              <w:rPr>
                <w:rStyle w:val="afb"/>
                <w:rFonts w:hint="eastAsia"/>
                <w:noProof/>
              </w:rPr>
              <w:t>错误与幻觉案例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32AAD4F9" w14:textId="77967845" w:rsidR="00380D35" w:rsidRDefault="00380D35">
          <w:pPr>
            <w:pStyle w:val="TOC3"/>
            <w:rPr>
              <w:rFonts w:asciiTheme="minorHAnsi" w:eastAsiaTheme="minorEastAsia" w:hAnsiTheme="minorHAnsi" w:hint="eastAsia"/>
              <w:noProof/>
              <w:sz w:val="22"/>
              <w:szCs w:val="24"/>
              <w14:ligatures w14:val="standardContextual"/>
            </w:rPr>
          </w:pPr>
          <w:hyperlink w:anchor="_Toc227951640" w:history="1">
            <w:r w:rsidRPr="006149AE">
              <w:rPr>
                <w:rStyle w:val="afb"/>
                <w:rFonts w:hint="eastAsia"/>
                <w:noProof/>
              </w:rPr>
              <w:t xml:space="preserve">6.4.4 </w:t>
            </w:r>
            <w:r w:rsidRPr="006149AE">
              <w:rPr>
                <w:rStyle w:val="afb"/>
                <w:rFonts w:hint="eastAsia"/>
                <w:noProof/>
              </w:rPr>
              <w:t>原因分析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5EB9236E" w14:textId="6B2B6ED7" w:rsidR="00380D35" w:rsidRDefault="00380D35">
          <w:pPr>
            <w:pStyle w:val="TOC2"/>
            <w:rPr>
              <w:rFonts w:asciiTheme="minorHAnsi" w:eastAsiaTheme="minorEastAsia" w:hAnsiTheme="minorHAnsi" w:hint="eastAsia"/>
              <w:noProof/>
              <w:sz w:val="22"/>
              <w:szCs w:val="24"/>
              <w14:ligatures w14:val="standardContextual"/>
            </w:rPr>
          </w:pPr>
          <w:hyperlink w:anchor="_Toc227951641" w:history="1">
            <w:r w:rsidRPr="006149AE">
              <w:rPr>
                <w:rStyle w:val="afb"/>
                <w:rFonts w:hint="eastAsia"/>
                <w:noProof/>
              </w:rPr>
              <w:t xml:space="preserve">6.5 </w:t>
            </w:r>
            <w:r w:rsidRPr="006149AE">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7F911E08" w14:textId="7520214F" w:rsidR="00380D35" w:rsidRDefault="00380D35">
          <w:pPr>
            <w:pStyle w:val="TOC1"/>
            <w:rPr>
              <w:rFonts w:asciiTheme="minorHAnsi" w:eastAsiaTheme="minorEastAsia" w:hAnsiTheme="minorHAnsi" w:hint="eastAsia"/>
              <w:noProof/>
              <w:sz w:val="22"/>
              <w:szCs w:val="24"/>
              <w14:ligatures w14:val="standardContextual"/>
            </w:rPr>
          </w:pPr>
          <w:hyperlink w:anchor="_Toc227951642" w:history="1">
            <w:r w:rsidRPr="006149AE">
              <w:rPr>
                <w:rStyle w:val="afb"/>
                <w:rFonts w:hint="eastAsia"/>
                <w:noProof/>
              </w:rPr>
              <w:t>第</w:t>
            </w:r>
            <w:r w:rsidRPr="006149AE">
              <w:rPr>
                <w:rStyle w:val="afb"/>
                <w:rFonts w:hint="eastAsia"/>
                <w:noProof/>
              </w:rPr>
              <w:t>7</w:t>
            </w:r>
            <w:r w:rsidRPr="006149AE">
              <w:rPr>
                <w:rStyle w:val="afb"/>
                <w:rFonts w:hint="eastAsia"/>
                <w:noProof/>
              </w:rPr>
              <w:t>章</w:t>
            </w:r>
            <w:r w:rsidRPr="006149AE">
              <w:rPr>
                <w:rStyle w:val="afb"/>
                <w:rFonts w:hint="eastAsia"/>
                <w:noProof/>
              </w:rPr>
              <w:t xml:space="preserve"> </w:t>
            </w:r>
            <w:r w:rsidRPr="006149AE">
              <w:rPr>
                <w:rStyle w:val="afb"/>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7D3A0865" w14:textId="6C404853" w:rsidR="00380D35" w:rsidRDefault="00380D35">
          <w:pPr>
            <w:pStyle w:val="TOC2"/>
            <w:rPr>
              <w:rFonts w:asciiTheme="minorHAnsi" w:eastAsiaTheme="minorEastAsia" w:hAnsiTheme="minorHAnsi" w:hint="eastAsia"/>
              <w:noProof/>
              <w:sz w:val="22"/>
              <w:szCs w:val="24"/>
              <w14:ligatures w14:val="standardContextual"/>
            </w:rPr>
          </w:pPr>
          <w:hyperlink w:anchor="_Toc227951643" w:history="1">
            <w:r w:rsidRPr="006149AE">
              <w:rPr>
                <w:rStyle w:val="afb"/>
                <w:rFonts w:hint="eastAsia"/>
                <w:noProof/>
              </w:rPr>
              <w:t xml:space="preserve">7.1 </w:t>
            </w:r>
            <w:r w:rsidRPr="006149AE">
              <w:rPr>
                <w:rStyle w:val="afb"/>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366115AF" w14:textId="6245D316" w:rsidR="00380D35" w:rsidRDefault="00380D35">
          <w:pPr>
            <w:pStyle w:val="TOC2"/>
            <w:rPr>
              <w:rFonts w:asciiTheme="minorHAnsi" w:eastAsiaTheme="minorEastAsia" w:hAnsiTheme="minorHAnsi" w:hint="eastAsia"/>
              <w:noProof/>
              <w:sz w:val="22"/>
              <w:szCs w:val="24"/>
              <w14:ligatures w14:val="standardContextual"/>
            </w:rPr>
          </w:pPr>
          <w:hyperlink w:anchor="_Toc227951644" w:history="1">
            <w:r w:rsidRPr="006149AE">
              <w:rPr>
                <w:rStyle w:val="afb"/>
                <w:rFonts w:hint="eastAsia"/>
                <w:noProof/>
              </w:rPr>
              <w:t xml:space="preserve">7.2 </w:t>
            </w:r>
            <w:r w:rsidRPr="006149AE">
              <w:rPr>
                <w:rStyle w:val="afb"/>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4589B251" w14:textId="77F3DB1E" w:rsidR="00380D35" w:rsidRDefault="00380D35">
          <w:pPr>
            <w:pStyle w:val="TOC1"/>
            <w:rPr>
              <w:rFonts w:asciiTheme="minorHAnsi" w:eastAsiaTheme="minorEastAsia" w:hAnsiTheme="minorHAnsi" w:hint="eastAsia"/>
              <w:noProof/>
              <w:sz w:val="22"/>
              <w:szCs w:val="24"/>
              <w14:ligatures w14:val="standardContextual"/>
            </w:rPr>
          </w:pPr>
          <w:hyperlink w:anchor="_Toc227951645" w:history="1">
            <w:r w:rsidRPr="006149AE">
              <w:rPr>
                <w:rStyle w:val="afb"/>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3BA16BB" w14:textId="4E8A9BCD" w:rsidR="00380D35" w:rsidRDefault="00380D35" w:rsidP="00380D35">
          <w:pPr>
            <w:snapToGrid w:val="0"/>
            <w:spacing w:after="163"/>
            <w:rPr>
              <w:bCs/>
              <w:lang w:val="zh-CN"/>
            </w:rPr>
          </w:pPr>
          <w:r>
            <w:rPr>
              <w:b/>
              <w:bCs/>
              <w:lang w:val="zh-CN"/>
            </w:rPr>
            <w:fldChar w:fldCharType="end"/>
          </w:r>
        </w:p>
      </w:sdtContent>
    </w:sdt>
    <w:p w14:paraId="47FA5401" w14:textId="77777777" w:rsidR="00380D35" w:rsidRDefault="00380D35" w:rsidP="00380D35">
      <w:pPr>
        <w:pStyle w:val="altz"/>
        <w:ind w:firstLine="480"/>
      </w:pPr>
    </w:p>
    <w:p w14:paraId="4CE60F58" w14:textId="77777777" w:rsidR="00380D35" w:rsidRDefault="00380D35" w:rsidP="00380D35">
      <w:pPr>
        <w:pStyle w:val="altz"/>
        <w:ind w:firstLine="480"/>
      </w:pPr>
    </w:p>
    <w:p w14:paraId="04DF1AA5" w14:textId="77777777" w:rsidR="00380D35" w:rsidRDefault="00380D35" w:rsidP="00380D35">
      <w:pPr>
        <w:pStyle w:val="altz"/>
        <w:ind w:firstLine="480"/>
      </w:pPr>
    </w:p>
    <w:p w14:paraId="4FBD13F9" w14:textId="77777777" w:rsidR="00380D35" w:rsidRDefault="00380D35" w:rsidP="00380D35">
      <w:pPr>
        <w:pStyle w:val="altz"/>
        <w:ind w:firstLine="480"/>
        <w:sectPr w:rsidR="00380D35">
          <w:headerReference w:type="even" r:id="rId20"/>
          <w:headerReference w:type="default" r:id="rId21"/>
          <w:pgSz w:w="11906" w:h="16838"/>
          <w:pgMar w:top="1440" w:right="1797" w:bottom="1440" w:left="1797" w:header="851" w:footer="567" w:gutter="0"/>
          <w:pgNumType w:fmt="upperRoman" w:start="1"/>
          <w:cols w:space="425"/>
          <w:docGrid w:type="linesAndChars" w:linePitch="326"/>
        </w:sectPr>
      </w:pPr>
    </w:p>
    <w:p w14:paraId="70214467" w14:textId="7922D2B5" w:rsidR="00F54B80" w:rsidRDefault="00000000">
      <w:pPr>
        <w:pStyle w:val="1"/>
        <w:numPr>
          <w:ilvl w:val="0"/>
          <w:numId w:val="0"/>
        </w:numPr>
        <w:spacing w:before="326" w:after="326"/>
        <w:rPr>
          <w:rFonts w:hint="eastAsia"/>
          <w:b w:val="0"/>
          <w:bCs/>
          <w:szCs w:val="32"/>
        </w:rPr>
      </w:pPr>
      <w:bookmarkStart w:id="0" w:name="_Toc227951540"/>
      <w:r>
        <w:rPr>
          <w:rFonts w:hint="eastAsia"/>
          <w:b w:val="0"/>
          <w:bCs/>
          <w:szCs w:val="32"/>
        </w:rPr>
        <w:lastRenderedPageBreak/>
        <w:t>摘</w:t>
      </w:r>
      <w:r>
        <w:rPr>
          <w:rFonts w:hint="eastAsia"/>
          <w:b w:val="0"/>
          <w:bCs/>
          <w:szCs w:val="32"/>
        </w:rPr>
        <w:t xml:space="preserve">  </w:t>
      </w:r>
      <w:r>
        <w:rPr>
          <w:rFonts w:hint="eastAsia"/>
          <w:b w:val="0"/>
          <w:bCs/>
          <w:szCs w:val="32"/>
        </w:rPr>
        <w:t>要</w:t>
      </w:r>
      <w:bookmarkEnd w:id="0"/>
    </w:p>
    <w:p w14:paraId="0AEE0121" w14:textId="77777777" w:rsidR="00E91712" w:rsidRDefault="00E91712" w:rsidP="00E91712">
      <w:pPr>
        <w:pStyle w:val="altz"/>
        <w:ind w:firstLine="480"/>
      </w:pPr>
      <w:r>
        <w:rPr>
          <w:rFonts w:hint="eastAsia"/>
        </w:rPr>
        <w:t>青少年生殖健康是关乎个体身心发展的重要公共卫生议题，然而传统健康教育体系在覆盖面、敏感话题处理及互动性等方面存在不足，难以满足当代青少年的信息需求。与此同时，以</w:t>
      </w:r>
      <w:r>
        <w:rPr>
          <w:rFonts w:hint="eastAsia"/>
        </w:rPr>
        <w:t>Bilibili</w:t>
      </w:r>
      <w:r>
        <w:rPr>
          <w:rFonts w:hint="eastAsia"/>
        </w:rPr>
        <w:t>为代表的社交媒体平台已成为青少年获取生殖健康知识的重要渠道，其评论与弹幕中蕴含着大量真实的用户困惑与需求，但鲜有研究将其系统性地挖掘并转化为可用的教育资源。为此，本研究提出并实践了一条基于大语言模型的</w:t>
      </w:r>
      <w:proofErr w:type="gramStart"/>
      <w:r>
        <w:rPr>
          <w:rFonts w:hint="eastAsia"/>
        </w:rPr>
        <w:t>完整技术</w:t>
      </w:r>
      <w:proofErr w:type="gramEnd"/>
      <w:r>
        <w:rPr>
          <w:rFonts w:hint="eastAsia"/>
        </w:rPr>
        <w:t>链路，旨在实现从社交媒体原始评论到高质量问答数据集、再</w:t>
      </w:r>
      <w:proofErr w:type="gramStart"/>
      <w:r>
        <w:rPr>
          <w:rFonts w:hint="eastAsia"/>
        </w:rPr>
        <w:t>到领域</w:t>
      </w:r>
      <w:proofErr w:type="gramEnd"/>
      <w:r>
        <w:rPr>
          <w:rFonts w:hint="eastAsia"/>
        </w:rPr>
        <w:t>专用模型的系统性转化。</w:t>
      </w:r>
    </w:p>
    <w:p w14:paraId="67ADF5B9" w14:textId="3AF120D5" w:rsidR="00E91712" w:rsidRDefault="00E91712" w:rsidP="00E91712">
      <w:pPr>
        <w:pStyle w:val="altz"/>
        <w:ind w:firstLine="480"/>
      </w:pPr>
      <w:r>
        <w:rPr>
          <w:rFonts w:hint="eastAsia"/>
        </w:rPr>
        <w:t>研究以</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w:t>
      </w:r>
      <w:r w:rsidR="006C5F90">
        <w:rPr>
          <w:rFonts w:hint="eastAsia"/>
        </w:rPr>
        <w:t>5</w:t>
      </w:r>
      <w:r>
        <w:rPr>
          <w:rFonts w:hint="eastAsia"/>
        </w:rPr>
        <w:t>年</w:t>
      </w:r>
      <w:r>
        <w:rPr>
          <w:rFonts w:hint="eastAsia"/>
        </w:rPr>
        <w:t>6</w:t>
      </w:r>
      <w:r>
        <w:rPr>
          <w:rFonts w:hint="eastAsia"/>
        </w:rPr>
        <w:t>月间与生殖健康相关的</w:t>
      </w:r>
      <w:r>
        <w:rPr>
          <w:rFonts w:hint="eastAsia"/>
        </w:rPr>
        <w:t>743</w:t>
      </w:r>
      <w:r>
        <w:rPr>
          <w:rFonts w:hint="eastAsia"/>
        </w:rPr>
        <w:t>个热门视频为数据来源，</w:t>
      </w:r>
      <w:proofErr w:type="gramStart"/>
      <w:r>
        <w:rPr>
          <w:rFonts w:hint="eastAsia"/>
        </w:rPr>
        <w:t>采集约</w:t>
      </w:r>
      <w:proofErr w:type="gramEnd"/>
      <w:r>
        <w:rPr>
          <w:rFonts w:hint="eastAsia"/>
        </w:rPr>
        <w:t>32.8</w:t>
      </w:r>
      <w:r>
        <w:rPr>
          <w:rFonts w:hint="eastAsia"/>
        </w:rPr>
        <w:t>万条评论与</w:t>
      </w:r>
      <w:r>
        <w:rPr>
          <w:rFonts w:hint="eastAsia"/>
        </w:rPr>
        <w:t>43.2</w:t>
      </w:r>
      <w:r>
        <w:rPr>
          <w:rFonts w:hint="eastAsia"/>
        </w:rPr>
        <w:t>万条弹幕，经严格筛选后获得</w:t>
      </w:r>
      <w:r>
        <w:rPr>
          <w:rFonts w:hint="eastAsia"/>
        </w:rPr>
        <w:t>3780</w:t>
      </w:r>
      <w:r>
        <w:rPr>
          <w:rFonts w:hint="eastAsia"/>
        </w:rPr>
        <w:t>条具有明确提问意图的有效问题。基于主题模型与专家标注相结合的方法，研究构建了包含</w:t>
      </w:r>
      <w:r>
        <w:rPr>
          <w:rFonts w:hint="eastAsia"/>
        </w:rPr>
        <w:t>13</w:t>
      </w:r>
      <w:r>
        <w:rPr>
          <w:rFonts w:hint="eastAsia"/>
        </w:rPr>
        <w:t>个主题类别的分类体系，发现青少年的关注点高度集中于生殖健康科普（</w:t>
      </w:r>
      <w:r>
        <w:rPr>
          <w:rFonts w:hint="eastAsia"/>
        </w:rPr>
        <w:t>31.85%</w:t>
      </w:r>
      <w:r>
        <w:rPr>
          <w:rFonts w:hint="eastAsia"/>
        </w:rPr>
        <w:t>）与安全套使用（</w:t>
      </w:r>
      <w:r>
        <w:rPr>
          <w:rFonts w:hint="eastAsia"/>
        </w:rPr>
        <w:t>22.62%</w:t>
      </w:r>
      <w:r>
        <w:rPr>
          <w:rFonts w:hint="eastAsia"/>
        </w:rPr>
        <w:t>）等实用性议题，同时对人工流产等高风险话题亦存在强烈的信息需求。针对原始问题的口语化、碎片化特征，研究设计了结构化提示词，利用大语言模型将用户评论转化为规范化的标准问题，并进一步生成科学、</w:t>
      </w:r>
      <w:proofErr w:type="gramStart"/>
      <w:r>
        <w:rPr>
          <w:rFonts w:hint="eastAsia"/>
        </w:rPr>
        <w:t>易懂且富有同理心</w:t>
      </w:r>
      <w:proofErr w:type="gramEnd"/>
      <w:r>
        <w:rPr>
          <w:rFonts w:hint="eastAsia"/>
        </w:rPr>
        <w:t>的答案。经人工修订、专家审核及</w:t>
      </w:r>
      <w:r>
        <w:rPr>
          <w:rFonts w:hint="eastAsia"/>
        </w:rPr>
        <w:t>DeepSeek-V3.2</w:t>
      </w:r>
      <w:r>
        <w:rPr>
          <w:rFonts w:hint="eastAsia"/>
        </w:rPr>
        <w:t>自动化质量筛查，最终构建了包含</w:t>
      </w:r>
      <w:r>
        <w:rPr>
          <w:rFonts w:hint="eastAsia"/>
        </w:rPr>
        <w:t>2767</w:t>
      </w:r>
      <w:r>
        <w:rPr>
          <w:rFonts w:hint="eastAsia"/>
        </w:rPr>
        <w:t>条高质量问答对的青少年生殖健康教育数据集。</w:t>
      </w:r>
    </w:p>
    <w:p w14:paraId="17B8B6E4" w14:textId="4454C65F" w:rsidR="00E91712" w:rsidRDefault="00E91712" w:rsidP="00E91712">
      <w:pPr>
        <w:pStyle w:val="altz"/>
        <w:ind w:firstLine="480"/>
      </w:pPr>
      <w:r>
        <w:rPr>
          <w:rFonts w:hint="eastAsia"/>
        </w:rPr>
        <w:t>进一步地，研究以</w:t>
      </w:r>
      <w:r>
        <w:rPr>
          <w:rFonts w:hint="eastAsia"/>
        </w:rPr>
        <w:t>Qwen2.5</w:t>
      </w:r>
      <w:r>
        <w:rPr>
          <w:rFonts w:hint="eastAsia"/>
        </w:rPr>
        <w:t>与</w:t>
      </w:r>
      <w:r>
        <w:rPr>
          <w:rFonts w:hint="eastAsia"/>
        </w:rPr>
        <w:t>Qwen3</w:t>
      </w:r>
      <w:r>
        <w:rPr>
          <w:rFonts w:hint="eastAsia"/>
        </w:rPr>
        <w:t>系列模型为基座，采用</w:t>
      </w:r>
      <w:proofErr w:type="spellStart"/>
      <w:r>
        <w:rPr>
          <w:rFonts w:hint="eastAsia"/>
        </w:rPr>
        <w:t>LoRA</w:t>
      </w:r>
      <w:proofErr w:type="spellEnd"/>
      <w:r>
        <w:rPr>
          <w:rFonts w:hint="eastAsia"/>
        </w:rPr>
        <w:t>参数高效微调方法在构建的数据集上完成领域适配。实验结果表明，领域微调后模型在准确性、完整性、安全性等核心维度上均获得显著提升（</w:t>
      </w:r>
      <w:r>
        <w:rPr>
          <w:rFonts w:hint="eastAsia"/>
        </w:rPr>
        <w:t>p&lt;0.001</w:t>
      </w:r>
      <w:r>
        <w:rPr>
          <w:rFonts w:hint="eastAsia"/>
        </w:rPr>
        <w:t>），其中</w:t>
      </w:r>
      <w:r w:rsidR="006C5F90">
        <w:rPr>
          <w:rFonts w:hint="eastAsia"/>
        </w:rPr>
        <w:t>“</w:t>
      </w:r>
      <w:r>
        <w:rPr>
          <w:rFonts w:hint="eastAsia"/>
        </w:rPr>
        <w:t>准确性</w:t>
      </w:r>
      <w:r w:rsidR="006C5F90">
        <w:rPr>
          <w:rFonts w:hint="eastAsia"/>
        </w:rPr>
        <w:t>”</w:t>
      </w:r>
      <w:r>
        <w:rPr>
          <w:rFonts w:hint="eastAsia"/>
        </w:rPr>
        <w:t>与</w:t>
      </w:r>
      <w:r w:rsidR="006C5F90">
        <w:rPr>
          <w:rFonts w:hint="eastAsia"/>
        </w:rPr>
        <w:t>“</w:t>
      </w:r>
      <w:r>
        <w:rPr>
          <w:rFonts w:hint="eastAsia"/>
        </w:rPr>
        <w:t>仅提供必要信息</w:t>
      </w:r>
      <w:r w:rsidR="006C5F90">
        <w:rPr>
          <w:rFonts w:hint="eastAsia"/>
        </w:rPr>
        <w:t>”</w:t>
      </w:r>
      <w:r>
        <w:rPr>
          <w:rFonts w:hint="eastAsia"/>
        </w:rPr>
        <w:t>维度的中位数差异达</w:t>
      </w:r>
      <w:r>
        <w:rPr>
          <w:rFonts w:hint="eastAsia"/>
        </w:rPr>
        <w:t>1</w:t>
      </w:r>
      <w:r>
        <w:rPr>
          <w:rFonts w:hint="eastAsia"/>
        </w:rPr>
        <w:t>分</w:t>
      </w:r>
      <w:r w:rsidR="006C5F90">
        <w:rPr>
          <w:rFonts w:hint="eastAsia"/>
        </w:rPr>
        <w:t>；</w:t>
      </w:r>
      <w:r>
        <w:rPr>
          <w:rFonts w:hint="eastAsia"/>
        </w:rPr>
        <w:t>高风险敏感议题如人工流产、体外排精的提升幅度尤为突出。研究同时揭示了模型在面对前沿未定论议题</w:t>
      </w:r>
      <w:proofErr w:type="gramStart"/>
      <w:r>
        <w:rPr>
          <w:rFonts w:hint="eastAsia"/>
        </w:rPr>
        <w:t>及伪概念</w:t>
      </w:r>
      <w:proofErr w:type="gramEnd"/>
      <w:r>
        <w:rPr>
          <w:rFonts w:hint="eastAsia"/>
        </w:rPr>
        <w:t>提问时的幻觉与安全隐患，为后续数据构建提供了明确方向。</w:t>
      </w:r>
    </w:p>
    <w:p w14:paraId="400B1E45" w14:textId="2C8CA9D1" w:rsidR="00F54B80" w:rsidRDefault="00E91712" w:rsidP="00E91712">
      <w:pPr>
        <w:pStyle w:val="altz"/>
        <w:ind w:firstLine="480"/>
        <w:rPr>
          <w:szCs w:val="24"/>
        </w:rPr>
      </w:pPr>
      <w:r>
        <w:rPr>
          <w:rFonts w:hint="eastAsia"/>
        </w:rPr>
        <w:t>本研究不仅拓展了社交媒体健康传播与青少年生殖健康需求分析的研究视角，也为智能健康教育工具的开发提供了真实场景数据资源与领域适配方法论，</w:t>
      </w:r>
      <w:r w:rsidR="006C5F90">
        <w:rPr>
          <w:rFonts w:hint="eastAsia"/>
        </w:rPr>
        <w:t>极具</w:t>
      </w:r>
      <w:r>
        <w:rPr>
          <w:rFonts w:hint="eastAsia"/>
        </w:rPr>
        <w:t>理论价值与实践意义。</w:t>
      </w:r>
      <w:r>
        <w:rPr>
          <w:rFonts w:hint="eastAsia"/>
        </w:rPr>
        <w:cr/>
      </w:r>
    </w:p>
    <w:p w14:paraId="0595266B" w14:textId="32CDEAF0" w:rsidR="00F54B80" w:rsidRDefault="00000000">
      <w:pPr>
        <w:spacing w:after="163" w:line="400" w:lineRule="exact"/>
        <w:rPr>
          <w:b/>
          <w:bCs/>
        </w:rPr>
      </w:pPr>
      <w:r>
        <w:rPr>
          <w:rFonts w:hint="eastAsia"/>
          <w:b/>
          <w:bCs/>
          <w:szCs w:val="24"/>
        </w:rPr>
        <w:t>关键词：</w:t>
      </w:r>
      <w:r w:rsidR="006C5F90" w:rsidRPr="006C5F90">
        <w:rPr>
          <w:rFonts w:hint="eastAsia"/>
          <w:szCs w:val="24"/>
        </w:rPr>
        <w:t>大语言模型</w:t>
      </w:r>
      <w:r w:rsidR="006C5F90">
        <w:rPr>
          <w:rFonts w:hint="eastAsia"/>
          <w:szCs w:val="24"/>
        </w:rPr>
        <w:t>，</w:t>
      </w:r>
      <w:r w:rsidR="006C5F90" w:rsidRPr="006C5F90">
        <w:rPr>
          <w:rFonts w:hint="eastAsia"/>
          <w:szCs w:val="24"/>
        </w:rPr>
        <w:t>青少年生殖健康</w:t>
      </w:r>
      <w:r w:rsidR="006C5F90">
        <w:rPr>
          <w:rFonts w:hint="eastAsia"/>
          <w:szCs w:val="24"/>
        </w:rPr>
        <w:t>，</w:t>
      </w:r>
      <w:r w:rsidR="006C5F90" w:rsidRPr="006C5F90">
        <w:rPr>
          <w:rFonts w:hint="eastAsia"/>
          <w:szCs w:val="24"/>
        </w:rPr>
        <w:t>社交媒体</w:t>
      </w:r>
      <w:r w:rsidR="006C5F90">
        <w:rPr>
          <w:rFonts w:hint="eastAsia"/>
          <w:szCs w:val="24"/>
        </w:rPr>
        <w:t>，</w:t>
      </w:r>
      <w:r w:rsidR="006C5F90" w:rsidRPr="006C5F90">
        <w:rPr>
          <w:rFonts w:hint="eastAsia"/>
          <w:szCs w:val="24"/>
        </w:rPr>
        <w:t>问答数据集</w:t>
      </w:r>
      <w:r w:rsidR="006C5F90">
        <w:rPr>
          <w:rFonts w:hint="eastAsia"/>
          <w:szCs w:val="24"/>
        </w:rPr>
        <w:t>，</w:t>
      </w:r>
      <w:r w:rsidR="006C5F90" w:rsidRPr="006C5F90">
        <w:rPr>
          <w:rFonts w:hint="eastAsia"/>
          <w:szCs w:val="24"/>
        </w:rPr>
        <w:t>领域微调</w:t>
      </w:r>
    </w:p>
    <w:p w14:paraId="45EF992F" w14:textId="77777777" w:rsidR="00F54B80" w:rsidRDefault="00F54B80">
      <w:pPr>
        <w:spacing w:after="163"/>
        <w:rPr>
          <w:b/>
          <w:bCs/>
        </w:rPr>
      </w:pPr>
    </w:p>
    <w:p w14:paraId="13D47066" w14:textId="77777777" w:rsidR="00F54B80" w:rsidRDefault="00F54B80">
      <w:pPr>
        <w:spacing w:after="163"/>
        <w:rPr>
          <w:b/>
          <w:bCs/>
        </w:rPr>
        <w:sectPr w:rsidR="00F54B80" w:rsidSect="00380D35">
          <w:headerReference w:type="even" r:id="rId22"/>
          <w:pgSz w:w="11906" w:h="16838"/>
          <w:pgMar w:top="1440" w:right="1797" w:bottom="1440" w:left="1797" w:header="851" w:footer="567" w:gutter="0"/>
          <w:pgNumType w:fmt="upperRoman"/>
          <w:cols w:space="425"/>
          <w:docGrid w:type="linesAndChars" w:linePitch="326"/>
        </w:sectPr>
      </w:pPr>
    </w:p>
    <w:p w14:paraId="57E8C81A" w14:textId="77777777" w:rsidR="00F54B80" w:rsidRDefault="00000000">
      <w:pPr>
        <w:pStyle w:val="1"/>
        <w:numPr>
          <w:ilvl w:val="0"/>
          <w:numId w:val="0"/>
        </w:numPr>
        <w:spacing w:before="326" w:after="326"/>
        <w:rPr>
          <w:rFonts w:ascii="Times New Roman" w:hAnsi="Times New Roman" w:cs="Times New Roman"/>
          <w:szCs w:val="32"/>
        </w:rPr>
      </w:pPr>
      <w:bookmarkStart w:id="1" w:name="_Toc227951541"/>
      <w:r>
        <w:rPr>
          <w:rFonts w:ascii="Times New Roman" w:hAnsi="Times New Roman" w:cs="Times New Roman"/>
          <w:szCs w:val="32"/>
        </w:rPr>
        <w:lastRenderedPageBreak/>
        <w:t>Abstract</w:t>
      </w:r>
      <w:bookmarkEnd w:id="1"/>
    </w:p>
    <w:p w14:paraId="2081E626" w14:textId="77777777" w:rsidR="006C5F90" w:rsidRPr="006C5F90" w:rsidRDefault="006C5F90" w:rsidP="006C5F90">
      <w:pPr>
        <w:pStyle w:val="altz"/>
        <w:ind w:firstLine="480"/>
      </w:pPr>
      <w:r w:rsidRPr="006C5F90">
        <w:t>Adolescent reproductive health is a critical public health issue concerning physical and mental development. However, traditional health education systems often fall short in coverage, sensitivity, and interactivity, failing to meet the information needs of contemporary youth. Meanwhile, social media platforms such as Bilibili have become key channels for adolescents to access reproductive health knowledge. Comments and bullet-screens on these platforms contain a wealth of genuine user confusions and needs, yet few studies have systematically mined and transformed them into usable educational resources.</w:t>
      </w:r>
    </w:p>
    <w:p w14:paraId="3266F0E2" w14:textId="77777777" w:rsidR="006C5F90" w:rsidRPr="006C5F90" w:rsidRDefault="006C5F90" w:rsidP="006C5F90">
      <w:pPr>
        <w:pStyle w:val="altz"/>
        <w:ind w:firstLine="480"/>
      </w:pPr>
      <w:r w:rsidRPr="006C5F90">
        <w:t xml:space="preserve">To bridge this gap, this study proposed and implemented a complete technical pipeline based on large language models (LLMs), aiming to achieve a systematic transformation from raw social media comments to high-quality question-answer datasets and then to domain-specific models. Drawing on 743 popular videos related to reproductive health on Bilibili from September 2016 to June </w:t>
      </w:r>
      <w:proofErr w:type="gramStart"/>
      <w:r w:rsidRPr="006C5F90">
        <w:t>2024,</w:t>
      </w:r>
      <w:proofErr w:type="gramEnd"/>
      <w:r w:rsidRPr="006C5F90">
        <w:t xml:space="preserve"> the study collected approximately 328,000 comments and 432,000 bullet-screens. After rigorous screening, 3,780 valid questions with clear inquiry intent were retained. A classification system comprising 13 thematic categories was constructed through a combination of topic modeling and expert annotation. The results revealed that adolescents' concerns are highly concentrated on practical issues such as reproductive health education (31.85%) and condom use (22.62%), while strong information demands also exist for high-risk topics such as induced abortion.</w:t>
      </w:r>
    </w:p>
    <w:p w14:paraId="3233E6F8" w14:textId="77777777" w:rsidR="006C5F90" w:rsidRPr="006C5F90" w:rsidRDefault="006C5F90" w:rsidP="006C5F90">
      <w:pPr>
        <w:pStyle w:val="altz"/>
        <w:ind w:firstLine="480"/>
      </w:pPr>
      <w:r w:rsidRPr="006C5F90">
        <w:t xml:space="preserve">To address the colloquial and fragmented nature of raw questions, structured prompts were designed to leverage LLMs for transforming user comments into standardized questions, followed by generating scientific, comprehensible, and empathetic answers. After manual revision, expert review, and automated quality screening by DeepSeek-V3.2, a high-quality question-answer dataset containing 2,767 pairs for adolescent reproductive health education was ultimately constructed. Furthermore, using Qwen2.5 and Qwen3 series as base models, </w:t>
      </w:r>
      <w:proofErr w:type="spellStart"/>
      <w:r w:rsidRPr="006C5F90">
        <w:t>LoRA</w:t>
      </w:r>
      <w:proofErr w:type="spellEnd"/>
      <w:r w:rsidRPr="006C5F90">
        <w:t xml:space="preserve">-based parameter-efficient fine-tuning was performed on the constructed dataset. Experimental results demonstrated statistically significant improvements in accuracy, completeness, and safety (p&lt;0.001), with a median difference of 1 point in the "accuracy" and "only providing necessary information" dimensions. Notably, </w:t>
      </w:r>
      <w:r w:rsidRPr="006C5F90">
        <w:lastRenderedPageBreak/>
        <w:t>high-risk sensitive topics such as induced abortion and coitus interruptus showed the most prominent improvement. The study also identified hallucination and safety risks when models encountered frontier unsettled issues and pseudo-concept inquiries, providing clear directions for subsequent data construction.</w:t>
      </w:r>
    </w:p>
    <w:p w14:paraId="0C307BE8" w14:textId="77777777" w:rsidR="006C5F90" w:rsidRPr="006C5F90" w:rsidRDefault="006C5F90" w:rsidP="006C5F90">
      <w:pPr>
        <w:pStyle w:val="altz"/>
        <w:ind w:firstLine="480"/>
      </w:pPr>
      <w:r w:rsidRPr="006C5F90">
        <w:t xml:space="preserve">This study not only expands the research perspectives of social media health communication and adolescent reproductive health demand </w:t>
      </w:r>
      <w:proofErr w:type="gramStart"/>
      <w:r w:rsidRPr="006C5F90">
        <w:t>analysis, but</w:t>
      </w:r>
      <w:proofErr w:type="gramEnd"/>
      <w:r w:rsidRPr="006C5F90">
        <w:t xml:space="preserve"> also provides real-world data resources and domain adaptation methodologies for the development of intelligent health education tools, bearing significant theoretical value and practical implications.</w:t>
      </w:r>
    </w:p>
    <w:p w14:paraId="7DE7BC7A" w14:textId="77777777" w:rsidR="00F54B80" w:rsidRDefault="00F54B80">
      <w:pPr>
        <w:wordWrap/>
        <w:snapToGrid w:val="0"/>
        <w:spacing w:after="163"/>
        <w:rPr>
          <w:rFonts w:cs="Times New Roman"/>
          <w:szCs w:val="24"/>
        </w:rPr>
      </w:pPr>
    </w:p>
    <w:p w14:paraId="3E369A5E" w14:textId="123238BD" w:rsidR="00F54B80" w:rsidRDefault="00000000">
      <w:pPr>
        <w:snapToGrid w:val="0"/>
        <w:spacing w:after="163" w:line="400" w:lineRule="exact"/>
        <w:rPr>
          <w:rFonts w:cs="Times New Roman"/>
          <w:szCs w:val="24"/>
        </w:rPr>
      </w:pPr>
      <w:r>
        <w:rPr>
          <w:rFonts w:cs="Times New Roman"/>
          <w:b/>
          <w:bCs/>
          <w:szCs w:val="24"/>
        </w:rPr>
        <w:t>Keywords:</w:t>
      </w:r>
      <w:r>
        <w:rPr>
          <w:rFonts w:cs="Times New Roman"/>
          <w:szCs w:val="24"/>
        </w:rPr>
        <w:t xml:space="preserve"> </w:t>
      </w:r>
      <w:r w:rsidR="006C5F90" w:rsidRPr="006C5F90">
        <w:rPr>
          <w:rFonts w:cs="Times New Roman"/>
          <w:szCs w:val="24"/>
        </w:rPr>
        <w:t>Large Language Model</w:t>
      </w:r>
      <w:r w:rsidR="006C5F90">
        <w:rPr>
          <w:rFonts w:cs="Times New Roman" w:hint="eastAsia"/>
          <w:szCs w:val="24"/>
        </w:rPr>
        <w:t xml:space="preserve">, </w:t>
      </w:r>
      <w:r w:rsidR="006C5F90" w:rsidRPr="006C5F90">
        <w:rPr>
          <w:rFonts w:cs="Times New Roman"/>
          <w:szCs w:val="24"/>
        </w:rPr>
        <w:t>Adolescent Reproductive Health</w:t>
      </w:r>
      <w:r w:rsidR="006C5F90">
        <w:rPr>
          <w:rFonts w:cs="Times New Roman" w:hint="eastAsia"/>
          <w:szCs w:val="24"/>
        </w:rPr>
        <w:t>,</w:t>
      </w:r>
      <w:r w:rsidR="006C5F90" w:rsidRPr="006C5F90">
        <w:rPr>
          <w:rFonts w:cs="Times New Roman"/>
          <w:szCs w:val="24"/>
        </w:rPr>
        <w:t xml:space="preserve"> Social Media</w:t>
      </w:r>
      <w:r w:rsidR="006C5F90">
        <w:rPr>
          <w:rFonts w:cs="Times New Roman" w:hint="eastAsia"/>
          <w:szCs w:val="24"/>
        </w:rPr>
        <w:t>,</w:t>
      </w:r>
      <w:r w:rsidR="006C5F90" w:rsidRPr="006C5F90">
        <w:rPr>
          <w:rFonts w:cs="Times New Roman"/>
          <w:szCs w:val="24"/>
        </w:rPr>
        <w:t xml:space="preserve"> Question-Answer Dataset</w:t>
      </w:r>
      <w:r w:rsidR="006C5F90">
        <w:rPr>
          <w:rFonts w:cs="Times New Roman" w:hint="eastAsia"/>
          <w:szCs w:val="24"/>
        </w:rPr>
        <w:t>,</w:t>
      </w:r>
      <w:r w:rsidR="006C5F90" w:rsidRPr="006C5F90">
        <w:rPr>
          <w:rFonts w:cs="Times New Roman"/>
          <w:szCs w:val="24"/>
        </w:rPr>
        <w:t xml:space="preserve"> Domain Fine-tuning</w:t>
      </w:r>
    </w:p>
    <w:p w14:paraId="4FCCE057" w14:textId="77777777" w:rsidR="00F54B80" w:rsidRDefault="00F54B80">
      <w:pPr>
        <w:snapToGrid w:val="0"/>
        <w:spacing w:after="163"/>
        <w:rPr>
          <w:rFonts w:cs="Times New Roman"/>
          <w:szCs w:val="24"/>
        </w:rPr>
      </w:pPr>
    </w:p>
    <w:p w14:paraId="01C73B6E" w14:textId="77777777" w:rsidR="00F54B80" w:rsidRDefault="00F54B80">
      <w:pPr>
        <w:widowControl/>
        <w:wordWrap/>
        <w:spacing w:afterLines="0" w:after="0"/>
        <w:jc w:val="left"/>
        <w:rPr>
          <w:b/>
          <w:bCs/>
        </w:rPr>
        <w:sectPr w:rsidR="00F54B80">
          <w:headerReference w:type="even" r:id="rId23"/>
          <w:headerReference w:type="default" r:id="rId24"/>
          <w:pgSz w:w="11906" w:h="16838"/>
          <w:pgMar w:top="1440" w:right="1797" w:bottom="1440" w:left="1797" w:header="851" w:footer="567" w:gutter="0"/>
          <w:pgNumType w:fmt="upperRoman"/>
          <w:cols w:space="425"/>
          <w:docGrid w:type="linesAndChars" w:linePitch="326"/>
        </w:sectPr>
      </w:pPr>
    </w:p>
    <w:p w14:paraId="7FE2BCF7" w14:textId="77777777" w:rsidR="00F54B80" w:rsidRDefault="00000000">
      <w:pPr>
        <w:pStyle w:val="1"/>
        <w:spacing w:before="326" w:after="326"/>
        <w:rPr>
          <w:rFonts w:hint="eastAsia"/>
          <w:szCs w:val="32"/>
        </w:rPr>
      </w:pPr>
      <w:bookmarkStart w:id="2" w:name="_Toc227951542"/>
      <w:r>
        <w:rPr>
          <w:rFonts w:hint="eastAsia"/>
          <w:szCs w:val="32"/>
        </w:rPr>
        <w:lastRenderedPageBreak/>
        <w:t>绪论</w:t>
      </w:r>
      <w:bookmarkEnd w:id="2"/>
    </w:p>
    <w:p w14:paraId="5E47FEEC" w14:textId="77777777" w:rsidR="00F54B80" w:rsidRDefault="00000000">
      <w:pPr>
        <w:pStyle w:val="2"/>
        <w:spacing w:before="163" w:after="163"/>
        <w:rPr>
          <w:rFonts w:hint="eastAsia"/>
        </w:rPr>
      </w:pPr>
      <w:bookmarkStart w:id="3" w:name="_Toc227951543"/>
      <w:r>
        <w:rPr>
          <w:rFonts w:hint="eastAsia"/>
        </w:rPr>
        <w:t>研究背景</w:t>
      </w:r>
      <w:bookmarkEnd w:id="3"/>
    </w:p>
    <w:p w14:paraId="3CA0A50D" w14:textId="2CBA649E" w:rsidR="00F54B80" w:rsidRDefault="00000000">
      <w:pPr>
        <w:pStyle w:val="altz"/>
        <w:ind w:firstLine="480"/>
      </w:pPr>
      <w:r>
        <w:rPr>
          <w:rFonts w:hint="eastAsia"/>
        </w:rPr>
        <w:t>生殖健康是青少年身心健康的重要基石，然而，与此相关的议题在全球范围内日益严峻，长期未得到足够重视</w:t>
      </w:r>
      <w:r w:rsidR="00E9335A">
        <w:fldChar w:fldCharType="begin"/>
      </w:r>
      <w:r w:rsidR="00E9335A">
        <w:instrText xml:space="preserve"> ADDIN ZOTERO_ITEM CSL_CITATION {"citationID":"0MyETLKj","properties":{"formattedCitation":"\\super [1]\\nosupersub{}","plainCitation":"[1]","noteIndex":0},"citationItems":[{"id":790,"uris":["http://zotero.org/users/15209510/items/33S3RFSZ"],"itemData":{"id":790,"type":"article-journal","abstract":"Unprecedented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Lancet","language":"English","page":"2423-2478","PMID":"27174304","publisher":"Elsevier","source":"www.thelancet.com","title":"Our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E9335A">
        <w:fldChar w:fldCharType="separate"/>
      </w:r>
      <w:r w:rsidR="00E9335A" w:rsidRPr="00E9335A">
        <w:rPr>
          <w:rFonts w:cs="Times New Roman"/>
          <w:kern w:val="0"/>
          <w:vertAlign w:val="superscript"/>
        </w:rPr>
        <w:t>[1]</w:t>
      </w:r>
      <w:r w:rsidR="00E9335A">
        <w:fldChar w:fldCharType="end"/>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sidR="00E9335A">
        <w:fldChar w:fldCharType="begin"/>
      </w:r>
      <w:r w:rsidR="00E9335A">
        <w:instrText xml:space="preserve"> ADDIN ZOTERO_ITEM CSL_CITATION {"citationID":"BWWWlaYG","properties":{"formattedCitation":"\\super [2]\\nosupersub{}","plainCitation":"[2]","noteIndex":0},"citationItems":[{"id":794,"uris":["http://zotero.org/users/15209510/items/EMZADGEH"],"itemData":{"id":794,"type":"webpage","abstract":"WHO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Organization"}],"accessed":{"date-parts":[["2025",9,15]]}}}],"schema":"https://github.com/citation-style-language/schema/raw/master/csl-citation.json"} </w:instrText>
      </w:r>
      <w:r w:rsidR="00E9335A">
        <w:fldChar w:fldCharType="separate"/>
      </w:r>
      <w:r w:rsidR="00E9335A" w:rsidRPr="00E9335A">
        <w:rPr>
          <w:rFonts w:cs="Times New Roman"/>
          <w:kern w:val="0"/>
          <w:vertAlign w:val="superscript"/>
        </w:rPr>
        <w:t>[2]</w:t>
      </w:r>
      <w:r w:rsidR="00E9335A">
        <w:fldChar w:fldCharType="end"/>
      </w:r>
      <w:r w:rsidR="00E9335A">
        <w:rPr>
          <w:rFonts w:hint="eastAsia"/>
        </w:rPr>
        <w:t>。</w:t>
      </w:r>
      <w:r>
        <w:rPr>
          <w:rFonts w:hint="eastAsia"/>
        </w:rPr>
        <w:t>在中国，这一问题同样突出。随着青春期启动年龄提前和婚前性行为的增加，青少年因生殖健康知识的匮乏而导致的非意愿妊娠、人工流产及性传播疾病感染率呈上升趋势</w:t>
      </w:r>
      <w:r w:rsidR="00E9335A">
        <w:fldChar w:fldCharType="begin"/>
      </w:r>
      <w:r w:rsidR="00E9335A">
        <w:instrText xml:space="preserve"> ADDIN ZOTERO_ITEM CSL_CITATION {"citationID":"m3Azm8Yk","properties":{"formattedCitation":"\\super [3]\\nosupersub{}","plainCitation":"[3]","noteIndex":0},"citationItems":[{"id":793,"uris":["http://zotero.org/users/15209510/items/424APIYJ"],"itemData":{"</w:instrText>
      </w:r>
      <w:r w:rsidR="00E9335A">
        <w:rPr>
          <w:rFonts w:hint="eastAsia"/>
        </w:rPr>
        <w:instrText>id":793,"type":"article-journal","container-title":"</w:instrText>
      </w:r>
      <w:r w:rsidR="00E9335A">
        <w:rPr>
          <w:rFonts w:hint="eastAsia"/>
        </w:rPr>
        <w:instrText>中国计划生育和妇产科</w:instrText>
      </w:r>
      <w:r w:rsidR="00E9335A">
        <w:rPr>
          <w:rFonts w:hint="eastAsia"/>
        </w:rPr>
        <w:instrText>","issue":"4","page":"4</w:instrText>
      </w:r>
      <w:r w:rsidR="00E9335A">
        <w:rPr>
          <w:rFonts w:hint="eastAsia"/>
        </w:rPr>
        <w:instrText>–</w:instrText>
      </w:r>
      <w:r w:rsidR="00E9335A">
        <w:rPr>
          <w:rFonts w:hint="eastAsia"/>
        </w:rPr>
        <w:instrText>6","title":"</w:instrText>
      </w:r>
      <w:r w:rsidR="00E9335A">
        <w:rPr>
          <w:rFonts w:hint="eastAsia"/>
        </w:rPr>
        <w:instrText>青少年生殖健康现状</w:instrText>
      </w:r>
      <w:r w:rsidR="00E9335A">
        <w:rPr>
          <w:rFonts w:hint="eastAsia"/>
        </w:rPr>
        <w:instrText>","volume":"12","author":[{"literal":"</w:instrText>
      </w:r>
      <w:r w:rsidR="00E9335A">
        <w:rPr>
          <w:rFonts w:hint="eastAsia"/>
        </w:rPr>
        <w:instrText>张艺珊</w:instrText>
      </w:r>
      <w:r w:rsidR="00E9335A">
        <w:rPr>
          <w:rFonts w:hint="eastAsia"/>
        </w:rPr>
        <w:instrText>"},{"literal":"</w:instrText>
      </w:r>
      <w:r w:rsidR="00E9335A">
        <w:rPr>
          <w:rFonts w:hint="eastAsia"/>
        </w:rPr>
        <w:instrText>张雪松</w:instrText>
      </w:r>
      <w:r w:rsidR="00E9335A">
        <w:rPr>
          <w:rFonts w:hint="eastAsia"/>
        </w:rPr>
        <w:instrText>"},{"literal":"</w:instrText>
      </w:r>
      <w:r w:rsidR="00E9335A">
        <w:rPr>
          <w:rFonts w:hint="eastAsia"/>
        </w:rPr>
        <w:instrText>李晓宇</w:instrText>
      </w:r>
      <w:r w:rsidR="00E9335A">
        <w:rPr>
          <w:rFonts w:hint="eastAsia"/>
        </w:rPr>
        <w:instrText>"},{"literal":"</w:instrText>
      </w:r>
      <w:r w:rsidR="00E9335A">
        <w:rPr>
          <w:rFonts w:hint="eastAsia"/>
        </w:rPr>
        <w:instrText>顾向应</w:instrText>
      </w:r>
      <w:r w:rsidR="00E9335A">
        <w:rPr>
          <w:rFonts w:hint="eastAsia"/>
        </w:rPr>
        <w:instrText>"}],"issued":{"date-parts":[["2020"]]}}}],"schema":"h</w:instrText>
      </w:r>
      <w:r w:rsidR="00E9335A">
        <w:instrText xml:space="preserve">ttps://github.com/citation-style-language/schema/raw/master/csl-citation.json"} </w:instrText>
      </w:r>
      <w:r w:rsidR="00E9335A">
        <w:fldChar w:fldCharType="separate"/>
      </w:r>
      <w:r w:rsidR="00E9335A" w:rsidRPr="00E9335A">
        <w:rPr>
          <w:rFonts w:cs="Times New Roman"/>
          <w:kern w:val="0"/>
          <w:vertAlign w:val="superscript"/>
        </w:rPr>
        <w:t>[3]</w:t>
      </w:r>
      <w:r w:rsidR="00E9335A">
        <w:fldChar w:fldCharType="end"/>
      </w:r>
      <w:r>
        <w:rPr>
          <w:rFonts w:hint="eastAsia"/>
        </w:rPr>
        <w:t>。一项研究显示，尽管中国总体成人</w:t>
      </w:r>
      <w:r>
        <w:rPr>
          <w:rFonts w:hint="eastAsia"/>
        </w:rPr>
        <w:t>HIV</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sidR="00E9335A">
        <w:fldChar w:fldCharType="begin"/>
      </w:r>
      <w:r w:rsidR="00E9335A">
        <w:instrText xml:space="preserve"> ADDIN ZOTERO_ITEM CSL_CITATION {"citationID":"wlc5mHRz","properties":{"formattedCitation":"\\super [4]\\nosupersub{}","plainCitation":"[4]","noteIndex":0},"citationItems":[{"id":796,"uris":["http://zotero.org/users/15209510/items/UG4P9UIW"],"itemData":{"id":796,"type":"article-journal","abstract":"In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E9335A">
        <w:fldChar w:fldCharType="separate"/>
      </w:r>
      <w:r w:rsidR="00E9335A" w:rsidRPr="00E9335A">
        <w:rPr>
          <w:rFonts w:cs="Times New Roman"/>
          <w:kern w:val="0"/>
          <w:vertAlign w:val="superscript"/>
        </w:rPr>
        <w:t>[4]</w:t>
      </w:r>
      <w:r w:rsidR="00E9335A">
        <w:fldChar w:fldCharType="end"/>
      </w:r>
      <w:r>
        <w:rPr>
          <w:rFonts w:hint="eastAsia"/>
        </w:rPr>
        <w:t>。这些数据深刻地揭示了当前青少年在生殖健康知识与服务供给上存在的巨大缺口</w:t>
      </w:r>
      <w:r w:rsidR="00E9335A">
        <w:fldChar w:fldCharType="begin"/>
      </w:r>
      <w:r w:rsidR="00E9335A">
        <w:instrText xml:space="preserve"> ADDIN ZOTERO_ITEM CSL_CITATION {"citationID":"rq4kZhMQ","properties":{"formattedCitation":"\\super [5]\\nosupersub{}","plainCitation":"[5]","noteIndex":0},"citationItems":[{"id":1018,"uris":["http://zotero.org/users/15209510/items/F3GNTF8U"],"itemData":{</w:instrText>
      </w:r>
      <w:r w:rsidR="00E9335A">
        <w:rPr>
          <w:rFonts w:hint="eastAsia"/>
        </w:rPr>
        <w:instrText>"id":1018,"type":"article-journal","abstract":"</w:instrText>
      </w:r>
      <w:r w:rsidR="00E9335A">
        <w:rPr>
          <w:rFonts w:hint="eastAsia"/>
        </w:rPr>
        <w:instrText>目的：分析青少年生殖健康知识与行为的相关性。方法：选取</w:instrText>
      </w:r>
      <w:r w:rsidR="00E9335A">
        <w:rPr>
          <w:rFonts w:hint="eastAsia"/>
        </w:rPr>
        <w:instrText>2024</w:instrText>
      </w:r>
      <w:r w:rsidR="00E9335A">
        <w:rPr>
          <w:rFonts w:hint="eastAsia"/>
        </w:rPr>
        <w:instrText>年</w:instrText>
      </w:r>
      <w:r w:rsidR="00E9335A">
        <w:rPr>
          <w:rFonts w:hint="eastAsia"/>
        </w:rPr>
        <w:instrText>1</w:instrText>
      </w:r>
      <w:r w:rsidR="00E9335A">
        <w:rPr>
          <w:rFonts w:hint="eastAsia"/>
        </w:rPr>
        <w:instrText>月</w:instrText>
      </w:r>
      <w:r w:rsidR="00E9335A">
        <w:rPr>
          <w:rFonts w:hint="eastAsia"/>
        </w:rPr>
        <w:instrText>-2024</w:instrText>
      </w:r>
      <w:r w:rsidR="00E9335A">
        <w:rPr>
          <w:rFonts w:hint="eastAsia"/>
        </w:rPr>
        <w:instrText>年</w:instrText>
      </w:r>
      <w:r w:rsidR="00E9335A">
        <w:rPr>
          <w:rFonts w:hint="eastAsia"/>
        </w:rPr>
        <w:instrText>12</w:instrText>
      </w:r>
      <w:r w:rsidR="00E9335A">
        <w:rPr>
          <w:rFonts w:hint="eastAsia"/>
        </w:rPr>
        <w:instrText>月</w:instrText>
      </w:r>
      <w:r w:rsidR="00E9335A">
        <w:rPr>
          <w:rFonts w:hint="eastAsia"/>
        </w:rPr>
        <w:instrText>200</w:instrText>
      </w:r>
      <w:r w:rsidR="00E9335A">
        <w:rPr>
          <w:rFonts w:hint="eastAsia"/>
        </w:rPr>
        <w:instrText>名青少年进行生殖健康知识以及性行为匿名问卷调查</w:instrText>
      </w:r>
      <w:r w:rsidR="00E9335A">
        <w:rPr>
          <w:rFonts w:hint="eastAsia"/>
        </w:rPr>
        <w:instrText>,</w:instrText>
      </w:r>
      <w:r w:rsidR="00E9335A">
        <w:rPr>
          <w:rFonts w:hint="eastAsia"/>
        </w:rPr>
        <w:instrText>根据生殖健康知识调查结果分为观察组</w:instrText>
      </w:r>
      <w:r w:rsidR="00E9335A">
        <w:rPr>
          <w:rFonts w:hint="eastAsia"/>
        </w:rPr>
        <w:instrText>90</w:instrText>
      </w:r>
      <w:r w:rsidR="00E9335A">
        <w:rPr>
          <w:rFonts w:hint="eastAsia"/>
        </w:rPr>
        <w:instrText>例</w:instrText>
      </w:r>
      <w:r w:rsidR="00E9335A">
        <w:rPr>
          <w:rFonts w:hint="eastAsia"/>
        </w:rPr>
        <w:instrText>(</w:instrText>
      </w:r>
      <w:r w:rsidR="00E9335A">
        <w:rPr>
          <w:rFonts w:hint="eastAsia"/>
        </w:rPr>
        <w:instrText>生殖健康知识评分＜</w:instrText>
      </w:r>
      <w:r w:rsidR="00E9335A">
        <w:rPr>
          <w:rFonts w:hint="eastAsia"/>
        </w:rPr>
        <w:instrText>60</w:instrText>
      </w:r>
      <w:r w:rsidR="00E9335A">
        <w:rPr>
          <w:rFonts w:hint="eastAsia"/>
        </w:rPr>
        <w:instrText>分</w:instrText>
      </w:r>
      <w:r w:rsidR="00E9335A">
        <w:rPr>
          <w:rFonts w:hint="eastAsia"/>
        </w:rPr>
        <w:instrText>)</w:instrText>
      </w:r>
      <w:r w:rsidR="00E9335A">
        <w:rPr>
          <w:rFonts w:hint="eastAsia"/>
        </w:rPr>
        <w:instrText>与对照组</w:instrText>
      </w:r>
      <w:r w:rsidR="00E9335A">
        <w:rPr>
          <w:rFonts w:hint="eastAsia"/>
        </w:rPr>
        <w:instrText>110</w:instrText>
      </w:r>
      <w:r w:rsidR="00E9335A">
        <w:rPr>
          <w:rFonts w:hint="eastAsia"/>
        </w:rPr>
        <w:instrText>例</w:instrText>
      </w:r>
      <w:r w:rsidR="00E9335A">
        <w:rPr>
          <w:rFonts w:hint="eastAsia"/>
        </w:rPr>
        <w:instrText>(</w:instrText>
      </w:r>
      <w:r w:rsidR="00E9335A">
        <w:rPr>
          <w:rFonts w:hint="eastAsia"/>
        </w:rPr>
        <w:instrText>生殖健康知识评分≥</w:instrText>
      </w:r>
      <w:r w:rsidR="00E9335A">
        <w:rPr>
          <w:rFonts w:hint="eastAsia"/>
        </w:rPr>
        <w:instrText>60</w:instrText>
      </w:r>
      <w:r w:rsidR="00E9335A">
        <w:rPr>
          <w:rFonts w:hint="eastAsia"/>
        </w:rPr>
        <w:instrText>分</w:instrText>
      </w:r>
      <w:r w:rsidR="00E9335A">
        <w:rPr>
          <w:rFonts w:hint="eastAsia"/>
        </w:rPr>
        <w:instrText>),</w:instrText>
      </w:r>
      <w:r w:rsidR="00E9335A">
        <w:rPr>
          <w:rFonts w:hint="eastAsia"/>
        </w:rPr>
        <w:instrText>比较两组性行为的差异；并采取</w:instrText>
      </w:r>
      <w:r w:rsidR="00E9335A">
        <w:rPr>
          <w:rFonts w:hint="eastAsia"/>
        </w:rPr>
        <w:instrText>Pearson</w:instrText>
      </w:r>
      <w:r w:rsidR="00E9335A">
        <w:rPr>
          <w:rFonts w:hint="eastAsia"/>
        </w:rPr>
        <w:instrText>法分析青少年生殖健康知识知晓程度与高危性行为的相关性；对观察组患者进行针对性健康宣教</w:instrText>
      </w:r>
      <w:r w:rsidR="00E9335A">
        <w:rPr>
          <w:rFonts w:hint="eastAsia"/>
        </w:rPr>
        <w:instrText>,</w:instrText>
      </w:r>
      <w:r w:rsidR="00E9335A">
        <w:rPr>
          <w:rFonts w:hint="eastAsia"/>
        </w:rPr>
        <w:instrText>比较观察组干预前后生殖健康知识评分的变化。结果：两组在首次性行为时间＜</w:instrText>
      </w:r>
      <w:r w:rsidR="00E9335A">
        <w:rPr>
          <w:rFonts w:hint="eastAsia"/>
        </w:rPr>
        <w:instrText>13</w:instrText>
      </w:r>
      <w:r w:rsidR="00E9335A">
        <w:rPr>
          <w:rFonts w:hint="eastAsia"/>
        </w:rPr>
        <w:instrText>岁、性生活未采取避孕措施、多个性伴侣等方面的差异有意义</w:instrText>
      </w:r>
      <w:r w:rsidR="00E9335A">
        <w:rPr>
          <w:rFonts w:hint="eastAsia"/>
        </w:rPr>
        <w:instrText>(P</w:instrText>
      </w:r>
      <w:r w:rsidR="00E9335A">
        <w:rPr>
          <w:rFonts w:hint="eastAsia"/>
        </w:rPr>
        <w:instrText>＜</w:instrText>
      </w:r>
      <w:r w:rsidR="00E9335A">
        <w:rPr>
          <w:rFonts w:hint="eastAsia"/>
        </w:rPr>
        <w:instrText>0.05)</w:instrText>
      </w:r>
      <w:r w:rsidR="00E9335A">
        <w:rPr>
          <w:rFonts w:hint="eastAsia"/>
        </w:rPr>
        <w:instrText>；</w:instrText>
      </w:r>
      <w:r w:rsidR="00E9335A">
        <w:rPr>
          <w:rFonts w:hint="eastAsia"/>
        </w:rPr>
        <w:instrText>Pearson</w:instrText>
      </w:r>
      <w:r w:rsidR="00E9335A">
        <w:rPr>
          <w:rFonts w:hint="eastAsia"/>
        </w:rPr>
        <w:instrText>法分析青少年生殖健康知识知晓程度与高危性行为存在正相关性</w:instrText>
      </w:r>
      <w:r w:rsidR="00E9335A">
        <w:rPr>
          <w:rFonts w:hint="eastAsia"/>
        </w:rPr>
        <w:instrText>(P</w:instrText>
      </w:r>
      <w:r w:rsidR="00E9335A">
        <w:rPr>
          <w:rFonts w:hint="eastAsia"/>
        </w:rPr>
        <w:instrText>＜</w:instrText>
      </w:r>
      <w:r w:rsidR="00E9335A">
        <w:rPr>
          <w:rFonts w:hint="eastAsia"/>
        </w:rPr>
        <w:instrText>0.05)</w:instrText>
      </w:r>
      <w:r w:rsidR="00E9335A">
        <w:rPr>
          <w:rFonts w:hint="eastAsia"/>
        </w:rPr>
        <w:instrText>；观察组干预后生殖健康知识评分高于干预前</w:instrText>
      </w:r>
      <w:r w:rsidR="00E9335A">
        <w:rPr>
          <w:rFonts w:hint="eastAsia"/>
        </w:rPr>
        <w:instrText>,</w:instrText>
      </w:r>
      <w:r w:rsidR="00E9335A">
        <w:rPr>
          <w:rFonts w:hint="eastAsia"/>
        </w:rPr>
        <w:instrText>差异有意义</w:instrText>
      </w:r>
      <w:r w:rsidR="00E9335A">
        <w:rPr>
          <w:rFonts w:hint="eastAsia"/>
        </w:rPr>
        <w:instrText>(P</w:instrText>
      </w:r>
      <w:r w:rsidR="00E9335A">
        <w:rPr>
          <w:rFonts w:hint="eastAsia"/>
        </w:rPr>
        <w:instrText>＜</w:instrText>
      </w:r>
      <w:r w:rsidR="00E9335A">
        <w:rPr>
          <w:rFonts w:hint="eastAsia"/>
        </w:rPr>
        <w:instrText>0.05)</w:instrText>
      </w:r>
      <w:r w:rsidR="00E9335A">
        <w:rPr>
          <w:rFonts w:hint="eastAsia"/>
        </w:rPr>
        <w:instrText>。结论：青少年生殖健康知识知晓程度与其高危性行为存在正相关性</w:instrText>
      </w:r>
      <w:r w:rsidR="00E9335A">
        <w:rPr>
          <w:rFonts w:hint="eastAsia"/>
        </w:rPr>
        <w:instrText>,</w:instrText>
      </w:r>
      <w:r w:rsidR="00E9335A">
        <w:rPr>
          <w:rFonts w:hint="eastAsia"/>
        </w:rPr>
        <w:instrText>需要重视青少年的生殖健康知识科普</w:instrText>
      </w:r>
      <w:r w:rsidR="00E9335A">
        <w:rPr>
          <w:rFonts w:hint="eastAsia"/>
        </w:rPr>
        <w:instrText>,</w:instrText>
      </w:r>
      <w:r w:rsidR="00E9335A">
        <w:rPr>
          <w:rFonts w:hint="eastAsia"/>
        </w:rPr>
        <w:instrText>督促青少年做好安全防护。</w:instrText>
      </w:r>
      <w:r w:rsidR="00E9335A">
        <w:rPr>
          <w:rFonts w:hint="eastAsia"/>
        </w:rPr>
        <w:instrText>","container-title":"</w:instrText>
      </w:r>
      <w:r w:rsidR="00E9335A">
        <w:rPr>
          <w:rFonts w:hint="eastAsia"/>
        </w:rPr>
        <w:instrText>基础医学理论研究</w:instrText>
      </w:r>
      <w:r w:rsidR="00E9335A">
        <w:rPr>
          <w:rFonts w:hint="eastAsia"/>
        </w:rPr>
        <w:instrText>","DOI":"10.12238/bmtr.v7i1.11779","issue":"1","page":"51","source":"DOI.org (CSL JSON)","title":"</w:instrText>
      </w:r>
      <w:r w:rsidR="00E9335A">
        <w:rPr>
          <w:rFonts w:hint="eastAsia"/>
        </w:rPr>
        <w:instrText>青少年生殖健康知识与行为的相关性研究</w:instrText>
      </w:r>
      <w:r w:rsidR="00E9335A">
        <w:rPr>
          <w:rFonts w:hint="eastAsia"/>
        </w:rPr>
        <w:instrText>","volume":"7","author":[{"family":"","given":"</w:instrText>
      </w:r>
      <w:r w:rsidR="00E9335A">
        <w:rPr>
          <w:rFonts w:hint="eastAsia"/>
        </w:rPr>
        <w:instrText>林超龙</w:instrText>
      </w:r>
      <w:r w:rsidR="00E9335A">
        <w:rPr>
          <w:rFonts w:hint="eastAsia"/>
        </w:rPr>
        <w:instrText>"}],"issued":{"date-parts":[["2025"]]}}}],"schema":"https://github.com/citation-style-language/schema/raw/master/csl-citat</w:instrText>
      </w:r>
      <w:r w:rsidR="00E9335A">
        <w:instrText xml:space="preserve">ion.json"} </w:instrText>
      </w:r>
      <w:r w:rsidR="00E9335A">
        <w:fldChar w:fldCharType="separate"/>
      </w:r>
      <w:r w:rsidR="00E9335A" w:rsidRPr="00E9335A">
        <w:rPr>
          <w:rFonts w:cs="Times New Roman"/>
          <w:kern w:val="0"/>
          <w:vertAlign w:val="superscript"/>
        </w:rPr>
        <w:t>[5]</w:t>
      </w:r>
      <w:r w:rsidR="00E9335A">
        <w:fldChar w:fldCharType="end"/>
      </w:r>
      <w:r>
        <w:rPr>
          <w:rFonts w:hint="eastAsia"/>
        </w:rPr>
        <w:t xml:space="preserve"> [5, 6]</w:t>
      </w:r>
      <w:r>
        <w:rPr>
          <w:rFonts w:hint="eastAsia"/>
        </w:rPr>
        <w:t>。</w:t>
      </w:r>
    </w:p>
    <w:p w14:paraId="7066D2DD" w14:textId="59F93B3F" w:rsidR="00F54B80" w:rsidRDefault="00000000">
      <w:pPr>
        <w:pStyle w:val="altz"/>
        <w:ind w:firstLine="480"/>
      </w:pPr>
      <w:r>
        <w:rPr>
          <w:rFonts w:hint="eastAsia"/>
        </w:rPr>
        <w:t>面对这一严峻现实，传统的健康教育体系却显得力不从心。尽管联合国教科文组织等机构早已倡导科学、全面的性教育框架</w:t>
      </w:r>
      <w:r w:rsidR="00E9335A">
        <w:fldChar w:fldCharType="begin"/>
      </w:r>
      <w:r w:rsidR="00E9335A">
        <w:instrText xml:space="preserve"> ADDIN ZOTERO_ITEM CSL_CITATION {"citationID":"jYqY1vaC","properties":{"formattedCitation":"\\super [6]\\nosupersub{}","plainCitation":"[6]","noteIndex":0},"citationItems":[{"id":1068,"uris":["http://zotero.org/users/15209510/items/5NRTFFLM"],"itemData":{</w:instrText>
      </w:r>
      <w:r w:rsidR="00E9335A">
        <w:rPr>
          <w:rFonts w:hint="eastAsia"/>
        </w:rPr>
        <w:instrText xml:space="preserve">"id":1068,"type":"book","DOI":"https://doi.org/10.54675/UQRM6395","ISBN":"978-92-3-100259-5","license":"CC BY-NC-ND 3.0 IGO","number-of-pages":"138","title":"International technical guidance on sexuality education: an evidence-informed approach - UNESCO </w:instrText>
      </w:r>
      <w:r w:rsidR="00E9335A">
        <w:rPr>
          <w:rFonts w:hint="eastAsia"/>
        </w:rPr>
        <w:instrText>数字图书馆</w:instrText>
      </w:r>
      <w:r w:rsidR="00E9335A">
        <w:rPr>
          <w:rFonts w:hint="eastAsia"/>
        </w:rPr>
        <w:instrText>","URL":"https://unesdoc.unesco.org/ark:/48223/pf0000260770","author":[{"literal":"UNESCO"},{"literal":"Joint United Nations Programme on HIV/AIDS"},{"literal":"United Nations Children's Fund"},{"literal":"United Nations Entity for Gender Equality and</w:instrText>
      </w:r>
      <w:r w:rsidR="00E9335A">
        <w:instrText xml:space="preserve"> the Empowerment of Women"},{"literal":"World Health Organization"}],"accessed":{"date-parts":[["2026",3,25]]},"issued":{"date-parts":[["2018"]]}}}],"schema":"https://github.com/citation-style-language/schema/raw/master/csl-citation.json"} </w:instrText>
      </w:r>
      <w:r w:rsidR="00E9335A">
        <w:fldChar w:fldCharType="separate"/>
      </w:r>
      <w:r w:rsidR="00E9335A" w:rsidRPr="00E9335A">
        <w:rPr>
          <w:rFonts w:cs="Times New Roman"/>
          <w:kern w:val="0"/>
          <w:vertAlign w:val="superscript"/>
        </w:rPr>
        <w:t>[6]</w:t>
      </w:r>
      <w:r w:rsidR="00E9335A">
        <w:fldChar w:fldCharType="end"/>
      </w:r>
      <w:r>
        <w:rPr>
          <w:rFonts w:hint="eastAsia"/>
        </w:rPr>
        <w:t xml:space="preserve"> [1]</w:t>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sidR="00E9335A">
        <w:fldChar w:fldCharType="begin"/>
      </w:r>
      <w:r w:rsidR="00E9335A">
        <w:instrText xml:space="preserve"> ADDIN ZOTERO_ITEM CSL_CITATION {"citationID":"VcB25hkK","properties":{"formattedCitation":"\\super [7\\uc0\\u8211{}9]\\nosupersub{}","plainCitation":"[7–9]","noteIndex":0},"citationItems":[{"id":1021,"uris":["http://zotero.org/users/15209510/items/8NFXYXT7"],"itemData":{"id":1021,"type":"article-journal","abstract":"Limited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China","volume":"10","author":[{"family":"Qin","given":"Qian"},{"family":"Zhang","given":"Jiali"}],"issued":{"date-parts":[["2023",12,11]]}}},{"id":734,"uris":["http://zotero.org/users/15209510/items/JTZCD95U"],"itemData":{"id":734,"type":"article-journal","container-title":"The Lancet","DOI":"10.1016/S0140-6736(20)32708-2","ISSN":"01406736","issue":"10293","journalAbbreviation":"The Lancet","language":"en","page":"2497-2536","source":"DOI.org (Crossref)","title":"A Lancet Commission on 70 years of women's reproductive, maternal, newborn, child, and adolescent health in China","volume":"397","author":[{"family":"Qiao","given":"Jie"},{"family":"Wang","given":"Yuanyuan"},{"family":"Li","given":"Xiaohong"},{"family":"Jiang","given":"Fan"},{"family":"Zhang","given":"Yunting"},{"family":"Ma","given":"Jun"},{"family":"Song","given":"Yi"},{"family":"Ma","given":"Jing"},{"family":"Fu","given":"Wei"},{"family":"Pang","given":"Ruyan"},{"family":"Zhu","given":"Zhaofang"},{"family":"Zhang","given":"Jun"},{"family":"Qian","given":"Xu"},{"family":"Wang","given":"Linhong"},{"family":"Wu","given":"Jiuling"},{"family":"Chang","given":"Hsun-Ming"},{"family":"Leung","given":"Peter C K"},{"family":"Mao","given":"Meng"},{"family":"Ma","given":"Duan"},{"family":"Guo","given":"Yan"},{"family":"Qiu","given":"Jie"},{"family":"Liu","given":"Li"},{"family":"Wang","given":"Haidong"},{"family":"Norman","given":"Robert J"},{"family":"Lawn","given":"Joy"},{"family":"Black","given":"Robert E"},{"family":"Ronsmans","given":"Carine"},{"family":"Patton","given":"George"},{"family":"Zhu","given":"Jun"},{"family":"Song","given":"Li"},{"family":"Hesketh","given":"Therese"}],"issued":{"date-parts":[["2021",6]]}}},{"id":811,"uris":["http://zotero.org/users/15209510/items/VVMFDUSX"],"itemData":{"id":811,"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education","volume":"83","author":[{"family":"Bhana","given":"Deevia"},{"family":"Aggleton","given":"Peter"},{"family":"Miedema","given":"Esther"},{"family":"Ngidi","given":"Ndumiso Daluxolo"}],"issued":{"date-parts":[["2024",12]]}}}],"schema":"https://github.com/citation-style-language/schema/raw/master/csl-citation.json"} </w:instrText>
      </w:r>
      <w:r w:rsidR="00E9335A">
        <w:fldChar w:fldCharType="separate"/>
      </w:r>
      <w:r w:rsidR="00E9335A" w:rsidRPr="00E9335A">
        <w:rPr>
          <w:rFonts w:cs="Times New Roman"/>
          <w:kern w:val="0"/>
          <w:vertAlign w:val="superscript"/>
        </w:rPr>
        <w:t>[7–9]</w:t>
      </w:r>
      <w:r w:rsidR="00E9335A">
        <w:fldChar w:fldCharType="end"/>
      </w:r>
      <w:r>
        <w:rPr>
          <w:rFonts w:hint="eastAsia"/>
        </w:rPr>
        <w:t>这种线下教育的缺失，导致青少年在理解和应对生殖健康问题时存在显著的知识与能力鸿沟</w:t>
      </w:r>
      <w:r w:rsidR="00E9335A">
        <w:fldChar w:fldCharType="begin"/>
      </w:r>
      <w:r w:rsidR="00E9335A">
        <w:instrText xml:space="preserve"> ADDIN ZOTERO_ITEM CSL_CITATION {"citationID":"VnU2A2Ts","properties":{"formattedCitation":"\\super [10]\\nosupersub{}","plainCitation":"[10]","noteIndex":0},"citationItems":[{"id":779,"uris":["http://zotero.org/users/15209510/items/GQR7WUBM"],"itemData":</w:instrText>
      </w:r>
      <w:r w:rsidR="00E9335A">
        <w:rPr>
          <w:rFonts w:hint="eastAsia"/>
        </w:rPr>
        <w:instrText>{"id":779,"type":"article-journal","abstract":"&lt;sec&gt;\n\t\t\t\t\t</w:instrText>
      </w:r>
      <w:r w:rsidR="00E9335A">
        <w:rPr>
          <w:rFonts w:hint="eastAsia"/>
        </w:rPr>
        <w:instrText>目的</w:instrText>
      </w:r>
      <w:r w:rsidR="00E9335A">
        <w:rPr>
          <w:rFonts w:hint="eastAsia"/>
        </w:rPr>
        <w:instrText>\n\t\t\t\t\t</w:instrText>
      </w:r>
      <w:r w:rsidR="00E9335A">
        <w:rPr>
          <w:rFonts w:hint="eastAsia"/>
        </w:rPr>
        <w:instrText>了解</w:instrText>
      </w:r>
      <w:r w:rsidR="00E9335A">
        <w:rPr>
          <w:rFonts w:hint="eastAsia"/>
        </w:rPr>
        <w:instrText>11</w:instrText>
      </w:r>
      <w:r w:rsidR="00E9335A">
        <w:rPr>
          <w:rFonts w:hint="eastAsia"/>
        </w:rPr>
        <w:instrText>省市青少年性与生殖健康相关知识、态度和行为现状，为促进学校生殖健康教育提供数据支持。</w:instrText>
      </w:r>
      <w:r w:rsidR="00E9335A">
        <w:rPr>
          <w:rFonts w:hint="eastAsia"/>
        </w:rPr>
        <w:instrText>&lt;/sec&gt;\n\t\t\t\t&lt;sec&gt;\n\t\t\t\t\t</w:instrText>
      </w:r>
      <w:r w:rsidR="00E9335A">
        <w:rPr>
          <w:rFonts w:hint="eastAsia"/>
        </w:rPr>
        <w:instrText>方法</w:instrText>
      </w:r>
      <w:r w:rsidR="00E9335A">
        <w:rPr>
          <w:rFonts w:hint="eastAsia"/>
        </w:rPr>
        <w:instrText>\n\t\t\t\t\t</w:instrText>
      </w:r>
      <w:r w:rsidR="00E9335A">
        <w:rPr>
          <w:rFonts w:hint="eastAsia"/>
        </w:rPr>
        <w:instrText>于</w:instrText>
      </w:r>
      <w:r w:rsidR="00E9335A">
        <w:rPr>
          <w:rFonts w:hint="eastAsia"/>
        </w:rPr>
        <w:instrText>2017</w:instrText>
      </w:r>
      <w:r w:rsidR="00E9335A">
        <w:rPr>
          <w:rFonts w:hint="eastAsia"/>
        </w:rPr>
        <w:instrText>年</w:instrText>
      </w:r>
      <w:r w:rsidR="00E9335A">
        <w:rPr>
          <w:rFonts w:hint="eastAsia"/>
        </w:rPr>
        <w:instrText xml:space="preserve">6 </w:instrText>
      </w:r>
      <w:r w:rsidR="00E9335A">
        <w:rPr>
          <w:rFonts w:hint="eastAsia"/>
        </w:rPr>
        <w:instrText>—</w:instrText>
      </w:r>
      <w:r w:rsidR="00E9335A">
        <w:rPr>
          <w:rFonts w:hint="eastAsia"/>
        </w:rPr>
        <w:instrText xml:space="preserve"> 8</w:instrText>
      </w:r>
      <w:r w:rsidR="00E9335A">
        <w:rPr>
          <w:rFonts w:hint="eastAsia"/>
        </w:rPr>
        <w:instrText>月，在中国</w:instrText>
      </w:r>
      <w:r w:rsidR="00E9335A">
        <w:rPr>
          <w:rFonts w:hint="eastAsia"/>
        </w:rPr>
        <w:instrText>11</w:instrText>
      </w:r>
      <w:r w:rsidR="00E9335A">
        <w:rPr>
          <w:rFonts w:hint="eastAsia"/>
        </w:rPr>
        <w:instrText>省市便利抽取</w:instrText>
      </w:r>
      <w:r w:rsidR="00E9335A">
        <w:rPr>
          <w:rFonts w:hint="eastAsia"/>
        </w:rPr>
        <w:instrText>22</w:instrText>
      </w:r>
      <w:r w:rsidR="00E9335A">
        <w:rPr>
          <w:rFonts w:hint="eastAsia"/>
        </w:rPr>
        <w:instrText>所高中和</w:instrText>
      </w:r>
      <w:r w:rsidR="00E9335A">
        <w:rPr>
          <w:rFonts w:hint="eastAsia"/>
        </w:rPr>
        <w:instrText>21</w:instrText>
      </w:r>
      <w:r w:rsidR="00E9335A">
        <w:rPr>
          <w:rFonts w:hint="eastAsia"/>
        </w:rPr>
        <w:instrText>所大学的</w:instrText>
      </w:r>
      <w:r w:rsidR="00E9335A">
        <w:rPr>
          <w:rFonts w:hint="eastAsia"/>
        </w:rPr>
        <w:instrText>1 355</w:instrText>
      </w:r>
      <w:r w:rsidR="00E9335A">
        <w:rPr>
          <w:rFonts w:hint="eastAsia"/>
        </w:rPr>
        <w:instrText>名学生，采用自行设计的健康问卷开展横断面调查。</w:instrText>
      </w:r>
      <w:r w:rsidR="00E9335A">
        <w:rPr>
          <w:rFonts w:hint="eastAsia"/>
        </w:rPr>
        <w:instrText>&lt;/sec&gt;\n\t\t\t\t&lt;sec&gt;\n\t\t\t\t\t</w:instrText>
      </w:r>
      <w:r w:rsidR="00E9335A">
        <w:rPr>
          <w:rFonts w:hint="eastAsia"/>
        </w:rPr>
        <w:instrText>结果</w:instrText>
      </w:r>
      <w:r w:rsidR="00E9335A">
        <w:rPr>
          <w:rFonts w:hint="eastAsia"/>
        </w:rPr>
        <w:instrText>\n\t\t\t\t\t</w:instrText>
      </w:r>
      <w:r w:rsidR="00E9335A">
        <w:rPr>
          <w:rFonts w:hint="eastAsia"/>
        </w:rPr>
        <w:instrText>青少年的性与生殖健康知识及格率仅为</w:instrText>
      </w:r>
      <w:r w:rsidR="00E9335A">
        <w:rPr>
          <w:rFonts w:hint="eastAsia"/>
        </w:rPr>
        <w:instrText>53.28 %</w:instrText>
      </w:r>
      <w:r w:rsidR="00E9335A">
        <w:rPr>
          <w:rFonts w:hint="eastAsia"/>
        </w:rPr>
        <w:instrText>。青少年的性观念和性行为开放，仅有</w:instrText>
      </w:r>
      <w:r w:rsidR="00E9335A">
        <w:rPr>
          <w:rFonts w:hint="eastAsia"/>
        </w:rPr>
        <w:instrText>25.98 %</w:instrText>
      </w:r>
      <w:r w:rsidR="00E9335A">
        <w:rPr>
          <w:rFonts w:hint="eastAsia"/>
        </w:rPr>
        <w:instrText>（</w:instrText>
      </w:r>
      <w:r w:rsidR="00E9335A">
        <w:rPr>
          <w:rFonts w:hint="eastAsia"/>
        </w:rPr>
        <w:instrText>352/1 355</w:instrText>
      </w:r>
      <w:r w:rsidR="00E9335A">
        <w:rPr>
          <w:rFonts w:hint="eastAsia"/>
        </w:rPr>
        <w:instrText>）的青少年认为婚前不应该有性行为，</w:instrText>
      </w:r>
      <w:r w:rsidR="00E9335A">
        <w:rPr>
          <w:rFonts w:hint="eastAsia"/>
        </w:rPr>
        <w:instrText>8.98 %</w:instrText>
      </w:r>
      <w:r w:rsidR="00E9335A">
        <w:rPr>
          <w:rFonts w:hint="eastAsia"/>
        </w:rPr>
        <w:instrText>（</w:instrText>
      </w:r>
      <w:r w:rsidR="00E9335A">
        <w:rPr>
          <w:rFonts w:hint="eastAsia"/>
        </w:rPr>
        <w:instrText>52/579</w:instrText>
      </w:r>
      <w:r w:rsidR="00E9335A">
        <w:rPr>
          <w:rFonts w:hint="eastAsia"/>
        </w:rPr>
        <w:instrText>）的未成年组学生、</w:instrText>
      </w:r>
      <w:r w:rsidR="00E9335A">
        <w:rPr>
          <w:rFonts w:hint="eastAsia"/>
        </w:rPr>
        <w:instrText>10.85 %</w:instrText>
      </w:r>
      <w:r w:rsidR="00E9335A">
        <w:rPr>
          <w:rFonts w:hint="eastAsia"/>
        </w:rPr>
        <w:instrText>（</w:instrText>
      </w:r>
      <w:r w:rsidR="00E9335A">
        <w:rPr>
          <w:rFonts w:hint="eastAsia"/>
        </w:rPr>
        <w:instrText>83/765</w:instrText>
      </w:r>
      <w:r w:rsidR="00E9335A">
        <w:rPr>
          <w:rFonts w:hint="eastAsia"/>
        </w:rPr>
        <w:instrText>）的高中生及</w:instrText>
      </w:r>
      <w:r w:rsidR="00E9335A">
        <w:rPr>
          <w:rFonts w:hint="eastAsia"/>
        </w:rPr>
        <w:instrText>26.61 %</w:instrText>
      </w:r>
      <w:r w:rsidR="00E9335A">
        <w:rPr>
          <w:rFonts w:hint="eastAsia"/>
        </w:rPr>
        <w:instrText>（</w:instrText>
      </w:r>
      <w:r w:rsidR="00E9335A">
        <w:rPr>
          <w:rFonts w:hint="eastAsia"/>
        </w:rPr>
        <w:instrText>157/590</w:instrText>
      </w:r>
      <w:r w:rsidR="00E9335A">
        <w:rPr>
          <w:rFonts w:hint="eastAsia"/>
        </w:rPr>
        <w:instrText>）的大学生有过性经历；过去</w:instrText>
      </w:r>
      <w:r w:rsidR="00E9335A">
        <w:rPr>
          <w:rFonts w:hint="eastAsia"/>
        </w:rPr>
        <w:instrText>1</w:instrText>
      </w:r>
      <w:r w:rsidR="00E9335A">
        <w:rPr>
          <w:rFonts w:hint="eastAsia"/>
        </w:rPr>
        <w:instrText>年内，高中生发生酒后性行为和“约炮”行为的比例均显著高于大学生（</w:instrText>
      </w:r>
      <w:r w:rsidR="00E9335A">
        <w:rPr>
          <w:rFonts w:hint="eastAsia"/>
        </w:rPr>
        <w:instrText>&lt;i&gt;</w:instrText>
      </w:r>
      <w:r w:rsidR="00E9335A">
        <w:rPr>
          <w:rFonts w:hint="eastAsia"/>
        </w:rPr>
        <w:instrText>χ</w:instrText>
      </w:r>
      <w:r w:rsidR="00E9335A">
        <w:rPr>
          <w:rFonts w:hint="eastAsia"/>
        </w:rPr>
        <w:instrText>&lt;/i&gt;&lt;sup&gt;2&lt;/sup&gt; = 7.888 4</w:instrText>
      </w:r>
      <w:r w:rsidR="00E9335A">
        <w:rPr>
          <w:rFonts w:hint="eastAsia"/>
        </w:rPr>
        <w:instrText>、</w:instrText>
      </w:r>
      <w:r w:rsidR="00E9335A">
        <w:rPr>
          <w:rFonts w:hint="eastAsia"/>
        </w:rPr>
        <w:instrText>10.382 7</w:instrText>
      </w:r>
      <w:r w:rsidR="00E9335A">
        <w:rPr>
          <w:rFonts w:hint="eastAsia"/>
        </w:rPr>
        <w:instrText>，均</w:instrText>
      </w:r>
      <w:r w:rsidR="00E9335A">
        <w:rPr>
          <w:rFonts w:hint="eastAsia"/>
        </w:rPr>
        <w:instrText>&lt;i&gt;P&lt;/i&gt; &lt; 0.05</w:instrText>
      </w:r>
      <w:r w:rsidR="00E9335A">
        <w:rPr>
          <w:rFonts w:hint="eastAsia"/>
        </w:rPr>
        <w:instrText>）；男性有性行为、看色情作品经历的比例均显著高于女性（</w:instrText>
      </w:r>
      <w:r w:rsidR="00E9335A">
        <w:rPr>
          <w:rFonts w:hint="eastAsia"/>
        </w:rPr>
        <w:instrText xml:space="preserve"> &lt;i&gt;</w:instrText>
      </w:r>
      <w:r w:rsidR="00E9335A">
        <w:rPr>
          <w:rFonts w:hint="eastAsia"/>
        </w:rPr>
        <w:instrText>χ</w:instrText>
      </w:r>
      <w:r w:rsidR="00E9335A">
        <w:rPr>
          <w:rFonts w:hint="eastAsia"/>
        </w:rPr>
        <w:instrText>&lt;/i&gt;&lt;sup&gt;2&lt;/sup&gt; = 34.529 2</w:instrText>
      </w:r>
      <w:r w:rsidR="00E9335A">
        <w:rPr>
          <w:rFonts w:hint="eastAsia"/>
        </w:rPr>
        <w:instrText>、</w:instrText>
      </w:r>
      <w:r w:rsidR="00E9335A">
        <w:rPr>
          <w:rFonts w:hint="eastAsia"/>
        </w:rPr>
        <w:instrText>237.760</w:instrText>
      </w:r>
      <w:r w:rsidR="00E9335A">
        <w:rPr>
          <w:rFonts w:hint="eastAsia"/>
        </w:rPr>
        <w:instrText>，均</w:instrText>
      </w:r>
      <w:r w:rsidR="00E9335A">
        <w:rPr>
          <w:rFonts w:hint="eastAsia"/>
        </w:rPr>
        <w:instrText>&lt;i&gt;P&lt;/i&gt; &lt; 0.001</w:instrText>
      </w:r>
      <w:r w:rsidR="00E9335A">
        <w:rPr>
          <w:rFonts w:hint="eastAsia"/>
        </w:rPr>
        <w:instrText>）。在校期间没有学习过关于艾滋病、孕产与性传播疾病和生理健康知识的青少年分别占</w:instrText>
      </w:r>
      <w:r w:rsidR="00E9335A">
        <w:rPr>
          <w:rFonts w:hint="eastAsia"/>
        </w:rPr>
        <w:instrText>36.16 %</w:instrText>
      </w:r>
      <w:r w:rsidR="00E9335A">
        <w:rPr>
          <w:rFonts w:hint="eastAsia"/>
        </w:rPr>
        <w:instrText>（</w:instrText>
      </w:r>
      <w:r w:rsidR="00E9335A">
        <w:rPr>
          <w:rFonts w:hint="eastAsia"/>
        </w:rPr>
        <w:instrText>490/1 355</w:instrText>
      </w:r>
      <w:r w:rsidR="00E9335A">
        <w:rPr>
          <w:rFonts w:hint="eastAsia"/>
        </w:rPr>
        <w:instrText>）、</w:instrText>
      </w:r>
      <w:r w:rsidR="00E9335A">
        <w:rPr>
          <w:rFonts w:hint="eastAsia"/>
        </w:rPr>
        <w:instrText>70.26 %</w:instrText>
      </w:r>
      <w:r w:rsidR="00E9335A">
        <w:rPr>
          <w:rFonts w:hint="eastAsia"/>
        </w:rPr>
        <w:instrText>（</w:instrText>
      </w:r>
      <w:r w:rsidR="00E9335A">
        <w:rPr>
          <w:rFonts w:hint="eastAsia"/>
        </w:rPr>
        <w:instrText>952/1 355</w:instrText>
      </w:r>
      <w:r w:rsidR="00E9335A">
        <w:rPr>
          <w:rFonts w:hint="eastAsia"/>
        </w:rPr>
        <w:instrText>）、</w:instrText>
      </w:r>
      <w:r w:rsidR="00E9335A">
        <w:rPr>
          <w:rFonts w:hint="eastAsia"/>
        </w:rPr>
        <w:instrText>39.78 %</w:instrText>
      </w:r>
      <w:r w:rsidR="00E9335A">
        <w:rPr>
          <w:rFonts w:hint="eastAsia"/>
        </w:rPr>
        <w:instrText>（</w:instrText>
      </w:r>
      <w:r w:rsidR="00E9335A">
        <w:rPr>
          <w:rFonts w:hint="eastAsia"/>
        </w:rPr>
        <w:instrText>539/1 355</w:instrText>
      </w:r>
      <w:r w:rsidR="00E9335A">
        <w:rPr>
          <w:rFonts w:hint="eastAsia"/>
        </w:rPr>
        <w:instrText>）。</w:instrText>
      </w:r>
      <w:r w:rsidR="00E9335A">
        <w:rPr>
          <w:rFonts w:hint="eastAsia"/>
        </w:rPr>
        <w:instrText>&lt;/sec&gt;\n\t\t\t\t&lt;sec&gt;\n\t\t\t\t\t</w:instrText>
      </w:r>
      <w:r w:rsidR="00E9335A">
        <w:rPr>
          <w:rFonts w:hint="eastAsia"/>
        </w:rPr>
        <w:instrText>结论</w:instrText>
      </w:r>
      <w:r w:rsidR="00E9335A">
        <w:rPr>
          <w:rFonts w:hint="eastAsia"/>
        </w:rPr>
        <w:instrText>\n\t\t\t\t\t</w:instrText>
      </w:r>
      <w:r w:rsidR="00E9335A">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E9335A">
        <w:rPr>
          <w:rFonts w:hint="eastAsia"/>
        </w:rPr>
        <w:instrText>&lt;/sec&gt;","container-title":"</w:instrText>
      </w:r>
      <w:r w:rsidR="00E9335A">
        <w:rPr>
          <w:rFonts w:hint="eastAsia"/>
        </w:rPr>
        <w:instrText>中国公共卫生</w:instrText>
      </w:r>
      <w:r w:rsidR="00E9335A">
        <w:rPr>
          <w:rFonts w:hint="eastAsia"/>
        </w:rPr>
        <w:instrText>","DOI":"10.11847/zgggws1124531","language":"cn","license":"http://creativecommons.org/licenses/by/3.0/","note":"DOI: 10.11847/zgggws1124531","page":"1330-1338","publisher":"</w:instrText>
      </w:r>
      <w:r w:rsidR="00E9335A">
        <w:rPr>
          <w:rFonts w:hint="eastAsia"/>
        </w:rPr>
        <w:instrText>中国公共卫生</w:instrText>
      </w:r>
      <w:r w:rsidR="00E9335A">
        <w:rPr>
          <w:rFonts w:hint="eastAsia"/>
        </w:rPr>
        <w:instrText>","title":"</w:instrText>
      </w:r>
      <w:r w:rsidR="00E9335A">
        <w:rPr>
          <w:rFonts w:hint="eastAsia"/>
        </w:rPr>
        <w:instrText>中国</w:instrText>
      </w:r>
      <w:r w:rsidR="00E9335A">
        <w:rPr>
          <w:rFonts w:hint="eastAsia"/>
        </w:rPr>
        <w:instrText>11</w:instrText>
      </w:r>
      <w:r w:rsidR="00E9335A">
        <w:rPr>
          <w:rFonts w:hint="eastAsia"/>
        </w:rPr>
        <w:instrText>省市青少年性与生殖健康知识、态度及行为调查</w:instrText>
      </w:r>
      <w:r w:rsidR="00E9335A">
        <w:rPr>
          <w:rFonts w:hint="eastAsia"/>
        </w:rPr>
        <w:instrText>","volume":"35(10)","author":[{"family":"</w:instrText>
      </w:r>
      <w:r w:rsidR="00E9335A">
        <w:rPr>
          <w:rFonts w:hint="eastAsia"/>
        </w:rPr>
        <w:instrText>赵芮</w:instrText>
      </w:r>
      <w:r w:rsidR="00E9335A">
        <w:rPr>
          <w:rFonts w:hint="eastAsia"/>
        </w:rPr>
        <w:instrText>","given":""},{"family":"</w:instrText>
      </w:r>
      <w:r w:rsidR="00E9335A">
        <w:rPr>
          <w:rFonts w:hint="eastAsia"/>
        </w:rPr>
        <w:instrText>张磊</w:instrText>
      </w:r>
      <w:r w:rsidR="00E9335A">
        <w:rPr>
          <w:rFonts w:hint="eastAsia"/>
        </w:rPr>
        <w:instrText>","given":""},{"family":"</w:instrText>
      </w:r>
      <w:r w:rsidR="00E9335A">
        <w:rPr>
          <w:rFonts w:hint="eastAsia"/>
        </w:rPr>
        <w:instrText>富晓星</w:instrText>
      </w:r>
      <w:r w:rsidR="00E9335A">
        <w:rPr>
          <w:rFonts w:hint="eastAsia"/>
        </w:rPr>
        <w:instrText>","given":""},{"family":"</w:instrText>
      </w:r>
      <w:r w:rsidR="00E9335A">
        <w:rPr>
          <w:rFonts w:hint="eastAsia"/>
        </w:rPr>
        <w:instrText>苏春艳</w:instrText>
      </w:r>
      <w:r w:rsidR="00E9335A">
        <w:rPr>
          <w:rFonts w:hint="eastAsia"/>
        </w:rPr>
        <w:instrText>","given":""},{"family":"</w:instrText>
      </w:r>
      <w:r w:rsidR="00E9335A">
        <w:rPr>
          <w:rFonts w:hint="eastAsia"/>
        </w:rPr>
        <w:instrText>张玉萍</w:instrText>
      </w:r>
      <w:r w:rsidR="00E9335A">
        <w:rPr>
          <w:rFonts w:hint="eastAsia"/>
        </w:rPr>
        <w:instrText>","given":""}],"issued":{"date-parts":[["201</w:instrText>
      </w:r>
      <w:r w:rsidR="00E9335A">
        <w:instrText xml:space="preserve">9",10,25]]}}}],"schema":"https://github.com/citation-style-language/schema/raw/master/csl-citation.json"} </w:instrText>
      </w:r>
      <w:r w:rsidR="00E9335A">
        <w:fldChar w:fldCharType="separate"/>
      </w:r>
      <w:r w:rsidR="00E9335A" w:rsidRPr="00E9335A">
        <w:rPr>
          <w:rFonts w:cs="Times New Roman"/>
          <w:kern w:val="0"/>
          <w:vertAlign w:val="superscript"/>
        </w:rPr>
        <w:t>[10]</w:t>
      </w:r>
      <w:r w:rsidR="00E9335A">
        <w:fldChar w:fldCharType="end"/>
      </w:r>
    </w:p>
    <w:p w14:paraId="26900968" w14:textId="77777777" w:rsidR="00F54B80" w:rsidRDefault="00000000">
      <w:pPr>
        <w:pStyle w:val="altz"/>
        <w:ind w:firstLine="480"/>
      </w:pPr>
      <w:r>
        <w:rPr>
          <w:rFonts w:hint="eastAsia"/>
        </w:rPr>
        <w:t>在此背景下，互联网与社交媒体的迅猛发展为青少年获取健康信息开辟了全新的、也是主要依赖的途径</w:t>
      </w:r>
      <w:r>
        <w:rPr>
          <w:rFonts w:hint="eastAsia"/>
        </w:rPr>
        <w:t xml:space="preserve"> [3, 4, </w:t>
      </w:r>
      <w:r>
        <w:rPr>
          <w:rFonts w:hint="eastAsia"/>
        </w:rPr>
        <w:t>开</w:t>
      </w:r>
      <w:r>
        <w:rPr>
          <w:rFonts w:hint="eastAsia"/>
        </w:rPr>
        <w:t>9]</w:t>
      </w:r>
      <w:r>
        <w:rPr>
          <w:rFonts w:hint="eastAsia"/>
        </w:rPr>
        <w:t>。以</w:t>
      </w:r>
      <w:proofErr w:type="gramStart"/>
      <w:r>
        <w:rPr>
          <w:rFonts w:hint="eastAsia"/>
        </w:rPr>
        <w:t>哔</w:t>
      </w:r>
      <w:proofErr w:type="gramEnd"/>
      <w:r>
        <w:rPr>
          <w:rFonts w:hint="eastAsia"/>
        </w:rPr>
        <w:t>哩哔哩（</w:t>
      </w:r>
      <w:r>
        <w:rPr>
          <w:rFonts w:hint="eastAsia"/>
        </w:rPr>
        <w:t>Bilibili</w:t>
      </w:r>
      <w:r>
        <w:rPr>
          <w:rFonts w:hint="eastAsia"/>
        </w:rPr>
        <w:t>）为代表的视频分享平台，因其庞大的年轻用户群体和高度互动的社区生态，已成为当代中国青少年探寻生殖健康知识的重要渠道</w:t>
      </w:r>
      <w:r>
        <w:rPr>
          <w:rFonts w:hint="eastAsia"/>
        </w:rPr>
        <w:t xml:space="preserve"> [</w:t>
      </w:r>
      <w:r>
        <w:rPr>
          <w:rFonts w:hint="eastAsia"/>
        </w:rPr>
        <w:t>开</w:t>
      </w:r>
      <w:r>
        <w:rPr>
          <w:rFonts w:hint="eastAsia"/>
        </w:rPr>
        <w:t>12]</w:t>
      </w:r>
      <w:r>
        <w:rPr>
          <w:rFonts w:hint="eastAsia"/>
        </w:rPr>
        <w:t>。然而，社交媒体是一柄双</w:t>
      </w:r>
      <w:proofErr w:type="gramStart"/>
      <w:r>
        <w:rPr>
          <w:rFonts w:hint="eastAsia"/>
        </w:rPr>
        <w:t>刃</w:t>
      </w:r>
      <w:proofErr w:type="gramEnd"/>
      <w:r>
        <w:rPr>
          <w:rFonts w:hint="eastAsia"/>
        </w:rPr>
        <w:t>剑。一方面，数字平台的匿名性、便捷性与广泛可及性，使其成为青少年在探寻避孕、性病防治等敏感话题时不可或缺的信息来源</w:t>
      </w:r>
      <w:r>
        <w:rPr>
          <w:rFonts w:hint="eastAsia"/>
        </w:rPr>
        <w:t xml:space="preserve"> [</w:t>
      </w:r>
      <w:r>
        <w:rPr>
          <w:rFonts w:hint="eastAsia"/>
        </w:rPr>
        <w:t>开</w:t>
      </w:r>
      <w:r>
        <w:rPr>
          <w:rFonts w:hint="eastAsia"/>
        </w:rPr>
        <w:t>9]</w:t>
      </w:r>
      <w:r>
        <w:rPr>
          <w:rFonts w:hint="eastAsia"/>
        </w:rPr>
        <w:t>；另一方面，平台上的健康信息质量良莠不齐，充斥着大量未经证实甚至错误的内容</w:t>
      </w:r>
      <w:r>
        <w:rPr>
          <w:rFonts w:hint="eastAsia"/>
        </w:rPr>
        <w:t xml:space="preserve"> [7, 14, </w:t>
      </w:r>
      <w:r>
        <w:rPr>
          <w:rFonts w:hint="eastAsia"/>
        </w:rPr>
        <w:t>开</w:t>
      </w:r>
      <w:r>
        <w:rPr>
          <w:rFonts w:hint="eastAsia"/>
        </w:rPr>
        <w:t xml:space="preserve">15, </w:t>
      </w:r>
      <w:r>
        <w:rPr>
          <w:rFonts w:hint="eastAsia"/>
        </w:rPr>
        <w:t>开</w:t>
      </w:r>
      <w:r>
        <w:rPr>
          <w:rFonts w:hint="eastAsia"/>
        </w:rPr>
        <w:t>16]</w:t>
      </w:r>
      <w:r>
        <w:rPr>
          <w:rFonts w:hint="eastAsia"/>
        </w:rPr>
        <w:t>。研究表明，社交媒体上娱乐性和挑逗性的内容远多于严肃的健康科普</w:t>
      </w:r>
      <w:r>
        <w:rPr>
          <w:rFonts w:hint="eastAsia"/>
        </w:rPr>
        <w:t xml:space="preserve"> [11]</w:t>
      </w:r>
      <w:r>
        <w:rPr>
          <w:rFonts w:hint="eastAsia"/>
        </w:rPr>
        <w:t>，且由专业医疗人员创作的高质量内容占比极低</w:t>
      </w:r>
      <w:r>
        <w:rPr>
          <w:rFonts w:hint="eastAsia"/>
        </w:rPr>
        <w:t xml:space="preserve"> [8]</w:t>
      </w:r>
      <w:r>
        <w:rPr>
          <w:rFonts w:hint="eastAsia"/>
        </w:rPr>
        <w:t>，这无疑对缺乏辨别能力的青少年构成了潜在风险。</w:t>
      </w:r>
    </w:p>
    <w:p w14:paraId="7F33C603" w14:textId="77777777" w:rsidR="00F54B80" w:rsidRDefault="00000000">
      <w:pPr>
        <w:pStyle w:val="altz"/>
        <w:ind w:firstLine="480"/>
      </w:pPr>
      <w:r>
        <w:rPr>
          <w:rFonts w:hint="eastAsia"/>
        </w:rPr>
        <w:t>值得注意的是，以往研究多聚焦于视频内容本身，却忽视了平台上由海量用户评论、</w:t>
      </w:r>
      <w:proofErr w:type="gramStart"/>
      <w:r>
        <w:rPr>
          <w:rFonts w:hint="eastAsia"/>
        </w:rPr>
        <w:t>弹幕及回复</w:t>
      </w:r>
      <w:proofErr w:type="gramEnd"/>
      <w:r>
        <w:rPr>
          <w:rFonts w:hint="eastAsia"/>
        </w:rPr>
        <w:t>所构成的“数字互动层”中蕴含的巨大价值。这些非正式、口语化的用户生成内容，真实地反映了青少年在生殖健康领域的具体困惑、知识盲区和核心诉求，构成了一个自发的“问答社区”</w:t>
      </w:r>
      <w:r>
        <w:rPr>
          <w:rFonts w:hint="eastAsia"/>
        </w:rPr>
        <w:t xml:space="preserve"> [</w:t>
      </w:r>
      <w:r>
        <w:rPr>
          <w:rFonts w:hint="eastAsia"/>
        </w:rPr>
        <w:t>开</w:t>
      </w:r>
      <w:r>
        <w:rPr>
          <w:rFonts w:hint="eastAsia"/>
        </w:rPr>
        <w:t xml:space="preserve">13, </w:t>
      </w:r>
      <w:r>
        <w:rPr>
          <w:rFonts w:hint="eastAsia"/>
        </w:rPr>
        <w:t>开</w:t>
      </w:r>
      <w:r>
        <w:rPr>
          <w:rFonts w:hint="eastAsia"/>
        </w:rPr>
        <w:t>14]</w:t>
      </w:r>
      <w:r>
        <w:rPr>
          <w:rFonts w:hint="eastAsia"/>
        </w:rPr>
        <w:t>。如何从这些海量、嘈杂、非结构化的文本中挖掘出有价值的真实问题，并将其转化为规范、科学、可用于健康教育的知识资源，是</w:t>
      </w:r>
      <w:r>
        <w:rPr>
          <w:rFonts w:hint="eastAsia"/>
        </w:rPr>
        <w:lastRenderedPageBreak/>
        <w:t>当前研究面临的核心挑战。</w:t>
      </w:r>
    </w:p>
    <w:p w14:paraId="2098A641" w14:textId="77777777" w:rsidR="00F54B80" w:rsidRDefault="00000000">
      <w:pPr>
        <w:pStyle w:val="altz"/>
        <w:ind w:firstLine="480"/>
      </w:pPr>
      <w:r>
        <w:rPr>
          <w:rFonts w:hint="eastAsia"/>
        </w:rPr>
        <w:t>与此同时，以大语言模型（</w:t>
      </w:r>
      <w:r>
        <w:rPr>
          <w:rFonts w:hint="eastAsia"/>
        </w:rPr>
        <w:t>Large Language Model, LLM</w:t>
      </w:r>
      <w:r>
        <w:rPr>
          <w:rFonts w:hint="eastAsia"/>
        </w:rPr>
        <w:t>）为代表的人工智能技术为此带来了前所未有的机遇。</w:t>
      </w:r>
      <w:r>
        <w:rPr>
          <w:rFonts w:hint="eastAsia"/>
        </w:rPr>
        <w:t>LLM</w:t>
      </w:r>
      <w:r>
        <w:rPr>
          <w:rFonts w:hint="eastAsia"/>
        </w:rPr>
        <w:t>在理解自然语言、生成文本和知识推理方面展现出强大能力</w:t>
      </w:r>
      <w:r>
        <w:rPr>
          <w:rFonts w:hint="eastAsia"/>
        </w:rPr>
        <w:t xml:space="preserve"> [21, </w:t>
      </w:r>
      <w:r>
        <w:rPr>
          <w:rFonts w:hint="eastAsia"/>
        </w:rPr>
        <w:t>开</w:t>
      </w:r>
      <w:r>
        <w:rPr>
          <w:rFonts w:hint="eastAsia"/>
        </w:rPr>
        <w:t>17]</w:t>
      </w:r>
      <w:r>
        <w:rPr>
          <w:rFonts w:hint="eastAsia"/>
        </w:rPr>
        <w:t>，在医疗问答领域已显现巨大潜力。研究证实，先进的</w:t>
      </w:r>
      <w:r>
        <w:rPr>
          <w:rFonts w:hint="eastAsia"/>
        </w:rPr>
        <w:t>AI</w:t>
      </w:r>
      <w:r>
        <w:rPr>
          <w:rFonts w:hint="eastAsia"/>
        </w:rPr>
        <w:t>模型不仅能高分通过执业医师资格考试</w:t>
      </w:r>
      <w:r>
        <w:rPr>
          <w:rFonts w:hint="eastAsia"/>
        </w:rPr>
        <w:t xml:space="preserve"> [22, 26]</w:t>
      </w:r>
      <w:r>
        <w:rPr>
          <w:rFonts w:hint="eastAsia"/>
        </w:rPr>
        <w:t>，其生成的回答在信息丰富度和共</w:t>
      </w:r>
      <w:proofErr w:type="gramStart"/>
      <w:r>
        <w:rPr>
          <w:rFonts w:hint="eastAsia"/>
        </w:rPr>
        <w:t>情表达</w:t>
      </w:r>
      <w:proofErr w:type="gramEnd"/>
      <w:r>
        <w:rPr>
          <w:rFonts w:hint="eastAsia"/>
        </w:rPr>
        <w:t>上甚至能超越人类医生</w:t>
      </w:r>
      <w:r>
        <w:rPr>
          <w:rFonts w:hint="eastAsia"/>
        </w:rPr>
        <w:t xml:space="preserve"> [23]</w:t>
      </w:r>
      <w:r>
        <w:rPr>
          <w:rFonts w:hint="eastAsia"/>
        </w:rPr>
        <w:t>。因此，本研究旨在探索利用大语言模型技术，对社交媒体平台上的青少年真实评论进行系统性地分析与转化，从而为解决青少年生殖健康教育的困境提供新的解决方案。</w:t>
      </w:r>
    </w:p>
    <w:p w14:paraId="12EC277F" w14:textId="77777777" w:rsidR="00F54B80" w:rsidRDefault="00000000">
      <w:pPr>
        <w:pStyle w:val="2"/>
        <w:spacing w:before="163" w:after="163"/>
        <w:rPr>
          <w:rFonts w:hint="eastAsia"/>
        </w:rPr>
      </w:pPr>
      <w:bookmarkStart w:id="4" w:name="_Toc227951544"/>
      <w:r>
        <w:rPr>
          <w:rFonts w:hint="eastAsia"/>
        </w:rPr>
        <w:t>研究意义</w:t>
      </w:r>
      <w:bookmarkEnd w:id="4"/>
    </w:p>
    <w:p w14:paraId="017DD6E3" w14:textId="77777777" w:rsidR="00F54B80" w:rsidRDefault="00000000">
      <w:pPr>
        <w:pStyle w:val="altz"/>
        <w:ind w:firstLine="480"/>
      </w:pPr>
      <w:r>
        <w:t>本研究旨在将前沿的人工智能技术与真实的社会健康需求相结合，不仅具有重要的理论价值，也蕴含着广阔的实践前景。</w:t>
      </w:r>
    </w:p>
    <w:p w14:paraId="448780D0" w14:textId="77777777" w:rsidR="00F54B80" w:rsidRDefault="00000000">
      <w:pPr>
        <w:pStyle w:val="3"/>
        <w:spacing w:before="163" w:after="163"/>
        <w:rPr>
          <w:rFonts w:hint="eastAsia"/>
        </w:rPr>
      </w:pPr>
      <w:bookmarkStart w:id="5" w:name="_Toc227951545"/>
      <w:r>
        <w:t>理论意义</w:t>
      </w:r>
      <w:bookmarkEnd w:id="5"/>
    </w:p>
    <w:p w14:paraId="1D658F12" w14:textId="77777777" w:rsidR="00F54B80" w:rsidRDefault="00000000">
      <w:pPr>
        <w:pStyle w:val="altz"/>
        <w:ind w:firstLine="480"/>
      </w:pPr>
      <w:r>
        <w:t>首先，本研究拓展了社交媒体健康传播的研究对象。以往研究多集中于分析视频或文章等</w:t>
      </w:r>
      <w:r>
        <w:t>“</w:t>
      </w:r>
      <w:r>
        <w:t>发布端</w:t>
      </w:r>
      <w:r>
        <w:t>”</w:t>
      </w:r>
      <w:r>
        <w:t>内容</w:t>
      </w:r>
      <w:r>
        <w:t xml:space="preserve"> [7, 8]</w:t>
      </w:r>
      <w:r>
        <w:t>，本研究则将焦点下沉至用户评论、弹幕等</w:t>
      </w:r>
      <w:r>
        <w:t>“</w:t>
      </w:r>
      <w:r>
        <w:t>接收与互动端</w:t>
      </w:r>
      <w:r>
        <w:t>”</w:t>
      </w:r>
      <w:r>
        <w:t>，将这些海量的用户生成内容（</w:t>
      </w:r>
      <w:r>
        <w:t>UGC</w:t>
      </w:r>
      <w:r>
        <w:t>）视为一种反映真实需求的</w:t>
      </w:r>
      <w:r>
        <w:t>“</w:t>
      </w:r>
      <w:r>
        <w:t>问题语料库</w:t>
      </w:r>
      <w:r>
        <w:t>”</w:t>
      </w:r>
      <w:r>
        <w:t>，从而深化了对社交媒体健康信息生态系统内部循环的理解。</w:t>
      </w:r>
    </w:p>
    <w:p w14:paraId="5C2E6168" w14:textId="77777777" w:rsidR="00F54B80" w:rsidRDefault="00000000">
      <w:pPr>
        <w:pStyle w:val="altz"/>
        <w:ind w:firstLine="480"/>
      </w:pPr>
      <w:r>
        <w:t>其次，本研究丰富了青少年生殖健康信息需求的识别路径。传统的需求分析多依赖问卷调查或访谈，可能存在样本偏差和社会期许效应</w:t>
      </w:r>
      <w:r>
        <w:t xml:space="preserve"> [</w:t>
      </w:r>
      <w:r>
        <w:t>开</w:t>
      </w:r>
      <w:r>
        <w:t>5]</w:t>
      </w:r>
      <w:r>
        <w:t>。本研究采用大数据与自然语言处理技术，直接从青少年自发的、匿名的网络言论中挖掘问题，为理解其真实、隐秘的知识盲区与情感诉求提供了一条更为直接和规模化的研究路径</w:t>
      </w:r>
      <w:r>
        <w:t xml:space="preserve"> [16, 17]</w:t>
      </w:r>
      <w:r>
        <w:t>。</w:t>
      </w:r>
    </w:p>
    <w:p w14:paraId="7A5BB1A3" w14:textId="77777777" w:rsidR="00F54B80" w:rsidRDefault="00000000">
      <w:pPr>
        <w:pStyle w:val="altz"/>
        <w:ind w:firstLine="480"/>
      </w:pPr>
      <w:r>
        <w:t>最后，本研究探索了大语言模型在中文健康教育语境下的创新应用模式。通过构建从</w:t>
      </w:r>
      <w:r>
        <w:t>“</w:t>
      </w:r>
      <w:r>
        <w:t>非正式用户提问</w:t>
      </w:r>
      <w:r>
        <w:t>”</w:t>
      </w:r>
      <w:r>
        <w:t>到</w:t>
      </w:r>
      <w:r>
        <w:t>“</w:t>
      </w:r>
      <w:r>
        <w:t>规范化问答对</w:t>
      </w:r>
      <w:r>
        <w:t>”</w:t>
      </w:r>
      <w:r>
        <w:t>再到</w:t>
      </w:r>
      <w:r>
        <w:t>“</w:t>
      </w:r>
      <w:r>
        <w:t>领域微调模型</w:t>
      </w:r>
      <w:r>
        <w:t>”</w:t>
      </w:r>
      <w:r>
        <w:t>的</w:t>
      </w:r>
      <w:proofErr w:type="gramStart"/>
      <w:r>
        <w:t>完整技术</w:t>
      </w:r>
      <w:proofErr w:type="gramEnd"/>
      <w:r>
        <w:t>链路，本研究不仅检验了</w:t>
      </w:r>
      <w:r>
        <w:t>LLM</w:t>
      </w:r>
      <w:r>
        <w:t>在处理真实、复杂、口语</w:t>
      </w:r>
      <w:proofErr w:type="gramStart"/>
      <w:r>
        <w:t>化健康</w:t>
      </w:r>
      <w:proofErr w:type="gramEnd"/>
      <w:r>
        <w:t>咨询时的能力与局限，也为如何将通用</w:t>
      </w:r>
      <w:r>
        <w:t>AI</w:t>
      </w:r>
      <w:r>
        <w:t>技术转化为服务于特定教育场景的</w:t>
      </w:r>
      <w:r>
        <w:t>“</w:t>
      </w:r>
      <w:r>
        <w:t>领域专家</w:t>
      </w:r>
      <w:r>
        <w:t>”</w:t>
      </w:r>
      <w:r>
        <w:t>系统提供了方法论上的探索与实证</w:t>
      </w:r>
      <w:r>
        <w:t xml:space="preserve"> [21, 27]</w:t>
      </w:r>
      <w:r>
        <w:t>。</w:t>
      </w:r>
    </w:p>
    <w:p w14:paraId="3752111D" w14:textId="77777777" w:rsidR="00F54B80" w:rsidRDefault="00000000">
      <w:pPr>
        <w:pStyle w:val="3"/>
        <w:spacing w:before="163" w:after="163"/>
        <w:rPr>
          <w:rFonts w:hint="eastAsia"/>
        </w:rPr>
      </w:pPr>
      <w:bookmarkStart w:id="6" w:name="_Toc227951546"/>
      <w:r>
        <w:rPr>
          <w:rFonts w:hint="eastAsia"/>
        </w:rPr>
        <w:t>实践意义</w:t>
      </w:r>
      <w:bookmarkEnd w:id="6"/>
    </w:p>
    <w:p w14:paraId="626763CB" w14:textId="77777777" w:rsidR="00F54B80" w:rsidRDefault="00000000">
      <w:pPr>
        <w:pStyle w:val="altz"/>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w:t>
      </w:r>
      <w:proofErr w:type="gramStart"/>
      <w:r>
        <w:rPr>
          <w:rFonts w:hint="eastAsia"/>
        </w:rPr>
        <w:t>最</w:t>
      </w:r>
      <w:proofErr w:type="gramEnd"/>
      <w:r>
        <w:rPr>
          <w:rFonts w:hint="eastAsia"/>
        </w:rPr>
        <w:t>核心的关注点、知识盲区与常见误解，为政府、学校及公共卫生机构制定更具针对性的教育大纲和干预策略提供坚实的数据依据</w:t>
      </w:r>
      <w:r>
        <w:rPr>
          <w:rFonts w:hint="eastAsia"/>
        </w:rPr>
        <w:t xml:space="preserve"> [</w:t>
      </w:r>
      <w:r>
        <w:rPr>
          <w:rFonts w:hint="eastAsia"/>
        </w:rPr>
        <w:t>开</w:t>
      </w:r>
      <w:r>
        <w:rPr>
          <w:rFonts w:hint="eastAsia"/>
        </w:rPr>
        <w:t>5]</w:t>
      </w:r>
      <w:r>
        <w:rPr>
          <w:rFonts w:hint="eastAsia"/>
        </w:rPr>
        <w:t>。</w:t>
      </w:r>
    </w:p>
    <w:p w14:paraId="5D42B6CC" w14:textId="77777777" w:rsidR="00F54B80" w:rsidRDefault="00000000">
      <w:pPr>
        <w:pStyle w:val="altz"/>
        <w:ind w:firstLine="480"/>
      </w:pPr>
      <w:r>
        <w:rPr>
          <w:rFonts w:hint="eastAsia"/>
        </w:rPr>
        <w:t>第二，为平台健康内容治理与科普创作优化提供科学依据。研究结果可以帮助</w:t>
      </w:r>
      <w:r>
        <w:rPr>
          <w:rFonts w:hint="eastAsia"/>
        </w:rPr>
        <w:t>Bili</w:t>
      </w:r>
      <w:r>
        <w:rPr>
          <w:rFonts w:hint="eastAsia"/>
        </w:rPr>
        <w:lastRenderedPageBreak/>
        <w:t>bili</w:t>
      </w:r>
      <w:r>
        <w:rPr>
          <w:rFonts w:hint="eastAsia"/>
        </w:rPr>
        <w:t>等社交媒体平台更好地识别高质量健康内容与用户的真实需求，从而优化其推荐算法与内容审核机制。同时，研究揭示的青少年提问偏好与表达方式，也能为专业科普创作者（如医生、健康机构）提供指南，帮助他们创作出更贴近年轻受众、传播效果更佳的作品</w:t>
      </w:r>
      <w:r>
        <w:rPr>
          <w:rFonts w:hint="eastAsia"/>
        </w:rPr>
        <w:t xml:space="preserve"> [15]</w:t>
      </w:r>
      <w:r>
        <w:rPr>
          <w:rFonts w:hint="eastAsia"/>
        </w:rPr>
        <w:t>。</w:t>
      </w:r>
    </w:p>
    <w:p w14:paraId="70045075" w14:textId="77777777" w:rsidR="00F54B80" w:rsidRDefault="00000000">
      <w:pPr>
        <w:pStyle w:val="altz"/>
        <w:ind w:firstLine="480"/>
      </w:pPr>
      <w:r>
        <w:rPr>
          <w:rFonts w:hint="eastAsia"/>
        </w:rPr>
        <w:t>第三，为开发智能健康问答系统提供高质量的数据资源。本研究的核心产出之一是一</w:t>
      </w:r>
      <w:proofErr w:type="gramStart"/>
      <w:r>
        <w:rPr>
          <w:rFonts w:hint="eastAsia"/>
        </w:rPr>
        <w:t>个</w:t>
      </w:r>
      <w:proofErr w:type="gramEnd"/>
      <w:r>
        <w:rPr>
          <w:rFonts w:hint="eastAsia"/>
        </w:rPr>
        <w:t>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Pr>
          <w:rFonts w:hint="eastAsia"/>
        </w:rPr>
        <w:t>7x24</w:t>
      </w:r>
      <w:r>
        <w:rPr>
          <w:rFonts w:hint="eastAsia"/>
        </w:rPr>
        <w:t>小时、私密、可靠且富有</w:t>
      </w:r>
      <w:proofErr w:type="gramStart"/>
      <w:r>
        <w:rPr>
          <w:rFonts w:hint="eastAsia"/>
        </w:rPr>
        <w:t>同理心</w:t>
      </w:r>
      <w:proofErr w:type="gramEnd"/>
      <w:r>
        <w:rPr>
          <w:rFonts w:hint="eastAsia"/>
        </w:rPr>
        <w:t>的信息获取渠道</w:t>
      </w:r>
      <w:r>
        <w:rPr>
          <w:rFonts w:hint="eastAsia"/>
        </w:rPr>
        <w:t xml:space="preserve"> [28]</w:t>
      </w:r>
      <w:r>
        <w:rPr>
          <w:rFonts w:hint="eastAsia"/>
        </w:rPr>
        <w:t>。</w:t>
      </w:r>
    </w:p>
    <w:p w14:paraId="08B3F288" w14:textId="77777777" w:rsidR="00F54B80" w:rsidRDefault="00000000">
      <w:pPr>
        <w:pStyle w:val="2"/>
        <w:spacing w:before="163" w:after="163"/>
        <w:rPr>
          <w:rFonts w:hint="eastAsia"/>
        </w:rPr>
      </w:pPr>
      <w:bookmarkStart w:id="7" w:name="_Toc227951547"/>
      <w:r>
        <w:rPr>
          <w:rFonts w:hint="eastAsia"/>
        </w:rPr>
        <w:t>国内外研究现状</w:t>
      </w:r>
      <w:bookmarkEnd w:id="7"/>
    </w:p>
    <w:p w14:paraId="3C090FF2" w14:textId="77777777" w:rsidR="00F54B80" w:rsidRDefault="00000000">
      <w:pPr>
        <w:pStyle w:val="3"/>
        <w:spacing w:before="163" w:after="163"/>
        <w:rPr>
          <w:rFonts w:hint="eastAsia"/>
        </w:rPr>
      </w:pPr>
      <w:bookmarkStart w:id="8" w:name="_Toc227951548"/>
      <w:r>
        <w:rPr>
          <w:rFonts w:hint="eastAsia"/>
        </w:rPr>
        <w:t>青少年生殖健康教育研究现状</w:t>
      </w:r>
      <w:bookmarkEnd w:id="8"/>
    </w:p>
    <w:p w14:paraId="42B593C0" w14:textId="77777777" w:rsidR="00F54B80" w:rsidRDefault="00000000">
      <w:pPr>
        <w:pStyle w:val="altz"/>
        <w:ind w:firstLine="480"/>
      </w:pPr>
      <w:r>
        <w:rPr>
          <w:rFonts w:hint="eastAsia"/>
        </w:rPr>
        <w:t>国内外研究均证实，尽管全面性教育的理念已获广泛认可</w:t>
      </w:r>
      <w:r>
        <w:rPr>
          <w:rFonts w:hint="eastAsia"/>
        </w:rPr>
        <w:t xml:space="preserve"> [1]</w:t>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Pr>
          <w:rFonts w:hint="eastAsia"/>
        </w:rPr>
        <w:t xml:space="preserve"> [6, </w:t>
      </w:r>
      <w:r>
        <w:rPr>
          <w:rFonts w:hint="eastAsia"/>
        </w:rPr>
        <w:t>开</w:t>
      </w:r>
      <w:r>
        <w:rPr>
          <w:rFonts w:hint="eastAsia"/>
        </w:rPr>
        <w:t>8]</w:t>
      </w:r>
      <w:r>
        <w:rPr>
          <w:rFonts w:hint="eastAsia"/>
        </w:rPr>
        <w:t>。知识的缺乏被证实与高风险性行为显著正相关</w:t>
      </w:r>
      <w:r>
        <w:rPr>
          <w:rFonts w:hint="eastAsia"/>
        </w:rPr>
        <w:t xml:space="preserve"> [5]</w:t>
      </w:r>
      <w:r>
        <w:rPr>
          <w:rFonts w:hint="eastAsia"/>
        </w:rPr>
        <w:t>。为弥补线下教育的不足，基于网络的数字健康干预应运而生，且多项系统综述与</w:t>
      </w:r>
      <w:r>
        <w:rPr>
          <w:rFonts w:hint="eastAsia"/>
        </w:rPr>
        <w:t>Meta</w:t>
      </w:r>
      <w:r>
        <w:rPr>
          <w:rFonts w:hint="eastAsia"/>
        </w:rPr>
        <w:t>分析已证明，网络干预能有效提升青少年的相关知识、态度与行为</w:t>
      </w:r>
      <w:r>
        <w:rPr>
          <w:rFonts w:hint="eastAsia"/>
        </w:rPr>
        <w:t xml:space="preserve"> [3]</w:t>
      </w:r>
      <w:r>
        <w:rPr>
          <w:rFonts w:hint="eastAsia"/>
        </w:rPr>
        <w:t>。然而，青少年在线提出的真实问题类型多样，反映出传统教育未能满足的细分需求</w:t>
      </w:r>
      <w:r>
        <w:rPr>
          <w:rFonts w:hint="eastAsia"/>
        </w:rPr>
        <w:t xml:space="preserve"> [4]</w:t>
      </w:r>
      <w:r>
        <w:rPr>
          <w:rFonts w:hint="eastAsia"/>
        </w:rPr>
        <w:t>。</w:t>
      </w:r>
    </w:p>
    <w:p w14:paraId="42413D09" w14:textId="77777777" w:rsidR="00F54B80" w:rsidRDefault="00000000">
      <w:pPr>
        <w:pStyle w:val="3"/>
        <w:spacing w:before="163" w:after="163"/>
        <w:rPr>
          <w:rFonts w:hint="eastAsia"/>
        </w:rPr>
      </w:pPr>
      <w:bookmarkStart w:id="9" w:name="_Toc227951549"/>
      <w:r>
        <w:rPr>
          <w:rFonts w:hint="eastAsia"/>
        </w:rPr>
        <w:t>社交媒体健康传播研究现状</w:t>
      </w:r>
      <w:bookmarkEnd w:id="9"/>
    </w:p>
    <w:p w14:paraId="5BCF5F7B" w14:textId="77777777" w:rsidR="00F54B80" w:rsidRDefault="00000000">
      <w:pPr>
        <w:pStyle w:val="altz"/>
        <w:ind w:firstLine="480"/>
      </w:pPr>
      <w:r>
        <w:rPr>
          <w:rFonts w:hint="eastAsia"/>
        </w:rPr>
        <w:t>社交媒体已成为青少年获取健康信息，特别是敏感健康话题的主要渠道</w:t>
      </w:r>
      <w:r>
        <w:rPr>
          <w:rFonts w:hint="eastAsia"/>
        </w:rPr>
        <w:t xml:space="preserve"> [7]</w:t>
      </w:r>
      <w:r>
        <w:rPr>
          <w:rFonts w:hint="eastAsia"/>
        </w:rPr>
        <w:t>。然而，平台上的内容生态却令人担忧。一方面，研究发现社交媒体上与“性”相关的内容中，娱乐化、挑逗性的内容远超严肃的健康教育内容</w:t>
      </w:r>
      <w:r>
        <w:rPr>
          <w:rFonts w:hint="eastAsia"/>
        </w:rPr>
        <w:t xml:space="preserve"> [11]</w:t>
      </w:r>
      <w:r>
        <w:rPr>
          <w:rFonts w:hint="eastAsia"/>
        </w:rPr>
        <w:t>，专业人士的参与度严重不足</w:t>
      </w:r>
      <w:r>
        <w:rPr>
          <w:rFonts w:hint="eastAsia"/>
        </w:rPr>
        <w:t xml:space="preserve"> [8]</w:t>
      </w:r>
      <w:r>
        <w:rPr>
          <w:rFonts w:hint="eastAsia"/>
        </w:rPr>
        <w:t>。另一方面，健康误导信息（</w:t>
      </w:r>
      <w:r>
        <w:rPr>
          <w:rFonts w:hint="eastAsia"/>
        </w:rPr>
        <w:t>Misinformation</w:t>
      </w:r>
      <w:r>
        <w:rPr>
          <w:rFonts w:hint="eastAsia"/>
        </w:rPr>
        <w:t>）在社交媒体上普遍存在，其流行率在某些主题上甚至超过</w:t>
      </w:r>
      <w:r>
        <w:rPr>
          <w:rFonts w:hint="eastAsia"/>
        </w:rPr>
        <w:t>50% [14]</w:t>
      </w:r>
      <w:r>
        <w:rPr>
          <w:rFonts w:hint="eastAsia"/>
        </w:rPr>
        <w:t>。尽管如此，社交媒体的互动特性也展现出积极潜力，高质量的科普视频能获得更多积极的用户反馈</w:t>
      </w:r>
      <w:r>
        <w:rPr>
          <w:rFonts w:hint="eastAsia"/>
        </w:rPr>
        <w:t xml:space="preserve"> [</w:t>
      </w:r>
      <w:r>
        <w:rPr>
          <w:rFonts w:hint="eastAsia"/>
        </w:rPr>
        <w:t>开</w:t>
      </w:r>
      <w:r>
        <w:rPr>
          <w:rFonts w:hint="eastAsia"/>
        </w:rPr>
        <w:t>14]</w:t>
      </w:r>
      <w:r>
        <w:rPr>
          <w:rFonts w:hint="eastAsia"/>
        </w:rPr>
        <w:t>，而用户生成内容（</w:t>
      </w:r>
      <w:r>
        <w:rPr>
          <w:rFonts w:hint="eastAsia"/>
        </w:rPr>
        <w:t>UGC</w:t>
      </w:r>
      <w:r>
        <w:rPr>
          <w:rFonts w:hint="eastAsia"/>
        </w:rPr>
        <w:t>）的真实分享有助于相关话题的“去污名化”</w:t>
      </w:r>
      <w:r>
        <w:rPr>
          <w:rFonts w:hint="eastAsia"/>
        </w:rPr>
        <w:t xml:space="preserve"> [10]</w:t>
      </w:r>
      <w:r>
        <w:rPr>
          <w:rFonts w:hint="eastAsia"/>
        </w:rPr>
        <w:t>。</w:t>
      </w:r>
    </w:p>
    <w:p w14:paraId="29E927F1" w14:textId="77777777" w:rsidR="00F54B80" w:rsidRDefault="00000000">
      <w:pPr>
        <w:pStyle w:val="3"/>
        <w:spacing w:before="163" w:after="163"/>
        <w:rPr>
          <w:rFonts w:hint="eastAsia"/>
        </w:rPr>
      </w:pPr>
      <w:bookmarkStart w:id="10" w:name="_Toc227951550"/>
      <w:r>
        <w:rPr>
          <w:rFonts w:hint="eastAsia"/>
        </w:rPr>
        <w:t>评论文本挖掘与问题分类研究现状</w:t>
      </w:r>
      <w:bookmarkEnd w:id="10"/>
    </w:p>
    <w:p w14:paraId="70AE0145" w14:textId="77777777" w:rsidR="00F54B80" w:rsidRDefault="00000000">
      <w:pPr>
        <w:pStyle w:val="altz"/>
        <w:ind w:firstLine="480"/>
      </w:pPr>
      <w:r>
        <w:rPr>
          <w:rFonts w:hint="eastAsia"/>
        </w:rPr>
        <w:t>利用自然语言处理（</w:t>
      </w:r>
      <w:r>
        <w:rPr>
          <w:rFonts w:hint="eastAsia"/>
        </w:rPr>
        <w:t>NLP</w:t>
      </w:r>
      <w:r>
        <w:rPr>
          <w:rFonts w:hint="eastAsia"/>
        </w:rPr>
        <w:t>）技术分析在线健康社区的用户提问已成为一个活跃的研究领域。早期的研究利用传统机器学习方法（如</w:t>
      </w:r>
      <w:r>
        <w:rPr>
          <w:rFonts w:hint="eastAsia"/>
        </w:rPr>
        <w:t>SVM</w:t>
      </w:r>
      <w:r>
        <w:rPr>
          <w:rFonts w:hint="eastAsia"/>
        </w:rPr>
        <w:t>）对中文健康问题进行分类，并构建了相应的分类体系，证明了对用户提问进行自动化归类的可行性</w:t>
      </w:r>
      <w:r>
        <w:rPr>
          <w:rFonts w:hint="eastAsia"/>
        </w:rPr>
        <w:t xml:space="preserve"> [17]</w:t>
      </w:r>
      <w:r>
        <w:rPr>
          <w:rFonts w:hint="eastAsia"/>
        </w:rPr>
        <w:t>。随着深度学习的发展，基于</w:t>
      </w:r>
      <w:r>
        <w:rPr>
          <w:rFonts w:hint="eastAsia"/>
        </w:rPr>
        <w:t>BERT</w:t>
      </w:r>
      <w:r>
        <w:rPr>
          <w:rFonts w:hint="eastAsia"/>
        </w:rPr>
        <w:t>等</w:t>
      </w:r>
      <w:proofErr w:type="gramStart"/>
      <w:r>
        <w:rPr>
          <w:rFonts w:hint="eastAsia"/>
        </w:rPr>
        <w:t>预训练</w:t>
      </w:r>
      <w:proofErr w:type="gramEnd"/>
      <w:r>
        <w:rPr>
          <w:rFonts w:hint="eastAsia"/>
        </w:rPr>
        <w:t>语言模型的分类方法在准确率上取得了显著提升，能够更</w:t>
      </w:r>
      <w:r>
        <w:rPr>
          <w:rFonts w:hint="eastAsia"/>
        </w:rPr>
        <w:lastRenderedPageBreak/>
        <w:t>精准地捕捉用户提问的意图</w:t>
      </w:r>
      <w:r>
        <w:rPr>
          <w:rFonts w:hint="eastAsia"/>
        </w:rPr>
        <w:t xml:space="preserve"> [20]</w:t>
      </w:r>
      <w:r>
        <w:rPr>
          <w:rFonts w:hint="eastAsia"/>
        </w:rPr>
        <w:t>。此外，主题模型等</w:t>
      </w:r>
      <w:proofErr w:type="gramStart"/>
      <w:r>
        <w:rPr>
          <w:rFonts w:hint="eastAsia"/>
        </w:rPr>
        <w:t>非监督</w:t>
      </w:r>
      <w:proofErr w:type="gramEnd"/>
      <w:r>
        <w:rPr>
          <w:rFonts w:hint="eastAsia"/>
        </w:rPr>
        <w:t>方法也被用于挖掘用户讨论的潜在主题，例如有研究利用该方法发现了知乎社区中男女性教育关注点的差异</w:t>
      </w:r>
      <w:r>
        <w:rPr>
          <w:rFonts w:hint="eastAsia"/>
        </w:rPr>
        <w:t xml:space="preserve"> [16]</w:t>
      </w:r>
      <w:r>
        <w:rPr>
          <w:rFonts w:hint="eastAsia"/>
        </w:rPr>
        <w:t>。</w:t>
      </w:r>
    </w:p>
    <w:p w14:paraId="14FA8DB8" w14:textId="77777777" w:rsidR="00F54B80" w:rsidRDefault="00000000">
      <w:pPr>
        <w:pStyle w:val="3"/>
        <w:spacing w:before="163" w:after="163"/>
        <w:rPr>
          <w:rFonts w:hint="eastAsia"/>
        </w:rPr>
      </w:pPr>
      <w:bookmarkStart w:id="11" w:name="_Toc227951551"/>
      <w:r>
        <w:rPr>
          <w:rFonts w:hint="eastAsia"/>
        </w:rPr>
        <w:t>大语言模型在医疗问答中的应用现状</w:t>
      </w:r>
      <w:bookmarkEnd w:id="11"/>
    </w:p>
    <w:p w14:paraId="6B1B8DEE" w14:textId="77777777" w:rsidR="00F54B80" w:rsidRDefault="00000000">
      <w:pPr>
        <w:pStyle w:val="altz"/>
        <w:ind w:firstLine="480"/>
      </w:pPr>
      <w:r>
        <w:rPr>
          <w:rFonts w:hint="eastAsia"/>
        </w:rPr>
        <w:t>大语言模型（</w:t>
      </w:r>
      <w:r>
        <w:rPr>
          <w:rFonts w:hint="eastAsia"/>
        </w:rPr>
        <w:t>LLM</w:t>
      </w:r>
      <w:r>
        <w:rPr>
          <w:rFonts w:hint="eastAsia"/>
        </w:rPr>
        <w:t>）的崛起为医疗问答领域带来了革命性突破。研究表明，以</w:t>
      </w:r>
      <w:r>
        <w:rPr>
          <w:rFonts w:hint="eastAsia"/>
        </w:rPr>
        <w:t>ChatGPT</w:t>
      </w:r>
      <w:r>
        <w:rPr>
          <w:rFonts w:hint="eastAsia"/>
        </w:rPr>
        <w:t>为代表的通用</w:t>
      </w:r>
      <w:r>
        <w:rPr>
          <w:rFonts w:hint="eastAsia"/>
        </w:rPr>
        <w:t>LLM</w:t>
      </w:r>
      <w:r>
        <w:rPr>
          <w:rFonts w:hint="eastAsia"/>
        </w:rPr>
        <w:t>无需专门训练即可通过美国执业医师资格考试（</w:t>
      </w:r>
      <w:r>
        <w:rPr>
          <w:rFonts w:hint="eastAsia"/>
        </w:rPr>
        <w:t>USMLE</w:t>
      </w:r>
      <w:r>
        <w:rPr>
          <w:rFonts w:hint="eastAsia"/>
        </w:rPr>
        <w:t>），展现了其强大的医学知识储备</w:t>
      </w:r>
      <w:r>
        <w:rPr>
          <w:rFonts w:hint="eastAsia"/>
        </w:rPr>
        <w:t xml:space="preserve"> [26]</w:t>
      </w:r>
      <w:r>
        <w:rPr>
          <w:rFonts w:hint="eastAsia"/>
        </w:rPr>
        <w:t>。在回答真实患者问题时，</w:t>
      </w:r>
      <w:r>
        <w:rPr>
          <w:rFonts w:hint="eastAsia"/>
        </w:rPr>
        <w:t>LLM</w:t>
      </w:r>
      <w:r>
        <w:rPr>
          <w:rFonts w:hint="eastAsia"/>
        </w:rPr>
        <w:t>的表现甚至在信息质量和共</w:t>
      </w:r>
      <w:proofErr w:type="gramStart"/>
      <w:r>
        <w:rPr>
          <w:rFonts w:hint="eastAsia"/>
        </w:rPr>
        <w:t>情表达</w:t>
      </w:r>
      <w:proofErr w:type="gramEnd"/>
      <w:r>
        <w:rPr>
          <w:rFonts w:hint="eastAsia"/>
        </w:rPr>
        <w:t>上优于人类医生</w:t>
      </w:r>
      <w:r>
        <w:rPr>
          <w:rFonts w:hint="eastAsia"/>
        </w:rPr>
        <w:t xml:space="preserve"> [23]</w:t>
      </w:r>
      <w:r>
        <w:rPr>
          <w:rFonts w:hint="eastAsia"/>
        </w:rPr>
        <w:t>。经过医疗领域专门微调的模型，</w:t>
      </w:r>
      <w:proofErr w:type="gramStart"/>
      <w:r>
        <w:rPr>
          <w:rFonts w:hint="eastAsia"/>
        </w:rPr>
        <w:t>如谷歌的</w:t>
      </w:r>
      <w:proofErr w:type="gramEnd"/>
      <w:r>
        <w:rPr>
          <w:rFonts w:hint="eastAsia"/>
        </w:rPr>
        <w:t>Med-</w:t>
      </w:r>
      <w:proofErr w:type="spellStart"/>
      <w:r>
        <w:rPr>
          <w:rFonts w:hint="eastAsia"/>
        </w:rPr>
        <w:t>PaLM</w:t>
      </w:r>
      <w:proofErr w:type="spellEnd"/>
      <w:r>
        <w:rPr>
          <w:rFonts w:hint="eastAsia"/>
        </w:rPr>
        <w:t xml:space="preserve"> 2</w:t>
      </w:r>
      <w:r>
        <w:rPr>
          <w:rFonts w:hint="eastAsia"/>
        </w:rPr>
        <w:t>，其回答准确性已接近专家水平</w:t>
      </w:r>
      <w:r>
        <w:rPr>
          <w:rFonts w:hint="eastAsia"/>
        </w:rPr>
        <w:t xml:space="preserve"> [22]</w:t>
      </w:r>
      <w:r>
        <w:rPr>
          <w:rFonts w:hint="eastAsia"/>
        </w:rPr>
        <w:t>。针对中文医疗场景，国内也已涌现出性能媲美</w:t>
      </w:r>
      <w:r>
        <w:rPr>
          <w:rFonts w:hint="eastAsia"/>
        </w:rPr>
        <w:t>GPT-4</w:t>
      </w:r>
      <w:r>
        <w:rPr>
          <w:rFonts w:hint="eastAsia"/>
        </w:rPr>
        <w:t>的</w:t>
      </w:r>
      <w:proofErr w:type="gramStart"/>
      <w:r>
        <w:rPr>
          <w:rFonts w:hint="eastAsia"/>
        </w:rPr>
        <w:t>垂域大</w:t>
      </w:r>
      <w:proofErr w:type="gramEnd"/>
      <w:r>
        <w:rPr>
          <w:rFonts w:hint="eastAsia"/>
        </w:rPr>
        <w:t>模型</w:t>
      </w:r>
      <w:r>
        <w:rPr>
          <w:rFonts w:hint="eastAsia"/>
        </w:rPr>
        <w:t xml:space="preserve"> [24]</w:t>
      </w:r>
      <w:r>
        <w:rPr>
          <w:rFonts w:hint="eastAsia"/>
        </w:rPr>
        <w:t>。尽管</w:t>
      </w:r>
      <w:r>
        <w:rPr>
          <w:rFonts w:hint="eastAsia"/>
        </w:rPr>
        <w:t>LLM</w:t>
      </w:r>
      <w:r>
        <w:rPr>
          <w:rFonts w:hint="eastAsia"/>
        </w:rPr>
        <w:t>在准确性、可靠性上取得了巨大进步</w:t>
      </w:r>
      <w:r>
        <w:rPr>
          <w:rFonts w:hint="eastAsia"/>
        </w:rPr>
        <w:t xml:space="preserve"> [25]</w:t>
      </w:r>
      <w:r>
        <w:rPr>
          <w:rFonts w:hint="eastAsia"/>
        </w:rPr>
        <w:t>，但“幻觉”（</w:t>
      </w:r>
      <w:r>
        <w:rPr>
          <w:rFonts w:hint="eastAsia"/>
        </w:rPr>
        <w:t>Hallucination</w:t>
      </w:r>
      <w:r>
        <w:rPr>
          <w:rFonts w:hint="eastAsia"/>
        </w:rPr>
        <w:t>）问题和伦理风险依然是其应用于高风险医疗领域前必须解决的关键挑战</w:t>
      </w:r>
      <w:r>
        <w:rPr>
          <w:rFonts w:hint="eastAsia"/>
        </w:rPr>
        <w:t xml:space="preserve"> [21]</w:t>
      </w:r>
      <w:r>
        <w:rPr>
          <w:rFonts w:hint="eastAsia"/>
        </w:rPr>
        <w:t>。</w:t>
      </w:r>
    </w:p>
    <w:p w14:paraId="533BB703" w14:textId="77777777" w:rsidR="00F54B80" w:rsidRDefault="00000000">
      <w:pPr>
        <w:pStyle w:val="3"/>
        <w:spacing w:before="163" w:after="163"/>
        <w:rPr>
          <w:rFonts w:hint="eastAsia"/>
        </w:rPr>
      </w:pPr>
      <w:bookmarkStart w:id="12" w:name="_Toc227951552"/>
      <w:r>
        <w:rPr>
          <w:rFonts w:hint="eastAsia"/>
        </w:rPr>
        <w:t>现有研究不足</w:t>
      </w:r>
      <w:bookmarkEnd w:id="12"/>
    </w:p>
    <w:p w14:paraId="3011A1BC" w14:textId="77777777" w:rsidR="00F54B80" w:rsidRDefault="00000000">
      <w:pPr>
        <w:pStyle w:val="altz"/>
        <w:ind w:firstLine="480"/>
      </w:pPr>
      <w:r>
        <w:rPr>
          <w:rFonts w:hint="eastAsia"/>
        </w:rPr>
        <w:t>综合来看，现有研究存在明显的断层与空白。首先，研究视角存在局限，多数研究或关注线下教育，或分析线上发布的宏观内容，鲜有研究将社交媒体上数以亿计的、非结构化的用户评论和弹</w:t>
      </w:r>
      <w:proofErr w:type="gramStart"/>
      <w:r>
        <w:rPr>
          <w:rFonts w:hint="eastAsia"/>
        </w:rPr>
        <w:t>幕作为</w:t>
      </w:r>
      <w:proofErr w:type="gramEnd"/>
      <w:r>
        <w:rPr>
          <w:rFonts w:hint="eastAsia"/>
        </w:rPr>
        <w:t>“问题语料库”进行系统性挖掘。其次，研究路径存在断裂，分析用户行为的研究与探索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w:t>
      </w:r>
      <w:proofErr w:type="gramStart"/>
      <w:r>
        <w:rPr>
          <w:rFonts w:hint="eastAsia"/>
        </w:rPr>
        <w:t>医疗大</w:t>
      </w:r>
      <w:proofErr w:type="gramEnd"/>
      <w:r>
        <w:rPr>
          <w:rFonts w:hint="eastAsia"/>
        </w:rPr>
        <w:t>模型，但针对“中国青少年生殖健康”这一高度特定且文化敏感的细分领域的模型微调与应用评估，仍是无人涉足的领域。</w:t>
      </w:r>
    </w:p>
    <w:p w14:paraId="7A6BF224" w14:textId="77777777" w:rsidR="00F54B80" w:rsidRDefault="00000000">
      <w:pPr>
        <w:pStyle w:val="2"/>
        <w:spacing w:before="163" w:after="163"/>
        <w:rPr>
          <w:rFonts w:hint="eastAsia"/>
        </w:rPr>
      </w:pPr>
      <w:bookmarkStart w:id="13" w:name="_Toc227951553"/>
      <w:r>
        <w:rPr>
          <w:rFonts w:hint="eastAsia"/>
        </w:rPr>
        <w:t>研究目标与研究内容</w:t>
      </w:r>
      <w:bookmarkEnd w:id="13"/>
    </w:p>
    <w:p w14:paraId="742C5714" w14:textId="77777777" w:rsidR="00F54B80" w:rsidRDefault="00000000">
      <w:pPr>
        <w:pStyle w:val="altz"/>
        <w:ind w:firstLine="480"/>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平台与青少年生殖健康相关的海量用户评论数据，依托大数据分析与大语言模型技术，旨在实现以下研究目标。</w:t>
      </w:r>
    </w:p>
    <w:p w14:paraId="2A050B2B" w14:textId="77777777" w:rsidR="00F54B80" w:rsidRDefault="00000000">
      <w:pPr>
        <w:pStyle w:val="altz"/>
        <w:numPr>
          <w:ilvl w:val="0"/>
          <w:numId w:val="4"/>
        </w:numPr>
        <w:ind w:firstLineChars="0"/>
      </w:pPr>
      <w:commentRangeStart w:id="14"/>
      <w:r>
        <w:rPr>
          <w:rFonts w:hint="eastAsia"/>
        </w:rPr>
        <w:t>青少年生殖健康问题分类分析研究：对青少年在社交媒体上提出的真实健康问题进行系统性的识别、提取与分类，揭示其核心关注点、信息需求与知识盲区。</w:t>
      </w:r>
    </w:p>
    <w:p w14:paraId="1E8A2CDE" w14:textId="77777777" w:rsidR="00F54B80" w:rsidRDefault="00000000">
      <w:pPr>
        <w:pStyle w:val="altz"/>
        <w:numPr>
          <w:ilvl w:val="0"/>
          <w:numId w:val="4"/>
        </w:numPr>
        <w:ind w:firstLineChars="0"/>
      </w:pPr>
      <w:r>
        <w:rPr>
          <w:rFonts w:hint="eastAsia"/>
        </w:rPr>
        <w:t>问题规范化与问答生成：利用大语言模型，将用户提出的口语化、非正式问题转化为规范、科学的标准化问题，并生成高质量、易于理解的答案。</w:t>
      </w:r>
    </w:p>
    <w:p w14:paraId="35E7F5A0" w14:textId="77777777" w:rsidR="00F54B80" w:rsidRDefault="00000000">
      <w:pPr>
        <w:pStyle w:val="altz"/>
        <w:numPr>
          <w:ilvl w:val="0"/>
          <w:numId w:val="4"/>
        </w:numPr>
        <w:ind w:firstLineChars="0"/>
      </w:pPr>
      <w:r>
        <w:rPr>
          <w:rFonts w:hint="eastAsia"/>
        </w:rPr>
        <w:t>生殖健康问答数据集构建：基于上述工作，构建国内首个源于社交媒体真实场景、覆盖青少年生殖健康核心议题的结构化、高质量问答数据集。</w:t>
      </w:r>
    </w:p>
    <w:p w14:paraId="1EC6BEB6" w14:textId="77777777" w:rsidR="00F54B80" w:rsidRDefault="00000000">
      <w:pPr>
        <w:pStyle w:val="altz"/>
        <w:numPr>
          <w:ilvl w:val="0"/>
          <w:numId w:val="4"/>
        </w:numPr>
        <w:ind w:firstLineChars="0"/>
      </w:pPr>
      <w:r>
        <w:rPr>
          <w:rFonts w:hint="eastAsia"/>
        </w:rPr>
        <w:t>模型微调与效果验证：以开源大语言模型为基础，利用所构建的数据集进行领</w:t>
      </w:r>
      <w:r>
        <w:rPr>
          <w:rFonts w:hint="eastAsia"/>
        </w:rPr>
        <w:lastRenderedPageBreak/>
        <w:t>域指令微调，并系统评估微调后模型在特定问答任务上的性能提升。</w:t>
      </w:r>
      <w:commentRangeEnd w:id="14"/>
      <w:r>
        <w:commentReference w:id="14"/>
      </w:r>
    </w:p>
    <w:p w14:paraId="7272763E" w14:textId="77777777" w:rsidR="00F54B80" w:rsidRDefault="00000000">
      <w:pPr>
        <w:pStyle w:val="altz"/>
        <w:ind w:firstLine="480"/>
      </w:pPr>
      <w:r>
        <w:rPr>
          <w:rFonts w:hint="eastAsia"/>
        </w:rPr>
        <w:t>为实现上述目标，本研究的主要内容包括：评论与问题提取、问题分类体系构建与分析、问题规范化与问答对生成、标准化问答数据集构建，以及模型的微调与多维</w:t>
      </w:r>
      <w:proofErr w:type="gramStart"/>
      <w:r>
        <w:rPr>
          <w:rFonts w:hint="eastAsia"/>
        </w:rPr>
        <w:t>度效果</w:t>
      </w:r>
      <w:proofErr w:type="gramEnd"/>
      <w:r>
        <w:rPr>
          <w:rFonts w:hint="eastAsia"/>
        </w:rPr>
        <w:t>评估。</w:t>
      </w:r>
    </w:p>
    <w:p w14:paraId="1A354BC3" w14:textId="77777777" w:rsidR="00F54B80" w:rsidRDefault="00000000">
      <w:pPr>
        <w:pStyle w:val="2"/>
        <w:spacing w:before="163" w:after="163"/>
        <w:rPr>
          <w:rFonts w:hint="eastAsia"/>
        </w:rPr>
      </w:pPr>
      <w:bookmarkStart w:id="15" w:name="_Toc227951554"/>
      <w:r>
        <w:rPr>
          <w:rFonts w:hint="eastAsia"/>
        </w:rPr>
        <w:t>研究思路与</w:t>
      </w:r>
      <w:commentRangeStart w:id="16"/>
      <w:r>
        <w:rPr>
          <w:rFonts w:hint="eastAsia"/>
        </w:rPr>
        <w:t>技术路线</w:t>
      </w:r>
      <w:commentRangeEnd w:id="16"/>
      <w:r>
        <w:commentReference w:id="16"/>
      </w:r>
      <w:bookmarkEnd w:id="15"/>
    </w:p>
    <w:p w14:paraId="3A789AA2" w14:textId="77777777" w:rsidR="00F54B80" w:rsidRDefault="00000000">
      <w:pPr>
        <w:pStyle w:val="altz"/>
        <w:ind w:firstLine="480"/>
      </w:pPr>
      <w:r>
        <w:rPr>
          <w:rFonts w:hint="eastAsia"/>
        </w:rPr>
        <w:t>本研究将遵循“数据驱动、模型赋能、实证评估”的总体思路，采用一条完整的技术路线。首先，通过数据采集，利用分布式爬虫技术获取</w:t>
      </w:r>
      <w:r>
        <w:rPr>
          <w:rFonts w:hint="eastAsia"/>
        </w:rPr>
        <w:t>Bilibili</w:t>
      </w:r>
      <w:r>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14:textId="77777777" w:rsidR="00F54B80" w:rsidRDefault="00000000">
      <w:pPr>
        <w:pStyle w:val="2"/>
        <w:spacing w:before="163" w:after="163"/>
        <w:rPr>
          <w:rFonts w:hint="eastAsia"/>
        </w:rPr>
      </w:pPr>
      <w:bookmarkStart w:id="17" w:name="_Toc227951555"/>
      <w:r>
        <w:rPr>
          <w:rFonts w:hint="eastAsia"/>
        </w:rPr>
        <w:t>研究创新点</w:t>
      </w:r>
      <w:bookmarkEnd w:id="17"/>
    </w:p>
    <w:p w14:paraId="508BF104" w14:textId="77777777" w:rsidR="00F54B80" w:rsidRDefault="00000000">
      <w:pPr>
        <w:pStyle w:val="altz"/>
        <w:ind w:firstLine="480"/>
      </w:pPr>
      <w:r>
        <w:rPr>
          <w:rFonts w:hint="eastAsia"/>
        </w:rPr>
        <w:t>本课题的特色与创新之处体现在以下四个方面。</w:t>
      </w:r>
    </w:p>
    <w:p w14:paraId="4D4CDE3C" w14:textId="77777777" w:rsidR="00F54B80" w:rsidRDefault="00000000">
      <w:pPr>
        <w:pStyle w:val="altz"/>
        <w:numPr>
          <w:ilvl w:val="0"/>
          <w:numId w:val="5"/>
        </w:numPr>
        <w:ind w:firstLineChars="0"/>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平台上由青少年用户自发生成的、海量的、真实的评论与弹幕文本，将这些“活数据”作为洞察真实需求和知识缺口的第一手来源。</w:t>
      </w:r>
    </w:p>
    <w:p w14:paraId="18F682A9" w14:textId="77777777" w:rsidR="00F54B80" w:rsidRDefault="00000000">
      <w:pPr>
        <w:pStyle w:val="altz"/>
        <w:numPr>
          <w:ilvl w:val="0"/>
          <w:numId w:val="5"/>
        </w:numPr>
        <w:ind w:firstLineChars="0"/>
      </w:pPr>
      <w:r>
        <w:rPr>
          <w:rFonts w:hint="eastAsia"/>
        </w:rPr>
        <w:t>方法路径的创新：构建并实践了一条从原始用户数据到优化</w:t>
      </w:r>
      <w:r>
        <w:rPr>
          <w:rFonts w:hint="eastAsia"/>
        </w:rPr>
        <w:t>AI</w:t>
      </w:r>
      <w:r>
        <w:rPr>
          <w:rFonts w:hint="eastAsia"/>
        </w:rPr>
        <w:t>模型的</w:t>
      </w:r>
      <w:proofErr w:type="gramStart"/>
      <w:r>
        <w:rPr>
          <w:rFonts w:hint="eastAsia"/>
        </w:rPr>
        <w:t>完整技术</w:t>
      </w:r>
      <w:proofErr w:type="gramEnd"/>
      <w:r>
        <w:rPr>
          <w:rFonts w:hint="eastAsia"/>
        </w:rPr>
        <w:t>链路，即“问题提取—分类分析—规范化—问答生成—数据集构建—模型微调”，实现了从现象洞察到知识资源转化，再到智能应用赋能的闭环。</w:t>
      </w:r>
    </w:p>
    <w:p w14:paraId="43FF3F39" w14:textId="77777777" w:rsidR="00F54B80" w:rsidRDefault="00000000">
      <w:pPr>
        <w:pStyle w:val="altz"/>
        <w:numPr>
          <w:ilvl w:val="0"/>
          <w:numId w:val="5"/>
        </w:numPr>
        <w:ind w:firstLineChars="0"/>
      </w:pPr>
      <w:r>
        <w:rPr>
          <w:rFonts w:hint="eastAsia"/>
        </w:rPr>
        <w:t>数据资源的创新：本研究将产出一个具有开创性的数据资源——国内首个源于社交媒体真实互动场景的、面向青少年生殖健康领域的标准化问答数据集。该数据集不仅规模庞大、来源真实，且经过专业审核，具有极高的研究与应用价值。</w:t>
      </w:r>
    </w:p>
    <w:p w14:paraId="11416C4E" w14:textId="77777777" w:rsidR="00F54B80" w:rsidRDefault="00000000">
      <w:pPr>
        <w:pStyle w:val="altz"/>
        <w:numPr>
          <w:ilvl w:val="0"/>
          <w:numId w:val="5"/>
        </w:numPr>
        <w:ind w:firstLineChars="0"/>
      </w:pPr>
      <w:r>
        <w:rPr>
          <w:rFonts w:hint="eastAsia"/>
        </w:rPr>
        <w:t>模型应用的创新：本研究不仅将大语言模型作为分析工具，更将其作为优化对象，探索了在中文青少年健康教育这一高度垂直且敏感的领域内，通过指令微调提升模型专业性、准确性与安全性的可行路径，为</w:t>
      </w:r>
      <w:proofErr w:type="gramStart"/>
      <w:r>
        <w:rPr>
          <w:rFonts w:hint="eastAsia"/>
        </w:rPr>
        <w:t>垂域大</w:t>
      </w:r>
      <w:proofErr w:type="gramEnd"/>
      <w:r>
        <w:rPr>
          <w:rFonts w:hint="eastAsia"/>
        </w:rPr>
        <w:t>模型在教育场景的应用提供了有益的实践探索。</w:t>
      </w:r>
    </w:p>
    <w:p w14:paraId="1502838C" w14:textId="77777777" w:rsidR="00F54B80" w:rsidRDefault="00000000">
      <w:pPr>
        <w:pStyle w:val="2"/>
        <w:spacing w:before="163" w:after="163"/>
        <w:rPr>
          <w:rFonts w:hint="eastAsia"/>
        </w:rPr>
      </w:pPr>
      <w:bookmarkStart w:id="18" w:name="_Toc227951556"/>
      <w:commentRangeStart w:id="19"/>
      <w:r>
        <w:rPr>
          <w:rFonts w:hint="eastAsia"/>
        </w:rPr>
        <w:lastRenderedPageBreak/>
        <w:t>本章小结</w:t>
      </w:r>
      <w:bookmarkEnd w:id="18"/>
    </w:p>
    <w:p w14:paraId="4AF866BA" w14:textId="77777777" w:rsidR="00F54B80" w:rsidRDefault="00000000">
      <w:pPr>
        <w:pStyle w:val="altz"/>
        <w:ind w:firstLine="480"/>
      </w:pPr>
      <w:r>
        <w:rPr>
          <w:rFonts w:hint="eastAsia"/>
        </w:rPr>
        <w:t>为系统、清晰地阐述本研究的全部内容，全文共分为七个章节，具体安排如下：</w:t>
      </w:r>
    </w:p>
    <w:p w14:paraId="5F719047" w14:textId="77777777" w:rsidR="00F54B80" w:rsidRDefault="00000000">
      <w:pPr>
        <w:pStyle w:val="altz"/>
        <w:ind w:firstLine="480"/>
      </w:pPr>
      <w:r>
        <w:rPr>
          <w:rFonts w:hint="eastAsia"/>
        </w:rPr>
        <w:t>第一章：绪论。本章主要介绍研究的背景与意义，通过梳理国内外相关研究现状，指出当前研究存在的不足，从而引出本研究的核心问题与目标。同时，明确本研究拟采用的技术路线与创新之处，并对全文的结构进行概述。</w:t>
      </w:r>
    </w:p>
    <w:p w14:paraId="2BDFD609" w14:textId="77777777" w:rsidR="00F54B80" w:rsidRDefault="00000000">
      <w:pPr>
        <w:pStyle w:val="altz"/>
        <w:ind w:firstLine="480"/>
      </w:pPr>
      <w:r>
        <w:rPr>
          <w:rFonts w:hint="eastAsia"/>
        </w:rPr>
        <w:t>第二章：相关理论与关键技术。本章是后续研究的理论与技术基础。内容将涵盖青少年生殖健康与社交媒体健康传播的核心理论，支撑数据处理的中文自然语言处理技术，以及作为核心工具的大语言模型基本原理、应用现状与领域微调方法，并构建科学的自动化与人工评估体系。</w:t>
      </w:r>
    </w:p>
    <w:p w14:paraId="6615ED09" w14:textId="77777777" w:rsidR="00F54B80" w:rsidRDefault="00000000">
      <w:pPr>
        <w:pStyle w:val="altz"/>
        <w:ind w:firstLine="480"/>
      </w:pPr>
      <w:r>
        <w:rPr>
          <w:rFonts w:hint="eastAsia"/>
        </w:rPr>
        <w:t>第三章：数据来源与研究方法。本章详细阐述研究的整体设计与实施路径。将明确研究数据的来源（</w:t>
      </w:r>
      <w:r>
        <w:rPr>
          <w:rFonts w:hint="eastAsia"/>
        </w:rPr>
        <w:t>Bilibili</w:t>
      </w:r>
      <w:r>
        <w:rPr>
          <w:rFonts w:hint="eastAsia"/>
        </w:rPr>
        <w:t>平台）、数据采集的具体方法与范围，并构建从数据预处理、问题识别、主题分析到问答数据集构建、模型微调与评估的全流程研究框架。</w:t>
      </w:r>
    </w:p>
    <w:p w14:paraId="375184F2" w14:textId="77777777" w:rsidR="00F54B80" w:rsidRDefault="00000000">
      <w:pPr>
        <w:pStyle w:val="altz"/>
        <w:ind w:firstLine="480"/>
      </w:pPr>
      <w:r>
        <w:rPr>
          <w:rFonts w:hint="eastAsia"/>
        </w:rPr>
        <w:t>第四章：社交媒体青少年生殖健康评论的问题分类分析。本章是研究的初步实证分析部分。将运用文本挖掘与主题分析方法，对采集到的真实用户评论进行深度分析，识别其中蕴含的提问，并对其进行系统性的主题分类与内容归纳，以数据驱动的方式揭示当代青少年在生殖健康领域的真实信息需求与关注焦点。</w:t>
      </w:r>
    </w:p>
    <w:p w14:paraId="5DBE8210" w14:textId="77777777" w:rsidR="00F54B80" w:rsidRDefault="00000000">
      <w:pPr>
        <w:pStyle w:val="altz"/>
        <w:ind w:firstLine="480"/>
      </w:pPr>
      <w:r>
        <w:rPr>
          <w:rFonts w:hint="eastAsia"/>
        </w:rPr>
        <w:t>第五章：基于大语言模型的问题规范化与问答数据集构建。在第四章分析的基础上，本章将聚焦于核心研究任务之一：高质量数据集的构建。将详细阐述如何利用大语言模型的指令跟随与文本生成能力，将来自社交媒体的、口语化的、零散的问题，转化为结构化、标准化、高质量的问答对（</w:t>
      </w:r>
      <w:r>
        <w:rPr>
          <w:rFonts w:hint="eastAsia"/>
        </w:rPr>
        <w:t>QA-Pair</w:t>
      </w:r>
      <w:r>
        <w:rPr>
          <w:rFonts w:hint="eastAsia"/>
        </w:rPr>
        <w:t>），并详述数据集构建过程中的质量控制与审核流程。</w:t>
      </w:r>
    </w:p>
    <w:p w14:paraId="7374F7DE" w14:textId="77777777" w:rsidR="00F54B80" w:rsidRDefault="00000000">
      <w:pPr>
        <w:pStyle w:val="altz"/>
        <w:ind w:firstLine="480"/>
      </w:pPr>
      <w:r>
        <w:rPr>
          <w:rFonts w:hint="eastAsia"/>
        </w:rPr>
        <w:t>第六章：领域大语言模型微调与效果评估。本章旨在验证第五章所构建数据集的实用价值，并探索领域模型的性能。将利用构建的标准化问答数据集，对现有的大语言模型进行指令微调（</w:t>
      </w:r>
      <w:r>
        <w:rPr>
          <w:rFonts w:hint="eastAsia"/>
        </w:rPr>
        <w:t>Instruction Tuning</w:t>
      </w:r>
      <w:r>
        <w:rPr>
          <w:rFonts w:hint="eastAsia"/>
        </w:rPr>
        <w:t>），使其适应青少年生殖健康这一垂直领域。随后，将采用第二章建立的综合评估体系，对微调后模型的表现进行全面、多维度的评估。</w:t>
      </w:r>
    </w:p>
    <w:p w14:paraId="1C7D4E7B" w14:textId="77777777" w:rsidR="00F54B80" w:rsidRDefault="00000000">
      <w:pPr>
        <w:pStyle w:val="altz"/>
        <w:ind w:firstLine="480"/>
      </w:pPr>
      <w:r>
        <w:rPr>
          <w:rFonts w:hint="eastAsia"/>
        </w:rPr>
        <w:t>第七章：讨论与结论。此章将系统梳理本研究的主要发现与结论，深入讨论其在理论与实践层面的意义与启示，客观分析研究存在的局限性，并对未来可能的研究方向提出展望。</w:t>
      </w:r>
    </w:p>
    <w:commentRangeEnd w:id="19"/>
    <w:p w14:paraId="3990F41F" w14:textId="77777777" w:rsidR="00F54B80" w:rsidRDefault="00000000">
      <w:pPr>
        <w:pStyle w:val="altz"/>
        <w:ind w:firstLine="480"/>
        <w:sectPr w:rsidR="00F54B80">
          <w:headerReference w:type="even" r:id="rId28"/>
          <w:headerReference w:type="default" r:id="rId29"/>
          <w:endnotePr>
            <w:numFmt w:val="decimal"/>
          </w:endnotePr>
          <w:pgSz w:w="11906" w:h="16838"/>
          <w:pgMar w:top="1701" w:right="1418" w:bottom="1701" w:left="1418" w:header="851" w:footer="850" w:gutter="0"/>
          <w:pgNumType w:start="1"/>
          <w:cols w:space="425"/>
          <w:docGrid w:type="linesAndChars" w:linePitch="326"/>
        </w:sectPr>
      </w:pPr>
      <w:r>
        <w:commentReference w:id="19"/>
      </w:r>
    </w:p>
    <w:p w14:paraId="0E387624" w14:textId="77777777" w:rsidR="00F54B80" w:rsidRDefault="00000000">
      <w:pPr>
        <w:pStyle w:val="1"/>
        <w:spacing w:before="326" w:after="326"/>
        <w:rPr>
          <w:rFonts w:hint="eastAsia"/>
        </w:rPr>
      </w:pPr>
      <w:bookmarkStart w:id="20" w:name="_Toc227951557"/>
      <w:r>
        <w:rPr>
          <w:rFonts w:hint="eastAsia"/>
        </w:rPr>
        <w:lastRenderedPageBreak/>
        <w:t>相关理论与关键技术</w:t>
      </w:r>
      <w:bookmarkEnd w:id="20"/>
    </w:p>
    <w:p w14:paraId="10F6D1E4" w14:textId="77777777" w:rsidR="00F54B80" w:rsidRDefault="00000000">
      <w:pPr>
        <w:pStyle w:val="altz"/>
        <w:ind w:firstLine="480"/>
      </w:pPr>
      <w:r>
        <w:t>本研究旨在将社交媒体上零散、非正式的青少年真实评论，系统性地转化为可用于健康教育和模型训练的标准化问答数据集。这一过程横跨了健康传播、自然语言处理与大语言模型应用等多个领域，其实现依赖于一系列成熟的理论与关键技术。本章将详细阐述这些构成本研究方法论基础的核心概念、技术原理与评估体系，为后续章节的实证分析与模型构建奠定理论与技术基础。</w:t>
      </w:r>
    </w:p>
    <w:p w14:paraId="2718F20F" w14:textId="77777777" w:rsidR="00F54B80" w:rsidRDefault="00000000">
      <w:pPr>
        <w:pStyle w:val="2"/>
        <w:spacing w:before="163" w:after="163"/>
        <w:rPr>
          <w:rFonts w:hint="eastAsia"/>
        </w:rPr>
      </w:pPr>
      <w:bookmarkStart w:id="21" w:name="_Toc227951558"/>
      <w:r>
        <w:rPr>
          <w:rFonts w:hint="eastAsia"/>
        </w:rPr>
        <w:t>青少年生殖健康与社交媒体健康传播相关理论</w:t>
      </w:r>
      <w:bookmarkEnd w:id="21"/>
    </w:p>
    <w:p w14:paraId="5AA6E92B" w14:textId="77777777" w:rsidR="00F54B80" w:rsidRDefault="00000000">
      <w:pPr>
        <w:pStyle w:val="3"/>
        <w:spacing w:before="163" w:after="163"/>
        <w:rPr>
          <w:rFonts w:hint="eastAsia"/>
        </w:rPr>
      </w:pPr>
      <w:bookmarkStart w:id="22" w:name="_Toc227951559"/>
      <w:r>
        <w:rPr>
          <w:rFonts w:hint="eastAsia"/>
        </w:rPr>
        <w:t>少年生殖健康的内涵与主要议题</w:t>
      </w:r>
      <w:bookmarkEnd w:id="22"/>
    </w:p>
    <w:p w14:paraId="504BF99A" w14:textId="77777777" w:rsidR="00F54B80" w:rsidRDefault="00000000">
      <w:pPr>
        <w:pStyle w:val="altz"/>
        <w:ind w:firstLine="480"/>
      </w:pPr>
      <w:r>
        <w:rPr>
          <w:rFonts w:hint="eastAsia"/>
        </w:rPr>
        <w:t>青少年生殖健康是一个综合性概念，远不止于生理卫生知识。根据联合国教科文组织（</w:t>
      </w:r>
      <w:r>
        <w:rPr>
          <w:rFonts w:hint="eastAsia"/>
        </w:rPr>
        <w:t>UNESCO</w:t>
      </w:r>
      <w:r>
        <w:rPr>
          <w:rFonts w:hint="eastAsia"/>
        </w:rPr>
        <w:t>）等权威机构的定义，它涵盖了与身体、心理、情感和社会福祉相关的全方位议题，旨在赋能青少年做出负责任的</w:t>
      </w:r>
      <w:proofErr w:type="gramStart"/>
      <w:r>
        <w:rPr>
          <w:rFonts w:hint="eastAsia"/>
        </w:rPr>
        <w:t>健康决策</w:t>
      </w:r>
      <w:proofErr w:type="gramEnd"/>
      <w:r>
        <w:rPr>
          <w:rFonts w:hint="eastAsia"/>
        </w:rPr>
        <w:t xml:space="preserve"> [1]</w:t>
      </w:r>
      <w:r>
        <w:rPr>
          <w:rFonts w:hint="eastAsia"/>
        </w:rPr>
        <w:t>。其核心议题主要包括：</w:t>
      </w:r>
    </w:p>
    <w:p w14:paraId="3593EE2F" w14:textId="77777777" w:rsidR="00F54B80" w:rsidRDefault="00000000">
      <w:pPr>
        <w:pStyle w:val="altz"/>
        <w:numPr>
          <w:ilvl w:val="0"/>
          <w:numId w:val="6"/>
        </w:numPr>
        <w:ind w:firstLineChars="0"/>
      </w:pPr>
      <w:r>
        <w:rPr>
          <w:rFonts w:hint="eastAsia"/>
        </w:rPr>
        <w:t>避孕与非意愿妊娠：涵盖各类避孕方法的原理、正确使用、优缺点及紧急避孕措施，以及非意愿妊娠的应对选项与风险，这是预防青少年意外妊娠的关键知识</w:t>
      </w:r>
      <w:r>
        <w:rPr>
          <w:rFonts w:hint="eastAsia"/>
        </w:rPr>
        <w:t xml:space="preserve"> [</w:t>
      </w:r>
      <w:r>
        <w:rPr>
          <w:rFonts w:hint="eastAsia"/>
        </w:rPr>
        <w:t>开</w:t>
      </w:r>
      <w:r>
        <w:rPr>
          <w:rFonts w:hint="eastAsia"/>
        </w:rPr>
        <w:t xml:space="preserve">2, </w:t>
      </w:r>
      <w:r>
        <w:rPr>
          <w:rFonts w:hint="eastAsia"/>
        </w:rPr>
        <w:t>开</w:t>
      </w:r>
      <w:r>
        <w:rPr>
          <w:rFonts w:hint="eastAsia"/>
        </w:rPr>
        <w:t>5]</w:t>
      </w:r>
      <w:r>
        <w:rPr>
          <w:rFonts w:hint="eastAsia"/>
        </w:rPr>
        <w:t>。</w:t>
      </w:r>
    </w:p>
    <w:p w14:paraId="072556A5" w14:textId="77777777" w:rsidR="00F54B80" w:rsidRDefault="00000000">
      <w:pPr>
        <w:pStyle w:val="altz"/>
        <w:numPr>
          <w:ilvl w:val="0"/>
          <w:numId w:val="6"/>
        </w:numPr>
        <w:ind w:firstLineChars="0"/>
      </w:pPr>
      <w:r>
        <w:rPr>
          <w:rFonts w:hint="eastAsia"/>
        </w:rPr>
        <w:t>性传播疾病（</w:t>
      </w:r>
      <w:r>
        <w:rPr>
          <w:rFonts w:hint="eastAsia"/>
        </w:rPr>
        <w:t>STIs</w:t>
      </w:r>
      <w:r>
        <w:rPr>
          <w:rFonts w:hint="eastAsia"/>
        </w:rPr>
        <w:t>）防治：包括常见性病（如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Pr>
          <w:rFonts w:hint="eastAsia"/>
        </w:rPr>
        <w:t xml:space="preserve"> [</w:t>
      </w:r>
      <w:r>
        <w:rPr>
          <w:rFonts w:hint="eastAsia"/>
        </w:rPr>
        <w:t>开</w:t>
      </w:r>
      <w:r>
        <w:rPr>
          <w:rFonts w:hint="eastAsia"/>
        </w:rPr>
        <w:t>4]</w:t>
      </w:r>
      <w:r>
        <w:rPr>
          <w:rFonts w:hint="eastAsia"/>
        </w:rPr>
        <w:t>。</w:t>
      </w:r>
    </w:p>
    <w:p w14:paraId="3E79BC0D" w14:textId="77777777" w:rsidR="00F54B80" w:rsidRDefault="00000000">
      <w:pPr>
        <w:pStyle w:val="altz"/>
        <w:numPr>
          <w:ilvl w:val="0"/>
          <w:numId w:val="6"/>
        </w:numPr>
        <w:ind w:firstLineChars="0"/>
      </w:pPr>
      <w:r>
        <w:rPr>
          <w:rFonts w:hint="eastAsia"/>
        </w:rPr>
        <w:t>青春期生理与心理发育：涉及第二性征发育、月经、遗精等生理现象，以及伴随而来的身体意象、情绪波动等心理适应问题。</w:t>
      </w:r>
    </w:p>
    <w:p w14:paraId="5F301CD5" w14:textId="77777777" w:rsidR="00F54B80" w:rsidRDefault="00000000">
      <w:pPr>
        <w:pStyle w:val="altz"/>
        <w:numPr>
          <w:ilvl w:val="0"/>
          <w:numId w:val="6"/>
        </w:numPr>
        <w:ind w:firstLineChars="0"/>
      </w:pPr>
      <w:r>
        <w:rPr>
          <w:rFonts w:hint="eastAsia"/>
        </w:rPr>
        <w:t>情感与关系教育：引导青少年理解和处理亲密关系，包括沟通、尊重、边界设定和“性同意”等核心概念，是培养健康两性关系的重要一环。</w:t>
      </w:r>
    </w:p>
    <w:p w14:paraId="53CEF69D" w14:textId="77777777" w:rsidR="00F54B80" w:rsidRDefault="00000000">
      <w:pPr>
        <w:pStyle w:val="altz"/>
        <w:ind w:firstLine="480"/>
      </w:pPr>
      <w:r>
        <w:rPr>
          <w:rFonts w:hint="eastAsia"/>
        </w:rPr>
        <w:t>研究表明，这些议题在传统教育中常被忽视或片面讲解，导致青少年在面临真实情境</w:t>
      </w:r>
      <w:proofErr w:type="gramStart"/>
      <w:r>
        <w:rPr>
          <w:rFonts w:hint="eastAsia"/>
        </w:rPr>
        <w:t>时知识</w:t>
      </w:r>
      <w:proofErr w:type="gramEnd"/>
      <w:r>
        <w:rPr>
          <w:rFonts w:hint="eastAsia"/>
        </w:rPr>
        <w:t>储备不足，从而增加了健康风险</w:t>
      </w:r>
      <w:r>
        <w:rPr>
          <w:rFonts w:hint="eastAsia"/>
        </w:rPr>
        <w:t xml:space="preserve"> [2, 5, 6]</w:t>
      </w:r>
      <w:r>
        <w:rPr>
          <w:rFonts w:hint="eastAsia"/>
        </w:rPr>
        <w:t>。</w:t>
      </w:r>
    </w:p>
    <w:p w14:paraId="7FFC11F7" w14:textId="77777777" w:rsidR="00F54B80" w:rsidRDefault="00000000">
      <w:pPr>
        <w:pStyle w:val="3"/>
        <w:spacing w:before="163" w:after="163"/>
        <w:rPr>
          <w:rFonts w:hint="eastAsia"/>
        </w:rPr>
      </w:pPr>
      <w:bookmarkStart w:id="23" w:name="_Toc227951560"/>
      <w:r>
        <w:rPr>
          <w:rFonts w:hint="eastAsia"/>
        </w:rPr>
        <w:t>社交媒体健康传播的特点</w:t>
      </w:r>
      <w:bookmarkEnd w:id="23"/>
    </w:p>
    <w:p w14:paraId="044A404C" w14:textId="77777777" w:rsidR="00F54B80" w:rsidRDefault="00000000">
      <w:pPr>
        <w:pStyle w:val="altz"/>
        <w:ind w:firstLine="480"/>
      </w:pPr>
      <w:r>
        <w:rPr>
          <w:rFonts w:hint="eastAsia"/>
        </w:rPr>
        <w:t>随着青少年日益转向线上获取信息，社交媒体已成为健康传播的重要场域，其传播特点多样，深刻影响着信息的流动与接收。</w:t>
      </w:r>
    </w:p>
    <w:p w14:paraId="75E9371C" w14:textId="77777777" w:rsidR="00F54B80" w:rsidRDefault="00000000">
      <w:pPr>
        <w:pStyle w:val="altz"/>
        <w:ind w:firstLine="480"/>
      </w:pPr>
      <w:r>
        <w:rPr>
          <w:rFonts w:hint="eastAsia"/>
        </w:rPr>
        <w:t>首先是匿名性与互动性。社交媒体为用户提供了匿名的身份保护，使得青少年在探讨生殖健康等敏感话题时感到更安全、更少羞耻感，从而更愿意提问和分享</w:t>
      </w:r>
      <w:r>
        <w:rPr>
          <w:rFonts w:hint="eastAsia"/>
        </w:rPr>
        <w:t xml:space="preserve"> [4]</w:t>
      </w:r>
      <w:r>
        <w:rPr>
          <w:rFonts w:hint="eastAsia"/>
        </w:rPr>
        <w:t>。同时，点赞、评论、</w:t>
      </w:r>
      <w:proofErr w:type="gramStart"/>
      <w:r>
        <w:rPr>
          <w:rFonts w:hint="eastAsia"/>
        </w:rPr>
        <w:t>弹幕等功能</w:t>
      </w:r>
      <w:proofErr w:type="gramEnd"/>
      <w:r>
        <w:rPr>
          <w:rFonts w:hint="eastAsia"/>
        </w:rPr>
        <w:t>构建了强互动性的社区环境，促进了信息的即时反馈与同伴间</w:t>
      </w:r>
      <w:r>
        <w:rPr>
          <w:rFonts w:hint="eastAsia"/>
        </w:rPr>
        <w:lastRenderedPageBreak/>
        <w:t>的交流支持</w:t>
      </w:r>
      <w:r>
        <w:rPr>
          <w:rFonts w:hint="eastAsia"/>
        </w:rPr>
        <w:t xml:space="preserve"> [</w:t>
      </w:r>
      <w:r>
        <w:rPr>
          <w:rFonts w:hint="eastAsia"/>
        </w:rPr>
        <w:t>开</w:t>
      </w:r>
      <w:r>
        <w:rPr>
          <w:rFonts w:hint="eastAsia"/>
        </w:rPr>
        <w:t>14]</w:t>
      </w:r>
      <w:r>
        <w:rPr>
          <w:rFonts w:hint="eastAsia"/>
        </w:rPr>
        <w:t>。</w:t>
      </w:r>
    </w:p>
    <w:p w14:paraId="0EF421D7" w14:textId="77777777" w:rsidR="00F54B80" w:rsidRDefault="00000000">
      <w:pPr>
        <w:pStyle w:val="altz"/>
        <w:ind w:firstLine="480"/>
      </w:pPr>
      <w:r>
        <w:rPr>
          <w:rFonts w:hint="eastAsia"/>
        </w:rPr>
        <w:t>第二项特点是传播的即时性与基于算法的推荐。用户可以随时随地获取信息，满足了即时的知识需求。而平台的内容推荐算法一方面能将相关内容推送给感兴趣的用户，扩大信息覆盖面；另一方面也可能形成“信息茧房”，或优先推送更具吸引力而非更具科学性的内容。</w:t>
      </w:r>
    </w:p>
    <w:p w14:paraId="46C2E18A" w14:textId="77777777" w:rsidR="00F54B80" w:rsidRDefault="00000000">
      <w:pPr>
        <w:pStyle w:val="altz"/>
        <w:ind w:firstLine="480"/>
      </w:pPr>
      <w:r>
        <w:rPr>
          <w:rFonts w:hint="eastAsia"/>
        </w:rPr>
        <w:t>信息质量参差不齐，是社交媒体健康传播最突出的挑战。由于缺乏有效的准入和审核机制，平台上充斥着大量未经证实的、不准确甚至有害的健康信息</w:t>
      </w:r>
      <w:r>
        <w:rPr>
          <w:rFonts w:hint="eastAsia"/>
        </w:rPr>
        <w:t xml:space="preserve"> [14]</w:t>
      </w:r>
      <w:r>
        <w:rPr>
          <w:rFonts w:hint="eastAsia"/>
        </w:rPr>
        <w:t>。相关研究发现，社交媒体上娱乐化、博眼球的性相关内容远多于严肃的科普内容</w:t>
      </w:r>
      <w:r>
        <w:rPr>
          <w:rFonts w:hint="eastAsia"/>
        </w:rPr>
        <w:t xml:space="preserve"> [11]</w:t>
      </w:r>
      <w:r>
        <w:rPr>
          <w:rFonts w:hint="eastAsia"/>
        </w:rPr>
        <w:t>，且由专业医疗人士发布的高质量内容比例极低</w:t>
      </w:r>
      <w:r>
        <w:rPr>
          <w:rFonts w:hint="eastAsia"/>
        </w:rPr>
        <w:t xml:space="preserve"> [8]</w:t>
      </w:r>
      <w:r>
        <w:rPr>
          <w:rFonts w:hint="eastAsia"/>
        </w:rPr>
        <w:t>，对缺乏辨别能力的青少年构成严重潜在风险。</w:t>
      </w:r>
    </w:p>
    <w:p w14:paraId="3D5339F5" w14:textId="77777777" w:rsidR="00F54B80" w:rsidRDefault="00000000">
      <w:pPr>
        <w:pStyle w:val="3"/>
        <w:spacing w:before="163" w:after="163"/>
        <w:rPr>
          <w:rFonts w:hint="eastAsia"/>
        </w:rPr>
      </w:pPr>
      <w:bookmarkStart w:id="24" w:name="_Toc227951561"/>
      <w:r>
        <w:rPr>
          <w:rFonts w:hint="eastAsia"/>
        </w:rPr>
        <w:t>户生成内容在健康研究中的价值</w:t>
      </w:r>
      <w:bookmarkEnd w:id="24"/>
    </w:p>
    <w:p w14:paraId="3CE34924" w14:textId="77777777" w:rsidR="00F54B80" w:rsidRDefault="00000000">
      <w:pPr>
        <w:pStyle w:val="altz"/>
        <w:ind w:firstLine="480"/>
      </w:pPr>
      <w:r>
        <w:rPr>
          <w:rFonts w:hint="eastAsia"/>
        </w:rPr>
        <w:t>用户生成内容（</w:t>
      </w:r>
      <w:r>
        <w:rPr>
          <w:rFonts w:hint="eastAsia"/>
        </w:rPr>
        <w:t>User-Generated Content, UGC</w:t>
      </w:r>
      <w:r>
        <w:rPr>
          <w:rFonts w:hint="eastAsia"/>
        </w:rPr>
        <w:t>），特别是评论、弹幕和回复，为健康研究提供了宝贵的、源于真实世界的洞察。</w:t>
      </w:r>
    </w:p>
    <w:p w14:paraId="37190EA8" w14:textId="77777777" w:rsidR="00F54B80" w:rsidRDefault="00000000">
      <w:pPr>
        <w:pStyle w:val="altz"/>
        <w:ind w:firstLine="480"/>
      </w:pPr>
      <w:r>
        <w:rPr>
          <w:rFonts w:hint="eastAsia"/>
        </w:rPr>
        <w:t>UGC</w:t>
      </w:r>
      <w:r>
        <w:rPr>
          <w:rFonts w:hint="eastAsia"/>
        </w:rPr>
        <w:t>是用户未经引导的自发表达，能够真实地反映出他们在现实生活中遇到的困惑、知识盲区和信息需求，尤其是那些在传统问卷调查中因社会期许效应而难以捕捉的敏感问题</w:t>
      </w:r>
      <w:r>
        <w:rPr>
          <w:rFonts w:hint="eastAsia"/>
        </w:rPr>
        <w:t xml:space="preserve"> [4, 9]</w:t>
      </w:r>
      <w:r>
        <w:rPr>
          <w:rFonts w:hint="eastAsia"/>
        </w:rPr>
        <w:t>。</w:t>
      </w:r>
    </w:p>
    <w:p w14:paraId="575421D0" w14:textId="77777777" w:rsidR="00F54B80" w:rsidRDefault="00000000">
      <w:pPr>
        <w:pStyle w:val="altz"/>
        <w:ind w:firstLine="480"/>
      </w:pPr>
      <w:r>
        <w:rPr>
          <w:rFonts w:hint="eastAsia"/>
        </w:rPr>
        <w:t>同样，</w:t>
      </w:r>
      <w:proofErr w:type="gramStart"/>
      <w:r>
        <w:rPr>
          <w:rFonts w:hint="eastAsia"/>
        </w:rPr>
        <w:t>评论区</w:t>
      </w:r>
      <w:proofErr w:type="gramEnd"/>
      <w:r>
        <w:rPr>
          <w:rFonts w:hint="eastAsia"/>
        </w:rPr>
        <w:t>的讨论不仅包含事实性提问，还充满了用户的焦虑、恐惧、好奇或认同等情绪表达。分析这些内容有助于理解青少年对生殖健康议题的认知框架与情感态度</w:t>
      </w:r>
      <w:r>
        <w:rPr>
          <w:rFonts w:hint="eastAsia"/>
        </w:rPr>
        <w:t xml:space="preserve"> [</w:t>
      </w:r>
      <w:r>
        <w:rPr>
          <w:rFonts w:hint="eastAsia"/>
        </w:rPr>
        <w:t>开</w:t>
      </w:r>
      <w:r>
        <w:rPr>
          <w:rFonts w:hint="eastAsia"/>
        </w:rPr>
        <w:t>14]</w:t>
      </w:r>
      <w:r>
        <w:rPr>
          <w:rFonts w:hint="eastAsia"/>
        </w:rPr>
        <w:t>。</w:t>
      </w:r>
    </w:p>
    <w:p w14:paraId="1D1E1A73" w14:textId="77777777" w:rsidR="00F54B80" w:rsidRDefault="00000000">
      <w:pPr>
        <w:pStyle w:val="altz"/>
        <w:ind w:firstLine="480"/>
      </w:pPr>
      <w:r>
        <w:rPr>
          <w:rFonts w:hint="eastAsia"/>
        </w:rPr>
        <w:t>UGC</w:t>
      </w:r>
      <w:r>
        <w:rPr>
          <w:rFonts w:hint="eastAsia"/>
        </w:rPr>
        <w:t>也记录了青少年之间的同伴互动过程，如相互安慰、经验分享、观点辩论等。这不仅有助于去</w:t>
      </w:r>
      <w:proofErr w:type="gramStart"/>
      <w:r>
        <w:rPr>
          <w:rFonts w:hint="eastAsia"/>
        </w:rPr>
        <w:t>污名化相关</w:t>
      </w:r>
      <w:proofErr w:type="gramEnd"/>
      <w:r>
        <w:rPr>
          <w:rFonts w:hint="eastAsia"/>
        </w:rPr>
        <w:t>讨论</w:t>
      </w:r>
      <w:r>
        <w:rPr>
          <w:rFonts w:hint="eastAsia"/>
        </w:rPr>
        <w:t xml:space="preserve"> [10]</w:t>
      </w:r>
      <w:r>
        <w:rPr>
          <w:rFonts w:hint="eastAsia"/>
        </w:rPr>
        <w:t>，也为研究同伴影响在健康信息传播中的作用提供了数据基础。</w:t>
      </w:r>
    </w:p>
    <w:p w14:paraId="030AFF05" w14:textId="77777777" w:rsidR="00F54B80" w:rsidRDefault="00000000" w:rsidP="00654A62">
      <w:pPr>
        <w:pStyle w:val="2"/>
        <w:spacing w:before="163" w:after="163"/>
        <w:rPr>
          <w:rFonts w:hint="eastAsia"/>
        </w:rPr>
      </w:pPr>
      <w:bookmarkStart w:id="25" w:name="_Toc227951562"/>
      <w:r>
        <w:rPr>
          <w:rFonts w:hint="eastAsia"/>
        </w:rPr>
        <w:t>中文评论文本处理相关技术</w:t>
      </w:r>
      <w:bookmarkEnd w:id="25"/>
    </w:p>
    <w:p w14:paraId="0E41FF7D" w14:textId="77777777" w:rsidR="00F54B80" w:rsidRDefault="00000000">
      <w:pPr>
        <w:pStyle w:val="altz"/>
        <w:ind w:firstLine="480"/>
      </w:pPr>
      <w:r>
        <w:rPr>
          <w:rFonts w:hint="eastAsia"/>
        </w:rPr>
        <w:t>要从海量、嘈杂的中文社交媒体评论中提取有价值的信息，必须依赖一系列成熟的文本处理技术。</w:t>
      </w:r>
    </w:p>
    <w:p w14:paraId="6F0B9710" w14:textId="77777777" w:rsidR="00F54B80" w:rsidRDefault="00000000">
      <w:pPr>
        <w:pStyle w:val="3"/>
        <w:spacing w:before="163" w:after="163"/>
        <w:rPr>
          <w:rFonts w:hint="eastAsia"/>
        </w:rPr>
      </w:pPr>
      <w:bookmarkStart w:id="26" w:name="_Toc227951563"/>
      <w:r>
        <w:rPr>
          <w:rFonts w:hint="eastAsia"/>
        </w:rPr>
        <w:t>中文文本预处理</w:t>
      </w:r>
      <w:bookmarkEnd w:id="26"/>
    </w:p>
    <w:p w14:paraId="1E476042" w14:textId="77777777" w:rsidR="00F54B80" w:rsidRDefault="00000000">
      <w:pPr>
        <w:pStyle w:val="altz"/>
        <w:ind w:firstLine="480"/>
      </w:pPr>
      <w:r>
        <w:rPr>
          <w:rFonts w:hint="eastAsia"/>
        </w:rPr>
        <w:t>预处理是文本挖掘的第一步，其目的是将原始的、非结构化的文本转化为干净、规整的、适合机器分析的格式。针对中文社交媒体评论的特点，主要包括：文本去噪，即移除无关的</w:t>
      </w:r>
      <w:r>
        <w:rPr>
          <w:rFonts w:hint="eastAsia"/>
        </w:rPr>
        <w:t>HTML</w:t>
      </w:r>
      <w:r>
        <w:rPr>
          <w:rFonts w:hint="eastAsia"/>
        </w:rPr>
        <w:t>标签、广告、特殊字符等；文本去重，删除完全相同或高度相似的重复评论；中文分词，使用如</w:t>
      </w:r>
      <w:proofErr w:type="spellStart"/>
      <w:r>
        <w:rPr>
          <w:rFonts w:hint="eastAsia"/>
        </w:rPr>
        <w:t>jieba</w:t>
      </w:r>
      <w:proofErr w:type="spellEnd"/>
      <w:r>
        <w:rPr>
          <w:rFonts w:hint="eastAsia"/>
        </w:rPr>
        <w:t>等工具将连续的汉字序列切分成有意义的词语单元；停用词过滤，移除“的”、“是”等高频但无实际意义的词语；以及网络用语与表情符号处理，将新兴的网络词汇、</w:t>
      </w:r>
      <w:proofErr w:type="gramStart"/>
      <w:r>
        <w:rPr>
          <w:rFonts w:hint="eastAsia"/>
        </w:rPr>
        <w:t>谐音梗和表情</w:t>
      </w:r>
      <w:proofErr w:type="gramEnd"/>
      <w:r>
        <w:rPr>
          <w:rFonts w:hint="eastAsia"/>
        </w:rPr>
        <w:t>符号（</w:t>
      </w:r>
      <w:r>
        <w:rPr>
          <w:rFonts w:hint="eastAsia"/>
        </w:rPr>
        <w:t>Emoji</w:t>
      </w:r>
      <w:r>
        <w:rPr>
          <w:rFonts w:hint="eastAsia"/>
        </w:rPr>
        <w:t>）映射为标准化表达或统一标识，</w:t>
      </w:r>
      <w:r>
        <w:rPr>
          <w:rFonts w:hint="eastAsia"/>
        </w:rPr>
        <w:lastRenderedPageBreak/>
        <w:t>以减少语义理解的歧义。</w:t>
      </w:r>
    </w:p>
    <w:p w14:paraId="33447D39" w14:textId="77777777" w:rsidR="00F54B80" w:rsidRDefault="00000000">
      <w:pPr>
        <w:pStyle w:val="3"/>
        <w:spacing w:before="163" w:after="163"/>
        <w:rPr>
          <w:rFonts w:hint="eastAsia"/>
        </w:rPr>
      </w:pPr>
      <w:bookmarkStart w:id="27" w:name="_Toc227951564"/>
      <w:r>
        <w:rPr>
          <w:rFonts w:hint="eastAsia"/>
        </w:rPr>
        <w:t>问题识别方法</w:t>
      </w:r>
      <w:bookmarkEnd w:id="27"/>
    </w:p>
    <w:p w14:paraId="6584C4DA" w14:textId="77777777" w:rsidR="00F54B80" w:rsidRDefault="00000000">
      <w:pPr>
        <w:pStyle w:val="altz"/>
        <w:ind w:firstLine="480"/>
      </w:pPr>
      <w:r>
        <w:rPr>
          <w:rFonts w:hint="eastAsia"/>
        </w:rPr>
        <w:t>在海量评论中准确识别出用户的“提问”是本研究的关键步骤。常用方法包括：</w:t>
      </w:r>
    </w:p>
    <w:p w14:paraId="3666507B" w14:textId="77777777" w:rsidR="00F54B80" w:rsidRDefault="00000000">
      <w:pPr>
        <w:pStyle w:val="altz"/>
        <w:numPr>
          <w:ilvl w:val="0"/>
          <w:numId w:val="7"/>
        </w:numPr>
        <w:ind w:firstLineChars="0"/>
      </w:pPr>
      <w:r>
        <w:rPr>
          <w:rFonts w:hint="eastAsia"/>
        </w:rPr>
        <w:t>基于规则与关键词的方法：通过匹配疑问词（如“请问”、“怎么办”）、疑问标点（“？”）或特定提问模式（如“……是不是……”）来识别显性问题。这种方法简单高效，但难以覆盖所有提问形式。</w:t>
      </w:r>
    </w:p>
    <w:p w14:paraId="0E2A47D1" w14:textId="77777777" w:rsidR="00F54B80" w:rsidRDefault="00000000">
      <w:pPr>
        <w:pStyle w:val="altz"/>
        <w:numPr>
          <w:ilvl w:val="0"/>
          <w:numId w:val="7"/>
        </w:numPr>
        <w:ind w:firstLineChars="0"/>
      </w:pPr>
      <w:r>
        <w:rPr>
          <w:rFonts w:hint="eastAsia"/>
        </w:rPr>
        <w:t>基于机器学习的分类方法：将问题识别看作一个二分类任务（是问题</w:t>
      </w:r>
      <w:r>
        <w:rPr>
          <w:rFonts w:hint="eastAsia"/>
        </w:rPr>
        <w:t>/</w:t>
      </w:r>
      <w:r>
        <w:rPr>
          <w:rFonts w:hint="eastAsia"/>
        </w:rPr>
        <w:t>不是问题），通过训练分类器来判断一条评论是否包含提问意图。这能更好地处理没有明确疑问词的隐性问题（如“感觉这样还是会怀孕”），但需要大量的标注数据。</w:t>
      </w:r>
    </w:p>
    <w:p w14:paraId="0711DB32" w14:textId="77777777" w:rsidR="00F54B80" w:rsidRDefault="00000000" w:rsidP="00654A62">
      <w:pPr>
        <w:pStyle w:val="3"/>
        <w:spacing w:before="163" w:after="163"/>
        <w:rPr>
          <w:rFonts w:hint="eastAsia"/>
        </w:rPr>
      </w:pPr>
      <w:bookmarkStart w:id="28" w:name="_Toc227951565"/>
      <w:r>
        <w:rPr>
          <w:rFonts w:hint="eastAsia"/>
        </w:rPr>
        <w:t>文本分类与主题分析方法</w:t>
      </w:r>
      <w:bookmarkEnd w:id="28"/>
    </w:p>
    <w:p w14:paraId="5312BE77" w14:textId="77777777" w:rsidR="00F54B80" w:rsidRDefault="00000000">
      <w:pPr>
        <w:pStyle w:val="altz"/>
        <w:ind w:firstLine="480"/>
      </w:pPr>
      <w:r>
        <w:rPr>
          <w:rFonts w:hint="eastAsia"/>
        </w:rPr>
        <w:t>对识别出的问题进行分类和主题分析，有助于系统性地理解用户的需求。主要包括如下技术。</w:t>
      </w:r>
    </w:p>
    <w:p w14:paraId="5828E2CF" w14:textId="77777777" w:rsidR="00F54B80" w:rsidRDefault="00000000">
      <w:pPr>
        <w:pStyle w:val="altz"/>
        <w:numPr>
          <w:ilvl w:val="0"/>
          <w:numId w:val="8"/>
        </w:numPr>
        <w:ind w:firstLineChars="0"/>
      </w:pPr>
      <w:r>
        <w:rPr>
          <w:rFonts w:hint="eastAsia"/>
        </w:rPr>
        <w:t>主题模型：如潜在狄利克雷分配（</w:t>
      </w:r>
      <w:r>
        <w:rPr>
          <w:rFonts w:hint="eastAsia"/>
        </w:rPr>
        <w:t>Latent Dirichlet Allocation, LDA</w:t>
      </w:r>
      <w:r>
        <w:rPr>
          <w:rFonts w:hint="eastAsia"/>
        </w:rPr>
        <w:t>），是一种无监督学习方法，能自动从大量文本中发现隐藏的主题结构，适用于探索性地分析用户关注的热点话题</w:t>
      </w:r>
      <w:r>
        <w:rPr>
          <w:rFonts w:hint="eastAsia"/>
        </w:rPr>
        <w:t xml:space="preserve"> [16]</w:t>
      </w:r>
      <w:r>
        <w:rPr>
          <w:rFonts w:hint="eastAsia"/>
        </w:rPr>
        <w:t>。</w:t>
      </w:r>
    </w:p>
    <w:p w14:paraId="339208ED" w14:textId="77777777" w:rsidR="00F54B80" w:rsidRDefault="00000000">
      <w:pPr>
        <w:pStyle w:val="altz"/>
        <w:numPr>
          <w:ilvl w:val="0"/>
          <w:numId w:val="8"/>
        </w:numPr>
        <w:ind w:firstLineChars="0"/>
      </w:pPr>
      <w:r>
        <w:rPr>
          <w:rFonts w:hint="eastAsia"/>
        </w:rPr>
        <w:t>文本聚类：通过计算文本间的语义相似度，将表述相近的问题聚合在一起，有助于归纳典型问题类型。</w:t>
      </w:r>
    </w:p>
    <w:p w14:paraId="5FC91B80" w14:textId="77777777" w:rsidR="00F54B80" w:rsidRDefault="00000000">
      <w:pPr>
        <w:pStyle w:val="altz"/>
        <w:numPr>
          <w:ilvl w:val="0"/>
          <w:numId w:val="8"/>
        </w:numPr>
        <w:ind w:firstLineChars="0"/>
      </w:pPr>
      <w:r>
        <w:rPr>
          <w:rFonts w:hint="eastAsia"/>
        </w:rPr>
        <w:t>监督式文本分类：在预先定义好的分类体系下（如“避孕方法”、“性病防治”），利用标注数据训练分类模型（如支持</w:t>
      </w:r>
      <w:proofErr w:type="gramStart"/>
      <w:r>
        <w:rPr>
          <w:rFonts w:hint="eastAsia"/>
        </w:rPr>
        <w:t>向量机</w:t>
      </w:r>
      <w:proofErr w:type="gramEnd"/>
      <w:r>
        <w:rPr>
          <w:rFonts w:hint="eastAsia"/>
        </w:rPr>
        <w:t>SVM</w:t>
      </w:r>
      <w:r>
        <w:rPr>
          <w:rFonts w:hint="eastAsia"/>
        </w:rPr>
        <w:t>或基于</w:t>
      </w:r>
      <w:r>
        <w:rPr>
          <w:rFonts w:hint="eastAsia"/>
        </w:rPr>
        <w:t>BERT</w:t>
      </w:r>
      <w:r>
        <w:rPr>
          <w:rFonts w:hint="eastAsia"/>
        </w:rPr>
        <w:t>的深度学习模型），实现对新问题的自动归类。研究表明，基于</w:t>
      </w:r>
      <w:proofErr w:type="gramStart"/>
      <w:r>
        <w:rPr>
          <w:rFonts w:hint="eastAsia"/>
        </w:rPr>
        <w:t>预训练</w:t>
      </w:r>
      <w:proofErr w:type="gramEnd"/>
      <w:r>
        <w:rPr>
          <w:rFonts w:hint="eastAsia"/>
        </w:rPr>
        <w:t>语言模型（如</w:t>
      </w:r>
      <w:r>
        <w:rPr>
          <w:rFonts w:hint="eastAsia"/>
        </w:rPr>
        <w:t>BERT</w:t>
      </w:r>
      <w:r>
        <w:rPr>
          <w:rFonts w:hint="eastAsia"/>
        </w:rPr>
        <w:t>）微调的分类方法在中文健康问题分类任务上表现优异，准确率显著高于传统方法</w:t>
      </w:r>
      <w:r>
        <w:rPr>
          <w:rFonts w:hint="eastAsia"/>
        </w:rPr>
        <w:t xml:space="preserve"> [17, 20]</w:t>
      </w:r>
      <w:r>
        <w:rPr>
          <w:rFonts w:hint="eastAsia"/>
        </w:rPr>
        <w:t>。</w:t>
      </w:r>
    </w:p>
    <w:p w14:paraId="57E626ED" w14:textId="77777777" w:rsidR="00F54B80" w:rsidRDefault="00000000" w:rsidP="00654A62">
      <w:pPr>
        <w:pStyle w:val="2"/>
        <w:spacing w:before="163" w:after="163"/>
        <w:rPr>
          <w:rFonts w:hint="eastAsia"/>
        </w:rPr>
      </w:pPr>
      <w:bookmarkStart w:id="29" w:name="_Toc227951566"/>
      <w:r>
        <w:rPr>
          <w:rFonts w:hint="eastAsia"/>
        </w:rPr>
        <w:t>大语言模型相关技术</w:t>
      </w:r>
      <w:bookmarkEnd w:id="29"/>
    </w:p>
    <w:p w14:paraId="4DEF866B" w14:textId="77777777" w:rsidR="00F54B80" w:rsidRDefault="00000000">
      <w:pPr>
        <w:pStyle w:val="altz"/>
        <w:ind w:firstLine="480"/>
      </w:pPr>
      <w:r>
        <w:t>大语言模型（</w:t>
      </w:r>
      <w:r>
        <w:t>LLM</w:t>
      </w:r>
      <w:r>
        <w:t>）是本研究实现从</w:t>
      </w:r>
      <w:r>
        <w:t>“</w:t>
      </w:r>
      <w:r>
        <w:t>问题</w:t>
      </w:r>
      <w:r>
        <w:t>”</w:t>
      </w:r>
      <w:r>
        <w:t>到</w:t>
      </w:r>
      <w:r>
        <w:t>“</w:t>
      </w:r>
      <w:r>
        <w:t>知识</w:t>
      </w:r>
      <w:r>
        <w:t>”</w:t>
      </w:r>
      <w:r>
        <w:t>转化的核心技术。</w:t>
      </w:r>
    </w:p>
    <w:p w14:paraId="5328AA21" w14:textId="77777777" w:rsidR="00F54B80" w:rsidRDefault="00000000" w:rsidP="00654A62">
      <w:pPr>
        <w:pStyle w:val="3"/>
        <w:spacing w:before="163" w:after="163"/>
        <w:rPr>
          <w:rFonts w:hint="eastAsia"/>
        </w:rPr>
      </w:pPr>
      <w:bookmarkStart w:id="30" w:name="_Toc227951567"/>
      <w:r>
        <w:rPr>
          <w:rFonts w:hint="eastAsia"/>
        </w:rPr>
        <w:t>大语言模型基本原理与特点</w:t>
      </w:r>
      <w:bookmarkEnd w:id="30"/>
    </w:p>
    <w:p w14:paraId="5A139FCF" w14:textId="77777777" w:rsidR="00F54B80" w:rsidRDefault="00000000">
      <w:pPr>
        <w:pStyle w:val="altz"/>
        <w:ind w:firstLine="480"/>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w:t>
      </w:r>
      <w:proofErr w:type="gramStart"/>
      <w:r>
        <w:rPr>
          <w:rFonts w:hint="eastAsia"/>
        </w:rPr>
        <w:t>预训练</w:t>
      </w:r>
      <w:proofErr w:type="gramEnd"/>
      <w:r>
        <w:rPr>
          <w:rFonts w:hint="eastAsia"/>
        </w:rPr>
        <w:t>得到的深度学习模型。其核心特点在于通过“预训练</w:t>
      </w:r>
      <w:r>
        <w:rPr>
          <w:rFonts w:hint="eastAsia"/>
        </w:rPr>
        <w:t>-</w:t>
      </w:r>
      <w:r>
        <w:rPr>
          <w:rFonts w:hint="eastAsia"/>
        </w:rPr>
        <w:t>微调”范式，使其具备了强大的语言理解、生成和推理能力。</w:t>
      </w:r>
      <w:r>
        <w:rPr>
          <w:rFonts w:hint="eastAsia"/>
        </w:rPr>
        <w:t>LLM</w:t>
      </w:r>
      <w:r>
        <w:rPr>
          <w:rFonts w:hint="eastAsia"/>
        </w:rPr>
        <w:t>不仅能理解上下文，还能在没有明确训练的情况下，通过“上下文学习”（</w:t>
      </w:r>
      <w:r>
        <w:rPr>
          <w:rFonts w:hint="eastAsia"/>
        </w:rPr>
        <w:t>In-context Learning</w:t>
      </w:r>
      <w:r>
        <w:rPr>
          <w:rFonts w:hint="eastAsia"/>
        </w:rPr>
        <w:t>）完成多种复杂的自然语言任务，展现出所谓的“涌现能力”。</w:t>
      </w:r>
    </w:p>
    <w:p w14:paraId="5613B216" w14:textId="77777777" w:rsidR="00F54B80" w:rsidRDefault="00000000" w:rsidP="00654A62">
      <w:pPr>
        <w:pStyle w:val="3"/>
        <w:spacing w:before="163" w:after="163"/>
        <w:rPr>
          <w:rFonts w:hint="eastAsia"/>
        </w:rPr>
      </w:pPr>
      <w:bookmarkStart w:id="31" w:name="_Toc227951568"/>
      <w:r>
        <w:rPr>
          <w:rFonts w:hint="eastAsia"/>
        </w:rPr>
        <w:lastRenderedPageBreak/>
        <w:t>大语言模型在医疗健康问答中的应用</w:t>
      </w:r>
      <w:bookmarkEnd w:id="31"/>
    </w:p>
    <w:p w14:paraId="4CA3D167" w14:textId="77777777" w:rsidR="00F54B80" w:rsidRDefault="00000000">
      <w:pPr>
        <w:pStyle w:val="altz"/>
        <w:ind w:firstLine="480"/>
      </w:pPr>
      <w:r>
        <w:rPr>
          <w:rFonts w:hint="eastAsia"/>
        </w:rPr>
        <w:t>近年来，</w:t>
      </w:r>
      <w:r>
        <w:rPr>
          <w:rFonts w:hint="eastAsia"/>
        </w:rPr>
        <w:t>LLM</w:t>
      </w:r>
      <w:r>
        <w:rPr>
          <w:rFonts w:hint="eastAsia"/>
        </w:rPr>
        <w:t>在医疗健康领域的应用取得了突破性进展。研究证实，先进的</w:t>
      </w:r>
      <w:r>
        <w:rPr>
          <w:rFonts w:hint="eastAsia"/>
        </w:rPr>
        <w:t>LLM</w:t>
      </w:r>
      <w:r>
        <w:rPr>
          <w:rFonts w:hint="eastAsia"/>
        </w:rPr>
        <w:t>不仅能高分通过美国执业医师资格考试（</w:t>
      </w:r>
      <w:r>
        <w:rPr>
          <w:rFonts w:hint="eastAsia"/>
        </w:rPr>
        <w:t>USMLE</w:t>
      </w:r>
      <w:r>
        <w:rPr>
          <w:rFonts w:hint="eastAsia"/>
        </w:rPr>
        <w:t>）</w:t>
      </w:r>
      <w:r>
        <w:rPr>
          <w:rFonts w:hint="eastAsia"/>
        </w:rPr>
        <w:t>[26]</w:t>
      </w:r>
      <w:r>
        <w:rPr>
          <w:rFonts w:hint="eastAsia"/>
        </w:rPr>
        <w:t>，展现出深厚的医学知识储备，其生成的回答在信息质量和共</w:t>
      </w:r>
      <w:proofErr w:type="gramStart"/>
      <w:r>
        <w:rPr>
          <w:rFonts w:hint="eastAsia"/>
        </w:rPr>
        <w:t>情表达</w:t>
      </w:r>
      <w:proofErr w:type="gramEnd"/>
      <w:r>
        <w:rPr>
          <w:rFonts w:hint="eastAsia"/>
        </w:rPr>
        <w:t>上甚至能超越人类医生</w:t>
      </w:r>
      <w:r>
        <w:rPr>
          <w:rFonts w:hint="eastAsia"/>
        </w:rPr>
        <w:t xml:space="preserve"> [23]</w:t>
      </w:r>
      <w:r>
        <w:rPr>
          <w:rFonts w:hint="eastAsia"/>
        </w:rPr>
        <w:t>。经过医疗领域数据微调的专用模型，如</w:t>
      </w:r>
      <w:r>
        <w:rPr>
          <w:rFonts w:hint="eastAsia"/>
        </w:rPr>
        <w:t>Med-</w:t>
      </w:r>
      <w:proofErr w:type="spellStart"/>
      <w:r>
        <w:rPr>
          <w:rFonts w:hint="eastAsia"/>
        </w:rPr>
        <w:t>PaLM</w:t>
      </w:r>
      <w:proofErr w:type="spellEnd"/>
      <w:r>
        <w:rPr>
          <w:rFonts w:hint="eastAsia"/>
        </w:rPr>
        <w:t xml:space="preserve"> 2</w:t>
      </w:r>
      <w:r>
        <w:rPr>
          <w:rFonts w:hint="eastAsia"/>
        </w:rPr>
        <w:t>，其回答的准确性和临床相关性已接近专家水平</w:t>
      </w:r>
      <w:r>
        <w:rPr>
          <w:rFonts w:hint="eastAsia"/>
        </w:rPr>
        <w:t xml:space="preserve"> [22]</w:t>
      </w:r>
      <w:r>
        <w:rPr>
          <w:rFonts w:hint="eastAsia"/>
        </w:rPr>
        <w:t>。然而，</w:t>
      </w:r>
      <w:r>
        <w:rPr>
          <w:rFonts w:hint="eastAsia"/>
        </w:rPr>
        <w:t>LLM</w:t>
      </w:r>
      <w:r>
        <w:rPr>
          <w:rFonts w:hint="eastAsia"/>
        </w:rPr>
        <w:t>也存在“幻觉”（</w:t>
      </w:r>
      <w:r>
        <w:rPr>
          <w:rFonts w:hint="eastAsia"/>
        </w:rPr>
        <w:t>Hallucination</w:t>
      </w:r>
      <w:r>
        <w:rPr>
          <w:rFonts w:hint="eastAsia"/>
        </w:rPr>
        <w:t>，即编造事实）、知识更新不及时和潜在偏见等固有风险，这要求在医疗等高风险领域应用时必须采取审慎的态度和额外的安全措施</w:t>
      </w:r>
      <w:r>
        <w:rPr>
          <w:rFonts w:hint="eastAsia"/>
        </w:rPr>
        <w:t xml:space="preserve"> [21, 25]</w:t>
      </w:r>
      <w:r>
        <w:rPr>
          <w:rFonts w:hint="eastAsia"/>
        </w:rPr>
        <w:t>。</w:t>
      </w:r>
    </w:p>
    <w:p w14:paraId="3794ABD1" w14:textId="6BF159C7" w:rsidR="00F54B80" w:rsidRDefault="00000000">
      <w:pPr>
        <w:pStyle w:val="3"/>
        <w:spacing w:before="163" w:after="163"/>
        <w:rPr>
          <w:rFonts w:hint="eastAsia"/>
        </w:rPr>
      </w:pPr>
      <w:bookmarkStart w:id="32" w:name="_Toc227951569"/>
      <w:r>
        <w:rPr>
          <w:rFonts w:hint="eastAsia"/>
        </w:rPr>
        <w:t>问题</w:t>
      </w:r>
      <w:r w:rsidR="00D77215">
        <w:rPr>
          <w:rFonts w:hint="eastAsia"/>
        </w:rPr>
        <w:t>规范化</w:t>
      </w:r>
      <w:r>
        <w:rPr>
          <w:rFonts w:hint="eastAsia"/>
        </w:rPr>
        <w:t>改写、答案生成与指令跟随能力</w:t>
      </w:r>
      <w:bookmarkEnd w:id="32"/>
    </w:p>
    <w:p w14:paraId="5D904704" w14:textId="77777777" w:rsidR="00F54B80" w:rsidRDefault="00000000">
      <w:pPr>
        <w:pStyle w:val="altz"/>
        <w:ind w:firstLine="480"/>
      </w:pPr>
      <w:r>
        <w:rPr>
          <w:rFonts w:hint="eastAsia"/>
        </w:rPr>
        <w:t>LLM</w:t>
      </w:r>
      <w:r>
        <w:rPr>
          <w:rFonts w:hint="eastAsia"/>
        </w:rPr>
        <w:t>强大的指令跟随（</w:t>
      </w:r>
      <w:r>
        <w:rPr>
          <w:rFonts w:hint="eastAsia"/>
        </w:rPr>
        <w:t>Instruction Following</w:t>
      </w:r>
      <w:r>
        <w:rPr>
          <w:rFonts w:hint="eastAsia"/>
        </w:rPr>
        <w:t>）能力是本研究得以实现的关键。通过设计精确的提示词（</w:t>
      </w:r>
      <w:r>
        <w:rPr>
          <w:rFonts w:hint="eastAsia"/>
        </w:rPr>
        <w:t>Prompt</w:t>
      </w:r>
      <w:r>
        <w:rPr>
          <w:rFonts w:hint="eastAsia"/>
        </w:rPr>
        <w:t>），可以引导</w:t>
      </w:r>
      <w:r>
        <w:rPr>
          <w:rFonts w:hint="eastAsia"/>
        </w:rPr>
        <w:t>LLM</w:t>
      </w:r>
      <w:r>
        <w:rPr>
          <w:rFonts w:hint="eastAsia"/>
        </w:rPr>
        <w:t>完成特定任务：</w:t>
      </w:r>
    </w:p>
    <w:p w14:paraId="65CD463B" w14:textId="77777777" w:rsidR="00F54B80" w:rsidRDefault="00000000">
      <w:pPr>
        <w:pStyle w:val="altz"/>
        <w:numPr>
          <w:ilvl w:val="0"/>
          <w:numId w:val="9"/>
        </w:numPr>
        <w:ind w:firstLineChars="0"/>
      </w:pPr>
      <w:r>
        <w:rPr>
          <w:rFonts w:hint="eastAsia"/>
        </w:rPr>
        <w:t>问题改写与规范化：可以指令</w:t>
      </w:r>
      <w:r>
        <w:rPr>
          <w:rFonts w:hint="eastAsia"/>
        </w:rPr>
        <w:t>LLM</w:t>
      </w:r>
      <w:r>
        <w:rPr>
          <w:rFonts w:hint="eastAsia"/>
        </w:rPr>
        <w:t>将一条口语化、模糊的评论，改写成一个语义清晰、表达规范、符合医学术语的标准问题。</w:t>
      </w:r>
    </w:p>
    <w:p w14:paraId="0F0C274C" w14:textId="77777777" w:rsidR="00F54B80" w:rsidRDefault="00000000">
      <w:pPr>
        <w:pStyle w:val="altz"/>
        <w:numPr>
          <w:ilvl w:val="0"/>
          <w:numId w:val="9"/>
        </w:numPr>
        <w:ind w:firstLineChars="0"/>
      </w:pPr>
      <w:r>
        <w:rPr>
          <w:rFonts w:hint="eastAsia"/>
        </w:rPr>
        <w:t>答案生成：在给定一个标准化问题后，可以指令</w:t>
      </w:r>
      <w:r>
        <w:rPr>
          <w:rFonts w:hint="eastAsia"/>
        </w:rPr>
        <w:t>LLM</w:t>
      </w:r>
      <w:r>
        <w:rPr>
          <w:rFonts w:hint="eastAsia"/>
        </w:rPr>
        <w:t>生成一个科学、准确、易于理解且富有</w:t>
      </w:r>
      <w:proofErr w:type="gramStart"/>
      <w:r>
        <w:rPr>
          <w:rFonts w:hint="eastAsia"/>
        </w:rPr>
        <w:t>同理心</w:t>
      </w:r>
      <w:proofErr w:type="gramEnd"/>
      <w:r>
        <w:rPr>
          <w:rFonts w:hint="eastAsia"/>
        </w:rPr>
        <w:t>的答案。</w:t>
      </w:r>
    </w:p>
    <w:p w14:paraId="185C319C" w14:textId="77777777" w:rsidR="00F54B80" w:rsidRDefault="00000000" w:rsidP="00654A62">
      <w:pPr>
        <w:pStyle w:val="3"/>
        <w:spacing w:before="163" w:after="163"/>
        <w:rPr>
          <w:rFonts w:hint="eastAsia"/>
        </w:rPr>
      </w:pPr>
      <w:bookmarkStart w:id="33" w:name="_Toc227951570"/>
      <w:r>
        <w:rPr>
          <w:rFonts w:hint="eastAsia"/>
        </w:rPr>
        <w:t>领域微调方法</w:t>
      </w:r>
      <w:bookmarkEnd w:id="33"/>
    </w:p>
    <w:p w14:paraId="2E1A12E4" w14:textId="77777777" w:rsidR="00F54B80" w:rsidRDefault="00000000">
      <w:pPr>
        <w:pStyle w:val="altz"/>
        <w:ind w:firstLine="480"/>
      </w:pPr>
      <w:r>
        <w:rPr>
          <w:rFonts w:hint="eastAsia"/>
        </w:rPr>
        <w:t>为了让通用</w:t>
      </w:r>
      <w:r>
        <w:rPr>
          <w:rFonts w:hint="eastAsia"/>
        </w:rPr>
        <w:t>LLM</w:t>
      </w:r>
      <w:r>
        <w:rPr>
          <w:rFonts w:hint="eastAsia"/>
        </w:rPr>
        <w:t>更好地适应青少年生殖健康这一特定领域，需要进行领域微调。</w:t>
      </w:r>
    </w:p>
    <w:p w14:paraId="55B8F62D" w14:textId="77777777" w:rsidR="00F54B80" w:rsidRDefault="00000000">
      <w:pPr>
        <w:pStyle w:val="altz"/>
        <w:numPr>
          <w:ilvl w:val="0"/>
          <w:numId w:val="10"/>
        </w:numPr>
        <w:ind w:firstLineChars="0"/>
      </w:pPr>
      <w:r>
        <w:rPr>
          <w:rFonts w:hint="eastAsia"/>
        </w:rPr>
        <w:t>指令微调（</w:t>
      </w:r>
      <w:r>
        <w:rPr>
          <w:rFonts w:hint="eastAsia"/>
        </w:rPr>
        <w:t>Instruction Tuning</w:t>
      </w:r>
      <w:r>
        <w:rPr>
          <w:rFonts w:hint="eastAsia"/>
        </w:rPr>
        <w:t>）：通过构建包含（指令，输入，输出）格式的领域数据集，对</w:t>
      </w:r>
      <w:r>
        <w:rPr>
          <w:rFonts w:hint="eastAsia"/>
        </w:rPr>
        <w:t>LLM</w:t>
      </w:r>
      <w:r>
        <w:rPr>
          <w:rFonts w:hint="eastAsia"/>
        </w:rPr>
        <w:t>进行微调，使其学会遵循特定领域的任务指令和回答风格。这是本研究采用的核心方法。</w:t>
      </w:r>
    </w:p>
    <w:p w14:paraId="3EA99E8D" w14:textId="783CABBB" w:rsidR="00F54B80" w:rsidRDefault="00000000">
      <w:pPr>
        <w:pStyle w:val="altz"/>
        <w:numPr>
          <w:ilvl w:val="0"/>
          <w:numId w:val="10"/>
        </w:numPr>
        <w:ind w:firstLineChars="0"/>
      </w:pPr>
      <w:r>
        <w:rPr>
          <w:rFonts w:hint="eastAsia"/>
        </w:rPr>
        <w:t>参数高效微调（</w:t>
      </w:r>
      <w:r w:rsidR="00C335D0">
        <w:rPr>
          <w:rFonts w:hint="eastAsia"/>
        </w:rPr>
        <w:t xml:space="preserve">Parameter-Efficient Fine-Tuning, </w:t>
      </w:r>
      <w:r>
        <w:rPr>
          <w:rFonts w:hint="eastAsia"/>
        </w:rPr>
        <w:t>PEFT</w:t>
      </w:r>
      <w:r>
        <w:rPr>
          <w:rFonts w:hint="eastAsia"/>
        </w:rPr>
        <w:t>）：如</w:t>
      </w:r>
      <w:proofErr w:type="spellStart"/>
      <w:r>
        <w:rPr>
          <w:rFonts w:hint="eastAsia"/>
        </w:rPr>
        <w:t>LoRA</w:t>
      </w:r>
      <w:proofErr w:type="spellEnd"/>
      <w:r w:rsidR="00C335D0">
        <w:rPr>
          <w:rFonts w:hint="eastAsia"/>
        </w:rPr>
        <w:t>（</w:t>
      </w:r>
      <w:r w:rsidR="00C335D0">
        <w:rPr>
          <w:rFonts w:hint="eastAsia"/>
        </w:rPr>
        <w:t>Low-Rank Adaptation</w:t>
      </w:r>
      <w:r w:rsidR="00C335D0">
        <w:rPr>
          <w:rFonts w:hint="eastAsia"/>
        </w:rPr>
        <w:t>）</w:t>
      </w:r>
      <w:r>
        <w:rPr>
          <w:rFonts w:hint="eastAsia"/>
        </w:rPr>
        <w:t>/</w:t>
      </w:r>
      <w:proofErr w:type="spellStart"/>
      <w:r>
        <w:rPr>
          <w:rFonts w:hint="eastAsia"/>
        </w:rPr>
        <w:t>QLoRA</w:t>
      </w:r>
      <w:proofErr w:type="spellEnd"/>
      <w:r w:rsidR="001E4FA3">
        <w:rPr>
          <w:rFonts w:hint="eastAsia"/>
        </w:rPr>
        <w:t>（</w:t>
      </w:r>
      <w:r w:rsidR="001E4FA3">
        <w:rPr>
          <w:rFonts w:hint="eastAsia"/>
        </w:rPr>
        <w:t>Quantized Low-Rank Adaptation</w:t>
      </w:r>
      <w:r w:rsidR="001E4FA3">
        <w:rPr>
          <w:rFonts w:hint="eastAsia"/>
        </w:rPr>
        <w:t>）</w:t>
      </w:r>
      <w:r>
        <w:rPr>
          <w:rFonts w:hint="eastAsia"/>
        </w:rPr>
        <w:t>等技术，通过</w:t>
      </w:r>
      <w:proofErr w:type="gramStart"/>
      <w:r>
        <w:rPr>
          <w:rFonts w:hint="eastAsia"/>
        </w:rPr>
        <w:t>仅训练</w:t>
      </w:r>
      <w:proofErr w:type="gramEnd"/>
      <w:r>
        <w:rPr>
          <w:rFonts w:hint="eastAsia"/>
        </w:rPr>
        <w:t>模型的一小部分参数，即可实现接近全量微调的效果，极大地降低了计算资源需求，非常适合学术研究环境。</w:t>
      </w:r>
    </w:p>
    <w:p w14:paraId="24C34705" w14:textId="77777777" w:rsidR="00F54B80" w:rsidRDefault="00000000" w:rsidP="00654A62">
      <w:pPr>
        <w:pStyle w:val="3"/>
        <w:spacing w:before="163" w:after="163"/>
        <w:rPr>
          <w:rFonts w:hint="eastAsia"/>
        </w:rPr>
      </w:pPr>
      <w:bookmarkStart w:id="34" w:name="_Toc168604733"/>
      <w:bookmarkStart w:id="35" w:name="_Toc227951571"/>
      <w:r>
        <w:rPr>
          <w:rFonts w:hint="eastAsia"/>
        </w:rPr>
        <w:t>模型微调</w:t>
      </w:r>
      <w:r>
        <w:rPr>
          <w:rFonts w:hint="eastAsia"/>
        </w:rPr>
        <w:t>-</w:t>
      </w:r>
      <w:proofErr w:type="spellStart"/>
      <w:r>
        <w:rPr>
          <w:rFonts w:hint="eastAsia"/>
        </w:rPr>
        <w:t>LLaMA</w:t>
      </w:r>
      <w:proofErr w:type="spellEnd"/>
      <w:r>
        <w:rPr>
          <w:rFonts w:hint="eastAsia"/>
        </w:rPr>
        <w:t xml:space="preserve"> Factory</w:t>
      </w:r>
      <w:bookmarkEnd w:id="34"/>
      <w:bookmarkEnd w:id="35"/>
    </w:p>
    <w:p w14:paraId="7288499B" w14:textId="4A9513E7" w:rsidR="00F54B80" w:rsidRDefault="00000000">
      <w:pPr>
        <w:pStyle w:val="altz"/>
        <w:ind w:firstLine="480"/>
      </w:pPr>
      <w:proofErr w:type="spellStart"/>
      <w:r>
        <w:rPr>
          <w:rFonts w:hint="eastAsia"/>
        </w:rPr>
        <w:t>LLaMA</w:t>
      </w:r>
      <w:proofErr w:type="spellEnd"/>
      <w:r>
        <w:rPr>
          <w:rFonts w:hint="eastAsia"/>
        </w:rPr>
        <w:t xml:space="preserve"> Factory</w:t>
      </w:r>
      <w:r>
        <w:rPr>
          <w:rFonts w:hint="eastAsia"/>
        </w:rPr>
        <w:t>是一个用于大语言模型训练的开源框架，通过训练可以使模型更好地适应特定的任务或数据集。其支持多训练阶段，包括预训练、有监督微调</w:t>
      </w:r>
      <w:r w:rsidR="00F90FD9">
        <w:rPr>
          <w:rFonts w:hint="eastAsia"/>
        </w:rPr>
        <w:t>（</w:t>
      </w:r>
      <w:r w:rsidR="00F90FD9">
        <w:rPr>
          <w:rFonts w:hint="eastAsia"/>
        </w:rPr>
        <w:t>Supervised Fine-Tuning</w:t>
      </w:r>
      <w:r w:rsidR="00F90FD9">
        <w:rPr>
          <w:rFonts w:hint="eastAsia"/>
        </w:rPr>
        <w:t>，</w:t>
      </w:r>
      <w:r w:rsidR="00F90FD9">
        <w:rPr>
          <w:rFonts w:hint="eastAsia"/>
        </w:rPr>
        <w:t>SFT</w:t>
      </w:r>
      <w:r w:rsidR="00F90FD9">
        <w:rPr>
          <w:rFonts w:hint="eastAsia"/>
        </w:rPr>
        <w:t>）</w:t>
      </w:r>
      <w:r>
        <w:rPr>
          <w:rFonts w:hint="eastAsia"/>
        </w:rPr>
        <w:t>和奖励模型训练等。</w:t>
      </w:r>
    </w:p>
    <w:p w14:paraId="717CA163" w14:textId="77777777" w:rsidR="00F54B80" w:rsidRDefault="00000000">
      <w:pPr>
        <w:pStyle w:val="altz"/>
        <w:ind w:firstLine="480"/>
      </w:pPr>
      <w:proofErr w:type="spellStart"/>
      <w:r>
        <w:rPr>
          <w:rFonts w:hint="eastAsia"/>
        </w:rPr>
        <w:t>LLaMA</w:t>
      </w:r>
      <w:proofErr w:type="spellEnd"/>
      <w:r>
        <w:rPr>
          <w:rFonts w:hint="eastAsia"/>
        </w:rPr>
        <w:t xml:space="preserve"> Factory</w:t>
      </w:r>
      <w:r>
        <w:rPr>
          <w:rFonts w:hint="eastAsia"/>
        </w:rPr>
        <w:t>能够加载多种类型的模型，尤其是开源的大语言模型，如</w:t>
      </w:r>
      <w:r>
        <w:rPr>
          <w:rFonts w:hint="eastAsia"/>
        </w:rPr>
        <w:t>Qwen</w:t>
      </w:r>
      <w:r>
        <w:rPr>
          <w:rFonts w:hint="eastAsia"/>
        </w:rPr>
        <w:t>、</w:t>
      </w:r>
      <w:r>
        <w:rPr>
          <w:rFonts w:hint="eastAsia"/>
        </w:rPr>
        <w:t>Llama</w:t>
      </w:r>
      <w:r>
        <w:rPr>
          <w:rFonts w:hint="eastAsia"/>
        </w:rPr>
        <w:t>等。在训练过程中，</w:t>
      </w:r>
      <w:proofErr w:type="spellStart"/>
      <w:r>
        <w:rPr>
          <w:rFonts w:hint="eastAsia"/>
        </w:rPr>
        <w:t>LLaMA</w:t>
      </w:r>
      <w:proofErr w:type="spellEnd"/>
      <w:r>
        <w:rPr>
          <w:rFonts w:hint="eastAsia"/>
        </w:rPr>
        <w:t xml:space="preserve"> Factory</w:t>
      </w:r>
      <w:r>
        <w:rPr>
          <w:rFonts w:hint="eastAsia"/>
        </w:rPr>
        <w:t>提供了丰富的监控和调试功能，包括实时指</w:t>
      </w:r>
      <w:r>
        <w:rPr>
          <w:rFonts w:hint="eastAsia"/>
        </w:rPr>
        <w:lastRenderedPageBreak/>
        <w:t>标、日志记录和模型检查点等，有助于开发者更好地了解模型的训练过程。训练完成后，开发者可以测试其模型性能。如果模型的表现令人满意，开发者可以将模型导出，以便在其他应用中使用。</w:t>
      </w:r>
    </w:p>
    <w:p w14:paraId="09FC07C8" w14:textId="77777777" w:rsidR="00F54B80" w:rsidRDefault="00000000">
      <w:pPr>
        <w:pStyle w:val="altz"/>
        <w:ind w:firstLine="480"/>
      </w:pPr>
      <w:proofErr w:type="spellStart"/>
      <w:r>
        <w:rPr>
          <w:rFonts w:hint="eastAsia"/>
        </w:rPr>
        <w:t>LLaMA</w:t>
      </w:r>
      <w:proofErr w:type="spellEnd"/>
      <w:r>
        <w:rPr>
          <w:rFonts w:hint="eastAsia"/>
        </w:rPr>
        <w:t xml:space="preserve"> Factory</w:t>
      </w:r>
      <w:r>
        <w:rPr>
          <w:rFonts w:hint="eastAsia"/>
        </w:rPr>
        <w:t>同时提供了一个功能全面、操作简便的平台，使得大语言模型的微调变得更加容易和高效。在本研究中，</w:t>
      </w:r>
      <w:proofErr w:type="spellStart"/>
      <w:r>
        <w:rPr>
          <w:rFonts w:hint="eastAsia"/>
        </w:rPr>
        <w:t>LLaMA</w:t>
      </w:r>
      <w:proofErr w:type="spellEnd"/>
      <w:r>
        <w:rPr>
          <w:rFonts w:hint="eastAsia"/>
        </w:rPr>
        <w:t xml:space="preserve"> Factory</w:t>
      </w:r>
      <w:r>
        <w:rPr>
          <w:rFonts w:hint="eastAsia"/>
        </w:rPr>
        <w:t>将用于有监督微调大语言模型，以适应青少年生殖健康问答的需求，提高模型在问答任务上各项指标的表现力。</w:t>
      </w:r>
    </w:p>
    <w:p w14:paraId="33703036" w14:textId="77777777" w:rsidR="00F54B80" w:rsidRDefault="00000000" w:rsidP="00654A62">
      <w:pPr>
        <w:pStyle w:val="2"/>
        <w:spacing w:before="163" w:after="163"/>
        <w:rPr>
          <w:rFonts w:hint="eastAsia"/>
        </w:rPr>
      </w:pPr>
      <w:bookmarkStart w:id="36" w:name="_Toc227951572"/>
      <w:r>
        <w:rPr>
          <w:rFonts w:hint="eastAsia"/>
        </w:rPr>
        <w:t>模型评估方法</w:t>
      </w:r>
      <w:bookmarkEnd w:id="36"/>
    </w:p>
    <w:p w14:paraId="0ECDE804" w14:textId="361A065F" w:rsidR="00F54B80" w:rsidRDefault="00000000">
      <w:pPr>
        <w:pStyle w:val="altz"/>
        <w:ind w:firstLine="480"/>
      </w:pPr>
      <w:r>
        <w:rPr>
          <w:rFonts w:hint="eastAsia"/>
        </w:rPr>
        <w:t>科学、全面地评估模型性能是本研究不可或缺的一环，本研究将采用人工评估</w:t>
      </w:r>
      <w:r w:rsidR="00B4723F">
        <w:rPr>
          <w:rFonts w:hint="eastAsia"/>
        </w:rPr>
        <w:t>与自动化评估</w:t>
      </w:r>
      <w:r>
        <w:rPr>
          <w:rFonts w:hint="eastAsia"/>
        </w:rPr>
        <w:t>相结合的综合评价体系。</w:t>
      </w:r>
    </w:p>
    <w:p w14:paraId="3A37C5C5" w14:textId="77777777" w:rsidR="00F54B80" w:rsidRDefault="00000000" w:rsidP="00654A62">
      <w:pPr>
        <w:pStyle w:val="3"/>
        <w:spacing w:before="163" w:after="163"/>
        <w:rPr>
          <w:rFonts w:hint="eastAsia"/>
        </w:rPr>
      </w:pPr>
      <w:bookmarkStart w:id="37" w:name="_Toc227951573"/>
      <w:r>
        <w:rPr>
          <w:rFonts w:hint="eastAsia"/>
        </w:rPr>
        <w:t>人工评估维度</w:t>
      </w:r>
      <w:bookmarkEnd w:id="37"/>
    </w:p>
    <w:p w14:paraId="08AAF8F3" w14:textId="77777777" w:rsidR="00F54B80" w:rsidRDefault="00000000">
      <w:pPr>
        <w:pStyle w:val="altz"/>
        <w:ind w:firstLine="480"/>
      </w:pPr>
      <w:r>
        <w:rPr>
          <w:rFonts w:hint="eastAsia"/>
        </w:rPr>
        <w:t>由于自动化指标无法完全捕捉医学回答的严谨性和实用性，人工评估仍然是黄金标准。参考相关研究</w:t>
      </w:r>
      <w:r>
        <w:rPr>
          <w:rFonts w:hint="eastAsia"/>
        </w:rPr>
        <w:t xml:space="preserve"> [27]</w:t>
      </w:r>
      <w:r>
        <w:rPr>
          <w:rFonts w:hint="eastAsia"/>
        </w:rPr>
        <w:t>，本研究将从以下六个维度对模型生成的答案进行人工评分：</w:t>
      </w:r>
    </w:p>
    <w:p w14:paraId="221D48B6" w14:textId="77777777" w:rsidR="00F54B80" w:rsidRDefault="00000000">
      <w:pPr>
        <w:pStyle w:val="altz"/>
        <w:numPr>
          <w:ilvl w:val="0"/>
          <w:numId w:val="11"/>
        </w:numPr>
        <w:ind w:firstLineChars="0"/>
      </w:pPr>
      <w:r>
        <w:rPr>
          <w:rFonts w:hint="eastAsia"/>
        </w:rPr>
        <w:t>指导性：答案是否提供了清晰、可操作的建议或下一步行动指南。</w:t>
      </w:r>
    </w:p>
    <w:p w14:paraId="587B3E11" w14:textId="77777777" w:rsidR="00F54B80" w:rsidRDefault="00000000">
      <w:pPr>
        <w:pStyle w:val="altz"/>
        <w:numPr>
          <w:ilvl w:val="0"/>
          <w:numId w:val="11"/>
        </w:numPr>
        <w:ind w:firstLineChars="0"/>
      </w:pPr>
      <w:r>
        <w:rPr>
          <w:rFonts w:hint="eastAsia"/>
        </w:rPr>
        <w:t>准确性：答案所包含的医学信息是否科学、准确，无事实性错误。</w:t>
      </w:r>
    </w:p>
    <w:p w14:paraId="0B08E4C0" w14:textId="77777777" w:rsidR="00F54B80" w:rsidRDefault="00000000">
      <w:pPr>
        <w:pStyle w:val="altz"/>
        <w:numPr>
          <w:ilvl w:val="0"/>
          <w:numId w:val="11"/>
        </w:numPr>
        <w:ind w:firstLineChars="0"/>
      </w:pPr>
      <w:r>
        <w:rPr>
          <w:rFonts w:hint="eastAsia"/>
        </w:rPr>
        <w:t>完整性：答案是否全面地回应了用户提问的所有方面，无重要信息遗漏。</w:t>
      </w:r>
    </w:p>
    <w:p w14:paraId="6F3C53AB" w14:textId="77777777" w:rsidR="00F54B80" w:rsidRDefault="00000000">
      <w:pPr>
        <w:pStyle w:val="altz"/>
        <w:numPr>
          <w:ilvl w:val="0"/>
          <w:numId w:val="11"/>
        </w:numPr>
        <w:ind w:firstLineChars="0"/>
      </w:pPr>
      <w:r>
        <w:rPr>
          <w:rFonts w:hint="eastAsia"/>
        </w:rPr>
        <w:t>安全性：答案是否不包含任何可能导致伤害的建议，并对潜在风险进行了充分提示。</w:t>
      </w:r>
    </w:p>
    <w:p w14:paraId="7862B09E" w14:textId="77777777" w:rsidR="00F54B80" w:rsidRDefault="00000000">
      <w:pPr>
        <w:pStyle w:val="altz"/>
        <w:numPr>
          <w:ilvl w:val="0"/>
          <w:numId w:val="11"/>
        </w:numPr>
        <w:ind w:firstLineChars="0"/>
      </w:pPr>
      <w:r>
        <w:rPr>
          <w:rFonts w:hint="eastAsia"/>
        </w:rPr>
        <w:t>易于理解：答案是否使用通俗易懂的语言，避免了不必要的专业术语，适合青少年阅读。</w:t>
      </w:r>
    </w:p>
    <w:p w14:paraId="7D1E9402" w14:textId="77777777" w:rsidR="00F54B80" w:rsidRDefault="00000000">
      <w:pPr>
        <w:pStyle w:val="altz"/>
        <w:numPr>
          <w:ilvl w:val="0"/>
          <w:numId w:val="11"/>
        </w:numPr>
        <w:ind w:firstLineChars="0"/>
      </w:pPr>
      <w:r>
        <w:rPr>
          <w:rFonts w:hint="eastAsia"/>
        </w:rPr>
        <w:t>仅提供必要信息：答案是否仅提供了必要信息，避免了无关内容的冗余，做到了言简意赅。</w:t>
      </w:r>
    </w:p>
    <w:p w14:paraId="26512857" w14:textId="7AE490FE" w:rsidR="00F54B80" w:rsidRDefault="00000000">
      <w:pPr>
        <w:pStyle w:val="3"/>
        <w:spacing w:before="163" w:after="163"/>
        <w:rPr>
          <w:rFonts w:hint="eastAsia"/>
        </w:rPr>
      </w:pPr>
      <w:bookmarkStart w:id="38" w:name="_Toc227951574"/>
      <w:r>
        <w:rPr>
          <w:rFonts w:hint="eastAsia"/>
        </w:rPr>
        <w:t>自动化评估</w:t>
      </w:r>
      <w:r w:rsidR="00B4723F">
        <w:rPr>
          <w:rFonts w:hint="eastAsia"/>
        </w:rPr>
        <w:t>方法</w:t>
      </w:r>
      <w:bookmarkEnd w:id="38"/>
    </w:p>
    <w:p w14:paraId="12854DA0" w14:textId="77777777" w:rsidR="00F54B80" w:rsidRDefault="00000000">
      <w:pPr>
        <w:pStyle w:val="altz"/>
        <w:ind w:firstLine="480"/>
      </w:pPr>
      <w:r>
        <w:rPr>
          <w:rFonts w:hint="eastAsia"/>
        </w:rPr>
        <w:t>自动化评估主要用于快速、规模化地衡量模型生成文本的质量。</w:t>
      </w:r>
    </w:p>
    <w:p w14:paraId="47F5E211" w14:textId="39B24632" w:rsidR="00EA3833" w:rsidRDefault="00EA3833">
      <w:pPr>
        <w:pStyle w:val="altz"/>
        <w:ind w:firstLine="480"/>
      </w:pPr>
      <w:r w:rsidRPr="00EA3833">
        <w:rPr>
          <w:rFonts w:hint="eastAsia"/>
        </w:rPr>
        <w:t>在文本生成领域，</w:t>
      </w:r>
      <w:r w:rsidRPr="00EA3833">
        <w:rPr>
          <w:rFonts w:hint="eastAsia"/>
        </w:rPr>
        <w:t>ROUGE</w:t>
      </w:r>
      <w:r w:rsidRPr="00EA3833">
        <w:rPr>
          <w:rFonts w:hint="eastAsia"/>
        </w:rPr>
        <w:t>（</w:t>
      </w:r>
      <w:r w:rsidRPr="00EA3833">
        <w:rPr>
          <w:rFonts w:hint="eastAsia"/>
        </w:rPr>
        <w:t xml:space="preserve">Recall-Oriented Understudy for </w:t>
      </w:r>
      <w:proofErr w:type="spellStart"/>
      <w:r w:rsidRPr="00EA3833">
        <w:rPr>
          <w:rFonts w:hint="eastAsia"/>
        </w:rPr>
        <w:t>Gisting</w:t>
      </w:r>
      <w:proofErr w:type="spellEnd"/>
      <w:r w:rsidRPr="00EA3833">
        <w:rPr>
          <w:rFonts w:hint="eastAsia"/>
        </w:rPr>
        <w:t xml:space="preserve"> Evaluation</w:t>
      </w:r>
      <w:r w:rsidRPr="00EA3833">
        <w:rPr>
          <w:rFonts w:hint="eastAsia"/>
        </w:rPr>
        <w:t>）系列指标通过计算生成文本与参考文本之间的</w:t>
      </w:r>
      <w:r w:rsidRPr="00EA3833">
        <w:rPr>
          <w:rFonts w:hint="eastAsia"/>
        </w:rPr>
        <w:t>n-gram</w:t>
      </w:r>
      <w:r w:rsidRPr="00EA3833">
        <w:rPr>
          <w:rFonts w:hint="eastAsia"/>
        </w:rPr>
        <w:t>重叠度（如</w:t>
      </w:r>
      <w:r w:rsidRPr="00EA3833">
        <w:rPr>
          <w:rFonts w:hint="eastAsia"/>
        </w:rPr>
        <w:t>ROUGE-1</w:t>
      </w:r>
      <w:r w:rsidRPr="00EA3833">
        <w:rPr>
          <w:rFonts w:hint="eastAsia"/>
        </w:rPr>
        <w:t>、</w:t>
      </w:r>
      <w:r w:rsidRPr="00EA3833">
        <w:rPr>
          <w:rFonts w:hint="eastAsia"/>
        </w:rPr>
        <w:t>ROUGE-2</w:t>
      </w:r>
      <w:r w:rsidRPr="00EA3833">
        <w:rPr>
          <w:rFonts w:hint="eastAsia"/>
        </w:rPr>
        <w:t>）及最长公共子序列（</w:t>
      </w:r>
      <w:r w:rsidRPr="00EA3833">
        <w:rPr>
          <w:rFonts w:hint="eastAsia"/>
        </w:rPr>
        <w:t>ROUGE-L</w:t>
      </w:r>
      <w:r w:rsidRPr="00EA3833">
        <w:rPr>
          <w:rFonts w:hint="eastAsia"/>
        </w:rPr>
        <w:t>），从词汇层面量化两者在内容表述上的一致性，是衡量文本表面相似度的常用自动化方法。然而，</w:t>
      </w:r>
      <w:r w:rsidRPr="00EA3833">
        <w:rPr>
          <w:rFonts w:hint="eastAsia"/>
        </w:rPr>
        <w:t>ROUGE</w:t>
      </w:r>
      <w:r w:rsidRPr="00EA3833">
        <w:rPr>
          <w:rFonts w:hint="eastAsia"/>
        </w:rPr>
        <w:t>难以深层评估医学回答的语义准确性与专业严谨性。</w:t>
      </w:r>
    </w:p>
    <w:p w14:paraId="350AB420" w14:textId="67AB76B8" w:rsidR="00F54B80" w:rsidRDefault="00000000">
      <w:pPr>
        <w:pStyle w:val="altz"/>
        <w:ind w:firstLine="480"/>
      </w:pPr>
      <w:r>
        <w:rPr>
          <w:rFonts w:hint="eastAsia"/>
        </w:rPr>
        <w:t>近年来，利用更强大的</w:t>
      </w:r>
      <w:r>
        <w:rPr>
          <w:rFonts w:hint="eastAsia"/>
        </w:rPr>
        <w:t>LLM</w:t>
      </w:r>
      <w:r>
        <w:rPr>
          <w:rFonts w:hint="eastAsia"/>
        </w:rPr>
        <w:t>（如</w:t>
      </w:r>
      <w:r>
        <w:rPr>
          <w:rFonts w:hint="eastAsia"/>
        </w:rPr>
        <w:t>GPT-4</w:t>
      </w:r>
      <w:r>
        <w:rPr>
          <w:rFonts w:hint="eastAsia"/>
        </w:rPr>
        <w:t>）作为“裁判”来对模型输出进行打分成为一种新兴趋势。为验证</w:t>
      </w:r>
      <w:r>
        <w:rPr>
          <w:rFonts w:hint="eastAsia"/>
        </w:rPr>
        <w:t>AI</w:t>
      </w:r>
      <w:r>
        <w:rPr>
          <w:rFonts w:hint="eastAsia"/>
        </w:rPr>
        <w:t>裁判的可靠性，本研究将首先抽取部分样本，让人类专家与</w:t>
      </w:r>
      <w:r>
        <w:rPr>
          <w:rFonts w:hint="eastAsia"/>
        </w:rPr>
        <w:t>AI</w:t>
      </w:r>
      <w:r>
        <w:rPr>
          <w:rFonts w:hint="eastAsia"/>
        </w:rPr>
        <w:t>裁判同时评分</w:t>
      </w:r>
      <w:commentRangeStart w:id="39"/>
      <w:r>
        <w:rPr>
          <w:rFonts w:hint="eastAsia"/>
        </w:rPr>
        <w:t>，然后计算两者评分的</w:t>
      </w:r>
      <w:r>
        <w:rPr>
          <w:rFonts w:hint="eastAsia"/>
        </w:rPr>
        <w:t>Kappa</w:t>
      </w:r>
      <w:r>
        <w:rPr>
          <w:rFonts w:hint="eastAsia"/>
        </w:rPr>
        <w:t>一致性系数。</w:t>
      </w:r>
      <w:commentRangeEnd w:id="39"/>
      <w:r>
        <w:rPr>
          <w:rStyle w:val="afc"/>
        </w:rPr>
        <w:commentReference w:id="39"/>
      </w:r>
      <w:r>
        <w:rPr>
          <w:rFonts w:hint="eastAsia"/>
        </w:rPr>
        <w:t>若一致性达到较高水平，</w:t>
      </w:r>
      <w:r>
        <w:rPr>
          <w:rFonts w:hint="eastAsia"/>
        </w:rPr>
        <w:lastRenderedPageBreak/>
        <w:t>则可证明</w:t>
      </w:r>
      <w:r>
        <w:rPr>
          <w:rFonts w:hint="eastAsia"/>
        </w:rPr>
        <w:t>AI</w:t>
      </w:r>
      <w:r>
        <w:rPr>
          <w:rFonts w:hint="eastAsia"/>
        </w:rPr>
        <w:t>评分在</w:t>
      </w:r>
      <w:proofErr w:type="gramStart"/>
      <w:r>
        <w:rPr>
          <w:rFonts w:hint="eastAsia"/>
        </w:rPr>
        <w:t>本任务</w:t>
      </w:r>
      <w:proofErr w:type="gramEnd"/>
      <w:r>
        <w:rPr>
          <w:rFonts w:hint="eastAsia"/>
        </w:rPr>
        <w:t>下能有效替代部分人工评估工作，从而实现对大规模测试集的高效评估。</w:t>
      </w:r>
    </w:p>
    <w:p w14:paraId="71F6577D" w14:textId="77777777" w:rsidR="00F54B80" w:rsidRDefault="00000000">
      <w:pPr>
        <w:pStyle w:val="2"/>
        <w:spacing w:before="163" w:after="163"/>
        <w:rPr>
          <w:rFonts w:hint="eastAsia"/>
        </w:rPr>
      </w:pPr>
      <w:bookmarkStart w:id="40" w:name="_Toc227951575"/>
      <w:commentRangeStart w:id="41"/>
      <w:r>
        <w:rPr>
          <w:rFonts w:hint="eastAsia"/>
        </w:rPr>
        <w:t>本章小结</w:t>
      </w:r>
      <w:bookmarkEnd w:id="40"/>
    </w:p>
    <w:p w14:paraId="12874861" w14:textId="77777777" w:rsidR="00F54B80" w:rsidRDefault="00000000">
      <w:pPr>
        <w:pStyle w:val="altz"/>
        <w:ind w:firstLine="480"/>
      </w:pPr>
      <w:r>
        <w:t>本章系统梳理了支撑本研究的理论基础与关键技术。首先，从青少年生殖健康与社交媒体传播理论出发，明确了研究的现实背景与核心矛盾</w:t>
      </w:r>
      <w:r>
        <w:t>——</w:t>
      </w:r>
      <w:r>
        <w:t>即青少年旺盛而隐秘的信息需求与社交媒体上良莠不齐的内容生态之间的冲突，并论证了从</w:t>
      </w:r>
      <w:r>
        <w:t>UGC</w:t>
      </w:r>
      <w:r>
        <w:t>中挖掘真实需求的价值。其次，详细介绍了从海量中文评论中提取、识别和分类问题的文本处理技术，为数据的前期处理提供了方法论支持。再次，深入探讨了大语言模型的基本原理及其在医疗问答领域的应用现状、能力与挑战，并阐明了如何通过指令微调等技术将其改造为适用于本研究特定任务的工具。最后，构建了一个结合自动化指标与多维度人工评估的综合评价框架，为科学衡量研究成果提供了标准</w:t>
      </w:r>
      <w:r>
        <w:rPr>
          <w:rFonts w:hint="eastAsia"/>
        </w:rPr>
        <w:t>。</w:t>
      </w:r>
    </w:p>
    <w:commentRangeEnd w:id="41"/>
    <w:p w14:paraId="30849A5B" w14:textId="77777777" w:rsidR="00F54B80" w:rsidRDefault="00000000">
      <w:pPr>
        <w:pStyle w:val="altz"/>
        <w:ind w:firstLine="480"/>
        <w:sectPr w:rsidR="00F54B80">
          <w:headerReference w:type="default" r:id="rId30"/>
          <w:endnotePr>
            <w:numFmt w:val="decimal"/>
          </w:endnotePr>
          <w:pgSz w:w="11906" w:h="16838"/>
          <w:pgMar w:top="1701" w:right="1418" w:bottom="1701" w:left="1418" w:header="851" w:footer="850" w:gutter="0"/>
          <w:cols w:space="425"/>
          <w:docGrid w:type="linesAndChars" w:linePitch="326"/>
        </w:sectPr>
      </w:pPr>
      <w:r>
        <w:commentReference w:id="41"/>
      </w:r>
    </w:p>
    <w:p w14:paraId="6AF06F5A" w14:textId="0FC8AE5A" w:rsidR="00F54B80" w:rsidRDefault="00000000">
      <w:pPr>
        <w:pStyle w:val="1"/>
        <w:spacing w:before="326" w:after="326"/>
        <w:rPr>
          <w:rFonts w:hint="eastAsia"/>
        </w:rPr>
      </w:pPr>
      <w:bookmarkStart w:id="42" w:name="_Toc227951576"/>
      <w:r>
        <w:rPr>
          <w:rFonts w:hint="eastAsia"/>
        </w:rPr>
        <w:lastRenderedPageBreak/>
        <w:t>数据来源与</w:t>
      </w:r>
      <w:r w:rsidR="00393831">
        <w:rPr>
          <w:rFonts w:hint="eastAsia"/>
        </w:rPr>
        <w:t>处理</w:t>
      </w:r>
      <w:bookmarkEnd w:id="42"/>
    </w:p>
    <w:p w14:paraId="0B3EF512" w14:textId="77777777" w:rsidR="00393831" w:rsidRDefault="00393831" w:rsidP="00393831">
      <w:pPr>
        <w:pStyle w:val="altz"/>
        <w:ind w:firstLine="480"/>
      </w:pPr>
      <w:r>
        <w:rPr>
          <w:rFonts w:hint="eastAsia"/>
        </w:rPr>
        <w:t>本章任务在于完成研究的数据准备工作，从真实、复杂的网络环境中，系统性地采集并构建一个能够反映青少年生殖健康真实需求的原始问题数据集。</w:t>
      </w:r>
    </w:p>
    <w:p w14:paraId="24ECBFCA" w14:textId="0E55C3A3" w:rsidR="00F54B80" w:rsidRPr="00393831" w:rsidRDefault="00000000" w:rsidP="00393831">
      <w:pPr>
        <w:pStyle w:val="altz"/>
        <w:ind w:firstLine="480"/>
        <w:rPr>
          <w:strike/>
        </w:rPr>
      </w:pPr>
      <w:r w:rsidRPr="00393831">
        <w:rPr>
          <w:rFonts w:hint="eastAsia"/>
          <w:strike/>
        </w:rPr>
        <w:t>研究总体框架</w:t>
      </w:r>
    </w:p>
    <w:p w14:paraId="30811F3E" w14:textId="77777777" w:rsidR="00F54B80" w:rsidRPr="00393831" w:rsidRDefault="00000000">
      <w:pPr>
        <w:pStyle w:val="altz"/>
        <w:ind w:firstLine="480"/>
        <w:rPr>
          <w:strike/>
        </w:rPr>
      </w:pPr>
      <w:r w:rsidRPr="00393831">
        <w:rPr>
          <w:rFonts w:hint="eastAsia"/>
          <w:strike/>
        </w:rPr>
        <w:t>为系统性地探究社交媒体平台中青少年生殖健康信息生态，并构建一个能有效服务于该领域的智能问答系统，本研究设计了涵盖“数据采集—分析—应用”全链路的总体框架。整个框架以</w:t>
      </w:r>
      <w:r w:rsidRPr="00393831">
        <w:rPr>
          <w:rFonts w:hint="eastAsia"/>
          <w:strike/>
        </w:rPr>
        <w:t>Bilibili</w:t>
      </w:r>
      <w:r w:rsidRPr="00393831">
        <w:rPr>
          <w:rFonts w:hint="eastAsia"/>
          <w:strike/>
        </w:rPr>
        <w:t>平台的公开数据为输入，通过多阶段的处理与分析，最终产出经过领域微调的大语言模型及相应的评估结论。</w:t>
      </w:r>
      <w:commentRangeStart w:id="43"/>
      <w:r w:rsidRPr="00393831">
        <w:rPr>
          <w:rFonts w:hint="eastAsia"/>
          <w:strike/>
        </w:rPr>
        <w:t>具体流程如下：</w:t>
      </w:r>
    </w:p>
    <w:p w14:paraId="64985A2C" w14:textId="77777777" w:rsidR="00F54B80" w:rsidRPr="00393831" w:rsidRDefault="00000000">
      <w:pPr>
        <w:pStyle w:val="altz"/>
        <w:numPr>
          <w:ilvl w:val="0"/>
          <w:numId w:val="12"/>
        </w:numPr>
        <w:ind w:firstLineChars="0"/>
        <w:rPr>
          <w:strike/>
        </w:rPr>
      </w:pPr>
      <w:r w:rsidRPr="00393831">
        <w:rPr>
          <w:rFonts w:hint="eastAsia"/>
          <w:strike/>
        </w:rPr>
        <w:t>数据采集与构建：首先，基于一套精心设计的关键词体系，通过分布式网络爬虫框架，系统性地从</w:t>
      </w:r>
      <w:r w:rsidRPr="00393831">
        <w:rPr>
          <w:rFonts w:hint="eastAsia"/>
          <w:strike/>
        </w:rPr>
        <w:t>Bilibili</w:t>
      </w:r>
      <w:r w:rsidRPr="00393831">
        <w:rPr>
          <w:rFonts w:hint="eastAsia"/>
          <w:strike/>
        </w:rPr>
        <w:t>平台采集与青少年生殖健康主题高度相关的视频元数据及用户生成的文本数据（评论、弹幕等）。</w:t>
      </w:r>
    </w:p>
    <w:p w14:paraId="43C84338" w14:textId="77777777" w:rsidR="00F54B80" w:rsidRPr="00393831" w:rsidRDefault="00000000">
      <w:pPr>
        <w:pStyle w:val="altz"/>
        <w:numPr>
          <w:ilvl w:val="0"/>
          <w:numId w:val="12"/>
        </w:numPr>
        <w:ind w:firstLineChars="0"/>
        <w:rPr>
          <w:strike/>
        </w:rPr>
      </w:pPr>
      <w:r w:rsidRPr="00393831">
        <w:rPr>
          <w:rFonts w:hint="eastAsia"/>
          <w:strike/>
        </w:rPr>
        <w:t>数据预处理：对采集到的原始数据进行一系列清洗与规范化操作，包括去重、格式统一、中文分词、停用词过滤以及噪声与无关内容识别，旨在构建一个高质量、可供分析的干净数据集。</w:t>
      </w:r>
    </w:p>
    <w:p w14:paraId="74C79122" w14:textId="77777777" w:rsidR="00F54B80" w:rsidRPr="00393831" w:rsidRDefault="00000000">
      <w:pPr>
        <w:pStyle w:val="altz"/>
        <w:numPr>
          <w:ilvl w:val="0"/>
          <w:numId w:val="12"/>
        </w:numPr>
        <w:ind w:firstLineChars="0"/>
        <w:rPr>
          <w:strike/>
        </w:rPr>
      </w:pPr>
      <w:r w:rsidRPr="00393831">
        <w:rPr>
          <w:rFonts w:hint="eastAsia"/>
          <w:strike/>
        </w:rPr>
        <w:t>问题识别与分类分析（对应第四章）：</w:t>
      </w:r>
      <w:r w:rsidRPr="00393831">
        <w:rPr>
          <w:rFonts w:hint="eastAsia"/>
          <w:strike/>
        </w:rPr>
        <w:t xml:space="preserve"> </w:t>
      </w:r>
      <w:r w:rsidRPr="00393831">
        <w:rPr>
          <w:rFonts w:hint="eastAsia"/>
          <w:strike/>
        </w:rPr>
        <w:t>运用自然语言处理技术与主题建模方法，对预处理后的用户评论文本进行深度挖掘，识别其中蕴含的真实提问，并对其进行内容分析与主题归类，以数据驱动的方式揭示青少年群体的核心信息需求。</w:t>
      </w:r>
    </w:p>
    <w:p w14:paraId="2717C4BB" w14:textId="77777777" w:rsidR="00F54B80" w:rsidRPr="00393831" w:rsidRDefault="00000000">
      <w:pPr>
        <w:pStyle w:val="altz"/>
        <w:numPr>
          <w:ilvl w:val="0"/>
          <w:numId w:val="12"/>
        </w:numPr>
        <w:ind w:firstLineChars="0"/>
        <w:rPr>
          <w:strike/>
        </w:rPr>
      </w:pPr>
      <w:r w:rsidRPr="00393831">
        <w:rPr>
          <w:rFonts w:hint="eastAsia"/>
          <w:strike/>
        </w:rPr>
        <w:t>问答数据集构建（对应第五章）：基于前一阶段的分析结果，利用大语言模型的强大文本生成与理解能力，将从真实语境中提取的、口语化的用户问题，转化为结构化、标准化的“问题</w:t>
      </w:r>
      <w:r w:rsidRPr="00393831">
        <w:rPr>
          <w:rFonts w:hint="eastAsia"/>
          <w:strike/>
        </w:rPr>
        <w:t>-</w:t>
      </w:r>
      <w:r w:rsidRPr="00393831">
        <w:rPr>
          <w:rFonts w:hint="eastAsia"/>
          <w:strike/>
        </w:rPr>
        <w:t>答案”（</w:t>
      </w:r>
      <w:r w:rsidRPr="00393831">
        <w:rPr>
          <w:rFonts w:hint="eastAsia"/>
          <w:strike/>
        </w:rPr>
        <w:t>QA</w:t>
      </w:r>
      <w:r w:rsidRPr="00393831">
        <w:rPr>
          <w:rFonts w:hint="eastAsia"/>
          <w:strike/>
        </w:rPr>
        <w:t>）对，构建一个专用于模型微调的高质量领域数据集。</w:t>
      </w:r>
    </w:p>
    <w:p w14:paraId="55E30BAE" w14:textId="77777777" w:rsidR="00F54B80" w:rsidRPr="00393831" w:rsidRDefault="00000000">
      <w:pPr>
        <w:pStyle w:val="altz"/>
        <w:numPr>
          <w:ilvl w:val="0"/>
          <w:numId w:val="12"/>
        </w:numPr>
        <w:ind w:firstLineChars="0"/>
        <w:rPr>
          <w:strike/>
        </w:rPr>
      </w:pPr>
      <w:r w:rsidRPr="00393831">
        <w:rPr>
          <w:rFonts w:hint="eastAsia"/>
          <w:strike/>
        </w:rPr>
        <w:t>模型微调与评估（对应第六章）：将构建好的领域问答数据</w:t>
      </w:r>
      <w:proofErr w:type="gramStart"/>
      <w:r w:rsidRPr="00393831">
        <w:rPr>
          <w:rFonts w:hint="eastAsia"/>
          <w:strike/>
        </w:rPr>
        <w:t>集应用</w:t>
      </w:r>
      <w:proofErr w:type="gramEnd"/>
      <w:r w:rsidRPr="00393831">
        <w:rPr>
          <w:rFonts w:hint="eastAsia"/>
          <w:strike/>
        </w:rPr>
        <w:t>于现有的大语言模型，通过指令微调（</w:t>
      </w:r>
      <w:r w:rsidRPr="00393831">
        <w:rPr>
          <w:rFonts w:hint="eastAsia"/>
          <w:strike/>
        </w:rPr>
        <w:t>Instruction-Tuning</w:t>
      </w:r>
      <w:r w:rsidRPr="00393831">
        <w:rPr>
          <w:rFonts w:hint="eastAsia"/>
          <w:strike/>
        </w:rPr>
        <w:t>）技术，使其掌握青少年生殖健康领域的专业知识与沟通范式。最后，通过自动化指标与人工评估相结合的综合评价体系，对微调后模型的性能进行全面检验。</w:t>
      </w:r>
    </w:p>
    <w:p w14:paraId="57EBFB21" w14:textId="77777777" w:rsidR="00F54B80" w:rsidRPr="00393831" w:rsidRDefault="00000000">
      <w:pPr>
        <w:pStyle w:val="altz"/>
        <w:ind w:firstLine="480"/>
        <w:rPr>
          <w:strike/>
        </w:rPr>
      </w:pPr>
      <w:r w:rsidRPr="00393831">
        <w:rPr>
          <w:rFonts w:hint="eastAsia"/>
          <w:strike/>
        </w:rPr>
        <w:t>该框架从真实数据出发，通过层层递进的分析与构建，最终回归到应用层面，形成了一个完整的研究闭环。</w:t>
      </w:r>
      <w:commentRangeEnd w:id="43"/>
      <w:r w:rsidRPr="00393831">
        <w:rPr>
          <w:strike/>
        </w:rPr>
        <w:commentReference w:id="43"/>
      </w:r>
    </w:p>
    <w:p w14:paraId="29867809" w14:textId="77777777" w:rsidR="00F54B80" w:rsidRDefault="00000000">
      <w:pPr>
        <w:pStyle w:val="2"/>
        <w:spacing w:before="163" w:after="163"/>
        <w:rPr>
          <w:rFonts w:hint="eastAsia"/>
        </w:rPr>
      </w:pPr>
      <w:bookmarkStart w:id="44" w:name="_Toc227951577"/>
      <w:r>
        <w:rPr>
          <w:rFonts w:hint="eastAsia"/>
        </w:rPr>
        <w:t>数据来源与样本筛选</w:t>
      </w:r>
      <w:bookmarkEnd w:id="44"/>
    </w:p>
    <w:p w14:paraId="6218E4D7" w14:textId="77777777" w:rsidR="00F54B80" w:rsidRDefault="00000000">
      <w:pPr>
        <w:pStyle w:val="3"/>
        <w:spacing w:before="163" w:after="163"/>
        <w:rPr>
          <w:rFonts w:hint="eastAsia"/>
        </w:rPr>
      </w:pPr>
      <w:bookmarkStart w:id="45" w:name="_Toc227951578"/>
      <w:r>
        <w:rPr>
          <w:rFonts w:hint="eastAsia"/>
        </w:rPr>
        <w:t>数据平台与时间范围</w:t>
      </w:r>
      <w:bookmarkEnd w:id="45"/>
    </w:p>
    <w:p w14:paraId="700FEF3C" w14:textId="16AC46B3" w:rsidR="00F54B80" w:rsidRDefault="00000000">
      <w:pPr>
        <w:pStyle w:val="altz"/>
        <w:ind w:firstLine="480"/>
      </w:pPr>
      <w:r>
        <w:rPr>
          <w:rFonts w:hint="eastAsia"/>
        </w:rPr>
        <w:t>本研究的数据来源平台为</w:t>
      </w:r>
      <w:r>
        <w:rPr>
          <w:rFonts w:hint="eastAsia"/>
        </w:rPr>
        <w:t>Bilibili</w:t>
      </w:r>
      <w:r>
        <w:rPr>
          <w:rFonts w:hint="eastAsia"/>
        </w:rPr>
        <w:t>（</w:t>
      </w:r>
      <w:proofErr w:type="gramStart"/>
      <w:r>
        <w:rPr>
          <w:rFonts w:hint="eastAsia"/>
        </w:rPr>
        <w:t>哔</w:t>
      </w:r>
      <w:proofErr w:type="gramEnd"/>
      <w:r>
        <w:rPr>
          <w:rFonts w:hint="eastAsia"/>
        </w:rPr>
        <w:t>哩哔哩，简称</w:t>
      </w:r>
      <w:r>
        <w:rPr>
          <w:rFonts w:hint="eastAsia"/>
        </w:rPr>
        <w:t>B</w:t>
      </w:r>
      <w:r>
        <w:rPr>
          <w:rFonts w:hint="eastAsia"/>
        </w:rPr>
        <w:t>站）。选择该平台主要基于以</w:t>
      </w:r>
      <w:r>
        <w:rPr>
          <w:rFonts w:hint="eastAsia"/>
        </w:rPr>
        <w:lastRenderedPageBreak/>
        <w:t>下</w:t>
      </w:r>
      <w:proofErr w:type="gramStart"/>
      <w:r>
        <w:rPr>
          <w:rFonts w:hint="eastAsia"/>
        </w:rPr>
        <w:t>考量</w:t>
      </w:r>
      <w:proofErr w:type="gramEnd"/>
      <w:r>
        <w:rPr>
          <w:rFonts w:hint="eastAsia"/>
        </w:rPr>
        <w:t>：首先，</w:t>
      </w:r>
      <w:r>
        <w:rPr>
          <w:rFonts w:hint="eastAsia"/>
        </w:rPr>
        <w:t>Bilibili</w:t>
      </w:r>
      <w:r>
        <w:rPr>
          <w:rFonts w:hint="eastAsia"/>
        </w:rPr>
        <w:t>是中国最受“</w:t>
      </w:r>
      <w:r>
        <w:rPr>
          <w:rFonts w:hint="eastAsia"/>
        </w:rPr>
        <w:t>Z</w:t>
      </w:r>
      <w:r>
        <w:rPr>
          <w:rFonts w:hint="eastAsia"/>
        </w:rPr>
        <w:t>世代”（通常指</w:t>
      </w:r>
      <w:r>
        <w:rPr>
          <w:rFonts w:hint="eastAsia"/>
        </w:rPr>
        <w:t>1995-2009</w:t>
      </w:r>
      <w:r>
        <w:rPr>
          <w:rFonts w:hint="eastAsia"/>
        </w:rPr>
        <w:t>年出生的人群）欢迎的视频分享社区之一，截至</w:t>
      </w:r>
      <w:r>
        <w:rPr>
          <w:rFonts w:hint="eastAsia"/>
        </w:rPr>
        <w:t>202</w:t>
      </w:r>
      <w:r w:rsidR="006C5F90">
        <w:rPr>
          <w:rFonts w:hint="eastAsia"/>
        </w:rPr>
        <w:t>4</w:t>
      </w:r>
      <w:r>
        <w:rPr>
          <w:rFonts w:hint="eastAsia"/>
        </w:rPr>
        <w:t>年，其</w:t>
      </w:r>
      <w:proofErr w:type="gramStart"/>
      <w:r>
        <w:rPr>
          <w:rFonts w:hint="eastAsia"/>
        </w:rPr>
        <w:t>月活跃</w:t>
      </w:r>
      <w:proofErr w:type="gramEnd"/>
      <w:r>
        <w:rPr>
          <w:rFonts w:hint="eastAsia"/>
        </w:rPr>
        <w:t>用户已超过</w:t>
      </w:r>
      <w:r>
        <w:rPr>
          <w:rFonts w:hint="eastAsia"/>
        </w:rPr>
        <w:t>3.4</w:t>
      </w:r>
      <w:r>
        <w:rPr>
          <w:rFonts w:hint="eastAsia"/>
        </w:rPr>
        <w:t>亿，其中超过</w:t>
      </w:r>
      <w:r>
        <w:rPr>
          <w:rFonts w:hint="eastAsia"/>
        </w:rPr>
        <w:t>80%</w:t>
      </w:r>
      <w:r>
        <w:rPr>
          <w:rFonts w:hint="eastAsia"/>
        </w:rPr>
        <w:t>的用户年龄在</w:t>
      </w:r>
      <w:r>
        <w:rPr>
          <w:rFonts w:hint="eastAsia"/>
        </w:rPr>
        <w:t>24</w:t>
      </w:r>
      <w:r>
        <w:rPr>
          <w:rFonts w:hint="eastAsia"/>
        </w:rPr>
        <w:t>岁及以下，这与本研究的目标群体——青少年高度契合。其次，</w:t>
      </w:r>
      <w:r>
        <w:rPr>
          <w:rFonts w:hint="eastAsia"/>
        </w:rPr>
        <w:t>Bilibili</w:t>
      </w:r>
      <w:r>
        <w:rPr>
          <w:rFonts w:hint="eastAsia"/>
        </w:rPr>
        <w:t>独特的社区文化（如弹幕、</w:t>
      </w:r>
      <w:proofErr w:type="gramStart"/>
      <w:r>
        <w:rPr>
          <w:rFonts w:hint="eastAsia"/>
        </w:rPr>
        <w:t>评论区讨论</w:t>
      </w:r>
      <w:proofErr w:type="gramEnd"/>
      <w:r>
        <w:rPr>
          <w:rFonts w:hint="eastAsia"/>
        </w:rPr>
        <w:t>）鼓励用户深度互动与内容共创，产生了海量的用户生成文本，为洞察青少年真实想法与信息需求提供了得天独厚的数据土壤。</w:t>
      </w:r>
    </w:p>
    <w:p w14:paraId="42BD0C79" w14:textId="11785AB0" w:rsidR="00F54B80" w:rsidRDefault="00000000">
      <w:pPr>
        <w:pStyle w:val="altz"/>
        <w:ind w:firstLine="480"/>
      </w:pPr>
      <w:r>
        <w:rPr>
          <w:rFonts w:hint="eastAsia"/>
        </w:rPr>
        <w:t>为确保数据的时效性并捕捉长期的趋势变化，本研究设定的数据采集时间范围为</w:t>
      </w:r>
      <w:r>
        <w:rPr>
          <w:rFonts w:hint="eastAsia"/>
        </w:rPr>
        <w:t xml:space="preserve"> 2016</w:t>
      </w:r>
      <w:r>
        <w:rPr>
          <w:rFonts w:hint="eastAsia"/>
        </w:rPr>
        <w:t>年</w:t>
      </w:r>
      <w:r>
        <w:rPr>
          <w:rFonts w:hint="eastAsia"/>
        </w:rPr>
        <w:t>9</w:t>
      </w:r>
      <w:r>
        <w:rPr>
          <w:rFonts w:hint="eastAsia"/>
        </w:rPr>
        <w:t>月至</w:t>
      </w:r>
      <w:r>
        <w:rPr>
          <w:rFonts w:hint="eastAsia"/>
        </w:rPr>
        <w:t>202</w:t>
      </w:r>
      <w:r w:rsidR="006C5F90">
        <w:rPr>
          <w:rFonts w:hint="eastAsia"/>
        </w:rPr>
        <w:t>4</w:t>
      </w:r>
      <w:r>
        <w:rPr>
          <w:rFonts w:hint="eastAsia"/>
        </w:rPr>
        <w:t>年</w:t>
      </w:r>
      <w:r>
        <w:rPr>
          <w:rFonts w:hint="eastAsia"/>
        </w:rPr>
        <w:t>6</w:t>
      </w:r>
      <w:r>
        <w:rPr>
          <w:rFonts w:hint="eastAsia"/>
        </w:rPr>
        <w:t>月。</w:t>
      </w:r>
    </w:p>
    <w:p w14:paraId="7C888CCD" w14:textId="77777777" w:rsidR="00F54B80" w:rsidRDefault="00000000">
      <w:pPr>
        <w:pStyle w:val="3"/>
        <w:spacing w:before="163" w:after="163"/>
        <w:rPr>
          <w:rFonts w:hint="eastAsia"/>
        </w:rPr>
      </w:pPr>
      <w:bookmarkStart w:id="46" w:name="_Toc227951579"/>
      <w:r>
        <w:rPr>
          <w:rFonts w:hint="eastAsia"/>
        </w:rPr>
        <w:t>视频筛选标准</w:t>
      </w:r>
      <w:bookmarkEnd w:id="46"/>
    </w:p>
    <w:p w14:paraId="1D8E96DA" w14:textId="08229765" w:rsidR="00F54B80" w:rsidRDefault="00000000">
      <w:pPr>
        <w:pStyle w:val="altz"/>
        <w:ind w:firstLine="480"/>
      </w:pPr>
      <w:r>
        <w:rPr>
          <w:rFonts w:hint="eastAsia"/>
        </w:rPr>
        <w:t>为了确保样本的代表性与相关性，</w:t>
      </w:r>
      <w:r w:rsidR="000E5BE3">
        <w:rPr>
          <w:rFonts w:hint="eastAsia"/>
        </w:rPr>
        <w:t>研究</w:t>
      </w:r>
      <w:r>
        <w:rPr>
          <w:rFonts w:hint="eastAsia"/>
        </w:rPr>
        <w:t>制定了严格的视频筛选标准。所有纳入最终数据集的视频必须同时满足以下条件：</w:t>
      </w:r>
    </w:p>
    <w:p w14:paraId="1A98008A" w14:textId="77777777" w:rsidR="00F54B80" w:rsidRDefault="00000000">
      <w:pPr>
        <w:pStyle w:val="altz"/>
        <w:numPr>
          <w:ilvl w:val="0"/>
          <w:numId w:val="13"/>
        </w:numPr>
        <w:ind w:firstLineChars="0"/>
      </w:pPr>
      <w:r>
        <w:rPr>
          <w:rFonts w:hint="eastAsia"/>
        </w:rPr>
        <w:t>主题相关性：视频内容必须与生殖健康主题直接相关。这一标准通过关键词匹配与人工审核双重确认。</w:t>
      </w:r>
    </w:p>
    <w:p w14:paraId="545960DC" w14:textId="77777777" w:rsidR="00F54B80" w:rsidRDefault="00000000">
      <w:pPr>
        <w:pStyle w:val="altz"/>
        <w:numPr>
          <w:ilvl w:val="0"/>
          <w:numId w:val="13"/>
        </w:numPr>
        <w:ind w:firstLineChars="0"/>
      </w:pPr>
      <w:r>
        <w:rPr>
          <w:rFonts w:hint="eastAsia"/>
        </w:rPr>
        <w:t>播放量阈值：视频的累计播放量必须</w:t>
      </w:r>
      <w:r>
        <w:rPr>
          <w:rFonts w:hint="eastAsia"/>
        </w:rPr>
        <w:t xml:space="preserve"> </w:t>
      </w:r>
      <w:r>
        <w:rPr>
          <w:rFonts w:hint="eastAsia"/>
        </w:rPr>
        <w:t>不低于</w:t>
      </w:r>
      <w:r>
        <w:rPr>
          <w:rFonts w:hint="eastAsia"/>
        </w:rPr>
        <w:t>100,000</w:t>
      </w:r>
      <w:r>
        <w:rPr>
          <w:rFonts w:hint="eastAsia"/>
        </w:rPr>
        <w:t>次。设定此阈值旨在筛选出已获得较高公众关注度、具备一定影响力的视频，确保其用户互动数据具有统计分析价值。</w:t>
      </w:r>
    </w:p>
    <w:p w14:paraId="03E5C7A5" w14:textId="77777777" w:rsidR="00F54B80" w:rsidRDefault="00000000">
      <w:pPr>
        <w:pStyle w:val="altz"/>
        <w:numPr>
          <w:ilvl w:val="0"/>
          <w:numId w:val="13"/>
        </w:numPr>
        <w:ind w:firstLineChars="0"/>
      </w:pPr>
      <w:r>
        <w:rPr>
          <w:rFonts w:hint="eastAsia"/>
        </w:rPr>
        <w:t>关键词匹配：视频的标题、标签（</w:t>
      </w:r>
      <w:r>
        <w:rPr>
          <w:rFonts w:hint="eastAsia"/>
        </w:rPr>
        <w:t>Tags</w:t>
      </w:r>
      <w:r>
        <w:rPr>
          <w:rFonts w:hint="eastAsia"/>
        </w:rPr>
        <w:t>）或简介中，必须至少包含一个预设的生殖健康相关关键词。</w:t>
      </w:r>
    </w:p>
    <w:p w14:paraId="2128B1C0" w14:textId="77777777" w:rsidR="00F54B80" w:rsidRDefault="00000000">
      <w:pPr>
        <w:pStyle w:val="altz"/>
        <w:ind w:firstLine="480"/>
      </w:pPr>
      <w:r>
        <w:rPr>
          <w:rFonts w:hint="eastAsia"/>
        </w:rPr>
        <w:t>在初步筛选后，由两名研究人员对每个视频进行独立的人工审核，以剔除主题不符（如纯粹的娱乐搞笑视频）、内容模糊或质量过低的视频。若两人意见不一，则引入第三方进行仲裁，以保证筛选结果的准确性与一致性。</w:t>
      </w:r>
    </w:p>
    <w:p w14:paraId="474E879E" w14:textId="77777777" w:rsidR="00F54B80" w:rsidRDefault="00000000">
      <w:pPr>
        <w:pStyle w:val="3"/>
        <w:spacing w:before="163" w:after="163"/>
        <w:rPr>
          <w:rFonts w:hint="eastAsia"/>
        </w:rPr>
      </w:pPr>
      <w:bookmarkStart w:id="47" w:name="_Toc227951580"/>
      <w:r>
        <w:rPr>
          <w:rFonts w:hint="eastAsia"/>
        </w:rPr>
        <w:t>关键词体系设计</w:t>
      </w:r>
      <w:bookmarkEnd w:id="47"/>
    </w:p>
    <w:p w14:paraId="2AB58BA5" w14:textId="77777777" w:rsidR="00F54B80" w:rsidRDefault="00000000">
      <w:pPr>
        <w:pStyle w:val="altz"/>
        <w:ind w:firstLine="480"/>
      </w:pPr>
      <w:commentRangeStart w:id="48"/>
      <w:r>
        <w:rPr>
          <w:rFonts w:hint="eastAsia"/>
        </w:rPr>
        <w:t>为最大限度地召回相关视频，本研究构建了一个覆盖面广、层次分明的关键词体系。该体系的构建遵循“核心词</w:t>
      </w:r>
      <w:r>
        <w:rPr>
          <w:rFonts w:hint="eastAsia"/>
        </w:rPr>
        <w:t>-</w:t>
      </w:r>
      <w:r>
        <w:rPr>
          <w:rFonts w:hint="eastAsia"/>
        </w:rPr>
        <w:t>同义词</w:t>
      </w:r>
      <w:r>
        <w:rPr>
          <w:rFonts w:hint="eastAsia"/>
        </w:rPr>
        <w:t>-</w:t>
      </w:r>
      <w:r>
        <w:rPr>
          <w:rFonts w:hint="eastAsia"/>
        </w:rPr>
        <w:t>网络用语”的扩展逻辑：</w:t>
      </w:r>
      <w:commentRangeEnd w:id="48"/>
      <w:r>
        <w:rPr>
          <w:rStyle w:val="afc"/>
          <w:sz w:val="24"/>
          <w:szCs w:val="22"/>
        </w:rPr>
        <w:commentReference w:id="48"/>
      </w:r>
    </w:p>
    <w:p w14:paraId="4FAA0164" w14:textId="77777777" w:rsidR="00F54B80" w:rsidRDefault="00000000">
      <w:pPr>
        <w:pStyle w:val="altz"/>
        <w:numPr>
          <w:ilvl w:val="0"/>
          <w:numId w:val="14"/>
        </w:numPr>
        <w:ind w:firstLineChars="0"/>
      </w:pPr>
      <w:r>
        <w:rPr>
          <w:rFonts w:hint="eastAsia"/>
        </w:rPr>
        <w:t>初始核心关键词：首先确定生殖健康领域的核心术语，主要涵盖避孕和流产两大类，例如“避孕”、“人工流产”、“生殖健康”等。</w:t>
      </w:r>
    </w:p>
    <w:p w14:paraId="48042CF3" w14:textId="77777777" w:rsidR="00F54B80" w:rsidRDefault="00000000">
      <w:pPr>
        <w:pStyle w:val="altz"/>
        <w:numPr>
          <w:ilvl w:val="0"/>
          <w:numId w:val="14"/>
        </w:numPr>
        <w:ind w:firstLineChars="0"/>
      </w:pPr>
      <w:r>
        <w:rPr>
          <w:rFonts w:hint="eastAsia"/>
        </w:rPr>
        <w:t>同义词与相关词扩展：围绕核心词，扩展其同义、近义及下位词。如由“避孕”扩展出“安全套”、“节育器”、“口服避孕药”；由“人工流产”扩展出“药物流产”、“引产”、“刮宫”等。</w:t>
      </w:r>
    </w:p>
    <w:p w14:paraId="633D3506" w14:textId="77777777" w:rsidR="00F54B80" w:rsidRDefault="00000000">
      <w:pPr>
        <w:pStyle w:val="altz"/>
        <w:numPr>
          <w:ilvl w:val="0"/>
          <w:numId w:val="14"/>
        </w:numPr>
        <w:ind w:firstLineChars="0"/>
      </w:pPr>
      <w:r>
        <w:rPr>
          <w:rFonts w:hint="eastAsia"/>
        </w:rPr>
        <w:t>网络流行语与俚语扩展：考虑到社交媒体的语言特点，进一步纳入了在网络语境中广泛使用的非正式表达或俚语。例如，用“戴</w:t>
      </w:r>
      <w:r>
        <w:rPr>
          <w:rFonts w:hint="eastAsia"/>
        </w:rPr>
        <w:t>T</w:t>
      </w:r>
      <w:r>
        <w:rPr>
          <w:rFonts w:hint="eastAsia"/>
        </w:rPr>
        <w:t>”、“套套”指代安全套，用“人流”作为“人工流产”的简称，用“体外”指代体外排精等。</w:t>
      </w:r>
    </w:p>
    <w:p w14:paraId="70DDEC19" w14:textId="41C2D698" w:rsidR="00F54B80" w:rsidRDefault="00000000">
      <w:pPr>
        <w:pStyle w:val="altz"/>
        <w:ind w:firstLine="480"/>
      </w:pPr>
      <w:r>
        <w:rPr>
          <w:rFonts w:hint="eastAsia"/>
        </w:rPr>
        <w:lastRenderedPageBreak/>
        <w:t>经过三轮扩展与筛选，最终形成了包含</w:t>
      </w:r>
      <w:r>
        <w:rPr>
          <w:rFonts w:hint="eastAsia"/>
        </w:rPr>
        <w:t>29</w:t>
      </w:r>
      <w:r>
        <w:rPr>
          <w:rFonts w:hint="eastAsia"/>
        </w:rPr>
        <w:t>个关键词的检索词表（</w:t>
      </w:r>
      <w:r>
        <w:rPr>
          <w:rFonts w:ascii="宋体" w:hAnsi="宋体"/>
          <w:sz w:val="28"/>
          <w:szCs w:val="24"/>
        </w:rPr>
        <w:fldChar w:fldCharType="begin"/>
      </w:r>
      <w:r>
        <w:rPr>
          <w:rFonts w:ascii="宋体" w:hAnsi="宋体"/>
          <w:sz w:val="28"/>
          <w:szCs w:val="24"/>
        </w:rPr>
        <w:instrText xml:space="preserve"> REF _Ref226048383 \h </w:instrText>
      </w:r>
      <w:r>
        <w:rPr>
          <w:rFonts w:ascii="宋体" w:hAnsi="宋体" w:hint="eastAsia"/>
          <w:sz w:val="28"/>
          <w:szCs w:val="24"/>
        </w:rPr>
        <w:instrText xml:space="preserve"> \* MERGEFORMAT </w:instrText>
      </w:r>
      <w:r>
        <w:rPr>
          <w:rFonts w:ascii="宋体" w:hAnsi="宋体"/>
          <w:sz w:val="28"/>
          <w:szCs w:val="24"/>
        </w:rPr>
      </w:r>
      <w:r>
        <w:rPr>
          <w:rFonts w:ascii="宋体" w:hAnsi="宋体"/>
          <w:sz w:val="28"/>
          <w:szCs w:val="24"/>
        </w:rPr>
        <w:fldChar w:fldCharType="separate"/>
      </w:r>
      <w:r>
        <w:rPr>
          <w:rFonts w:ascii="宋体" w:hAnsi="宋体" w:hint="eastAsia"/>
          <w:sz w:val="22"/>
        </w:rPr>
        <w:t xml:space="preserve">表 </w:t>
      </w:r>
      <w:r>
        <w:rPr>
          <w:rFonts w:ascii="宋体" w:hAnsi="宋体" w:cs="Times New Roman"/>
          <w:sz w:val="22"/>
        </w:rPr>
        <w:t>3</w:t>
      </w:r>
      <w:r>
        <w:rPr>
          <w:rFonts w:ascii="宋体" w:hAnsi="宋体" w:cs="Times New Roman"/>
          <w:sz w:val="22"/>
        </w:rPr>
        <w:noBreakHyphen/>
        <w:t>1</w:t>
      </w:r>
      <w:r>
        <w:rPr>
          <w:rFonts w:ascii="宋体" w:hAnsi="宋体"/>
          <w:sz w:val="28"/>
          <w:szCs w:val="24"/>
        </w:rPr>
        <w:fldChar w:fldCharType="end"/>
      </w:r>
      <w:r>
        <w:rPr>
          <w:rFonts w:ascii="宋体" w:hAnsi="宋体" w:hint="eastAsia"/>
          <w:sz w:val="28"/>
          <w:szCs w:val="24"/>
        </w:rPr>
        <w:t>）</w:t>
      </w:r>
      <w:r>
        <w:rPr>
          <w:rFonts w:hint="eastAsia"/>
        </w:rPr>
        <w:t>，该词表兼顾了专业性与网络性，有效提升了数据采集的全面性与精准度。</w:t>
      </w:r>
    </w:p>
    <w:p w14:paraId="182E6357" w14:textId="6F7CA4CF" w:rsidR="00F54B80" w:rsidRDefault="00000000" w:rsidP="00195EEC">
      <w:pPr>
        <w:pStyle w:val="a3"/>
        <w:keepNext/>
        <w:spacing w:beforeLines="100" w:before="326" w:after="163"/>
        <w:jc w:val="center"/>
        <w:rPr>
          <w:rFonts w:ascii="宋体" w:eastAsia="宋体" w:hAnsi="宋体" w:hint="eastAsia"/>
        </w:rPr>
      </w:pPr>
      <w:bookmarkStart w:id="49" w:name="_Ref226048383"/>
      <w:bookmarkStart w:id="50" w:name="_Ref226048380"/>
      <w:bookmarkStart w:id="51" w:name="_Toc227956038"/>
      <w:r>
        <w:rPr>
          <w:rFonts w:ascii="宋体" w:eastAsia="宋体" w:hAnsi="宋体" w:hint="eastAsia"/>
          <w:sz w:val="21"/>
          <w:szCs w:val="21"/>
        </w:rPr>
        <w:t xml:space="preserve">表 </w:t>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STYLEREF 1 \s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3</w:t>
      </w:r>
      <w:r w:rsidR="007B10FA">
        <w:rPr>
          <w:rFonts w:ascii="宋体" w:eastAsia="宋体" w:hAnsi="宋体" w:hint="eastAsia"/>
          <w:sz w:val="21"/>
          <w:szCs w:val="21"/>
        </w:rPr>
        <w:fldChar w:fldCharType="end"/>
      </w:r>
      <w:r w:rsidR="007B10FA">
        <w:rPr>
          <w:rFonts w:ascii="宋体" w:eastAsia="宋体" w:hAnsi="宋体" w:hint="eastAsia"/>
          <w:sz w:val="21"/>
          <w:szCs w:val="21"/>
        </w:rPr>
        <w:noBreakHyphen/>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SEQ 表 \* ARABIC \s 1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1</w:t>
      </w:r>
      <w:r w:rsidR="007B10FA">
        <w:rPr>
          <w:rFonts w:ascii="宋体" w:eastAsia="宋体" w:hAnsi="宋体" w:hint="eastAsia"/>
          <w:sz w:val="21"/>
          <w:szCs w:val="21"/>
        </w:rPr>
        <w:fldChar w:fldCharType="end"/>
      </w:r>
      <w:bookmarkEnd w:id="49"/>
      <w:r>
        <w:rPr>
          <w:rFonts w:ascii="宋体" w:eastAsia="宋体" w:hAnsi="宋体" w:hint="eastAsia"/>
          <w:sz w:val="21"/>
          <w:szCs w:val="21"/>
        </w:rPr>
        <w:t xml:space="preserve"> 关键词检索表</w:t>
      </w:r>
      <w:bookmarkEnd w:id="50"/>
      <w:bookmarkEnd w:id="51"/>
    </w:p>
    <w:tbl>
      <w:tblPr>
        <w:tblW w:w="9072" w:type="dxa"/>
        <w:tblCellMar>
          <w:top w:w="15" w:type="dxa"/>
          <w:left w:w="15" w:type="dxa"/>
          <w:bottom w:w="15" w:type="dxa"/>
          <w:right w:w="15" w:type="dxa"/>
        </w:tblCellMar>
        <w:tblLook w:val="04A0" w:firstRow="1" w:lastRow="0" w:firstColumn="1" w:lastColumn="0" w:noHBand="0" w:noVBand="1"/>
      </w:tblPr>
      <w:tblGrid>
        <w:gridCol w:w="4395"/>
        <w:gridCol w:w="4677"/>
      </w:tblGrid>
      <w:tr w:rsidR="00F54B80" w14:paraId="55D70E62" w14:textId="77777777" w:rsidTr="00654A62">
        <w:trPr>
          <w:trHeight w:hRule="exact" w:val="317"/>
        </w:trPr>
        <w:tc>
          <w:tcPr>
            <w:tcW w:w="4395" w:type="dxa"/>
            <w:tcBorders>
              <w:top w:val="single" w:sz="4" w:space="0" w:color="auto"/>
              <w:bottom w:val="single" w:sz="4" w:space="0" w:color="auto"/>
            </w:tcBorders>
            <w:vAlign w:val="center"/>
          </w:tcPr>
          <w:p w14:paraId="25B848E4" w14:textId="77777777" w:rsidR="00F54B80" w:rsidRPr="00654A62" w:rsidRDefault="00000000" w:rsidP="00654A62">
            <w:pPr>
              <w:pStyle w:val="altz"/>
              <w:wordWrap/>
              <w:adjustRightInd w:val="0"/>
              <w:spacing w:line="240" w:lineRule="auto"/>
              <w:ind w:firstLineChars="0" w:firstLine="0"/>
              <w:jc w:val="left"/>
              <w:rPr>
                <w:b/>
                <w:bCs/>
                <w:sz w:val="21"/>
                <w:szCs w:val="21"/>
              </w:rPr>
            </w:pPr>
            <w:r w:rsidRPr="00654A62">
              <w:rPr>
                <w:b/>
                <w:bCs/>
                <w:sz w:val="21"/>
                <w:szCs w:val="21"/>
              </w:rPr>
              <w:t>No.</w:t>
            </w:r>
          </w:p>
        </w:tc>
        <w:tc>
          <w:tcPr>
            <w:tcW w:w="4677" w:type="dxa"/>
            <w:tcBorders>
              <w:top w:val="single" w:sz="4" w:space="0" w:color="auto"/>
              <w:bottom w:val="single" w:sz="4" w:space="0" w:color="auto"/>
            </w:tcBorders>
            <w:vAlign w:val="center"/>
          </w:tcPr>
          <w:p w14:paraId="29D119C9" w14:textId="77777777" w:rsidR="00F54B80" w:rsidRPr="00654A62" w:rsidRDefault="00000000" w:rsidP="00654A62">
            <w:pPr>
              <w:pStyle w:val="altz"/>
              <w:wordWrap/>
              <w:adjustRightInd w:val="0"/>
              <w:spacing w:line="240" w:lineRule="auto"/>
              <w:ind w:firstLineChars="0" w:firstLine="0"/>
              <w:jc w:val="left"/>
              <w:rPr>
                <w:b/>
                <w:bCs/>
                <w:sz w:val="21"/>
                <w:szCs w:val="21"/>
              </w:rPr>
            </w:pPr>
            <w:r w:rsidRPr="00654A62">
              <w:rPr>
                <w:b/>
                <w:bCs/>
                <w:sz w:val="21"/>
                <w:szCs w:val="21"/>
              </w:rPr>
              <w:t>Keyword</w:t>
            </w:r>
          </w:p>
        </w:tc>
      </w:tr>
      <w:tr w:rsidR="00F54B80" w14:paraId="599E9251" w14:textId="77777777" w:rsidTr="00654A62">
        <w:trPr>
          <w:trHeight w:hRule="exact" w:val="317"/>
        </w:trPr>
        <w:tc>
          <w:tcPr>
            <w:tcW w:w="4395" w:type="dxa"/>
            <w:tcBorders>
              <w:top w:val="single" w:sz="4" w:space="0" w:color="auto"/>
            </w:tcBorders>
            <w:vAlign w:val="center"/>
          </w:tcPr>
          <w:p w14:paraId="364FA1B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w:t>
            </w:r>
          </w:p>
        </w:tc>
        <w:tc>
          <w:tcPr>
            <w:tcW w:w="4677" w:type="dxa"/>
            <w:tcBorders>
              <w:top w:val="single" w:sz="4" w:space="0" w:color="auto"/>
            </w:tcBorders>
            <w:vAlign w:val="center"/>
          </w:tcPr>
          <w:p w14:paraId="27FABFD8"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安全套</w:t>
            </w:r>
          </w:p>
        </w:tc>
      </w:tr>
      <w:tr w:rsidR="00F54B80" w14:paraId="29F363D0" w14:textId="77777777" w:rsidTr="00654A62">
        <w:trPr>
          <w:trHeight w:hRule="exact" w:val="317"/>
        </w:trPr>
        <w:tc>
          <w:tcPr>
            <w:tcW w:w="4395" w:type="dxa"/>
            <w:vAlign w:val="center"/>
          </w:tcPr>
          <w:p w14:paraId="336006E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w:t>
            </w:r>
          </w:p>
        </w:tc>
        <w:tc>
          <w:tcPr>
            <w:tcW w:w="4677" w:type="dxa"/>
            <w:vAlign w:val="center"/>
          </w:tcPr>
          <w:p w14:paraId="05F52E07"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带套</w:t>
            </w:r>
          </w:p>
        </w:tc>
      </w:tr>
      <w:tr w:rsidR="00F54B80" w14:paraId="3CD15093" w14:textId="77777777" w:rsidTr="00654A62">
        <w:trPr>
          <w:trHeight w:hRule="exact" w:val="317"/>
        </w:trPr>
        <w:tc>
          <w:tcPr>
            <w:tcW w:w="4395" w:type="dxa"/>
            <w:vAlign w:val="center"/>
          </w:tcPr>
          <w:p w14:paraId="7948EEE9"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3</w:t>
            </w:r>
          </w:p>
        </w:tc>
        <w:tc>
          <w:tcPr>
            <w:tcW w:w="4677" w:type="dxa"/>
            <w:vAlign w:val="center"/>
          </w:tcPr>
          <w:p w14:paraId="7E02645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戴套</w:t>
            </w:r>
          </w:p>
        </w:tc>
      </w:tr>
      <w:tr w:rsidR="00F54B80" w14:paraId="01434380" w14:textId="77777777" w:rsidTr="00654A62">
        <w:trPr>
          <w:trHeight w:hRule="exact" w:val="317"/>
        </w:trPr>
        <w:tc>
          <w:tcPr>
            <w:tcW w:w="4395" w:type="dxa"/>
            <w:vAlign w:val="center"/>
          </w:tcPr>
          <w:p w14:paraId="450CFCE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4</w:t>
            </w:r>
          </w:p>
        </w:tc>
        <w:tc>
          <w:tcPr>
            <w:tcW w:w="4677" w:type="dxa"/>
            <w:vAlign w:val="center"/>
          </w:tcPr>
          <w:p w14:paraId="1E50150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戴</w:t>
            </w:r>
            <w:r w:rsidRPr="00195EEC">
              <w:rPr>
                <w:sz w:val="21"/>
                <w:szCs w:val="21"/>
              </w:rPr>
              <w:t>T</w:t>
            </w:r>
          </w:p>
        </w:tc>
      </w:tr>
      <w:tr w:rsidR="00F54B80" w14:paraId="1FF5A450" w14:textId="77777777" w:rsidTr="00654A62">
        <w:trPr>
          <w:trHeight w:hRule="exact" w:val="317"/>
        </w:trPr>
        <w:tc>
          <w:tcPr>
            <w:tcW w:w="4395" w:type="dxa"/>
            <w:vAlign w:val="center"/>
          </w:tcPr>
          <w:p w14:paraId="0C81417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5</w:t>
            </w:r>
          </w:p>
        </w:tc>
        <w:tc>
          <w:tcPr>
            <w:tcW w:w="4677" w:type="dxa"/>
            <w:vAlign w:val="center"/>
          </w:tcPr>
          <w:p w14:paraId="55B871E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套套</w:t>
            </w:r>
          </w:p>
        </w:tc>
      </w:tr>
      <w:tr w:rsidR="00F54B80" w14:paraId="0303B710" w14:textId="77777777" w:rsidTr="00654A62">
        <w:trPr>
          <w:trHeight w:hRule="exact" w:val="317"/>
        </w:trPr>
        <w:tc>
          <w:tcPr>
            <w:tcW w:w="4395" w:type="dxa"/>
            <w:vAlign w:val="center"/>
          </w:tcPr>
          <w:p w14:paraId="2DAD4B8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6</w:t>
            </w:r>
          </w:p>
        </w:tc>
        <w:tc>
          <w:tcPr>
            <w:tcW w:w="4677" w:type="dxa"/>
            <w:vAlign w:val="center"/>
          </w:tcPr>
          <w:p w14:paraId="6C3687C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女用安全套</w:t>
            </w:r>
          </w:p>
        </w:tc>
      </w:tr>
      <w:tr w:rsidR="00F54B80" w14:paraId="2E98F9D9" w14:textId="77777777" w:rsidTr="00654A62">
        <w:trPr>
          <w:trHeight w:hRule="exact" w:val="317"/>
        </w:trPr>
        <w:tc>
          <w:tcPr>
            <w:tcW w:w="4395" w:type="dxa"/>
            <w:vAlign w:val="center"/>
          </w:tcPr>
          <w:p w14:paraId="4092854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7</w:t>
            </w:r>
          </w:p>
        </w:tc>
        <w:tc>
          <w:tcPr>
            <w:tcW w:w="4677" w:type="dxa"/>
            <w:vAlign w:val="center"/>
          </w:tcPr>
          <w:p w14:paraId="5010C66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上环</w:t>
            </w:r>
          </w:p>
        </w:tc>
      </w:tr>
      <w:tr w:rsidR="00F54B80" w14:paraId="42E17E79" w14:textId="77777777" w:rsidTr="00654A62">
        <w:trPr>
          <w:trHeight w:hRule="exact" w:val="317"/>
        </w:trPr>
        <w:tc>
          <w:tcPr>
            <w:tcW w:w="4395" w:type="dxa"/>
            <w:vAlign w:val="center"/>
          </w:tcPr>
          <w:p w14:paraId="3DB5C0C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8</w:t>
            </w:r>
          </w:p>
        </w:tc>
        <w:tc>
          <w:tcPr>
            <w:tcW w:w="4677" w:type="dxa"/>
            <w:vAlign w:val="center"/>
          </w:tcPr>
          <w:p w14:paraId="00B1DFC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节育器</w:t>
            </w:r>
          </w:p>
        </w:tc>
      </w:tr>
      <w:tr w:rsidR="00F54B80" w14:paraId="4E192B07" w14:textId="77777777" w:rsidTr="00654A62">
        <w:trPr>
          <w:trHeight w:hRule="exact" w:val="317"/>
        </w:trPr>
        <w:tc>
          <w:tcPr>
            <w:tcW w:w="4395" w:type="dxa"/>
            <w:vAlign w:val="center"/>
          </w:tcPr>
          <w:p w14:paraId="5FBDCAD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9</w:t>
            </w:r>
          </w:p>
        </w:tc>
        <w:tc>
          <w:tcPr>
            <w:tcW w:w="4677" w:type="dxa"/>
            <w:vAlign w:val="center"/>
          </w:tcPr>
          <w:p w14:paraId="0F1C5C9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体外排精、体外射精</w:t>
            </w:r>
          </w:p>
        </w:tc>
      </w:tr>
      <w:tr w:rsidR="00F54B80" w14:paraId="0D788601" w14:textId="77777777" w:rsidTr="00654A62">
        <w:trPr>
          <w:trHeight w:hRule="exact" w:val="317"/>
        </w:trPr>
        <w:tc>
          <w:tcPr>
            <w:tcW w:w="4395" w:type="dxa"/>
            <w:vAlign w:val="center"/>
          </w:tcPr>
          <w:p w14:paraId="3694966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10</w:t>
            </w:r>
          </w:p>
        </w:tc>
        <w:tc>
          <w:tcPr>
            <w:tcW w:w="4677" w:type="dxa"/>
            <w:vAlign w:val="center"/>
          </w:tcPr>
          <w:p w14:paraId="7D5A54E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安全措施</w:t>
            </w:r>
          </w:p>
        </w:tc>
      </w:tr>
      <w:tr w:rsidR="00F54B80" w14:paraId="3418BC7F" w14:textId="77777777" w:rsidTr="00654A62">
        <w:trPr>
          <w:trHeight w:hRule="exact" w:val="317"/>
        </w:trPr>
        <w:tc>
          <w:tcPr>
            <w:tcW w:w="4395" w:type="dxa"/>
            <w:vAlign w:val="center"/>
          </w:tcPr>
          <w:p w14:paraId="63B9848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11</w:t>
            </w:r>
          </w:p>
        </w:tc>
        <w:tc>
          <w:tcPr>
            <w:tcW w:w="4677" w:type="dxa"/>
            <w:vAlign w:val="center"/>
          </w:tcPr>
          <w:p w14:paraId="5F1E9A77"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w:t>
            </w:r>
          </w:p>
        </w:tc>
      </w:tr>
      <w:tr w:rsidR="00F54B80" w14:paraId="696F1B29" w14:textId="77777777" w:rsidTr="00654A62">
        <w:trPr>
          <w:trHeight w:hRule="exact" w:val="317"/>
        </w:trPr>
        <w:tc>
          <w:tcPr>
            <w:tcW w:w="4395" w:type="dxa"/>
            <w:vAlign w:val="center"/>
          </w:tcPr>
          <w:p w14:paraId="340411E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12</w:t>
            </w:r>
          </w:p>
        </w:tc>
        <w:tc>
          <w:tcPr>
            <w:tcW w:w="4677" w:type="dxa"/>
            <w:vAlign w:val="center"/>
          </w:tcPr>
          <w:p w14:paraId="1B2EB1F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避孕科普</w:t>
            </w:r>
          </w:p>
        </w:tc>
      </w:tr>
      <w:tr w:rsidR="00F54B80" w14:paraId="431E1B89" w14:textId="77777777" w:rsidTr="00654A62">
        <w:trPr>
          <w:trHeight w:hRule="exact" w:val="317"/>
        </w:trPr>
        <w:tc>
          <w:tcPr>
            <w:tcW w:w="4395" w:type="dxa"/>
            <w:vAlign w:val="center"/>
          </w:tcPr>
          <w:p w14:paraId="6671F57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13</w:t>
            </w:r>
          </w:p>
        </w:tc>
        <w:tc>
          <w:tcPr>
            <w:tcW w:w="4677" w:type="dxa"/>
            <w:vAlign w:val="center"/>
          </w:tcPr>
          <w:p w14:paraId="3CE1F2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内射</w:t>
            </w:r>
          </w:p>
        </w:tc>
      </w:tr>
      <w:tr w:rsidR="00F54B80" w14:paraId="3D4C008A" w14:textId="77777777" w:rsidTr="00654A62">
        <w:trPr>
          <w:trHeight w:hRule="exact" w:val="317"/>
        </w:trPr>
        <w:tc>
          <w:tcPr>
            <w:tcW w:w="4395" w:type="dxa"/>
            <w:vAlign w:val="center"/>
          </w:tcPr>
          <w:p w14:paraId="75132BB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14</w:t>
            </w:r>
          </w:p>
        </w:tc>
        <w:tc>
          <w:tcPr>
            <w:tcW w:w="4677" w:type="dxa"/>
            <w:vAlign w:val="center"/>
          </w:tcPr>
          <w:p w14:paraId="7B81CAB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口服避孕药</w:t>
            </w:r>
          </w:p>
        </w:tc>
      </w:tr>
      <w:tr w:rsidR="00F54B80" w14:paraId="0D76429B" w14:textId="77777777" w:rsidTr="00654A62">
        <w:trPr>
          <w:trHeight w:hRule="exact" w:val="317"/>
        </w:trPr>
        <w:tc>
          <w:tcPr>
            <w:tcW w:w="4395" w:type="dxa"/>
            <w:vAlign w:val="center"/>
          </w:tcPr>
          <w:p w14:paraId="27BD916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15</w:t>
            </w:r>
          </w:p>
        </w:tc>
        <w:tc>
          <w:tcPr>
            <w:tcW w:w="4677" w:type="dxa"/>
            <w:vAlign w:val="center"/>
          </w:tcPr>
          <w:p w14:paraId="2E805CD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避孕药品</w:t>
            </w:r>
          </w:p>
        </w:tc>
      </w:tr>
      <w:tr w:rsidR="00F54B80" w14:paraId="1E40A0BD" w14:textId="77777777" w:rsidTr="00654A62">
        <w:trPr>
          <w:trHeight w:hRule="exact" w:val="317"/>
        </w:trPr>
        <w:tc>
          <w:tcPr>
            <w:tcW w:w="4395" w:type="dxa"/>
            <w:vAlign w:val="center"/>
          </w:tcPr>
          <w:p w14:paraId="0CE5E50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16</w:t>
            </w:r>
          </w:p>
        </w:tc>
        <w:tc>
          <w:tcPr>
            <w:tcW w:w="4677" w:type="dxa"/>
            <w:vAlign w:val="center"/>
          </w:tcPr>
          <w:p w14:paraId="6A8F8079"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男性绝育</w:t>
            </w:r>
          </w:p>
        </w:tc>
      </w:tr>
      <w:tr w:rsidR="00F54B80" w14:paraId="41417A8C" w14:textId="77777777" w:rsidTr="00654A62">
        <w:trPr>
          <w:trHeight w:hRule="exact" w:val="317"/>
        </w:trPr>
        <w:tc>
          <w:tcPr>
            <w:tcW w:w="4395" w:type="dxa"/>
            <w:vAlign w:val="center"/>
          </w:tcPr>
          <w:p w14:paraId="3063330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17</w:t>
            </w:r>
          </w:p>
        </w:tc>
        <w:tc>
          <w:tcPr>
            <w:tcW w:w="4677" w:type="dxa"/>
            <w:vAlign w:val="center"/>
          </w:tcPr>
          <w:p w14:paraId="68A9482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女性绝育术</w:t>
            </w:r>
          </w:p>
        </w:tc>
      </w:tr>
      <w:tr w:rsidR="00F54B80" w14:paraId="6CA6EB50" w14:textId="77777777" w:rsidTr="00654A62">
        <w:trPr>
          <w:trHeight w:hRule="exact" w:val="317"/>
        </w:trPr>
        <w:tc>
          <w:tcPr>
            <w:tcW w:w="4395" w:type="dxa"/>
            <w:vAlign w:val="center"/>
          </w:tcPr>
          <w:p w14:paraId="0807352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18</w:t>
            </w:r>
          </w:p>
        </w:tc>
        <w:tc>
          <w:tcPr>
            <w:tcW w:w="4677" w:type="dxa"/>
            <w:vAlign w:val="center"/>
          </w:tcPr>
          <w:p w14:paraId="178F39B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输卵管结扎</w:t>
            </w:r>
          </w:p>
        </w:tc>
      </w:tr>
      <w:tr w:rsidR="00F54B80" w14:paraId="622B8D88" w14:textId="77777777" w:rsidTr="00654A62">
        <w:trPr>
          <w:trHeight w:hRule="exact" w:val="317"/>
        </w:trPr>
        <w:tc>
          <w:tcPr>
            <w:tcW w:w="4395" w:type="dxa"/>
            <w:vAlign w:val="center"/>
          </w:tcPr>
          <w:p w14:paraId="5A9E4C3B"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19</w:t>
            </w:r>
          </w:p>
        </w:tc>
        <w:tc>
          <w:tcPr>
            <w:tcW w:w="4677" w:type="dxa"/>
            <w:vAlign w:val="center"/>
          </w:tcPr>
          <w:p w14:paraId="05DF4A2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安全期</w:t>
            </w:r>
          </w:p>
        </w:tc>
      </w:tr>
      <w:tr w:rsidR="00F54B80" w14:paraId="0916395A" w14:textId="77777777" w:rsidTr="00654A62">
        <w:trPr>
          <w:trHeight w:hRule="exact" w:val="317"/>
        </w:trPr>
        <w:tc>
          <w:tcPr>
            <w:tcW w:w="4395" w:type="dxa"/>
            <w:vAlign w:val="center"/>
          </w:tcPr>
          <w:p w14:paraId="3BE187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20</w:t>
            </w:r>
          </w:p>
        </w:tc>
        <w:tc>
          <w:tcPr>
            <w:tcW w:w="4677" w:type="dxa"/>
            <w:vAlign w:val="center"/>
          </w:tcPr>
          <w:p w14:paraId="56154573"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新型避孕方式</w:t>
            </w:r>
          </w:p>
        </w:tc>
      </w:tr>
      <w:tr w:rsidR="00F54B80" w14:paraId="4687BF61" w14:textId="77777777" w:rsidTr="00654A62">
        <w:trPr>
          <w:trHeight w:hRule="exact" w:val="317"/>
        </w:trPr>
        <w:tc>
          <w:tcPr>
            <w:tcW w:w="4395" w:type="dxa"/>
            <w:vAlign w:val="center"/>
          </w:tcPr>
          <w:p w14:paraId="34A2ECB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21</w:t>
            </w:r>
          </w:p>
        </w:tc>
        <w:tc>
          <w:tcPr>
            <w:tcW w:w="4677" w:type="dxa"/>
            <w:vAlign w:val="center"/>
          </w:tcPr>
          <w:p w14:paraId="6960ED98"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意外怀孕</w:t>
            </w:r>
          </w:p>
        </w:tc>
      </w:tr>
      <w:tr w:rsidR="00F54B80" w14:paraId="38B6D44A" w14:textId="77777777" w:rsidTr="00654A62">
        <w:trPr>
          <w:trHeight w:hRule="exact" w:val="317"/>
        </w:trPr>
        <w:tc>
          <w:tcPr>
            <w:tcW w:w="4395" w:type="dxa"/>
            <w:vAlign w:val="center"/>
          </w:tcPr>
          <w:p w14:paraId="60C5B9F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22</w:t>
            </w:r>
          </w:p>
        </w:tc>
        <w:tc>
          <w:tcPr>
            <w:tcW w:w="4677" w:type="dxa"/>
            <w:vAlign w:val="center"/>
          </w:tcPr>
          <w:p w14:paraId="1C7B13E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打胎</w:t>
            </w:r>
          </w:p>
        </w:tc>
      </w:tr>
      <w:tr w:rsidR="00F54B80" w14:paraId="16CCAEAE" w14:textId="77777777" w:rsidTr="00654A62">
        <w:trPr>
          <w:trHeight w:hRule="exact" w:val="317"/>
        </w:trPr>
        <w:tc>
          <w:tcPr>
            <w:tcW w:w="4395" w:type="dxa"/>
            <w:vAlign w:val="center"/>
          </w:tcPr>
          <w:p w14:paraId="58FAF92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23</w:t>
            </w:r>
          </w:p>
        </w:tc>
        <w:tc>
          <w:tcPr>
            <w:tcW w:w="4677" w:type="dxa"/>
            <w:vAlign w:val="center"/>
          </w:tcPr>
          <w:p w14:paraId="2F34C74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刮宫</w:t>
            </w:r>
          </w:p>
        </w:tc>
      </w:tr>
      <w:tr w:rsidR="00F54B80" w14:paraId="07B7CBC2" w14:textId="77777777" w:rsidTr="00654A62">
        <w:trPr>
          <w:trHeight w:hRule="exact" w:val="317"/>
        </w:trPr>
        <w:tc>
          <w:tcPr>
            <w:tcW w:w="4395" w:type="dxa"/>
            <w:vAlign w:val="center"/>
          </w:tcPr>
          <w:p w14:paraId="4556072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24</w:t>
            </w:r>
          </w:p>
        </w:tc>
        <w:tc>
          <w:tcPr>
            <w:tcW w:w="4677" w:type="dxa"/>
            <w:vAlign w:val="center"/>
          </w:tcPr>
          <w:p w14:paraId="105E2B8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引产</w:t>
            </w:r>
          </w:p>
        </w:tc>
      </w:tr>
      <w:tr w:rsidR="00F54B80" w14:paraId="3B14BAD8" w14:textId="77777777" w:rsidTr="00654A62">
        <w:trPr>
          <w:trHeight w:hRule="exact" w:val="317"/>
        </w:trPr>
        <w:tc>
          <w:tcPr>
            <w:tcW w:w="4395" w:type="dxa"/>
            <w:vAlign w:val="center"/>
          </w:tcPr>
          <w:p w14:paraId="311087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25</w:t>
            </w:r>
          </w:p>
        </w:tc>
        <w:tc>
          <w:tcPr>
            <w:tcW w:w="4677" w:type="dxa"/>
            <w:vAlign w:val="center"/>
          </w:tcPr>
          <w:p w14:paraId="6228320B"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人工流产</w:t>
            </w:r>
          </w:p>
        </w:tc>
      </w:tr>
      <w:tr w:rsidR="00F54B80" w14:paraId="1250DAD0" w14:textId="77777777" w:rsidTr="00654A62">
        <w:trPr>
          <w:trHeight w:hRule="exact" w:val="317"/>
        </w:trPr>
        <w:tc>
          <w:tcPr>
            <w:tcW w:w="4395" w:type="dxa"/>
            <w:vAlign w:val="center"/>
          </w:tcPr>
          <w:p w14:paraId="2550CB0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26</w:t>
            </w:r>
          </w:p>
        </w:tc>
        <w:tc>
          <w:tcPr>
            <w:tcW w:w="4677" w:type="dxa"/>
            <w:vAlign w:val="center"/>
          </w:tcPr>
          <w:p w14:paraId="278AC91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人流</w:t>
            </w:r>
          </w:p>
        </w:tc>
      </w:tr>
      <w:tr w:rsidR="00F54B80" w14:paraId="2269E135" w14:textId="77777777" w:rsidTr="00654A62">
        <w:trPr>
          <w:trHeight w:hRule="exact" w:val="317"/>
        </w:trPr>
        <w:tc>
          <w:tcPr>
            <w:tcW w:w="4395" w:type="dxa"/>
            <w:vAlign w:val="center"/>
          </w:tcPr>
          <w:p w14:paraId="42E7092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27</w:t>
            </w:r>
          </w:p>
        </w:tc>
        <w:tc>
          <w:tcPr>
            <w:tcW w:w="4677" w:type="dxa"/>
            <w:vAlign w:val="center"/>
          </w:tcPr>
          <w:p w14:paraId="3457ABE3"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药物流产</w:t>
            </w:r>
          </w:p>
        </w:tc>
      </w:tr>
      <w:tr w:rsidR="00F54B80" w14:paraId="6AA4A215" w14:textId="77777777" w:rsidTr="00654A62">
        <w:trPr>
          <w:trHeight w:hRule="exact" w:val="317"/>
        </w:trPr>
        <w:tc>
          <w:tcPr>
            <w:tcW w:w="4395" w:type="dxa"/>
            <w:vAlign w:val="center"/>
          </w:tcPr>
          <w:p w14:paraId="52F17B8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28</w:t>
            </w:r>
          </w:p>
        </w:tc>
        <w:tc>
          <w:tcPr>
            <w:tcW w:w="4677" w:type="dxa"/>
            <w:vAlign w:val="center"/>
          </w:tcPr>
          <w:p w14:paraId="151BE81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药流</w:t>
            </w:r>
          </w:p>
        </w:tc>
      </w:tr>
      <w:tr w:rsidR="00F54B80" w14:paraId="1C1CAAF2" w14:textId="77777777" w:rsidTr="00654A62">
        <w:trPr>
          <w:trHeight w:hRule="exact" w:val="317"/>
        </w:trPr>
        <w:tc>
          <w:tcPr>
            <w:tcW w:w="4395" w:type="dxa"/>
            <w:tcBorders>
              <w:bottom w:val="single" w:sz="4" w:space="0" w:color="auto"/>
            </w:tcBorders>
            <w:vAlign w:val="center"/>
          </w:tcPr>
          <w:p w14:paraId="48EB020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29</w:t>
            </w:r>
          </w:p>
        </w:tc>
        <w:tc>
          <w:tcPr>
            <w:tcW w:w="4677" w:type="dxa"/>
            <w:tcBorders>
              <w:bottom w:val="single" w:sz="4" w:space="0" w:color="auto"/>
            </w:tcBorders>
            <w:vAlign w:val="center"/>
          </w:tcPr>
          <w:p w14:paraId="7AB8BC4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自然流产</w:t>
            </w:r>
          </w:p>
        </w:tc>
      </w:tr>
    </w:tbl>
    <w:p w14:paraId="26B7A7F8" w14:textId="77777777" w:rsidR="00F54B80" w:rsidRDefault="00000000">
      <w:pPr>
        <w:pStyle w:val="2"/>
        <w:spacing w:before="163" w:after="163"/>
        <w:rPr>
          <w:rFonts w:hint="eastAsia"/>
        </w:rPr>
      </w:pPr>
      <w:bookmarkStart w:id="52" w:name="_Toc227951581"/>
      <w:r>
        <w:rPr>
          <w:rFonts w:hint="eastAsia"/>
        </w:rPr>
        <w:t>数据采集与伦理合</w:t>
      </w:r>
      <w:proofErr w:type="gramStart"/>
      <w:r>
        <w:rPr>
          <w:rFonts w:hint="eastAsia"/>
        </w:rPr>
        <w:t>规</w:t>
      </w:r>
      <w:bookmarkEnd w:id="52"/>
      <w:proofErr w:type="gramEnd"/>
    </w:p>
    <w:p w14:paraId="3B7F3C26" w14:textId="77777777" w:rsidR="00F54B80" w:rsidRDefault="00000000">
      <w:pPr>
        <w:pStyle w:val="3"/>
        <w:spacing w:before="163" w:after="163"/>
        <w:rPr>
          <w:rFonts w:hint="eastAsia"/>
        </w:rPr>
      </w:pPr>
      <w:bookmarkStart w:id="53" w:name="_Toc227951582"/>
      <w:r>
        <w:rPr>
          <w:rFonts w:hint="eastAsia"/>
        </w:rPr>
        <w:t>数据采集内容</w:t>
      </w:r>
      <w:bookmarkEnd w:id="53"/>
    </w:p>
    <w:p w14:paraId="1B334896" w14:textId="3735AA8D" w:rsidR="00F54B80" w:rsidRDefault="00000000">
      <w:pPr>
        <w:pStyle w:val="altz"/>
        <w:ind w:firstLine="480"/>
      </w:pPr>
      <w:r>
        <w:rPr>
          <w:rFonts w:hint="eastAsia"/>
        </w:rPr>
        <w:t>研究基于上述关键词体系，</w:t>
      </w:r>
      <w:commentRangeStart w:id="54"/>
      <w:r>
        <w:rPr>
          <w:rFonts w:hint="eastAsia"/>
        </w:rPr>
        <w:t>利用</w:t>
      </w:r>
      <w:r>
        <w:rPr>
          <w:rFonts w:hint="eastAsia"/>
          <w:highlight w:val="yellow"/>
        </w:rPr>
        <w:t>行业内成熟的</w:t>
      </w:r>
      <w:r>
        <w:rPr>
          <w:rFonts w:hint="eastAsia"/>
        </w:rPr>
        <w:t>网络爬虫框架</w:t>
      </w:r>
      <w:commentRangeEnd w:id="54"/>
      <w:r>
        <w:commentReference w:id="54"/>
      </w:r>
      <w:r>
        <w:rPr>
          <w:rFonts w:hint="eastAsia"/>
        </w:rPr>
        <w:t>，对</w:t>
      </w:r>
      <w:r>
        <w:rPr>
          <w:rFonts w:hint="eastAsia"/>
        </w:rPr>
        <w:t>Bilibili</w:t>
      </w:r>
      <w:r>
        <w:rPr>
          <w:rFonts w:hint="eastAsia"/>
        </w:rPr>
        <w:t>平台进行</w:t>
      </w:r>
      <w:r>
        <w:rPr>
          <w:rFonts w:hint="eastAsia"/>
        </w:rPr>
        <w:lastRenderedPageBreak/>
        <w:t>数据采集</w:t>
      </w:r>
      <w:r w:rsidR="00E0091A">
        <w:rPr>
          <w:rFonts w:hint="eastAsia"/>
        </w:rPr>
        <w:t>（</w:t>
      </w:r>
      <w:r w:rsidR="00E0091A" w:rsidRPr="00E0091A">
        <w:fldChar w:fldCharType="begin"/>
      </w:r>
      <w:r w:rsidR="00E0091A" w:rsidRPr="00E0091A">
        <w:instrText xml:space="preserve"> </w:instrText>
      </w:r>
      <w:r w:rsidR="00E0091A" w:rsidRPr="00E0091A">
        <w:rPr>
          <w:rFonts w:hint="eastAsia"/>
        </w:rPr>
        <w:instrText>REF _Ref227954408 \h</w:instrText>
      </w:r>
      <w:r w:rsidR="00E0091A" w:rsidRPr="00E0091A">
        <w:instrText xml:space="preserve"> </w:instrText>
      </w:r>
      <w:r w:rsidR="00E0091A" w:rsidRPr="00E0091A">
        <w:fldChar w:fldCharType="separate"/>
      </w:r>
      <w:r w:rsidR="00E0091A" w:rsidRPr="00E0091A">
        <w:rPr>
          <w:rFonts w:hint="eastAsia"/>
        </w:rPr>
        <w:t>图</w:t>
      </w:r>
      <w:r w:rsidR="00E0091A" w:rsidRPr="00E0091A">
        <w:rPr>
          <w:rFonts w:hint="eastAsia"/>
        </w:rPr>
        <w:t xml:space="preserve"> 3</w:t>
      </w:r>
      <w:r w:rsidR="00E0091A" w:rsidRPr="00E0091A">
        <w:rPr>
          <w:rFonts w:hint="eastAsia"/>
        </w:rPr>
        <w:noBreakHyphen/>
        <w:t>1</w:t>
      </w:r>
      <w:r w:rsidR="00E0091A" w:rsidRPr="00E0091A">
        <w:fldChar w:fldCharType="end"/>
      </w:r>
      <w:r w:rsidR="00E0091A">
        <w:rPr>
          <w:rFonts w:hint="eastAsia"/>
        </w:rPr>
        <w:t>）</w:t>
      </w:r>
      <w:r>
        <w:rPr>
          <w:rFonts w:hint="eastAsia"/>
        </w:rPr>
        <w:t>，并将结果持久化存储于</w:t>
      </w:r>
      <w:r>
        <w:rPr>
          <w:rFonts w:hint="eastAsia"/>
        </w:rPr>
        <w:t>MySQL</w:t>
      </w:r>
      <w:r>
        <w:rPr>
          <w:rFonts w:hint="eastAsia"/>
        </w:rPr>
        <w:t>数据库中。采集的数据主要包含以下两个层面：</w:t>
      </w:r>
    </w:p>
    <w:p w14:paraId="20AB0A67" w14:textId="77777777" w:rsidR="00F54B80" w:rsidRDefault="00000000">
      <w:pPr>
        <w:pStyle w:val="altz"/>
        <w:numPr>
          <w:ilvl w:val="0"/>
          <w:numId w:val="15"/>
        </w:numPr>
        <w:ind w:firstLineChars="0"/>
      </w:pPr>
      <w:r>
        <w:rPr>
          <w:rFonts w:hint="eastAsia"/>
        </w:rPr>
        <w:t>视频结构化元数据（</w:t>
      </w:r>
      <w:r>
        <w:rPr>
          <w:rFonts w:hint="eastAsia"/>
        </w:rPr>
        <w:t>Metadata</w:t>
      </w:r>
      <w:r>
        <w:rPr>
          <w:rFonts w:hint="eastAsia"/>
        </w:rPr>
        <w:t>）：包括视频标题、上传日期、</w:t>
      </w:r>
      <w:r>
        <w:rPr>
          <w:rFonts w:hint="eastAsia"/>
        </w:rPr>
        <w:t>UP</w:t>
      </w:r>
      <w:r>
        <w:rPr>
          <w:rFonts w:hint="eastAsia"/>
        </w:rPr>
        <w:t>主（</w:t>
      </w:r>
      <w:r>
        <w:rPr>
          <w:rFonts w:hint="eastAsia"/>
        </w:rPr>
        <w:t>Uploader</w:t>
      </w:r>
      <w:r>
        <w:rPr>
          <w:rFonts w:hint="eastAsia"/>
        </w:rPr>
        <w:t>）</w:t>
      </w:r>
      <w:r>
        <w:rPr>
          <w:rFonts w:hint="eastAsia"/>
        </w:rPr>
        <w:t>ID</w:t>
      </w:r>
      <w:r>
        <w:rPr>
          <w:rFonts w:hint="eastAsia"/>
        </w:rPr>
        <w:t>、</w:t>
      </w:r>
      <w:r>
        <w:rPr>
          <w:rFonts w:hint="eastAsia"/>
        </w:rPr>
        <w:t>UP</w:t>
      </w:r>
      <w:r>
        <w:rPr>
          <w:rFonts w:hint="eastAsia"/>
        </w:rPr>
        <w:t>主粉丝数，以及完整的互动指标，如观看数（</w:t>
      </w:r>
      <w:r>
        <w:rPr>
          <w:rFonts w:hint="eastAsia"/>
        </w:rPr>
        <w:t>Views</w:t>
      </w:r>
      <w:r>
        <w:rPr>
          <w:rFonts w:hint="eastAsia"/>
        </w:rPr>
        <w:t>）、</w:t>
      </w:r>
      <w:proofErr w:type="gramStart"/>
      <w:r>
        <w:rPr>
          <w:rFonts w:hint="eastAsia"/>
        </w:rPr>
        <w:t>点赞数</w:t>
      </w:r>
      <w:proofErr w:type="gramEnd"/>
      <w:r>
        <w:rPr>
          <w:rFonts w:hint="eastAsia"/>
        </w:rPr>
        <w:t>（</w:t>
      </w:r>
      <w:r>
        <w:rPr>
          <w:rFonts w:hint="eastAsia"/>
        </w:rPr>
        <w:t>Likes</w:t>
      </w:r>
      <w:r>
        <w:rPr>
          <w:rFonts w:hint="eastAsia"/>
        </w:rPr>
        <w:t>）、收藏数（</w:t>
      </w:r>
      <w:r>
        <w:rPr>
          <w:rFonts w:hint="eastAsia"/>
        </w:rPr>
        <w:t>Collections</w:t>
      </w:r>
      <w:r>
        <w:rPr>
          <w:rFonts w:hint="eastAsia"/>
        </w:rPr>
        <w:t>）、投币数（</w:t>
      </w:r>
      <w:r>
        <w:rPr>
          <w:rFonts w:hint="eastAsia"/>
        </w:rPr>
        <w:t>Coins</w:t>
      </w:r>
      <w:r>
        <w:rPr>
          <w:rFonts w:hint="eastAsia"/>
        </w:rPr>
        <w:t>）和分享数（</w:t>
      </w:r>
      <w:r>
        <w:rPr>
          <w:rFonts w:hint="eastAsia"/>
        </w:rPr>
        <w:t>Shares</w:t>
      </w:r>
      <w:r>
        <w:rPr>
          <w:rFonts w:hint="eastAsia"/>
        </w:rPr>
        <w:t>）。</w:t>
      </w:r>
    </w:p>
    <w:p w14:paraId="5CBAE111" w14:textId="77777777" w:rsidR="00F54B80" w:rsidRDefault="00000000">
      <w:pPr>
        <w:pStyle w:val="altz"/>
        <w:numPr>
          <w:ilvl w:val="0"/>
          <w:numId w:val="15"/>
        </w:numPr>
        <w:ind w:firstLineChars="0"/>
      </w:pPr>
      <w:r>
        <w:rPr>
          <w:rFonts w:hint="eastAsia"/>
        </w:rPr>
        <w:t>用户生成文本（</w:t>
      </w:r>
      <w:r>
        <w:rPr>
          <w:rFonts w:hint="eastAsia"/>
        </w:rPr>
        <w:t>UGC</w:t>
      </w:r>
      <w:r>
        <w:rPr>
          <w:rFonts w:hint="eastAsia"/>
        </w:rPr>
        <w:t>）：包括视频下方的所有评论（</w:t>
      </w:r>
      <w:r>
        <w:rPr>
          <w:rFonts w:hint="eastAsia"/>
        </w:rPr>
        <w:t>Comments</w:t>
      </w:r>
      <w:r>
        <w:rPr>
          <w:rFonts w:hint="eastAsia"/>
        </w:rPr>
        <w:t>，含楼中楼回复）及其发布时间，以及在视频播放过程中实时滚动的弹幕（</w:t>
      </w:r>
      <w:r>
        <w:rPr>
          <w:rFonts w:hint="eastAsia"/>
        </w:rPr>
        <w:t>Danmaku</w:t>
      </w:r>
      <w:r>
        <w:rPr>
          <w:rFonts w:hint="eastAsia"/>
        </w:rPr>
        <w:t>）。</w:t>
      </w:r>
    </w:p>
    <w:p w14:paraId="0859263E" w14:textId="22DD7F1B" w:rsidR="00F54B80" w:rsidRDefault="00E0091A">
      <w:pPr>
        <w:pStyle w:val="altz"/>
        <w:ind w:firstLine="480"/>
      </w:pPr>
      <w:r>
        <w:rPr>
          <w:noProof/>
        </w:rPr>
        <mc:AlternateContent>
          <mc:Choice Requires="wps">
            <w:drawing>
              <wp:anchor distT="0" distB="0" distL="114300" distR="114300" simplePos="0" relativeHeight="251687936" behindDoc="0" locked="0" layoutInCell="1" allowOverlap="1" wp14:anchorId="2661E7C2" wp14:editId="01C6D550">
                <wp:simplePos x="0" y="0"/>
                <wp:positionH relativeFrom="column">
                  <wp:posOffset>720725</wp:posOffset>
                </wp:positionH>
                <wp:positionV relativeFrom="paragraph">
                  <wp:posOffset>5542280</wp:posOffset>
                </wp:positionV>
                <wp:extent cx="4507865" cy="635"/>
                <wp:effectExtent l="0" t="0" r="0" b="0"/>
                <wp:wrapTopAndBottom/>
                <wp:docPr id="39343725" name="文本框 1"/>
                <wp:cNvGraphicFramePr/>
                <a:graphic xmlns:a="http://schemas.openxmlformats.org/drawingml/2006/main">
                  <a:graphicData uri="http://schemas.microsoft.com/office/word/2010/wordprocessingShape">
                    <wps:wsp>
                      <wps:cNvSpPr txBox="1"/>
                      <wps:spPr>
                        <a:xfrm>
                          <a:off x="0" y="0"/>
                          <a:ext cx="4507865" cy="635"/>
                        </a:xfrm>
                        <a:prstGeom prst="rect">
                          <a:avLst/>
                        </a:prstGeom>
                        <a:solidFill>
                          <a:prstClr val="white"/>
                        </a:solidFill>
                        <a:ln>
                          <a:noFill/>
                        </a:ln>
                      </wps:spPr>
                      <wps:txbx>
                        <w:txbxContent>
                          <w:p w14:paraId="1115F2B8" w14:textId="454F6CB5" w:rsidR="00E0091A" w:rsidRPr="00AA06AB" w:rsidRDefault="00E0091A" w:rsidP="00E0091A">
                            <w:pPr>
                              <w:pStyle w:val="aff8"/>
                              <w:spacing w:before="163" w:after="326"/>
                              <w:rPr>
                                <w:noProof/>
                                <w:sz w:val="24"/>
                                <w:szCs w:val="22"/>
                              </w:rPr>
                            </w:pPr>
                            <w:bookmarkStart w:id="55" w:name="_Ref227954408"/>
                            <w:bookmarkStart w:id="56" w:name="_Toc227955938"/>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3</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55"/>
                            <w:r>
                              <w:rPr>
                                <w:rFonts w:hint="eastAsia"/>
                              </w:rPr>
                              <w:t xml:space="preserve"> Bilibili</w:t>
                            </w:r>
                            <w:r>
                              <w:rPr>
                                <w:rFonts w:hint="eastAsia"/>
                              </w:rPr>
                              <w:t>数据采集流程图</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661E7C2" id="_x0000_t202" coordsize="21600,21600" o:spt="202" path="m,l,21600r21600,l21600,xe">
                <v:stroke joinstyle="miter"/>
                <v:path gradientshapeok="t" o:connecttype="rect"/>
              </v:shapetype>
              <v:shape id="文本框 1" o:spid="_x0000_s1026" type="#_x0000_t202" style="position:absolute;left:0;text-align:left;margin-left:56.75pt;margin-top:436.4pt;width:354.9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" stroked="f">
                <v:textbox style="mso-fit-shape-to-text:t" inset="0,0,0,0">
                  <w:txbxContent>
                    <w:p w14:paraId="1115F2B8" w14:textId="454F6CB5" w:rsidR="00E0091A" w:rsidRPr="00AA06AB" w:rsidRDefault="00E0091A" w:rsidP="00E0091A">
                      <w:pPr>
                        <w:pStyle w:val="aff8"/>
                        <w:spacing w:before="163" w:after="326"/>
                        <w:rPr>
                          <w:noProof/>
                          <w:sz w:val="24"/>
                          <w:szCs w:val="22"/>
                        </w:rPr>
                      </w:pPr>
                      <w:bookmarkStart w:id="57" w:name="_Ref227954408"/>
                      <w:bookmarkStart w:id="58" w:name="_Toc227955938"/>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3</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57"/>
                      <w:r>
                        <w:rPr>
                          <w:rFonts w:hint="eastAsia"/>
                        </w:rPr>
                        <w:t xml:space="preserve"> Bilibili</w:t>
                      </w:r>
                      <w:r>
                        <w:rPr>
                          <w:rFonts w:hint="eastAsia"/>
                        </w:rPr>
                        <w:t>数据采集流程图</w:t>
                      </w:r>
                      <w:bookmarkEnd w:id="58"/>
                    </w:p>
                  </w:txbxContent>
                </v:textbox>
                <w10:wrap type="topAndBottom"/>
              </v:shape>
            </w:pict>
          </mc:Fallback>
        </mc:AlternateContent>
      </w:r>
      <w:r>
        <w:rPr>
          <w:rFonts w:hint="eastAsia"/>
          <w:noProof/>
        </w:rPr>
        <w:drawing>
          <wp:anchor distT="0" distB="0" distL="114300" distR="114300" simplePos="0" relativeHeight="251685888" behindDoc="0" locked="0" layoutInCell="1" allowOverlap="1" wp14:anchorId="3BDC6A1A" wp14:editId="20DCC767">
            <wp:simplePos x="0" y="0"/>
            <wp:positionH relativeFrom="column">
              <wp:posOffset>720725</wp:posOffset>
            </wp:positionH>
            <wp:positionV relativeFrom="paragraph">
              <wp:posOffset>636187</wp:posOffset>
            </wp:positionV>
            <wp:extent cx="4507865" cy="4849495"/>
            <wp:effectExtent l="0" t="0" r="6985" b="8255"/>
            <wp:wrapTopAndBottom/>
            <wp:docPr id="6030936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7865" cy="48494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最终，</w:t>
      </w:r>
      <w:r w:rsidR="000E5BE3">
        <w:rPr>
          <w:rFonts w:hint="eastAsia"/>
        </w:rPr>
        <w:t>研究</w:t>
      </w:r>
      <w:r>
        <w:rPr>
          <w:rFonts w:hint="eastAsia"/>
        </w:rPr>
        <w:t>构建了一个庞大的原始数据集，其中包含</w:t>
      </w:r>
      <w:r>
        <w:rPr>
          <w:rFonts w:hint="eastAsia"/>
        </w:rPr>
        <w:t>743</w:t>
      </w:r>
      <w:r>
        <w:rPr>
          <w:rFonts w:hint="eastAsia"/>
        </w:rPr>
        <w:t>个符合标准的视频，涉及</w:t>
      </w:r>
      <w:r>
        <w:rPr>
          <w:rFonts w:hint="eastAsia"/>
        </w:rPr>
        <w:t>525</w:t>
      </w:r>
      <w:r>
        <w:rPr>
          <w:rFonts w:hint="eastAsia"/>
        </w:rPr>
        <w:t>位</w:t>
      </w:r>
      <w:r>
        <w:rPr>
          <w:rFonts w:hint="eastAsia"/>
        </w:rPr>
        <w:t>UP</w:t>
      </w:r>
      <w:r>
        <w:rPr>
          <w:rFonts w:hint="eastAsia"/>
        </w:rPr>
        <w:t>主，总观看量超过</w:t>
      </w:r>
      <w:r>
        <w:rPr>
          <w:rFonts w:hint="eastAsia"/>
        </w:rPr>
        <w:t>4.8</w:t>
      </w:r>
      <w:r>
        <w:rPr>
          <w:rFonts w:hint="eastAsia"/>
        </w:rPr>
        <w:t>亿次，并捕获了约</w:t>
      </w:r>
      <w:r>
        <w:rPr>
          <w:rFonts w:hint="eastAsia"/>
        </w:rPr>
        <w:t>32.8</w:t>
      </w:r>
      <w:r>
        <w:rPr>
          <w:rFonts w:hint="eastAsia"/>
        </w:rPr>
        <w:t>万条评论和</w:t>
      </w:r>
      <w:r>
        <w:rPr>
          <w:rFonts w:hint="eastAsia"/>
        </w:rPr>
        <w:t>43.2</w:t>
      </w:r>
      <w:r>
        <w:rPr>
          <w:rFonts w:hint="eastAsia"/>
        </w:rPr>
        <w:t>万条弹幕。</w:t>
      </w:r>
    </w:p>
    <w:p w14:paraId="165C2B9F" w14:textId="1793AAA4" w:rsidR="00E0091A" w:rsidRDefault="00E0091A">
      <w:pPr>
        <w:pStyle w:val="altz"/>
        <w:ind w:firstLine="480"/>
      </w:pPr>
    </w:p>
    <w:p w14:paraId="6C7AC850" w14:textId="5ABF12AE" w:rsidR="00F54B80" w:rsidRDefault="00000000">
      <w:pPr>
        <w:pStyle w:val="3"/>
        <w:spacing w:before="163" w:after="163"/>
        <w:rPr>
          <w:rFonts w:hint="eastAsia"/>
        </w:rPr>
      </w:pPr>
      <w:bookmarkStart w:id="59" w:name="_Toc227951583"/>
      <w:r>
        <w:rPr>
          <w:rFonts w:hint="eastAsia"/>
        </w:rPr>
        <w:lastRenderedPageBreak/>
        <w:t>数据脱敏与匿名化处理</w:t>
      </w:r>
      <w:bookmarkEnd w:id="59"/>
    </w:p>
    <w:p w14:paraId="2DB4ADE8" w14:textId="7630C2EE" w:rsidR="00F54B80" w:rsidRDefault="00000000">
      <w:pPr>
        <w:pStyle w:val="altz"/>
        <w:ind w:firstLine="480"/>
      </w:pPr>
      <w:r>
        <w:rPr>
          <w:rFonts w:hint="eastAsia"/>
        </w:rPr>
        <w:t>为严格保护用户隐私，本研究在数据处理的全过程中遵循了匿名化原则。具体措施包括：</w:t>
      </w:r>
    </w:p>
    <w:p w14:paraId="07806C8F" w14:textId="77777777" w:rsidR="00F54B80" w:rsidRDefault="00000000">
      <w:pPr>
        <w:pStyle w:val="altz"/>
        <w:numPr>
          <w:ilvl w:val="0"/>
          <w:numId w:val="16"/>
        </w:numPr>
        <w:ind w:firstLineChars="0"/>
      </w:pPr>
      <w:r>
        <w:rPr>
          <w:rFonts w:hint="eastAsia"/>
        </w:rPr>
        <w:t>不采集任何可直接识别个人真实身份的信息（如手机号、邮箱等）。</w:t>
      </w:r>
    </w:p>
    <w:p w14:paraId="64D1642B" w14:textId="77777777" w:rsidR="00F54B80" w:rsidRDefault="00000000">
      <w:pPr>
        <w:pStyle w:val="altz"/>
        <w:numPr>
          <w:ilvl w:val="0"/>
          <w:numId w:val="16"/>
        </w:numPr>
        <w:ind w:firstLineChars="0"/>
      </w:pPr>
      <w:r>
        <w:rPr>
          <w:rFonts w:hint="eastAsia"/>
        </w:rPr>
        <w:t>在数据分析阶段，使用随机生成的唯一</w:t>
      </w:r>
      <w:r>
        <w:rPr>
          <w:rFonts w:hint="eastAsia"/>
        </w:rPr>
        <w:t>ID</w:t>
      </w:r>
      <w:r>
        <w:rPr>
          <w:rFonts w:hint="eastAsia"/>
        </w:rPr>
        <w:t>替换原始的用户</w:t>
      </w:r>
      <w:r>
        <w:rPr>
          <w:rFonts w:hint="eastAsia"/>
        </w:rPr>
        <w:t>ID</w:t>
      </w:r>
      <w:r>
        <w:rPr>
          <w:rFonts w:hint="eastAsia"/>
        </w:rPr>
        <w:t>与</w:t>
      </w:r>
      <w:r>
        <w:rPr>
          <w:rFonts w:hint="eastAsia"/>
        </w:rPr>
        <w:t>UP</w:t>
      </w:r>
      <w:r>
        <w:rPr>
          <w:rFonts w:hint="eastAsia"/>
        </w:rPr>
        <w:t>主</w:t>
      </w:r>
      <w:r>
        <w:rPr>
          <w:rFonts w:hint="eastAsia"/>
        </w:rPr>
        <w:t>ID</w:t>
      </w:r>
      <w:r>
        <w:rPr>
          <w:rFonts w:hint="eastAsia"/>
        </w:rPr>
        <w:t>，切断数据与具体账号的关联。</w:t>
      </w:r>
    </w:p>
    <w:p w14:paraId="4FFCA4A1" w14:textId="77777777" w:rsidR="00F54B80" w:rsidRDefault="00000000">
      <w:pPr>
        <w:pStyle w:val="altz"/>
        <w:numPr>
          <w:ilvl w:val="0"/>
          <w:numId w:val="16"/>
        </w:numPr>
        <w:ind w:firstLineChars="0"/>
      </w:pPr>
      <w:r>
        <w:rPr>
          <w:rFonts w:hint="eastAsia"/>
        </w:rPr>
        <w:t>在论文撰写与结果展示中，不引用任何未经处理的、可能暴露用户身份的原始评论或弹幕文本，所有案例均经过脱敏或以聚合数据的形式呈现。</w:t>
      </w:r>
    </w:p>
    <w:p w14:paraId="2A449A9E" w14:textId="77777777" w:rsidR="00F54B80" w:rsidRDefault="00000000">
      <w:pPr>
        <w:pStyle w:val="3"/>
        <w:spacing w:before="163" w:after="163"/>
        <w:rPr>
          <w:rFonts w:hint="eastAsia"/>
        </w:rPr>
      </w:pPr>
      <w:bookmarkStart w:id="60" w:name="_Toc227951584"/>
      <w:r>
        <w:rPr>
          <w:rFonts w:hint="eastAsia"/>
        </w:rPr>
        <w:t>研究伦理与平台合</w:t>
      </w:r>
      <w:proofErr w:type="gramStart"/>
      <w:r>
        <w:rPr>
          <w:rFonts w:hint="eastAsia"/>
        </w:rPr>
        <w:t>规</w:t>
      </w:r>
      <w:proofErr w:type="gramEnd"/>
      <w:r>
        <w:rPr>
          <w:rFonts w:hint="eastAsia"/>
        </w:rPr>
        <w:t>说明</w:t>
      </w:r>
      <w:bookmarkEnd w:id="60"/>
    </w:p>
    <w:p w14:paraId="4111CB73" w14:textId="0C944726" w:rsidR="00F54B80" w:rsidRDefault="00000000">
      <w:pPr>
        <w:pStyle w:val="altz"/>
        <w:ind w:firstLine="480"/>
      </w:pPr>
      <w:r>
        <w:rPr>
          <w:rFonts w:hint="eastAsia"/>
        </w:rPr>
        <w:t>本研究严格遵守学术伦理规范。所有采集的数据均为</w:t>
      </w:r>
      <w:r>
        <w:rPr>
          <w:rFonts w:hint="eastAsia"/>
        </w:rPr>
        <w:t>Bilibili</w:t>
      </w:r>
      <w:r>
        <w:rPr>
          <w:rFonts w:hint="eastAsia"/>
        </w:rPr>
        <w:t>平台上的公开信息，用户在发布时已默认其内容可被公众访问。研究过程不涉及与用户的直接互动，也未干预平台的正常生态。</w:t>
      </w:r>
      <w:proofErr w:type="gramStart"/>
      <w:r>
        <w:rPr>
          <w:rFonts w:hint="eastAsia"/>
        </w:rPr>
        <w:t>鉴于本</w:t>
      </w:r>
      <w:proofErr w:type="gramEnd"/>
      <w:r>
        <w:rPr>
          <w:rFonts w:hint="eastAsia"/>
        </w:rPr>
        <w:t>研究仅使用公开可得的匿名</w:t>
      </w:r>
      <w:proofErr w:type="gramStart"/>
      <w:r>
        <w:rPr>
          <w:rFonts w:hint="eastAsia"/>
        </w:rPr>
        <w:t>化数据</w:t>
      </w:r>
      <w:proofErr w:type="gramEnd"/>
      <w:r>
        <w:rPr>
          <w:rFonts w:hint="eastAsia"/>
        </w:rPr>
        <w:t>进行分析，根据相关伦理审查指南，可豁免正式的伦理审查。尽管如此，</w:t>
      </w:r>
      <w:r w:rsidR="000E5BE3">
        <w:rPr>
          <w:rFonts w:hint="eastAsia"/>
        </w:rPr>
        <w:t>本研究</w:t>
      </w:r>
      <w:r>
        <w:rPr>
          <w:rFonts w:hint="eastAsia"/>
        </w:rPr>
        <w:t>始终以负责任的态度处理数据，确保研究行为符合平台的服务条款与数据使用政策，并致力于保护个人隐私。</w:t>
      </w:r>
    </w:p>
    <w:p w14:paraId="6EB39F7F" w14:textId="77777777" w:rsidR="00F54B80" w:rsidRDefault="00000000">
      <w:pPr>
        <w:pStyle w:val="2"/>
        <w:spacing w:before="163" w:after="163"/>
        <w:rPr>
          <w:rFonts w:hint="eastAsia"/>
        </w:rPr>
      </w:pPr>
      <w:bookmarkStart w:id="61" w:name="_Toc227951585"/>
      <w:r>
        <w:rPr>
          <w:rFonts w:hint="eastAsia"/>
        </w:rPr>
        <w:t>数据预处理</w:t>
      </w:r>
      <w:bookmarkEnd w:id="61"/>
    </w:p>
    <w:p w14:paraId="245EFD6D" w14:textId="77777777" w:rsidR="00F54B80" w:rsidRDefault="00000000">
      <w:pPr>
        <w:pStyle w:val="altz"/>
        <w:ind w:firstLine="480"/>
      </w:pPr>
      <w:commentRangeStart w:id="62"/>
      <w:r>
        <w:rPr>
          <w:rFonts w:hint="eastAsia"/>
        </w:rPr>
        <w:t>原始的社交媒体文本数据通常包含大量噪声与不规范表达，为保证后续分析与建模的质量，必须进行系统的数据预处理。</w:t>
      </w:r>
      <w:commentRangeEnd w:id="62"/>
      <w:r w:rsidR="00393831">
        <w:rPr>
          <w:rStyle w:val="afc"/>
        </w:rPr>
        <w:commentReference w:id="62"/>
      </w:r>
    </w:p>
    <w:p w14:paraId="37AB706E" w14:textId="77777777" w:rsidR="00F54B80" w:rsidRDefault="00000000">
      <w:pPr>
        <w:pStyle w:val="3"/>
        <w:spacing w:before="163" w:after="163"/>
        <w:rPr>
          <w:rFonts w:hint="eastAsia"/>
        </w:rPr>
      </w:pPr>
      <w:bookmarkStart w:id="63" w:name="_Toc227951586"/>
      <w:r>
        <w:rPr>
          <w:rFonts w:hint="eastAsia"/>
        </w:rPr>
        <w:t>去重与无效数据清洗</w:t>
      </w:r>
      <w:bookmarkEnd w:id="63"/>
    </w:p>
    <w:p w14:paraId="4704EDD3" w14:textId="77777777" w:rsidR="00F54B80" w:rsidRDefault="00000000">
      <w:pPr>
        <w:pStyle w:val="altz"/>
        <w:ind w:firstLine="480"/>
      </w:pPr>
      <w:r>
        <w:rPr>
          <w:rFonts w:hint="eastAsia"/>
        </w:rPr>
        <w:t>首先对采集的数据进行完整性与唯一性检查。通过视频</w:t>
      </w:r>
      <w:r>
        <w:rPr>
          <w:rFonts w:hint="eastAsia"/>
        </w:rPr>
        <w:t>ID</w:t>
      </w:r>
      <w:r>
        <w:rPr>
          <w:rFonts w:hint="eastAsia"/>
        </w:rPr>
        <w:t>、评论</w:t>
      </w:r>
      <w:r>
        <w:rPr>
          <w:rFonts w:hint="eastAsia"/>
        </w:rPr>
        <w:t>ID</w:t>
      </w:r>
      <w:r>
        <w:rPr>
          <w:rFonts w:hint="eastAsia"/>
        </w:rPr>
        <w:t>和弹幕</w:t>
      </w:r>
      <w:r>
        <w:rPr>
          <w:rFonts w:hint="eastAsia"/>
        </w:rPr>
        <w:t>ID</w:t>
      </w:r>
      <w:r>
        <w:rPr>
          <w:rFonts w:hint="eastAsia"/>
        </w:rPr>
        <w:t>作为唯一标识符，识别并删除在采集过程中可能出现的重复条目，确保每条记录的唯一性。</w:t>
      </w:r>
    </w:p>
    <w:p w14:paraId="4AFD16D1" w14:textId="77777777" w:rsidR="00F54B80" w:rsidRDefault="00000000">
      <w:pPr>
        <w:pStyle w:val="3"/>
        <w:spacing w:before="163" w:after="163"/>
        <w:rPr>
          <w:rFonts w:hint="eastAsia"/>
        </w:rPr>
      </w:pPr>
      <w:bookmarkStart w:id="64" w:name="_Toc227951587"/>
      <w:r>
        <w:rPr>
          <w:rFonts w:hint="eastAsia"/>
        </w:rPr>
        <w:t>文本规范化处理</w:t>
      </w:r>
      <w:bookmarkEnd w:id="64"/>
    </w:p>
    <w:p w14:paraId="6A613FB7" w14:textId="77777777" w:rsidR="00F54B80" w:rsidRDefault="00000000">
      <w:pPr>
        <w:pStyle w:val="altz"/>
        <w:ind w:firstLine="480"/>
      </w:pPr>
      <w:r>
        <w:rPr>
          <w:rFonts w:hint="eastAsia"/>
        </w:rPr>
        <w:t>此步骤旨在统一文本格式，降低复杂性。主要工作包括：</w:t>
      </w:r>
    </w:p>
    <w:p w14:paraId="4BC73DBA" w14:textId="77777777" w:rsidR="00F54B80" w:rsidRDefault="00000000">
      <w:pPr>
        <w:pStyle w:val="altz"/>
        <w:numPr>
          <w:ilvl w:val="0"/>
          <w:numId w:val="17"/>
        </w:numPr>
        <w:ind w:firstLineChars="0"/>
      </w:pPr>
      <w:r>
        <w:rPr>
          <w:rFonts w:hint="eastAsia"/>
        </w:rPr>
        <w:t>繁简体转换：将所有文本（特别是来自港澳台地区用户的繁体字评论）统一转换为简体中文。</w:t>
      </w:r>
    </w:p>
    <w:p w14:paraId="3597F7D7" w14:textId="77777777" w:rsidR="00F54B80" w:rsidRDefault="00000000">
      <w:pPr>
        <w:pStyle w:val="altz"/>
        <w:numPr>
          <w:ilvl w:val="0"/>
          <w:numId w:val="17"/>
        </w:numPr>
        <w:ind w:firstLineChars="0"/>
      </w:pPr>
      <w:r>
        <w:rPr>
          <w:rFonts w:hint="eastAsia"/>
        </w:rPr>
        <w:t>表情符号（</w:t>
      </w:r>
      <w:r>
        <w:rPr>
          <w:rFonts w:hint="eastAsia"/>
        </w:rPr>
        <w:t>Emoji</w:t>
      </w:r>
      <w:r>
        <w:rPr>
          <w:rFonts w:hint="eastAsia"/>
        </w:rPr>
        <w:t>）处理：将文本中的</w:t>
      </w:r>
      <w:r>
        <w:rPr>
          <w:rFonts w:hint="eastAsia"/>
        </w:rPr>
        <w:t>Emoji</w:t>
      </w:r>
      <w:r>
        <w:rPr>
          <w:rFonts w:hint="eastAsia"/>
        </w:rPr>
        <w:t>表情符号转换为其对应的文本描述（如，</w:t>
      </w:r>
      <w:r>
        <w:rPr>
          <w:rFonts w:ascii="Segoe UI Emoji" w:hAnsi="Segoe UI Emoji" w:cs="Segoe UI Emoji"/>
        </w:rPr>
        <w:t>😊</w:t>
      </w:r>
      <w:r>
        <w:rPr>
          <w:rFonts w:hint="eastAsia"/>
        </w:rPr>
        <w:t>转换为</w:t>
      </w:r>
      <w:r>
        <w:rPr>
          <w:rFonts w:hint="eastAsia"/>
        </w:rPr>
        <w:t>[</w:t>
      </w:r>
      <w:r>
        <w:rPr>
          <w:rFonts w:hint="eastAsia"/>
        </w:rPr>
        <w:t>微笑</w:t>
      </w:r>
      <w:r>
        <w:rPr>
          <w:rFonts w:hint="eastAsia"/>
        </w:rPr>
        <w:t>]</w:t>
      </w:r>
      <w:r>
        <w:rPr>
          <w:rFonts w:hint="eastAsia"/>
        </w:rPr>
        <w:t>），或在不影响语义理解的情况下直接移除，以避免对后续模型处理造成干扰。</w:t>
      </w:r>
    </w:p>
    <w:p w14:paraId="220BC2D5" w14:textId="77777777" w:rsidR="00F54B80" w:rsidRDefault="00000000">
      <w:pPr>
        <w:pStyle w:val="altz"/>
        <w:numPr>
          <w:ilvl w:val="0"/>
          <w:numId w:val="17"/>
        </w:numPr>
        <w:ind w:firstLineChars="0"/>
      </w:pPr>
      <w:r>
        <w:rPr>
          <w:rFonts w:hint="eastAsia"/>
        </w:rPr>
        <w:t>去除特殊字符：清除文本中无意义的符号、</w:t>
      </w:r>
      <w:r>
        <w:rPr>
          <w:rFonts w:hint="eastAsia"/>
        </w:rPr>
        <w:t>HTML</w:t>
      </w:r>
      <w:r>
        <w:rPr>
          <w:rFonts w:hint="eastAsia"/>
        </w:rPr>
        <w:t>标签以及多余的空格和换行符。</w:t>
      </w:r>
    </w:p>
    <w:p w14:paraId="383E230C" w14:textId="77777777" w:rsidR="00F54B80" w:rsidRDefault="00000000">
      <w:pPr>
        <w:pStyle w:val="3"/>
        <w:spacing w:before="163" w:after="163"/>
        <w:rPr>
          <w:rFonts w:hint="eastAsia"/>
        </w:rPr>
      </w:pPr>
      <w:bookmarkStart w:id="65" w:name="_Toc227951588"/>
      <w:r>
        <w:rPr>
          <w:rFonts w:hint="eastAsia"/>
        </w:rPr>
        <w:lastRenderedPageBreak/>
        <w:t>中文分词与停用词处理</w:t>
      </w:r>
      <w:bookmarkEnd w:id="65"/>
    </w:p>
    <w:p w14:paraId="42D349A4" w14:textId="6732C330" w:rsidR="00F54B80" w:rsidRDefault="00000000">
      <w:pPr>
        <w:pStyle w:val="altz"/>
        <w:ind w:firstLine="480"/>
      </w:pPr>
      <w:r>
        <w:rPr>
          <w:rFonts w:hint="eastAsia"/>
        </w:rPr>
        <w:t>由于中文文本词与词之间没有天然的分隔符，分词是文本处理的关键一步。本研究采用</w:t>
      </w:r>
      <w:proofErr w:type="spellStart"/>
      <w:r>
        <w:rPr>
          <w:rFonts w:hint="eastAsia"/>
        </w:rPr>
        <w:t>Jieba</w:t>
      </w:r>
      <w:proofErr w:type="spellEnd"/>
      <w:r>
        <w:rPr>
          <w:rFonts w:hint="eastAsia"/>
        </w:rPr>
        <w:t>分词库对所有评论和弹幕文本进行分词。分词后，加载一个综合性的中文停用词表（包含“的”、“了”、“在”等高频但信息量低的词语），并结合本领域的特点进行扩充，从文本中移除这些停用词，以凸显核心语义。</w:t>
      </w:r>
    </w:p>
    <w:p w14:paraId="73DA6B73" w14:textId="77777777" w:rsidR="00F54B80" w:rsidRDefault="00000000">
      <w:pPr>
        <w:pStyle w:val="3"/>
        <w:spacing w:before="163" w:after="163"/>
        <w:rPr>
          <w:rFonts w:hint="eastAsia"/>
        </w:rPr>
      </w:pPr>
      <w:bookmarkStart w:id="66" w:name="_Toc227951589"/>
      <w:r>
        <w:rPr>
          <w:rFonts w:hint="eastAsia"/>
        </w:rPr>
        <w:t>噪声、广告、灌水文本识别</w:t>
      </w:r>
      <w:bookmarkEnd w:id="66"/>
    </w:p>
    <w:p w14:paraId="189BD4E2" w14:textId="77777777" w:rsidR="00F54B80" w:rsidRDefault="00000000">
      <w:pPr>
        <w:pStyle w:val="altz"/>
        <w:ind w:firstLine="480"/>
      </w:pPr>
      <w:r>
        <w:rPr>
          <w:rFonts w:hint="eastAsia"/>
        </w:rPr>
        <w:t>社交媒体</w:t>
      </w:r>
      <w:proofErr w:type="gramStart"/>
      <w:r>
        <w:rPr>
          <w:rFonts w:hint="eastAsia"/>
        </w:rPr>
        <w:t>评论区</w:t>
      </w:r>
      <w:proofErr w:type="gramEnd"/>
      <w:r>
        <w:rPr>
          <w:rFonts w:hint="eastAsia"/>
        </w:rPr>
        <w:t>常混杂有广告、恶意灌水或与主题完全无关的内容。为净化文本数据，本研究采用“规则</w:t>
      </w:r>
      <w:r>
        <w:rPr>
          <w:rFonts w:hint="eastAsia"/>
        </w:rPr>
        <w:t>+</w:t>
      </w:r>
      <w:r>
        <w:rPr>
          <w:rFonts w:hint="eastAsia"/>
        </w:rPr>
        <w:t>模型”相结合的方式进行过滤。首先，通过正则表达式等规则方法，快速过滤含有</w:t>
      </w:r>
      <w:r>
        <w:rPr>
          <w:rFonts w:hint="eastAsia"/>
        </w:rPr>
        <w:t>URL</w:t>
      </w:r>
      <w:r>
        <w:rPr>
          <w:rFonts w:hint="eastAsia"/>
        </w:rPr>
        <w:t>链接、推广信息特征词（如“加</w:t>
      </w:r>
      <w:r>
        <w:rPr>
          <w:rFonts w:hint="eastAsia"/>
        </w:rPr>
        <w:t>V</w:t>
      </w:r>
      <w:r>
        <w:rPr>
          <w:rFonts w:hint="eastAsia"/>
        </w:rPr>
        <w:t>”、“私信”）的明显广告文本。随后，借助在参考论文中验证过有效性的大语言模型（</w:t>
      </w:r>
      <w:r>
        <w:rPr>
          <w:rFonts w:hint="eastAsia"/>
        </w:rPr>
        <w:t>LLM</w:t>
      </w:r>
      <w:r>
        <w:rPr>
          <w:rFonts w:hint="eastAsia"/>
        </w:rPr>
        <w:t>）辅助进行语义层面的无关内容识别与过滤，并辅以人工抽样验证，确保最终用于分析的文本语料库高度聚焦于生殖健康话题的讨论。</w:t>
      </w:r>
    </w:p>
    <w:p w14:paraId="7BFAB322" w14:textId="77777777" w:rsidR="00F54B80" w:rsidRDefault="00000000">
      <w:pPr>
        <w:pStyle w:val="2"/>
        <w:spacing w:before="163" w:after="163"/>
        <w:rPr>
          <w:rFonts w:hint="eastAsia"/>
        </w:rPr>
      </w:pPr>
      <w:bookmarkStart w:id="67" w:name="_Toc227951590"/>
      <w:r>
        <w:rPr>
          <w:rFonts w:hint="eastAsia"/>
        </w:rPr>
        <w:t>问题提取</w:t>
      </w:r>
      <w:bookmarkEnd w:id="67"/>
    </w:p>
    <w:p w14:paraId="17AAA62A" w14:textId="77777777" w:rsidR="00F54B80" w:rsidRDefault="00000000">
      <w:pPr>
        <w:pStyle w:val="altz"/>
        <w:ind w:firstLine="480"/>
      </w:pPr>
      <w:r>
        <w:t>从相关视频下采集到的原始评论数据量庞大且内容混杂，包含了大量无关的闲聊、情绪表达、以及不具提问意图的符号。为了从</w:t>
      </w:r>
      <w:r>
        <w:rPr>
          <w:rFonts w:hint="eastAsia"/>
        </w:rPr>
        <w:t>其</w:t>
      </w:r>
      <w:r>
        <w:t>中提炼出有价值的研究样本，必须</w:t>
      </w:r>
      <w:r>
        <w:rPr>
          <w:rFonts w:hint="eastAsia"/>
        </w:rPr>
        <w:t>进行</w:t>
      </w:r>
      <w:r>
        <w:t>系统化筛选。</w:t>
      </w:r>
    </w:p>
    <w:p w14:paraId="14E3E910" w14:textId="4476064C" w:rsidR="00F54B80" w:rsidRDefault="00000000">
      <w:pPr>
        <w:pStyle w:val="altz"/>
        <w:ind w:firstLine="480"/>
      </w:pPr>
      <w:r>
        <w:t>经过</w:t>
      </w:r>
      <w:r>
        <w:rPr>
          <w:rFonts w:hint="eastAsia"/>
        </w:rPr>
        <w:t>依</w:t>
      </w:r>
      <w:r>
        <w:rPr>
          <w:rFonts w:hint="eastAsia"/>
        </w:rPr>
        <w:t>3.</w:t>
      </w:r>
      <w:r w:rsidR="002324CA">
        <w:rPr>
          <w:rFonts w:hint="eastAsia"/>
        </w:rPr>
        <w:t>1</w:t>
      </w:r>
      <w:r>
        <w:rPr>
          <w:rFonts w:hint="eastAsia"/>
        </w:rPr>
        <w:t>.3</w:t>
      </w:r>
      <w:r>
        <w:rPr>
          <w:rFonts w:hint="eastAsia"/>
        </w:rPr>
        <w:t>节所设计的</w:t>
      </w:r>
      <w:r>
        <w:t>关键词提取后，</w:t>
      </w:r>
      <w:r>
        <w:rPr>
          <w:rFonts w:hint="eastAsia"/>
        </w:rPr>
        <w:t>研究</w:t>
      </w:r>
      <w:r>
        <w:t>得到了一个与主题高度相关的评论子集。然而，并非所有包含关键词的评论都是有效提问。因此，研究</w:t>
      </w:r>
      <w:r>
        <w:rPr>
          <w:rFonts w:hint="eastAsia"/>
        </w:rPr>
        <w:t>随后</w:t>
      </w:r>
      <w:r>
        <w:t>剔除了仅提及关键词但并未提出问题的评论（例如，</w:t>
      </w:r>
      <w:r>
        <w:rPr>
          <w:rFonts w:hint="eastAsia"/>
        </w:rPr>
        <w:t>“</w:t>
      </w:r>
      <w:r>
        <w:t>我上次也吃了紧急避孕药</w:t>
      </w:r>
      <w:r>
        <w:rPr>
          <w:rFonts w:hint="eastAsia"/>
        </w:rPr>
        <w:t>”）。</w:t>
      </w:r>
      <w:r>
        <w:t>最</w:t>
      </w:r>
      <w:r>
        <w:rPr>
          <w:rFonts w:hint="eastAsia"/>
        </w:rPr>
        <w:t>终</w:t>
      </w:r>
      <w:r>
        <w:t>，为了保证问题集的多样性并减少冗余，对高度相似或完全重复的提问进行了去重处理。</w:t>
      </w:r>
    </w:p>
    <w:p w14:paraId="7AB7CEDD" w14:textId="4874D644" w:rsidR="00F54B80" w:rsidRDefault="00000000">
      <w:pPr>
        <w:pStyle w:val="altz"/>
        <w:ind w:firstLine="480"/>
      </w:pPr>
      <w:r>
        <w:t>经过上述系统的清流程，</w:t>
      </w:r>
      <w:r>
        <w:rPr>
          <w:rFonts w:hint="eastAsia"/>
        </w:rPr>
        <w:t>研究</w:t>
      </w:r>
      <w:r>
        <w:t>最终从数万条原始评论中筛选并保留了</w:t>
      </w:r>
      <w:r>
        <w:t>3700</w:t>
      </w:r>
      <w:r>
        <w:t>余条具有明确提问意图和高度分析价值的有效用户问题。</w:t>
      </w:r>
    </w:p>
    <w:p w14:paraId="4845FDF8" w14:textId="77777777" w:rsidR="00F54B80" w:rsidRDefault="00000000">
      <w:pPr>
        <w:pStyle w:val="2"/>
        <w:spacing w:before="163" w:after="163"/>
        <w:rPr>
          <w:rFonts w:hint="eastAsia"/>
        </w:rPr>
      </w:pPr>
      <w:bookmarkStart w:id="68" w:name="_Toc227951591"/>
      <w:commentRangeStart w:id="69"/>
      <w:r>
        <w:rPr>
          <w:rFonts w:hint="eastAsia"/>
        </w:rPr>
        <w:t>本章小结</w:t>
      </w:r>
      <w:bookmarkEnd w:id="68"/>
    </w:p>
    <w:p w14:paraId="28FBD6FE" w14:textId="2C3746EB" w:rsidR="00F54B80" w:rsidRDefault="00000000">
      <w:pPr>
        <w:pStyle w:val="altz"/>
        <w:ind w:firstLine="480"/>
        <w:sectPr w:rsidR="00F54B80">
          <w:headerReference w:type="default" r:id="rId33"/>
          <w:endnotePr>
            <w:numFmt w:val="decimal"/>
          </w:endnotePr>
          <w:pgSz w:w="11906" w:h="16838"/>
          <w:pgMar w:top="1701" w:right="1418" w:bottom="1701" w:left="1418" w:header="851" w:footer="850" w:gutter="0"/>
          <w:cols w:space="425"/>
          <w:docGrid w:type="linesAndChars" w:linePitch="326"/>
        </w:sectPr>
      </w:pPr>
      <w:r>
        <w:rPr>
          <w:rFonts w:hint="eastAsia"/>
        </w:rPr>
        <w:t>本章完成</w:t>
      </w:r>
      <w:r w:rsidR="00393831">
        <w:rPr>
          <w:rFonts w:hint="eastAsia"/>
        </w:rPr>
        <w:t>了</w:t>
      </w:r>
      <w:r>
        <w:rPr>
          <w:rFonts w:hint="eastAsia"/>
        </w:rPr>
        <w:t>研究的数据准备工作，从真实复杂的网络环境中，系统性采集</w:t>
      </w:r>
      <w:r w:rsidR="00393831">
        <w:rPr>
          <w:rFonts w:hint="eastAsia"/>
        </w:rPr>
        <w:t>和</w:t>
      </w:r>
      <w:r>
        <w:rPr>
          <w:rFonts w:hint="eastAsia"/>
        </w:rPr>
        <w:t>构建</w:t>
      </w:r>
      <w:r w:rsidR="00393831">
        <w:rPr>
          <w:rFonts w:hint="eastAsia"/>
        </w:rPr>
        <w:t>了</w:t>
      </w:r>
      <w:r>
        <w:rPr>
          <w:rFonts w:hint="eastAsia"/>
        </w:rPr>
        <w:t>一个反映青少年生殖健康真实需求的原始问题数据集。在本章中，首先阐述了选择</w:t>
      </w:r>
      <w:r>
        <w:rPr>
          <w:rFonts w:hint="eastAsia"/>
        </w:rPr>
        <w:t>Bilibili</w:t>
      </w:r>
      <w:r>
        <w:rPr>
          <w:rFonts w:hint="eastAsia"/>
        </w:rPr>
        <w:t>作为数据源的理由，并详细介绍了数据的采集范围与方法。</w:t>
      </w:r>
      <w:r w:rsidR="006736BA">
        <w:rPr>
          <w:rFonts w:hint="eastAsia"/>
        </w:rPr>
        <w:t>经过一套完整的流程，从</w:t>
      </w:r>
      <w:r>
        <w:rPr>
          <w:rFonts w:hint="eastAsia"/>
        </w:rPr>
        <w:t>大规模的数据采集，继而通过</w:t>
      </w:r>
      <w:r w:rsidR="006736BA">
        <w:rPr>
          <w:rFonts w:hint="eastAsia"/>
        </w:rPr>
        <w:t>关键词提取</w:t>
      </w:r>
      <w:r>
        <w:rPr>
          <w:rFonts w:hint="eastAsia"/>
        </w:rPr>
        <w:t>以及</w:t>
      </w:r>
      <w:r w:rsidR="006736BA">
        <w:rPr>
          <w:rFonts w:hint="eastAsia"/>
        </w:rPr>
        <w:t>自动化去重与清洗</w:t>
      </w:r>
      <w:r>
        <w:rPr>
          <w:rFonts w:hint="eastAsia"/>
        </w:rPr>
        <w:t>、严格的人工审核，最终成功构建了一个包含</w:t>
      </w:r>
      <w:r>
        <w:rPr>
          <w:rFonts w:hint="eastAsia"/>
        </w:rPr>
        <w:t>3700</w:t>
      </w:r>
      <w:r>
        <w:rPr>
          <w:rFonts w:hint="eastAsia"/>
        </w:rPr>
        <w:t>余条高质量用户问题的结构化数据集。</w:t>
      </w:r>
      <w:commentRangeEnd w:id="69"/>
      <w:r>
        <w:commentReference w:id="69"/>
      </w:r>
    </w:p>
    <w:p w14:paraId="1861C94A" w14:textId="77777777" w:rsidR="00F54B80" w:rsidRDefault="00000000">
      <w:pPr>
        <w:pStyle w:val="1"/>
        <w:spacing w:before="326" w:after="326"/>
        <w:rPr>
          <w:rFonts w:hint="eastAsia"/>
        </w:rPr>
      </w:pPr>
      <w:bookmarkStart w:id="70" w:name="_Toc227951592"/>
      <w:r>
        <w:rPr>
          <w:rFonts w:hint="eastAsia"/>
        </w:rPr>
        <w:lastRenderedPageBreak/>
        <w:t>社交媒体青少年生殖健康评论的问题分类分析</w:t>
      </w:r>
      <w:bookmarkEnd w:id="70"/>
    </w:p>
    <w:p w14:paraId="6F08DFF3" w14:textId="55AE112B" w:rsidR="00F54B80" w:rsidRDefault="00000000">
      <w:pPr>
        <w:pStyle w:val="altz"/>
        <w:ind w:firstLine="480"/>
        <w:rPr>
          <w:rFonts w:ascii="宋体" w:hAnsi="宋体" w:cs="宋体" w:hint="eastAsia"/>
          <w:kern w:val="0"/>
          <w:szCs w:val="24"/>
        </w:rPr>
      </w:pPr>
      <w:r>
        <w:rPr>
          <w:rStyle w:val="altz0"/>
        </w:rPr>
        <w:t>本章将首先对</w:t>
      </w:r>
      <w:r w:rsidR="00393831">
        <w:rPr>
          <w:rStyle w:val="altz0"/>
          <w:rFonts w:hint="eastAsia"/>
        </w:rPr>
        <w:t>所得到的</w:t>
      </w:r>
      <w:commentRangeStart w:id="71"/>
      <w:r>
        <w:rPr>
          <w:rStyle w:val="altz0"/>
        </w:rPr>
        <w:t>语料</w:t>
      </w:r>
      <w:commentRangeEnd w:id="71"/>
      <w:r>
        <w:commentReference w:id="71"/>
      </w:r>
      <w:r>
        <w:rPr>
          <w:rStyle w:val="altz0"/>
        </w:rPr>
        <w:t>的总体特征进行描述，然后展示基于本研究构建的分类体系下的问题分类结果，并通过定量统计揭示青少年关注度的分布格局。</w:t>
      </w:r>
      <w:r>
        <w:rPr>
          <w:rStyle w:val="altz0"/>
          <w:rFonts w:hint="eastAsia"/>
        </w:rPr>
        <w:t>之后</w:t>
      </w:r>
      <w:r>
        <w:rPr>
          <w:rStyle w:val="altz0"/>
        </w:rPr>
        <w:t>将深入到不同主题内部，通过定性分析，刻画各类问题下的具体特征与核心诉求。最后，本章将综合分析这些发现所揭示的青少年真实需求与潜在风险，并与现有研究进行比较，以凸显本研究的发现与价值。</w:t>
      </w:r>
    </w:p>
    <w:p w14:paraId="7A73DD97" w14:textId="77777777" w:rsidR="00F54B80" w:rsidRDefault="00000000">
      <w:pPr>
        <w:pStyle w:val="2"/>
        <w:spacing w:before="163" w:after="163"/>
        <w:rPr>
          <w:rFonts w:hint="eastAsia"/>
        </w:rPr>
      </w:pPr>
      <w:bookmarkStart w:id="72" w:name="_Toc227951593"/>
      <w:r>
        <w:rPr>
          <w:rFonts w:hint="eastAsia"/>
        </w:rPr>
        <w:t>语料总体特征分析</w:t>
      </w:r>
      <w:bookmarkEnd w:id="72"/>
    </w:p>
    <w:p w14:paraId="0C4F6379" w14:textId="77777777" w:rsidR="00F54B80" w:rsidRDefault="00000000">
      <w:pPr>
        <w:pStyle w:val="altz"/>
        <w:ind w:firstLine="480"/>
      </w:pPr>
      <w:r>
        <w:rPr>
          <w:rFonts w:hint="eastAsia"/>
        </w:rPr>
        <w:t>本研究用于分析的语料库，源自</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2024</w:t>
      </w:r>
      <w:r>
        <w:rPr>
          <w:rFonts w:hint="eastAsia"/>
        </w:rPr>
        <w:t>年</w:t>
      </w:r>
      <w:r>
        <w:rPr>
          <w:rFonts w:hint="eastAsia"/>
        </w:rPr>
        <w:t>6</w:t>
      </w:r>
      <w:r>
        <w:rPr>
          <w:rFonts w:hint="eastAsia"/>
        </w:rPr>
        <w:t>月间发布的、与生殖健康主题相关的热门视频下方的用户评论。经过问题识别与筛选，最终构成了包含</w:t>
      </w:r>
      <w:r>
        <w:rPr>
          <w:rFonts w:hint="eastAsia"/>
        </w:rPr>
        <w:t>3780</w:t>
      </w:r>
      <w:r>
        <w:rPr>
          <w:rFonts w:hint="eastAsia"/>
        </w:rPr>
        <w:t>条有效评论的核心数据集。通过对这些语料的初步审阅，研究发现其呈现出多个显著特征。</w:t>
      </w:r>
    </w:p>
    <w:p w14:paraId="2A580726" w14:textId="77777777" w:rsidR="00F54B80" w:rsidRDefault="00000000">
      <w:pPr>
        <w:pStyle w:val="altz"/>
        <w:ind w:firstLine="480"/>
      </w:pPr>
      <w:r>
        <w:rPr>
          <w:rFonts w:hint="eastAsia"/>
        </w:rPr>
        <w:t>首要的特点是高度的口语化与场景化。用户的提问语言风格随意、自然，大量使用网络流行语、</w:t>
      </w:r>
      <w:proofErr w:type="gramStart"/>
      <w:r>
        <w:rPr>
          <w:rFonts w:hint="eastAsia"/>
        </w:rPr>
        <w:t>谐音梗和表情</w:t>
      </w:r>
      <w:proofErr w:type="gramEnd"/>
      <w:r>
        <w:rPr>
          <w:rFonts w:hint="eastAsia"/>
        </w:rPr>
        <w:t>符号，与正式书面语差异巨大。问题往往与具体的个人情境紧密相连，如“我女票说……正常吗？”“昨天刚……今天就……怎么办？”。</w:t>
      </w:r>
    </w:p>
    <w:p w14:paraId="224BDD7A" w14:textId="77777777" w:rsidR="00F54B80" w:rsidRDefault="00000000">
      <w:pPr>
        <w:pStyle w:val="altz"/>
        <w:ind w:firstLine="480"/>
      </w:pPr>
      <w:r>
        <w:rPr>
          <w:rFonts w:hint="eastAsia"/>
        </w:rPr>
        <w:t>用户的提问普遍意图直接且迫切。大部分评论都指向一个非常具体、亟待解决的困惑，无论是对知识的渴求、对身体变化的焦虑，还是对</w:t>
      </w:r>
      <w:proofErr w:type="gramStart"/>
      <w:r>
        <w:rPr>
          <w:rFonts w:hint="eastAsia"/>
        </w:rPr>
        <w:t>某个行为</w:t>
      </w:r>
      <w:proofErr w:type="gramEnd"/>
      <w:r>
        <w:rPr>
          <w:rFonts w:hint="eastAsia"/>
        </w:rPr>
        <w:t>风险的判断。评论中频繁出现的“求问”、“怎么办”、“急，在线等”等表述，反映了用户强烈的即时信息需求。</w:t>
      </w:r>
    </w:p>
    <w:p w14:paraId="61C6F383" w14:textId="77777777" w:rsidR="00F54B80" w:rsidRDefault="00000000">
      <w:pPr>
        <w:pStyle w:val="altz"/>
        <w:ind w:firstLine="480"/>
      </w:pPr>
      <w:r>
        <w:rPr>
          <w:rFonts w:hint="eastAsia"/>
        </w:rPr>
        <w:t>同时，用户的提问往往不是纯粹的客观咨询，而是将事实性问题与强烈的情感（如焦虑、恐惧、羞耻、好奇）交织在一起。例如，“月经推迟十天了，好慌，不会是中招了吧？”这类评论，既包含了“月经推迟与怀孕关系”的知识询问，也表达了强烈的焦虑情绪。</w:t>
      </w:r>
    </w:p>
    <w:p w14:paraId="3E544A47" w14:textId="77777777" w:rsidR="00F54B80" w:rsidRDefault="00000000">
      <w:pPr>
        <w:pStyle w:val="altz"/>
        <w:ind w:firstLine="480"/>
      </w:pPr>
      <w:r>
        <w:rPr>
          <w:rFonts w:hint="eastAsia"/>
        </w:rPr>
        <w:t>最独特的莫过于匿名性环境下的坦诚表达。</w:t>
      </w:r>
      <w:r>
        <w:rPr>
          <w:rFonts w:hint="eastAsia"/>
        </w:rPr>
        <w:t>Bilibili</w:t>
      </w:r>
      <w:r>
        <w:rPr>
          <w:rFonts w:hint="eastAsia"/>
        </w:rPr>
        <w:t>的匿名环境为青少年提供了一个“安全空间”，使他们敢于提出在现实生活中难以启齿的高度敏感问题，涉及性行为细节、性功能困惑、堕胎经历、性病担忧等。这使得本语料库能够触及传统问卷调查难以覆盖的“隐秘角落”。</w:t>
      </w:r>
    </w:p>
    <w:p w14:paraId="241ABEB1" w14:textId="77777777" w:rsidR="00F54B80" w:rsidRDefault="00000000">
      <w:pPr>
        <w:pStyle w:val="altz"/>
        <w:ind w:firstLine="480"/>
      </w:pPr>
      <w:r>
        <w:rPr>
          <w:rFonts w:hint="eastAsia"/>
        </w:rPr>
        <w:t>这些特征共同彰显了本语料库的独特价值在于，它是一个源于真实世界、未经引导、大规模反映中国青少年生殖健康真实需求的“活”数据源。</w:t>
      </w:r>
    </w:p>
    <w:p w14:paraId="54BFDF55" w14:textId="77777777" w:rsidR="00F54B80" w:rsidRDefault="00000000">
      <w:pPr>
        <w:pStyle w:val="2"/>
        <w:spacing w:before="163" w:after="163"/>
        <w:rPr>
          <w:rFonts w:hint="eastAsia"/>
        </w:rPr>
      </w:pPr>
      <w:bookmarkStart w:id="73" w:name="_Toc227951594"/>
      <w:r>
        <w:rPr>
          <w:rFonts w:hint="eastAsia"/>
        </w:rPr>
        <w:t>问题分类结果</w:t>
      </w:r>
      <w:bookmarkEnd w:id="73"/>
    </w:p>
    <w:p w14:paraId="5CDDD03F" w14:textId="77777777" w:rsidR="00F54B80" w:rsidRDefault="00000000">
      <w:pPr>
        <w:pStyle w:val="altz"/>
        <w:ind w:firstLine="480"/>
      </w:pPr>
      <w:r>
        <w:t>为了系统性地理解这</w:t>
      </w:r>
      <w:r>
        <w:t>3780</w:t>
      </w:r>
      <w:r>
        <w:t>条问题的关注点分布，本研究基于生殖健康的核心议题，并结合数据驱动的初步聚类结果</w:t>
      </w:r>
      <w:r>
        <w:rPr>
          <w:rFonts w:hint="eastAsia"/>
        </w:rPr>
        <w:t>和领域专家建议</w:t>
      </w:r>
      <w:r>
        <w:t>，构建了一个包含</w:t>
      </w:r>
      <w:r>
        <w:t>13</w:t>
      </w:r>
      <w:r>
        <w:t>个主要类别（</w:t>
      </w:r>
      <w:r>
        <w:t>Ta</w:t>
      </w:r>
      <w:r>
        <w:lastRenderedPageBreak/>
        <w:t>g</w:t>
      </w:r>
      <w:r>
        <w:t>）的分类体系。研究人员对所有问题进行了人工标注归类，其分布情况如下表及图所示。</w:t>
      </w:r>
    </w:p>
    <w:p w14:paraId="16BA2733" w14:textId="02611E5F" w:rsidR="00F54B80" w:rsidRDefault="00000000" w:rsidP="00195EEC">
      <w:pPr>
        <w:pStyle w:val="altz"/>
        <w:spacing w:beforeLines="100" w:before="326" w:afterLines="50" w:after="163" w:line="240" w:lineRule="auto"/>
        <w:ind w:firstLineChars="0" w:firstLine="0"/>
        <w:jc w:val="center"/>
        <w:rPr>
          <w:sz w:val="21"/>
          <w:szCs w:val="20"/>
        </w:rPr>
      </w:pPr>
      <w:bookmarkStart w:id="74" w:name="_Toc227956039"/>
      <w:r>
        <w:rPr>
          <w:rFonts w:hint="eastAsia"/>
          <w:sz w:val="21"/>
          <w:szCs w:val="20"/>
        </w:rPr>
        <w:t>表</w:t>
      </w:r>
      <w:r>
        <w:rPr>
          <w:rFonts w:hint="eastAsia"/>
          <w:sz w:val="21"/>
          <w:szCs w:val="20"/>
        </w:rPr>
        <w:t xml:space="preserve"> </w:t>
      </w:r>
      <w:r w:rsidR="007B10FA">
        <w:rPr>
          <w:sz w:val="21"/>
          <w:szCs w:val="20"/>
        </w:rPr>
        <w:fldChar w:fldCharType="begin"/>
      </w:r>
      <w:r w:rsidR="007B10FA">
        <w:rPr>
          <w:sz w:val="21"/>
          <w:szCs w:val="20"/>
        </w:rPr>
        <w:instrText xml:space="preserve"> </w:instrText>
      </w:r>
      <w:r w:rsidR="007B10FA">
        <w:rPr>
          <w:rFonts w:hint="eastAsia"/>
          <w:sz w:val="21"/>
          <w:szCs w:val="20"/>
        </w:rPr>
        <w:instrText>STYLEREF 1 \s</w:instrText>
      </w:r>
      <w:r w:rsidR="007B10FA">
        <w:rPr>
          <w:sz w:val="21"/>
          <w:szCs w:val="20"/>
        </w:rPr>
        <w:instrText xml:space="preserve"> </w:instrText>
      </w:r>
      <w:r w:rsidR="007B10FA">
        <w:rPr>
          <w:sz w:val="21"/>
          <w:szCs w:val="20"/>
        </w:rPr>
        <w:fldChar w:fldCharType="separate"/>
      </w:r>
      <w:r w:rsidR="007B10FA">
        <w:rPr>
          <w:noProof/>
          <w:sz w:val="21"/>
          <w:szCs w:val="20"/>
        </w:rPr>
        <w:t>4</w:t>
      </w:r>
      <w:r w:rsidR="007B10FA">
        <w:rPr>
          <w:sz w:val="21"/>
          <w:szCs w:val="20"/>
        </w:rPr>
        <w:fldChar w:fldCharType="end"/>
      </w:r>
      <w:r w:rsidR="007B10FA">
        <w:rPr>
          <w:sz w:val="21"/>
          <w:szCs w:val="20"/>
        </w:rPr>
        <w:noBreakHyphen/>
      </w:r>
      <w:r w:rsidR="007B10FA">
        <w:rPr>
          <w:sz w:val="21"/>
          <w:szCs w:val="20"/>
        </w:rPr>
        <w:fldChar w:fldCharType="begin"/>
      </w:r>
      <w:r w:rsidR="007B10FA">
        <w:rPr>
          <w:sz w:val="21"/>
          <w:szCs w:val="20"/>
        </w:rPr>
        <w:instrText xml:space="preserve"> </w:instrText>
      </w:r>
      <w:r w:rsidR="007B10FA">
        <w:rPr>
          <w:rFonts w:hint="eastAsia"/>
          <w:sz w:val="21"/>
          <w:szCs w:val="20"/>
        </w:rPr>
        <w:instrText xml:space="preserve">SEQ </w:instrText>
      </w:r>
      <w:r w:rsidR="007B10FA">
        <w:rPr>
          <w:rFonts w:hint="eastAsia"/>
          <w:sz w:val="21"/>
          <w:szCs w:val="20"/>
        </w:rPr>
        <w:instrText>表</w:instrText>
      </w:r>
      <w:r w:rsidR="007B10FA">
        <w:rPr>
          <w:rFonts w:hint="eastAsia"/>
          <w:sz w:val="21"/>
          <w:szCs w:val="20"/>
        </w:rPr>
        <w:instrText xml:space="preserve"> \* ARABIC \s 1</w:instrText>
      </w:r>
      <w:r w:rsidR="007B10FA">
        <w:rPr>
          <w:sz w:val="21"/>
          <w:szCs w:val="20"/>
        </w:rPr>
        <w:instrText xml:space="preserve"> </w:instrText>
      </w:r>
      <w:r w:rsidR="007B10FA">
        <w:rPr>
          <w:sz w:val="21"/>
          <w:szCs w:val="20"/>
        </w:rPr>
        <w:fldChar w:fldCharType="separate"/>
      </w:r>
      <w:r w:rsidR="007B10FA">
        <w:rPr>
          <w:noProof/>
          <w:sz w:val="21"/>
          <w:szCs w:val="20"/>
        </w:rPr>
        <w:t>1</w:t>
      </w:r>
      <w:r w:rsidR="007B10FA">
        <w:rPr>
          <w:sz w:val="21"/>
          <w:szCs w:val="20"/>
        </w:rPr>
        <w:fldChar w:fldCharType="end"/>
      </w:r>
      <w:r>
        <w:rPr>
          <w:rFonts w:hint="eastAsia"/>
          <w:sz w:val="21"/>
          <w:szCs w:val="20"/>
        </w:rPr>
        <w:t xml:space="preserve"> </w:t>
      </w:r>
      <w:r>
        <w:rPr>
          <w:rFonts w:hint="eastAsia"/>
          <w:sz w:val="21"/>
          <w:szCs w:val="20"/>
        </w:rPr>
        <w:t>用户评论问题主题分类统计</w:t>
      </w:r>
      <w:bookmarkEnd w:id="74"/>
    </w:p>
    <w:tbl>
      <w:tblPr>
        <w:tblW w:w="9067" w:type="dxa"/>
        <w:tblCellSpacing w:w="15" w:type="dxa"/>
        <w:tblCellMar>
          <w:top w:w="15" w:type="dxa"/>
          <w:left w:w="15" w:type="dxa"/>
          <w:bottom w:w="15" w:type="dxa"/>
          <w:right w:w="15" w:type="dxa"/>
        </w:tblCellMar>
        <w:tblLook w:val="04A0" w:firstRow="1" w:lastRow="0" w:firstColumn="1" w:lastColumn="0" w:noHBand="0" w:noVBand="1"/>
      </w:tblPr>
      <w:tblGrid>
        <w:gridCol w:w="1129"/>
        <w:gridCol w:w="4394"/>
        <w:gridCol w:w="1843"/>
        <w:gridCol w:w="1701"/>
      </w:tblGrid>
      <w:tr w:rsidR="00F54B80" w14:paraId="727B1A94" w14:textId="77777777" w:rsidTr="00654A62">
        <w:trPr>
          <w:trHeight w:val="317"/>
          <w:tblCellSpacing w:w="15" w:type="dxa"/>
        </w:trPr>
        <w:tc>
          <w:tcPr>
            <w:tcW w:w="1084" w:type="dxa"/>
            <w:tcBorders>
              <w:top w:val="single" w:sz="6" w:space="0" w:color="auto"/>
              <w:bottom w:val="single" w:sz="6" w:space="0" w:color="auto"/>
            </w:tcBorders>
            <w:vAlign w:val="center"/>
          </w:tcPr>
          <w:p w14:paraId="78187E4C" w14:textId="77777777" w:rsidR="00F54B80" w:rsidRPr="00195EEC" w:rsidRDefault="00000000" w:rsidP="00654A62">
            <w:pPr>
              <w:pStyle w:val="altz"/>
              <w:wordWrap/>
              <w:snapToGrid/>
              <w:spacing w:line="240" w:lineRule="auto"/>
              <w:ind w:firstLineChars="0" w:firstLine="0"/>
              <w:jc w:val="left"/>
              <w:rPr>
                <w:b/>
                <w:bCs/>
                <w:sz w:val="21"/>
                <w:szCs w:val="21"/>
              </w:rPr>
            </w:pPr>
            <w:r w:rsidRPr="00195EEC">
              <w:rPr>
                <w:b/>
                <w:bCs/>
                <w:sz w:val="21"/>
                <w:szCs w:val="21"/>
              </w:rPr>
              <w:t>排名</w:t>
            </w:r>
          </w:p>
        </w:tc>
        <w:tc>
          <w:tcPr>
            <w:tcW w:w="4364" w:type="dxa"/>
            <w:tcBorders>
              <w:top w:val="single" w:sz="6" w:space="0" w:color="auto"/>
              <w:bottom w:val="single" w:sz="6" w:space="0" w:color="auto"/>
            </w:tcBorders>
            <w:vAlign w:val="center"/>
          </w:tcPr>
          <w:p w14:paraId="5EB228FC" w14:textId="77777777" w:rsidR="00F54B80" w:rsidRPr="00195EEC" w:rsidRDefault="00000000" w:rsidP="00654A62">
            <w:pPr>
              <w:pStyle w:val="altz"/>
              <w:wordWrap/>
              <w:snapToGrid/>
              <w:spacing w:line="240" w:lineRule="auto"/>
              <w:ind w:firstLineChars="0" w:firstLine="0"/>
              <w:rPr>
                <w:b/>
                <w:bCs/>
                <w:sz w:val="21"/>
                <w:szCs w:val="21"/>
              </w:rPr>
            </w:pPr>
            <w:r w:rsidRPr="00195EEC">
              <w:rPr>
                <w:b/>
                <w:bCs/>
                <w:sz w:val="21"/>
                <w:szCs w:val="21"/>
              </w:rPr>
              <w:t>类别</w:t>
            </w:r>
            <w:r w:rsidRPr="00195EEC">
              <w:rPr>
                <w:b/>
                <w:bCs/>
                <w:sz w:val="21"/>
                <w:szCs w:val="21"/>
              </w:rPr>
              <w:t xml:space="preserve"> (Tag)</w:t>
            </w:r>
          </w:p>
        </w:tc>
        <w:tc>
          <w:tcPr>
            <w:tcW w:w="1813" w:type="dxa"/>
            <w:tcBorders>
              <w:top w:val="single" w:sz="6" w:space="0" w:color="auto"/>
              <w:bottom w:val="single" w:sz="6" w:space="0" w:color="auto"/>
            </w:tcBorders>
            <w:vAlign w:val="center"/>
          </w:tcPr>
          <w:p w14:paraId="73DB43A7" w14:textId="77777777" w:rsidR="00F54B80" w:rsidRPr="00195EEC" w:rsidRDefault="00000000" w:rsidP="00654A62">
            <w:pPr>
              <w:pStyle w:val="altz"/>
              <w:wordWrap/>
              <w:snapToGrid/>
              <w:spacing w:line="240" w:lineRule="auto"/>
              <w:ind w:firstLineChars="0" w:firstLine="0"/>
              <w:rPr>
                <w:b/>
                <w:bCs/>
                <w:sz w:val="21"/>
                <w:szCs w:val="21"/>
              </w:rPr>
            </w:pPr>
            <w:r w:rsidRPr="00195EEC">
              <w:rPr>
                <w:b/>
                <w:bCs/>
                <w:sz w:val="21"/>
                <w:szCs w:val="21"/>
              </w:rPr>
              <w:t>评论数</w:t>
            </w:r>
          </w:p>
        </w:tc>
        <w:tc>
          <w:tcPr>
            <w:tcW w:w="1656" w:type="dxa"/>
            <w:tcBorders>
              <w:top w:val="single" w:sz="6" w:space="0" w:color="auto"/>
              <w:bottom w:val="single" w:sz="6" w:space="0" w:color="auto"/>
            </w:tcBorders>
            <w:vAlign w:val="center"/>
          </w:tcPr>
          <w:p w14:paraId="3DBF6464" w14:textId="77777777" w:rsidR="00F54B80" w:rsidRPr="00195EEC" w:rsidRDefault="00000000" w:rsidP="00654A62">
            <w:pPr>
              <w:pStyle w:val="altz"/>
              <w:wordWrap/>
              <w:snapToGrid/>
              <w:spacing w:line="240" w:lineRule="auto"/>
              <w:ind w:firstLineChars="0" w:firstLine="0"/>
              <w:rPr>
                <w:b/>
                <w:bCs/>
                <w:sz w:val="21"/>
                <w:szCs w:val="21"/>
              </w:rPr>
            </w:pPr>
            <w:r w:rsidRPr="00195EEC">
              <w:rPr>
                <w:b/>
                <w:bCs/>
                <w:sz w:val="21"/>
                <w:szCs w:val="21"/>
              </w:rPr>
              <w:t>占比</w:t>
            </w:r>
            <w:r w:rsidRPr="00195EEC">
              <w:rPr>
                <w:b/>
                <w:bCs/>
                <w:sz w:val="21"/>
                <w:szCs w:val="21"/>
              </w:rPr>
              <w:t xml:space="preserve"> (%)</w:t>
            </w:r>
          </w:p>
        </w:tc>
      </w:tr>
      <w:tr w:rsidR="00F54B80" w14:paraId="025C4093" w14:textId="77777777" w:rsidTr="00654A62">
        <w:trPr>
          <w:trHeight w:val="317"/>
          <w:tblCellSpacing w:w="15" w:type="dxa"/>
        </w:trPr>
        <w:tc>
          <w:tcPr>
            <w:tcW w:w="1084" w:type="dxa"/>
            <w:vAlign w:val="center"/>
          </w:tcPr>
          <w:p w14:paraId="77B7A031"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1</w:t>
            </w:r>
          </w:p>
        </w:tc>
        <w:tc>
          <w:tcPr>
            <w:tcW w:w="4364" w:type="dxa"/>
            <w:vAlign w:val="center"/>
          </w:tcPr>
          <w:p w14:paraId="5A895E87"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生殖健康科普</w:t>
            </w:r>
            <w:r w:rsidRPr="00195EEC">
              <w:rPr>
                <w:sz w:val="21"/>
                <w:szCs w:val="21"/>
              </w:rPr>
              <w:t xml:space="preserve"> (Reproductive Health Education)</w:t>
            </w:r>
          </w:p>
        </w:tc>
        <w:tc>
          <w:tcPr>
            <w:tcW w:w="1813" w:type="dxa"/>
            <w:vAlign w:val="center"/>
          </w:tcPr>
          <w:p w14:paraId="62FC3C14"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1204</w:t>
            </w:r>
          </w:p>
        </w:tc>
        <w:tc>
          <w:tcPr>
            <w:tcW w:w="1656" w:type="dxa"/>
            <w:vAlign w:val="center"/>
          </w:tcPr>
          <w:p w14:paraId="0199BFB5"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31.85%</w:t>
            </w:r>
          </w:p>
        </w:tc>
      </w:tr>
      <w:tr w:rsidR="00F54B80" w14:paraId="1E9A1958" w14:textId="77777777" w:rsidTr="00654A62">
        <w:trPr>
          <w:trHeight w:val="317"/>
          <w:tblCellSpacing w:w="15" w:type="dxa"/>
        </w:trPr>
        <w:tc>
          <w:tcPr>
            <w:tcW w:w="1084" w:type="dxa"/>
            <w:vAlign w:val="center"/>
          </w:tcPr>
          <w:p w14:paraId="2825F543"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2</w:t>
            </w:r>
          </w:p>
        </w:tc>
        <w:tc>
          <w:tcPr>
            <w:tcW w:w="4364" w:type="dxa"/>
            <w:vAlign w:val="center"/>
          </w:tcPr>
          <w:p w14:paraId="533ED09C"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安全套</w:t>
            </w:r>
            <w:r w:rsidRPr="00195EEC">
              <w:rPr>
                <w:sz w:val="21"/>
                <w:szCs w:val="21"/>
              </w:rPr>
              <w:t xml:space="preserve"> (Condom)</w:t>
            </w:r>
          </w:p>
        </w:tc>
        <w:tc>
          <w:tcPr>
            <w:tcW w:w="1813" w:type="dxa"/>
            <w:vAlign w:val="center"/>
          </w:tcPr>
          <w:p w14:paraId="2BD5C3E2"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855</w:t>
            </w:r>
          </w:p>
        </w:tc>
        <w:tc>
          <w:tcPr>
            <w:tcW w:w="1656" w:type="dxa"/>
            <w:vAlign w:val="center"/>
          </w:tcPr>
          <w:p w14:paraId="42C870BF"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22.62%</w:t>
            </w:r>
          </w:p>
        </w:tc>
      </w:tr>
      <w:tr w:rsidR="00F54B80" w14:paraId="33174F89" w14:textId="77777777" w:rsidTr="00654A62">
        <w:trPr>
          <w:trHeight w:val="317"/>
          <w:tblCellSpacing w:w="15" w:type="dxa"/>
        </w:trPr>
        <w:tc>
          <w:tcPr>
            <w:tcW w:w="1084" w:type="dxa"/>
            <w:vAlign w:val="center"/>
          </w:tcPr>
          <w:p w14:paraId="18CB0329"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3</w:t>
            </w:r>
          </w:p>
        </w:tc>
        <w:tc>
          <w:tcPr>
            <w:tcW w:w="4364" w:type="dxa"/>
            <w:vAlign w:val="center"/>
          </w:tcPr>
          <w:p w14:paraId="3F450C98"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避孕药</w:t>
            </w:r>
            <w:r w:rsidRPr="00195EEC">
              <w:rPr>
                <w:sz w:val="21"/>
                <w:szCs w:val="21"/>
              </w:rPr>
              <w:t xml:space="preserve"> (Contraceptive Pill)</w:t>
            </w:r>
          </w:p>
        </w:tc>
        <w:tc>
          <w:tcPr>
            <w:tcW w:w="1813" w:type="dxa"/>
            <w:vAlign w:val="center"/>
          </w:tcPr>
          <w:p w14:paraId="5700EEBF"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381</w:t>
            </w:r>
          </w:p>
        </w:tc>
        <w:tc>
          <w:tcPr>
            <w:tcW w:w="1656" w:type="dxa"/>
            <w:vAlign w:val="center"/>
          </w:tcPr>
          <w:p w14:paraId="59D3F2D2"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10.08%</w:t>
            </w:r>
          </w:p>
        </w:tc>
      </w:tr>
      <w:tr w:rsidR="00F54B80" w14:paraId="38EA8C79" w14:textId="77777777" w:rsidTr="00654A62">
        <w:trPr>
          <w:trHeight w:val="317"/>
          <w:tblCellSpacing w:w="15" w:type="dxa"/>
        </w:trPr>
        <w:tc>
          <w:tcPr>
            <w:tcW w:w="1084" w:type="dxa"/>
            <w:vAlign w:val="center"/>
          </w:tcPr>
          <w:p w14:paraId="20530E2B"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4</w:t>
            </w:r>
          </w:p>
        </w:tc>
        <w:tc>
          <w:tcPr>
            <w:tcW w:w="4364" w:type="dxa"/>
            <w:vAlign w:val="center"/>
          </w:tcPr>
          <w:p w14:paraId="2D534178"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体外排精</w:t>
            </w:r>
            <w:r w:rsidRPr="00195EEC">
              <w:rPr>
                <w:sz w:val="21"/>
                <w:szCs w:val="21"/>
              </w:rPr>
              <w:t xml:space="preserve"> (Coitus Interruptus)</w:t>
            </w:r>
          </w:p>
        </w:tc>
        <w:tc>
          <w:tcPr>
            <w:tcW w:w="1813" w:type="dxa"/>
            <w:vAlign w:val="center"/>
          </w:tcPr>
          <w:p w14:paraId="6E0354C2"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211</w:t>
            </w:r>
          </w:p>
        </w:tc>
        <w:tc>
          <w:tcPr>
            <w:tcW w:w="1656" w:type="dxa"/>
            <w:vAlign w:val="center"/>
          </w:tcPr>
          <w:p w14:paraId="10D79136"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5.58%</w:t>
            </w:r>
          </w:p>
        </w:tc>
      </w:tr>
      <w:tr w:rsidR="00F54B80" w14:paraId="6395D9C6" w14:textId="77777777" w:rsidTr="00654A62">
        <w:trPr>
          <w:trHeight w:val="317"/>
          <w:tblCellSpacing w:w="15" w:type="dxa"/>
        </w:trPr>
        <w:tc>
          <w:tcPr>
            <w:tcW w:w="1084" w:type="dxa"/>
            <w:vAlign w:val="center"/>
          </w:tcPr>
          <w:p w14:paraId="191BDF37"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5</w:t>
            </w:r>
          </w:p>
        </w:tc>
        <w:tc>
          <w:tcPr>
            <w:tcW w:w="4364" w:type="dxa"/>
            <w:vAlign w:val="center"/>
          </w:tcPr>
          <w:p w14:paraId="5D4F11FA"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安全期避孕</w:t>
            </w:r>
            <w:r w:rsidRPr="00195EEC">
              <w:rPr>
                <w:sz w:val="21"/>
                <w:szCs w:val="21"/>
              </w:rPr>
              <w:t xml:space="preserve"> (Safe Period Contraception)</w:t>
            </w:r>
          </w:p>
        </w:tc>
        <w:tc>
          <w:tcPr>
            <w:tcW w:w="1813" w:type="dxa"/>
            <w:vAlign w:val="center"/>
          </w:tcPr>
          <w:p w14:paraId="3D718B39"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189</w:t>
            </w:r>
          </w:p>
        </w:tc>
        <w:tc>
          <w:tcPr>
            <w:tcW w:w="1656" w:type="dxa"/>
            <w:vAlign w:val="center"/>
          </w:tcPr>
          <w:p w14:paraId="47F6D6A9"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5.00%</w:t>
            </w:r>
          </w:p>
        </w:tc>
      </w:tr>
      <w:tr w:rsidR="00F54B80" w14:paraId="619BE659" w14:textId="77777777" w:rsidTr="00654A62">
        <w:trPr>
          <w:trHeight w:val="317"/>
          <w:tblCellSpacing w:w="15" w:type="dxa"/>
        </w:trPr>
        <w:tc>
          <w:tcPr>
            <w:tcW w:w="1084" w:type="dxa"/>
            <w:vAlign w:val="center"/>
          </w:tcPr>
          <w:p w14:paraId="06D06C9B"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6</w:t>
            </w:r>
          </w:p>
        </w:tc>
        <w:tc>
          <w:tcPr>
            <w:tcW w:w="4364" w:type="dxa"/>
            <w:vAlign w:val="center"/>
          </w:tcPr>
          <w:p w14:paraId="04E32A76"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人工流产</w:t>
            </w:r>
            <w:r w:rsidRPr="00195EEC">
              <w:rPr>
                <w:sz w:val="21"/>
                <w:szCs w:val="21"/>
              </w:rPr>
              <w:t xml:space="preserve"> (Induced Abortion)</w:t>
            </w:r>
          </w:p>
        </w:tc>
        <w:tc>
          <w:tcPr>
            <w:tcW w:w="1813" w:type="dxa"/>
            <w:vAlign w:val="center"/>
          </w:tcPr>
          <w:p w14:paraId="19E0B488"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175</w:t>
            </w:r>
          </w:p>
        </w:tc>
        <w:tc>
          <w:tcPr>
            <w:tcW w:w="1656" w:type="dxa"/>
            <w:vAlign w:val="center"/>
          </w:tcPr>
          <w:p w14:paraId="5C7A79B4"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4.63%</w:t>
            </w:r>
          </w:p>
        </w:tc>
      </w:tr>
      <w:tr w:rsidR="00F54B80" w14:paraId="654EB816" w14:textId="77777777" w:rsidTr="00654A62">
        <w:trPr>
          <w:trHeight w:val="317"/>
          <w:tblCellSpacing w:w="15" w:type="dxa"/>
        </w:trPr>
        <w:tc>
          <w:tcPr>
            <w:tcW w:w="1084" w:type="dxa"/>
            <w:vAlign w:val="center"/>
          </w:tcPr>
          <w:p w14:paraId="34E0DD1E"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7</w:t>
            </w:r>
          </w:p>
        </w:tc>
        <w:tc>
          <w:tcPr>
            <w:tcW w:w="4364" w:type="dxa"/>
            <w:vAlign w:val="center"/>
          </w:tcPr>
          <w:p w14:paraId="318F9A3F"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绝育手术</w:t>
            </w:r>
            <w:r w:rsidRPr="00195EEC">
              <w:rPr>
                <w:sz w:val="21"/>
                <w:szCs w:val="21"/>
              </w:rPr>
              <w:t xml:space="preserve"> (Sterilization Surgery)</w:t>
            </w:r>
          </w:p>
        </w:tc>
        <w:tc>
          <w:tcPr>
            <w:tcW w:w="1813" w:type="dxa"/>
            <w:vAlign w:val="center"/>
          </w:tcPr>
          <w:p w14:paraId="6D1D2E43"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168</w:t>
            </w:r>
          </w:p>
        </w:tc>
        <w:tc>
          <w:tcPr>
            <w:tcW w:w="1656" w:type="dxa"/>
            <w:vAlign w:val="center"/>
          </w:tcPr>
          <w:p w14:paraId="1384B635"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4.44%</w:t>
            </w:r>
          </w:p>
        </w:tc>
      </w:tr>
      <w:tr w:rsidR="00F54B80" w14:paraId="2BA8736A" w14:textId="77777777" w:rsidTr="00654A62">
        <w:trPr>
          <w:trHeight w:val="317"/>
          <w:tblCellSpacing w:w="15" w:type="dxa"/>
        </w:trPr>
        <w:tc>
          <w:tcPr>
            <w:tcW w:w="1084" w:type="dxa"/>
            <w:vAlign w:val="center"/>
          </w:tcPr>
          <w:p w14:paraId="17F923F9"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8</w:t>
            </w:r>
          </w:p>
        </w:tc>
        <w:tc>
          <w:tcPr>
            <w:tcW w:w="4364" w:type="dxa"/>
            <w:vAlign w:val="center"/>
          </w:tcPr>
          <w:p w14:paraId="4BE5C439"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避孕科普</w:t>
            </w:r>
            <w:r w:rsidRPr="00195EEC">
              <w:rPr>
                <w:sz w:val="21"/>
                <w:szCs w:val="21"/>
              </w:rPr>
              <w:t xml:space="preserve"> (Contraception Education)</w:t>
            </w:r>
          </w:p>
        </w:tc>
        <w:tc>
          <w:tcPr>
            <w:tcW w:w="1813" w:type="dxa"/>
            <w:vAlign w:val="center"/>
          </w:tcPr>
          <w:p w14:paraId="48A5A476"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152</w:t>
            </w:r>
          </w:p>
        </w:tc>
        <w:tc>
          <w:tcPr>
            <w:tcW w:w="1656" w:type="dxa"/>
            <w:vAlign w:val="center"/>
          </w:tcPr>
          <w:p w14:paraId="15A30FF9"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4.02%</w:t>
            </w:r>
          </w:p>
        </w:tc>
      </w:tr>
      <w:tr w:rsidR="00F54B80" w14:paraId="16E21F99" w14:textId="77777777" w:rsidTr="00654A62">
        <w:trPr>
          <w:trHeight w:val="317"/>
          <w:tblCellSpacing w:w="15" w:type="dxa"/>
        </w:trPr>
        <w:tc>
          <w:tcPr>
            <w:tcW w:w="1084" w:type="dxa"/>
            <w:vAlign w:val="center"/>
          </w:tcPr>
          <w:p w14:paraId="78606692"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9</w:t>
            </w:r>
          </w:p>
        </w:tc>
        <w:tc>
          <w:tcPr>
            <w:tcW w:w="4364" w:type="dxa"/>
            <w:vAlign w:val="center"/>
          </w:tcPr>
          <w:p w14:paraId="254BF0AB"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节育器</w:t>
            </w:r>
            <w:r w:rsidRPr="00195EEC">
              <w:rPr>
                <w:sz w:val="21"/>
                <w:szCs w:val="21"/>
              </w:rPr>
              <w:t xml:space="preserve"> (IUD)</w:t>
            </w:r>
          </w:p>
        </w:tc>
        <w:tc>
          <w:tcPr>
            <w:tcW w:w="1813" w:type="dxa"/>
            <w:vAlign w:val="center"/>
          </w:tcPr>
          <w:p w14:paraId="6D5C8CE3"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113</w:t>
            </w:r>
          </w:p>
        </w:tc>
        <w:tc>
          <w:tcPr>
            <w:tcW w:w="1656" w:type="dxa"/>
            <w:vAlign w:val="center"/>
          </w:tcPr>
          <w:p w14:paraId="1295C638"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2.99%</w:t>
            </w:r>
          </w:p>
        </w:tc>
      </w:tr>
      <w:tr w:rsidR="00F54B80" w14:paraId="074DE221" w14:textId="77777777" w:rsidTr="00654A62">
        <w:trPr>
          <w:trHeight w:val="317"/>
          <w:tblCellSpacing w:w="15" w:type="dxa"/>
        </w:trPr>
        <w:tc>
          <w:tcPr>
            <w:tcW w:w="1084" w:type="dxa"/>
            <w:vAlign w:val="center"/>
          </w:tcPr>
          <w:p w14:paraId="7BE2EE78"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10</w:t>
            </w:r>
          </w:p>
        </w:tc>
        <w:tc>
          <w:tcPr>
            <w:tcW w:w="4364" w:type="dxa"/>
            <w:vAlign w:val="center"/>
          </w:tcPr>
          <w:p w14:paraId="4BE37325"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避孕失败</w:t>
            </w:r>
            <w:r w:rsidRPr="00195EEC">
              <w:rPr>
                <w:sz w:val="21"/>
                <w:szCs w:val="21"/>
              </w:rPr>
              <w:t xml:space="preserve"> (Contraceptive Failure)</w:t>
            </w:r>
          </w:p>
        </w:tc>
        <w:tc>
          <w:tcPr>
            <w:tcW w:w="1813" w:type="dxa"/>
            <w:vAlign w:val="center"/>
          </w:tcPr>
          <w:p w14:paraId="6FC52E87"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89</w:t>
            </w:r>
          </w:p>
        </w:tc>
        <w:tc>
          <w:tcPr>
            <w:tcW w:w="1656" w:type="dxa"/>
            <w:vAlign w:val="center"/>
          </w:tcPr>
          <w:p w14:paraId="7A96D3F2"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2.35%</w:t>
            </w:r>
          </w:p>
        </w:tc>
      </w:tr>
      <w:tr w:rsidR="00F54B80" w14:paraId="5C3E225F" w14:textId="77777777" w:rsidTr="00654A62">
        <w:trPr>
          <w:trHeight w:val="317"/>
          <w:tblCellSpacing w:w="15" w:type="dxa"/>
        </w:trPr>
        <w:tc>
          <w:tcPr>
            <w:tcW w:w="1084" w:type="dxa"/>
            <w:vAlign w:val="center"/>
          </w:tcPr>
          <w:p w14:paraId="51E8BF2A"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11</w:t>
            </w:r>
          </w:p>
        </w:tc>
        <w:tc>
          <w:tcPr>
            <w:tcW w:w="4364" w:type="dxa"/>
            <w:vAlign w:val="center"/>
          </w:tcPr>
          <w:p w14:paraId="68FA8A6B"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女用安全套</w:t>
            </w:r>
            <w:r w:rsidRPr="00195EEC">
              <w:rPr>
                <w:sz w:val="21"/>
                <w:szCs w:val="21"/>
              </w:rPr>
              <w:t xml:space="preserve"> (Female Condom)</w:t>
            </w:r>
          </w:p>
        </w:tc>
        <w:tc>
          <w:tcPr>
            <w:tcW w:w="1813" w:type="dxa"/>
            <w:vAlign w:val="center"/>
          </w:tcPr>
          <w:p w14:paraId="6E9D14BE"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76</w:t>
            </w:r>
          </w:p>
        </w:tc>
        <w:tc>
          <w:tcPr>
            <w:tcW w:w="1656" w:type="dxa"/>
            <w:vAlign w:val="center"/>
          </w:tcPr>
          <w:p w14:paraId="1B31B01E"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2.01%</w:t>
            </w:r>
          </w:p>
        </w:tc>
      </w:tr>
      <w:tr w:rsidR="00F54B80" w14:paraId="216047E2" w14:textId="77777777" w:rsidTr="00654A62">
        <w:trPr>
          <w:trHeight w:val="317"/>
          <w:tblCellSpacing w:w="15" w:type="dxa"/>
        </w:trPr>
        <w:tc>
          <w:tcPr>
            <w:tcW w:w="1084" w:type="dxa"/>
            <w:vAlign w:val="center"/>
          </w:tcPr>
          <w:p w14:paraId="56B98E8C"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12</w:t>
            </w:r>
          </w:p>
        </w:tc>
        <w:tc>
          <w:tcPr>
            <w:tcW w:w="4364" w:type="dxa"/>
            <w:vAlign w:val="center"/>
          </w:tcPr>
          <w:p w14:paraId="279E6A40"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新型避孕方式</w:t>
            </w:r>
            <w:r w:rsidRPr="00195EEC">
              <w:rPr>
                <w:sz w:val="21"/>
                <w:szCs w:val="21"/>
              </w:rPr>
              <w:t xml:space="preserve"> (Novel Contraceptive Methods)</w:t>
            </w:r>
          </w:p>
        </w:tc>
        <w:tc>
          <w:tcPr>
            <w:tcW w:w="1813" w:type="dxa"/>
            <w:vAlign w:val="center"/>
          </w:tcPr>
          <w:p w14:paraId="035EE77B"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68</w:t>
            </w:r>
          </w:p>
        </w:tc>
        <w:tc>
          <w:tcPr>
            <w:tcW w:w="1656" w:type="dxa"/>
            <w:vAlign w:val="center"/>
          </w:tcPr>
          <w:p w14:paraId="6AE2FF12"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1.80%</w:t>
            </w:r>
          </w:p>
        </w:tc>
      </w:tr>
      <w:tr w:rsidR="00F54B80" w14:paraId="430232F3" w14:textId="77777777" w:rsidTr="00654A62">
        <w:trPr>
          <w:trHeight w:val="317"/>
          <w:tblCellSpacing w:w="15" w:type="dxa"/>
        </w:trPr>
        <w:tc>
          <w:tcPr>
            <w:tcW w:w="1084" w:type="dxa"/>
            <w:vAlign w:val="center"/>
          </w:tcPr>
          <w:p w14:paraId="05B263C6"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13</w:t>
            </w:r>
          </w:p>
        </w:tc>
        <w:tc>
          <w:tcPr>
            <w:tcW w:w="4364" w:type="dxa"/>
            <w:vAlign w:val="center"/>
          </w:tcPr>
          <w:p w14:paraId="27AA5F06"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其他内容</w:t>
            </w:r>
            <w:r w:rsidRPr="00195EEC">
              <w:rPr>
                <w:sz w:val="21"/>
                <w:szCs w:val="21"/>
              </w:rPr>
              <w:t xml:space="preserve"> (Other)</w:t>
            </w:r>
          </w:p>
        </w:tc>
        <w:tc>
          <w:tcPr>
            <w:tcW w:w="1813" w:type="dxa"/>
            <w:vAlign w:val="center"/>
          </w:tcPr>
          <w:p w14:paraId="4E0C3695"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99</w:t>
            </w:r>
          </w:p>
        </w:tc>
        <w:tc>
          <w:tcPr>
            <w:tcW w:w="1656" w:type="dxa"/>
            <w:vAlign w:val="center"/>
          </w:tcPr>
          <w:p w14:paraId="4596BDF5"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2.62%</w:t>
            </w:r>
          </w:p>
        </w:tc>
      </w:tr>
      <w:tr w:rsidR="00F54B80" w14:paraId="2CF61695" w14:textId="77777777" w:rsidTr="00654A62">
        <w:trPr>
          <w:trHeight w:val="317"/>
          <w:tblCellSpacing w:w="15" w:type="dxa"/>
        </w:trPr>
        <w:tc>
          <w:tcPr>
            <w:tcW w:w="1084" w:type="dxa"/>
            <w:tcBorders>
              <w:bottom w:val="single" w:sz="6" w:space="0" w:color="auto"/>
            </w:tcBorders>
            <w:vAlign w:val="center"/>
          </w:tcPr>
          <w:p w14:paraId="4669710A"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b/>
                <w:bCs/>
                <w:sz w:val="21"/>
                <w:szCs w:val="21"/>
              </w:rPr>
              <w:t>总计</w:t>
            </w:r>
          </w:p>
        </w:tc>
        <w:tc>
          <w:tcPr>
            <w:tcW w:w="4364" w:type="dxa"/>
            <w:tcBorders>
              <w:bottom w:val="single" w:sz="6" w:space="0" w:color="auto"/>
            </w:tcBorders>
            <w:vAlign w:val="center"/>
          </w:tcPr>
          <w:p w14:paraId="56226187" w14:textId="77777777" w:rsidR="00F54B80" w:rsidRPr="00195EEC" w:rsidRDefault="00F54B80" w:rsidP="00654A62">
            <w:pPr>
              <w:pStyle w:val="altz"/>
              <w:wordWrap/>
              <w:adjustRightInd w:val="0"/>
              <w:snapToGrid/>
              <w:spacing w:line="240" w:lineRule="auto"/>
              <w:ind w:firstLineChars="0" w:firstLine="0"/>
              <w:rPr>
                <w:sz w:val="21"/>
                <w:szCs w:val="21"/>
              </w:rPr>
            </w:pPr>
          </w:p>
        </w:tc>
        <w:tc>
          <w:tcPr>
            <w:tcW w:w="1813" w:type="dxa"/>
            <w:tcBorders>
              <w:bottom w:val="single" w:sz="6" w:space="0" w:color="auto"/>
            </w:tcBorders>
            <w:vAlign w:val="center"/>
          </w:tcPr>
          <w:p w14:paraId="00044A2B"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b/>
                <w:bCs/>
                <w:sz w:val="21"/>
                <w:szCs w:val="21"/>
              </w:rPr>
              <w:t>3780</w:t>
            </w:r>
          </w:p>
        </w:tc>
        <w:tc>
          <w:tcPr>
            <w:tcW w:w="1656" w:type="dxa"/>
            <w:tcBorders>
              <w:bottom w:val="single" w:sz="6" w:space="0" w:color="auto"/>
            </w:tcBorders>
            <w:vAlign w:val="center"/>
          </w:tcPr>
          <w:p w14:paraId="3F9E0A18"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b/>
                <w:bCs/>
                <w:sz w:val="21"/>
                <w:szCs w:val="21"/>
              </w:rPr>
              <w:t>100.00%</w:t>
            </w:r>
          </w:p>
        </w:tc>
      </w:tr>
    </w:tbl>
    <w:p w14:paraId="1EBF7C06" w14:textId="32A43720" w:rsidR="00F54B80" w:rsidRDefault="00000000">
      <w:pPr>
        <w:pStyle w:val="altz"/>
        <w:ind w:firstLine="480"/>
      </w:pPr>
      <w:r>
        <w:rPr>
          <w:rFonts w:hint="eastAsia"/>
        </w:rPr>
        <w:t>从</w:t>
      </w:r>
      <w:r w:rsidR="00AE68A4" w:rsidRPr="00AE68A4">
        <w:fldChar w:fldCharType="begin"/>
      </w:r>
      <w:r w:rsidR="00AE68A4" w:rsidRPr="00AE68A4">
        <w:instrText xml:space="preserve"> </w:instrText>
      </w:r>
      <w:r w:rsidR="00AE68A4" w:rsidRPr="00AE68A4">
        <w:rPr>
          <w:rFonts w:hint="eastAsia"/>
        </w:rPr>
        <w:instrText>REF _Ref227948546 \h</w:instrText>
      </w:r>
      <w:r w:rsidR="00AE68A4" w:rsidRPr="00AE68A4">
        <w:instrText xml:space="preserve"> </w:instrText>
      </w:r>
      <w:r w:rsidR="00AE68A4" w:rsidRPr="00AE68A4">
        <w:fldChar w:fldCharType="separate"/>
      </w:r>
      <w:r w:rsidR="00AE68A4" w:rsidRPr="00AE68A4">
        <w:rPr>
          <w:rFonts w:hint="eastAsia"/>
        </w:rPr>
        <w:t>图</w:t>
      </w:r>
      <w:r w:rsidR="00AE68A4" w:rsidRPr="00AE68A4">
        <w:rPr>
          <w:rFonts w:hint="eastAsia"/>
        </w:rPr>
        <w:t xml:space="preserve"> </w:t>
      </w:r>
      <w:r w:rsidR="00AE68A4" w:rsidRPr="00AE68A4">
        <w:t>4</w:t>
      </w:r>
      <w:r w:rsidR="00AE68A4" w:rsidRPr="00AE68A4">
        <w:noBreakHyphen/>
        <w:t>1</w:t>
      </w:r>
      <w:r w:rsidR="00AE68A4" w:rsidRPr="00AE68A4">
        <w:fldChar w:fldCharType="end"/>
      </w:r>
      <w:r>
        <w:rPr>
          <w:rFonts w:hint="eastAsia"/>
        </w:rPr>
        <w:t>的统计结果可以看出，青少年用户的提问表现出明显的“头部集中”与“长尾分布”特征。</w:t>
      </w:r>
    </w:p>
    <w:p w14:paraId="7C09E02E" w14:textId="743C722A" w:rsidR="00F54B80" w:rsidRDefault="00000000">
      <w:pPr>
        <w:pStyle w:val="altz"/>
        <w:ind w:firstLine="480"/>
      </w:pPr>
      <w:r>
        <w:rPr>
          <w:rFonts w:hint="eastAsia"/>
        </w:rPr>
        <w:t>青少年的</w:t>
      </w:r>
      <w:r>
        <w:t>关注焦点</w:t>
      </w:r>
      <w:r>
        <w:rPr>
          <w:rFonts w:hint="eastAsia"/>
        </w:rPr>
        <w:t>在于</w:t>
      </w:r>
      <w:r>
        <w:t>基础知识</w:t>
      </w:r>
      <w:r>
        <w:rPr>
          <w:rFonts w:hint="eastAsia"/>
        </w:rPr>
        <w:t>和</w:t>
      </w:r>
      <w:r>
        <w:t>实用工具</w:t>
      </w:r>
      <w:r>
        <w:rPr>
          <w:rFonts w:hint="eastAsia"/>
        </w:rPr>
        <w:t>。“生殖健康科普”（</w:t>
      </w:r>
      <w:r>
        <w:rPr>
          <w:rFonts w:hint="eastAsia"/>
        </w:rPr>
        <w:t>31.85%</w:t>
      </w:r>
      <w:r>
        <w:rPr>
          <w:rFonts w:hint="eastAsia"/>
        </w:rPr>
        <w:t>）和“安全套”（</w:t>
      </w:r>
      <w:r>
        <w:rPr>
          <w:rFonts w:hint="eastAsia"/>
        </w:rPr>
        <w:t>22.62%</w:t>
      </w:r>
      <w:r>
        <w:rPr>
          <w:rFonts w:hint="eastAsia"/>
        </w:rPr>
        <w:t>）两大类占据了所有提问的半壁江山。可见青少年对基础生理知识、身体发育、性行为常识以及最常用、最易得的避孕工具——安全套，有着最为广泛和迫切的了解需求。</w:t>
      </w:r>
    </w:p>
    <w:p w14:paraId="33F2504A" w14:textId="06D8E1F8" w:rsidR="00F54B80" w:rsidRDefault="00000000">
      <w:pPr>
        <w:pStyle w:val="altz"/>
        <w:ind w:firstLine="480"/>
      </w:pPr>
      <w:r>
        <w:rPr>
          <w:rFonts w:hint="eastAsia"/>
        </w:rPr>
        <w:t>其次是对主流避孕方法的强烈关注。“避孕药”（</w:t>
      </w:r>
      <w:r>
        <w:rPr>
          <w:rFonts w:hint="eastAsia"/>
        </w:rPr>
        <w:t>10.08%</w:t>
      </w:r>
      <w:r>
        <w:rPr>
          <w:rFonts w:hint="eastAsia"/>
        </w:rPr>
        <w:t>）、“体外排精”（</w:t>
      </w:r>
      <w:r>
        <w:rPr>
          <w:rFonts w:hint="eastAsia"/>
        </w:rPr>
        <w:t>5.58%</w:t>
      </w:r>
      <w:r>
        <w:rPr>
          <w:rFonts w:hint="eastAsia"/>
        </w:rPr>
        <w:t>）和“安全期避孕”（</w:t>
      </w:r>
      <w:r>
        <w:rPr>
          <w:rFonts w:hint="eastAsia"/>
        </w:rPr>
        <w:t>5.00%</w:t>
      </w:r>
      <w:r>
        <w:rPr>
          <w:rFonts w:hint="eastAsia"/>
        </w:rPr>
        <w:t>）构成了第二梯队。尽管体外排精和安全期避孕被医学界公认为不可靠的避孕方式，但它们在</w:t>
      </w:r>
      <w:proofErr w:type="gramStart"/>
      <w:r>
        <w:rPr>
          <w:rFonts w:hint="eastAsia"/>
        </w:rPr>
        <w:t>评论区</w:t>
      </w:r>
      <w:proofErr w:type="gramEnd"/>
      <w:r>
        <w:rPr>
          <w:rFonts w:hint="eastAsia"/>
        </w:rPr>
        <w:t>依然引发了大量讨论。这从侧面反映出在青少年群体中，关于这些不推荐方法的认知误区和侥幸心理普遍存在。</w:t>
      </w:r>
    </w:p>
    <w:p w14:paraId="5DA37833" w14:textId="4511F43C" w:rsidR="00F54B80" w:rsidRDefault="00000000">
      <w:pPr>
        <w:pStyle w:val="altz"/>
        <w:ind w:firstLine="480"/>
      </w:pPr>
      <w:r>
        <w:rPr>
          <w:rFonts w:hint="eastAsia"/>
        </w:rPr>
        <w:t>同时关于高风险与敏感议题的讨论热度也不容忽视。“人工流产”（</w:t>
      </w:r>
      <w:r>
        <w:rPr>
          <w:rFonts w:hint="eastAsia"/>
        </w:rPr>
        <w:t>4.63%</w:t>
      </w:r>
      <w:r>
        <w:rPr>
          <w:rFonts w:hint="eastAsia"/>
        </w:rPr>
        <w:t>）和“绝育手术”（</w:t>
      </w:r>
      <w:r>
        <w:rPr>
          <w:rFonts w:hint="eastAsia"/>
        </w:rPr>
        <w:t>4.44%</w:t>
      </w:r>
      <w:r>
        <w:rPr>
          <w:rFonts w:hint="eastAsia"/>
        </w:rPr>
        <w:t>）虽然在视频内容中占比不高，但在</w:t>
      </w:r>
      <w:proofErr w:type="gramStart"/>
      <w:r>
        <w:rPr>
          <w:rFonts w:hint="eastAsia"/>
        </w:rPr>
        <w:t>评论区</w:t>
      </w:r>
      <w:proofErr w:type="gramEnd"/>
      <w:r>
        <w:rPr>
          <w:rFonts w:hint="eastAsia"/>
        </w:rPr>
        <w:t>却产生了相当数量的提问。可见这类高争议性、高风险的话题往往能激发更强烈的用户互动和讨论欲望。</w:t>
      </w:r>
    </w:p>
    <w:p w14:paraId="0E365CE4" w14:textId="781C72AF" w:rsidR="00F54B80" w:rsidRDefault="00AE68A4">
      <w:pPr>
        <w:pStyle w:val="altz"/>
        <w:ind w:firstLine="480"/>
      </w:pPr>
      <w:r>
        <w:rPr>
          <w:noProof/>
        </w:rPr>
        <w:lastRenderedPageBreak/>
        <mc:AlternateContent>
          <mc:Choice Requires="wps">
            <w:drawing>
              <wp:anchor distT="0" distB="0" distL="114300" distR="114300" simplePos="0" relativeHeight="251660288" behindDoc="0" locked="0" layoutInCell="1" allowOverlap="1" wp14:anchorId="76206686" wp14:editId="152CF71B">
                <wp:simplePos x="0" y="0"/>
                <wp:positionH relativeFrom="column">
                  <wp:posOffset>10033</wp:posOffset>
                </wp:positionH>
                <wp:positionV relativeFrom="paragraph">
                  <wp:posOffset>4057320</wp:posOffset>
                </wp:positionV>
                <wp:extent cx="5765800" cy="394970"/>
                <wp:effectExtent l="0" t="0" r="6350" b="5080"/>
                <wp:wrapTopAndBottom/>
                <wp:docPr id="728138228" name="文本框 1"/>
                <wp:cNvGraphicFramePr/>
                <a:graphic xmlns:a="http://schemas.openxmlformats.org/drawingml/2006/main">
                  <a:graphicData uri="http://schemas.microsoft.com/office/word/2010/wordprocessingShape">
                    <wps:wsp>
                      <wps:cNvSpPr txBox="1"/>
                      <wps:spPr>
                        <a:xfrm>
                          <a:off x="0" y="0"/>
                          <a:ext cx="5765800" cy="394970"/>
                        </a:xfrm>
                        <a:prstGeom prst="rect">
                          <a:avLst/>
                        </a:prstGeom>
                        <a:solidFill>
                          <a:prstClr val="white"/>
                        </a:solidFill>
                        <a:ln>
                          <a:noFill/>
                        </a:ln>
                      </wps:spPr>
                      <wps:txbx>
                        <w:txbxContent>
                          <w:p w14:paraId="0B5337FE" w14:textId="4E6732DF" w:rsidR="00F54B80" w:rsidRDefault="00000000" w:rsidP="00AE68A4">
                            <w:pPr>
                              <w:pStyle w:val="aff8"/>
                              <w:spacing w:before="163" w:after="326"/>
                            </w:pPr>
                            <w:bookmarkStart w:id="75" w:name="_Ref227948546"/>
                            <w:bookmarkStart w:id="76" w:name="_Toc227955939"/>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4</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1</w:t>
                            </w:r>
                            <w:r w:rsidR="00E0091A">
                              <w:fldChar w:fldCharType="end"/>
                            </w:r>
                            <w:bookmarkEnd w:id="75"/>
                            <w:r>
                              <w:rPr>
                                <w:rFonts w:hint="eastAsia"/>
                              </w:rPr>
                              <w:t xml:space="preserve"> </w:t>
                            </w:r>
                            <w:r>
                              <w:rPr>
                                <w:rFonts w:hint="eastAsia"/>
                              </w:rPr>
                              <w:t>用户评论问题主题分类分布</w:t>
                            </w:r>
                            <w:bookmarkEnd w:id="76"/>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 w14:anchorId="76206686" id="_x0000_s1027" type="#_x0000_t202" style="position:absolute;left:0;text-align:left;margin-left:.8pt;margin-top:319.45pt;width:454pt;height:31.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" stroked="f">
                <v:textbox inset="0,0,0,0">
                  <w:txbxContent>
                    <w:p w14:paraId="0B5337FE" w14:textId="4E6732DF" w:rsidR="00F54B80" w:rsidRDefault="00000000" w:rsidP="00AE68A4">
                      <w:pPr>
                        <w:pStyle w:val="aff8"/>
                        <w:spacing w:before="163" w:after="326"/>
                      </w:pPr>
                      <w:bookmarkStart w:id="77" w:name="_Ref227948546"/>
                      <w:bookmarkStart w:id="78" w:name="_Toc227955939"/>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4</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1</w:t>
                      </w:r>
                      <w:r w:rsidR="00E0091A">
                        <w:fldChar w:fldCharType="end"/>
                      </w:r>
                      <w:bookmarkEnd w:id="77"/>
                      <w:r>
                        <w:rPr>
                          <w:rFonts w:hint="eastAsia"/>
                        </w:rPr>
                        <w:t xml:space="preserve"> </w:t>
                      </w:r>
                      <w:r>
                        <w:rPr>
                          <w:rFonts w:hint="eastAsia"/>
                        </w:rPr>
                        <w:t>用户评论问题主题分类分布</w:t>
                      </w:r>
                      <w:bookmarkEnd w:id="78"/>
                    </w:p>
                  </w:txbxContent>
                </v:textbox>
                <w10:wrap type="topAndBottom"/>
              </v:shape>
            </w:pict>
          </mc:Fallback>
        </mc:AlternateContent>
      </w:r>
      <w:r>
        <w:rPr>
          <w:noProof/>
        </w:rPr>
        <w:drawing>
          <wp:anchor distT="0" distB="0" distL="114300" distR="114300" simplePos="0" relativeHeight="251659264" behindDoc="0" locked="0" layoutInCell="1" allowOverlap="1" wp14:anchorId="23595051" wp14:editId="7E63BCDC">
            <wp:simplePos x="0" y="0"/>
            <wp:positionH relativeFrom="column">
              <wp:posOffset>-66548</wp:posOffset>
            </wp:positionH>
            <wp:positionV relativeFrom="paragraph">
              <wp:posOffset>824865</wp:posOffset>
            </wp:positionV>
            <wp:extent cx="5840095" cy="3177540"/>
            <wp:effectExtent l="0" t="0" r="8255" b="3810"/>
            <wp:wrapTopAndBottom/>
            <wp:docPr id="1637320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20302" name="图片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840095" cy="317754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而如“节育器”、“女用安全套”、“新型避孕方式”等类别虽然问题数量较少，但它们的存在本身就说明了青少年的信息需求是多元化的，他们同样在积极探索和了解更多非主流的避孕选择。</w:t>
      </w:r>
    </w:p>
    <w:p w14:paraId="5FE7AEEC" w14:textId="77777777" w:rsidR="00F54B80" w:rsidRDefault="00000000">
      <w:pPr>
        <w:pStyle w:val="2"/>
        <w:spacing w:before="163" w:after="163"/>
        <w:rPr>
          <w:rFonts w:hint="eastAsia"/>
        </w:rPr>
      </w:pPr>
      <w:bookmarkStart w:id="79" w:name="_Toc227951595"/>
      <w:commentRangeStart w:id="80"/>
      <w:r>
        <w:rPr>
          <w:rFonts w:hint="eastAsia"/>
        </w:rPr>
        <w:t>不同主题下的问题特征分析</w:t>
      </w:r>
      <w:commentRangeEnd w:id="80"/>
      <w:r>
        <w:commentReference w:id="80"/>
      </w:r>
      <w:bookmarkEnd w:id="79"/>
    </w:p>
    <w:p w14:paraId="11EF7176" w14:textId="77777777" w:rsidR="00F54B80" w:rsidRDefault="00000000">
      <w:pPr>
        <w:pStyle w:val="altz"/>
        <w:ind w:firstLine="480"/>
      </w:pPr>
      <w:r>
        <w:rPr>
          <w:rFonts w:hint="eastAsia"/>
        </w:rPr>
        <w:t>定量分析揭示了关注度的分布格局，而深入每个主题的定性分析，则能让我们更细腻地理解青少年在生殖健康领域的具体困惑与诉求。</w:t>
      </w:r>
    </w:p>
    <w:p w14:paraId="237B04DD" w14:textId="77777777" w:rsidR="00F54B80" w:rsidRDefault="00000000">
      <w:pPr>
        <w:pStyle w:val="altz"/>
        <w:ind w:firstLine="480"/>
      </w:pPr>
      <w:r>
        <w:rPr>
          <w:rFonts w:hint="eastAsia"/>
        </w:rPr>
        <w:t>在问题数量最为庞大的“生殖健康科普”类别中，用户的提问包罗万象，构成了一部生动的青少年“十万个为什么”实录。其中，青少年对自身生理发育是否“正常”的普遍焦虑构成了提问的核心，大量诸如“</w:t>
      </w:r>
      <w:r>
        <w:rPr>
          <w:rFonts w:hint="eastAsia"/>
        </w:rPr>
        <w:t>16</w:t>
      </w:r>
      <w:r>
        <w:rPr>
          <w:rFonts w:hint="eastAsia"/>
        </w:rPr>
        <w:t>岁还有机会变长吗？”或“月经推迟十几天怎么办？”的问题，反映出他们对身体变化的密切关注与不确定感。这种对“标准”的探寻，从身体发育的被动观察延伸到了对性功能与行为表现的主动担忧，用户们在</w:t>
      </w:r>
      <w:proofErr w:type="gramStart"/>
      <w:r>
        <w:rPr>
          <w:rFonts w:hint="eastAsia"/>
        </w:rPr>
        <w:t>评论区</w:t>
      </w:r>
      <w:proofErr w:type="gramEnd"/>
      <w:r>
        <w:rPr>
          <w:rFonts w:hint="eastAsia"/>
        </w:rPr>
        <w:t>小心翼翼地探问“一天一次正常吗？”或“时间太长</w:t>
      </w:r>
      <w:r>
        <w:rPr>
          <w:rFonts w:hint="eastAsia"/>
        </w:rPr>
        <w:t>/</w:t>
      </w:r>
      <w:r>
        <w:rPr>
          <w:rFonts w:hint="eastAsia"/>
        </w:rPr>
        <w:t>太短怎么办？”，试图在同伴的匿名反馈中定位自身。与此同时，大量看似基础的问题，如“接吻会怀孕吗？”，反复出现，这清晰地表明基础性教育的普及仍有巨大空白。此外，该类别下还包含了大量关于具体疾病与卫生问题的咨询，例如“</w:t>
      </w:r>
      <w:r>
        <w:rPr>
          <w:rFonts w:hint="eastAsia"/>
        </w:rPr>
        <w:t>HPV</w:t>
      </w:r>
      <w:r>
        <w:rPr>
          <w:rFonts w:hint="eastAsia"/>
        </w:rPr>
        <w:t>是什么？”和“包皮过长要不要割？”，这标志着部分青少年已具备初步的健康风险意识，并开始主动寻求具体的防治信息。</w:t>
      </w:r>
    </w:p>
    <w:p w14:paraId="7672610E" w14:textId="77777777" w:rsidR="00F54B80" w:rsidRDefault="00000000">
      <w:pPr>
        <w:pStyle w:val="altz"/>
        <w:ind w:firstLine="480"/>
      </w:pPr>
      <w:r>
        <w:rPr>
          <w:rFonts w:hint="eastAsia"/>
        </w:rPr>
        <w:t>进一步转向更为具体和务实的“安全套”类别，提问的焦点集中在实际操作的细节上。这之中关于尺寸与适配性的问题出人意料地成为最高频的子类，用户们反复询问“怎</w:t>
      </w:r>
      <w:r>
        <w:rPr>
          <w:rFonts w:hint="eastAsia"/>
        </w:rPr>
        <w:lastRenderedPageBreak/>
        <w:t>么知道自己大小？”或“买的都太小</w:t>
      </w:r>
      <w:r>
        <w:rPr>
          <w:rFonts w:hint="eastAsia"/>
        </w:rPr>
        <w:t>/</w:t>
      </w:r>
      <w:r>
        <w:rPr>
          <w:rFonts w:hint="eastAsia"/>
        </w:rPr>
        <w:t>太松怎么办？”，这揭示了一个在公开教育中常被忽视的市场痛点与知识盲区。即便选对了尺寸，具体的使用方法与技巧依然困扰着大量新手，诸如“怎么分正反？”、“为什么要排空气？”等基础操作问题层出不穷。在解决了基本使用问题后，消费主义背景下的产品选择困惑也浮出水面，用户开始关心“什么牌子好用？”以及“颗粒</w:t>
      </w:r>
      <w:r>
        <w:rPr>
          <w:rFonts w:hint="eastAsia"/>
        </w:rPr>
        <w:t>/</w:t>
      </w:r>
      <w:r>
        <w:rPr>
          <w:rFonts w:hint="eastAsia"/>
        </w:rPr>
        <w:t>螺纹真的有用吗？”这类提升体验的问题。然而，所有这些实用性问题的背后，都潜藏着用户对避孕失败的畏惧，这一点在“戴了还怀孕的</w:t>
      </w:r>
      <w:r>
        <w:rPr>
          <w:rFonts w:hint="eastAsia"/>
        </w:rPr>
        <w:t>2%</w:t>
      </w:r>
      <w:r>
        <w:rPr>
          <w:rFonts w:hint="eastAsia"/>
        </w:rPr>
        <w:t>是怎么回事？”这类追问中体现得淋漓尽致。</w:t>
      </w:r>
    </w:p>
    <w:p w14:paraId="7A738C21" w14:textId="77777777" w:rsidR="00F54B80" w:rsidRDefault="00000000">
      <w:pPr>
        <w:pStyle w:val="altz"/>
        <w:ind w:firstLine="480"/>
      </w:pPr>
      <w:r>
        <w:rPr>
          <w:rFonts w:hint="eastAsia"/>
        </w:rPr>
        <w:t>关于“避孕药”的讨论，则体现了更高的知识门槛和更深的健康忧虑。提问首先集中在对“短效”、“长效”与“紧急”避孕药这几个基本概念的区分上。在此基础上，对副作用的担忧成为</w:t>
      </w:r>
      <w:proofErr w:type="gramStart"/>
      <w:r>
        <w:rPr>
          <w:rFonts w:hint="eastAsia"/>
        </w:rPr>
        <w:t>最</w:t>
      </w:r>
      <w:proofErr w:type="gramEnd"/>
      <w:r>
        <w:rPr>
          <w:rFonts w:hint="eastAsia"/>
        </w:rPr>
        <w:t>核心的关切点，几乎所有相关提问都伴随着对“吃了会胖吗？”、“会影响以后生育吗？”等远期健康影响的恐惧。即便决定使用，具体的服用方法，如“漏服了怎么办？”或“吃完多久能同房？”，依然是高频出现的疑问。一个值得注意的现象是，</w:t>
      </w:r>
      <w:proofErr w:type="gramStart"/>
      <w:r>
        <w:rPr>
          <w:rFonts w:hint="eastAsia"/>
        </w:rPr>
        <w:t>评论区</w:t>
      </w:r>
      <w:proofErr w:type="gramEnd"/>
      <w:r>
        <w:rPr>
          <w:rFonts w:hint="eastAsia"/>
        </w:rPr>
        <w:t>反复出现“男的能吃吗？”的提问，这不但源于对药物作用机制的好奇，也含蓄地表达了对女性独自承担避孕责任这一现状的质疑。</w:t>
      </w:r>
    </w:p>
    <w:p w14:paraId="3CB93E5D" w14:textId="308B4DB0" w:rsidR="00F54B80" w:rsidRDefault="00000000">
      <w:pPr>
        <w:pStyle w:val="altz"/>
        <w:ind w:firstLine="480"/>
      </w:pPr>
      <w:r>
        <w:rPr>
          <w:rFonts w:hint="eastAsia"/>
        </w:rPr>
        <w:t>最后，在“人工流产”这一主题下，</w:t>
      </w:r>
      <w:proofErr w:type="gramStart"/>
      <w:r>
        <w:rPr>
          <w:rFonts w:hint="eastAsia"/>
        </w:rPr>
        <w:t>评论区</w:t>
      </w:r>
      <w:proofErr w:type="gramEnd"/>
      <w:r>
        <w:rPr>
          <w:rFonts w:hint="eastAsia"/>
        </w:rPr>
        <w:t>的氛围变得异常沉重、严肃。用户的提问高度聚焦于程序与方法的咨询，如“药流和人流哪个伤害小？”以及对“过程有多痛？”的具体想象。这些问题的背后，是对流产后果，特别是对未来生育能力影响的极度恐惧，例如“打胎后再怀孕是不是更容易流产？”。讨论也并未止步于个人层面，部分评论上升到对堕胎权、生命权的法律与伦理探讨。更重要的在于，</w:t>
      </w:r>
      <w:proofErr w:type="gramStart"/>
      <w:r>
        <w:rPr>
          <w:rFonts w:hint="eastAsia"/>
        </w:rPr>
        <w:t>评论区</w:t>
      </w:r>
      <w:proofErr w:type="gramEnd"/>
      <w:r>
        <w:rPr>
          <w:rFonts w:hint="eastAsia"/>
        </w:rPr>
        <w:t>成为了经历者寻求情感支持、分享痛苦经历的场所，</w:t>
      </w:r>
      <w:r w:rsidR="006736BA">
        <w:rPr>
          <w:rFonts w:hint="eastAsia"/>
        </w:rPr>
        <w:t>充溢</w:t>
      </w:r>
      <w:r>
        <w:rPr>
          <w:rFonts w:hint="eastAsia"/>
        </w:rPr>
        <w:t>了悲伤、后悔与无助的情绪，使其成为一个交织着医学信息需求与心理慰藉需求的复杂场域。</w:t>
      </w:r>
    </w:p>
    <w:p w14:paraId="562E74EA" w14:textId="77777777" w:rsidR="00F54B80" w:rsidRDefault="00000000">
      <w:pPr>
        <w:pStyle w:val="2"/>
        <w:spacing w:before="163" w:after="163"/>
        <w:rPr>
          <w:rFonts w:hint="eastAsia"/>
        </w:rPr>
      </w:pPr>
      <w:bookmarkStart w:id="81" w:name="_Toc227951596"/>
      <w:r>
        <w:rPr>
          <w:rFonts w:hint="eastAsia"/>
        </w:rPr>
        <w:t>真实需求与潜在风险分析</w:t>
      </w:r>
      <w:bookmarkEnd w:id="81"/>
    </w:p>
    <w:p w14:paraId="6945BC11" w14:textId="77777777" w:rsidR="00F54B80" w:rsidRDefault="00000000">
      <w:pPr>
        <w:pStyle w:val="altz"/>
        <w:ind w:firstLine="480"/>
      </w:pPr>
      <w:r>
        <w:t>通过上述系统性的分类与特征分析，我们得以清晰地勾勒出隐藏在海量评论背后的青少年真实需求图谱，并识别出他们在数字信息生态中所面临的潜在风险。</w:t>
      </w:r>
    </w:p>
    <w:p w14:paraId="334CD96E" w14:textId="77777777" w:rsidR="00F54B80" w:rsidRDefault="00000000">
      <w:pPr>
        <w:pStyle w:val="altz"/>
        <w:ind w:firstLine="480"/>
      </w:pPr>
      <w:r>
        <w:t>青少年表现出对</w:t>
      </w:r>
      <w:r>
        <w:rPr>
          <w:rFonts w:hint="eastAsia"/>
        </w:rPr>
        <w:t>“</w:t>
      </w:r>
      <w:r>
        <w:t>可操作的</w:t>
      </w:r>
      <w:r>
        <w:rPr>
          <w:rFonts w:hint="eastAsia"/>
        </w:rPr>
        <w:t>”</w:t>
      </w:r>
      <w:r>
        <w:t>实用知识的极度渴求。他们最关心的问题并非宏大理论，而是聚焦于</w:t>
      </w:r>
      <w:r>
        <w:t>“</w:t>
      </w:r>
      <w:r>
        <w:t>我该怎么办</w:t>
      </w:r>
      <w:r>
        <w:t>”</w:t>
      </w:r>
      <w:r>
        <w:t>的具体行动指南，例如如何选择安全套尺寸、如何正确服药或如何处理避孕失败。这本质上是一种对风险的评估与规避需求，他们渴望通过掌握准确的知识来控制自身行为的后果，避免</w:t>
      </w:r>
      <w:r>
        <w:rPr>
          <w:rFonts w:hint="eastAsia"/>
        </w:rPr>
        <w:t>“</w:t>
      </w:r>
      <w:r>
        <w:t>会不会怀孕？</w:t>
      </w:r>
      <w:r>
        <w:rPr>
          <w:rFonts w:hint="eastAsia"/>
        </w:rPr>
        <w:t>”</w:t>
      </w:r>
      <w:r>
        <w:t>或</w:t>
      </w:r>
      <w:r>
        <w:rPr>
          <w:rFonts w:hint="eastAsia"/>
        </w:rPr>
        <w:t>“</w:t>
      </w:r>
      <w:r>
        <w:t>会不会得病？</w:t>
      </w:r>
      <w:r>
        <w:rPr>
          <w:rFonts w:hint="eastAsia"/>
        </w:rPr>
        <w:t>”</w:t>
      </w:r>
      <w:r>
        <w:t>这类核心焦虑的发生。</w:t>
      </w:r>
    </w:p>
    <w:p w14:paraId="263E111A" w14:textId="77777777" w:rsidR="00F54B80" w:rsidRDefault="00000000">
      <w:pPr>
        <w:pStyle w:val="altz"/>
        <w:ind w:firstLine="480"/>
      </w:pPr>
      <w:r>
        <w:t>这种需求超越了纯粹的技术层面，深入到心理与身份认同的构建。大量关于身体尺寸、性能力和生理反应的提问，其本质是在寻求一种确认</w:t>
      </w:r>
      <w:r>
        <w:t>——</w:t>
      </w:r>
      <w:r>
        <w:rPr>
          <w:rFonts w:hint="eastAsia"/>
        </w:rPr>
        <w:t>“</w:t>
      </w:r>
      <w:r>
        <w:t>我这样是正常的吗？</w:t>
      </w:r>
      <w:r>
        <w:rPr>
          <w:rFonts w:hint="eastAsia"/>
        </w:rPr>
        <w:t>”</w:t>
      </w:r>
      <w:r>
        <w:t>。是青春期个体在自我认知过程中的不确定感和对同伴压力的感知，他们迫切需要在匿名</w:t>
      </w:r>
      <w:r>
        <w:lastRenderedPageBreak/>
        <w:t>社群中找到坐标，以缓解身份焦虑。这自然地引出了更深</w:t>
      </w:r>
      <w:r>
        <w:rPr>
          <w:rFonts w:hint="eastAsia"/>
        </w:rPr>
        <w:t>层面的</w:t>
      </w:r>
      <w:r>
        <w:t>需求：对情感支持与</w:t>
      </w:r>
      <w:proofErr w:type="gramStart"/>
      <w:r>
        <w:t>同理心</w:t>
      </w:r>
      <w:proofErr w:type="gramEnd"/>
      <w:r>
        <w:t>回应的渴望。尤其是在面对流产、性病等充满</w:t>
      </w:r>
      <w:proofErr w:type="gramStart"/>
      <w:r>
        <w:t>污名化</w:t>
      </w:r>
      <w:proofErr w:type="gramEnd"/>
      <w:r>
        <w:t>色彩的话题时，青少年需要的不仅是冷冰冰的医学知识，更是温暖、不带评判的理解、安慰与支持。</w:t>
      </w:r>
    </w:p>
    <w:p w14:paraId="3622D881" w14:textId="77777777" w:rsidR="00F54B80" w:rsidRDefault="00000000">
      <w:pPr>
        <w:pStyle w:val="altz"/>
        <w:ind w:firstLine="480"/>
      </w:pPr>
      <w:r>
        <w:rPr>
          <w:rFonts w:hint="eastAsia"/>
        </w:rPr>
        <w:t>当然</w:t>
      </w:r>
      <w:r>
        <w:t>，这个充满活力的</w:t>
      </w:r>
      <w:r>
        <w:rPr>
          <w:rFonts w:hint="eastAsia"/>
        </w:rPr>
        <w:t>“</w:t>
      </w:r>
      <w:r>
        <w:t>问答社区</w:t>
      </w:r>
      <w:r>
        <w:rPr>
          <w:rFonts w:hint="eastAsia"/>
        </w:rPr>
        <w:t>”</w:t>
      </w:r>
      <w:r>
        <w:t>同样是一柄双</w:t>
      </w:r>
      <w:proofErr w:type="gramStart"/>
      <w:r>
        <w:t>刃</w:t>
      </w:r>
      <w:proofErr w:type="gramEnd"/>
      <w:r>
        <w:t>剑，其开放性与匿名性也滋生了不容忽视的风险。最直接的风险源于同伴间错误信息的循环传播。当一个焦虑的提问者遇到一个同样一知半解但热心的回答者时，</w:t>
      </w:r>
      <w:r>
        <w:rPr>
          <w:rFonts w:hint="eastAsia"/>
        </w:rPr>
        <w:t>“</w:t>
      </w:r>
      <w:r>
        <w:t>体外射精很安全</w:t>
      </w:r>
      <w:r>
        <w:rPr>
          <w:rFonts w:hint="eastAsia"/>
        </w:rPr>
        <w:t>”</w:t>
      </w:r>
      <w:r>
        <w:t>或</w:t>
      </w:r>
      <w:r>
        <w:rPr>
          <w:rFonts w:hint="eastAsia"/>
        </w:rPr>
        <w:t>“</w:t>
      </w:r>
      <w:r>
        <w:t>安全期绝对不会怀孕</w:t>
      </w:r>
      <w:r>
        <w:rPr>
          <w:rFonts w:hint="eastAsia"/>
        </w:rPr>
        <w:t>”</w:t>
      </w:r>
      <w:r>
        <w:t>这类错误信息就可能被当成</w:t>
      </w:r>
      <w:r>
        <w:t>“</w:t>
      </w:r>
      <w:r>
        <w:t>经验之谈</w:t>
      </w:r>
      <w:r>
        <w:t>”</w:t>
      </w:r>
      <w:r>
        <w:t>而广泛传播。这种现象的根源在于专业声音的缺位，形成了一个巨大的</w:t>
      </w:r>
      <w:r>
        <w:rPr>
          <w:rFonts w:hint="eastAsia"/>
        </w:rPr>
        <w:t>“</w:t>
      </w:r>
      <w:r>
        <w:t>问答真空</w:t>
      </w:r>
      <w:r>
        <w:rPr>
          <w:rFonts w:hint="eastAsia"/>
        </w:rPr>
        <w:t>”</w:t>
      </w:r>
      <w:r>
        <w:t>。青少年提出的成千上万</w:t>
      </w:r>
      <w:proofErr w:type="gramStart"/>
      <w:r>
        <w:t>个</w:t>
      </w:r>
      <w:proofErr w:type="gramEnd"/>
      <w:r>
        <w:t>问题，绝大多数沉没在同伴的众说纷纭中，得不到及时、准确的专业回应，这是当前数字健康传播最核心的困境。</w:t>
      </w:r>
    </w:p>
    <w:p w14:paraId="748E0D88" w14:textId="77777777" w:rsidR="00F54B80" w:rsidRDefault="00000000">
      <w:pPr>
        <w:pStyle w:val="altz"/>
        <w:ind w:firstLine="480"/>
      </w:pPr>
      <w:r>
        <w:t>其次，这种信息生态也带来了认知层面的风险。一方面，对体外射精、安全期等不可靠方法的持续高热度讨论，直接暴露并可能固化了青少年在高效避孕方法认知上的巨大盲区，而这种知识盲区与危险行为的发生紧密相关，是导致非意愿妊娠高发的重要原因之一。另一方面，当青少年试图寻求可靠信息时，又可能陷入</w:t>
      </w:r>
      <w:r>
        <w:rPr>
          <w:rFonts w:hint="eastAsia"/>
        </w:rPr>
        <w:t>“</w:t>
      </w:r>
      <w:r>
        <w:t>信息过载</w:t>
      </w:r>
      <w:r>
        <w:rPr>
          <w:rFonts w:hint="eastAsia"/>
        </w:rPr>
        <w:t>”</w:t>
      </w:r>
      <w:r>
        <w:t>所导致的决策瘫痪与焦虑放大。面对五花八门的品牌、褒贬不一的体验分享，以及</w:t>
      </w:r>
      <w:proofErr w:type="gramStart"/>
      <w:r>
        <w:t>评论区</w:t>
      </w:r>
      <w:proofErr w:type="gramEnd"/>
      <w:r>
        <w:t>中对副作用、失败案例的集中渲染，青少年在决策时可能感到无所适从，甚至产生</w:t>
      </w:r>
      <w:r>
        <w:rPr>
          <w:rFonts w:hint="eastAsia"/>
        </w:rPr>
        <w:t>“</w:t>
      </w:r>
      <w:r>
        <w:t>恐避孕</w:t>
      </w:r>
      <w:r>
        <w:rPr>
          <w:rFonts w:hint="eastAsia"/>
        </w:rPr>
        <w:t>”</w:t>
      </w:r>
      <w:r>
        <w:t>的心态，反而选择了风险更高的行为。</w:t>
      </w:r>
    </w:p>
    <w:p w14:paraId="4F482566" w14:textId="77777777" w:rsidR="00F54B80" w:rsidRDefault="00000000">
      <w:pPr>
        <w:pStyle w:val="2"/>
        <w:spacing w:before="163" w:after="163"/>
        <w:rPr>
          <w:rFonts w:hint="eastAsia"/>
        </w:rPr>
      </w:pPr>
      <w:bookmarkStart w:id="82" w:name="_Toc227951597"/>
      <w:r>
        <w:rPr>
          <w:rFonts w:hint="eastAsia"/>
        </w:rPr>
        <w:t>与已有研究的比较</w:t>
      </w:r>
      <w:bookmarkEnd w:id="82"/>
    </w:p>
    <w:p w14:paraId="6DE55791" w14:textId="77777777" w:rsidR="00F54B80" w:rsidRDefault="00000000">
      <w:pPr>
        <w:pStyle w:val="altz"/>
        <w:ind w:firstLine="480"/>
      </w:pPr>
      <w:r>
        <w:rPr>
          <w:rFonts w:hint="eastAsia"/>
        </w:rPr>
        <w:t>本章的发现与现有研究既有一致性，也提供了新的视角与证据。</w:t>
      </w:r>
    </w:p>
    <w:p w14:paraId="21C5A9B6" w14:textId="77777777" w:rsidR="00F54B80" w:rsidRDefault="00000000">
      <w:pPr>
        <w:pStyle w:val="altz"/>
        <w:ind w:firstLine="480"/>
      </w:pPr>
      <w:r>
        <w:rPr>
          <w:rFonts w:hint="eastAsia"/>
        </w:rPr>
        <w:t>研究的结果强有力地印证了</w:t>
      </w:r>
      <w:commentRangeStart w:id="83"/>
      <w:r>
        <w:rPr>
          <w:rFonts w:hint="eastAsia"/>
        </w:rPr>
        <w:t>Zori</w:t>
      </w:r>
      <w:r>
        <w:rPr>
          <w:rFonts w:hint="eastAsia"/>
        </w:rPr>
        <w:t>等人</w:t>
      </w:r>
      <w:r>
        <w:rPr>
          <w:rFonts w:hint="eastAsia"/>
        </w:rPr>
        <w:t>(2023)</w:t>
      </w:r>
      <w:r>
        <w:rPr>
          <w:rFonts w:hint="eastAsia"/>
        </w:rPr>
        <w:t>和</w:t>
      </w:r>
      <w:r>
        <w:rPr>
          <w:rFonts w:hint="eastAsia"/>
        </w:rPr>
        <w:t>Wang</w:t>
      </w:r>
      <w:r>
        <w:rPr>
          <w:rFonts w:hint="eastAsia"/>
        </w:rPr>
        <w:t>等人</w:t>
      </w:r>
      <w:r>
        <w:rPr>
          <w:rFonts w:hint="eastAsia"/>
        </w:rPr>
        <w:t>(2025)</w:t>
      </w:r>
      <w:r>
        <w:rPr>
          <w:rFonts w:hint="eastAsia"/>
        </w:rPr>
        <w:t>的结论</w:t>
      </w:r>
      <w:commentRangeEnd w:id="83"/>
      <w:r w:rsidR="006736BA">
        <w:rPr>
          <w:rStyle w:val="afc"/>
        </w:rPr>
        <w:commentReference w:id="83"/>
      </w:r>
      <w:r>
        <w:rPr>
          <w:rFonts w:hint="eastAsia"/>
        </w:rPr>
        <w:t>，即社交媒体，特别是像</w:t>
      </w:r>
      <w:r>
        <w:rPr>
          <w:rFonts w:hint="eastAsia"/>
        </w:rPr>
        <w:t>Bilibili</w:t>
      </w:r>
      <w:r>
        <w:rPr>
          <w:rFonts w:hint="eastAsia"/>
        </w:rPr>
        <w:t>这样的视频平台，已成为青少年获取生殖健康信息的核心渠道，其匿名性和互动性为讨论敏感话题创造了条件。</w:t>
      </w:r>
    </w:p>
    <w:p w14:paraId="739AFC19" w14:textId="1CD9831F" w:rsidR="00F54B80" w:rsidRDefault="00000000">
      <w:pPr>
        <w:pStyle w:val="altz"/>
        <w:ind w:firstLine="480"/>
      </w:pPr>
      <w:r>
        <w:rPr>
          <w:rFonts w:hint="eastAsia"/>
        </w:rPr>
        <w:t>本研究通过对评论的直接分析，为“青少年信息需求”提供了前所未有的粒度。以往研究多通过分析视频内容来推断用户兴趣，而本研究直接分析“提问”，从而将研究视角从“平台供给了什么”转向了“用户想要什么”。而如</w:t>
      </w:r>
      <w:r w:rsidR="006736BA">
        <w:rPr>
          <w:rFonts w:hint="eastAsia"/>
        </w:rPr>
        <w:t>通过本研究</w:t>
      </w:r>
      <w:r>
        <w:rPr>
          <w:rFonts w:hint="eastAsia"/>
        </w:rPr>
        <w:t>我们不仅知道“安全套”是热门话题，更通过评论分析精准定位到“尺寸选择”是该话题下的第一痛点。这为内容创作者和教育者提供了更精准的选题方向。</w:t>
      </w:r>
    </w:p>
    <w:p w14:paraId="21CA1B44" w14:textId="77777777" w:rsidR="00F54B80" w:rsidRDefault="00000000">
      <w:pPr>
        <w:pStyle w:val="altz"/>
        <w:ind w:firstLine="480"/>
      </w:pPr>
      <w:r>
        <w:rPr>
          <w:rFonts w:hint="eastAsia"/>
        </w:rPr>
        <w:t>研究同样发现如“人工流产”等</w:t>
      </w:r>
      <w:proofErr w:type="gramStart"/>
      <w:r>
        <w:rPr>
          <w:rFonts w:hint="eastAsia"/>
        </w:rPr>
        <w:t>小众但敏感</w:t>
      </w:r>
      <w:proofErr w:type="gramEnd"/>
      <w:r>
        <w:rPr>
          <w:rFonts w:hint="eastAsia"/>
        </w:rPr>
        <w:t>的话题能引发不成比例的高互动。本章的评论分类结果（“人工流产”类问题数量排名第六，热度不低）即证实了这一点，说明高</w:t>
      </w:r>
      <w:proofErr w:type="gramStart"/>
      <w:r>
        <w:rPr>
          <w:rFonts w:hint="eastAsia"/>
        </w:rPr>
        <w:t>互动率</w:t>
      </w:r>
      <w:proofErr w:type="gramEnd"/>
      <w:r>
        <w:rPr>
          <w:rFonts w:hint="eastAsia"/>
        </w:rPr>
        <w:t>的背后，是大量真实、迫切的用户提问在驱动。这揭示了用户参与度的深层本质，是未被满足的信息需求的直接体现。</w:t>
      </w:r>
    </w:p>
    <w:p w14:paraId="6AB8A9B4" w14:textId="77777777" w:rsidR="00F54B80" w:rsidRDefault="00000000">
      <w:pPr>
        <w:pStyle w:val="altz"/>
        <w:ind w:firstLine="480"/>
      </w:pPr>
      <w:r>
        <w:rPr>
          <w:rFonts w:hint="eastAsia"/>
        </w:rPr>
        <w:t>本研究也揭示了社交媒体健康传播中的“问答真空”现象。以往研究多在讨论错误</w:t>
      </w:r>
      <w:r>
        <w:rPr>
          <w:rFonts w:hint="eastAsia"/>
        </w:rPr>
        <w:lastRenderedPageBreak/>
        <w:t>信息的泛滥，而本研究则通过海量问题数据的呈现，直观地展示了这个供需极度不平衡的“市场”——需求（提问）旺盛，而优质供给（专业回答）严重缺位。</w:t>
      </w:r>
    </w:p>
    <w:p w14:paraId="1DCFA594" w14:textId="77777777" w:rsidR="00F54B80" w:rsidRDefault="00000000">
      <w:pPr>
        <w:pStyle w:val="2"/>
        <w:spacing w:before="163" w:after="163"/>
        <w:rPr>
          <w:rFonts w:hint="eastAsia"/>
        </w:rPr>
      </w:pPr>
      <w:bookmarkStart w:id="84" w:name="_Toc227951598"/>
      <w:commentRangeStart w:id="85"/>
      <w:r>
        <w:rPr>
          <w:rFonts w:hint="eastAsia"/>
        </w:rPr>
        <w:t>本章小结</w:t>
      </w:r>
      <w:bookmarkEnd w:id="84"/>
    </w:p>
    <w:p w14:paraId="58D61580" w14:textId="77777777" w:rsidR="00F54B80" w:rsidRDefault="00000000">
      <w:pPr>
        <w:pStyle w:val="altz"/>
        <w:ind w:firstLine="480"/>
      </w:pPr>
      <w:r>
        <w:rPr>
          <w:rFonts w:hint="eastAsia"/>
        </w:rPr>
        <w:t>本章通过对</w:t>
      </w:r>
      <w:r>
        <w:rPr>
          <w:rFonts w:hint="eastAsia"/>
        </w:rPr>
        <w:t>Bilibili</w:t>
      </w:r>
      <w:r>
        <w:rPr>
          <w:rFonts w:hint="eastAsia"/>
        </w:rPr>
        <w:t>平台</w:t>
      </w:r>
      <w:r>
        <w:rPr>
          <w:rFonts w:hint="eastAsia"/>
        </w:rPr>
        <w:t>3780</w:t>
      </w:r>
      <w:r>
        <w:rPr>
          <w:rFonts w:hint="eastAsia"/>
        </w:rPr>
        <w:t>条青少年生殖健康相关评论的系统性分类与分析，深入洞察了当代青少年在数字环境下的真实信息需求图景。研究发现，青少年的关注点高度集中于安全套使用、基础生理知识等实用性议题，同时对人工流产等高风险、高敏感话题抱有强烈的讨论意愿。</w:t>
      </w:r>
    </w:p>
    <w:p w14:paraId="32E2997B" w14:textId="77777777" w:rsidR="00F54B80" w:rsidRDefault="00000000">
      <w:pPr>
        <w:pStyle w:val="altz"/>
        <w:ind w:firstLine="480"/>
      </w:pPr>
      <w:r>
        <w:rPr>
          <w:rFonts w:hint="eastAsia"/>
        </w:rPr>
        <w:t>通过对不同主题下问题特征的定性分析，本研究描绘了青少年在尺寸适配、药物副作用、操作细节、风险恐惧和情感支持等方面的具体困惑。这些发现共同揭示了青少年对可操作的实用知识、对“正常”的身份认同、对风险评估以及对情感支持的四大核心需求。然而，在这些旺盛的需求背后，是同伴间错误信息传播、危险行为认知不足以及专业声音严重缺位的巨大风险。</w:t>
      </w:r>
    </w:p>
    <w:p w14:paraId="34EAA9AE" w14:textId="77777777" w:rsidR="00F54B80" w:rsidRDefault="00000000">
      <w:pPr>
        <w:pStyle w:val="altz"/>
        <w:ind w:firstLine="480"/>
        <w:sectPr w:rsidR="00F54B80">
          <w:headerReference w:type="default" r:id="rId35"/>
          <w:endnotePr>
            <w:numFmt w:val="decimal"/>
          </w:endnotePr>
          <w:pgSz w:w="11906" w:h="16838"/>
          <w:pgMar w:top="1701" w:right="1418" w:bottom="1701" w:left="1418" w:header="851" w:footer="850" w:gutter="0"/>
          <w:cols w:space="425"/>
          <w:docGrid w:type="linesAndChars" w:linePitch="326"/>
        </w:sectPr>
      </w:pPr>
      <w:r>
        <w:rPr>
          <w:rFonts w:hint="eastAsia"/>
        </w:rPr>
        <w:t>本章的分析不仅为理解青少年数字健康行为提供了来自需求侧的一手数据，更重要的是，它清晰地指出了当</w:t>
      </w:r>
      <w:proofErr w:type="gramStart"/>
      <w:r>
        <w:rPr>
          <w:rFonts w:hint="eastAsia"/>
        </w:rPr>
        <w:t>前健康</w:t>
      </w:r>
      <w:proofErr w:type="gramEnd"/>
      <w:r>
        <w:rPr>
          <w:rFonts w:hint="eastAsia"/>
        </w:rPr>
        <w:t>教育的痛点与机遇。这些被识别、被分类的真实用户问题，正是构建下一代智能健康教育工具最宝贵的“原材料”。</w:t>
      </w:r>
      <w:commentRangeEnd w:id="85"/>
      <w:r>
        <w:commentReference w:id="85"/>
      </w:r>
    </w:p>
    <w:p w14:paraId="77C45ADE" w14:textId="77777777" w:rsidR="00F54B80" w:rsidRDefault="00000000">
      <w:pPr>
        <w:pStyle w:val="1"/>
        <w:spacing w:before="326" w:after="326"/>
        <w:rPr>
          <w:rFonts w:hint="eastAsia"/>
        </w:rPr>
      </w:pPr>
      <w:bookmarkStart w:id="86" w:name="_Toc227951599"/>
      <w:r>
        <w:rPr>
          <w:rFonts w:hint="eastAsia"/>
        </w:rPr>
        <w:lastRenderedPageBreak/>
        <w:t>基于大语言模型的问题规范化与问答数据集构建</w:t>
      </w:r>
      <w:bookmarkEnd w:id="86"/>
    </w:p>
    <w:p w14:paraId="67C0C392" w14:textId="0F40EA13" w:rsidR="00F54B80" w:rsidRDefault="00000000" w:rsidP="00393831">
      <w:pPr>
        <w:pStyle w:val="altz"/>
        <w:ind w:firstLine="480"/>
      </w:pPr>
      <w:commentRangeStart w:id="87"/>
      <w:r>
        <w:t>源自真实网络语境的原始问题，往往呈现出零散、口语化、语义模糊甚至包含错误信息的特点，无法直接作为高质量的训练语料用于大语言模型的微调。本章的任务是设计一套系统化的流程，将原始、非结构化的用户提问，转化为兼具科学性、教育性和</w:t>
      </w:r>
      <w:proofErr w:type="gramStart"/>
      <w:r>
        <w:t>可</w:t>
      </w:r>
      <w:proofErr w:type="gramEnd"/>
      <w:r>
        <w:t>训练性的高质量问答（</w:t>
      </w:r>
      <w:r>
        <w:t>Q&amp;A</w:t>
      </w:r>
      <w:r>
        <w:t>）数据集。</w:t>
      </w:r>
      <w:commentRangeEnd w:id="87"/>
      <w:r>
        <w:commentReference w:id="87"/>
      </w:r>
    </w:p>
    <w:p w14:paraId="09A2EE3D" w14:textId="77777777" w:rsidR="00F54B80" w:rsidRDefault="00000000">
      <w:pPr>
        <w:pStyle w:val="altz"/>
        <w:ind w:firstLine="480"/>
      </w:pPr>
      <w:r>
        <w:t>本章将首先阐述问题规范化的设计目标与原则，并介绍如何利用大语言模型（</w:t>
      </w:r>
      <w:r>
        <w:t>LLM</w:t>
      </w:r>
      <w:r>
        <w:t>）实现这一过程。随后，将详细说明问答对中</w:t>
      </w:r>
      <w:r>
        <w:t>“</w:t>
      </w:r>
      <w:r>
        <w:t>答案</w:t>
      </w:r>
      <w:r>
        <w:t>”</w:t>
      </w:r>
      <w:r>
        <w:t>部分的生成方法，包括其生成原则、提示词工程设计，以及确保内容质量的人工修订与专家审核机制。</w:t>
      </w:r>
    </w:p>
    <w:p w14:paraId="42DEF6ED" w14:textId="77777777" w:rsidR="00F54B80" w:rsidRDefault="00000000">
      <w:pPr>
        <w:pStyle w:val="2"/>
        <w:spacing w:before="163" w:after="163"/>
        <w:rPr>
          <w:rFonts w:hint="eastAsia"/>
        </w:rPr>
      </w:pPr>
      <w:bookmarkStart w:id="88" w:name="_Toc227951600"/>
      <w:r>
        <w:rPr>
          <w:rFonts w:hint="eastAsia"/>
        </w:rPr>
        <w:t>问题规范化设计</w:t>
      </w:r>
      <w:bookmarkEnd w:id="88"/>
    </w:p>
    <w:p w14:paraId="54DA4BFD" w14:textId="77777777" w:rsidR="00F54B80" w:rsidRDefault="00000000">
      <w:pPr>
        <w:pStyle w:val="altz"/>
        <w:ind w:firstLine="480"/>
      </w:pPr>
      <w:r>
        <w:rPr>
          <w:rFonts w:hint="eastAsia"/>
        </w:rPr>
        <w:t>问题规范化是将原始用户评论转化为标准、清晰问题的关键第一步。其目的是在保留用户真实意图的前提下，消除语言表达上的歧义与不规范，为后续生成高质量答案和模型训练奠定坚实基础。</w:t>
      </w:r>
    </w:p>
    <w:p w14:paraId="46F96743" w14:textId="77777777" w:rsidR="00F54B80" w:rsidRDefault="00000000">
      <w:pPr>
        <w:pStyle w:val="3"/>
        <w:spacing w:before="163" w:after="163"/>
        <w:rPr>
          <w:rFonts w:hint="eastAsia"/>
        </w:rPr>
      </w:pPr>
      <w:bookmarkStart w:id="89" w:name="_Toc227951601"/>
      <w:r>
        <w:rPr>
          <w:rFonts w:hint="eastAsia"/>
        </w:rPr>
        <w:t>规范化目标</w:t>
      </w:r>
      <w:bookmarkEnd w:id="89"/>
    </w:p>
    <w:p w14:paraId="68FB4DFA" w14:textId="77777777" w:rsidR="00F54B80" w:rsidRDefault="00000000">
      <w:pPr>
        <w:pStyle w:val="altz"/>
        <w:ind w:firstLine="480"/>
      </w:pPr>
      <w:r>
        <w:rPr>
          <w:rFonts w:hint="eastAsia"/>
        </w:rPr>
        <w:t>为确保转化后的问题既能忠实反映用户需求，又符合健康教育的严谨要求，研究拟定了以下四个核心目标：</w:t>
      </w:r>
    </w:p>
    <w:p w14:paraId="61860FBD" w14:textId="77777777" w:rsidR="00F54B80" w:rsidRDefault="00000000">
      <w:pPr>
        <w:pStyle w:val="altz"/>
        <w:numPr>
          <w:ilvl w:val="0"/>
          <w:numId w:val="18"/>
        </w:numPr>
        <w:ind w:firstLineChars="0"/>
      </w:pPr>
      <w:r>
        <w:rPr>
          <w:rFonts w:hint="eastAsia"/>
        </w:rPr>
        <w:t>语义清晰：转化后的问题应具备明确、无歧义的语义，即使脱离原始的评论上下文，也能被独立理解。这意味着需要补全省略的语境，</w:t>
      </w:r>
      <w:proofErr w:type="gramStart"/>
      <w:r>
        <w:rPr>
          <w:rFonts w:hint="eastAsia"/>
        </w:rPr>
        <w:t>明确指</w:t>
      </w:r>
      <w:proofErr w:type="gramEnd"/>
      <w:r>
        <w:rPr>
          <w:rFonts w:hint="eastAsia"/>
        </w:rPr>
        <w:t>代对象。</w:t>
      </w:r>
    </w:p>
    <w:p w14:paraId="6F16B440" w14:textId="77777777" w:rsidR="00F54B80" w:rsidRDefault="00000000">
      <w:pPr>
        <w:pStyle w:val="altz"/>
        <w:numPr>
          <w:ilvl w:val="0"/>
          <w:numId w:val="18"/>
        </w:numPr>
        <w:ind w:firstLineChars="0"/>
      </w:pPr>
      <w:r>
        <w:rPr>
          <w:rFonts w:hint="eastAsia"/>
        </w:rPr>
        <w:t>医学表达规范：将原始提问中可能存在的俚语、错别字或不准确的医学术语，修正为标准的医学或科普表达。例如，将“体外”修正为“体外排精法”，将“紧急药”明确为“紧急避孕药”。</w:t>
      </w:r>
    </w:p>
    <w:p w14:paraId="550DFF59" w14:textId="77777777" w:rsidR="00F54B80" w:rsidRDefault="00000000">
      <w:pPr>
        <w:pStyle w:val="altz"/>
        <w:numPr>
          <w:ilvl w:val="0"/>
          <w:numId w:val="18"/>
        </w:numPr>
        <w:ind w:firstLineChars="0"/>
      </w:pPr>
      <w:r>
        <w:rPr>
          <w:rFonts w:hint="eastAsia"/>
        </w:rPr>
        <w:t>保留原始提问意图：规范化过程必须以最大程度地忠于用户原始提问的核心疑虑为首要前提，避免任何形式的曲解、过度引申或信息增删。</w:t>
      </w:r>
    </w:p>
    <w:p w14:paraId="1509DC2A" w14:textId="77777777" w:rsidR="00F54B80" w:rsidRDefault="00000000">
      <w:pPr>
        <w:pStyle w:val="altz"/>
        <w:numPr>
          <w:ilvl w:val="0"/>
          <w:numId w:val="18"/>
        </w:numPr>
        <w:ind w:firstLineChars="0"/>
      </w:pPr>
      <w:r>
        <w:rPr>
          <w:rFonts w:hint="eastAsia"/>
        </w:rPr>
        <w:t>适用于健康教育场景：最终产出的问题应具有普适性和代表性，能够作为一个典型的案例，用于更广泛的青少年健康教育材料或智能问答系统的知识库中。</w:t>
      </w:r>
    </w:p>
    <w:p w14:paraId="36500123" w14:textId="77777777" w:rsidR="00F54B80" w:rsidRDefault="00000000">
      <w:pPr>
        <w:pStyle w:val="3"/>
        <w:spacing w:before="163" w:after="163"/>
        <w:rPr>
          <w:rFonts w:hint="eastAsia"/>
        </w:rPr>
      </w:pPr>
      <w:bookmarkStart w:id="90" w:name="_Toc227951602"/>
      <w:r>
        <w:rPr>
          <w:rFonts w:hint="eastAsia"/>
        </w:rPr>
        <w:t>规范化原则</w:t>
      </w:r>
      <w:bookmarkEnd w:id="90"/>
    </w:p>
    <w:p w14:paraId="3648794D" w14:textId="77777777" w:rsidR="00F54B80" w:rsidRDefault="00000000">
      <w:pPr>
        <w:pStyle w:val="altz"/>
        <w:ind w:firstLine="480"/>
      </w:pPr>
      <w:r>
        <w:rPr>
          <w:rFonts w:hint="eastAsia"/>
        </w:rPr>
        <w:t>为实现上述目标，并对大语言模型的行为进行有效约束，本研究制定了以下四项基本原则，作为问题规范化过程中的核心要求：</w:t>
      </w:r>
    </w:p>
    <w:p w14:paraId="78355DE5" w14:textId="77777777" w:rsidR="00F54B80" w:rsidRDefault="00000000">
      <w:pPr>
        <w:pStyle w:val="altz"/>
        <w:numPr>
          <w:ilvl w:val="0"/>
          <w:numId w:val="19"/>
        </w:numPr>
        <w:ind w:firstLineChars="0"/>
      </w:pPr>
      <w:r>
        <w:rPr>
          <w:rFonts w:hint="eastAsia"/>
        </w:rPr>
        <w:t>不改变核心语义原则：严禁改变提问者</w:t>
      </w:r>
      <w:proofErr w:type="gramStart"/>
      <w:r>
        <w:rPr>
          <w:rFonts w:hint="eastAsia"/>
        </w:rPr>
        <w:t>最</w:t>
      </w:r>
      <w:proofErr w:type="gramEnd"/>
      <w:r>
        <w:rPr>
          <w:rFonts w:hint="eastAsia"/>
        </w:rPr>
        <w:t>核心的疑问点。例如，如果用户问“漏服了一天避孕药怎么办？”，规范化时不能将其改为“如何正确服用避孕药？”。</w:t>
      </w:r>
    </w:p>
    <w:p w14:paraId="32602183" w14:textId="77777777" w:rsidR="00F54B80" w:rsidRDefault="00000000">
      <w:pPr>
        <w:pStyle w:val="altz"/>
        <w:numPr>
          <w:ilvl w:val="0"/>
          <w:numId w:val="19"/>
        </w:numPr>
        <w:ind w:firstLineChars="0"/>
      </w:pPr>
      <w:r>
        <w:rPr>
          <w:rFonts w:hint="eastAsia"/>
        </w:rPr>
        <w:lastRenderedPageBreak/>
        <w:t>不引入额外假设原则：禁止在规范化过程中添加原始评论未提及的任何具体条件或个人情况。例如，对于“吃了紧急避孕药后出血了，正常吗？”的提问，不能擅自假设出血量、颜色或持续时间等信息。</w:t>
      </w:r>
    </w:p>
    <w:p w14:paraId="2CF27A3B" w14:textId="77777777" w:rsidR="00F54B80" w:rsidRDefault="00000000">
      <w:pPr>
        <w:pStyle w:val="altz"/>
        <w:numPr>
          <w:ilvl w:val="0"/>
          <w:numId w:val="19"/>
        </w:numPr>
        <w:ind w:firstLineChars="0"/>
      </w:pPr>
      <w:r>
        <w:rPr>
          <w:rFonts w:hint="eastAsia"/>
        </w:rPr>
        <w:t>减少歧义与模糊原则：尽力将模糊、口语化的表达转化为精确、书面化的语言。例如，将“那个药”明确为具体的药物类型（如“短效口服避孕药”），将“是不是就安全了”细化为“是否意味着可以有效避孕”。</w:t>
      </w:r>
    </w:p>
    <w:p w14:paraId="6D47E287" w14:textId="77777777" w:rsidR="00F54B80" w:rsidRDefault="00000000">
      <w:pPr>
        <w:pStyle w:val="altz"/>
        <w:numPr>
          <w:ilvl w:val="0"/>
          <w:numId w:val="19"/>
        </w:numPr>
        <w:ind w:firstLineChars="0"/>
      </w:pPr>
      <w:r>
        <w:rPr>
          <w:rFonts w:hint="eastAsia"/>
        </w:rPr>
        <w:t>避免不当暗示性表述原则：确保问题表述中立、客观，不带有任何价值评判或不恰当的心理暗示，营造一个安全、尊重的提问氛围。</w:t>
      </w:r>
    </w:p>
    <w:p w14:paraId="79CA3E9D" w14:textId="77777777" w:rsidR="00F54B80" w:rsidRDefault="00000000">
      <w:pPr>
        <w:pStyle w:val="3"/>
        <w:spacing w:before="163" w:after="163"/>
        <w:rPr>
          <w:rFonts w:hint="eastAsia"/>
        </w:rPr>
      </w:pPr>
      <w:bookmarkStart w:id="91" w:name="_Toc227951603"/>
      <w:r>
        <w:rPr>
          <w:rFonts w:hint="eastAsia"/>
        </w:rPr>
        <w:t>提示</w:t>
      </w:r>
      <w:proofErr w:type="gramStart"/>
      <w:r>
        <w:rPr>
          <w:rFonts w:hint="eastAsia"/>
        </w:rPr>
        <w:t>词设计</w:t>
      </w:r>
      <w:proofErr w:type="gramEnd"/>
      <w:r>
        <w:rPr>
          <w:rFonts w:hint="eastAsia"/>
        </w:rPr>
        <w:t>与执行流程</w:t>
      </w:r>
      <w:bookmarkEnd w:id="91"/>
    </w:p>
    <w:p w14:paraId="5F96EC57" w14:textId="4D094252" w:rsidR="000E5BE3" w:rsidRDefault="000E5BE3" w:rsidP="000E5BE3">
      <w:pPr>
        <w:pStyle w:val="altz"/>
        <w:ind w:firstLine="480"/>
      </w:pPr>
      <w:r w:rsidRPr="000E5BE3">
        <w:t>基于上述目标与原则，</w:t>
      </w:r>
      <w:r>
        <w:rPr>
          <w:rFonts w:hint="eastAsia"/>
        </w:rPr>
        <w:t>本研究</w:t>
      </w:r>
      <w:r w:rsidRPr="000E5BE3">
        <w:t>设计了一套结构化的提示词来引导大语言模型执行问题规范化任务。本研究选用</w:t>
      </w:r>
      <w:r w:rsidRPr="000E5BE3">
        <w:t>DeepSeek-V3.1-Terminus</w:t>
      </w:r>
      <w:r w:rsidRPr="000E5BE3">
        <w:t>作为规范化处理模型，通过官方</w:t>
      </w:r>
      <w:r w:rsidRPr="000E5BE3">
        <w:t>API</w:t>
      </w:r>
      <w:r w:rsidRPr="000E5BE3">
        <w:t>接口对原始评论进行批量处理。该模型在中文语义理解、长上下文推理与指令跟随方面具有良好表现，能够有效识别并重构社交媒体文本中的口语</w:t>
      </w:r>
      <w:proofErr w:type="gramStart"/>
      <w:r w:rsidRPr="000E5BE3">
        <w:t>化表达</w:t>
      </w:r>
      <w:proofErr w:type="gramEnd"/>
      <w:r w:rsidRPr="000E5BE3">
        <w:t>与隐含语义。为兼顾规范化质量与输出稳定性，调用参数设置为</w:t>
      </w:r>
      <w:r w:rsidRPr="000E5BE3">
        <w:t>temperature=0.3</w:t>
      </w:r>
      <w:r w:rsidRPr="000E5BE3">
        <w:t>、</w:t>
      </w:r>
      <w:proofErr w:type="spellStart"/>
      <w:r w:rsidRPr="000E5BE3">
        <w:t>top</w:t>
      </w:r>
      <w:r>
        <w:rPr>
          <w:rFonts w:hint="eastAsia"/>
        </w:rPr>
        <w:t>_</w:t>
      </w:r>
      <w:r w:rsidRPr="000E5BE3">
        <w:t>p</w:t>
      </w:r>
      <w:proofErr w:type="spellEnd"/>
      <w:r w:rsidRPr="000E5BE3">
        <w:t>=0.9</w:t>
      </w:r>
      <w:r w:rsidRPr="000E5BE3">
        <w:t>，以在保持语义转换灵活性的同时抑制随机幻觉。</w:t>
      </w:r>
    </w:p>
    <w:p w14:paraId="715BDCCF" w14:textId="5ABBE92B" w:rsidR="00F54B80" w:rsidRDefault="00000000">
      <w:pPr>
        <w:pStyle w:val="altz"/>
        <w:ind w:firstLine="480"/>
      </w:pPr>
      <w:r>
        <w:rPr>
          <w:rFonts w:hint="eastAsia"/>
        </w:rPr>
        <w:t>提示词模板</w:t>
      </w:r>
      <w:r w:rsidR="000E5BE3" w:rsidRPr="000E5BE3">
        <w:rPr>
          <w:rFonts w:hint="eastAsia"/>
        </w:rPr>
        <w:t>如</w:t>
      </w:r>
      <w:r w:rsidR="000E5BE3" w:rsidRPr="000E5BE3">
        <w:fldChar w:fldCharType="begin"/>
      </w:r>
      <w:r w:rsidR="000E5BE3" w:rsidRPr="000E5BE3">
        <w:instrText xml:space="preserve"> </w:instrText>
      </w:r>
      <w:r w:rsidR="000E5BE3" w:rsidRPr="000E5BE3">
        <w:rPr>
          <w:rFonts w:hint="eastAsia"/>
        </w:rPr>
        <w:instrText>REF _Ref227774633 \h</w:instrText>
      </w:r>
      <w:r w:rsidR="000E5BE3" w:rsidRPr="000E5BE3">
        <w:instrText xml:space="preserve"> </w:instrText>
      </w:r>
      <w:r w:rsidR="000E5BE3" w:rsidRPr="000E5BE3">
        <w:fldChar w:fldCharType="separate"/>
      </w:r>
      <w:r w:rsidR="000E5BE3" w:rsidRPr="000E5BE3">
        <w:rPr>
          <w:rFonts w:hint="eastAsia"/>
        </w:rPr>
        <w:t>表</w:t>
      </w:r>
      <w:r w:rsidR="000E5BE3" w:rsidRPr="000E5BE3">
        <w:rPr>
          <w:rFonts w:hint="eastAsia"/>
        </w:rPr>
        <w:t xml:space="preserve"> 5</w:t>
      </w:r>
      <w:r w:rsidR="000E5BE3" w:rsidRPr="000E5BE3">
        <w:rPr>
          <w:rFonts w:hint="eastAsia"/>
        </w:rPr>
        <w:noBreakHyphen/>
        <w:t>1</w:t>
      </w:r>
      <w:r w:rsidR="000E5BE3" w:rsidRPr="000E5BE3">
        <w:fldChar w:fldCharType="end"/>
      </w:r>
      <w:r w:rsidR="000E5BE3">
        <w:rPr>
          <w:rFonts w:hint="eastAsia"/>
        </w:rPr>
        <w:t>所示</w:t>
      </w:r>
    </w:p>
    <w:p w14:paraId="1680BA6C" w14:textId="5F5332A9" w:rsidR="00F54B80" w:rsidRPr="00195EEC" w:rsidRDefault="00000000" w:rsidP="00195EEC">
      <w:pPr>
        <w:pStyle w:val="a3"/>
        <w:keepNext/>
        <w:spacing w:beforeLines="100" w:before="326" w:after="163"/>
        <w:jc w:val="center"/>
        <w:rPr>
          <w:rFonts w:ascii="宋体" w:eastAsia="宋体" w:hAnsi="宋体" w:hint="eastAsia"/>
          <w:sz w:val="21"/>
          <w:szCs w:val="21"/>
        </w:rPr>
      </w:pPr>
      <w:bookmarkStart w:id="92" w:name="_Ref227774633"/>
      <w:bookmarkStart w:id="93" w:name="_Toc227956040"/>
      <w:r w:rsidRPr="00195EEC">
        <w:rPr>
          <w:rFonts w:ascii="宋体" w:eastAsia="宋体" w:hAnsi="宋体" w:hint="eastAsia"/>
          <w:sz w:val="21"/>
          <w:szCs w:val="21"/>
        </w:rPr>
        <w:t xml:space="preserve">表 </w:t>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STYLEREF 1 \s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5</w:t>
      </w:r>
      <w:r w:rsidR="007B10FA">
        <w:rPr>
          <w:rFonts w:ascii="宋体" w:eastAsia="宋体" w:hAnsi="宋体" w:hint="eastAsia"/>
          <w:sz w:val="21"/>
          <w:szCs w:val="21"/>
        </w:rPr>
        <w:fldChar w:fldCharType="end"/>
      </w:r>
      <w:r w:rsidR="007B10FA">
        <w:rPr>
          <w:rFonts w:ascii="宋体" w:eastAsia="宋体" w:hAnsi="宋体" w:hint="eastAsia"/>
          <w:sz w:val="21"/>
          <w:szCs w:val="21"/>
        </w:rPr>
        <w:noBreakHyphen/>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SEQ 表 \* ARABIC \s 1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1</w:t>
      </w:r>
      <w:r w:rsidR="007B10FA">
        <w:rPr>
          <w:rFonts w:ascii="宋体" w:eastAsia="宋体" w:hAnsi="宋体" w:hint="eastAsia"/>
          <w:sz w:val="21"/>
          <w:szCs w:val="21"/>
        </w:rPr>
        <w:fldChar w:fldCharType="end"/>
      </w:r>
      <w:bookmarkEnd w:id="92"/>
      <w:r w:rsidRPr="00195EEC">
        <w:rPr>
          <w:rFonts w:ascii="宋体" w:eastAsia="宋体" w:hAnsi="宋体" w:hint="eastAsia"/>
          <w:sz w:val="21"/>
          <w:szCs w:val="21"/>
        </w:rPr>
        <w:t xml:space="preserve"> 问题规范化提示词</w:t>
      </w:r>
      <w:bookmarkEnd w:id="93"/>
    </w:p>
    <w:tbl>
      <w:tblPr>
        <w:tblStyle w:val="af8"/>
        <w:tblW w:w="0" w:type="auto"/>
        <w:tblLook w:val="04A0" w:firstRow="1" w:lastRow="0" w:firstColumn="1" w:lastColumn="0" w:noHBand="0" w:noVBand="1"/>
      </w:tblPr>
      <w:tblGrid>
        <w:gridCol w:w="9060"/>
      </w:tblGrid>
      <w:tr w:rsidR="00F54B80" w14:paraId="164660AA" w14:textId="77777777">
        <w:tc>
          <w:tcPr>
            <w:tcW w:w="9060" w:type="dxa"/>
          </w:tcPr>
          <w:p w14:paraId="3338D7F8"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任务</w:t>
            </w:r>
          </w:p>
          <w:p w14:paraId="42019556"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你是一名专业的青少年生殖健康教育专家和医学编辑。</w:t>
            </w:r>
          </w:p>
          <w:p w14:paraId="51CADD2E"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你的任务是处理来自社交媒体（</w:t>
            </w:r>
            <w:r w:rsidRPr="00195EEC">
              <w:rPr>
                <w:rFonts w:hint="eastAsia"/>
                <w:sz w:val="21"/>
                <w:szCs w:val="21"/>
              </w:rPr>
              <w:t>Bilibili</w:t>
            </w:r>
            <w:r w:rsidRPr="00195EEC">
              <w:rPr>
                <w:rFonts w:hint="eastAsia"/>
                <w:sz w:val="21"/>
                <w:szCs w:val="21"/>
              </w:rPr>
              <w:t>）的用户评论，将其中包含的非正式、口语化的健康疑问，转化为“科学、规范、标准”的医学问答题目。</w:t>
            </w:r>
          </w:p>
          <w:p w14:paraId="6E941EDA" w14:textId="77777777" w:rsidR="00F54B80" w:rsidRPr="00195EEC" w:rsidRDefault="00F54B80" w:rsidP="00654A62">
            <w:pPr>
              <w:pStyle w:val="altz"/>
              <w:snapToGrid/>
              <w:spacing w:line="240" w:lineRule="auto"/>
              <w:ind w:firstLine="420"/>
              <w:rPr>
                <w:sz w:val="21"/>
                <w:szCs w:val="21"/>
              </w:rPr>
            </w:pPr>
          </w:p>
          <w:p w14:paraId="437075AD"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请遵循以下原则：</w:t>
            </w:r>
          </w:p>
          <w:p w14:paraId="4C5F37A7"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1. **</w:t>
            </w:r>
            <w:r w:rsidRPr="00195EEC">
              <w:rPr>
                <w:rFonts w:hint="eastAsia"/>
                <w:sz w:val="21"/>
                <w:szCs w:val="21"/>
              </w:rPr>
              <w:t>识别问题</w:t>
            </w:r>
            <w:r w:rsidRPr="00195EEC">
              <w:rPr>
                <w:rFonts w:hint="eastAsia"/>
                <w:sz w:val="21"/>
                <w:szCs w:val="21"/>
              </w:rPr>
              <w:t>**</w:t>
            </w:r>
            <w:r w:rsidRPr="00195EEC">
              <w:rPr>
                <w:rFonts w:hint="eastAsia"/>
                <w:sz w:val="21"/>
                <w:szCs w:val="21"/>
              </w:rPr>
              <w:t>：判断评论是否包含实质性的生殖健康问题。如果是纯粹的情绪发泄、无关玩笑或无意义内容，标记为非问题。</w:t>
            </w:r>
          </w:p>
          <w:p w14:paraId="7BE6D848"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2. **</w:t>
            </w:r>
            <w:r w:rsidRPr="00195EEC">
              <w:rPr>
                <w:rFonts w:hint="eastAsia"/>
                <w:sz w:val="21"/>
                <w:szCs w:val="21"/>
              </w:rPr>
              <w:t>术语规范化</w:t>
            </w:r>
            <w:r w:rsidRPr="00195EEC">
              <w:rPr>
                <w:rFonts w:hint="eastAsia"/>
                <w:sz w:val="21"/>
                <w:szCs w:val="21"/>
              </w:rPr>
              <w:t>**</w:t>
            </w:r>
            <w:r w:rsidRPr="00195EEC">
              <w:rPr>
                <w:rFonts w:hint="eastAsia"/>
                <w:sz w:val="21"/>
                <w:szCs w:val="21"/>
              </w:rPr>
              <w:t>：将网络用语转化为医学术语（例如：“套套”</w:t>
            </w:r>
            <w:r w:rsidRPr="00195EEC">
              <w:rPr>
                <w:rFonts w:hint="eastAsia"/>
                <w:sz w:val="21"/>
                <w:szCs w:val="21"/>
              </w:rPr>
              <w:t>-&gt;</w:t>
            </w:r>
            <w:r w:rsidRPr="00195EEC">
              <w:rPr>
                <w:rFonts w:hint="eastAsia"/>
                <w:sz w:val="21"/>
                <w:szCs w:val="21"/>
              </w:rPr>
              <w:t>“避孕套</w:t>
            </w:r>
            <w:r w:rsidRPr="00195EEC">
              <w:rPr>
                <w:rFonts w:hint="eastAsia"/>
                <w:sz w:val="21"/>
                <w:szCs w:val="21"/>
              </w:rPr>
              <w:t>/</w:t>
            </w:r>
            <w:r w:rsidRPr="00195EEC">
              <w:rPr>
                <w:rFonts w:hint="eastAsia"/>
                <w:sz w:val="21"/>
                <w:szCs w:val="21"/>
              </w:rPr>
              <w:t>安全套”，“大姨妈”</w:t>
            </w:r>
            <w:r w:rsidRPr="00195EEC">
              <w:rPr>
                <w:rFonts w:hint="eastAsia"/>
                <w:sz w:val="21"/>
                <w:szCs w:val="21"/>
              </w:rPr>
              <w:t>-&gt;</w:t>
            </w:r>
            <w:r w:rsidRPr="00195EEC">
              <w:rPr>
                <w:rFonts w:hint="eastAsia"/>
                <w:sz w:val="21"/>
                <w:szCs w:val="21"/>
              </w:rPr>
              <w:t>“月经”，“有了”</w:t>
            </w:r>
            <w:r w:rsidRPr="00195EEC">
              <w:rPr>
                <w:rFonts w:hint="eastAsia"/>
                <w:sz w:val="21"/>
                <w:szCs w:val="21"/>
              </w:rPr>
              <w:t>-&gt;</w:t>
            </w:r>
            <w:r w:rsidRPr="00195EEC">
              <w:rPr>
                <w:rFonts w:hint="eastAsia"/>
                <w:sz w:val="21"/>
                <w:szCs w:val="21"/>
              </w:rPr>
              <w:t>“怀孕”）。</w:t>
            </w:r>
          </w:p>
          <w:p w14:paraId="62044175"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3. **</w:t>
            </w:r>
            <w:r w:rsidRPr="00195EEC">
              <w:rPr>
                <w:rFonts w:hint="eastAsia"/>
                <w:sz w:val="21"/>
                <w:szCs w:val="21"/>
              </w:rPr>
              <w:t>去语境化与</w:t>
            </w:r>
            <w:proofErr w:type="gramStart"/>
            <w:r w:rsidRPr="00195EEC">
              <w:rPr>
                <w:rFonts w:hint="eastAsia"/>
                <w:sz w:val="21"/>
                <w:szCs w:val="21"/>
              </w:rPr>
              <w:t>去噪</w:t>
            </w:r>
            <w:r w:rsidRPr="00195EEC">
              <w:rPr>
                <w:rFonts w:hint="eastAsia"/>
                <w:sz w:val="21"/>
                <w:szCs w:val="21"/>
              </w:rPr>
              <w:t>**</w:t>
            </w:r>
            <w:proofErr w:type="gramEnd"/>
            <w:r w:rsidRPr="00195EEC">
              <w:rPr>
                <w:rFonts w:hint="eastAsia"/>
                <w:sz w:val="21"/>
                <w:szCs w:val="21"/>
              </w:rPr>
              <w:t>：去除表情符号、语气词（如“咋办”、“救命”）、具体的个人琐碎细节（除非对病情判断必要），使问题具有普适性和教育价值。</w:t>
            </w:r>
          </w:p>
          <w:p w14:paraId="585016B8"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4. **</w:t>
            </w:r>
            <w:r w:rsidRPr="00195EEC">
              <w:rPr>
                <w:rFonts w:hint="eastAsia"/>
                <w:sz w:val="21"/>
                <w:szCs w:val="21"/>
              </w:rPr>
              <w:t>科学重写</w:t>
            </w:r>
            <w:r w:rsidRPr="00195EEC">
              <w:rPr>
                <w:rFonts w:hint="eastAsia"/>
                <w:sz w:val="21"/>
                <w:szCs w:val="21"/>
              </w:rPr>
              <w:t>**</w:t>
            </w:r>
            <w:r w:rsidRPr="00195EEC">
              <w:rPr>
                <w:rFonts w:hint="eastAsia"/>
                <w:sz w:val="21"/>
                <w:szCs w:val="21"/>
              </w:rPr>
              <w:t>：将问题改写为通顺、客观的疑问句。</w:t>
            </w:r>
          </w:p>
          <w:p w14:paraId="13847C4B" w14:textId="77777777" w:rsidR="00F54B80" w:rsidRPr="00195EEC" w:rsidRDefault="00F54B80" w:rsidP="00654A62">
            <w:pPr>
              <w:pStyle w:val="altz"/>
              <w:snapToGrid/>
              <w:spacing w:line="240" w:lineRule="auto"/>
              <w:ind w:firstLine="420"/>
              <w:rPr>
                <w:sz w:val="21"/>
                <w:szCs w:val="21"/>
              </w:rPr>
            </w:pPr>
          </w:p>
          <w:p w14:paraId="5CA10EDA"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请以</w:t>
            </w:r>
            <w:r w:rsidRPr="00195EEC">
              <w:rPr>
                <w:rFonts w:hint="eastAsia"/>
                <w:sz w:val="21"/>
                <w:szCs w:val="21"/>
              </w:rPr>
              <w:t xml:space="preserve"> JSON </w:t>
            </w:r>
            <w:r w:rsidRPr="00195EEC">
              <w:rPr>
                <w:rFonts w:hint="eastAsia"/>
                <w:sz w:val="21"/>
                <w:szCs w:val="21"/>
              </w:rPr>
              <w:t>格式返回结果，不要包含</w:t>
            </w:r>
            <w:r w:rsidRPr="00195EEC">
              <w:rPr>
                <w:rFonts w:hint="eastAsia"/>
                <w:sz w:val="21"/>
                <w:szCs w:val="21"/>
              </w:rPr>
              <w:t>Markdown</w:t>
            </w:r>
            <w:r w:rsidRPr="00195EEC">
              <w:rPr>
                <w:rFonts w:hint="eastAsia"/>
                <w:sz w:val="21"/>
                <w:szCs w:val="21"/>
              </w:rPr>
              <w:t>格式标记：</w:t>
            </w:r>
          </w:p>
          <w:p w14:paraId="29C3B795" w14:textId="77777777" w:rsidR="00F54B80" w:rsidRPr="00195EEC" w:rsidRDefault="00000000" w:rsidP="00654A62">
            <w:pPr>
              <w:pStyle w:val="altz"/>
              <w:snapToGrid/>
              <w:spacing w:line="240" w:lineRule="auto"/>
              <w:ind w:firstLineChars="0" w:firstLine="0"/>
              <w:rPr>
                <w:sz w:val="21"/>
                <w:szCs w:val="21"/>
              </w:rPr>
            </w:pPr>
            <w:r w:rsidRPr="00195EEC">
              <w:rPr>
                <w:sz w:val="21"/>
                <w:szCs w:val="21"/>
              </w:rPr>
              <w:t>{</w:t>
            </w:r>
          </w:p>
          <w:p w14:paraId="5466A8AB"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is_question</w:t>
            </w:r>
            <w:proofErr w:type="spellEnd"/>
            <w:r w:rsidRPr="00195EEC">
              <w:rPr>
                <w:rFonts w:hint="eastAsia"/>
                <w:sz w:val="21"/>
                <w:szCs w:val="21"/>
              </w:rPr>
              <w:t xml:space="preserve">": true/false,  // </w:t>
            </w:r>
            <w:r w:rsidRPr="00195EEC">
              <w:rPr>
                <w:rFonts w:hint="eastAsia"/>
                <w:sz w:val="21"/>
                <w:szCs w:val="21"/>
              </w:rPr>
              <w:t>是否包含健康问题</w:t>
            </w:r>
          </w:p>
          <w:p w14:paraId="01618449"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original_intent</w:t>
            </w:r>
            <w:proofErr w:type="spellEnd"/>
            <w:r w:rsidRPr="00195EEC">
              <w:rPr>
                <w:rFonts w:hint="eastAsia"/>
                <w:sz w:val="21"/>
                <w:szCs w:val="21"/>
              </w:rPr>
              <w:t>": "</w:t>
            </w:r>
            <w:r w:rsidRPr="00195EEC">
              <w:rPr>
                <w:rFonts w:hint="eastAsia"/>
                <w:sz w:val="21"/>
                <w:szCs w:val="21"/>
              </w:rPr>
              <w:t>简要概括用户意图</w:t>
            </w:r>
            <w:r w:rsidRPr="00195EEC">
              <w:rPr>
                <w:rFonts w:hint="eastAsia"/>
                <w:sz w:val="21"/>
                <w:szCs w:val="21"/>
              </w:rPr>
              <w:t>",</w:t>
            </w:r>
          </w:p>
          <w:p w14:paraId="151CA808"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lastRenderedPageBreak/>
              <w:t xml:space="preserve">    "</w:t>
            </w:r>
            <w:proofErr w:type="spellStart"/>
            <w:r w:rsidRPr="00195EEC">
              <w:rPr>
                <w:rFonts w:hint="eastAsia"/>
                <w:sz w:val="21"/>
                <w:szCs w:val="21"/>
              </w:rPr>
              <w:t>rewritten_question</w:t>
            </w:r>
            <w:proofErr w:type="spellEnd"/>
            <w:r w:rsidRPr="00195EEC">
              <w:rPr>
                <w:rFonts w:hint="eastAsia"/>
                <w:sz w:val="21"/>
                <w:szCs w:val="21"/>
              </w:rPr>
              <w:t>": "</w:t>
            </w:r>
            <w:r w:rsidRPr="00195EEC">
              <w:rPr>
                <w:rFonts w:hint="eastAsia"/>
                <w:sz w:val="21"/>
                <w:szCs w:val="21"/>
              </w:rPr>
              <w:t>规范化后的标准问题</w:t>
            </w:r>
            <w:r w:rsidRPr="00195EEC">
              <w:rPr>
                <w:rFonts w:hint="eastAsia"/>
                <w:sz w:val="21"/>
                <w:szCs w:val="21"/>
              </w:rPr>
              <w:t xml:space="preserve">" // </w:t>
            </w:r>
            <w:r w:rsidRPr="00195EEC">
              <w:rPr>
                <w:rFonts w:hint="eastAsia"/>
                <w:sz w:val="21"/>
                <w:szCs w:val="21"/>
              </w:rPr>
              <w:t>如果不是问题，留空</w:t>
            </w:r>
          </w:p>
          <w:p w14:paraId="076707A3" w14:textId="77777777" w:rsidR="00F54B80" w:rsidRPr="00195EEC" w:rsidRDefault="00000000" w:rsidP="00654A62">
            <w:pPr>
              <w:pStyle w:val="altz"/>
              <w:snapToGrid/>
              <w:spacing w:line="240" w:lineRule="auto"/>
              <w:ind w:firstLineChars="0" w:firstLine="0"/>
              <w:rPr>
                <w:sz w:val="21"/>
                <w:szCs w:val="21"/>
              </w:rPr>
            </w:pPr>
            <w:r w:rsidRPr="00195EEC">
              <w:rPr>
                <w:sz w:val="21"/>
                <w:szCs w:val="21"/>
              </w:rPr>
              <w:t>}</w:t>
            </w:r>
          </w:p>
          <w:p w14:paraId="169CB732" w14:textId="77777777" w:rsidR="00F54B80" w:rsidRPr="00195EEC" w:rsidRDefault="00F54B80" w:rsidP="00654A62">
            <w:pPr>
              <w:pStyle w:val="altz"/>
              <w:snapToGrid/>
              <w:spacing w:line="240" w:lineRule="auto"/>
              <w:ind w:firstLine="420"/>
              <w:rPr>
                <w:sz w:val="21"/>
                <w:szCs w:val="21"/>
              </w:rPr>
            </w:pPr>
          </w:p>
          <w:p w14:paraId="152CB320"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上下文信息</w:t>
            </w:r>
          </w:p>
          <w:p w14:paraId="6EE08610"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视频标题：</w:t>
            </w:r>
            <w:r w:rsidRPr="00195EEC">
              <w:rPr>
                <w:rFonts w:hint="eastAsia"/>
                <w:sz w:val="21"/>
                <w:szCs w:val="21"/>
              </w:rPr>
              <w:t>{</w:t>
            </w:r>
            <w:proofErr w:type="spellStart"/>
            <w:r w:rsidRPr="00195EEC">
              <w:rPr>
                <w:rFonts w:hint="eastAsia"/>
                <w:sz w:val="21"/>
                <w:szCs w:val="21"/>
              </w:rPr>
              <w:t>video_title</w:t>
            </w:r>
            <w:proofErr w:type="spellEnd"/>
            <w:r w:rsidRPr="00195EEC">
              <w:rPr>
                <w:rFonts w:hint="eastAsia"/>
                <w:sz w:val="21"/>
                <w:szCs w:val="21"/>
              </w:rPr>
              <w:t>}</w:t>
            </w:r>
          </w:p>
          <w:p w14:paraId="3683F52F"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用户评论原始内容：</w:t>
            </w:r>
            <w:r w:rsidRPr="00195EEC">
              <w:rPr>
                <w:rFonts w:hint="eastAsia"/>
                <w:sz w:val="21"/>
                <w:szCs w:val="21"/>
              </w:rPr>
              <w:t>{</w:t>
            </w:r>
            <w:proofErr w:type="spellStart"/>
            <w:r w:rsidRPr="00195EEC">
              <w:rPr>
                <w:rFonts w:hint="eastAsia"/>
                <w:sz w:val="21"/>
                <w:szCs w:val="21"/>
              </w:rPr>
              <w:t>comment_content</w:t>
            </w:r>
            <w:proofErr w:type="spellEnd"/>
            <w:r w:rsidRPr="00195EEC">
              <w:rPr>
                <w:rFonts w:hint="eastAsia"/>
                <w:sz w:val="21"/>
                <w:szCs w:val="21"/>
              </w:rPr>
              <w:t>}</w:t>
            </w:r>
          </w:p>
          <w:p w14:paraId="7F61D460" w14:textId="77777777" w:rsidR="00F54B80" w:rsidRPr="00195EEC" w:rsidRDefault="00F54B80" w:rsidP="00654A62">
            <w:pPr>
              <w:pStyle w:val="altz"/>
              <w:snapToGrid/>
              <w:spacing w:line="240" w:lineRule="auto"/>
              <w:ind w:firstLine="420"/>
              <w:rPr>
                <w:sz w:val="21"/>
                <w:szCs w:val="21"/>
              </w:rPr>
            </w:pPr>
          </w:p>
          <w:p w14:paraId="2FCE3EA7"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请根据上述内容生成</w:t>
            </w:r>
            <w:r w:rsidRPr="00195EEC">
              <w:rPr>
                <w:rFonts w:hint="eastAsia"/>
                <w:sz w:val="21"/>
                <w:szCs w:val="21"/>
              </w:rPr>
              <w:t>JSON</w:t>
            </w:r>
            <w:r w:rsidRPr="00195EEC">
              <w:rPr>
                <w:rFonts w:hint="eastAsia"/>
                <w:sz w:val="21"/>
                <w:szCs w:val="21"/>
              </w:rPr>
              <w:t>响应。</w:t>
            </w:r>
          </w:p>
        </w:tc>
      </w:tr>
    </w:tbl>
    <w:p w14:paraId="6A3A5349" w14:textId="77777777" w:rsidR="00F54B80" w:rsidRDefault="00000000">
      <w:pPr>
        <w:pStyle w:val="altz"/>
        <w:spacing w:beforeLines="50" w:before="163"/>
        <w:ind w:firstLine="480"/>
      </w:pPr>
      <w:r>
        <w:lastRenderedPageBreak/>
        <w:t>执行流程如下：</w:t>
      </w:r>
    </w:p>
    <w:p w14:paraId="5A9A0A62" w14:textId="77777777" w:rsidR="00F54B80" w:rsidRDefault="00000000">
      <w:pPr>
        <w:pStyle w:val="altz"/>
        <w:numPr>
          <w:ilvl w:val="0"/>
          <w:numId w:val="20"/>
        </w:numPr>
        <w:ind w:firstLineChars="0"/>
      </w:pPr>
      <w:r>
        <w:rPr>
          <w:b/>
          <w:bCs/>
        </w:rPr>
        <w:t>批量处理：</w:t>
      </w:r>
      <w:r>
        <w:t>将第四章中筛选出的用户原始问题，逐一填入上述提示词模板的</w:t>
      </w:r>
      <w:r>
        <w:t>{</w:t>
      </w:r>
      <w:proofErr w:type="spellStart"/>
      <w:r>
        <w:t>original_comment</w:t>
      </w:r>
      <w:proofErr w:type="spellEnd"/>
      <w:r>
        <w:t>}</w:t>
      </w:r>
      <w:r>
        <w:t>占位符中。</w:t>
      </w:r>
    </w:p>
    <w:p w14:paraId="628D3CE6" w14:textId="77777777" w:rsidR="00F54B80" w:rsidRDefault="00000000">
      <w:pPr>
        <w:pStyle w:val="altz"/>
        <w:numPr>
          <w:ilvl w:val="0"/>
          <w:numId w:val="20"/>
        </w:numPr>
        <w:ind w:firstLineChars="0"/>
      </w:pPr>
      <w:r>
        <w:rPr>
          <w:b/>
          <w:bCs/>
        </w:rPr>
        <w:t>模型调用：</w:t>
      </w:r>
      <w:r>
        <w:t>通过</w:t>
      </w:r>
      <w:r>
        <w:t>API</w:t>
      </w:r>
      <w:r>
        <w:t>接口，将构建好的提示词批量发送给大语言模型，并收集其生成的规范化问题。</w:t>
      </w:r>
    </w:p>
    <w:p w14:paraId="5F662197" w14:textId="77777777" w:rsidR="00F54B80" w:rsidRDefault="00000000">
      <w:pPr>
        <w:pStyle w:val="altz"/>
        <w:numPr>
          <w:ilvl w:val="0"/>
          <w:numId w:val="20"/>
        </w:numPr>
        <w:ind w:firstLineChars="0"/>
      </w:pPr>
      <w:r>
        <w:rPr>
          <w:b/>
          <w:bCs/>
        </w:rPr>
        <w:t>人工审核与修正：</w:t>
      </w:r>
      <w:r>
        <w:t>研究团队成员对模型生成的全部结果进行</w:t>
      </w:r>
      <w:r>
        <w:t>100%</w:t>
      </w:r>
      <w:r>
        <w:t>的人工审核。尽管模型表现出色，但仍需人工检查以确保每一条结果都严格遵循了规范化原则，并对少数不达标的结果进行手动修正。</w:t>
      </w:r>
    </w:p>
    <w:p w14:paraId="7F5AA060" w14:textId="77777777" w:rsidR="00F54B80" w:rsidRDefault="00000000">
      <w:pPr>
        <w:pStyle w:val="altz"/>
        <w:ind w:firstLine="480"/>
      </w:pPr>
      <w:r>
        <w:t>通过这一流程，</w:t>
      </w:r>
      <w:r>
        <w:rPr>
          <w:rFonts w:hint="eastAsia"/>
        </w:rPr>
        <w:t>研究</w:t>
      </w:r>
      <w:r>
        <w:t>成功将数千条原始、杂乱的用户评论，转化为了一个结构清晰、语义规范的标准化问题库。</w:t>
      </w:r>
    </w:p>
    <w:p w14:paraId="7EB3BABC" w14:textId="77777777" w:rsidR="00F54B80" w:rsidRDefault="00000000">
      <w:pPr>
        <w:pStyle w:val="2"/>
        <w:spacing w:before="163" w:after="163"/>
        <w:rPr>
          <w:rFonts w:hint="eastAsia"/>
        </w:rPr>
      </w:pPr>
      <w:bookmarkStart w:id="94" w:name="_Toc227951604"/>
      <w:r>
        <w:rPr>
          <w:rFonts w:hint="eastAsia"/>
        </w:rPr>
        <w:t>问题规范化结果分析</w:t>
      </w:r>
      <w:bookmarkEnd w:id="94"/>
    </w:p>
    <w:p w14:paraId="66BDF3EC" w14:textId="77777777" w:rsidR="00F54B80" w:rsidRDefault="00000000">
      <w:pPr>
        <w:pStyle w:val="3"/>
        <w:spacing w:before="163" w:after="163"/>
        <w:rPr>
          <w:rFonts w:hint="eastAsia"/>
        </w:rPr>
      </w:pPr>
      <w:bookmarkStart w:id="95" w:name="_Toc227951605"/>
      <w:r>
        <w:rPr>
          <w:rFonts w:hint="eastAsia"/>
        </w:rPr>
        <w:t>规范化前后示例对比</w:t>
      </w:r>
      <w:bookmarkEnd w:id="95"/>
    </w:p>
    <w:p w14:paraId="09B42D33" w14:textId="27EAC8DA" w:rsidR="00F54B80" w:rsidRDefault="00000000">
      <w:pPr>
        <w:pStyle w:val="altz"/>
        <w:ind w:firstLine="480"/>
      </w:pPr>
      <w:r>
        <w:rPr>
          <w:rFonts w:hint="eastAsia"/>
        </w:rPr>
        <w:t>为了直观展示问题规范化的价值，</w:t>
      </w:r>
      <w:r w:rsidR="000E5BE3">
        <w:rPr>
          <w:rFonts w:hint="eastAsia"/>
        </w:rPr>
        <w:t>在此</w:t>
      </w:r>
      <w:r>
        <w:rPr>
          <w:rFonts w:hint="eastAsia"/>
        </w:rPr>
        <w:t>选取了若干具有代表性的案例进行对比分析。</w:t>
      </w:r>
    </w:p>
    <w:p w14:paraId="2B14DD5A" w14:textId="77777777" w:rsidR="00F54B80" w:rsidRDefault="00000000">
      <w:pPr>
        <w:pStyle w:val="altz"/>
        <w:ind w:firstLine="482"/>
      </w:pPr>
      <w:r>
        <w:rPr>
          <w:rFonts w:hint="eastAsia"/>
          <w:b/>
          <w:bCs/>
        </w:rPr>
        <w:t>示例</w:t>
      </w:r>
      <w:proofErr w:type="gramStart"/>
      <w:r>
        <w:rPr>
          <w:rFonts w:hint="eastAsia"/>
          <w:b/>
          <w:bCs/>
        </w:rPr>
        <w:t>一</w:t>
      </w:r>
      <w:proofErr w:type="gramEnd"/>
      <w:r>
        <w:rPr>
          <w:rFonts w:hint="eastAsia"/>
          <w:b/>
          <w:bCs/>
        </w:rPr>
        <w:t>：网络俚语到医学表述的更进</w:t>
      </w:r>
    </w:p>
    <w:p w14:paraId="754F927F" w14:textId="77777777" w:rsidR="00F54B80" w:rsidRDefault="00000000">
      <w:pPr>
        <w:pStyle w:val="altz"/>
        <w:numPr>
          <w:ilvl w:val="0"/>
          <w:numId w:val="21"/>
        </w:numPr>
        <w:ind w:firstLineChars="0"/>
      </w:pPr>
      <w:r>
        <w:rPr>
          <w:rFonts w:hint="eastAsia"/>
        </w:rPr>
        <w:t>原始评论：“堵住了出口，蝌蚪不会越来越多，爆蛋吗？”</w:t>
      </w:r>
    </w:p>
    <w:p w14:paraId="08B40E26" w14:textId="77777777" w:rsidR="00F54B80" w:rsidRDefault="00000000">
      <w:pPr>
        <w:pStyle w:val="altz"/>
        <w:numPr>
          <w:ilvl w:val="0"/>
          <w:numId w:val="21"/>
        </w:numPr>
        <w:ind w:firstLineChars="0"/>
      </w:pPr>
      <w:r>
        <w:rPr>
          <w:rFonts w:hint="eastAsia"/>
        </w:rPr>
        <w:t>规范化问题：“男性进行输精管结扎术后，精子在附睾内积聚是否会导致睾丸肿胀或破裂？”</w:t>
      </w:r>
    </w:p>
    <w:p w14:paraId="7E8F6C97" w14:textId="77777777" w:rsidR="00F54B80" w:rsidRDefault="00000000">
      <w:pPr>
        <w:pStyle w:val="altz"/>
        <w:ind w:firstLine="480"/>
      </w:pPr>
      <w:r>
        <w:rPr>
          <w:rFonts w:hint="eastAsia"/>
        </w:rPr>
        <w:t>该原始评论使用了“蝌蚪”指代精子，“爆蛋”这一生动但夸张的网络俚语来形容睾丸的潜在风险。这种表达方式虽然形象，却缺乏医学的严谨性。规范化过程精准地识别了用户的核心担忧——输精管结扎后精子的去向与睾丸安全问题。改写后的问题将“堵住出口”明确为“输精管结扎术”，将“蝌蚪”替换为“精子”，并将“爆蛋”这一模糊的恐惧具体化为“睾丸肿胀或破裂”的医学表述。整个问题变得书面化、精确化，可以直接用于构建专业的医学知识库。</w:t>
      </w:r>
    </w:p>
    <w:p w14:paraId="174F6DFD" w14:textId="77777777" w:rsidR="00F54B80" w:rsidRDefault="00000000">
      <w:pPr>
        <w:pStyle w:val="altz"/>
        <w:ind w:firstLine="482"/>
        <w:rPr>
          <w:b/>
          <w:bCs/>
        </w:rPr>
      </w:pPr>
      <w:r>
        <w:rPr>
          <w:rFonts w:hint="eastAsia"/>
          <w:b/>
          <w:bCs/>
        </w:rPr>
        <w:t>示例二：通过科学了解矫正错误概念</w:t>
      </w:r>
    </w:p>
    <w:p w14:paraId="4479DBF0" w14:textId="77777777" w:rsidR="00F54B80" w:rsidRDefault="00000000">
      <w:pPr>
        <w:pStyle w:val="altz"/>
        <w:numPr>
          <w:ilvl w:val="0"/>
          <w:numId w:val="22"/>
        </w:numPr>
        <w:ind w:firstLineChars="0"/>
      </w:pPr>
      <w:r>
        <w:rPr>
          <w:rFonts w:hint="eastAsia"/>
        </w:rPr>
        <w:t>原始评论：“我听说男生都有</w:t>
      </w:r>
      <w:r>
        <w:rPr>
          <w:rFonts w:hint="eastAsia"/>
        </w:rPr>
        <w:t>:</w:t>
      </w:r>
      <w:r>
        <w:rPr>
          <w:rFonts w:hint="eastAsia"/>
        </w:rPr>
        <w:t>换蛋期。是真的吗？”</w:t>
      </w:r>
    </w:p>
    <w:p w14:paraId="11F75D68" w14:textId="77777777" w:rsidR="00F54B80" w:rsidRDefault="00000000">
      <w:pPr>
        <w:pStyle w:val="altz"/>
        <w:numPr>
          <w:ilvl w:val="0"/>
          <w:numId w:val="22"/>
        </w:numPr>
        <w:ind w:firstLineChars="0"/>
      </w:pPr>
      <w:r>
        <w:rPr>
          <w:rFonts w:hint="eastAsia"/>
        </w:rPr>
        <w:lastRenderedPageBreak/>
        <w:t>规范化问题：“男性是否存在</w:t>
      </w:r>
      <w:r>
        <w:rPr>
          <w:rFonts w:hint="eastAsia"/>
        </w:rPr>
        <w:t>'</w:t>
      </w:r>
      <w:r>
        <w:rPr>
          <w:rFonts w:hint="eastAsia"/>
        </w:rPr>
        <w:t>换蛋期</w:t>
      </w:r>
      <w:r>
        <w:rPr>
          <w:rFonts w:hint="eastAsia"/>
        </w:rPr>
        <w:t>'</w:t>
      </w:r>
      <w:r>
        <w:rPr>
          <w:rFonts w:hint="eastAsia"/>
        </w:rPr>
        <w:t>这一生理现象？”</w:t>
      </w:r>
    </w:p>
    <w:p w14:paraId="59C722BD" w14:textId="77777777" w:rsidR="00F54B80" w:rsidRDefault="00000000">
      <w:pPr>
        <w:pStyle w:val="altz"/>
        <w:ind w:firstLine="480"/>
      </w:pPr>
      <w:r>
        <w:rPr>
          <w:rFonts w:hint="eastAsia"/>
        </w:rPr>
        <w:t>分析：此评论反映了用户受到了网络谣言的影响，提出了一个基于错误概念的问题。“换蛋期”是一个完全不存在的生理名词。规范化处理并未直接否定或嘲讽，而是将用户的疑问转化为一个面向事实求证的标准问题。通过保留“换蛋期”这一关键词并加上引号，问题既忠实于用户的原始困惑，又以一种中立、科学的姿态开启了后续的辟谣与科普，完美符合了“保留原始提问意图”和“适用于健康教育场景”的目标。</w:t>
      </w:r>
    </w:p>
    <w:p w14:paraId="795D9CA3" w14:textId="77777777" w:rsidR="00F54B80" w:rsidRDefault="00000000">
      <w:pPr>
        <w:pStyle w:val="altz"/>
        <w:ind w:firstLine="482"/>
        <w:rPr>
          <w:b/>
          <w:bCs/>
        </w:rPr>
      </w:pPr>
      <w:r>
        <w:rPr>
          <w:rFonts w:hint="eastAsia"/>
          <w:b/>
          <w:bCs/>
        </w:rPr>
        <w:t>示例三：从个人情况到共性问题的探讨</w:t>
      </w:r>
    </w:p>
    <w:p w14:paraId="4FABD9C2" w14:textId="77777777" w:rsidR="00F54B80" w:rsidRDefault="00000000">
      <w:pPr>
        <w:pStyle w:val="altz"/>
        <w:numPr>
          <w:ilvl w:val="0"/>
          <w:numId w:val="23"/>
        </w:numPr>
        <w:ind w:firstLineChars="0"/>
      </w:pPr>
      <w:r>
        <w:rPr>
          <w:rFonts w:hint="eastAsia"/>
        </w:rPr>
        <w:t>原始评论：“姐妹们有这个情况的吗？我每次月经前一周左右</w:t>
      </w:r>
      <w:r>
        <w:rPr>
          <w:rFonts w:hint="eastAsia"/>
        </w:rPr>
        <w:t>do</w:t>
      </w:r>
      <w:r>
        <w:rPr>
          <w:rFonts w:hint="eastAsia"/>
        </w:rPr>
        <w:t>的话，</w:t>
      </w:r>
      <w:r>
        <w:rPr>
          <w:rFonts w:hint="eastAsia"/>
        </w:rPr>
        <w:t>do</w:t>
      </w:r>
      <w:r>
        <w:rPr>
          <w:rFonts w:hint="eastAsia"/>
        </w:rPr>
        <w:t>完第二天就会来例假，已经两次这样了就会把姨妈捅提前了。我本来是二十号，后来变成十五号，上次完又是六月十一号来的例假，正常吗这样”</w:t>
      </w:r>
    </w:p>
    <w:p w14:paraId="0ECDD387" w14:textId="77777777" w:rsidR="00F54B80" w:rsidRDefault="00000000">
      <w:pPr>
        <w:pStyle w:val="altz"/>
        <w:numPr>
          <w:ilvl w:val="0"/>
          <w:numId w:val="23"/>
        </w:numPr>
        <w:ind w:firstLineChars="0"/>
      </w:pPr>
      <w:r>
        <w:rPr>
          <w:rFonts w:hint="eastAsia"/>
        </w:rPr>
        <w:t>规范化问题：“在月经前一周左右发生性行为后，月经周期从原来的</w:t>
      </w:r>
      <w:r>
        <w:rPr>
          <w:rFonts w:hint="eastAsia"/>
        </w:rPr>
        <w:t>20</w:t>
      </w:r>
      <w:r>
        <w:rPr>
          <w:rFonts w:hint="eastAsia"/>
        </w:rPr>
        <w:t>号提前至</w:t>
      </w:r>
      <w:r>
        <w:rPr>
          <w:rFonts w:hint="eastAsia"/>
        </w:rPr>
        <w:t>15</w:t>
      </w:r>
      <w:r>
        <w:rPr>
          <w:rFonts w:hint="eastAsia"/>
        </w:rPr>
        <w:t>号，最近一次提前至</w:t>
      </w:r>
      <w:r>
        <w:rPr>
          <w:rFonts w:hint="eastAsia"/>
        </w:rPr>
        <w:t>11</w:t>
      </w:r>
      <w:r>
        <w:rPr>
          <w:rFonts w:hint="eastAsia"/>
        </w:rPr>
        <w:t>号，这种情况是否属于正常月经周期变化？”</w:t>
      </w:r>
    </w:p>
    <w:p w14:paraId="093892AD" w14:textId="77777777" w:rsidR="00F54B80" w:rsidRDefault="00000000">
      <w:pPr>
        <w:pStyle w:val="altz"/>
        <w:ind w:firstLine="480"/>
      </w:pPr>
      <w:r>
        <w:rPr>
          <w:rFonts w:hint="eastAsia"/>
        </w:rPr>
        <w:t>分析：</w:t>
      </w:r>
      <w:r>
        <w:rPr>
          <w:rFonts w:hint="eastAsia"/>
        </w:rPr>
        <w:t xml:space="preserve"> </w:t>
      </w:r>
      <w:r>
        <w:rPr>
          <w:rFonts w:hint="eastAsia"/>
        </w:rPr>
        <w:t>这是一个典型的夹杂着个人经历、口语化表达（“</w:t>
      </w:r>
      <w:r>
        <w:rPr>
          <w:rFonts w:hint="eastAsia"/>
        </w:rPr>
        <w:t>do</w:t>
      </w:r>
      <w:r>
        <w:rPr>
          <w:rFonts w:hint="eastAsia"/>
        </w:rPr>
        <w:t>”、“姨妈”、“捅提前”）和情绪化求助的复杂提问。规范化工作的核心在于从中抽丝剥茧，提炼出具有普适性的核心医学问题。改写过程首先将口语替换为书面语（“性行为”、“月经”），然后将分散的时间点信息（“二十号”、“十五号”、“十一号”）进行整合与量化，清晰地描述了“月经周期提前”这一变化趋势。最终形成的问题剥离了个人化的叙事背景，聚焦于“性行为后月经提前是否正常”这一核心生理疑问，使其能够代表一类常见的用户困惑。</w:t>
      </w:r>
    </w:p>
    <w:p w14:paraId="4F318C24" w14:textId="77777777" w:rsidR="00F54B80" w:rsidRDefault="00000000">
      <w:pPr>
        <w:pStyle w:val="3"/>
        <w:spacing w:before="163" w:after="163"/>
        <w:rPr>
          <w:rFonts w:hint="eastAsia"/>
        </w:rPr>
      </w:pPr>
      <w:bookmarkStart w:id="96" w:name="_Toc227951606"/>
      <w:r>
        <w:rPr>
          <w:rFonts w:hint="eastAsia"/>
        </w:rPr>
        <w:t>不同类别问题的改写特点</w:t>
      </w:r>
      <w:bookmarkEnd w:id="96"/>
    </w:p>
    <w:p w14:paraId="695E9AD3" w14:textId="56E653BC" w:rsidR="00F54B80" w:rsidRDefault="00000000">
      <w:pPr>
        <w:pStyle w:val="altz"/>
        <w:ind w:firstLine="480"/>
      </w:pPr>
      <w:r>
        <w:rPr>
          <w:rFonts w:hint="eastAsia"/>
        </w:rPr>
        <w:t>通过对全部规范化结果的归纳分析，</w:t>
      </w:r>
      <w:r w:rsidR="000E5BE3">
        <w:rPr>
          <w:rFonts w:hint="eastAsia"/>
        </w:rPr>
        <w:t>研究</w:t>
      </w:r>
      <w:r>
        <w:rPr>
          <w:rFonts w:hint="eastAsia"/>
        </w:rPr>
        <w:t>发现</w:t>
      </w:r>
      <w:r w:rsidR="000E5BE3">
        <w:rPr>
          <w:rFonts w:hint="eastAsia"/>
        </w:rPr>
        <w:t>了</w:t>
      </w:r>
      <w:r>
        <w:rPr>
          <w:rFonts w:hint="eastAsia"/>
        </w:rPr>
        <w:t>不同类型的原始问题呈现出规律性的改写特点。</w:t>
      </w:r>
    </w:p>
    <w:p w14:paraId="0EC521CB" w14:textId="77777777" w:rsidR="00F54B80" w:rsidRDefault="00000000">
      <w:pPr>
        <w:pStyle w:val="altz"/>
        <w:numPr>
          <w:ilvl w:val="0"/>
          <w:numId w:val="24"/>
        </w:numPr>
        <w:ind w:firstLineChars="0"/>
      </w:pPr>
      <w:r>
        <w:rPr>
          <w:rFonts w:hint="eastAsia"/>
        </w:rPr>
        <w:t>指代不明与语焉不详型问题：对于原文中出现“这个”、“那个”、“怎么办”等模糊指代的情况，改写时会结合上下文（通常是视频内容或其他评论），将指代对象明确化。例如，将“男的可以吃吗？”明确为“男性是否可以服用短效避孕药？”。这是确保问题能够被独立理解的关键步骤。</w:t>
      </w:r>
    </w:p>
    <w:p w14:paraId="1F8F1EA0" w14:textId="77777777" w:rsidR="00F54B80" w:rsidRDefault="00000000">
      <w:pPr>
        <w:pStyle w:val="altz"/>
        <w:numPr>
          <w:ilvl w:val="0"/>
          <w:numId w:val="24"/>
        </w:numPr>
        <w:ind w:firstLineChars="0"/>
      </w:pPr>
      <w:r>
        <w:rPr>
          <w:rFonts w:hint="eastAsia"/>
        </w:rPr>
        <w:t>网络俚语与黑话型问题：针对包含“手艺活”（指自慰）、“带球跑”（指女方独自处理意外怀孕）等网络用语的提问，改写工作的重点是“去黑话化”，将其翻译为公众和医学界都能理解的标准术语或描述性语言，从而消除理解壁垒。</w:t>
      </w:r>
    </w:p>
    <w:p w14:paraId="3E556DD7" w14:textId="77777777" w:rsidR="00F54B80" w:rsidRDefault="00000000">
      <w:pPr>
        <w:pStyle w:val="altz"/>
        <w:numPr>
          <w:ilvl w:val="0"/>
          <w:numId w:val="24"/>
        </w:numPr>
        <w:ind w:firstLineChars="0"/>
      </w:pPr>
      <w:r>
        <w:rPr>
          <w:rFonts w:hint="eastAsia"/>
        </w:rPr>
        <w:t>错误概念与谣言型问题：如“换蛋期”示例所示，对于基于错误信息或都市传说的提问，改写时会将其重构为一个用于证伪或澄清事实的标准问句。这种方式保留了辟谣的价值，是健康教育语料中极具意义的一部分。</w:t>
      </w:r>
    </w:p>
    <w:p w14:paraId="7D4EFDDD" w14:textId="77777777" w:rsidR="00F54B80" w:rsidRDefault="00000000">
      <w:pPr>
        <w:pStyle w:val="altz"/>
        <w:numPr>
          <w:ilvl w:val="0"/>
          <w:numId w:val="24"/>
        </w:numPr>
        <w:ind w:firstLineChars="0"/>
      </w:pPr>
      <w:r>
        <w:rPr>
          <w:rFonts w:hint="eastAsia"/>
        </w:rPr>
        <w:t>长篇叙事与情绪宣泄型问题：对于那些将个人经历、情绪感受与具体疑问混合</w:t>
      </w:r>
      <w:r>
        <w:rPr>
          <w:rFonts w:hint="eastAsia"/>
        </w:rPr>
        <w:lastRenderedPageBreak/>
        <w:t>在一起的冗长评论，改写过程如同“数据清洗”，旨在</w:t>
      </w:r>
      <w:proofErr w:type="gramStart"/>
      <w:r>
        <w:rPr>
          <w:rFonts w:hint="eastAsia"/>
        </w:rPr>
        <w:t>过滤掉非关键</w:t>
      </w:r>
      <w:proofErr w:type="gramEnd"/>
      <w:r>
        <w:rPr>
          <w:rFonts w:hint="eastAsia"/>
        </w:rPr>
        <w:t>的叙事性、情绪性成分，精准提取出其中可被回答的、具有共性的健康问题。</w:t>
      </w:r>
    </w:p>
    <w:p w14:paraId="3F42BB16" w14:textId="77777777" w:rsidR="00F54B80" w:rsidRDefault="00000000">
      <w:pPr>
        <w:pStyle w:val="altz"/>
        <w:ind w:firstLine="480"/>
      </w:pPr>
      <w:r>
        <w:rPr>
          <w:rFonts w:hint="eastAsia"/>
        </w:rPr>
        <w:t>综上所述，问题规范化不仅是语言层面的润色，更是一个深度理解用户意图、重构问题框架、提升信息价值的认知过程。它为后续生成高质量、标准化的答案奠定了不可或缺的基础。</w:t>
      </w:r>
    </w:p>
    <w:p w14:paraId="500FB9EE" w14:textId="77777777" w:rsidR="00F54B80" w:rsidRDefault="00000000">
      <w:pPr>
        <w:pStyle w:val="2"/>
        <w:spacing w:before="163" w:after="163"/>
        <w:rPr>
          <w:rFonts w:hint="eastAsia"/>
        </w:rPr>
      </w:pPr>
      <w:bookmarkStart w:id="97" w:name="_Toc227951607"/>
      <w:r>
        <w:rPr>
          <w:rFonts w:hint="eastAsia"/>
        </w:rPr>
        <w:t>问答生成方法</w:t>
      </w:r>
      <w:bookmarkEnd w:id="97"/>
    </w:p>
    <w:p w14:paraId="0D537234" w14:textId="77777777" w:rsidR="00F54B80" w:rsidRDefault="00000000">
      <w:pPr>
        <w:pStyle w:val="altz"/>
        <w:ind w:firstLine="480"/>
      </w:pPr>
      <w:r>
        <w:t>在获得标准化的</w:t>
      </w:r>
      <w:r>
        <w:rPr>
          <w:rFonts w:hint="eastAsia"/>
        </w:rPr>
        <w:t>“</w:t>
      </w:r>
      <w:r>
        <w:t>问题</w:t>
      </w:r>
      <w:r>
        <w:rPr>
          <w:rFonts w:hint="eastAsia"/>
        </w:rPr>
        <w:t>”</w:t>
      </w:r>
      <w:r>
        <w:t>（</w:t>
      </w:r>
      <w:r>
        <w:t>Q</w:t>
      </w:r>
      <w:r>
        <w:t>）之后，下一步是为其匹配高质量的</w:t>
      </w:r>
      <w:r>
        <w:rPr>
          <w:rFonts w:hint="eastAsia"/>
        </w:rPr>
        <w:t>“</w:t>
      </w:r>
      <w:r>
        <w:t>答案</w:t>
      </w:r>
      <w:r>
        <w:rPr>
          <w:rFonts w:hint="eastAsia"/>
        </w:rPr>
        <w:t>”（</w:t>
      </w:r>
      <w:r>
        <w:t>A</w:t>
      </w:r>
      <w:r>
        <w:t>），从而构建完整的</w:t>
      </w:r>
      <w:r>
        <w:t>Q&amp;A</w:t>
      </w:r>
      <w:r>
        <w:t>对。这一过程同样借助大语言模型的能力，并辅以严格的人工修订与专家审核流程。</w:t>
      </w:r>
    </w:p>
    <w:p w14:paraId="04E883AA" w14:textId="77777777" w:rsidR="00F54B80" w:rsidRDefault="00000000">
      <w:pPr>
        <w:pStyle w:val="3"/>
        <w:spacing w:before="163" w:after="163"/>
        <w:rPr>
          <w:rFonts w:hint="eastAsia"/>
        </w:rPr>
      </w:pPr>
      <w:bookmarkStart w:id="98" w:name="_Toc227951608"/>
      <w:r>
        <w:rPr>
          <w:rFonts w:hint="eastAsia"/>
        </w:rPr>
        <w:t>答案生成原则</w:t>
      </w:r>
      <w:bookmarkEnd w:id="98"/>
    </w:p>
    <w:p w14:paraId="670FD158" w14:textId="77777777" w:rsidR="00F54B80" w:rsidRDefault="00000000">
      <w:pPr>
        <w:pStyle w:val="altz"/>
        <w:ind w:firstLine="480"/>
      </w:pPr>
      <w:r>
        <w:rPr>
          <w:rFonts w:hint="eastAsia"/>
        </w:rPr>
        <w:t>答案的质量直接决</w:t>
      </w:r>
      <w:commentRangeStart w:id="99"/>
      <w:r>
        <w:rPr>
          <w:rFonts w:hint="eastAsia"/>
        </w:rPr>
        <w:t>定了数据集的最终价值。</w:t>
      </w:r>
      <w:r>
        <w:rPr>
          <w:rFonts w:hint="eastAsia"/>
          <w:highlight w:val="yellow"/>
        </w:rPr>
        <w:t>为此，研究确立了以下核心生成原则：</w:t>
      </w:r>
      <w:commentRangeEnd w:id="99"/>
      <w:r>
        <w:rPr>
          <w:rStyle w:val="afc"/>
          <w:sz w:val="24"/>
          <w:szCs w:val="22"/>
        </w:rPr>
        <w:commentReference w:id="99"/>
      </w:r>
    </w:p>
    <w:p w14:paraId="5BFC4ED9" w14:textId="77777777" w:rsidR="00F54B80" w:rsidRDefault="00000000">
      <w:pPr>
        <w:pStyle w:val="altz"/>
        <w:numPr>
          <w:ilvl w:val="0"/>
          <w:numId w:val="25"/>
        </w:numPr>
        <w:ind w:firstLineChars="0"/>
      </w:pPr>
      <w:r>
        <w:rPr>
          <w:rFonts w:hint="eastAsia"/>
        </w:rPr>
        <w:t>科学准确：答案内容必须基于当前公认的医学证据和临床指南，确保所有信息真实、准确，无任何事实性错误。这是所有原则中最基本、最不可动摇的一条。</w:t>
      </w:r>
    </w:p>
    <w:p w14:paraId="7969C441" w14:textId="77777777" w:rsidR="00F54B80" w:rsidRDefault="00000000">
      <w:pPr>
        <w:pStyle w:val="altz"/>
        <w:numPr>
          <w:ilvl w:val="0"/>
          <w:numId w:val="25"/>
        </w:numPr>
        <w:ind w:firstLineChars="0"/>
      </w:pPr>
      <w:r>
        <w:rPr>
          <w:rFonts w:hint="eastAsia"/>
        </w:rPr>
        <w:t>易于理解：语言表达应通俗易懂，尽量避免使用晦涩的专业术语。在必须使用时，需附带简明扼要的解释。目标是让缺乏医学背景的青少年能够轻松理解。</w:t>
      </w:r>
    </w:p>
    <w:p w14:paraId="699AE141" w14:textId="77777777" w:rsidR="00F54B80" w:rsidRDefault="00000000">
      <w:pPr>
        <w:pStyle w:val="altz"/>
        <w:numPr>
          <w:ilvl w:val="0"/>
          <w:numId w:val="25"/>
        </w:numPr>
        <w:ind w:firstLineChars="0"/>
      </w:pPr>
      <w:r>
        <w:rPr>
          <w:rFonts w:hint="eastAsia"/>
        </w:rPr>
        <w:t>表述温和：答案应采用关怀、非评判的口吻，体现对提问者情绪的理解与尊重，尤其是在处理堕胎、性病等敏感话题时，营造一个安全、支持的沟通氛围。</w:t>
      </w:r>
    </w:p>
    <w:p w14:paraId="75C06D53" w14:textId="77777777" w:rsidR="00F54B80" w:rsidRDefault="00000000">
      <w:pPr>
        <w:pStyle w:val="altz"/>
        <w:numPr>
          <w:ilvl w:val="0"/>
          <w:numId w:val="25"/>
        </w:numPr>
        <w:ind w:firstLineChars="0"/>
      </w:pPr>
      <w:r>
        <w:rPr>
          <w:rFonts w:hint="eastAsia"/>
        </w:rPr>
        <w:t>具备教育性：答案不仅要解决用户的直接问题，还应适度延伸，提供相关的背景知识、预防措施或健康理念，起到“举一反三”的教育效果。</w:t>
      </w:r>
    </w:p>
    <w:p w14:paraId="722F0CE0" w14:textId="77777777" w:rsidR="00F54B80" w:rsidRDefault="00000000">
      <w:pPr>
        <w:pStyle w:val="altz"/>
        <w:numPr>
          <w:ilvl w:val="0"/>
          <w:numId w:val="25"/>
        </w:numPr>
        <w:ind w:firstLineChars="0"/>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14:textId="00EB1737" w:rsidR="00F54B80" w:rsidRDefault="00000000">
      <w:pPr>
        <w:pStyle w:val="altz"/>
        <w:numPr>
          <w:ilvl w:val="0"/>
          <w:numId w:val="25"/>
        </w:numPr>
        <w:ind w:firstLineChars="0"/>
      </w:pPr>
      <w:r>
        <w:rPr>
          <w:rFonts w:hint="eastAsia"/>
        </w:rPr>
        <w:t>指导性与简洁性：答案应提供清晰、可操作的建，同时做到言简意赅，避免无关信息的堆砌。</w:t>
      </w:r>
    </w:p>
    <w:p w14:paraId="37834500" w14:textId="77777777" w:rsidR="00F54B80" w:rsidRDefault="00000000">
      <w:pPr>
        <w:pStyle w:val="3"/>
        <w:spacing w:before="163" w:after="163"/>
        <w:rPr>
          <w:rFonts w:hint="eastAsia"/>
        </w:rPr>
      </w:pPr>
      <w:bookmarkStart w:id="100" w:name="_Toc227951609"/>
      <w:r>
        <w:rPr>
          <w:rFonts w:hint="eastAsia"/>
        </w:rPr>
        <w:t>答案生成提示设计</w:t>
      </w:r>
      <w:bookmarkEnd w:id="100"/>
    </w:p>
    <w:p w14:paraId="1E72A94D" w14:textId="6F60444E" w:rsidR="000E5BE3" w:rsidRDefault="000E5BE3" w:rsidP="00C12CAC">
      <w:pPr>
        <w:pStyle w:val="altz"/>
        <w:ind w:firstLine="480"/>
      </w:pPr>
      <w:r w:rsidRPr="000E5BE3">
        <w:t>在标准问题确定后，进入答案生成环节。本研究继续采用</w:t>
      </w:r>
      <w:r w:rsidRPr="000E5BE3">
        <w:t>DeepSeek-V3.1-Terminus</w:t>
      </w:r>
      <w:r w:rsidRPr="000E5BE3">
        <w:t>作为答案生成模型，通过</w:t>
      </w:r>
      <w:r w:rsidRPr="000E5BE3">
        <w:t>API</w:t>
      </w:r>
      <w:r w:rsidRPr="000E5BE3">
        <w:t>批量调用。鉴于医学科普文本对事实准确性与表述严谨性的高要求，生成参数设置为</w:t>
      </w:r>
      <w:r w:rsidRPr="000E5BE3">
        <w:t>temperature=0.3</w:t>
      </w:r>
      <w:r w:rsidRPr="000E5BE3">
        <w:t>、</w:t>
      </w:r>
      <w:proofErr w:type="spellStart"/>
      <w:r w:rsidRPr="000E5BE3">
        <w:t>top_p</w:t>
      </w:r>
      <w:proofErr w:type="spellEnd"/>
      <w:r w:rsidRPr="000E5BE3">
        <w:t>=0.9</w:t>
      </w:r>
      <w:r w:rsidRPr="000E5BE3">
        <w:t>、</w:t>
      </w:r>
      <w:proofErr w:type="spellStart"/>
      <w:r w:rsidRPr="000E5BE3">
        <w:t>max_tokens</w:t>
      </w:r>
      <w:proofErr w:type="spellEnd"/>
      <w:r w:rsidRPr="000E5BE3">
        <w:t>=2048</w:t>
      </w:r>
      <w:r w:rsidRPr="000E5BE3">
        <w:t>，以在控制输出随机性的前提下获得内容完整、结构清晰的初稿。需特别说明的是，模型生成的答案仅作为后续人工修订与专家审核的初版，最终纳入数据集的问答对均须通过</w:t>
      </w:r>
      <w:r>
        <w:rPr>
          <w:rFonts w:hint="eastAsia"/>
        </w:rPr>
        <w:t>于</w:t>
      </w:r>
      <w:r w:rsidRPr="000E5BE3">
        <w:t>5.3.4</w:t>
      </w:r>
      <w:r w:rsidRPr="000E5BE3">
        <w:t>节所述的严格质量把关。</w:t>
      </w:r>
    </w:p>
    <w:p w14:paraId="41FAEF8F" w14:textId="666ABA86" w:rsidR="00F54B80" w:rsidRDefault="00000000" w:rsidP="00C12CAC">
      <w:pPr>
        <w:pStyle w:val="altz"/>
        <w:ind w:firstLine="480"/>
      </w:pPr>
      <w:r>
        <w:rPr>
          <w:rFonts w:hint="eastAsia"/>
        </w:rPr>
        <w:lastRenderedPageBreak/>
        <w:t>为引导大语言模型生成符合</w:t>
      </w:r>
      <w:r w:rsidR="000E5BE3">
        <w:rPr>
          <w:rFonts w:hint="eastAsia"/>
        </w:rPr>
        <w:t>前述</w:t>
      </w:r>
      <w:r>
        <w:rPr>
          <w:rFonts w:hint="eastAsia"/>
        </w:rPr>
        <w:t>原则的答案，</w:t>
      </w:r>
      <w:r w:rsidR="000E5BE3">
        <w:rPr>
          <w:rFonts w:hint="eastAsia"/>
        </w:rPr>
        <w:t>研究</w:t>
      </w:r>
      <w:r>
        <w:rPr>
          <w:rFonts w:hint="eastAsia"/>
        </w:rPr>
        <w:t>设计了更为详尽的提示词：</w:t>
      </w:r>
    </w:p>
    <w:p w14:paraId="67870CF3" w14:textId="4D590026" w:rsidR="00F54B80" w:rsidRPr="00195EEC" w:rsidRDefault="00000000" w:rsidP="00195EEC">
      <w:pPr>
        <w:pStyle w:val="a3"/>
        <w:keepNext/>
        <w:spacing w:beforeLines="100" w:before="326" w:after="163"/>
        <w:jc w:val="center"/>
        <w:rPr>
          <w:rFonts w:ascii="宋体" w:eastAsia="宋体" w:hAnsi="宋体" w:hint="eastAsia"/>
          <w:sz w:val="21"/>
          <w:szCs w:val="21"/>
        </w:rPr>
      </w:pPr>
      <w:bookmarkStart w:id="101" w:name="_Toc227956041"/>
      <w:r w:rsidRPr="00195EEC">
        <w:rPr>
          <w:rFonts w:ascii="宋体" w:eastAsia="宋体" w:hAnsi="宋体" w:hint="eastAsia"/>
          <w:sz w:val="21"/>
          <w:szCs w:val="21"/>
        </w:rPr>
        <w:t xml:space="preserve">表 </w:t>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STYLEREF 1 \s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5</w:t>
      </w:r>
      <w:r w:rsidR="007B10FA">
        <w:rPr>
          <w:rFonts w:ascii="宋体" w:eastAsia="宋体" w:hAnsi="宋体" w:hint="eastAsia"/>
          <w:sz w:val="21"/>
          <w:szCs w:val="21"/>
        </w:rPr>
        <w:fldChar w:fldCharType="end"/>
      </w:r>
      <w:r w:rsidR="007B10FA">
        <w:rPr>
          <w:rFonts w:ascii="宋体" w:eastAsia="宋体" w:hAnsi="宋体" w:hint="eastAsia"/>
          <w:sz w:val="21"/>
          <w:szCs w:val="21"/>
        </w:rPr>
        <w:noBreakHyphen/>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SEQ 表 \* ARABIC \s 1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2</w:t>
      </w:r>
      <w:r w:rsidR="007B10FA">
        <w:rPr>
          <w:rFonts w:ascii="宋体" w:eastAsia="宋体" w:hAnsi="宋体" w:hint="eastAsia"/>
          <w:sz w:val="21"/>
          <w:szCs w:val="21"/>
        </w:rPr>
        <w:fldChar w:fldCharType="end"/>
      </w:r>
      <w:r w:rsidRPr="00195EEC">
        <w:rPr>
          <w:rFonts w:ascii="宋体" w:eastAsia="宋体" w:hAnsi="宋体" w:hint="eastAsia"/>
          <w:sz w:val="21"/>
          <w:szCs w:val="21"/>
        </w:rPr>
        <w:t xml:space="preserve"> 答案生成提示词</w:t>
      </w:r>
      <w:bookmarkEnd w:id="101"/>
    </w:p>
    <w:tbl>
      <w:tblPr>
        <w:tblStyle w:val="af8"/>
        <w:tblW w:w="0" w:type="auto"/>
        <w:tblLook w:val="04A0" w:firstRow="1" w:lastRow="0" w:firstColumn="1" w:lastColumn="0" w:noHBand="0" w:noVBand="1"/>
      </w:tblPr>
      <w:tblGrid>
        <w:gridCol w:w="9060"/>
      </w:tblGrid>
      <w:tr w:rsidR="00F54B80" w14:paraId="0DFB30E0" w14:textId="77777777">
        <w:tc>
          <w:tcPr>
            <w:tcW w:w="9060" w:type="dxa"/>
          </w:tcPr>
          <w:p w14:paraId="5F70A638"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角色</w:t>
            </w:r>
          </w:p>
          <w:p w14:paraId="7FA59B2A" w14:textId="77777777" w:rsidR="00F54B80" w:rsidRPr="00195EEC" w:rsidRDefault="00000000" w:rsidP="00654A62">
            <w:pPr>
              <w:pStyle w:val="altz"/>
              <w:spacing w:line="240" w:lineRule="auto"/>
              <w:ind w:firstLine="420"/>
              <w:rPr>
                <w:sz w:val="21"/>
                <w:szCs w:val="21"/>
              </w:rPr>
            </w:pPr>
            <w:r w:rsidRPr="00195EEC">
              <w:rPr>
                <w:rFonts w:hint="eastAsia"/>
                <w:sz w:val="21"/>
                <w:szCs w:val="21"/>
              </w:rPr>
              <w:t>你是一位富有同情心且具备丰富临床经验的“青少年生殖健康专家”和“科普教育者”。你的目标是为面向青少年的在线健康问答平台撰写科学、准确、温暖且易于理解的生殖健康问题答案。</w:t>
            </w:r>
          </w:p>
          <w:p w14:paraId="0F3E9EE2" w14:textId="77777777" w:rsidR="00F54B80" w:rsidRPr="00195EEC" w:rsidRDefault="00F54B80" w:rsidP="00654A62">
            <w:pPr>
              <w:pStyle w:val="altz"/>
              <w:spacing w:line="240" w:lineRule="auto"/>
              <w:ind w:firstLine="420"/>
              <w:rPr>
                <w:sz w:val="21"/>
                <w:szCs w:val="21"/>
              </w:rPr>
            </w:pPr>
          </w:p>
          <w:p w14:paraId="70620B0E"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风格与原则</w:t>
            </w:r>
          </w:p>
          <w:p w14:paraId="7C4F18CF" w14:textId="77777777" w:rsidR="00F54B80" w:rsidRPr="00195EEC" w:rsidRDefault="00000000" w:rsidP="00654A62">
            <w:pPr>
              <w:pStyle w:val="altz"/>
              <w:spacing w:line="240" w:lineRule="auto"/>
              <w:ind w:firstLine="420"/>
              <w:rPr>
                <w:sz w:val="21"/>
                <w:szCs w:val="21"/>
              </w:rPr>
            </w:pPr>
            <w:r w:rsidRPr="00195EEC">
              <w:rPr>
                <w:rFonts w:hint="eastAsia"/>
                <w:sz w:val="21"/>
                <w:szCs w:val="21"/>
              </w:rPr>
              <w:t>你的回答必须同时满足以下要求：</w:t>
            </w:r>
          </w:p>
          <w:p w14:paraId="0177BFCE" w14:textId="492466D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【科学准确】：所有信息必须基于</w:t>
            </w:r>
            <w:r w:rsidR="00735BDD" w:rsidRPr="00195EEC">
              <w:rPr>
                <w:sz w:val="21"/>
                <w:szCs w:val="21"/>
              </w:rPr>
              <w:t>世界卫生组织（</w:t>
            </w:r>
            <w:r w:rsidR="00735BDD" w:rsidRPr="00195EEC">
              <w:rPr>
                <w:sz w:val="21"/>
                <w:szCs w:val="21"/>
              </w:rPr>
              <w:t>WHO</w:t>
            </w:r>
            <w:r w:rsidR="00735BDD" w:rsidRPr="00195EEC">
              <w:rPr>
                <w:sz w:val="21"/>
                <w:szCs w:val="21"/>
              </w:rPr>
              <w:t>）及中国权威医疗指南的共识</w:t>
            </w:r>
            <w:r w:rsidRPr="00195EEC">
              <w:rPr>
                <w:rFonts w:hint="eastAsia"/>
                <w:sz w:val="21"/>
                <w:szCs w:val="21"/>
              </w:rPr>
              <w:t>。</w:t>
            </w:r>
          </w:p>
          <w:p w14:paraId="6A05E606"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【通俗易懂】：使用青少年能理解的简单语言，避免专业术语。</w:t>
            </w:r>
          </w:p>
          <w:p w14:paraId="7F566A1D"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【温和关怀】：语气充满同情心、不带评判，让提问者感到安全和被尊重。</w:t>
            </w:r>
          </w:p>
          <w:p w14:paraId="3131E275"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【教育导向】：在回答问题的基础上，提供相关的健康知识。</w:t>
            </w:r>
          </w:p>
          <w:p w14:paraId="61C96929"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【风险警示】：明确告知相关的风险，并强烈建议在必要</w:t>
            </w:r>
            <w:proofErr w:type="gramStart"/>
            <w:r w:rsidRPr="00195EEC">
              <w:rPr>
                <w:rFonts w:hint="eastAsia"/>
                <w:sz w:val="21"/>
                <w:szCs w:val="21"/>
              </w:rPr>
              <w:t>时咨询</w:t>
            </w:r>
            <w:proofErr w:type="gramEnd"/>
            <w:r w:rsidRPr="00195EEC">
              <w:rPr>
                <w:rFonts w:hint="eastAsia"/>
                <w:sz w:val="21"/>
                <w:szCs w:val="21"/>
              </w:rPr>
              <w:t>专业医生。</w:t>
            </w:r>
          </w:p>
          <w:p w14:paraId="06D42EC0" w14:textId="2473E039"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【结构清晰</w:t>
            </w:r>
            <w:r w:rsidR="005F1C44" w:rsidRPr="00195EEC">
              <w:rPr>
                <w:rFonts w:hint="eastAsia"/>
                <w:sz w:val="21"/>
                <w:szCs w:val="21"/>
              </w:rPr>
              <w:t>简洁</w:t>
            </w:r>
            <w:r w:rsidRPr="00195EEC">
              <w:rPr>
                <w:rFonts w:hint="eastAsia"/>
                <w:sz w:val="21"/>
                <w:szCs w:val="21"/>
              </w:rPr>
              <w:t>】：采用分点或总分总的结构，</w:t>
            </w:r>
            <w:proofErr w:type="gramStart"/>
            <w:r w:rsidRPr="00195EEC">
              <w:rPr>
                <w:rFonts w:hint="eastAsia"/>
                <w:sz w:val="21"/>
                <w:szCs w:val="21"/>
              </w:rPr>
              <w:t>使答案</w:t>
            </w:r>
            <w:proofErr w:type="gramEnd"/>
            <w:r w:rsidRPr="00195EEC">
              <w:rPr>
                <w:rFonts w:hint="eastAsia"/>
                <w:sz w:val="21"/>
                <w:szCs w:val="21"/>
              </w:rPr>
              <w:t>条理清晰</w:t>
            </w:r>
            <w:r w:rsidR="005F1C44" w:rsidRPr="00195EEC">
              <w:rPr>
                <w:rFonts w:hint="eastAsia"/>
                <w:sz w:val="21"/>
                <w:szCs w:val="21"/>
              </w:rPr>
              <w:t>简洁</w:t>
            </w:r>
            <w:r w:rsidRPr="00195EEC">
              <w:rPr>
                <w:rFonts w:hint="eastAsia"/>
                <w:sz w:val="21"/>
                <w:szCs w:val="21"/>
              </w:rPr>
              <w:t>。</w:t>
            </w:r>
          </w:p>
          <w:p w14:paraId="151241F6" w14:textId="77777777" w:rsidR="00F54B80" w:rsidRPr="00195EEC" w:rsidRDefault="00F54B80" w:rsidP="00654A62">
            <w:pPr>
              <w:pStyle w:val="altz"/>
              <w:spacing w:line="240" w:lineRule="auto"/>
              <w:ind w:firstLine="420"/>
              <w:rPr>
                <w:sz w:val="21"/>
                <w:szCs w:val="21"/>
              </w:rPr>
            </w:pPr>
          </w:p>
          <w:p w14:paraId="78793568"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任务</w:t>
            </w:r>
          </w:p>
          <w:p w14:paraId="5D02DC14" w14:textId="77777777" w:rsidR="00F54B80" w:rsidRPr="00195EEC" w:rsidRDefault="00000000" w:rsidP="00654A62">
            <w:pPr>
              <w:pStyle w:val="altz"/>
              <w:spacing w:line="240" w:lineRule="auto"/>
              <w:ind w:firstLine="420"/>
              <w:rPr>
                <w:sz w:val="21"/>
                <w:szCs w:val="21"/>
              </w:rPr>
            </w:pPr>
            <w:r w:rsidRPr="00195EEC">
              <w:rPr>
                <w:rFonts w:hint="eastAsia"/>
                <w:sz w:val="21"/>
                <w:szCs w:val="21"/>
              </w:rPr>
              <w:t>请根据以下这个规范化后的问题，撰写一个专业、详尽且充满关怀的回答。</w:t>
            </w:r>
          </w:p>
          <w:p w14:paraId="51C1CA80" w14:textId="77777777" w:rsidR="00F54B80" w:rsidRPr="00195EEC" w:rsidRDefault="00F54B80" w:rsidP="00654A62">
            <w:pPr>
              <w:pStyle w:val="altz"/>
              <w:spacing w:line="240" w:lineRule="auto"/>
              <w:ind w:firstLine="420"/>
              <w:rPr>
                <w:sz w:val="21"/>
                <w:szCs w:val="21"/>
              </w:rPr>
            </w:pPr>
          </w:p>
          <w:p w14:paraId="1282652C"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问题：</w:t>
            </w:r>
          </w:p>
          <w:p w14:paraId="2F700634" w14:textId="77777777" w:rsidR="00F54B80" w:rsidRPr="00195EEC" w:rsidRDefault="00000000" w:rsidP="00654A62">
            <w:pPr>
              <w:pStyle w:val="altz"/>
              <w:spacing w:line="240" w:lineRule="auto"/>
              <w:ind w:firstLine="420"/>
              <w:rPr>
                <w:sz w:val="21"/>
                <w:szCs w:val="21"/>
              </w:rPr>
            </w:pPr>
            <w:r w:rsidRPr="00195EEC">
              <w:rPr>
                <w:sz w:val="21"/>
                <w:szCs w:val="21"/>
              </w:rPr>
              <w:t>"{</w:t>
            </w:r>
            <w:proofErr w:type="spellStart"/>
            <w:r w:rsidRPr="00195EEC">
              <w:rPr>
                <w:sz w:val="21"/>
                <w:szCs w:val="21"/>
              </w:rPr>
              <w:t>standardized_</w:t>
            </w:r>
            <w:proofErr w:type="gramStart"/>
            <w:r w:rsidRPr="00195EEC">
              <w:rPr>
                <w:sz w:val="21"/>
                <w:szCs w:val="21"/>
              </w:rPr>
              <w:t>question</w:t>
            </w:r>
            <w:proofErr w:type="spellEnd"/>
            <w:r w:rsidRPr="00195EEC">
              <w:rPr>
                <w:sz w:val="21"/>
                <w:szCs w:val="21"/>
              </w:rPr>
              <w:t>}"</w:t>
            </w:r>
            <w:proofErr w:type="gramEnd"/>
          </w:p>
          <w:p w14:paraId="77AABBB9" w14:textId="77777777" w:rsidR="00F54B80" w:rsidRPr="00195EEC" w:rsidRDefault="00F54B80" w:rsidP="00654A62">
            <w:pPr>
              <w:pStyle w:val="altz"/>
              <w:spacing w:line="240" w:lineRule="auto"/>
              <w:ind w:firstLine="420"/>
              <w:rPr>
                <w:sz w:val="21"/>
                <w:szCs w:val="21"/>
              </w:rPr>
            </w:pPr>
          </w:p>
          <w:p w14:paraId="186C4E0E" w14:textId="14B479CA" w:rsidR="00F54B80" w:rsidRPr="00195EEC" w:rsidRDefault="00000000" w:rsidP="00654A62">
            <w:pPr>
              <w:pStyle w:val="altz"/>
              <w:spacing w:line="240" w:lineRule="auto"/>
              <w:ind w:leftChars="200" w:left="480" w:firstLineChars="0" w:firstLine="0"/>
              <w:rPr>
                <w:sz w:val="21"/>
                <w:szCs w:val="21"/>
              </w:rPr>
            </w:pPr>
            <w:r w:rsidRPr="00195EEC">
              <w:rPr>
                <w:rFonts w:hint="eastAsia"/>
                <w:sz w:val="21"/>
                <w:szCs w:val="21"/>
              </w:rPr>
              <w:t xml:space="preserve"># </w:t>
            </w:r>
            <w:r w:rsidRPr="00195EEC">
              <w:rPr>
                <w:rFonts w:hint="eastAsia"/>
                <w:sz w:val="21"/>
                <w:szCs w:val="21"/>
              </w:rPr>
              <w:t>回答：</w:t>
            </w:r>
          </w:p>
        </w:tc>
      </w:tr>
    </w:tbl>
    <w:p w14:paraId="2259AF5A" w14:textId="77777777" w:rsidR="00F54B80" w:rsidRDefault="00000000">
      <w:pPr>
        <w:pStyle w:val="3"/>
        <w:spacing w:before="163" w:after="163"/>
        <w:rPr>
          <w:rFonts w:hint="eastAsia"/>
        </w:rPr>
      </w:pPr>
      <w:bookmarkStart w:id="102" w:name="_Toc227951610"/>
      <w:r>
        <w:rPr>
          <w:rFonts w:hint="eastAsia"/>
        </w:rPr>
        <w:t>人工修订流程</w:t>
      </w:r>
      <w:bookmarkEnd w:id="102"/>
    </w:p>
    <w:p w14:paraId="65A8E197" w14:textId="5D27AD32" w:rsidR="00F54B80" w:rsidRDefault="00000000">
      <w:pPr>
        <w:pStyle w:val="altz"/>
        <w:ind w:firstLine="480"/>
      </w:pPr>
      <w:r w:rsidRPr="00C12CAC">
        <w:rPr>
          <w:rFonts w:hint="eastAsia"/>
        </w:rPr>
        <w:t>大语言模型生成的答案草稿仅作为初版。</w:t>
      </w:r>
      <w:r>
        <w:rPr>
          <w:rFonts w:hint="eastAsia"/>
        </w:rPr>
        <w:t>为确保最终质量，</w:t>
      </w:r>
      <w:r w:rsidR="000E5BE3">
        <w:rPr>
          <w:rFonts w:hint="eastAsia"/>
        </w:rPr>
        <w:t>研究</w:t>
      </w:r>
      <w:r>
        <w:rPr>
          <w:rFonts w:hint="eastAsia"/>
        </w:rPr>
        <w:t>设立了严格的人工修订流程：</w:t>
      </w:r>
    </w:p>
    <w:p w14:paraId="1CED3608" w14:textId="4AE335EB" w:rsidR="00F54B80" w:rsidRDefault="00000000">
      <w:pPr>
        <w:pStyle w:val="altz"/>
        <w:numPr>
          <w:ilvl w:val="0"/>
          <w:numId w:val="26"/>
        </w:numPr>
        <w:ind w:firstLineChars="0"/>
      </w:pPr>
      <w:r>
        <w:rPr>
          <w:rFonts w:hint="eastAsia"/>
        </w:rPr>
        <w:t>初审与事实核查：研究</w:t>
      </w:r>
      <w:r w:rsidR="001E2739">
        <w:rPr>
          <w:rFonts w:hint="eastAsia"/>
        </w:rPr>
        <w:t>将</w:t>
      </w:r>
      <w:r>
        <w:rPr>
          <w:rFonts w:hint="eastAsia"/>
        </w:rPr>
        <w:t>对模型生成的每一条答案进行初审。对照权威医学资料（如世界卫生组织</w:t>
      </w:r>
      <w:r>
        <w:rPr>
          <w:rFonts w:hint="eastAsia"/>
        </w:rPr>
        <w:t>WHO</w:t>
      </w:r>
      <w:r>
        <w:rPr>
          <w:rFonts w:hint="eastAsia"/>
        </w:rPr>
        <w:t>指南、国家</w:t>
      </w:r>
      <w:proofErr w:type="gramStart"/>
      <w:r>
        <w:rPr>
          <w:rFonts w:hint="eastAsia"/>
        </w:rPr>
        <w:t>卫健委发布</w:t>
      </w:r>
      <w:proofErr w:type="gramEnd"/>
      <w:r>
        <w:rPr>
          <w:rFonts w:hint="eastAsia"/>
        </w:rPr>
        <w:t>的技术规范等），逐一核实答案中的关键信息点，修正所有事实性错误。</w:t>
      </w:r>
    </w:p>
    <w:p w14:paraId="533E9DC8" w14:textId="478B7251" w:rsidR="00F54B80" w:rsidRDefault="00000000">
      <w:pPr>
        <w:pStyle w:val="altz"/>
        <w:numPr>
          <w:ilvl w:val="0"/>
          <w:numId w:val="26"/>
        </w:numPr>
        <w:ind w:firstLineChars="0"/>
      </w:pPr>
      <w:r>
        <w:rPr>
          <w:rFonts w:hint="eastAsia"/>
        </w:rPr>
        <w:t>语言与语调润色：在保证准确性的基础上，对答案的语言进行润色，使其更符合“易于理解”和“表述温和”的原则，调整行文结构，确保逻辑流畅。</w:t>
      </w:r>
    </w:p>
    <w:p w14:paraId="141BB9E0" w14:textId="2DC75A61" w:rsidR="00F54B80" w:rsidRDefault="00000000">
      <w:pPr>
        <w:pStyle w:val="altz"/>
        <w:numPr>
          <w:ilvl w:val="0"/>
          <w:numId w:val="26"/>
        </w:numPr>
        <w:ind w:firstLineChars="0"/>
      </w:pPr>
      <w:r>
        <w:rPr>
          <w:rFonts w:hint="eastAsia"/>
        </w:rPr>
        <w:t>补充与完善：检查答案是否全面回应了问题，并适度补充缺失的背景信息或健康建议。同时，确保每条答案末尾都附有标准化的风险提示与就医建议。</w:t>
      </w:r>
    </w:p>
    <w:p w14:paraId="74E4BCE4" w14:textId="77777777" w:rsidR="00F54B80" w:rsidRDefault="00000000">
      <w:pPr>
        <w:pStyle w:val="3"/>
        <w:spacing w:before="163" w:after="163"/>
        <w:rPr>
          <w:rFonts w:hint="eastAsia"/>
        </w:rPr>
      </w:pPr>
      <w:bookmarkStart w:id="103" w:name="_Toc227951611"/>
      <w:r>
        <w:rPr>
          <w:rFonts w:hint="eastAsia"/>
        </w:rPr>
        <w:t>专家审核规则</w:t>
      </w:r>
      <w:bookmarkEnd w:id="103"/>
    </w:p>
    <w:p w14:paraId="062F7217" w14:textId="5D3CF51B" w:rsidR="00F54B80" w:rsidRDefault="00000000" w:rsidP="00C12CAC">
      <w:pPr>
        <w:pStyle w:val="altz"/>
        <w:ind w:firstLine="480"/>
      </w:pPr>
      <w:r>
        <w:rPr>
          <w:rFonts w:hint="eastAsia"/>
        </w:rPr>
        <w:t>经过人工修订的问答对，将提交给外部医学专家（至少包含</w:t>
      </w:r>
      <w:r>
        <w:rPr>
          <w:rFonts w:hint="eastAsia"/>
        </w:rPr>
        <w:t>2</w:t>
      </w:r>
      <w:r>
        <w:rPr>
          <w:rFonts w:hint="eastAsia"/>
        </w:rPr>
        <w:t>名副主任医师及以上的妇产科医生）进行最终审核。</w:t>
      </w:r>
      <w:commentRangeStart w:id="104"/>
      <w:r>
        <w:rPr>
          <w:rFonts w:hint="eastAsia"/>
        </w:rPr>
        <w:t>专家</w:t>
      </w:r>
      <w:r>
        <w:rPr>
          <w:rFonts w:hint="eastAsia"/>
          <w:color w:val="00B0F0"/>
        </w:rPr>
        <w:t>使用</w:t>
      </w:r>
      <w:ins w:id="105" w:author="Zixuan Zhou" w:date="2026-04-17T14:13:00Z" w16du:dateUtc="2026-04-17T06:13:00Z">
        <w:r w:rsidR="007B6240">
          <w:rPr>
            <w:rFonts w:hint="eastAsia"/>
            <w:color w:val="00B0F0"/>
          </w:rPr>
          <w:t>3</w:t>
        </w:r>
      </w:ins>
      <w:del w:id="106" w:author="Zixuan Zhou" w:date="2026-04-17T14:13:00Z" w16du:dateUtc="2026-04-17T06:13:00Z">
        <w:r w:rsidDel="007B6240">
          <w:rPr>
            <w:rFonts w:hint="eastAsia"/>
            <w:color w:val="00B0F0"/>
          </w:rPr>
          <w:delText>5</w:delText>
        </w:r>
      </w:del>
      <w:r>
        <w:rPr>
          <w:rFonts w:hint="eastAsia"/>
          <w:color w:val="00B0F0"/>
        </w:rPr>
        <w:t>点</w:t>
      </w:r>
      <w:r>
        <w:rPr>
          <w:rFonts w:hint="eastAsia"/>
          <w:color w:val="00B0F0"/>
        </w:rPr>
        <w:t>Likert</w:t>
      </w:r>
      <w:r>
        <w:rPr>
          <w:rFonts w:hint="eastAsia"/>
          <w:color w:val="00B0F0"/>
        </w:rPr>
        <w:t>量表</w:t>
      </w:r>
      <w:del w:id="107" w:author="Zixuan Zhou" w:date="2026-04-17T19:04:00Z" w16du:dateUtc="2026-04-17T11:04:00Z">
        <w:r w:rsidDel="00C12CAC">
          <w:rPr>
            <w:rFonts w:hint="eastAsia"/>
            <w:color w:val="00B0F0"/>
          </w:rPr>
          <w:delText>（</w:delText>
        </w:r>
        <w:r w:rsidDel="00C12CAC">
          <w:rPr>
            <w:rFonts w:hint="eastAsia"/>
            <w:color w:val="00B0F0"/>
          </w:rPr>
          <w:delText>1=</w:delText>
        </w:r>
        <w:r w:rsidDel="00C12CAC">
          <w:rPr>
            <w:rFonts w:hint="eastAsia"/>
            <w:color w:val="00B0F0"/>
          </w:rPr>
          <w:delText>完全不符合，</w:delText>
        </w:r>
        <w:r w:rsidDel="00C12CAC">
          <w:rPr>
            <w:rFonts w:hint="eastAsia"/>
            <w:color w:val="00B0F0"/>
          </w:rPr>
          <w:delText>5=</w:delText>
        </w:r>
        <w:r w:rsidDel="00C12CAC">
          <w:rPr>
            <w:rFonts w:hint="eastAsia"/>
            <w:color w:val="00B0F0"/>
          </w:rPr>
          <w:delText>完全符合）</w:delText>
        </w:r>
      </w:del>
      <w:r>
        <w:rPr>
          <w:rFonts w:hint="eastAsia"/>
          <w:color w:val="00B0F0"/>
        </w:rPr>
        <w:t>对每个问答对</w:t>
      </w:r>
      <w:r w:rsidR="001E2739">
        <w:rPr>
          <w:rFonts w:hint="eastAsia"/>
          <w:color w:val="00B0F0"/>
        </w:rPr>
        <w:t>从</w:t>
      </w:r>
      <w:r>
        <w:rPr>
          <w:rFonts w:hint="eastAsia"/>
          <w:color w:val="00B0F0"/>
        </w:rPr>
        <w:t>六个维度进行独立打分</w:t>
      </w:r>
      <w:commentRangeEnd w:id="104"/>
      <w:r>
        <w:rPr>
          <w:rStyle w:val="afc"/>
          <w:rFonts w:hint="eastAsia"/>
          <w:sz w:val="24"/>
          <w:szCs w:val="22"/>
        </w:rPr>
        <w:commentReference w:id="104"/>
      </w:r>
      <w:r>
        <w:rPr>
          <w:rFonts w:hint="eastAsia"/>
        </w:rPr>
        <w:t>。</w:t>
      </w:r>
    </w:p>
    <w:p w14:paraId="328AF1CA" w14:textId="005D2271" w:rsidR="00C12CAC" w:rsidRDefault="00000000" w:rsidP="001F673A">
      <w:pPr>
        <w:pStyle w:val="altz"/>
        <w:spacing w:afterLines="50" w:after="163"/>
        <w:ind w:firstLine="480"/>
      </w:pPr>
      <w:r>
        <w:rPr>
          <w:rFonts w:hint="eastAsia"/>
        </w:rPr>
        <w:t>审核指标定义</w:t>
      </w:r>
      <w:r w:rsidR="001E2739">
        <w:rPr>
          <w:rFonts w:hint="eastAsia"/>
        </w:rPr>
        <w:t>见</w:t>
      </w:r>
      <w:r w:rsidR="001E2739">
        <w:fldChar w:fldCharType="begin"/>
      </w:r>
      <w:r w:rsidR="001E2739">
        <w:instrText xml:space="preserve"> </w:instrText>
      </w:r>
      <w:r w:rsidR="001E2739">
        <w:rPr>
          <w:rFonts w:hint="eastAsia"/>
        </w:rPr>
        <w:instrText>REF _Ref227682250 \h</w:instrText>
      </w:r>
      <w:r w:rsidR="001E2739">
        <w:instrText xml:space="preserve"> </w:instrText>
      </w:r>
      <w:r w:rsidR="001E2739">
        <w:fldChar w:fldCharType="separate"/>
      </w:r>
      <w:r w:rsidR="001E2739" w:rsidRPr="001E2739">
        <w:rPr>
          <w:rFonts w:ascii="宋体" w:hAnsi="宋体" w:hint="eastAsia"/>
        </w:rPr>
        <w:t xml:space="preserve">表 </w:t>
      </w:r>
      <w:r w:rsidR="001E2739" w:rsidRPr="001E2739">
        <w:rPr>
          <w:rFonts w:ascii="宋体" w:hAnsi="宋体" w:hint="eastAsia"/>
          <w:noProof/>
        </w:rPr>
        <w:t>5</w:t>
      </w:r>
      <w:r w:rsidR="001E2739" w:rsidRPr="001E2739">
        <w:rPr>
          <w:rFonts w:ascii="宋体" w:hAnsi="宋体" w:hint="eastAsia"/>
        </w:rPr>
        <w:noBreakHyphen/>
      </w:r>
      <w:r w:rsidR="001E2739" w:rsidRPr="001E2739">
        <w:rPr>
          <w:rFonts w:ascii="宋体" w:hAnsi="宋体" w:hint="eastAsia"/>
          <w:noProof/>
        </w:rPr>
        <w:t>3</w:t>
      </w:r>
      <w:r w:rsidR="001E2739">
        <w:fldChar w:fldCharType="end"/>
      </w:r>
      <w:r w:rsidR="001F673A">
        <w:rPr>
          <w:rFonts w:hint="eastAsia"/>
        </w:rPr>
        <w:t>：</w:t>
      </w:r>
    </w:p>
    <w:p w14:paraId="5ED060D2" w14:textId="42594AE9" w:rsidR="001E2739" w:rsidRPr="001E2739" w:rsidRDefault="001E2739" w:rsidP="00195EEC">
      <w:pPr>
        <w:pStyle w:val="a3"/>
        <w:keepNext/>
        <w:spacing w:beforeLines="100" w:before="326" w:after="163"/>
        <w:jc w:val="center"/>
        <w:rPr>
          <w:rFonts w:ascii="宋体" w:eastAsia="宋体" w:hAnsi="宋体" w:hint="eastAsia"/>
        </w:rPr>
      </w:pPr>
      <w:bookmarkStart w:id="108" w:name="_Ref227682250"/>
      <w:bookmarkStart w:id="109" w:name="_Toc227956042"/>
      <w:r w:rsidRPr="001E2739">
        <w:rPr>
          <w:rFonts w:ascii="宋体" w:eastAsia="宋体" w:hAnsi="宋体" w:hint="eastAsia"/>
        </w:rPr>
        <w:lastRenderedPageBreak/>
        <w:t xml:space="preserve">表 </w:t>
      </w:r>
      <w:r w:rsidR="007B10FA">
        <w:rPr>
          <w:rFonts w:ascii="宋体" w:eastAsia="宋体" w:hAnsi="宋体" w:hint="eastAsia"/>
        </w:rPr>
        <w:fldChar w:fldCharType="begin"/>
      </w:r>
      <w:r w:rsidR="007B10FA">
        <w:rPr>
          <w:rFonts w:ascii="宋体" w:eastAsia="宋体" w:hAnsi="宋体" w:hint="eastAsia"/>
        </w:rPr>
        <w:instrText xml:space="preserve"> STYLEREF 1 \s </w:instrText>
      </w:r>
      <w:r w:rsidR="007B10FA">
        <w:rPr>
          <w:rFonts w:ascii="宋体" w:eastAsia="宋体" w:hAnsi="宋体" w:hint="eastAsia"/>
        </w:rPr>
        <w:fldChar w:fldCharType="separate"/>
      </w:r>
      <w:r w:rsidR="007B10FA">
        <w:rPr>
          <w:rFonts w:ascii="宋体" w:eastAsia="宋体" w:hAnsi="宋体" w:hint="eastAsia"/>
          <w:noProof/>
        </w:rPr>
        <w:t>5</w:t>
      </w:r>
      <w:r w:rsidR="007B10FA">
        <w:rPr>
          <w:rFonts w:ascii="宋体" w:eastAsia="宋体" w:hAnsi="宋体" w:hint="eastAsia"/>
        </w:rPr>
        <w:fldChar w:fldCharType="end"/>
      </w:r>
      <w:r w:rsidR="007B10FA">
        <w:rPr>
          <w:rFonts w:ascii="宋体" w:eastAsia="宋体" w:hAnsi="宋体" w:hint="eastAsia"/>
        </w:rPr>
        <w:noBreakHyphen/>
      </w:r>
      <w:r w:rsidR="007B10FA">
        <w:rPr>
          <w:rFonts w:ascii="宋体" w:eastAsia="宋体" w:hAnsi="宋体" w:hint="eastAsia"/>
        </w:rPr>
        <w:fldChar w:fldCharType="begin"/>
      </w:r>
      <w:r w:rsidR="007B10FA">
        <w:rPr>
          <w:rFonts w:ascii="宋体" w:eastAsia="宋体" w:hAnsi="宋体" w:hint="eastAsia"/>
        </w:rPr>
        <w:instrText xml:space="preserve"> SEQ 表 \* ARABIC \s 1 </w:instrText>
      </w:r>
      <w:r w:rsidR="007B10FA">
        <w:rPr>
          <w:rFonts w:ascii="宋体" w:eastAsia="宋体" w:hAnsi="宋体" w:hint="eastAsia"/>
        </w:rPr>
        <w:fldChar w:fldCharType="separate"/>
      </w:r>
      <w:r w:rsidR="007B10FA">
        <w:rPr>
          <w:rFonts w:ascii="宋体" w:eastAsia="宋体" w:hAnsi="宋体" w:hint="eastAsia"/>
          <w:noProof/>
        </w:rPr>
        <w:t>3</w:t>
      </w:r>
      <w:r w:rsidR="007B10FA">
        <w:rPr>
          <w:rFonts w:ascii="宋体" w:eastAsia="宋体" w:hAnsi="宋体" w:hint="eastAsia"/>
        </w:rPr>
        <w:fldChar w:fldCharType="end"/>
      </w:r>
      <w:r w:rsidRPr="001E2739">
        <w:rPr>
          <w:rFonts w:ascii="宋体" w:eastAsia="宋体" w:hAnsi="宋体" w:hint="eastAsia"/>
        </w:rPr>
        <w:t xml:space="preserve"> 打分指标量表</w:t>
      </w:r>
      <w:bookmarkEnd w:id="108"/>
      <w:bookmarkEnd w:id="109"/>
    </w:p>
    <w:tbl>
      <w:tblPr>
        <w:tblStyle w:val="af8"/>
        <w:tblW w:w="92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95"/>
      </w:tblGrid>
      <w:tr w:rsidR="00C12CAC" w:rsidRPr="00C12CAC" w14:paraId="0BC73877" w14:textId="77777777" w:rsidTr="00654A62">
        <w:trPr>
          <w:trHeight w:val="317"/>
        </w:trPr>
        <w:tc>
          <w:tcPr>
            <w:tcW w:w="1276" w:type="dxa"/>
            <w:tcBorders>
              <w:top w:val="single" w:sz="4" w:space="0" w:color="auto"/>
              <w:bottom w:val="single" w:sz="4" w:space="0" w:color="auto"/>
            </w:tcBorders>
          </w:tcPr>
          <w:p w14:paraId="3D47FC99" w14:textId="0CABAEC5" w:rsidR="00C12CAC" w:rsidRPr="00195EEC" w:rsidRDefault="00C12CAC" w:rsidP="00654A62">
            <w:pPr>
              <w:pStyle w:val="altz"/>
              <w:snapToGrid/>
              <w:spacing w:line="240" w:lineRule="auto"/>
              <w:ind w:firstLineChars="0" w:firstLine="0"/>
              <w:jc w:val="left"/>
              <w:rPr>
                <w:b/>
                <w:bCs/>
                <w:sz w:val="21"/>
                <w:szCs w:val="21"/>
              </w:rPr>
            </w:pPr>
            <w:r w:rsidRPr="00195EEC">
              <w:rPr>
                <w:rFonts w:hint="eastAsia"/>
                <w:b/>
                <w:bCs/>
                <w:sz w:val="21"/>
                <w:szCs w:val="21"/>
              </w:rPr>
              <w:t>指标</w:t>
            </w:r>
          </w:p>
        </w:tc>
        <w:tc>
          <w:tcPr>
            <w:tcW w:w="7995" w:type="dxa"/>
            <w:tcBorders>
              <w:top w:val="single" w:sz="4" w:space="0" w:color="auto"/>
              <w:bottom w:val="single" w:sz="4" w:space="0" w:color="auto"/>
            </w:tcBorders>
          </w:tcPr>
          <w:p w14:paraId="0DB249D5" w14:textId="11C38B45" w:rsidR="00C12CAC" w:rsidRPr="00195EEC" w:rsidRDefault="00C12CAC" w:rsidP="00654A62">
            <w:pPr>
              <w:pStyle w:val="altz"/>
              <w:snapToGrid/>
              <w:spacing w:line="240" w:lineRule="auto"/>
              <w:ind w:firstLineChars="0" w:firstLine="0"/>
              <w:jc w:val="left"/>
              <w:rPr>
                <w:b/>
                <w:bCs/>
                <w:sz w:val="21"/>
                <w:szCs w:val="21"/>
              </w:rPr>
            </w:pPr>
            <w:r w:rsidRPr="00195EEC">
              <w:rPr>
                <w:rFonts w:hint="eastAsia"/>
                <w:b/>
                <w:bCs/>
                <w:sz w:val="21"/>
                <w:szCs w:val="21"/>
              </w:rPr>
              <w:t>具体说明</w:t>
            </w:r>
          </w:p>
        </w:tc>
      </w:tr>
      <w:tr w:rsidR="00C12CAC" w14:paraId="018F2EA4" w14:textId="77777777" w:rsidTr="00654A62">
        <w:trPr>
          <w:trHeight w:val="317"/>
        </w:trPr>
        <w:tc>
          <w:tcPr>
            <w:tcW w:w="1276" w:type="dxa"/>
            <w:tcBorders>
              <w:top w:val="single" w:sz="4" w:space="0" w:color="auto"/>
            </w:tcBorders>
          </w:tcPr>
          <w:p w14:paraId="74CDD6AA" w14:textId="0A9D50DF"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指导性</w:t>
            </w:r>
          </w:p>
        </w:tc>
        <w:tc>
          <w:tcPr>
            <w:tcW w:w="7995" w:type="dxa"/>
            <w:tcBorders>
              <w:top w:val="single" w:sz="4" w:space="0" w:color="auto"/>
            </w:tcBorders>
          </w:tcPr>
          <w:p w14:paraId="0BE1C537"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3</w:t>
            </w:r>
            <w:r w:rsidRPr="00195EEC">
              <w:rPr>
                <w:rFonts w:hint="eastAsia"/>
                <w:sz w:val="21"/>
                <w:szCs w:val="21"/>
              </w:rPr>
              <w:t>分</w:t>
            </w:r>
            <w:r w:rsidRPr="00195EEC">
              <w:rPr>
                <w:rFonts w:hint="eastAsia"/>
                <w:sz w:val="21"/>
                <w:szCs w:val="21"/>
              </w:rPr>
              <w:t xml:space="preserve"> (</w:t>
            </w:r>
            <w:r w:rsidRPr="00195EEC">
              <w:rPr>
                <w:rFonts w:hint="eastAsia"/>
                <w:sz w:val="21"/>
                <w:szCs w:val="21"/>
              </w:rPr>
              <w:t>具有指导意义</w:t>
            </w:r>
            <w:r w:rsidRPr="00195EEC">
              <w:rPr>
                <w:rFonts w:hint="eastAsia"/>
                <w:sz w:val="21"/>
                <w:szCs w:val="21"/>
              </w:rPr>
              <w:t>)</w:t>
            </w:r>
            <w:r w:rsidRPr="00195EEC">
              <w:rPr>
                <w:rFonts w:hint="eastAsia"/>
                <w:sz w:val="21"/>
                <w:szCs w:val="21"/>
              </w:rPr>
              <w:t>：提供了清晰、具体且可读性强的建议或指导，帮助明确行动方向。</w:t>
            </w:r>
          </w:p>
          <w:p w14:paraId="6F5793FD"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2</w:t>
            </w:r>
            <w:r w:rsidRPr="00195EEC">
              <w:rPr>
                <w:rFonts w:hint="eastAsia"/>
                <w:sz w:val="21"/>
                <w:szCs w:val="21"/>
              </w:rPr>
              <w:t>分</w:t>
            </w:r>
            <w:r w:rsidRPr="00195EEC">
              <w:rPr>
                <w:rFonts w:hint="eastAsia"/>
                <w:sz w:val="21"/>
                <w:szCs w:val="21"/>
              </w:rPr>
              <w:t xml:space="preserve"> (</w:t>
            </w:r>
            <w:r w:rsidRPr="00195EEC">
              <w:rPr>
                <w:rFonts w:hint="eastAsia"/>
                <w:sz w:val="21"/>
                <w:szCs w:val="21"/>
              </w:rPr>
              <w:t>有一定指导意义</w:t>
            </w:r>
            <w:r w:rsidRPr="00195EEC">
              <w:rPr>
                <w:rFonts w:hint="eastAsia"/>
                <w:sz w:val="21"/>
                <w:szCs w:val="21"/>
              </w:rPr>
              <w:t>)</w:t>
            </w:r>
            <w:r w:rsidRPr="00195EEC">
              <w:rPr>
                <w:rFonts w:hint="eastAsia"/>
                <w:sz w:val="21"/>
                <w:szCs w:val="21"/>
              </w:rPr>
              <w:t>：提供了基础指导，但不够具体、全面，需额外的理解或补充建议。</w:t>
            </w:r>
          </w:p>
          <w:p w14:paraId="17B122C2" w14:textId="0DD535EB"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1</w:t>
            </w:r>
            <w:r w:rsidRPr="00195EEC">
              <w:rPr>
                <w:rFonts w:hint="eastAsia"/>
                <w:sz w:val="21"/>
                <w:szCs w:val="21"/>
              </w:rPr>
              <w:t>分</w:t>
            </w:r>
            <w:r w:rsidRPr="00195EEC">
              <w:rPr>
                <w:rFonts w:hint="eastAsia"/>
                <w:sz w:val="21"/>
                <w:szCs w:val="21"/>
              </w:rPr>
              <w:t xml:space="preserve"> (</w:t>
            </w:r>
            <w:r w:rsidRPr="00195EEC">
              <w:rPr>
                <w:rFonts w:hint="eastAsia"/>
                <w:sz w:val="21"/>
                <w:szCs w:val="21"/>
              </w:rPr>
              <w:t>缺乏指导意义</w:t>
            </w:r>
            <w:r w:rsidRPr="00195EEC">
              <w:rPr>
                <w:rFonts w:hint="eastAsia"/>
                <w:sz w:val="21"/>
                <w:szCs w:val="21"/>
              </w:rPr>
              <w:t>)</w:t>
            </w:r>
            <w:r w:rsidRPr="00195EEC">
              <w:rPr>
                <w:rFonts w:hint="eastAsia"/>
                <w:sz w:val="21"/>
                <w:szCs w:val="21"/>
              </w:rPr>
              <w:t>：给出的建议模糊、无序或</w:t>
            </w:r>
            <w:proofErr w:type="gramStart"/>
            <w:r w:rsidRPr="00195EEC">
              <w:rPr>
                <w:rFonts w:hint="eastAsia"/>
                <w:sz w:val="21"/>
                <w:szCs w:val="21"/>
              </w:rPr>
              <w:t>不</w:t>
            </w:r>
            <w:proofErr w:type="gramEnd"/>
            <w:r w:rsidRPr="00195EEC">
              <w:rPr>
                <w:rFonts w:hint="eastAsia"/>
                <w:sz w:val="21"/>
                <w:szCs w:val="21"/>
              </w:rPr>
              <w:t>可操作，无法提供实质性的后续行动指引。</w:t>
            </w:r>
          </w:p>
        </w:tc>
      </w:tr>
      <w:tr w:rsidR="00C12CAC" w14:paraId="7B78EEB8" w14:textId="77777777" w:rsidTr="00654A62">
        <w:trPr>
          <w:trHeight w:val="317"/>
        </w:trPr>
        <w:tc>
          <w:tcPr>
            <w:tcW w:w="1276" w:type="dxa"/>
          </w:tcPr>
          <w:p w14:paraId="6CFD0BF6" w14:textId="0E7C2775"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准确性</w:t>
            </w:r>
          </w:p>
        </w:tc>
        <w:tc>
          <w:tcPr>
            <w:tcW w:w="7995" w:type="dxa"/>
          </w:tcPr>
          <w:p w14:paraId="05C43744"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3</w:t>
            </w:r>
            <w:r w:rsidRPr="00195EEC">
              <w:rPr>
                <w:rFonts w:hint="eastAsia"/>
                <w:sz w:val="21"/>
                <w:szCs w:val="21"/>
              </w:rPr>
              <w:t>分</w:t>
            </w:r>
            <w:r w:rsidRPr="00195EEC">
              <w:rPr>
                <w:rFonts w:hint="eastAsia"/>
                <w:sz w:val="21"/>
                <w:szCs w:val="21"/>
              </w:rPr>
              <w:t xml:space="preserve"> (</w:t>
            </w:r>
            <w:r w:rsidRPr="00195EEC">
              <w:rPr>
                <w:rFonts w:hint="eastAsia"/>
                <w:sz w:val="21"/>
                <w:szCs w:val="21"/>
              </w:rPr>
              <w:t>准确</w:t>
            </w:r>
            <w:r w:rsidRPr="00195EEC">
              <w:rPr>
                <w:rFonts w:hint="eastAsia"/>
                <w:sz w:val="21"/>
                <w:szCs w:val="21"/>
              </w:rPr>
              <w:t>)</w:t>
            </w:r>
            <w:r w:rsidRPr="00195EEC">
              <w:rPr>
                <w:rFonts w:hint="eastAsia"/>
                <w:sz w:val="21"/>
                <w:szCs w:val="21"/>
              </w:rPr>
              <w:t>：医学事实、数据及术语正确，基于公认的医学共识，无误导性信息。</w:t>
            </w:r>
          </w:p>
          <w:p w14:paraId="5388E180"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2</w:t>
            </w:r>
            <w:r w:rsidRPr="00195EEC">
              <w:rPr>
                <w:rFonts w:hint="eastAsia"/>
                <w:sz w:val="21"/>
                <w:szCs w:val="21"/>
              </w:rPr>
              <w:t>分</w:t>
            </w:r>
            <w:r w:rsidRPr="00195EEC">
              <w:rPr>
                <w:rFonts w:hint="eastAsia"/>
                <w:sz w:val="21"/>
                <w:szCs w:val="21"/>
              </w:rPr>
              <w:t xml:space="preserve"> (</w:t>
            </w:r>
            <w:r w:rsidRPr="00195EEC">
              <w:rPr>
                <w:rFonts w:hint="eastAsia"/>
                <w:sz w:val="21"/>
                <w:szCs w:val="21"/>
              </w:rPr>
              <w:t>部分准确</w:t>
            </w:r>
            <w:r w:rsidRPr="00195EEC">
              <w:rPr>
                <w:rFonts w:hint="eastAsia"/>
                <w:sz w:val="21"/>
                <w:szCs w:val="21"/>
              </w:rPr>
              <w:t>)</w:t>
            </w:r>
            <w:r w:rsidRPr="00195EEC">
              <w:rPr>
                <w:rFonts w:hint="eastAsia"/>
                <w:sz w:val="21"/>
                <w:szCs w:val="21"/>
              </w:rPr>
              <w:t>：包含一些有争议、不完整或轻微偏差的信息，但不影响核心健康决策。</w:t>
            </w:r>
          </w:p>
          <w:p w14:paraId="42C0DA06" w14:textId="453FD560"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1</w:t>
            </w:r>
            <w:r w:rsidRPr="00195EEC">
              <w:rPr>
                <w:rFonts w:hint="eastAsia"/>
                <w:sz w:val="21"/>
                <w:szCs w:val="21"/>
              </w:rPr>
              <w:t>分</w:t>
            </w:r>
            <w:r w:rsidRPr="00195EEC">
              <w:rPr>
                <w:rFonts w:hint="eastAsia"/>
                <w:sz w:val="21"/>
                <w:szCs w:val="21"/>
              </w:rPr>
              <w:t xml:space="preserve"> (</w:t>
            </w:r>
            <w:r w:rsidRPr="00195EEC">
              <w:rPr>
                <w:rFonts w:hint="eastAsia"/>
                <w:sz w:val="21"/>
                <w:szCs w:val="21"/>
              </w:rPr>
              <w:t>不准确</w:t>
            </w:r>
            <w:r w:rsidRPr="00195EEC">
              <w:rPr>
                <w:rFonts w:hint="eastAsia"/>
                <w:sz w:val="21"/>
                <w:szCs w:val="21"/>
              </w:rPr>
              <w:t>)</w:t>
            </w:r>
            <w:r w:rsidRPr="00195EEC">
              <w:rPr>
                <w:rFonts w:hint="eastAsia"/>
                <w:sz w:val="21"/>
                <w:szCs w:val="21"/>
              </w:rPr>
              <w:t>：存在严重的事实性错误、医学幻觉或违反常识的观点，可能造成误导甚至危险行为。</w:t>
            </w:r>
          </w:p>
        </w:tc>
      </w:tr>
      <w:tr w:rsidR="00C12CAC" w14:paraId="61A4D484" w14:textId="77777777" w:rsidTr="00654A62">
        <w:trPr>
          <w:trHeight w:val="317"/>
        </w:trPr>
        <w:tc>
          <w:tcPr>
            <w:tcW w:w="1276" w:type="dxa"/>
          </w:tcPr>
          <w:p w14:paraId="696B012D" w14:textId="6216B09E"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完整性</w:t>
            </w:r>
          </w:p>
        </w:tc>
        <w:tc>
          <w:tcPr>
            <w:tcW w:w="7995" w:type="dxa"/>
          </w:tcPr>
          <w:p w14:paraId="232945D3"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3</w:t>
            </w:r>
            <w:r w:rsidRPr="00195EEC">
              <w:rPr>
                <w:rFonts w:hint="eastAsia"/>
                <w:sz w:val="21"/>
                <w:szCs w:val="21"/>
              </w:rPr>
              <w:t>分</w:t>
            </w:r>
            <w:r w:rsidRPr="00195EEC">
              <w:rPr>
                <w:rFonts w:hint="eastAsia"/>
                <w:sz w:val="21"/>
                <w:szCs w:val="21"/>
              </w:rPr>
              <w:t xml:space="preserve"> (</w:t>
            </w:r>
            <w:r w:rsidRPr="00195EEC">
              <w:rPr>
                <w:rFonts w:hint="eastAsia"/>
                <w:sz w:val="21"/>
                <w:szCs w:val="21"/>
              </w:rPr>
              <w:t>完整全面</w:t>
            </w:r>
            <w:r w:rsidRPr="00195EEC">
              <w:rPr>
                <w:rFonts w:hint="eastAsia"/>
                <w:sz w:val="21"/>
                <w:szCs w:val="21"/>
              </w:rPr>
              <w:t>)</w:t>
            </w:r>
            <w:r w:rsidRPr="00195EEC">
              <w:rPr>
                <w:rFonts w:hint="eastAsia"/>
                <w:sz w:val="21"/>
                <w:szCs w:val="21"/>
              </w:rPr>
              <w:t>：充分回答了核心问题，并涵盖了关键细节、背景知识或相关注意事项。</w:t>
            </w:r>
          </w:p>
          <w:p w14:paraId="01687650"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2</w:t>
            </w:r>
            <w:r w:rsidRPr="00195EEC">
              <w:rPr>
                <w:rFonts w:hint="eastAsia"/>
                <w:sz w:val="21"/>
                <w:szCs w:val="21"/>
              </w:rPr>
              <w:t>分</w:t>
            </w:r>
            <w:r w:rsidRPr="00195EEC">
              <w:rPr>
                <w:rFonts w:hint="eastAsia"/>
                <w:sz w:val="21"/>
                <w:szCs w:val="21"/>
              </w:rPr>
              <w:t xml:space="preserve"> (</w:t>
            </w:r>
            <w:r w:rsidRPr="00195EEC">
              <w:rPr>
                <w:rFonts w:hint="eastAsia"/>
                <w:sz w:val="21"/>
                <w:szCs w:val="21"/>
              </w:rPr>
              <w:t>基本完整</w:t>
            </w:r>
            <w:r w:rsidRPr="00195EEC">
              <w:rPr>
                <w:rFonts w:hint="eastAsia"/>
                <w:sz w:val="21"/>
                <w:szCs w:val="21"/>
              </w:rPr>
              <w:t>)</w:t>
            </w:r>
            <w:r w:rsidRPr="00195EEC">
              <w:rPr>
                <w:rFonts w:hint="eastAsia"/>
                <w:sz w:val="21"/>
                <w:szCs w:val="21"/>
              </w:rPr>
              <w:t>：给出了直接回答，但遗漏了相关的必要细节或局限于部分角度。</w:t>
            </w:r>
          </w:p>
          <w:p w14:paraId="491910C3" w14:textId="1F8F998E"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1</w:t>
            </w:r>
            <w:r w:rsidRPr="00195EEC">
              <w:rPr>
                <w:rFonts w:hint="eastAsia"/>
                <w:sz w:val="21"/>
                <w:szCs w:val="21"/>
              </w:rPr>
              <w:t>分</w:t>
            </w:r>
            <w:r w:rsidRPr="00195EEC">
              <w:rPr>
                <w:rFonts w:hint="eastAsia"/>
                <w:sz w:val="21"/>
                <w:szCs w:val="21"/>
              </w:rPr>
              <w:t xml:space="preserve"> (</w:t>
            </w:r>
            <w:r w:rsidRPr="00195EEC">
              <w:rPr>
                <w:rFonts w:hint="eastAsia"/>
                <w:sz w:val="21"/>
                <w:szCs w:val="21"/>
              </w:rPr>
              <w:t>不完整</w:t>
            </w:r>
            <w:r w:rsidRPr="00195EEC">
              <w:rPr>
                <w:rFonts w:hint="eastAsia"/>
                <w:sz w:val="21"/>
                <w:szCs w:val="21"/>
              </w:rPr>
              <w:t>)</w:t>
            </w:r>
            <w:r w:rsidRPr="00195EEC">
              <w:rPr>
                <w:rFonts w:hint="eastAsia"/>
                <w:sz w:val="21"/>
                <w:szCs w:val="21"/>
              </w:rPr>
              <w:t>：仅勉强涉及表面的问题，信息片段化或重大缺失，难以让人全面理解该主题。</w:t>
            </w:r>
          </w:p>
        </w:tc>
      </w:tr>
      <w:tr w:rsidR="00C12CAC" w14:paraId="1D9062AE" w14:textId="77777777" w:rsidTr="00654A62">
        <w:trPr>
          <w:trHeight w:val="317"/>
        </w:trPr>
        <w:tc>
          <w:tcPr>
            <w:tcW w:w="1276" w:type="dxa"/>
          </w:tcPr>
          <w:p w14:paraId="0B79B754" w14:textId="7609E201"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安全性</w:t>
            </w:r>
          </w:p>
        </w:tc>
        <w:tc>
          <w:tcPr>
            <w:tcW w:w="7995" w:type="dxa"/>
          </w:tcPr>
          <w:p w14:paraId="11937D2D"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3</w:t>
            </w:r>
            <w:r w:rsidRPr="00195EEC">
              <w:rPr>
                <w:rFonts w:hint="eastAsia"/>
                <w:sz w:val="21"/>
                <w:szCs w:val="21"/>
              </w:rPr>
              <w:t>分</w:t>
            </w:r>
            <w:r w:rsidRPr="00195EEC">
              <w:rPr>
                <w:rFonts w:hint="eastAsia"/>
                <w:sz w:val="21"/>
                <w:szCs w:val="21"/>
              </w:rPr>
              <w:t xml:space="preserve"> (</w:t>
            </w:r>
            <w:r w:rsidRPr="00195EEC">
              <w:rPr>
                <w:rFonts w:hint="eastAsia"/>
                <w:sz w:val="21"/>
                <w:szCs w:val="21"/>
              </w:rPr>
              <w:t>安全</w:t>
            </w:r>
            <w:r w:rsidRPr="00195EEC">
              <w:rPr>
                <w:rFonts w:hint="eastAsia"/>
                <w:sz w:val="21"/>
                <w:szCs w:val="21"/>
              </w:rPr>
              <w:t>)</w:t>
            </w:r>
            <w:r w:rsidRPr="00195EEC">
              <w:rPr>
                <w:rFonts w:hint="eastAsia"/>
                <w:sz w:val="21"/>
                <w:szCs w:val="21"/>
              </w:rPr>
              <w:t>：提供的信息完全合</w:t>
            </w:r>
            <w:proofErr w:type="gramStart"/>
            <w:r w:rsidRPr="00195EEC">
              <w:rPr>
                <w:rFonts w:hint="eastAsia"/>
                <w:sz w:val="21"/>
                <w:szCs w:val="21"/>
              </w:rPr>
              <w:t>规</w:t>
            </w:r>
            <w:proofErr w:type="gramEnd"/>
            <w:r w:rsidRPr="00195EEC">
              <w:rPr>
                <w:rFonts w:hint="eastAsia"/>
                <w:sz w:val="21"/>
                <w:szCs w:val="21"/>
              </w:rPr>
              <w:t>，并包含了必要的风险提示和前置条件约束，无潜在风险。</w:t>
            </w:r>
          </w:p>
          <w:p w14:paraId="6235E2B0"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2</w:t>
            </w:r>
            <w:r w:rsidRPr="00195EEC">
              <w:rPr>
                <w:rFonts w:hint="eastAsia"/>
                <w:sz w:val="21"/>
                <w:szCs w:val="21"/>
              </w:rPr>
              <w:t>分</w:t>
            </w:r>
            <w:r w:rsidRPr="00195EEC">
              <w:rPr>
                <w:rFonts w:hint="eastAsia"/>
                <w:sz w:val="21"/>
                <w:szCs w:val="21"/>
              </w:rPr>
              <w:t xml:space="preserve"> (</w:t>
            </w:r>
            <w:r w:rsidRPr="00195EEC">
              <w:rPr>
                <w:rFonts w:hint="eastAsia"/>
                <w:sz w:val="21"/>
                <w:szCs w:val="21"/>
              </w:rPr>
              <w:t>相对安全</w:t>
            </w:r>
            <w:r w:rsidRPr="00195EEC">
              <w:rPr>
                <w:rFonts w:hint="eastAsia"/>
                <w:sz w:val="21"/>
                <w:szCs w:val="21"/>
              </w:rPr>
              <w:t>)</w:t>
            </w:r>
            <w:r w:rsidRPr="00195EEC">
              <w:rPr>
                <w:rFonts w:hint="eastAsia"/>
                <w:sz w:val="21"/>
                <w:szCs w:val="21"/>
              </w:rPr>
              <w:t>：总体合</w:t>
            </w:r>
            <w:proofErr w:type="gramStart"/>
            <w:r w:rsidRPr="00195EEC">
              <w:rPr>
                <w:rFonts w:hint="eastAsia"/>
                <w:sz w:val="21"/>
                <w:szCs w:val="21"/>
              </w:rPr>
              <w:t>规</w:t>
            </w:r>
            <w:proofErr w:type="gramEnd"/>
            <w:r w:rsidRPr="00195EEC">
              <w:rPr>
                <w:rFonts w:hint="eastAsia"/>
                <w:sz w:val="21"/>
                <w:szCs w:val="21"/>
              </w:rPr>
              <w:t>，缺乏充足的风险提示，但在常理下不会引起严重的直接伤害。</w:t>
            </w:r>
          </w:p>
          <w:p w14:paraId="577AD028" w14:textId="484674BF"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1</w:t>
            </w:r>
            <w:r w:rsidRPr="00195EEC">
              <w:rPr>
                <w:rFonts w:hint="eastAsia"/>
                <w:sz w:val="21"/>
                <w:szCs w:val="21"/>
              </w:rPr>
              <w:t>分</w:t>
            </w:r>
            <w:r w:rsidRPr="00195EEC">
              <w:rPr>
                <w:rFonts w:hint="eastAsia"/>
                <w:sz w:val="21"/>
                <w:szCs w:val="21"/>
              </w:rPr>
              <w:t xml:space="preserve"> (</w:t>
            </w:r>
            <w:r w:rsidRPr="00195EEC">
              <w:rPr>
                <w:rFonts w:hint="eastAsia"/>
                <w:sz w:val="21"/>
                <w:szCs w:val="21"/>
              </w:rPr>
              <w:t>不安全</w:t>
            </w:r>
            <w:r w:rsidRPr="00195EEC">
              <w:rPr>
                <w:rFonts w:hint="eastAsia"/>
                <w:sz w:val="21"/>
                <w:szCs w:val="21"/>
              </w:rPr>
              <w:t>)</w:t>
            </w:r>
            <w:r w:rsidRPr="00195EEC">
              <w:rPr>
                <w:rFonts w:hint="eastAsia"/>
                <w:sz w:val="21"/>
                <w:szCs w:val="21"/>
              </w:rPr>
              <w:t>：提供的信息严重违反安全规范或医学建议底线，存在造成患者不良后果的高风险隐患。</w:t>
            </w:r>
          </w:p>
        </w:tc>
      </w:tr>
      <w:tr w:rsidR="00C12CAC" w14:paraId="3B2EAE0C" w14:textId="77777777" w:rsidTr="00654A62">
        <w:trPr>
          <w:trHeight w:val="317"/>
        </w:trPr>
        <w:tc>
          <w:tcPr>
            <w:tcW w:w="1276" w:type="dxa"/>
          </w:tcPr>
          <w:p w14:paraId="47266003" w14:textId="0DB8E190"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易于理解</w:t>
            </w:r>
          </w:p>
        </w:tc>
        <w:tc>
          <w:tcPr>
            <w:tcW w:w="7995" w:type="dxa"/>
          </w:tcPr>
          <w:p w14:paraId="4100ABE5"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3</w:t>
            </w:r>
            <w:r w:rsidRPr="00195EEC">
              <w:rPr>
                <w:rFonts w:hint="eastAsia"/>
                <w:sz w:val="21"/>
                <w:szCs w:val="21"/>
              </w:rPr>
              <w:t>分</w:t>
            </w:r>
            <w:r w:rsidRPr="00195EEC">
              <w:rPr>
                <w:rFonts w:hint="eastAsia"/>
                <w:sz w:val="21"/>
                <w:szCs w:val="21"/>
              </w:rPr>
              <w:t xml:space="preserve"> (</w:t>
            </w:r>
            <w:r w:rsidRPr="00195EEC">
              <w:rPr>
                <w:rFonts w:hint="eastAsia"/>
                <w:sz w:val="21"/>
                <w:szCs w:val="21"/>
              </w:rPr>
              <w:t>易于理解</w:t>
            </w:r>
            <w:r w:rsidRPr="00195EEC">
              <w:rPr>
                <w:rFonts w:hint="eastAsia"/>
                <w:sz w:val="21"/>
                <w:szCs w:val="21"/>
              </w:rPr>
              <w:t>)</w:t>
            </w:r>
            <w:r w:rsidRPr="00195EEC">
              <w:rPr>
                <w:rFonts w:hint="eastAsia"/>
                <w:sz w:val="21"/>
                <w:szCs w:val="21"/>
              </w:rPr>
              <w:t>：结构清晰，语言通俗，完全没有未经解释的生僻术语，容易被大众吸收理解。</w:t>
            </w:r>
          </w:p>
          <w:p w14:paraId="51CF539F"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2</w:t>
            </w:r>
            <w:r w:rsidRPr="00195EEC">
              <w:rPr>
                <w:rFonts w:hint="eastAsia"/>
                <w:sz w:val="21"/>
                <w:szCs w:val="21"/>
              </w:rPr>
              <w:t>分</w:t>
            </w:r>
            <w:r w:rsidRPr="00195EEC">
              <w:rPr>
                <w:rFonts w:hint="eastAsia"/>
                <w:sz w:val="21"/>
                <w:szCs w:val="21"/>
              </w:rPr>
              <w:t xml:space="preserve"> (</w:t>
            </w:r>
            <w:r w:rsidRPr="00195EEC">
              <w:rPr>
                <w:rFonts w:hint="eastAsia"/>
                <w:sz w:val="21"/>
                <w:szCs w:val="21"/>
              </w:rPr>
              <w:t>基本可以理解</w:t>
            </w:r>
            <w:r w:rsidRPr="00195EEC">
              <w:rPr>
                <w:rFonts w:hint="eastAsia"/>
                <w:sz w:val="21"/>
                <w:szCs w:val="21"/>
              </w:rPr>
              <w:t>)</w:t>
            </w:r>
            <w:r w:rsidRPr="00195EEC">
              <w:rPr>
                <w:rFonts w:hint="eastAsia"/>
                <w:sz w:val="21"/>
                <w:szCs w:val="21"/>
              </w:rPr>
              <w:t>：包含了一定量的术语或语段稍显复杂，但整体大意尚可捕捉。</w:t>
            </w:r>
          </w:p>
          <w:p w14:paraId="263E32C6" w14:textId="19C7D60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1</w:t>
            </w:r>
            <w:r w:rsidRPr="00195EEC">
              <w:rPr>
                <w:rFonts w:hint="eastAsia"/>
                <w:sz w:val="21"/>
                <w:szCs w:val="21"/>
              </w:rPr>
              <w:t>分</w:t>
            </w:r>
            <w:r w:rsidRPr="00195EEC">
              <w:rPr>
                <w:rFonts w:hint="eastAsia"/>
                <w:sz w:val="21"/>
                <w:szCs w:val="21"/>
              </w:rPr>
              <w:t xml:space="preserve"> (</w:t>
            </w:r>
            <w:r w:rsidRPr="00195EEC">
              <w:rPr>
                <w:rFonts w:hint="eastAsia"/>
                <w:sz w:val="21"/>
                <w:szCs w:val="21"/>
              </w:rPr>
              <w:t>难以理解</w:t>
            </w:r>
            <w:r w:rsidRPr="00195EEC">
              <w:rPr>
                <w:rFonts w:hint="eastAsia"/>
                <w:sz w:val="21"/>
                <w:szCs w:val="21"/>
              </w:rPr>
              <w:t>)</w:t>
            </w:r>
            <w:r w:rsidRPr="00195EEC">
              <w:rPr>
                <w:rFonts w:hint="eastAsia"/>
                <w:sz w:val="21"/>
                <w:szCs w:val="21"/>
              </w:rPr>
              <w:t>：过多生僻的医学词汇或表达晦涩混乱，没有医学背景的人极难读懂并掌握要点。</w:t>
            </w:r>
          </w:p>
        </w:tc>
      </w:tr>
      <w:tr w:rsidR="00C12CAC" w14:paraId="534F3FFC" w14:textId="77777777" w:rsidTr="00654A62">
        <w:trPr>
          <w:trHeight w:val="317"/>
        </w:trPr>
        <w:tc>
          <w:tcPr>
            <w:tcW w:w="1276" w:type="dxa"/>
            <w:tcBorders>
              <w:bottom w:val="single" w:sz="4" w:space="0" w:color="auto"/>
            </w:tcBorders>
          </w:tcPr>
          <w:p w14:paraId="074924C5" w14:textId="4BF35F17"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仅提供</w:t>
            </w:r>
            <w:r w:rsidRPr="00195EEC">
              <w:rPr>
                <w:sz w:val="21"/>
                <w:szCs w:val="21"/>
              </w:rPr>
              <w:br/>
            </w:r>
            <w:r w:rsidRPr="00195EEC">
              <w:rPr>
                <w:rFonts w:hint="eastAsia"/>
                <w:sz w:val="21"/>
                <w:szCs w:val="21"/>
              </w:rPr>
              <w:t>必要信息</w:t>
            </w:r>
          </w:p>
        </w:tc>
        <w:tc>
          <w:tcPr>
            <w:tcW w:w="7995" w:type="dxa"/>
            <w:tcBorders>
              <w:bottom w:val="single" w:sz="4" w:space="0" w:color="auto"/>
            </w:tcBorders>
          </w:tcPr>
          <w:p w14:paraId="2E6649DB"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3</w:t>
            </w:r>
            <w:r w:rsidRPr="00195EEC">
              <w:rPr>
                <w:rFonts w:hint="eastAsia"/>
                <w:sz w:val="21"/>
                <w:szCs w:val="21"/>
              </w:rPr>
              <w:t>分</w:t>
            </w:r>
            <w:r w:rsidRPr="00195EEC">
              <w:rPr>
                <w:rFonts w:hint="eastAsia"/>
                <w:sz w:val="21"/>
                <w:szCs w:val="21"/>
              </w:rPr>
              <w:t xml:space="preserve"> (</w:t>
            </w:r>
            <w:r w:rsidRPr="00195EEC">
              <w:rPr>
                <w:rFonts w:hint="eastAsia"/>
                <w:sz w:val="21"/>
                <w:szCs w:val="21"/>
              </w:rPr>
              <w:t>简明扼要</w:t>
            </w:r>
            <w:r w:rsidRPr="00195EEC">
              <w:rPr>
                <w:rFonts w:hint="eastAsia"/>
                <w:sz w:val="21"/>
                <w:szCs w:val="21"/>
              </w:rPr>
              <w:t>)</w:t>
            </w:r>
            <w:r w:rsidRPr="00195EEC">
              <w:rPr>
                <w:rFonts w:hint="eastAsia"/>
                <w:sz w:val="21"/>
                <w:szCs w:val="21"/>
              </w:rPr>
              <w:t>：回答非常聚焦，无冗余内容，精准切中患者疑问。</w:t>
            </w:r>
          </w:p>
          <w:p w14:paraId="252C2EAD"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2</w:t>
            </w:r>
            <w:r w:rsidRPr="00195EEC">
              <w:rPr>
                <w:rFonts w:hint="eastAsia"/>
                <w:sz w:val="21"/>
                <w:szCs w:val="21"/>
              </w:rPr>
              <w:t>分</w:t>
            </w:r>
            <w:r w:rsidRPr="00195EEC">
              <w:rPr>
                <w:rFonts w:hint="eastAsia"/>
                <w:sz w:val="21"/>
                <w:szCs w:val="21"/>
              </w:rPr>
              <w:t xml:space="preserve"> (</w:t>
            </w:r>
            <w:r w:rsidRPr="00195EEC">
              <w:rPr>
                <w:rFonts w:hint="eastAsia"/>
                <w:sz w:val="21"/>
                <w:szCs w:val="21"/>
              </w:rPr>
              <w:t>有一些冗余</w:t>
            </w:r>
            <w:r w:rsidRPr="00195EEC">
              <w:rPr>
                <w:rFonts w:hint="eastAsia"/>
                <w:sz w:val="21"/>
                <w:szCs w:val="21"/>
              </w:rPr>
              <w:t>)</w:t>
            </w:r>
            <w:r w:rsidRPr="00195EEC">
              <w:rPr>
                <w:rFonts w:hint="eastAsia"/>
                <w:sz w:val="21"/>
                <w:szCs w:val="21"/>
              </w:rPr>
              <w:t>：加入了少许无关紧要的信息，但主要内容尚算凸显。</w:t>
            </w:r>
          </w:p>
          <w:p w14:paraId="1C1456B6" w14:textId="2B076DB4"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1</w:t>
            </w:r>
            <w:r w:rsidRPr="00195EEC">
              <w:rPr>
                <w:rFonts w:hint="eastAsia"/>
                <w:sz w:val="21"/>
                <w:szCs w:val="21"/>
              </w:rPr>
              <w:t>分</w:t>
            </w:r>
            <w:r w:rsidRPr="00195EEC">
              <w:rPr>
                <w:rFonts w:hint="eastAsia"/>
                <w:sz w:val="21"/>
                <w:szCs w:val="21"/>
              </w:rPr>
              <w:t xml:space="preserve"> (</w:t>
            </w:r>
            <w:r w:rsidRPr="00195EEC">
              <w:rPr>
                <w:rFonts w:hint="eastAsia"/>
                <w:sz w:val="21"/>
                <w:szCs w:val="21"/>
              </w:rPr>
              <w:t>大量冗余</w:t>
            </w:r>
            <w:r w:rsidRPr="00195EEC">
              <w:rPr>
                <w:rFonts w:hint="eastAsia"/>
                <w:sz w:val="21"/>
                <w:szCs w:val="21"/>
              </w:rPr>
              <w:t>)</w:t>
            </w:r>
            <w:r w:rsidRPr="00195EEC">
              <w:rPr>
                <w:rFonts w:hint="eastAsia"/>
                <w:sz w:val="21"/>
                <w:szCs w:val="21"/>
              </w:rPr>
              <w:t>：掺杂大量与核心问题无关的内容，导致核心重点模糊，重点漂移。</w:t>
            </w:r>
          </w:p>
        </w:tc>
      </w:tr>
    </w:tbl>
    <w:p w14:paraId="0B87769E" w14:textId="244625D2" w:rsidR="00F54B80" w:rsidRDefault="00000000" w:rsidP="00B4723F">
      <w:pPr>
        <w:pStyle w:val="altz"/>
        <w:spacing w:beforeLines="100" w:before="326"/>
        <w:ind w:firstLine="482"/>
      </w:pPr>
      <w:r>
        <w:rPr>
          <w:rFonts w:hint="eastAsia"/>
          <w:b/>
          <w:bCs/>
          <w:highlight w:val="yellow"/>
        </w:rPr>
        <w:t>采纳标准</w:t>
      </w:r>
      <w:r>
        <w:rPr>
          <w:rFonts w:hint="eastAsia"/>
          <w:highlight w:val="yellow"/>
        </w:rPr>
        <w:t>：只有当一个问答对在所有六个维度上的平均分均高于</w:t>
      </w:r>
      <w:del w:id="110" w:author="Zixuan Zhou" w:date="2026-04-17T19:05:00Z" w16du:dateUtc="2026-04-17T11:05:00Z">
        <w:r w:rsidDel="00C12CAC">
          <w:rPr>
            <w:rFonts w:hint="eastAsia"/>
            <w:highlight w:val="yellow"/>
          </w:rPr>
          <w:delText>4.0</w:delText>
        </w:r>
      </w:del>
      <w:ins w:id="111" w:author="Zixuan Zhou" w:date="2026-04-17T19:05:00Z" w16du:dateUtc="2026-04-17T11:05:00Z">
        <w:r w:rsidR="00C12CAC">
          <w:rPr>
            <w:rFonts w:hint="eastAsia"/>
            <w:highlight w:val="yellow"/>
          </w:rPr>
          <w:t>2</w:t>
        </w:r>
      </w:ins>
      <w:r>
        <w:rPr>
          <w:rFonts w:hint="eastAsia"/>
          <w:highlight w:val="yellow"/>
        </w:rPr>
        <w:t>分（含）时，才被视为合格，并最终纳入用于模型微调的数据集。任何未达标的问答对将被退回进行重新修订或直接废弃。</w:t>
      </w:r>
      <w:del w:id="112" w:author="Zixuan Zhou" w:date="2026-04-17T19:05:00Z" w16du:dateUtc="2026-04-17T11:05:00Z">
        <w:r w:rsidDel="00C12CAC">
          <w:rPr>
            <w:rFonts w:hint="eastAsia"/>
            <w:highlight w:val="yellow"/>
          </w:rPr>
          <w:delText>通过这一严苛的质量控制流程，研究确保了最终数据集的权威性、安全性与实用性。</w:delText>
        </w:r>
      </w:del>
    </w:p>
    <w:p w14:paraId="21A12D94" w14:textId="3DF900DA" w:rsidR="00F54B80" w:rsidRDefault="00000000">
      <w:pPr>
        <w:pStyle w:val="2"/>
        <w:spacing w:before="163" w:after="163"/>
        <w:rPr>
          <w:rFonts w:hint="eastAsia"/>
        </w:rPr>
      </w:pPr>
      <w:bookmarkStart w:id="113" w:name="_Toc227951612"/>
      <w:r>
        <w:rPr>
          <w:rFonts w:hint="eastAsia"/>
        </w:rPr>
        <w:t>数据集质量评估</w:t>
      </w:r>
      <w:bookmarkEnd w:id="113"/>
    </w:p>
    <w:p w14:paraId="31127861" w14:textId="7657AE98" w:rsidR="00A24A9B" w:rsidRPr="00A24A9B" w:rsidRDefault="00A24A9B" w:rsidP="00A24A9B">
      <w:pPr>
        <w:pStyle w:val="altz"/>
        <w:ind w:firstLine="480"/>
      </w:pPr>
      <w:r w:rsidRPr="00A24A9B">
        <w:t>经过问题规范化、答案生成与人工修订，研究已获得一批候选问答对。然而，若要</w:t>
      </w:r>
      <w:r w:rsidRPr="00A24A9B">
        <w:lastRenderedPageBreak/>
        <w:t>对全部候选数据进行逐条人工审核，需面临极高的时间与人力成本</w:t>
      </w:r>
      <w:r>
        <w:rPr>
          <w:rFonts w:hint="eastAsia"/>
        </w:rPr>
        <w:t>。</w:t>
      </w:r>
      <w:r w:rsidRPr="00A24A9B">
        <w:t>按</w:t>
      </w:r>
      <w:r w:rsidRPr="00A24A9B">
        <w:t>6</w:t>
      </w:r>
      <w:r w:rsidRPr="00A24A9B">
        <w:t>维度</w:t>
      </w:r>
      <w:r w:rsidRPr="00A24A9B">
        <w:t>×2</w:t>
      </w:r>
      <w:r w:rsidRPr="00A24A9B">
        <w:t>名专家估算，数千条数据的完全人工评审几乎不可持续。因此，本研究旨在建立一套经临床专家标准锚定的大语言模型自动化评估机制，以替代部分重复性人工评审工作。但</w:t>
      </w:r>
      <w:proofErr w:type="gramStart"/>
      <w:r w:rsidRPr="00A24A9B">
        <w:t>不同大</w:t>
      </w:r>
      <w:proofErr w:type="gramEnd"/>
      <w:r w:rsidRPr="00A24A9B">
        <w:t>语言模型在医学文本定序评价任务中的能力差异显著，并非任意模型均可直接充当裁判。为此，本节首先设计一套多维度评估体系，随后通过多模型横向对比与专家一致性检验，遴选最</w:t>
      </w:r>
      <w:proofErr w:type="gramStart"/>
      <w:r w:rsidRPr="00A24A9B">
        <w:t>具专家级评价</w:t>
      </w:r>
      <w:proofErr w:type="gramEnd"/>
      <w:r w:rsidRPr="00A24A9B">
        <w:t>信度的模型，最终确立可投入全量数据筛查的自动化评估范式。</w:t>
      </w:r>
    </w:p>
    <w:p w14:paraId="11DDF704" w14:textId="0B5FA996" w:rsidR="00C12CAC" w:rsidRDefault="00C12CAC" w:rsidP="007B5F05">
      <w:pPr>
        <w:pStyle w:val="3"/>
        <w:spacing w:before="163" w:after="163"/>
        <w:rPr>
          <w:rFonts w:hint="eastAsia"/>
        </w:rPr>
      </w:pPr>
      <w:bookmarkStart w:id="114" w:name="_Toc227951613"/>
      <w:r>
        <w:rPr>
          <w:rFonts w:hint="eastAsia"/>
        </w:rPr>
        <w:t>多维度评估体系设计</w:t>
      </w:r>
      <w:bookmarkEnd w:id="114"/>
    </w:p>
    <w:p w14:paraId="71AB226E" w14:textId="06ADF6EB" w:rsidR="001E2739" w:rsidRDefault="001E2739" w:rsidP="001E2739">
      <w:pPr>
        <w:pStyle w:val="altz"/>
        <w:ind w:firstLine="480"/>
      </w:pPr>
      <w:r>
        <w:rPr>
          <w:rFonts w:hint="eastAsia"/>
        </w:rPr>
        <w:t>为</w:t>
      </w:r>
      <w:r w:rsidRPr="001E2739">
        <w:rPr>
          <w:rFonts w:hint="eastAsia"/>
        </w:rPr>
        <w:t>了保障本研究后续微调模型评测的客观性与高效性，本节采用多</w:t>
      </w:r>
      <w:proofErr w:type="gramStart"/>
      <w:r w:rsidRPr="001E2739">
        <w:rPr>
          <w:rFonts w:hint="eastAsia"/>
        </w:rPr>
        <w:t>源独立</w:t>
      </w:r>
      <w:proofErr w:type="gramEnd"/>
      <w:r w:rsidRPr="001E2739">
        <w:rPr>
          <w:rFonts w:hint="eastAsia"/>
        </w:rPr>
        <w:t>评分法对数据集质量进行验证。评估体系涵盖了</w:t>
      </w:r>
      <w:r>
        <w:rPr>
          <w:rFonts w:hint="eastAsia"/>
        </w:rPr>
        <w:t>“</w:t>
      </w:r>
      <w:r w:rsidRPr="001E2739">
        <w:rPr>
          <w:rFonts w:hint="eastAsia"/>
        </w:rPr>
        <w:t>指导性、准确性、完整性、安全性、易于理解</w:t>
      </w:r>
      <w:r>
        <w:rPr>
          <w:rFonts w:hint="eastAsia"/>
        </w:rPr>
        <w:t>”</w:t>
      </w:r>
      <w:r w:rsidRPr="001E2739">
        <w:rPr>
          <w:rFonts w:hint="eastAsia"/>
        </w:rPr>
        <w:t>以及</w:t>
      </w:r>
      <w:r>
        <w:rPr>
          <w:rFonts w:hint="eastAsia"/>
        </w:rPr>
        <w:t>“</w:t>
      </w:r>
      <w:r w:rsidRPr="001E2739">
        <w:rPr>
          <w:rFonts w:hint="eastAsia"/>
        </w:rPr>
        <w:t>仅提供必要信息</w:t>
      </w:r>
      <w:r>
        <w:rPr>
          <w:rFonts w:hint="eastAsia"/>
        </w:rPr>
        <w:t>”</w:t>
      </w:r>
      <w:r w:rsidRPr="001E2739">
        <w:rPr>
          <w:rFonts w:hint="eastAsia"/>
        </w:rPr>
        <w:t>这六个核心医学文本质量评价维度。在评分主体设计上，本研究并非直接指定单一模型作为裁判，而是</w:t>
      </w:r>
      <w:r>
        <w:rPr>
          <w:rFonts w:hint="eastAsia"/>
        </w:rPr>
        <w:t>按照“</w:t>
      </w:r>
      <w:r w:rsidRPr="001E2739">
        <w:rPr>
          <w:rFonts w:hint="eastAsia"/>
        </w:rPr>
        <w:t>先广筛、后精选</w:t>
      </w:r>
      <w:r>
        <w:rPr>
          <w:rFonts w:hint="eastAsia"/>
        </w:rPr>
        <w:t>”</w:t>
      </w:r>
      <w:r w:rsidRPr="001E2739">
        <w:rPr>
          <w:rFonts w:hint="eastAsia"/>
        </w:rPr>
        <w:t>的</w:t>
      </w:r>
      <w:r>
        <w:rPr>
          <w:rFonts w:hint="eastAsia"/>
        </w:rPr>
        <w:t>思路</w:t>
      </w:r>
      <w:r w:rsidRPr="001E2739">
        <w:rPr>
          <w:rFonts w:hint="eastAsia"/>
        </w:rPr>
        <w:t>，选取了当前具有代表性的六款大语言模型共同参与初评，以从中遴选评价信度最接近人类专家水平的候选者。</w:t>
      </w:r>
    </w:p>
    <w:p w14:paraId="58FDF4B2" w14:textId="4BFA66B9" w:rsidR="00F54B80" w:rsidRDefault="001E2739" w:rsidP="001E2739">
      <w:pPr>
        <w:pStyle w:val="altz"/>
        <w:ind w:firstLine="480"/>
      </w:pPr>
      <w:r w:rsidRPr="001E2739">
        <w:rPr>
          <w:rFonts w:hint="eastAsia"/>
        </w:rPr>
        <w:t>参评模型覆盖了不同技术路线与参数规模，</w:t>
      </w:r>
      <w:proofErr w:type="gramStart"/>
      <w:r w:rsidRPr="001E2739">
        <w:rPr>
          <w:rFonts w:hint="eastAsia"/>
        </w:rPr>
        <w:t>包括智谱</w:t>
      </w:r>
      <w:proofErr w:type="gramEnd"/>
      <w:r w:rsidRPr="001E2739">
        <w:rPr>
          <w:rFonts w:hint="eastAsia"/>
        </w:rPr>
        <w:t>AI</w:t>
      </w:r>
      <w:r w:rsidRPr="001E2739">
        <w:rPr>
          <w:rFonts w:hint="eastAsia"/>
        </w:rPr>
        <w:t>的</w:t>
      </w:r>
      <w:r w:rsidRPr="001E2739">
        <w:rPr>
          <w:rFonts w:hint="eastAsia"/>
        </w:rPr>
        <w:t>GLM-5</w:t>
      </w:r>
      <w:r w:rsidRPr="001E2739">
        <w:rPr>
          <w:rFonts w:hint="eastAsia"/>
        </w:rPr>
        <w:t>、</w:t>
      </w:r>
      <w:r w:rsidRPr="001E2739">
        <w:rPr>
          <w:rFonts w:hint="eastAsia"/>
        </w:rPr>
        <w:t>DeepSeek</w:t>
      </w:r>
      <w:r w:rsidRPr="001E2739">
        <w:rPr>
          <w:rFonts w:hint="eastAsia"/>
        </w:rPr>
        <w:t>的</w:t>
      </w:r>
      <w:r w:rsidRPr="001E2739">
        <w:rPr>
          <w:rFonts w:hint="eastAsia"/>
        </w:rPr>
        <w:t>DeepSeek-V3.2</w:t>
      </w:r>
      <w:r w:rsidRPr="001E2739">
        <w:rPr>
          <w:rFonts w:hint="eastAsia"/>
        </w:rPr>
        <w:t>、</w:t>
      </w:r>
      <w:proofErr w:type="gramStart"/>
      <w:r w:rsidRPr="001E2739">
        <w:rPr>
          <w:rFonts w:hint="eastAsia"/>
        </w:rPr>
        <w:t>通义千问的</w:t>
      </w:r>
      <w:proofErr w:type="gramEnd"/>
      <w:r w:rsidRPr="001E2739">
        <w:rPr>
          <w:rFonts w:hint="eastAsia"/>
        </w:rPr>
        <w:t>Qwen3-Omni-30B-A3B-Instruct</w:t>
      </w:r>
      <w:r w:rsidRPr="001E2739">
        <w:rPr>
          <w:rFonts w:hint="eastAsia"/>
        </w:rPr>
        <w:t>、</w:t>
      </w:r>
      <w:r w:rsidRPr="001E2739">
        <w:rPr>
          <w:rFonts w:hint="eastAsia"/>
        </w:rPr>
        <w:t>Qwen2.5-32B-Instruct</w:t>
      </w:r>
      <w:r w:rsidRPr="001E2739">
        <w:rPr>
          <w:rFonts w:hint="eastAsia"/>
        </w:rPr>
        <w:t>、</w:t>
      </w:r>
      <w:r w:rsidRPr="001E2739">
        <w:rPr>
          <w:rFonts w:hint="eastAsia"/>
        </w:rPr>
        <w:t>Qwen2.5-14B-Instruct</w:t>
      </w:r>
      <w:r w:rsidRPr="001E2739">
        <w:rPr>
          <w:rFonts w:hint="eastAsia"/>
        </w:rPr>
        <w:t>以及</w:t>
      </w:r>
      <w:r w:rsidRPr="001E2739">
        <w:rPr>
          <w:rFonts w:hint="eastAsia"/>
        </w:rPr>
        <w:t>Qwen2.5-7B-Instruct</w:t>
      </w:r>
      <w:r w:rsidRPr="001E2739">
        <w:rPr>
          <w:rFonts w:hint="eastAsia"/>
        </w:rPr>
        <w:t>。通过让上述模型与临床专家针对</w:t>
      </w:r>
      <w:commentRangeStart w:id="115"/>
      <w:r w:rsidRPr="001E2739">
        <w:rPr>
          <w:rFonts w:hint="eastAsia"/>
        </w:rPr>
        <w:t>同一批医学问答样本独立打分</w:t>
      </w:r>
      <w:commentRangeEnd w:id="115"/>
      <w:r>
        <w:rPr>
          <w:rStyle w:val="afc"/>
        </w:rPr>
        <w:commentReference w:id="115"/>
      </w:r>
      <w:r w:rsidRPr="001E2739">
        <w:rPr>
          <w:rFonts w:hint="eastAsia"/>
        </w:rPr>
        <w:t>，研究采用二次加权</w:t>
      </w:r>
      <w:r w:rsidRPr="001E2739">
        <w:rPr>
          <w:rFonts w:hint="eastAsia"/>
        </w:rPr>
        <w:t>Kappa</w:t>
      </w:r>
      <w:r w:rsidRPr="001E2739">
        <w:rPr>
          <w:rFonts w:hint="eastAsia"/>
        </w:rPr>
        <w:t>系数作为核心统计学指标，全面检验不同评分主体间的评估偏倚程度，进而为自动化</w:t>
      </w:r>
      <w:r w:rsidR="00455885">
        <w:rPr>
          <w:rFonts w:hint="eastAsia"/>
        </w:rPr>
        <w:t>评估</w:t>
      </w:r>
      <w:r w:rsidRPr="001E2739">
        <w:rPr>
          <w:rFonts w:hint="eastAsia"/>
        </w:rPr>
        <w:t>模型的最终确立提供量化依据。</w:t>
      </w:r>
    </w:p>
    <w:p w14:paraId="4E99CC27" w14:textId="61FDD5F0" w:rsidR="00A24A9B" w:rsidRPr="00A24A9B" w:rsidRDefault="00A24A9B" w:rsidP="00A24A9B">
      <w:pPr>
        <w:pStyle w:val="altz"/>
        <w:ind w:firstLine="480"/>
      </w:pPr>
      <w:r w:rsidRPr="00A24A9B">
        <w:t>在正式开展模型对比之前，需先确定用于一致性检验的样本集规模与抽样策略。从统计学角度</w:t>
      </w:r>
      <w:commentRangeStart w:id="116"/>
      <w:r w:rsidRPr="00A24A9B">
        <w:t>，二次加权</w:t>
      </w:r>
      <w:r w:rsidRPr="00A24A9B">
        <w:t>Kappa</w:t>
      </w:r>
      <w:r w:rsidRPr="00A24A9B">
        <w:t>系数的稳定估计通常要求样本量不低于</w:t>
      </w:r>
      <w:r w:rsidRPr="00A24A9B">
        <w:t>30~50</w:t>
      </w:r>
      <w:r w:rsidRPr="00A24A9B">
        <w:t>对，</w:t>
      </w:r>
      <w:commentRangeEnd w:id="116"/>
      <w:r w:rsidR="009F7692">
        <w:rPr>
          <w:rStyle w:val="afc"/>
        </w:rPr>
        <w:commentReference w:id="116"/>
      </w:r>
      <w:r w:rsidRPr="00A24A9B">
        <w:t>但考虑到本研究涉及</w:t>
      </w:r>
      <w:r w:rsidRPr="00A24A9B">
        <w:t>6</w:t>
      </w:r>
      <w:r w:rsidRPr="00A24A9B">
        <w:t>个评价维度及多模型交叉验证，为获得具有统计置信度的</w:t>
      </w:r>
      <w:r w:rsidRPr="00A24A9B">
        <w:t>Kappa</w:t>
      </w:r>
      <w:r w:rsidRPr="00A24A9B">
        <w:t>估计并控制抽样误差，样本量需进一步扩充。同时，鉴于</w:t>
      </w:r>
      <w:r w:rsidRPr="00A24A9B">
        <w:t>2</w:t>
      </w:r>
      <w:r w:rsidRPr="00A24A9B">
        <w:t>名临床专家逐条完成</w:t>
      </w:r>
      <w:r w:rsidRPr="00A24A9B">
        <w:t>6</w:t>
      </w:r>
      <w:r w:rsidRPr="00A24A9B">
        <w:t>维度</w:t>
      </w:r>
      <w:r w:rsidRPr="00A24A9B">
        <w:t>Likert</w:t>
      </w:r>
      <w:r w:rsidRPr="00A24A9B">
        <w:t>评分的时间成本极高，样本量亦不宜过大。综合统计精度与人力可持续性，本研究最终确定抽取</w:t>
      </w:r>
      <w:r w:rsidRPr="00A24A9B">
        <w:t>147</w:t>
      </w:r>
      <w:r w:rsidRPr="00A24A9B">
        <w:t>条问答对作为标定样本集。</w:t>
      </w:r>
    </w:p>
    <w:p w14:paraId="7D39CF34" w14:textId="1CC2A3D4" w:rsidR="00A24A9B" w:rsidRPr="00A24A9B" w:rsidRDefault="00A24A9B" w:rsidP="00A24A9B">
      <w:pPr>
        <w:pStyle w:val="altz"/>
        <w:ind w:firstLine="480"/>
      </w:pPr>
      <w:r w:rsidRPr="00A24A9B">
        <w:t>抽样方法采用分层抽样</w:t>
      </w:r>
      <w:r w:rsidR="009F7692">
        <w:rPr>
          <w:rFonts w:hint="eastAsia"/>
        </w:rPr>
        <w:t>。根据前章所</w:t>
      </w:r>
      <w:r w:rsidRPr="00A24A9B">
        <w:t>确立的</w:t>
      </w:r>
      <w:r w:rsidRPr="00A24A9B">
        <w:t>13</w:t>
      </w:r>
      <w:r w:rsidRPr="00A24A9B">
        <w:t>个主题类别进行分层，每类抽取</w:t>
      </w:r>
      <w:r w:rsidRPr="00A24A9B">
        <w:t>5~20</w:t>
      </w:r>
      <w:r w:rsidRPr="00A24A9B">
        <w:t>条不等（热门主题如</w:t>
      </w:r>
      <w:r w:rsidR="009F7692">
        <w:rPr>
          <w:rFonts w:hint="eastAsia"/>
        </w:rPr>
        <w:t>“</w:t>
      </w:r>
      <w:r w:rsidRPr="00A24A9B">
        <w:t>安全套</w:t>
      </w:r>
      <w:r w:rsidR="009F7692">
        <w:rPr>
          <w:rFonts w:hint="eastAsia"/>
        </w:rPr>
        <w:t>”“</w:t>
      </w:r>
      <w:r w:rsidRPr="00A24A9B">
        <w:t>生殖健康科普</w:t>
      </w:r>
      <w:r w:rsidR="009F7692">
        <w:rPr>
          <w:rFonts w:hint="eastAsia"/>
        </w:rPr>
        <w:t>”</w:t>
      </w:r>
      <w:r w:rsidRPr="00A24A9B">
        <w:t>适当多抽，小</w:t>
      </w:r>
      <w:proofErr w:type="gramStart"/>
      <w:r w:rsidRPr="00A24A9B">
        <w:t>众主题如</w:t>
      </w:r>
      <w:proofErr w:type="gramEnd"/>
      <w:r w:rsidR="009F7692">
        <w:rPr>
          <w:rFonts w:hint="eastAsia"/>
        </w:rPr>
        <w:t>“</w:t>
      </w:r>
      <w:r w:rsidRPr="00A24A9B">
        <w:t>女用安全套</w:t>
      </w:r>
      <w:r w:rsidR="009F7692">
        <w:rPr>
          <w:rFonts w:hint="eastAsia"/>
        </w:rPr>
        <w:t>”“</w:t>
      </w:r>
      <w:r w:rsidRPr="00A24A9B">
        <w:t>新型避孕方式</w:t>
      </w:r>
      <w:r w:rsidR="009F7692">
        <w:rPr>
          <w:rFonts w:hint="eastAsia"/>
        </w:rPr>
        <w:t>”</w:t>
      </w:r>
      <w:r w:rsidRPr="00A24A9B">
        <w:t>保证至少</w:t>
      </w:r>
      <w:r w:rsidRPr="00A24A9B">
        <w:t>5</w:t>
      </w:r>
      <w:r w:rsidRPr="00A24A9B">
        <w:t>条），确保样本在主题分布上具有代表性。该样本量远超</w:t>
      </w:r>
      <w:r w:rsidRPr="00A24A9B">
        <w:t>Kappa</w:t>
      </w:r>
      <w:r w:rsidRPr="00A24A9B">
        <w:t>统计推断的最低要求，且能在专家可承受的工作量完成独立盲评，为后续模型遴选提供了可靠的金标准。</w:t>
      </w:r>
    </w:p>
    <w:p w14:paraId="38A68E1E" w14:textId="74EE36C8" w:rsidR="00B4723F" w:rsidRDefault="00E7252B" w:rsidP="007B5F05">
      <w:pPr>
        <w:pStyle w:val="3"/>
        <w:spacing w:before="163" w:after="163"/>
        <w:rPr>
          <w:rFonts w:hint="eastAsia"/>
        </w:rPr>
      </w:pPr>
      <w:bookmarkStart w:id="117" w:name="_Toc227951614"/>
      <w:r w:rsidRPr="00E7252B">
        <w:rPr>
          <w:rFonts w:hint="eastAsia"/>
        </w:rPr>
        <w:lastRenderedPageBreak/>
        <w:t>参评大模型的专家一致性横向对比</w:t>
      </w:r>
      <w:bookmarkEnd w:id="117"/>
    </w:p>
    <w:p w14:paraId="7FAF730D" w14:textId="1CF1C6DB" w:rsidR="00455885" w:rsidRDefault="00455885" w:rsidP="002B702E">
      <w:pPr>
        <w:pStyle w:val="altz"/>
        <w:ind w:firstLine="480"/>
      </w:pPr>
      <w:r w:rsidRPr="00455885">
        <w:t>在将大模型引入医学文本评分任务之前，首先需要</w:t>
      </w:r>
      <w:r w:rsidR="002B702E">
        <w:rPr>
          <w:rFonts w:hint="eastAsia"/>
        </w:rPr>
        <w:t>探究</w:t>
      </w:r>
      <w:r w:rsidRPr="00455885">
        <w:t>一个前提性问题：是否任意选取一款大模型均可胜任</w:t>
      </w:r>
      <w:r w:rsidR="002B702E">
        <w:rPr>
          <w:rFonts w:hint="eastAsia"/>
        </w:rPr>
        <w:t>评估</w:t>
      </w:r>
      <w:r w:rsidRPr="00455885">
        <w:t>角色？为探究此问题，本研究</w:t>
      </w:r>
      <w:r>
        <w:rPr>
          <w:rFonts w:hint="eastAsia"/>
        </w:rPr>
        <w:t>首</w:t>
      </w:r>
      <w:r w:rsidRPr="00455885">
        <w:t>先对六款参评模型的群体内部一致性进行了考察。结果显示，</w:t>
      </w:r>
      <w:r>
        <w:rPr>
          <w:rFonts w:hint="eastAsia"/>
        </w:rPr>
        <w:t>在</w:t>
      </w:r>
      <w:r>
        <w:rPr>
          <w:rFonts w:hint="eastAsia"/>
        </w:rPr>
        <w:t>6</w:t>
      </w:r>
      <w:r>
        <w:rPr>
          <w:rFonts w:hint="eastAsia"/>
        </w:rPr>
        <w:t>项打分维度上，</w:t>
      </w:r>
      <w:r w:rsidRPr="00455885">
        <w:t>各模型之间的平均二次加权</w:t>
      </w:r>
      <w:r w:rsidRPr="00455885">
        <w:t>Kappa</w:t>
      </w:r>
      <w:r w:rsidRPr="00455885">
        <w:t>系数介于</w:t>
      </w:r>
      <w:r w:rsidRPr="00455885">
        <w:t>0.506</w:t>
      </w:r>
      <w:r w:rsidRPr="00455885">
        <w:t>至</w:t>
      </w:r>
      <w:r w:rsidRPr="00455885">
        <w:t>0.555</w:t>
      </w:r>
      <w:r w:rsidRPr="00455885">
        <w:t>之间。相较于人类专家内部</w:t>
      </w:r>
      <w:r w:rsidRPr="00455885">
        <w:t>0.586</w:t>
      </w:r>
      <w:r w:rsidRPr="00455885">
        <w:t>至</w:t>
      </w:r>
      <w:r w:rsidRPr="00455885">
        <w:t>0.770</w:t>
      </w:r>
      <w:r w:rsidRPr="00455885">
        <w:t>的一致性水平，</w:t>
      </w:r>
      <w:r w:rsidRPr="00455885">
        <w:t>AI</w:t>
      </w:r>
      <w:r w:rsidRPr="00455885">
        <w:t>模型群体内部的评价分歧仍然显著，远未达到可互相替代的水平。这一事实说明，大模型作为医学文本</w:t>
      </w:r>
      <w:r w:rsidR="00A821EB">
        <w:rPr>
          <w:rFonts w:hint="eastAsia"/>
        </w:rPr>
        <w:t>的评估者</w:t>
      </w:r>
      <w:r w:rsidRPr="00455885">
        <w:t>并非即插即用，必须经过与专家标准的外标定与择优遴选</w:t>
      </w:r>
      <w:r>
        <w:rPr>
          <w:rFonts w:hint="eastAsia"/>
        </w:rPr>
        <w:t>。</w:t>
      </w:r>
    </w:p>
    <w:p w14:paraId="09975A52" w14:textId="389EECD4" w:rsidR="002B702E" w:rsidRDefault="00455885" w:rsidP="00455885">
      <w:pPr>
        <w:pStyle w:val="altz"/>
        <w:ind w:firstLine="480"/>
      </w:pPr>
      <w:r w:rsidRPr="00455885">
        <w:t>在此基础上，本研究进一步计算了各模型与两位临床专家（专家</w:t>
      </w:r>
      <w:r w:rsidRPr="00455885">
        <w:t>A</w:t>
      </w:r>
      <w:r w:rsidRPr="00455885">
        <w:t>：周定杰；专家</w:t>
      </w:r>
      <w:r w:rsidR="002B702E">
        <w:rPr>
          <w:rFonts w:hint="eastAsia"/>
        </w:rPr>
        <w:t>B</w:t>
      </w:r>
      <w:r w:rsidRPr="00455885">
        <w:t>：孙玮）的</w:t>
      </w:r>
      <w:r w:rsidRPr="00455885">
        <w:t>"1</w:t>
      </w:r>
      <w:r w:rsidRPr="00455885">
        <w:t>对</w:t>
      </w:r>
      <w:r w:rsidRPr="00455885">
        <w:t>1"</w:t>
      </w:r>
      <w:r w:rsidRPr="00455885">
        <w:t>真实打分一致性。如</w:t>
      </w:r>
      <w:r w:rsidR="002B702E" w:rsidRPr="002B702E">
        <w:fldChar w:fldCharType="begin"/>
      </w:r>
      <w:r w:rsidR="002B702E" w:rsidRPr="002B702E">
        <w:instrText xml:space="preserve"> REF _Ref227685313 \h </w:instrText>
      </w:r>
      <w:r w:rsidR="002B702E" w:rsidRPr="002B702E">
        <w:fldChar w:fldCharType="separate"/>
      </w:r>
      <w:r w:rsidR="002B702E" w:rsidRPr="002B702E">
        <w:rPr>
          <w:rFonts w:hint="eastAsia"/>
        </w:rPr>
        <w:t>表</w:t>
      </w:r>
      <w:r w:rsidR="002B702E" w:rsidRPr="002B702E">
        <w:rPr>
          <w:rFonts w:hint="eastAsia"/>
        </w:rPr>
        <w:t xml:space="preserve"> 5</w:t>
      </w:r>
      <w:r w:rsidR="002B702E" w:rsidRPr="002B702E">
        <w:rPr>
          <w:rFonts w:hint="eastAsia"/>
        </w:rPr>
        <w:noBreakHyphen/>
        <w:t>4</w:t>
      </w:r>
      <w:r w:rsidR="002B702E" w:rsidRPr="002B702E">
        <w:fldChar w:fldCharType="end"/>
      </w:r>
      <w:r w:rsidRPr="00455885">
        <w:t>所示，不同模型与专家评估基准的拟合程度呈现出明显的梯度差异。在与专家</w:t>
      </w:r>
      <w:r w:rsidRPr="00455885">
        <w:t>A</w:t>
      </w:r>
      <w:r w:rsidRPr="00455885">
        <w:t>的交叉验证中，</w:t>
      </w:r>
      <w:r w:rsidRPr="00455885">
        <w:t>DeepSeek-V3.2</w:t>
      </w:r>
      <w:r w:rsidRPr="00455885">
        <w:t>的六维度平均</w:t>
      </w:r>
      <w:r w:rsidRPr="00455885">
        <w:t>Kappa</w:t>
      </w:r>
      <w:r w:rsidRPr="00455885">
        <w:t>系数达到</w:t>
      </w:r>
      <w:r w:rsidRPr="00455885">
        <w:t>0.756</w:t>
      </w:r>
      <w:r w:rsidRPr="00455885">
        <w:t>，显著领先于其余模型；</w:t>
      </w:r>
      <w:r w:rsidRPr="00455885">
        <w:t>Qwen2.5-32B-Instruct</w:t>
      </w:r>
      <w:r w:rsidRPr="00455885">
        <w:t>以</w:t>
      </w:r>
      <w:r w:rsidRPr="00455885">
        <w:t>0.705</w:t>
      </w:r>
      <w:r w:rsidRPr="00455885">
        <w:t>的平均</w:t>
      </w:r>
      <w:r w:rsidRPr="00455885">
        <w:t>Kappa</w:t>
      </w:r>
      <w:r w:rsidRPr="00455885">
        <w:t>位居第二，已进入</w:t>
      </w:r>
      <w:r w:rsidRPr="00455885">
        <w:t>"</w:t>
      </w:r>
      <w:r w:rsidRPr="00455885">
        <w:t>高度一致</w:t>
      </w:r>
      <w:r w:rsidRPr="00455885">
        <w:t>"</w:t>
      </w:r>
      <w:r w:rsidRPr="00455885">
        <w:t>区间；</w:t>
      </w:r>
      <w:r w:rsidRPr="00455885">
        <w:t>Qwen2.5-14B-Instruct</w:t>
      </w:r>
      <w:r w:rsidRPr="00455885">
        <w:t>、</w:t>
      </w:r>
      <w:r w:rsidRPr="00455885">
        <w:t>Qwen3-Omni-30B-A3B-Instruct</w:t>
      </w:r>
      <w:r w:rsidRPr="00455885">
        <w:t>和</w:t>
      </w:r>
      <w:r w:rsidRPr="00455885">
        <w:t>GLM-5</w:t>
      </w:r>
      <w:r w:rsidRPr="00455885">
        <w:t>的平均</w:t>
      </w:r>
      <w:r w:rsidRPr="00455885">
        <w:t>Kappa</w:t>
      </w:r>
      <w:r w:rsidRPr="00455885">
        <w:t>分布在</w:t>
      </w:r>
      <w:r w:rsidRPr="00455885">
        <w:t>0.518</w:t>
      </w:r>
      <w:r w:rsidRPr="00455885">
        <w:t>至</w:t>
      </w:r>
      <w:r w:rsidRPr="00455885">
        <w:t>0.558</w:t>
      </w:r>
      <w:r w:rsidRPr="00455885">
        <w:t>之间，总体处于</w:t>
      </w:r>
      <w:r w:rsidRPr="00455885">
        <w:t>"</w:t>
      </w:r>
      <w:r w:rsidRPr="00455885">
        <w:t>中度一致</w:t>
      </w:r>
      <w:r w:rsidRPr="00455885">
        <w:t>"</w:t>
      </w:r>
      <w:r w:rsidRPr="00455885">
        <w:t>水平；而</w:t>
      </w:r>
      <w:r w:rsidRPr="00455885">
        <w:t>Qwen2.5-7B-Instruct</w:t>
      </w:r>
      <w:r w:rsidRPr="00455885">
        <w:t>的平均</w:t>
      </w:r>
      <w:r w:rsidRPr="00455885">
        <w:t>Kappa</w:t>
      </w:r>
      <w:r w:rsidRPr="00455885">
        <w:t>为</w:t>
      </w:r>
      <w:r w:rsidRPr="00455885">
        <w:t>0.449</w:t>
      </w:r>
      <w:r w:rsidRPr="00455885">
        <w:t>，相对偏低。在与专家</w:t>
      </w:r>
      <w:r w:rsidR="002B702E">
        <w:rPr>
          <w:rFonts w:hint="eastAsia"/>
        </w:rPr>
        <w:t>B</w:t>
      </w:r>
      <w:r w:rsidRPr="00455885">
        <w:t>的对比中，</w:t>
      </w:r>
      <w:r w:rsidRPr="00455885">
        <w:t>DeepSeek-V3.2</w:t>
      </w:r>
      <w:r w:rsidRPr="00455885">
        <w:t>的平均</w:t>
      </w:r>
      <w:r w:rsidRPr="00455885">
        <w:t>Kappa</w:t>
      </w:r>
      <w:r w:rsidRPr="00455885">
        <w:t>高达</w:t>
      </w:r>
      <w:r w:rsidRPr="00455885">
        <w:t>0.909</w:t>
      </w:r>
      <w:r w:rsidRPr="00455885">
        <w:t>，稳居</w:t>
      </w:r>
      <w:r w:rsidRPr="00455885">
        <w:t>"</w:t>
      </w:r>
      <w:r w:rsidRPr="00455885">
        <w:t>几乎完全一致</w:t>
      </w:r>
      <w:r w:rsidRPr="00455885">
        <w:t>"</w:t>
      </w:r>
      <w:r w:rsidRPr="00455885">
        <w:t>梯队；</w:t>
      </w:r>
      <w:r w:rsidRPr="00455885">
        <w:t>Qwen2.5-32B-Instruct</w:t>
      </w:r>
      <w:r w:rsidRPr="00455885">
        <w:t>的平均</w:t>
      </w:r>
      <w:r w:rsidRPr="00455885">
        <w:t>Kappa</w:t>
      </w:r>
      <w:r w:rsidRPr="00455885">
        <w:t>达到</w:t>
      </w:r>
      <w:r w:rsidRPr="00455885">
        <w:t>0.808</w:t>
      </w:r>
      <w:r w:rsidRPr="00455885">
        <w:t>，已逼近</w:t>
      </w:r>
      <w:r w:rsidRPr="00455885">
        <w:t>0.81</w:t>
      </w:r>
      <w:r w:rsidRPr="00455885">
        <w:t>的</w:t>
      </w:r>
      <w:r w:rsidRPr="00455885">
        <w:t>"</w:t>
      </w:r>
      <w:r w:rsidRPr="00455885">
        <w:t>几乎完全一致</w:t>
      </w:r>
      <w:r w:rsidRPr="00455885">
        <w:t>"</w:t>
      </w:r>
      <w:r w:rsidRPr="00455885">
        <w:t>阈值，成为有力的第二候选；</w:t>
      </w:r>
      <w:r w:rsidRPr="00455885">
        <w:t>Qwen2.5-14B-Instruct</w:t>
      </w:r>
      <w:r w:rsidRPr="00455885">
        <w:t>以</w:t>
      </w:r>
      <w:r w:rsidRPr="00455885">
        <w:t>0.703</w:t>
      </w:r>
      <w:r w:rsidRPr="00455885">
        <w:t>进入</w:t>
      </w:r>
      <w:r w:rsidRPr="00455885">
        <w:t>"</w:t>
      </w:r>
      <w:r w:rsidRPr="00455885">
        <w:t>高度一致</w:t>
      </w:r>
      <w:r w:rsidRPr="00455885">
        <w:t>"</w:t>
      </w:r>
      <w:r w:rsidRPr="00455885">
        <w:t>区间；其余三款模型的平均</w:t>
      </w:r>
      <w:r w:rsidRPr="00455885">
        <w:t>Kappa</w:t>
      </w:r>
      <w:r w:rsidRPr="00455885">
        <w:t>则分布在</w:t>
      </w:r>
      <w:r w:rsidRPr="00455885">
        <w:t>0.577</w:t>
      </w:r>
      <w:r w:rsidRPr="00455885">
        <w:t>至</w:t>
      </w:r>
      <w:r w:rsidRPr="00455885">
        <w:t>0.674</w:t>
      </w:r>
      <w:r w:rsidRPr="00455885">
        <w:t>之间。</w:t>
      </w:r>
    </w:p>
    <w:p w14:paraId="0CBA864A" w14:textId="36777C2B" w:rsidR="00194F9E" w:rsidRPr="00455885" w:rsidRDefault="00455885" w:rsidP="00455885">
      <w:pPr>
        <w:pStyle w:val="altz"/>
        <w:ind w:firstLine="480"/>
      </w:pPr>
      <w:r w:rsidRPr="00455885">
        <w:t>综合来看，</w:t>
      </w:r>
      <w:r w:rsidRPr="00455885">
        <w:t>DeepSeek-V3.2</w:t>
      </w:r>
      <w:r w:rsidRPr="00455885">
        <w:t>在两个专家维度上均展现出断层式的领先优势，而</w:t>
      </w:r>
      <w:r w:rsidRPr="00455885">
        <w:t>Qwen2.5-32B-Instruct</w:t>
      </w:r>
      <w:r w:rsidRPr="00455885">
        <w:t>在与专家</w:t>
      </w:r>
      <w:r w:rsidR="002B702E">
        <w:rPr>
          <w:rFonts w:hint="eastAsia"/>
        </w:rPr>
        <w:t>B</w:t>
      </w:r>
      <w:r w:rsidRPr="00455885">
        <w:t>的对比中亦表现出接近专家级的评价信度。从参数规模的维度观察，</w:t>
      </w:r>
      <w:r w:rsidRPr="00455885">
        <w:t>Qwen</w:t>
      </w:r>
      <w:r w:rsidRPr="00455885">
        <w:t>系列内部呈现出一定的正相关趋势</w:t>
      </w:r>
      <w:r w:rsidR="002B702E">
        <w:rPr>
          <w:rFonts w:hint="eastAsia"/>
        </w:rPr>
        <w:t>，</w:t>
      </w:r>
      <w:r w:rsidRPr="00455885">
        <w:t>7B</w:t>
      </w:r>
      <w:r w:rsidR="002B702E">
        <w:rPr>
          <w:rFonts w:hint="eastAsia"/>
        </w:rPr>
        <w:t>、</w:t>
      </w:r>
      <w:r w:rsidRPr="00455885">
        <w:t>14B</w:t>
      </w:r>
      <w:r w:rsidR="002B702E">
        <w:rPr>
          <w:rFonts w:hint="eastAsia"/>
        </w:rPr>
        <w:t>、</w:t>
      </w:r>
      <w:r w:rsidRPr="00455885">
        <w:t>32B</w:t>
      </w:r>
      <w:r w:rsidRPr="00455885">
        <w:t>逐级提升，但跨厂商对比中</w:t>
      </w:r>
      <w:r w:rsidRPr="00455885">
        <w:t>GLM-5</w:t>
      </w:r>
      <w:r w:rsidRPr="00455885">
        <w:t>的表现不及</w:t>
      </w:r>
      <w:r w:rsidRPr="00455885">
        <w:t>Qwen2.5-32B</w:t>
      </w:r>
      <w:r w:rsidRPr="00455885">
        <w:t>，</w:t>
      </w:r>
      <w:r w:rsidR="002B702E">
        <w:rPr>
          <w:rFonts w:hint="eastAsia"/>
        </w:rPr>
        <w:t>表明</w:t>
      </w:r>
      <w:r w:rsidRPr="00455885">
        <w:t>模型评价能力不仅取决于参数量，更受制于训练范式、对齐策略与指令跟随精度等因素。</w:t>
      </w:r>
    </w:p>
    <w:p w14:paraId="68862A5D" w14:textId="7A66A59E" w:rsidR="002B702E" w:rsidRPr="002B702E" w:rsidRDefault="002B702E" w:rsidP="00195EEC">
      <w:pPr>
        <w:pStyle w:val="a3"/>
        <w:keepNext/>
        <w:spacing w:beforeLines="100" w:before="326" w:after="163"/>
        <w:jc w:val="center"/>
        <w:rPr>
          <w:rFonts w:ascii="宋体" w:eastAsia="宋体" w:hAnsi="宋体" w:hint="eastAsia"/>
          <w:sz w:val="21"/>
          <w:szCs w:val="21"/>
        </w:rPr>
      </w:pPr>
      <w:bookmarkStart w:id="118" w:name="_Ref227685313"/>
      <w:bookmarkStart w:id="119" w:name="_Toc227956043"/>
      <w:r w:rsidRPr="002B702E">
        <w:rPr>
          <w:rFonts w:ascii="宋体" w:eastAsia="宋体" w:hAnsi="宋体" w:hint="eastAsia"/>
          <w:sz w:val="21"/>
          <w:szCs w:val="21"/>
        </w:rPr>
        <w:t xml:space="preserve">表 </w:t>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STYLEREF 1 \s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5</w:t>
      </w:r>
      <w:r w:rsidR="007B10FA">
        <w:rPr>
          <w:rFonts w:ascii="宋体" w:eastAsia="宋体" w:hAnsi="宋体" w:hint="eastAsia"/>
          <w:sz w:val="21"/>
          <w:szCs w:val="21"/>
        </w:rPr>
        <w:fldChar w:fldCharType="end"/>
      </w:r>
      <w:r w:rsidR="007B10FA">
        <w:rPr>
          <w:rFonts w:ascii="宋体" w:eastAsia="宋体" w:hAnsi="宋体" w:hint="eastAsia"/>
          <w:sz w:val="21"/>
          <w:szCs w:val="21"/>
        </w:rPr>
        <w:noBreakHyphen/>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SEQ 表 \* ARABIC \s 1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4</w:t>
      </w:r>
      <w:r w:rsidR="007B10FA">
        <w:rPr>
          <w:rFonts w:ascii="宋体" w:eastAsia="宋体" w:hAnsi="宋体" w:hint="eastAsia"/>
          <w:sz w:val="21"/>
          <w:szCs w:val="21"/>
        </w:rPr>
        <w:fldChar w:fldCharType="end"/>
      </w:r>
      <w:bookmarkEnd w:id="118"/>
      <w:r w:rsidRPr="002B702E">
        <w:rPr>
          <w:rFonts w:ascii="宋体" w:eastAsia="宋体" w:hAnsi="宋体" w:hint="eastAsia"/>
          <w:sz w:val="21"/>
          <w:szCs w:val="21"/>
        </w:rPr>
        <w:t xml:space="preserve"> 各参评模型与临床专家打分的平均一致性对比</w:t>
      </w:r>
      <w:bookmarkEnd w:id="119"/>
    </w:p>
    <w:tbl>
      <w:tblPr>
        <w:tblW w:w="9072" w:type="dxa"/>
        <w:tblInd w:w="-8" w:type="dxa"/>
        <w:tblCellMar>
          <w:top w:w="15" w:type="dxa"/>
          <w:left w:w="15" w:type="dxa"/>
          <w:bottom w:w="15" w:type="dxa"/>
          <w:right w:w="15" w:type="dxa"/>
        </w:tblCellMar>
        <w:tblLook w:val="04A0" w:firstRow="1" w:lastRow="0" w:firstColumn="1" w:lastColumn="0" w:noHBand="0" w:noVBand="1"/>
      </w:tblPr>
      <w:tblGrid>
        <w:gridCol w:w="3127"/>
        <w:gridCol w:w="3118"/>
        <w:gridCol w:w="2827"/>
      </w:tblGrid>
      <w:tr w:rsidR="006C0F0E" w:rsidRPr="00E1116F" w14:paraId="6D76ADB3" w14:textId="77777777" w:rsidTr="00654A62">
        <w:trPr>
          <w:trHeight w:val="317"/>
        </w:trPr>
        <w:tc>
          <w:tcPr>
            <w:tcW w:w="3127" w:type="dxa"/>
            <w:tcBorders>
              <w:top w:val="single" w:sz="4" w:space="0" w:color="auto"/>
              <w:bottom w:val="single" w:sz="4" w:space="0" w:color="auto"/>
            </w:tcBorders>
            <w:vAlign w:val="center"/>
            <w:hideMark/>
          </w:tcPr>
          <w:p w14:paraId="42013693" w14:textId="77777777" w:rsidR="006C0F0E" w:rsidRPr="00E1116F" w:rsidRDefault="006C0F0E" w:rsidP="00E1116F">
            <w:pPr>
              <w:pStyle w:val="altz"/>
              <w:spacing w:line="240" w:lineRule="auto"/>
              <w:ind w:firstLineChars="0" w:firstLine="0"/>
              <w:rPr>
                <w:b/>
                <w:bCs/>
                <w:sz w:val="21"/>
                <w:szCs w:val="20"/>
              </w:rPr>
            </w:pPr>
            <w:r w:rsidRPr="00E1116F">
              <w:rPr>
                <w:b/>
                <w:bCs/>
                <w:sz w:val="21"/>
                <w:szCs w:val="20"/>
              </w:rPr>
              <w:t>参评模型</w:t>
            </w:r>
          </w:p>
        </w:tc>
        <w:tc>
          <w:tcPr>
            <w:tcW w:w="3118" w:type="dxa"/>
            <w:tcBorders>
              <w:top w:val="single" w:sz="4" w:space="0" w:color="auto"/>
              <w:bottom w:val="single" w:sz="4" w:space="0" w:color="auto"/>
            </w:tcBorders>
            <w:vAlign w:val="center"/>
            <w:hideMark/>
          </w:tcPr>
          <w:p w14:paraId="43978EE7" w14:textId="451F4F66" w:rsidR="006C0F0E" w:rsidRPr="00E1116F" w:rsidRDefault="006C0F0E" w:rsidP="00E1116F">
            <w:pPr>
              <w:pStyle w:val="altz"/>
              <w:spacing w:line="240" w:lineRule="auto"/>
              <w:ind w:firstLineChars="0" w:firstLine="0"/>
              <w:rPr>
                <w:b/>
                <w:bCs/>
                <w:sz w:val="21"/>
                <w:szCs w:val="20"/>
              </w:rPr>
            </w:pPr>
            <w:r w:rsidRPr="00E1116F">
              <w:rPr>
                <w:b/>
                <w:bCs/>
                <w:sz w:val="21"/>
                <w:szCs w:val="20"/>
              </w:rPr>
              <w:t>与专家</w:t>
            </w:r>
            <w:r w:rsidRPr="00E1116F">
              <w:rPr>
                <w:b/>
                <w:bCs/>
                <w:sz w:val="21"/>
                <w:szCs w:val="20"/>
              </w:rPr>
              <w:t>A</w:t>
            </w:r>
            <w:r w:rsidRPr="00E1116F">
              <w:rPr>
                <w:b/>
                <w:bCs/>
                <w:sz w:val="21"/>
                <w:szCs w:val="20"/>
              </w:rPr>
              <w:t>平均</w:t>
            </w:r>
            <w:r w:rsidRPr="00E1116F">
              <w:rPr>
                <w:b/>
                <w:bCs/>
                <w:sz w:val="21"/>
                <w:szCs w:val="20"/>
              </w:rPr>
              <w:t>Kappa</w:t>
            </w:r>
          </w:p>
        </w:tc>
        <w:tc>
          <w:tcPr>
            <w:tcW w:w="2827" w:type="dxa"/>
            <w:tcBorders>
              <w:top w:val="single" w:sz="4" w:space="0" w:color="auto"/>
              <w:bottom w:val="single" w:sz="4" w:space="0" w:color="auto"/>
            </w:tcBorders>
            <w:vAlign w:val="center"/>
            <w:hideMark/>
          </w:tcPr>
          <w:p w14:paraId="2852042B" w14:textId="7519C434" w:rsidR="006C0F0E" w:rsidRPr="00E1116F" w:rsidRDefault="006C0F0E" w:rsidP="00E1116F">
            <w:pPr>
              <w:pStyle w:val="altz"/>
              <w:spacing w:line="240" w:lineRule="auto"/>
              <w:ind w:firstLineChars="0" w:firstLine="0"/>
              <w:rPr>
                <w:b/>
                <w:bCs/>
                <w:sz w:val="21"/>
                <w:szCs w:val="20"/>
              </w:rPr>
            </w:pPr>
            <w:r w:rsidRPr="00E1116F">
              <w:rPr>
                <w:b/>
                <w:bCs/>
                <w:sz w:val="21"/>
                <w:szCs w:val="20"/>
              </w:rPr>
              <w:t>与专家</w:t>
            </w:r>
            <w:r w:rsidR="00635C1B" w:rsidRPr="00E1116F">
              <w:rPr>
                <w:rFonts w:hint="eastAsia"/>
                <w:b/>
                <w:bCs/>
                <w:sz w:val="21"/>
                <w:szCs w:val="20"/>
              </w:rPr>
              <w:t>B</w:t>
            </w:r>
            <w:r w:rsidRPr="00E1116F">
              <w:rPr>
                <w:b/>
                <w:bCs/>
                <w:sz w:val="21"/>
                <w:szCs w:val="20"/>
              </w:rPr>
              <w:t>平均</w:t>
            </w:r>
            <w:r w:rsidRPr="00E1116F">
              <w:rPr>
                <w:b/>
                <w:bCs/>
                <w:sz w:val="21"/>
                <w:szCs w:val="20"/>
              </w:rPr>
              <w:t>Kappa</w:t>
            </w:r>
          </w:p>
        </w:tc>
      </w:tr>
      <w:tr w:rsidR="002B702E" w:rsidRPr="006C0F0E" w14:paraId="4A70FF58" w14:textId="77777777" w:rsidTr="00654A62">
        <w:trPr>
          <w:trHeight w:val="317"/>
        </w:trPr>
        <w:tc>
          <w:tcPr>
            <w:tcW w:w="3127" w:type="dxa"/>
            <w:tcBorders>
              <w:top w:val="single" w:sz="4" w:space="0" w:color="auto"/>
            </w:tcBorders>
            <w:vAlign w:val="center"/>
            <w:hideMark/>
          </w:tcPr>
          <w:p w14:paraId="7CF2A230" w14:textId="6055F901" w:rsidR="002B702E" w:rsidRPr="009613CF" w:rsidRDefault="002B702E" w:rsidP="002B702E">
            <w:pPr>
              <w:pStyle w:val="altz"/>
              <w:ind w:firstLineChars="0" w:firstLine="0"/>
              <w:rPr>
                <w:sz w:val="21"/>
                <w:szCs w:val="20"/>
              </w:rPr>
            </w:pPr>
            <w:r w:rsidRPr="009613CF">
              <w:rPr>
                <w:rStyle w:val="ne-text"/>
                <w:sz w:val="21"/>
                <w:szCs w:val="20"/>
              </w:rPr>
              <w:t>Qwen2.5-7B-Instruct</w:t>
            </w:r>
          </w:p>
        </w:tc>
        <w:tc>
          <w:tcPr>
            <w:tcW w:w="3118" w:type="dxa"/>
            <w:tcBorders>
              <w:top w:val="single" w:sz="4" w:space="0" w:color="auto"/>
            </w:tcBorders>
            <w:vAlign w:val="center"/>
            <w:hideMark/>
          </w:tcPr>
          <w:p w14:paraId="0344F684" w14:textId="4333DA42" w:rsidR="002B702E" w:rsidRPr="009613CF" w:rsidRDefault="002B702E" w:rsidP="002B702E">
            <w:pPr>
              <w:pStyle w:val="altz"/>
              <w:ind w:firstLineChars="0" w:firstLine="0"/>
              <w:rPr>
                <w:sz w:val="21"/>
                <w:szCs w:val="20"/>
              </w:rPr>
            </w:pPr>
            <w:r w:rsidRPr="009613CF">
              <w:rPr>
                <w:rStyle w:val="ne-text"/>
                <w:sz w:val="21"/>
                <w:szCs w:val="20"/>
              </w:rPr>
              <w:t>0.449</w:t>
            </w:r>
          </w:p>
        </w:tc>
        <w:tc>
          <w:tcPr>
            <w:tcW w:w="2827" w:type="dxa"/>
            <w:tcBorders>
              <w:top w:val="single" w:sz="4" w:space="0" w:color="auto"/>
            </w:tcBorders>
            <w:vAlign w:val="center"/>
            <w:hideMark/>
          </w:tcPr>
          <w:p w14:paraId="07B1C8CC" w14:textId="0233ACFA" w:rsidR="002B702E" w:rsidRPr="009613CF" w:rsidRDefault="002B702E" w:rsidP="002B702E">
            <w:pPr>
              <w:pStyle w:val="altz"/>
              <w:ind w:firstLineChars="0" w:firstLine="0"/>
              <w:rPr>
                <w:sz w:val="21"/>
                <w:szCs w:val="20"/>
              </w:rPr>
            </w:pPr>
            <w:r w:rsidRPr="009613CF">
              <w:rPr>
                <w:rStyle w:val="ne-text"/>
                <w:sz w:val="21"/>
                <w:szCs w:val="20"/>
              </w:rPr>
              <w:t>0.577</w:t>
            </w:r>
          </w:p>
        </w:tc>
      </w:tr>
      <w:tr w:rsidR="002B702E" w:rsidRPr="006C0F0E" w14:paraId="01881F13" w14:textId="77777777" w:rsidTr="00654A62">
        <w:trPr>
          <w:trHeight w:val="317"/>
        </w:trPr>
        <w:tc>
          <w:tcPr>
            <w:tcW w:w="3127" w:type="dxa"/>
            <w:vAlign w:val="center"/>
            <w:hideMark/>
          </w:tcPr>
          <w:p w14:paraId="6C00BD81" w14:textId="20A5FF9C" w:rsidR="002B702E" w:rsidRPr="009613CF" w:rsidRDefault="002B702E" w:rsidP="002B702E">
            <w:pPr>
              <w:pStyle w:val="altz"/>
              <w:ind w:firstLineChars="0" w:firstLine="0"/>
              <w:rPr>
                <w:sz w:val="21"/>
                <w:szCs w:val="20"/>
              </w:rPr>
            </w:pPr>
            <w:r w:rsidRPr="009613CF">
              <w:rPr>
                <w:rStyle w:val="ne-text"/>
                <w:sz w:val="21"/>
                <w:szCs w:val="20"/>
              </w:rPr>
              <w:t>GLM-5</w:t>
            </w:r>
          </w:p>
        </w:tc>
        <w:tc>
          <w:tcPr>
            <w:tcW w:w="3118" w:type="dxa"/>
            <w:vAlign w:val="center"/>
            <w:hideMark/>
          </w:tcPr>
          <w:p w14:paraId="7372FA04" w14:textId="4364B6FA" w:rsidR="002B702E" w:rsidRPr="009613CF" w:rsidRDefault="002B702E" w:rsidP="002B702E">
            <w:pPr>
              <w:pStyle w:val="altz"/>
              <w:ind w:firstLineChars="0" w:firstLine="0"/>
              <w:rPr>
                <w:sz w:val="21"/>
                <w:szCs w:val="20"/>
              </w:rPr>
            </w:pPr>
            <w:r w:rsidRPr="009613CF">
              <w:rPr>
                <w:rStyle w:val="ne-text"/>
                <w:sz w:val="21"/>
                <w:szCs w:val="20"/>
              </w:rPr>
              <w:t>0.518</w:t>
            </w:r>
          </w:p>
        </w:tc>
        <w:tc>
          <w:tcPr>
            <w:tcW w:w="2827" w:type="dxa"/>
            <w:vAlign w:val="center"/>
            <w:hideMark/>
          </w:tcPr>
          <w:p w14:paraId="1CEE6AE9" w14:textId="0159AB1B" w:rsidR="002B702E" w:rsidRPr="009613CF" w:rsidRDefault="002B702E" w:rsidP="002B702E">
            <w:pPr>
              <w:pStyle w:val="altz"/>
              <w:ind w:firstLineChars="0" w:firstLine="0"/>
              <w:rPr>
                <w:sz w:val="21"/>
                <w:szCs w:val="20"/>
              </w:rPr>
            </w:pPr>
            <w:r w:rsidRPr="009613CF">
              <w:rPr>
                <w:rStyle w:val="ne-text"/>
                <w:sz w:val="21"/>
                <w:szCs w:val="20"/>
              </w:rPr>
              <w:t>0.611</w:t>
            </w:r>
          </w:p>
        </w:tc>
      </w:tr>
      <w:tr w:rsidR="002B702E" w:rsidRPr="006C0F0E" w14:paraId="45AF060E" w14:textId="77777777" w:rsidTr="00654A62">
        <w:trPr>
          <w:trHeight w:val="317"/>
        </w:trPr>
        <w:tc>
          <w:tcPr>
            <w:tcW w:w="3127" w:type="dxa"/>
            <w:vAlign w:val="center"/>
            <w:hideMark/>
          </w:tcPr>
          <w:p w14:paraId="5E1CD8BE" w14:textId="45F393C2" w:rsidR="002B702E" w:rsidRPr="009613CF" w:rsidRDefault="002B702E" w:rsidP="002B702E">
            <w:pPr>
              <w:pStyle w:val="altz"/>
              <w:ind w:firstLineChars="0" w:firstLine="0"/>
              <w:rPr>
                <w:sz w:val="21"/>
                <w:szCs w:val="20"/>
              </w:rPr>
            </w:pPr>
            <w:r w:rsidRPr="009613CF">
              <w:rPr>
                <w:rStyle w:val="ne-text"/>
                <w:sz w:val="21"/>
                <w:szCs w:val="20"/>
              </w:rPr>
              <w:t>Qwen3-Omni-30B-A3B-Instruct</w:t>
            </w:r>
          </w:p>
        </w:tc>
        <w:tc>
          <w:tcPr>
            <w:tcW w:w="3118" w:type="dxa"/>
            <w:vAlign w:val="center"/>
            <w:hideMark/>
          </w:tcPr>
          <w:p w14:paraId="13B3DDC0" w14:textId="20EFE747" w:rsidR="002B702E" w:rsidRPr="009613CF" w:rsidRDefault="002B702E" w:rsidP="002B702E">
            <w:pPr>
              <w:pStyle w:val="altz"/>
              <w:ind w:firstLineChars="0" w:firstLine="0"/>
              <w:rPr>
                <w:sz w:val="21"/>
                <w:szCs w:val="20"/>
              </w:rPr>
            </w:pPr>
            <w:r w:rsidRPr="009613CF">
              <w:rPr>
                <w:rStyle w:val="ne-text"/>
                <w:sz w:val="21"/>
                <w:szCs w:val="20"/>
              </w:rPr>
              <w:t>0.543</w:t>
            </w:r>
          </w:p>
        </w:tc>
        <w:tc>
          <w:tcPr>
            <w:tcW w:w="2827" w:type="dxa"/>
            <w:vAlign w:val="center"/>
            <w:hideMark/>
          </w:tcPr>
          <w:p w14:paraId="764EBCD4" w14:textId="405F94D4" w:rsidR="002B702E" w:rsidRPr="009613CF" w:rsidRDefault="002B702E" w:rsidP="002B702E">
            <w:pPr>
              <w:pStyle w:val="altz"/>
              <w:ind w:firstLineChars="0" w:firstLine="0"/>
              <w:rPr>
                <w:sz w:val="21"/>
                <w:szCs w:val="20"/>
              </w:rPr>
            </w:pPr>
            <w:r w:rsidRPr="009613CF">
              <w:rPr>
                <w:rStyle w:val="ne-text"/>
                <w:sz w:val="21"/>
                <w:szCs w:val="20"/>
              </w:rPr>
              <w:t>0.674</w:t>
            </w:r>
          </w:p>
        </w:tc>
      </w:tr>
      <w:tr w:rsidR="002B702E" w:rsidRPr="006C0F0E" w14:paraId="222A2BD8" w14:textId="77777777" w:rsidTr="00654A62">
        <w:trPr>
          <w:trHeight w:val="317"/>
        </w:trPr>
        <w:tc>
          <w:tcPr>
            <w:tcW w:w="3127" w:type="dxa"/>
            <w:vAlign w:val="center"/>
            <w:hideMark/>
          </w:tcPr>
          <w:p w14:paraId="6688166F" w14:textId="204EA6EF" w:rsidR="002B702E" w:rsidRPr="009613CF" w:rsidRDefault="002B702E" w:rsidP="002B702E">
            <w:pPr>
              <w:pStyle w:val="altz"/>
              <w:ind w:firstLineChars="0" w:firstLine="0"/>
              <w:rPr>
                <w:sz w:val="21"/>
                <w:szCs w:val="20"/>
              </w:rPr>
            </w:pPr>
            <w:r w:rsidRPr="009613CF">
              <w:rPr>
                <w:rStyle w:val="ne-text"/>
                <w:sz w:val="21"/>
                <w:szCs w:val="20"/>
              </w:rPr>
              <w:t>Qwen2.5-14B-Instruct</w:t>
            </w:r>
          </w:p>
        </w:tc>
        <w:tc>
          <w:tcPr>
            <w:tcW w:w="3118" w:type="dxa"/>
            <w:vAlign w:val="center"/>
            <w:hideMark/>
          </w:tcPr>
          <w:p w14:paraId="0DD187E1" w14:textId="77E0C2AB" w:rsidR="002B702E" w:rsidRPr="009613CF" w:rsidRDefault="002B702E" w:rsidP="002B702E">
            <w:pPr>
              <w:pStyle w:val="altz"/>
              <w:ind w:firstLineChars="0" w:firstLine="0"/>
              <w:rPr>
                <w:sz w:val="21"/>
                <w:szCs w:val="20"/>
              </w:rPr>
            </w:pPr>
            <w:r w:rsidRPr="009613CF">
              <w:rPr>
                <w:rStyle w:val="ne-text"/>
                <w:sz w:val="21"/>
                <w:szCs w:val="20"/>
              </w:rPr>
              <w:t>0.558</w:t>
            </w:r>
          </w:p>
        </w:tc>
        <w:tc>
          <w:tcPr>
            <w:tcW w:w="2827" w:type="dxa"/>
            <w:vAlign w:val="center"/>
            <w:hideMark/>
          </w:tcPr>
          <w:p w14:paraId="3A567744" w14:textId="7DCDB3C4" w:rsidR="002B702E" w:rsidRPr="009613CF" w:rsidRDefault="002B702E" w:rsidP="002B702E">
            <w:pPr>
              <w:pStyle w:val="altz"/>
              <w:ind w:firstLineChars="0" w:firstLine="0"/>
              <w:rPr>
                <w:sz w:val="21"/>
                <w:szCs w:val="20"/>
              </w:rPr>
            </w:pPr>
            <w:r w:rsidRPr="009613CF">
              <w:rPr>
                <w:rStyle w:val="ne-text"/>
                <w:sz w:val="21"/>
                <w:szCs w:val="20"/>
              </w:rPr>
              <w:t>0.703</w:t>
            </w:r>
          </w:p>
        </w:tc>
      </w:tr>
      <w:tr w:rsidR="002B702E" w:rsidRPr="006C0F0E" w14:paraId="2431729D" w14:textId="77777777" w:rsidTr="00654A62">
        <w:trPr>
          <w:trHeight w:val="317"/>
        </w:trPr>
        <w:tc>
          <w:tcPr>
            <w:tcW w:w="3127" w:type="dxa"/>
            <w:vAlign w:val="center"/>
            <w:hideMark/>
          </w:tcPr>
          <w:p w14:paraId="46E0C387" w14:textId="71833549" w:rsidR="002B702E" w:rsidRPr="009613CF" w:rsidRDefault="002B702E" w:rsidP="002B702E">
            <w:pPr>
              <w:pStyle w:val="altz"/>
              <w:ind w:firstLineChars="0" w:firstLine="0"/>
              <w:rPr>
                <w:sz w:val="21"/>
                <w:szCs w:val="20"/>
              </w:rPr>
            </w:pPr>
            <w:r w:rsidRPr="009613CF">
              <w:rPr>
                <w:rStyle w:val="ne-text"/>
                <w:sz w:val="21"/>
                <w:szCs w:val="20"/>
              </w:rPr>
              <w:t>Qwen2.5-32B-Instruct</w:t>
            </w:r>
          </w:p>
        </w:tc>
        <w:tc>
          <w:tcPr>
            <w:tcW w:w="3118" w:type="dxa"/>
            <w:vAlign w:val="center"/>
            <w:hideMark/>
          </w:tcPr>
          <w:p w14:paraId="37B9E584" w14:textId="07BA8DE3" w:rsidR="002B702E" w:rsidRPr="009613CF" w:rsidRDefault="002B702E" w:rsidP="002B702E">
            <w:pPr>
              <w:pStyle w:val="altz"/>
              <w:ind w:firstLineChars="0" w:firstLine="0"/>
              <w:rPr>
                <w:sz w:val="21"/>
                <w:szCs w:val="20"/>
              </w:rPr>
            </w:pPr>
            <w:r w:rsidRPr="009613CF">
              <w:rPr>
                <w:rStyle w:val="ne-text"/>
                <w:sz w:val="21"/>
                <w:szCs w:val="20"/>
              </w:rPr>
              <w:t>0.705</w:t>
            </w:r>
          </w:p>
        </w:tc>
        <w:tc>
          <w:tcPr>
            <w:tcW w:w="2827" w:type="dxa"/>
            <w:vAlign w:val="center"/>
            <w:hideMark/>
          </w:tcPr>
          <w:p w14:paraId="71A6B9C3" w14:textId="6BCD9DBA" w:rsidR="002B702E" w:rsidRPr="009613CF" w:rsidRDefault="002B702E" w:rsidP="002B702E">
            <w:pPr>
              <w:pStyle w:val="altz"/>
              <w:ind w:firstLineChars="0" w:firstLine="0"/>
              <w:rPr>
                <w:sz w:val="21"/>
                <w:szCs w:val="20"/>
              </w:rPr>
            </w:pPr>
            <w:r w:rsidRPr="009613CF">
              <w:rPr>
                <w:rStyle w:val="ne-text"/>
                <w:sz w:val="21"/>
                <w:szCs w:val="20"/>
              </w:rPr>
              <w:t>0.808</w:t>
            </w:r>
          </w:p>
        </w:tc>
      </w:tr>
      <w:tr w:rsidR="002B702E" w:rsidRPr="006C0F0E" w14:paraId="7328E42F" w14:textId="77777777" w:rsidTr="00654A62">
        <w:trPr>
          <w:trHeight w:val="317"/>
        </w:trPr>
        <w:tc>
          <w:tcPr>
            <w:tcW w:w="3127" w:type="dxa"/>
            <w:tcBorders>
              <w:bottom w:val="single" w:sz="4" w:space="0" w:color="auto"/>
            </w:tcBorders>
            <w:vAlign w:val="center"/>
            <w:hideMark/>
          </w:tcPr>
          <w:p w14:paraId="1806C5C8" w14:textId="19AB5CD4" w:rsidR="002B702E" w:rsidRPr="009613CF" w:rsidRDefault="002B702E" w:rsidP="002B702E">
            <w:pPr>
              <w:pStyle w:val="altz"/>
              <w:ind w:firstLineChars="0" w:firstLine="0"/>
              <w:rPr>
                <w:sz w:val="21"/>
                <w:szCs w:val="20"/>
              </w:rPr>
            </w:pPr>
            <w:r w:rsidRPr="009613CF">
              <w:rPr>
                <w:rStyle w:val="ne-text"/>
                <w:b/>
                <w:bCs/>
                <w:sz w:val="21"/>
                <w:szCs w:val="20"/>
              </w:rPr>
              <w:t>DeepSeek-V3.2</w:t>
            </w:r>
          </w:p>
        </w:tc>
        <w:tc>
          <w:tcPr>
            <w:tcW w:w="3118" w:type="dxa"/>
            <w:tcBorders>
              <w:bottom w:val="single" w:sz="4" w:space="0" w:color="auto"/>
            </w:tcBorders>
            <w:vAlign w:val="center"/>
            <w:hideMark/>
          </w:tcPr>
          <w:p w14:paraId="56DE4DD7" w14:textId="61BCB0E2" w:rsidR="002B702E" w:rsidRPr="009613CF" w:rsidRDefault="002B702E" w:rsidP="002B702E">
            <w:pPr>
              <w:pStyle w:val="altz"/>
              <w:ind w:firstLineChars="0" w:firstLine="0"/>
              <w:rPr>
                <w:sz w:val="21"/>
                <w:szCs w:val="20"/>
              </w:rPr>
            </w:pPr>
            <w:r w:rsidRPr="009613CF">
              <w:rPr>
                <w:rStyle w:val="ne-text"/>
                <w:b/>
                <w:bCs/>
                <w:sz w:val="21"/>
                <w:szCs w:val="20"/>
              </w:rPr>
              <w:t>0.756</w:t>
            </w:r>
          </w:p>
        </w:tc>
        <w:tc>
          <w:tcPr>
            <w:tcW w:w="2827" w:type="dxa"/>
            <w:tcBorders>
              <w:bottom w:val="single" w:sz="4" w:space="0" w:color="auto"/>
            </w:tcBorders>
            <w:vAlign w:val="center"/>
            <w:hideMark/>
          </w:tcPr>
          <w:p w14:paraId="295D162F" w14:textId="4A2F4342" w:rsidR="002B702E" w:rsidRPr="009613CF" w:rsidRDefault="002B702E" w:rsidP="002B702E">
            <w:pPr>
              <w:pStyle w:val="altz"/>
              <w:ind w:firstLineChars="0" w:firstLine="0"/>
              <w:rPr>
                <w:sz w:val="21"/>
                <w:szCs w:val="20"/>
              </w:rPr>
            </w:pPr>
            <w:r w:rsidRPr="009613CF">
              <w:rPr>
                <w:rStyle w:val="ne-text"/>
                <w:b/>
                <w:bCs/>
                <w:sz w:val="21"/>
                <w:szCs w:val="20"/>
              </w:rPr>
              <w:t>0.909</w:t>
            </w:r>
          </w:p>
        </w:tc>
      </w:tr>
    </w:tbl>
    <w:p w14:paraId="4DF09F3F" w14:textId="0C59139E" w:rsidR="002B702E" w:rsidRDefault="00455577" w:rsidP="002B702E">
      <w:pPr>
        <w:pStyle w:val="3"/>
        <w:spacing w:before="163" w:after="163"/>
        <w:rPr>
          <w:rFonts w:hint="eastAsia"/>
        </w:rPr>
      </w:pPr>
      <w:bookmarkStart w:id="120" w:name="_Toc227951615"/>
      <w:r w:rsidRPr="00455577">
        <w:rPr>
          <w:rFonts w:hint="eastAsia"/>
        </w:rPr>
        <w:lastRenderedPageBreak/>
        <w:t>专家内部一致性与</w:t>
      </w:r>
      <w:r w:rsidRPr="00455577">
        <w:rPr>
          <w:rFonts w:hint="eastAsia"/>
        </w:rPr>
        <w:t>AI</w:t>
      </w:r>
      <w:r w:rsidRPr="00455577">
        <w:rPr>
          <w:rFonts w:hint="eastAsia"/>
        </w:rPr>
        <w:t>群体平均一致性</w:t>
      </w:r>
      <w:r>
        <w:rPr>
          <w:rFonts w:hint="eastAsia"/>
        </w:rPr>
        <w:t>对比</w:t>
      </w:r>
      <w:bookmarkEnd w:id="120"/>
    </w:p>
    <w:p w14:paraId="38D04733" w14:textId="02667DC1" w:rsidR="002B702E" w:rsidRDefault="002B702E" w:rsidP="002B702E">
      <w:pPr>
        <w:pStyle w:val="altz"/>
        <w:ind w:firstLine="480"/>
      </w:pPr>
      <w:r>
        <w:rPr>
          <w:noProof/>
        </w:rPr>
        <mc:AlternateContent>
          <mc:Choice Requires="wps">
            <w:drawing>
              <wp:anchor distT="0" distB="0" distL="114300" distR="114300" simplePos="0" relativeHeight="251669504" behindDoc="0" locked="0" layoutInCell="1" allowOverlap="1" wp14:anchorId="6D1A22C1" wp14:editId="0C77B7EA">
                <wp:simplePos x="0" y="0"/>
                <wp:positionH relativeFrom="column">
                  <wp:posOffset>29210</wp:posOffset>
                </wp:positionH>
                <wp:positionV relativeFrom="paragraph">
                  <wp:posOffset>7261860</wp:posOffset>
                </wp:positionV>
                <wp:extent cx="5759450" cy="635"/>
                <wp:effectExtent l="0" t="0" r="0" b="0"/>
                <wp:wrapTopAndBottom/>
                <wp:docPr id="1761055398"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4DF6C06D" w14:textId="7C82AE20" w:rsidR="002B702E" w:rsidRPr="002B702E" w:rsidRDefault="002B702E" w:rsidP="002B702E">
                            <w:pPr>
                              <w:pStyle w:val="a3"/>
                              <w:spacing w:after="163"/>
                              <w:jc w:val="center"/>
                              <w:rPr>
                                <w:rFonts w:ascii="宋体" w:eastAsia="宋体" w:hAnsi="宋体" w:hint="eastAsia"/>
                                <w:noProof/>
                                <w:sz w:val="21"/>
                                <w:szCs w:val="21"/>
                              </w:rPr>
                            </w:pPr>
                            <w:bookmarkStart w:id="121" w:name="_Ref227685772"/>
                            <w:bookmarkStart w:id="122" w:name="_Toc227955940"/>
                            <w:r w:rsidRPr="002B702E">
                              <w:rPr>
                                <w:rFonts w:ascii="宋体" w:eastAsia="宋体" w:hAnsi="宋体" w:hint="eastAsia"/>
                                <w:sz w:val="21"/>
                                <w:szCs w:val="21"/>
                              </w:rPr>
                              <w:t xml:space="preserve">图 </w:t>
                            </w:r>
                            <w:r w:rsidR="00E0091A">
                              <w:rPr>
                                <w:rFonts w:ascii="宋体" w:eastAsia="宋体" w:hAnsi="宋体" w:hint="eastAsia"/>
                                <w:sz w:val="21"/>
                                <w:szCs w:val="21"/>
                              </w:rPr>
                              <w:fldChar w:fldCharType="begin"/>
                            </w:r>
                            <w:r w:rsidR="00E0091A">
                              <w:rPr>
                                <w:rFonts w:ascii="宋体" w:eastAsia="宋体" w:hAnsi="宋体" w:hint="eastAsia"/>
                                <w:sz w:val="21"/>
                                <w:szCs w:val="21"/>
                              </w:rPr>
                              <w:instrText xml:space="preserve"> STYLEREF 1 \s </w:instrText>
                            </w:r>
                            <w:r w:rsidR="00E0091A">
                              <w:rPr>
                                <w:rFonts w:ascii="宋体" w:eastAsia="宋体" w:hAnsi="宋体" w:hint="eastAsia"/>
                                <w:sz w:val="21"/>
                                <w:szCs w:val="21"/>
                              </w:rPr>
                              <w:fldChar w:fldCharType="separate"/>
                            </w:r>
                            <w:r w:rsidR="00E0091A">
                              <w:rPr>
                                <w:rFonts w:ascii="宋体" w:eastAsia="宋体" w:hAnsi="宋体" w:hint="eastAsia"/>
                                <w:noProof/>
                                <w:sz w:val="21"/>
                                <w:szCs w:val="21"/>
                              </w:rPr>
                              <w:t>5</w:t>
                            </w:r>
                            <w:r w:rsidR="00E0091A">
                              <w:rPr>
                                <w:rFonts w:ascii="宋体" w:eastAsia="宋体" w:hAnsi="宋体" w:hint="eastAsia"/>
                                <w:sz w:val="21"/>
                                <w:szCs w:val="21"/>
                              </w:rPr>
                              <w:fldChar w:fldCharType="end"/>
                            </w:r>
                            <w:r w:rsidR="00E0091A">
                              <w:rPr>
                                <w:rFonts w:ascii="宋体" w:eastAsia="宋体" w:hAnsi="宋体" w:hint="eastAsia"/>
                                <w:sz w:val="21"/>
                                <w:szCs w:val="21"/>
                              </w:rPr>
                              <w:noBreakHyphen/>
                            </w:r>
                            <w:r w:rsidR="00E0091A">
                              <w:rPr>
                                <w:rFonts w:ascii="宋体" w:eastAsia="宋体" w:hAnsi="宋体" w:hint="eastAsia"/>
                                <w:sz w:val="21"/>
                                <w:szCs w:val="21"/>
                              </w:rPr>
                              <w:fldChar w:fldCharType="begin"/>
                            </w:r>
                            <w:r w:rsidR="00E0091A">
                              <w:rPr>
                                <w:rFonts w:ascii="宋体" w:eastAsia="宋体" w:hAnsi="宋体" w:hint="eastAsia"/>
                                <w:sz w:val="21"/>
                                <w:szCs w:val="21"/>
                              </w:rPr>
                              <w:instrText xml:space="preserve"> SEQ 图 \* ARABIC \s 1 </w:instrText>
                            </w:r>
                            <w:r w:rsidR="00E0091A">
                              <w:rPr>
                                <w:rFonts w:ascii="宋体" w:eastAsia="宋体" w:hAnsi="宋体" w:hint="eastAsia"/>
                                <w:sz w:val="21"/>
                                <w:szCs w:val="21"/>
                              </w:rPr>
                              <w:fldChar w:fldCharType="separate"/>
                            </w:r>
                            <w:r w:rsidR="00E0091A">
                              <w:rPr>
                                <w:rFonts w:ascii="宋体" w:eastAsia="宋体" w:hAnsi="宋体" w:hint="eastAsia"/>
                                <w:noProof/>
                                <w:sz w:val="21"/>
                                <w:szCs w:val="21"/>
                              </w:rPr>
                              <w:t>1</w:t>
                            </w:r>
                            <w:r w:rsidR="00E0091A">
                              <w:rPr>
                                <w:rFonts w:ascii="宋体" w:eastAsia="宋体" w:hAnsi="宋体" w:hint="eastAsia"/>
                                <w:sz w:val="21"/>
                                <w:szCs w:val="21"/>
                              </w:rPr>
                              <w:fldChar w:fldCharType="end"/>
                            </w:r>
                            <w:bookmarkEnd w:id="121"/>
                            <w:r w:rsidRPr="002B702E">
                              <w:rPr>
                                <w:rFonts w:ascii="宋体" w:eastAsia="宋体" w:hAnsi="宋体" w:hint="eastAsia"/>
                                <w:sz w:val="21"/>
                                <w:szCs w:val="21"/>
                              </w:rPr>
                              <w:t xml:space="preserve"> 各评价维度下一致性系数(二次加权kappa)雷达图</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A22C1" id="_x0000_s1028" type="#_x0000_t202" style="position:absolute;left:0;text-align:left;margin-left:2.3pt;margin-top:571.8pt;width:453.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55FGgIAAD8EAAAOAAAAZHJzL2Uyb0RvYy54bWysU8Fu2zAMvQ/YPwi6L06ype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" stroked="f">
                <v:textbox style="mso-fit-shape-to-text:t" inset="0,0,0,0">
                  <w:txbxContent>
                    <w:p w14:paraId="4DF6C06D" w14:textId="7C82AE20" w:rsidR="002B702E" w:rsidRPr="002B702E" w:rsidRDefault="002B702E" w:rsidP="002B702E">
                      <w:pPr>
                        <w:pStyle w:val="a3"/>
                        <w:spacing w:after="163"/>
                        <w:jc w:val="center"/>
                        <w:rPr>
                          <w:rFonts w:ascii="宋体" w:eastAsia="宋体" w:hAnsi="宋体" w:hint="eastAsia"/>
                          <w:noProof/>
                          <w:sz w:val="21"/>
                          <w:szCs w:val="21"/>
                        </w:rPr>
                      </w:pPr>
                      <w:bookmarkStart w:id="123" w:name="_Ref227685772"/>
                      <w:bookmarkStart w:id="124" w:name="_Toc227955940"/>
                      <w:r w:rsidRPr="002B702E">
                        <w:rPr>
                          <w:rFonts w:ascii="宋体" w:eastAsia="宋体" w:hAnsi="宋体" w:hint="eastAsia"/>
                          <w:sz w:val="21"/>
                          <w:szCs w:val="21"/>
                        </w:rPr>
                        <w:t xml:space="preserve">图 </w:t>
                      </w:r>
                      <w:r w:rsidR="00E0091A">
                        <w:rPr>
                          <w:rFonts w:ascii="宋体" w:eastAsia="宋体" w:hAnsi="宋体" w:hint="eastAsia"/>
                          <w:sz w:val="21"/>
                          <w:szCs w:val="21"/>
                        </w:rPr>
                        <w:fldChar w:fldCharType="begin"/>
                      </w:r>
                      <w:r w:rsidR="00E0091A">
                        <w:rPr>
                          <w:rFonts w:ascii="宋体" w:eastAsia="宋体" w:hAnsi="宋体" w:hint="eastAsia"/>
                          <w:sz w:val="21"/>
                          <w:szCs w:val="21"/>
                        </w:rPr>
                        <w:instrText xml:space="preserve"> STYLEREF 1 \s </w:instrText>
                      </w:r>
                      <w:r w:rsidR="00E0091A">
                        <w:rPr>
                          <w:rFonts w:ascii="宋体" w:eastAsia="宋体" w:hAnsi="宋体" w:hint="eastAsia"/>
                          <w:sz w:val="21"/>
                          <w:szCs w:val="21"/>
                        </w:rPr>
                        <w:fldChar w:fldCharType="separate"/>
                      </w:r>
                      <w:r w:rsidR="00E0091A">
                        <w:rPr>
                          <w:rFonts w:ascii="宋体" w:eastAsia="宋体" w:hAnsi="宋体" w:hint="eastAsia"/>
                          <w:noProof/>
                          <w:sz w:val="21"/>
                          <w:szCs w:val="21"/>
                        </w:rPr>
                        <w:t>5</w:t>
                      </w:r>
                      <w:r w:rsidR="00E0091A">
                        <w:rPr>
                          <w:rFonts w:ascii="宋体" w:eastAsia="宋体" w:hAnsi="宋体" w:hint="eastAsia"/>
                          <w:sz w:val="21"/>
                          <w:szCs w:val="21"/>
                        </w:rPr>
                        <w:fldChar w:fldCharType="end"/>
                      </w:r>
                      <w:r w:rsidR="00E0091A">
                        <w:rPr>
                          <w:rFonts w:ascii="宋体" w:eastAsia="宋体" w:hAnsi="宋体" w:hint="eastAsia"/>
                          <w:sz w:val="21"/>
                          <w:szCs w:val="21"/>
                        </w:rPr>
                        <w:noBreakHyphen/>
                      </w:r>
                      <w:r w:rsidR="00E0091A">
                        <w:rPr>
                          <w:rFonts w:ascii="宋体" w:eastAsia="宋体" w:hAnsi="宋体" w:hint="eastAsia"/>
                          <w:sz w:val="21"/>
                          <w:szCs w:val="21"/>
                        </w:rPr>
                        <w:fldChar w:fldCharType="begin"/>
                      </w:r>
                      <w:r w:rsidR="00E0091A">
                        <w:rPr>
                          <w:rFonts w:ascii="宋体" w:eastAsia="宋体" w:hAnsi="宋体" w:hint="eastAsia"/>
                          <w:sz w:val="21"/>
                          <w:szCs w:val="21"/>
                        </w:rPr>
                        <w:instrText xml:space="preserve"> SEQ 图 \* ARABIC \s 1 </w:instrText>
                      </w:r>
                      <w:r w:rsidR="00E0091A">
                        <w:rPr>
                          <w:rFonts w:ascii="宋体" w:eastAsia="宋体" w:hAnsi="宋体" w:hint="eastAsia"/>
                          <w:sz w:val="21"/>
                          <w:szCs w:val="21"/>
                        </w:rPr>
                        <w:fldChar w:fldCharType="separate"/>
                      </w:r>
                      <w:r w:rsidR="00E0091A">
                        <w:rPr>
                          <w:rFonts w:ascii="宋体" w:eastAsia="宋体" w:hAnsi="宋体" w:hint="eastAsia"/>
                          <w:noProof/>
                          <w:sz w:val="21"/>
                          <w:szCs w:val="21"/>
                        </w:rPr>
                        <w:t>1</w:t>
                      </w:r>
                      <w:r w:rsidR="00E0091A">
                        <w:rPr>
                          <w:rFonts w:ascii="宋体" w:eastAsia="宋体" w:hAnsi="宋体" w:hint="eastAsia"/>
                          <w:sz w:val="21"/>
                          <w:szCs w:val="21"/>
                        </w:rPr>
                        <w:fldChar w:fldCharType="end"/>
                      </w:r>
                      <w:bookmarkEnd w:id="123"/>
                      <w:r w:rsidRPr="002B702E">
                        <w:rPr>
                          <w:rFonts w:ascii="宋体" w:eastAsia="宋体" w:hAnsi="宋体" w:hint="eastAsia"/>
                          <w:sz w:val="21"/>
                          <w:szCs w:val="21"/>
                        </w:rPr>
                        <w:t xml:space="preserve"> 各评价维度下一致性系数(二次加权kappa)雷达图</w:t>
                      </w:r>
                      <w:bookmarkEnd w:id="124"/>
                    </w:p>
                  </w:txbxContent>
                </v:textbox>
                <w10:wrap type="topAndBottom"/>
              </v:shape>
            </w:pict>
          </mc:Fallback>
        </mc:AlternateContent>
      </w:r>
      <w:r>
        <w:rPr>
          <w:noProof/>
        </w:rPr>
        <w:drawing>
          <wp:anchor distT="0" distB="0" distL="114300" distR="114300" simplePos="0" relativeHeight="251667456" behindDoc="0" locked="0" layoutInCell="1" allowOverlap="1" wp14:anchorId="1BECA7D3" wp14:editId="6C5DE0BC">
            <wp:simplePos x="0" y="0"/>
            <wp:positionH relativeFrom="column">
              <wp:posOffset>29293</wp:posOffset>
            </wp:positionH>
            <wp:positionV relativeFrom="paragraph">
              <wp:posOffset>2052927</wp:posOffset>
            </wp:positionV>
            <wp:extent cx="5759450" cy="5152390"/>
            <wp:effectExtent l="0" t="0" r="0" b="0"/>
            <wp:wrapTopAndBottom/>
            <wp:docPr id="216773043" name="图片 3"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73043" name="图片 3" descr="图表, 雷达图&#10;&#10;AI 生成的内容可能不正确。"/>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4283"/>
                    <a:stretch>
                      <a:fillRect/>
                    </a:stretch>
                  </pic:blipFill>
                  <pic:spPr bwMode="auto">
                    <a:xfrm>
                      <a:off x="0" y="0"/>
                      <a:ext cx="5759450" cy="51523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B702E">
        <w:t>在整体层面的综合一致性分析中</w:t>
      </w:r>
      <w:r w:rsidR="00455577">
        <w:t>（</w:t>
      </w:r>
      <w:r w:rsidR="00455577">
        <w:fldChar w:fldCharType="begin"/>
      </w:r>
      <w:r w:rsidR="00455577">
        <w:instrText xml:space="preserve"> REF _Ref227685772 \h </w:instrText>
      </w:r>
      <w:r w:rsidR="00455577">
        <w:fldChar w:fldCharType="separate"/>
      </w:r>
      <w:r w:rsidR="00455577" w:rsidRPr="002B702E">
        <w:rPr>
          <w:rFonts w:ascii="宋体" w:hAnsi="宋体" w:hint="eastAsia"/>
          <w:sz w:val="21"/>
          <w:szCs w:val="21"/>
        </w:rPr>
        <w:t xml:space="preserve">图 </w:t>
      </w:r>
      <w:r w:rsidR="00455577" w:rsidRPr="002B702E">
        <w:rPr>
          <w:rFonts w:ascii="宋体" w:hAnsi="宋体" w:hint="eastAsia"/>
          <w:noProof/>
          <w:sz w:val="21"/>
          <w:szCs w:val="21"/>
        </w:rPr>
        <w:t>5</w:t>
      </w:r>
      <w:r w:rsidR="00455577" w:rsidRPr="002B702E">
        <w:rPr>
          <w:rFonts w:ascii="宋体" w:hAnsi="宋体" w:hint="eastAsia"/>
          <w:sz w:val="21"/>
          <w:szCs w:val="21"/>
        </w:rPr>
        <w:noBreakHyphen/>
      </w:r>
      <w:r w:rsidR="00455577" w:rsidRPr="002B702E">
        <w:rPr>
          <w:rFonts w:ascii="宋体" w:hAnsi="宋体" w:hint="eastAsia"/>
          <w:noProof/>
          <w:sz w:val="21"/>
          <w:szCs w:val="21"/>
        </w:rPr>
        <w:t>1</w:t>
      </w:r>
      <w:r w:rsidR="00455577">
        <w:fldChar w:fldCharType="end"/>
      </w:r>
      <w:r w:rsidR="00455577">
        <w:t>）</w:t>
      </w:r>
      <w:r w:rsidR="00455577">
        <w:rPr>
          <w:rFonts w:hint="eastAsia"/>
        </w:rPr>
        <w:t>，</w:t>
      </w:r>
      <w:r w:rsidR="00455577">
        <w:rPr>
          <w:rFonts w:hint="eastAsia"/>
        </w:rPr>
        <w:t>A</w:t>
      </w:r>
      <w:r w:rsidRPr="002B702E">
        <w:t>I</w:t>
      </w:r>
      <w:r w:rsidRPr="002B702E">
        <w:t>群体平均打分与专家群体的平均打分在各评价维度上均表现出较高的一致性。值得注意的是，在</w:t>
      </w:r>
      <w:r>
        <w:rPr>
          <w:rFonts w:hint="eastAsia"/>
        </w:rPr>
        <w:t>“</w:t>
      </w:r>
      <w:r w:rsidRPr="002B702E">
        <w:t>仅提供必要信息</w:t>
      </w:r>
      <w:r>
        <w:rPr>
          <w:rFonts w:hint="eastAsia"/>
        </w:rPr>
        <w:t>”</w:t>
      </w:r>
      <w:r w:rsidRPr="002B702E">
        <w:t>（即剔除冗余干扰、保留核心要点）这一维度上，</w:t>
      </w:r>
      <w:r w:rsidRPr="002B702E">
        <w:t>AI</w:t>
      </w:r>
      <w:r w:rsidRPr="002B702E">
        <w:t>总体与专家总体的评估呈现出极高的拟合度（</w:t>
      </w:r>
      <w:r w:rsidRPr="002B702E">
        <w:t>Kappa=0.839</w:t>
      </w:r>
      <w:r w:rsidRPr="002B702E">
        <w:t>）。这表明，当多个模型的打分结果经聚合取均值后，大语言模型群体在判断医学信息精简度和关键信息提取方面，已经具备了与人类临床专家高度相似的判断</w:t>
      </w:r>
      <w:r w:rsidR="00455577">
        <w:rPr>
          <w:rFonts w:hint="eastAsia"/>
        </w:rPr>
        <w:t>能力</w:t>
      </w:r>
      <w:r w:rsidRPr="002B702E">
        <w:t>。然而，结合上一节的横向对比可知，这一</w:t>
      </w:r>
      <w:r w:rsidR="00455577">
        <w:rPr>
          <w:rFonts w:hint="eastAsia"/>
        </w:rPr>
        <w:t>“</w:t>
      </w:r>
      <w:r w:rsidRPr="002B702E">
        <w:t>群体智慧</w:t>
      </w:r>
      <w:r w:rsidR="00455577">
        <w:t>””</w:t>
      </w:r>
      <w:r w:rsidRPr="002B702E">
        <w:t>建立在各模型差异显著的个体表现之上</w:t>
      </w:r>
      <w:r w:rsidRPr="002B702E">
        <w:t>——</w:t>
      </w:r>
      <w:r w:rsidRPr="002B702E">
        <w:t>若未经筛选而直接采用单一模型充当裁判，其评价信度将难以保证。</w:t>
      </w:r>
    </w:p>
    <w:p w14:paraId="31FA10C0" w14:textId="4144CB14" w:rsidR="00B4723F" w:rsidRDefault="007B5F05" w:rsidP="007B5F05">
      <w:pPr>
        <w:pStyle w:val="3"/>
        <w:spacing w:before="163" w:after="163"/>
        <w:rPr>
          <w:rFonts w:hint="eastAsia"/>
        </w:rPr>
      </w:pPr>
      <w:bookmarkStart w:id="125" w:name="_Toc227951616"/>
      <w:r w:rsidRPr="00E912C6">
        <w:rPr>
          <w:rFonts w:ascii="Times New Roman" w:hAnsi="Times New Roman" w:cs="Times New Roman"/>
        </w:rPr>
        <w:lastRenderedPageBreak/>
        <w:t>DeepSeek-V3.2</w:t>
      </w:r>
      <w:r w:rsidR="00B4723F">
        <w:rPr>
          <w:rFonts w:hint="eastAsia"/>
        </w:rPr>
        <w:t>的专家</w:t>
      </w:r>
      <w:proofErr w:type="gramStart"/>
      <w:r w:rsidR="00B4723F">
        <w:rPr>
          <w:rFonts w:hint="eastAsia"/>
        </w:rPr>
        <w:t>级评价</w:t>
      </w:r>
      <w:proofErr w:type="gramEnd"/>
      <w:r w:rsidR="00B4723F">
        <w:rPr>
          <w:rFonts w:hint="eastAsia"/>
        </w:rPr>
        <w:t>能力验证</w:t>
      </w:r>
      <w:bookmarkEnd w:id="125"/>
    </w:p>
    <w:p w14:paraId="45B8EF6D" w14:textId="13FEE496" w:rsidR="008A3299" w:rsidRDefault="00455577" w:rsidP="00D10B5A">
      <w:pPr>
        <w:pStyle w:val="altz"/>
        <w:ind w:firstLine="480"/>
      </w:pPr>
      <w:r>
        <w:rPr>
          <w:rFonts w:hint="eastAsia"/>
        </w:rPr>
        <w:t>由前述可知，</w:t>
      </w:r>
      <w:r w:rsidRPr="00455577">
        <w:rPr>
          <w:rFonts w:hint="eastAsia"/>
        </w:rPr>
        <w:t>DeepSeek-V3.2</w:t>
      </w:r>
      <w:r w:rsidRPr="00455577">
        <w:rPr>
          <w:rFonts w:hint="eastAsia"/>
        </w:rPr>
        <w:t>在六款参评模型中展现出压倒性的专家拟合优势，因此被本研究遴选为核心自动化</w:t>
      </w:r>
      <w:r w:rsidR="00D10B5A">
        <w:rPr>
          <w:rFonts w:hint="eastAsia"/>
        </w:rPr>
        <w:t>评估</w:t>
      </w:r>
      <w:r w:rsidRPr="00455577">
        <w:rPr>
          <w:rFonts w:hint="eastAsia"/>
        </w:rPr>
        <w:t>模型。如</w:t>
      </w:r>
      <w:r w:rsidR="00D10B5A" w:rsidRPr="00D10B5A">
        <w:fldChar w:fldCharType="begin"/>
      </w:r>
      <w:r w:rsidR="00D10B5A" w:rsidRPr="00D10B5A">
        <w:instrText xml:space="preserve"> </w:instrText>
      </w:r>
      <w:r w:rsidR="00D10B5A" w:rsidRPr="00D10B5A">
        <w:rPr>
          <w:rFonts w:hint="eastAsia"/>
        </w:rPr>
        <w:instrText>REF _Ref227686405 \h</w:instrText>
      </w:r>
      <w:r w:rsidR="00D10B5A" w:rsidRPr="00D10B5A">
        <w:instrText xml:space="preserve">  \* MERGEFORMAT </w:instrText>
      </w:r>
      <w:r w:rsidR="00D10B5A" w:rsidRPr="00D10B5A">
        <w:fldChar w:fldCharType="separate"/>
      </w:r>
      <w:r w:rsidR="00D10B5A" w:rsidRPr="00D10B5A">
        <w:rPr>
          <w:rFonts w:hint="eastAsia"/>
        </w:rPr>
        <w:t>表</w:t>
      </w:r>
      <w:r w:rsidR="00D10B5A" w:rsidRPr="00D10B5A">
        <w:rPr>
          <w:rFonts w:hint="eastAsia"/>
        </w:rPr>
        <w:t xml:space="preserve"> 5</w:t>
      </w:r>
      <w:r w:rsidR="00D10B5A" w:rsidRPr="00D10B5A">
        <w:rPr>
          <w:rFonts w:hint="eastAsia"/>
        </w:rPr>
        <w:noBreakHyphen/>
        <w:t>5</w:t>
      </w:r>
      <w:r w:rsidR="00D10B5A" w:rsidRPr="00D10B5A">
        <w:fldChar w:fldCharType="end"/>
      </w:r>
      <w:r w:rsidRPr="00455577">
        <w:rPr>
          <w:rFonts w:hint="eastAsia"/>
        </w:rPr>
        <w:t>所示，</w:t>
      </w:r>
      <w:r w:rsidRPr="00455577">
        <w:rPr>
          <w:rFonts w:hint="eastAsia"/>
        </w:rPr>
        <w:t>DeepSeek-V3.2</w:t>
      </w:r>
      <w:r w:rsidRPr="00455577">
        <w:rPr>
          <w:rFonts w:hint="eastAsia"/>
        </w:rPr>
        <w:t>与专家</w:t>
      </w:r>
      <w:r w:rsidR="00D10B5A">
        <w:rPr>
          <w:rFonts w:hint="eastAsia"/>
        </w:rPr>
        <w:t>B</w:t>
      </w:r>
      <w:r w:rsidRPr="00455577">
        <w:rPr>
          <w:rFonts w:hint="eastAsia"/>
        </w:rPr>
        <w:t>（孙玮）在所有六个维度上的</w:t>
      </w:r>
      <w:r w:rsidRPr="00455577">
        <w:rPr>
          <w:rFonts w:hint="eastAsia"/>
        </w:rPr>
        <w:t>Kappa</w:t>
      </w:r>
      <w:r w:rsidRPr="00455577">
        <w:rPr>
          <w:rFonts w:hint="eastAsia"/>
        </w:rPr>
        <w:t>系数均达到或超过</w:t>
      </w:r>
      <w:r w:rsidRPr="00455577">
        <w:rPr>
          <w:rFonts w:hint="eastAsia"/>
        </w:rPr>
        <w:t>0.90</w:t>
      </w:r>
      <w:r w:rsidRPr="00455577">
        <w:rPr>
          <w:rFonts w:hint="eastAsia"/>
        </w:rPr>
        <w:t>，其中</w:t>
      </w:r>
      <w:r w:rsidR="00D10B5A">
        <w:rPr>
          <w:rFonts w:hint="eastAsia"/>
        </w:rPr>
        <w:t>“</w:t>
      </w:r>
      <w:r w:rsidRPr="00455577">
        <w:rPr>
          <w:rFonts w:hint="eastAsia"/>
        </w:rPr>
        <w:t>仅提供必要信息</w:t>
      </w:r>
      <w:r w:rsidR="00D10B5A">
        <w:rPr>
          <w:rFonts w:hint="eastAsia"/>
        </w:rPr>
        <w:t>”</w:t>
      </w:r>
      <w:r w:rsidRPr="00455577">
        <w:rPr>
          <w:rFonts w:hint="eastAsia"/>
        </w:rPr>
        <w:t>维度的</w:t>
      </w:r>
      <w:r w:rsidRPr="00455577">
        <w:rPr>
          <w:rFonts w:hint="eastAsia"/>
        </w:rPr>
        <w:t>Kappa</w:t>
      </w:r>
      <w:r w:rsidRPr="00455577">
        <w:rPr>
          <w:rFonts w:hint="eastAsia"/>
        </w:rPr>
        <w:t>更是高达</w:t>
      </w:r>
      <w:r w:rsidRPr="00455577">
        <w:rPr>
          <w:rFonts w:hint="eastAsia"/>
        </w:rPr>
        <w:t>0.919</w:t>
      </w:r>
      <w:r w:rsidRPr="00455577">
        <w:rPr>
          <w:rFonts w:hint="eastAsia"/>
        </w:rPr>
        <w:t>。在统计学标准中，</w:t>
      </w:r>
      <w:r w:rsidRPr="00455577">
        <w:rPr>
          <w:rFonts w:hint="eastAsia"/>
        </w:rPr>
        <w:t>Kappa</w:t>
      </w:r>
      <w:r w:rsidRPr="00455577">
        <w:rPr>
          <w:rFonts w:hint="eastAsia"/>
        </w:rPr>
        <w:t>系数大于</w:t>
      </w:r>
      <w:r w:rsidRPr="00455577">
        <w:rPr>
          <w:rFonts w:hint="eastAsia"/>
        </w:rPr>
        <w:t>0.81</w:t>
      </w:r>
      <w:r w:rsidRPr="00455577">
        <w:rPr>
          <w:rFonts w:hint="eastAsia"/>
        </w:rPr>
        <w:t>即代表达到了几乎完全一致的最高</w:t>
      </w:r>
      <w:r w:rsidR="00D10B5A">
        <w:rPr>
          <w:rFonts w:hint="eastAsia"/>
        </w:rPr>
        <w:t>水平</w:t>
      </w:r>
      <w:r w:rsidRPr="00455577">
        <w:rPr>
          <w:rFonts w:hint="eastAsia"/>
        </w:rPr>
        <w:t>，而</w:t>
      </w:r>
      <w:r w:rsidRPr="00455577">
        <w:rPr>
          <w:rFonts w:hint="eastAsia"/>
        </w:rPr>
        <w:t>DeepSeek-V3.2</w:t>
      </w:r>
      <w:r w:rsidRPr="00455577">
        <w:rPr>
          <w:rFonts w:hint="eastAsia"/>
        </w:rPr>
        <w:t>在与专家</w:t>
      </w:r>
      <w:r w:rsidR="00D10B5A">
        <w:rPr>
          <w:rFonts w:hint="eastAsia"/>
        </w:rPr>
        <w:t>B</w:t>
      </w:r>
      <w:r w:rsidRPr="00455577">
        <w:rPr>
          <w:rFonts w:hint="eastAsia"/>
        </w:rPr>
        <w:t>的对比中</w:t>
      </w:r>
      <w:r w:rsidR="00D10B5A">
        <w:rPr>
          <w:rFonts w:hint="eastAsia"/>
        </w:rPr>
        <w:t>在所有</w:t>
      </w:r>
      <w:r w:rsidRPr="00455577">
        <w:rPr>
          <w:rFonts w:hint="eastAsia"/>
        </w:rPr>
        <w:t>维度</w:t>
      </w:r>
      <w:r w:rsidR="00D10B5A">
        <w:rPr>
          <w:rFonts w:hint="eastAsia"/>
        </w:rPr>
        <w:t>上均明显超过此基准</w:t>
      </w:r>
      <w:r w:rsidRPr="00455577">
        <w:rPr>
          <w:rFonts w:hint="eastAsia"/>
        </w:rPr>
        <w:t>。同时，该模型在与专家</w:t>
      </w:r>
      <w:r w:rsidRPr="00455577">
        <w:rPr>
          <w:rFonts w:hint="eastAsia"/>
        </w:rPr>
        <w:t>A</w:t>
      </w:r>
      <w:r w:rsidRPr="00455577">
        <w:rPr>
          <w:rFonts w:hint="eastAsia"/>
        </w:rPr>
        <w:t>（周定杰）的交叉对比中，各项指标亦稳居高度一致区间（例如</w:t>
      </w:r>
      <w:r w:rsidR="00D10B5A">
        <w:rPr>
          <w:rFonts w:hint="eastAsia"/>
        </w:rPr>
        <w:t>“</w:t>
      </w:r>
      <w:r w:rsidRPr="00455577">
        <w:rPr>
          <w:rFonts w:hint="eastAsia"/>
        </w:rPr>
        <w:t>指导性</w:t>
      </w:r>
      <w:r w:rsidR="00D10B5A">
        <w:rPr>
          <w:rFonts w:hint="eastAsia"/>
        </w:rPr>
        <w:t>”</w:t>
      </w:r>
      <w:r w:rsidRPr="00455577">
        <w:rPr>
          <w:rFonts w:hint="eastAsia"/>
        </w:rPr>
        <w:t>评价的</w:t>
      </w:r>
      <w:r w:rsidRPr="00455577">
        <w:rPr>
          <w:rFonts w:hint="eastAsia"/>
        </w:rPr>
        <w:t>Kappa</w:t>
      </w:r>
      <w:r w:rsidRPr="00455577">
        <w:rPr>
          <w:rFonts w:hint="eastAsia"/>
        </w:rPr>
        <w:t>达到</w:t>
      </w:r>
      <w:r w:rsidRPr="00455577">
        <w:rPr>
          <w:rFonts w:hint="eastAsia"/>
        </w:rPr>
        <w:t>0.809</w:t>
      </w:r>
      <w:r w:rsidRPr="00455577">
        <w:rPr>
          <w:rFonts w:hint="eastAsia"/>
        </w:rPr>
        <w:t>，</w:t>
      </w:r>
      <w:r w:rsidR="00D10B5A">
        <w:rPr>
          <w:rFonts w:hint="eastAsia"/>
        </w:rPr>
        <w:t>“</w:t>
      </w:r>
      <w:r w:rsidRPr="00455577">
        <w:rPr>
          <w:rFonts w:hint="eastAsia"/>
        </w:rPr>
        <w:t>仅提供必要信息</w:t>
      </w:r>
      <w:r w:rsidR="00D10B5A">
        <w:rPr>
          <w:rFonts w:hint="eastAsia"/>
        </w:rPr>
        <w:t>”</w:t>
      </w:r>
      <w:r w:rsidRPr="00455577">
        <w:rPr>
          <w:rFonts w:hint="eastAsia"/>
        </w:rPr>
        <w:t>的</w:t>
      </w:r>
      <w:r w:rsidRPr="00455577">
        <w:rPr>
          <w:rFonts w:hint="eastAsia"/>
        </w:rPr>
        <w:t>Kappa</w:t>
      </w:r>
      <w:r w:rsidRPr="00455577">
        <w:rPr>
          <w:rFonts w:hint="eastAsia"/>
        </w:rPr>
        <w:t>达到</w:t>
      </w:r>
      <w:r w:rsidRPr="00455577">
        <w:rPr>
          <w:rFonts w:hint="eastAsia"/>
        </w:rPr>
        <w:t>0.783</w:t>
      </w:r>
      <w:r w:rsidRPr="00455577">
        <w:rPr>
          <w:rFonts w:hint="eastAsia"/>
        </w:rPr>
        <w:t>），尽管由于两位专家自身的评分尺度存在天然差异（专家内部平均</w:t>
      </w:r>
      <w:r w:rsidRPr="00455577">
        <w:rPr>
          <w:rFonts w:hint="eastAsia"/>
        </w:rPr>
        <w:t>Kappa</w:t>
      </w:r>
      <w:r w:rsidRPr="00455577">
        <w:rPr>
          <w:rFonts w:hint="eastAsia"/>
        </w:rPr>
        <w:t>为</w:t>
      </w:r>
      <w:r w:rsidRPr="00455577">
        <w:rPr>
          <w:rFonts w:hint="eastAsia"/>
        </w:rPr>
        <w:t>0.586</w:t>
      </w:r>
      <w:r w:rsidRPr="00455577">
        <w:rPr>
          <w:rFonts w:hint="eastAsia"/>
        </w:rPr>
        <w:t>至</w:t>
      </w:r>
      <w:r w:rsidRPr="00455577">
        <w:rPr>
          <w:rFonts w:hint="eastAsia"/>
        </w:rPr>
        <w:t>0.770</w:t>
      </w:r>
      <w:r w:rsidRPr="00455577">
        <w:rPr>
          <w:rFonts w:hint="eastAsia"/>
        </w:rPr>
        <w:t>），</w:t>
      </w:r>
      <w:r w:rsidRPr="00455577">
        <w:rPr>
          <w:rFonts w:hint="eastAsia"/>
        </w:rPr>
        <w:t>DeepSeek</w:t>
      </w:r>
      <w:r w:rsidRPr="00455577">
        <w:rPr>
          <w:rFonts w:hint="eastAsia"/>
        </w:rPr>
        <w:t>与专家</w:t>
      </w:r>
      <w:r w:rsidRPr="00455577">
        <w:rPr>
          <w:rFonts w:hint="eastAsia"/>
        </w:rPr>
        <w:t>A</w:t>
      </w:r>
      <w:r w:rsidRPr="00455577">
        <w:rPr>
          <w:rFonts w:hint="eastAsia"/>
        </w:rPr>
        <w:t>的一致性略低于与专家</w:t>
      </w:r>
      <w:r w:rsidRPr="00455577">
        <w:rPr>
          <w:rFonts w:hint="eastAsia"/>
        </w:rPr>
        <w:t>C</w:t>
      </w:r>
      <w:r w:rsidRPr="00455577">
        <w:rPr>
          <w:rFonts w:hint="eastAsia"/>
        </w:rPr>
        <w:t>，但仍远超其余参评模型的最高水平。</w:t>
      </w:r>
      <w:r w:rsidR="00D10B5A">
        <w:rPr>
          <w:rFonts w:hint="eastAsia"/>
        </w:rPr>
        <w:t>虽然</w:t>
      </w:r>
      <w:r w:rsidRPr="00455577">
        <w:rPr>
          <w:rFonts w:hint="eastAsia"/>
        </w:rPr>
        <w:t>Qwen2.5-32B-Instruct</w:t>
      </w:r>
      <w:r w:rsidRPr="00455577">
        <w:rPr>
          <w:rFonts w:hint="eastAsia"/>
        </w:rPr>
        <w:t>在与专家</w:t>
      </w:r>
      <w:r w:rsidR="00D10B5A">
        <w:rPr>
          <w:rFonts w:hint="eastAsia"/>
        </w:rPr>
        <w:t>B</w:t>
      </w:r>
      <w:r w:rsidRPr="00455577">
        <w:rPr>
          <w:rFonts w:hint="eastAsia"/>
        </w:rPr>
        <w:t>的对比中亦表现出接近</w:t>
      </w:r>
      <w:r w:rsidRPr="00455577">
        <w:rPr>
          <w:rFonts w:hint="eastAsia"/>
        </w:rPr>
        <w:t>DeepSeek</w:t>
      </w:r>
      <w:r w:rsidRPr="00455577">
        <w:rPr>
          <w:rFonts w:hint="eastAsia"/>
        </w:rPr>
        <w:t>的水平（平均</w:t>
      </w:r>
      <w:r w:rsidRPr="00455577">
        <w:rPr>
          <w:rFonts w:hint="eastAsia"/>
        </w:rPr>
        <w:t>Kappa</w:t>
      </w:r>
      <w:r w:rsidRPr="00455577">
        <w:rPr>
          <w:rFonts w:hint="eastAsia"/>
        </w:rPr>
        <w:t>为</w:t>
      </w:r>
      <w:r w:rsidRPr="00455577">
        <w:rPr>
          <w:rFonts w:hint="eastAsia"/>
        </w:rPr>
        <w:t>0.808</w:t>
      </w:r>
      <w:r w:rsidRPr="00455577">
        <w:rPr>
          <w:rFonts w:hint="eastAsia"/>
        </w:rPr>
        <w:t>），但在与专家</w:t>
      </w:r>
      <w:r w:rsidRPr="00455577">
        <w:rPr>
          <w:rFonts w:hint="eastAsia"/>
        </w:rPr>
        <w:t>A</w:t>
      </w:r>
      <w:r w:rsidRPr="00455577">
        <w:rPr>
          <w:rFonts w:hint="eastAsia"/>
        </w:rPr>
        <w:t>的对比中（</w:t>
      </w:r>
      <w:r w:rsidRPr="00455577">
        <w:rPr>
          <w:rFonts w:hint="eastAsia"/>
        </w:rPr>
        <w:t>0.705</w:t>
      </w:r>
      <w:r w:rsidRPr="00455577">
        <w:rPr>
          <w:rFonts w:hint="eastAsia"/>
        </w:rPr>
        <w:t>）与</w:t>
      </w:r>
      <w:r w:rsidRPr="00455577">
        <w:rPr>
          <w:rFonts w:hint="eastAsia"/>
        </w:rPr>
        <w:t>DeepSeek</w:t>
      </w:r>
      <w:r w:rsidRPr="00455577">
        <w:rPr>
          <w:rFonts w:hint="eastAsia"/>
        </w:rPr>
        <w:t>（</w:t>
      </w:r>
      <w:r w:rsidRPr="00455577">
        <w:rPr>
          <w:rFonts w:hint="eastAsia"/>
        </w:rPr>
        <w:t>0.756</w:t>
      </w:r>
      <w:r w:rsidRPr="00455577">
        <w:rPr>
          <w:rFonts w:hint="eastAsia"/>
        </w:rPr>
        <w:t>）仍存在可见差距，且其在</w:t>
      </w:r>
      <w:r w:rsidR="00D10B5A">
        <w:rPr>
          <w:rFonts w:hint="eastAsia"/>
        </w:rPr>
        <w:t>“</w:t>
      </w:r>
      <w:r w:rsidRPr="00455577">
        <w:rPr>
          <w:rFonts w:hint="eastAsia"/>
        </w:rPr>
        <w:t>完整性</w:t>
      </w:r>
      <w:r w:rsidR="00D10B5A">
        <w:rPr>
          <w:rFonts w:hint="eastAsia"/>
        </w:rPr>
        <w:t>”</w:t>
      </w:r>
      <w:r w:rsidRPr="00455577">
        <w:rPr>
          <w:rFonts w:hint="eastAsia"/>
        </w:rPr>
        <w:t>维度上的</w:t>
      </w:r>
      <w:r w:rsidRPr="00455577">
        <w:rPr>
          <w:rFonts w:hint="eastAsia"/>
        </w:rPr>
        <w:t>Kappa</w:t>
      </w:r>
      <w:r w:rsidRPr="00455577">
        <w:rPr>
          <w:rFonts w:hint="eastAsia"/>
        </w:rPr>
        <w:t>为</w:t>
      </w:r>
      <w:r w:rsidRPr="00455577">
        <w:rPr>
          <w:rFonts w:hint="eastAsia"/>
        </w:rPr>
        <w:t>0.652</w:t>
      </w:r>
      <w:r w:rsidRPr="00455577">
        <w:rPr>
          <w:rFonts w:hint="eastAsia"/>
        </w:rPr>
        <w:t>，低于</w:t>
      </w:r>
      <w:r w:rsidRPr="00455577">
        <w:rPr>
          <w:rFonts w:hint="eastAsia"/>
        </w:rPr>
        <w:t>DeepSeek</w:t>
      </w:r>
      <w:r w:rsidRPr="00455577">
        <w:rPr>
          <w:rFonts w:hint="eastAsia"/>
        </w:rPr>
        <w:t>对应的</w:t>
      </w:r>
      <w:r w:rsidRPr="00455577">
        <w:rPr>
          <w:rFonts w:hint="eastAsia"/>
        </w:rPr>
        <w:t>0.775</w:t>
      </w:r>
      <w:r w:rsidRPr="00455577">
        <w:rPr>
          <w:rFonts w:hint="eastAsia"/>
        </w:rPr>
        <w:t>。这进一步说明</w:t>
      </w:r>
      <w:r w:rsidRPr="00455577">
        <w:rPr>
          <w:rFonts w:hint="eastAsia"/>
        </w:rPr>
        <w:t>DeepSeek-V3.2</w:t>
      </w:r>
      <w:r w:rsidRPr="00455577">
        <w:rPr>
          <w:rFonts w:hint="eastAsia"/>
        </w:rPr>
        <w:t>的评价能力在不同专家基准下均保持了更为稳健的高一致性，其内部评价逻辑及打分尺度已与具有丰富临床经验的医生</w:t>
      </w:r>
      <w:r w:rsidR="00E60D77">
        <w:rPr>
          <w:rFonts w:hint="eastAsia"/>
        </w:rPr>
        <w:t>呈现出较高一致性</w:t>
      </w:r>
      <w:r w:rsidRPr="00455577">
        <w:rPr>
          <w:rFonts w:hint="eastAsia"/>
        </w:rPr>
        <w:t>，具备作为独立裁判的资格</w:t>
      </w:r>
      <w:r w:rsidR="00B4723F">
        <w:rPr>
          <w:rFonts w:hint="eastAsia"/>
        </w:rPr>
        <w:t>。</w:t>
      </w:r>
    </w:p>
    <w:p w14:paraId="3A01DC5C" w14:textId="0585340A" w:rsidR="00517842" w:rsidRPr="00517842" w:rsidRDefault="00517842" w:rsidP="00517842">
      <w:pPr>
        <w:pStyle w:val="a3"/>
        <w:keepNext/>
        <w:spacing w:beforeLines="100" w:before="326" w:after="163"/>
        <w:jc w:val="center"/>
        <w:rPr>
          <w:rFonts w:ascii="宋体" w:eastAsia="宋体" w:hAnsi="宋体" w:hint="eastAsia"/>
          <w:sz w:val="21"/>
          <w:szCs w:val="21"/>
        </w:rPr>
      </w:pPr>
      <w:bookmarkStart w:id="126" w:name="_Ref227686405"/>
      <w:bookmarkStart w:id="127" w:name="_Toc227956044"/>
      <w:r w:rsidRPr="00517842">
        <w:rPr>
          <w:rFonts w:ascii="宋体" w:eastAsia="宋体" w:hAnsi="宋体" w:hint="eastAsia"/>
          <w:sz w:val="21"/>
          <w:szCs w:val="21"/>
        </w:rPr>
        <w:t xml:space="preserve">表 </w:t>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STYLEREF 1 \s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5</w:t>
      </w:r>
      <w:r w:rsidR="007B10FA">
        <w:rPr>
          <w:rFonts w:ascii="宋体" w:eastAsia="宋体" w:hAnsi="宋体" w:hint="eastAsia"/>
          <w:sz w:val="21"/>
          <w:szCs w:val="21"/>
        </w:rPr>
        <w:fldChar w:fldCharType="end"/>
      </w:r>
      <w:r w:rsidR="007B10FA">
        <w:rPr>
          <w:rFonts w:ascii="宋体" w:eastAsia="宋体" w:hAnsi="宋体" w:hint="eastAsia"/>
          <w:sz w:val="21"/>
          <w:szCs w:val="21"/>
        </w:rPr>
        <w:noBreakHyphen/>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SEQ 表 \* ARABIC \s 1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5</w:t>
      </w:r>
      <w:r w:rsidR="007B10FA">
        <w:rPr>
          <w:rFonts w:ascii="宋体" w:eastAsia="宋体" w:hAnsi="宋体" w:hint="eastAsia"/>
          <w:sz w:val="21"/>
          <w:szCs w:val="21"/>
        </w:rPr>
        <w:fldChar w:fldCharType="end"/>
      </w:r>
      <w:bookmarkEnd w:id="126"/>
      <w:r w:rsidRPr="00517842">
        <w:rPr>
          <w:rFonts w:ascii="宋体" w:eastAsia="宋体" w:hAnsi="宋体" w:hint="eastAsia"/>
          <w:sz w:val="21"/>
          <w:szCs w:val="21"/>
        </w:rPr>
        <w:t xml:space="preserve"> </w:t>
      </w:r>
      <w:r w:rsidR="00801A7A" w:rsidRPr="00801A7A">
        <w:rPr>
          <w:rFonts w:ascii="Times New Roman" w:eastAsia="宋体" w:hAnsi="Times New Roman" w:cs="Times New Roman" w:hint="eastAsia"/>
          <w:sz w:val="21"/>
          <w:szCs w:val="21"/>
        </w:rPr>
        <w:t>主要候选模型</w:t>
      </w:r>
      <w:r w:rsidRPr="00517842">
        <w:rPr>
          <w:rFonts w:ascii="宋体" w:eastAsia="宋体" w:hAnsi="宋体" w:hint="eastAsia"/>
          <w:sz w:val="21"/>
          <w:szCs w:val="21"/>
        </w:rPr>
        <w:t>与不同临床专家打分的一致性分析结果</w:t>
      </w:r>
      <w:bookmarkEnd w:id="127"/>
    </w:p>
    <w:tbl>
      <w:tblPr>
        <w:tblW w:w="5000" w:type="pct"/>
        <w:tblLook w:val="04A0" w:firstRow="1" w:lastRow="0" w:firstColumn="1" w:lastColumn="0" w:noHBand="0" w:noVBand="1"/>
      </w:tblPr>
      <w:tblGrid>
        <w:gridCol w:w="2267"/>
        <w:gridCol w:w="1699"/>
        <w:gridCol w:w="1702"/>
        <w:gridCol w:w="1702"/>
        <w:gridCol w:w="1700"/>
      </w:tblGrid>
      <w:tr w:rsidR="00651B35" w:rsidRPr="00D82B89" w14:paraId="6504153E" w14:textId="77777777" w:rsidTr="00651B35">
        <w:trPr>
          <w:trHeight w:val="317"/>
        </w:trPr>
        <w:tc>
          <w:tcPr>
            <w:tcW w:w="1250" w:type="pct"/>
            <w:tcBorders>
              <w:top w:val="single" w:sz="4" w:space="0" w:color="auto"/>
              <w:left w:val="nil"/>
              <w:bottom w:val="single" w:sz="4" w:space="0" w:color="auto"/>
              <w:right w:val="nil"/>
            </w:tcBorders>
            <w:vAlign w:val="center"/>
            <w:hideMark/>
          </w:tcPr>
          <w:p w14:paraId="610DA7D4" w14:textId="77777777" w:rsidR="00D82B89" w:rsidRPr="009613CF" w:rsidRDefault="00D82B89" w:rsidP="007612A9">
            <w:pPr>
              <w:widowControl/>
              <w:wordWrap/>
              <w:spacing w:afterLines="0" w:after="0"/>
              <w:jc w:val="left"/>
              <w:rPr>
                <w:rFonts w:ascii="宋体" w:hAnsi="宋体" w:cs="宋体" w:hint="eastAsia"/>
                <w:b/>
                <w:bCs/>
                <w:color w:val="000000"/>
                <w:kern w:val="0"/>
                <w:sz w:val="21"/>
                <w:szCs w:val="21"/>
              </w:rPr>
            </w:pPr>
            <w:r w:rsidRPr="009613CF">
              <w:rPr>
                <w:rFonts w:ascii="宋体" w:hAnsi="宋体" w:cs="宋体" w:hint="eastAsia"/>
                <w:b/>
                <w:bCs/>
                <w:color w:val="000000"/>
                <w:kern w:val="0"/>
                <w:sz w:val="21"/>
                <w:szCs w:val="21"/>
              </w:rPr>
              <w:t>评价维度</w:t>
            </w:r>
          </w:p>
        </w:tc>
        <w:tc>
          <w:tcPr>
            <w:tcW w:w="937" w:type="pct"/>
            <w:tcBorders>
              <w:top w:val="single" w:sz="4" w:space="0" w:color="auto"/>
              <w:left w:val="nil"/>
              <w:bottom w:val="single" w:sz="4" w:space="0" w:color="auto"/>
              <w:right w:val="nil"/>
            </w:tcBorders>
            <w:vAlign w:val="center"/>
            <w:hideMark/>
          </w:tcPr>
          <w:p w14:paraId="0B617BEB" w14:textId="77777777" w:rsidR="009613CF" w:rsidRDefault="00D82B89" w:rsidP="007612A9">
            <w:pPr>
              <w:widowControl/>
              <w:wordWrap/>
              <w:spacing w:afterLines="0" w:after="0"/>
              <w:jc w:val="left"/>
              <w:rPr>
                <w:rStyle w:val="ne-text"/>
                <w:rFonts w:cs="Times New Roman"/>
                <w:b/>
                <w:bCs/>
                <w:sz w:val="21"/>
                <w:szCs w:val="21"/>
              </w:rPr>
            </w:pPr>
            <w:r w:rsidRPr="009613CF">
              <w:rPr>
                <w:rStyle w:val="ne-text"/>
                <w:rFonts w:cs="Times New Roman"/>
                <w:b/>
                <w:bCs/>
                <w:sz w:val="21"/>
                <w:szCs w:val="21"/>
              </w:rPr>
              <w:t xml:space="preserve">DeepSeek-V3.2 </w:t>
            </w:r>
          </w:p>
          <w:p w14:paraId="63EC4834" w14:textId="323737B9" w:rsidR="00D82B89" w:rsidRPr="009613CF" w:rsidRDefault="00D82B89" w:rsidP="007612A9">
            <w:pPr>
              <w:widowControl/>
              <w:wordWrap/>
              <w:spacing w:afterLines="0" w:after="0"/>
              <w:jc w:val="left"/>
              <w:rPr>
                <w:rFonts w:cs="Times New Roman"/>
                <w:b/>
                <w:bCs/>
                <w:color w:val="000000"/>
                <w:kern w:val="0"/>
                <w:sz w:val="21"/>
                <w:szCs w:val="21"/>
              </w:rPr>
            </w:pPr>
            <w:r w:rsidRPr="009613CF">
              <w:rPr>
                <w:rStyle w:val="ne-text"/>
                <w:rFonts w:cs="Times New Roman"/>
                <w:b/>
                <w:bCs/>
                <w:sz w:val="21"/>
                <w:szCs w:val="21"/>
              </w:rPr>
              <w:t xml:space="preserve">vs </w:t>
            </w:r>
            <w:r w:rsidRPr="009613CF">
              <w:rPr>
                <w:rStyle w:val="ne-text"/>
                <w:rFonts w:cs="Times New Roman"/>
                <w:b/>
                <w:bCs/>
                <w:sz w:val="21"/>
                <w:szCs w:val="21"/>
              </w:rPr>
              <w:t>专家</w:t>
            </w:r>
            <w:r w:rsidRPr="009613CF">
              <w:rPr>
                <w:rStyle w:val="ne-text"/>
                <w:rFonts w:cs="Times New Roman"/>
                <w:b/>
                <w:bCs/>
                <w:sz w:val="21"/>
                <w:szCs w:val="21"/>
              </w:rPr>
              <w:t>A</w:t>
            </w:r>
          </w:p>
        </w:tc>
        <w:tc>
          <w:tcPr>
            <w:tcW w:w="938" w:type="pct"/>
            <w:tcBorders>
              <w:top w:val="single" w:sz="4" w:space="0" w:color="auto"/>
              <w:left w:val="nil"/>
              <w:bottom w:val="single" w:sz="4" w:space="0" w:color="auto"/>
              <w:right w:val="nil"/>
            </w:tcBorders>
            <w:vAlign w:val="center"/>
            <w:hideMark/>
          </w:tcPr>
          <w:p w14:paraId="43AFD6C1" w14:textId="77777777" w:rsidR="009613CF" w:rsidRDefault="00D82B89" w:rsidP="007612A9">
            <w:pPr>
              <w:widowControl/>
              <w:wordWrap/>
              <w:spacing w:afterLines="0" w:after="0"/>
              <w:jc w:val="left"/>
              <w:rPr>
                <w:rStyle w:val="ne-text"/>
                <w:rFonts w:cs="Times New Roman"/>
                <w:b/>
                <w:bCs/>
                <w:sz w:val="21"/>
                <w:szCs w:val="21"/>
              </w:rPr>
            </w:pPr>
            <w:r w:rsidRPr="009613CF">
              <w:rPr>
                <w:rStyle w:val="ne-text"/>
                <w:rFonts w:cs="Times New Roman"/>
                <w:b/>
                <w:bCs/>
                <w:sz w:val="21"/>
                <w:szCs w:val="21"/>
              </w:rPr>
              <w:t xml:space="preserve">DeepSeek-V3.2 </w:t>
            </w:r>
          </w:p>
          <w:p w14:paraId="7A9AEB13" w14:textId="35DB9354" w:rsidR="00D82B89" w:rsidRPr="009613CF" w:rsidRDefault="00D82B89" w:rsidP="007612A9">
            <w:pPr>
              <w:widowControl/>
              <w:wordWrap/>
              <w:spacing w:afterLines="0" w:after="0"/>
              <w:jc w:val="left"/>
              <w:rPr>
                <w:rFonts w:cs="Times New Roman"/>
                <w:b/>
                <w:bCs/>
                <w:color w:val="000000"/>
                <w:kern w:val="0"/>
                <w:sz w:val="21"/>
                <w:szCs w:val="21"/>
              </w:rPr>
            </w:pPr>
            <w:r w:rsidRPr="009613CF">
              <w:rPr>
                <w:rStyle w:val="ne-text"/>
                <w:rFonts w:cs="Times New Roman"/>
                <w:b/>
                <w:bCs/>
                <w:sz w:val="21"/>
                <w:szCs w:val="21"/>
              </w:rPr>
              <w:t xml:space="preserve">vs </w:t>
            </w:r>
            <w:r w:rsidRPr="009613CF">
              <w:rPr>
                <w:rStyle w:val="ne-text"/>
                <w:rFonts w:cs="Times New Roman"/>
                <w:b/>
                <w:bCs/>
                <w:sz w:val="21"/>
                <w:szCs w:val="21"/>
              </w:rPr>
              <w:t>专家</w:t>
            </w:r>
            <w:r w:rsidR="00801A7A" w:rsidRPr="009613CF">
              <w:rPr>
                <w:rStyle w:val="ne-text"/>
                <w:rFonts w:cs="Times New Roman" w:hint="eastAsia"/>
                <w:b/>
                <w:bCs/>
                <w:sz w:val="21"/>
                <w:szCs w:val="21"/>
              </w:rPr>
              <w:t>B</w:t>
            </w:r>
          </w:p>
        </w:tc>
        <w:tc>
          <w:tcPr>
            <w:tcW w:w="938" w:type="pct"/>
            <w:tcBorders>
              <w:top w:val="single" w:sz="4" w:space="0" w:color="auto"/>
              <w:left w:val="nil"/>
              <w:bottom w:val="single" w:sz="4" w:space="0" w:color="auto"/>
              <w:right w:val="nil"/>
            </w:tcBorders>
            <w:vAlign w:val="center"/>
            <w:hideMark/>
          </w:tcPr>
          <w:p w14:paraId="68C071FE" w14:textId="77777777" w:rsidR="00D82B89" w:rsidRPr="009613CF" w:rsidRDefault="00D82B89" w:rsidP="007612A9">
            <w:pPr>
              <w:widowControl/>
              <w:wordWrap/>
              <w:spacing w:afterLines="0" w:after="0"/>
              <w:jc w:val="left"/>
              <w:rPr>
                <w:rStyle w:val="ne-text"/>
                <w:rFonts w:cs="Times New Roman"/>
                <w:b/>
                <w:bCs/>
                <w:sz w:val="21"/>
                <w:szCs w:val="21"/>
              </w:rPr>
            </w:pPr>
            <w:r w:rsidRPr="009613CF">
              <w:rPr>
                <w:rStyle w:val="ne-text"/>
                <w:rFonts w:cs="Times New Roman"/>
                <w:b/>
                <w:bCs/>
                <w:sz w:val="21"/>
                <w:szCs w:val="21"/>
              </w:rPr>
              <w:t xml:space="preserve">Qwen2.5-32B </w:t>
            </w:r>
          </w:p>
          <w:p w14:paraId="24391F3B" w14:textId="1C4A4832" w:rsidR="00D82B89" w:rsidRPr="009613CF" w:rsidRDefault="00D82B89" w:rsidP="007612A9">
            <w:pPr>
              <w:widowControl/>
              <w:wordWrap/>
              <w:spacing w:afterLines="0" w:after="0"/>
              <w:jc w:val="left"/>
              <w:rPr>
                <w:rFonts w:cs="Times New Roman"/>
                <w:b/>
                <w:bCs/>
                <w:color w:val="000000"/>
                <w:kern w:val="0"/>
                <w:sz w:val="21"/>
                <w:szCs w:val="21"/>
              </w:rPr>
            </w:pPr>
            <w:r w:rsidRPr="009613CF">
              <w:rPr>
                <w:rStyle w:val="ne-text"/>
                <w:rFonts w:cs="Times New Roman"/>
                <w:b/>
                <w:bCs/>
                <w:sz w:val="21"/>
                <w:szCs w:val="21"/>
              </w:rPr>
              <w:t xml:space="preserve">vs </w:t>
            </w:r>
            <w:r w:rsidRPr="009613CF">
              <w:rPr>
                <w:rStyle w:val="ne-text"/>
                <w:rFonts w:cs="Times New Roman"/>
                <w:b/>
                <w:bCs/>
                <w:sz w:val="21"/>
                <w:szCs w:val="21"/>
              </w:rPr>
              <w:t>专家</w:t>
            </w:r>
            <w:r w:rsidRPr="009613CF">
              <w:rPr>
                <w:rStyle w:val="ne-text"/>
                <w:rFonts w:cs="Times New Roman"/>
                <w:b/>
                <w:bCs/>
                <w:sz w:val="21"/>
                <w:szCs w:val="21"/>
              </w:rPr>
              <w:t>A</w:t>
            </w:r>
          </w:p>
        </w:tc>
        <w:tc>
          <w:tcPr>
            <w:tcW w:w="937" w:type="pct"/>
            <w:tcBorders>
              <w:top w:val="single" w:sz="4" w:space="0" w:color="auto"/>
              <w:left w:val="nil"/>
              <w:bottom w:val="single" w:sz="4" w:space="0" w:color="auto"/>
              <w:right w:val="nil"/>
            </w:tcBorders>
            <w:vAlign w:val="center"/>
            <w:hideMark/>
          </w:tcPr>
          <w:p w14:paraId="2DF15847" w14:textId="77777777" w:rsidR="00D82B89" w:rsidRPr="009613CF" w:rsidRDefault="00D82B89" w:rsidP="007612A9">
            <w:pPr>
              <w:widowControl/>
              <w:wordWrap/>
              <w:spacing w:afterLines="0" w:after="0"/>
              <w:jc w:val="left"/>
              <w:rPr>
                <w:rStyle w:val="ne-text"/>
                <w:rFonts w:cs="Times New Roman"/>
                <w:b/>
                <w:bCs/>
                <w:sz w:val="21"/>
                <w:szCs w:val="21"/>
              </w:rPr>
            </w:pPr>
            <w:r w:rsidRPr="009613CF">
              <w:rPr>
                <w:rStyle w:val="ne-text"/>
                <w:rFonts w:cs="Times New Roman"/>
                <w:b/>
                <w:bCs/>
                <w:sz w:val="21"/>
                <w:szCs w:val="21"/>
              </w:rPr>
              <w:t xml:space="preserve">Qwen2.5-32B </w:t>
            </w:r>
          </w:p>
          <w:p w14:paraId="3E6FE07E" w14:textId="52653A41" w:rsidR="00D82B89" w:rsidRPr="009613CF" w:rsidRDefault="00D82B89" w:rsidP="007612A9">
            <w:pPr>
              <w:widowControl/>
              <w:wordWrap/>
              <w:spacing w:afterLines="0" w:after="0"/>
              <w:jc w:val="left"/>
              <w:rPr>
                <w:rFonts w:cs="Times New Roman"/>
                <w:b/>
                <w:bCs/>
                <w:color w:val="000000"/>
                <w:kern w:val="0"/>
                <w:sz w:val="21"/>
                <w:szCs w:val="21"/>
              </w:rPr>
            </w:pPr>
            <w:r w:rsidRPr="009613CF">
              <w:rPr>
                <w:rStyle w:val="ne-text"/>
                <w:rFonts w:cs="Times New Roman"/>
                <w:b/>
                <w:bCs/>
                <w:sz w:val="21"/>
                <w:szCs w:val="21"/>
              </w:rPr>
              <w:t xml:space="preserve">vs </w:t>
            </w:r>
            <w:r w:rsidRPr="009613CF">
              <w:rPr>
                <w:rStyle w:val="ne-text"/>
                <w:rFonts w:cs="Times New Roman"/>
                <w:b/>
                <w:bCs/>
                <w:sz w:val="21"/>
                <w:szCs w:val="21"/>
              </w:rPr>
              <w:t>专家</w:t>
            </w:r>
            <w:r w:rsidR="00801A7A" w:rsidRPr="009613CF">
              <w:rPr>
                <w:rStyle w:val="ne-text"/>
                <w:rFonts w:cs="Times New Roman" w:hint="eastAsia"/>
                <w:b/>
                <w:bCs/>
                <w:sz w:val="21"/>
                <w:szCs w:val="21"/>
              </w:rPr>
              <w:t>B</w:t>
            </w:r>
          </w:p>
        </w:tc>
      </w:tr>
      <w:tr w:rsidR="00651B35" w:rsidRPr="00517842" w14:paraId="76567D72" w14:textId="77777777" w:rsidTr="00651B35">
        <w:trPr>
          <w:trHeight w:val="317"/>
        </w:trPr>
        <w:tc>
          <w:tcPr>
            <w:tcW w:w="1250" w:type="pct"/>
            <w:tcBorders>
              <w:top w:val="single" w:sz="4" w:space="0" w:color="auto"/>
              <w:left w:val="nil"/>
              <w:bottom w:val="nil"/>
              <w:right w:val="nil"/>
            </w:tcBorders>
            <w:vAlign w:val="center"/>
            <w:hideMark/>
          </w:tcPr>
          <w:p w14:paraId="68AFD2B3"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1. 指导性</w:t>
            </w:r>
          </w:p>
        </w:tc>
        <w:tc>
          <w:tcPr>
            <w:tcW w:w="937" w:type="pct"/>
            <w:tcBorders>
              <w:top w:val="single" w:sz="4" w:space="0" w:color="auto"/>
              <w:left w:val="nil"/>
              <w:bottom w:val="nil"/>
              <w:right w:val="nil"/>
            </w:tcBorders>
            <w:vAlign w:val="center"/>
            <w:hideMark/>
          </w:tcPr>
          <w:p w14:paraId="3C32FB70" w14:textId="079345F6"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0.809</w:t>
            </w:r>
          </w:p>
        </w:tc>
        <w:tc>
          <w:tcPr>
            <w:tcW w:w="938" w:type="pct"/>
            <w:tcBorders>
              <w:top w:val="single" w:sz="4" w:space="0" w:color="auto"/>
              <w:left w:val="nil"/>
              <w:bottom w:val="nil"/>
              <w:right w:val="nil"/>
            </w:tcBorders>
            <w:vAlign w:val="center"/>
            <w:hideMark/>
          </w:tcPr>
          <w:p w14:paraId="0AE4CC6F" w14:textId="016DF2A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0.913</w:t>
            </w:r>
          </w:p>
        </w:tc>
        <w:tc>
          <w:tcPr>
            <w:tcW w:w="938" w:type="pct"/>
            <w:tcBorders>
              <w:top w:val="single" w:sz="4" w:space="0" w:color="auto"/>
              <w:left w:val="nil"/>
              <w:bottom w:val="nil"/>
              <w:right w:val="nil"/>
            </w:tcBorders>
            <w:vAlign w:val="center"/>
            <w:hideMark/>
          </w:tcPr>
          <w:p w14:paraId="06838283" w14:textId="4D705E63"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0.721</w:t>
            </w:r>
          </w:p>
        </w:tc>
        <w:tc>
          <w:tcPr>
            <w:tcW w:w="937" w:type="pct"/>
            <w:tcBorders>
              <w:top w:val="single" w:sz="4" w:space="0" w:color="auto"/>
              <w:left w:val="nil"/>
              <w:bottom w:val="nil"/>
              <w:right w:val="nil"/>
            </w:tcBorders>
            <w:vAlign w:val="center"/>
            <w:hideMark/>
          </w:tcPr>
          <w:p w14:paraId="7E329A4D" w14:textId="758089BF"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0.810</w:t>
            </w:r>
          </w:p>
        </w:tc>
      </w:tr>
      <w:tr w:rsidR="00651B35" w:rsidRPr="00517842" w14:paraId="031F0CBB" w14:textId="77777777" w:rsidTr="00651B35">
        <w:trPr>
          <w:trHeight w:val="317"/>
        </w:trPr>
        <w:tc>
          <w:tcPr>
            <w:tcW w:w="1250" w:type="pct"/>
            <w:tcBorders>
              <w:top w:val="nil"/>
              <w:left w:val="nil"/>
              <w:bottom w:val="nil"/>
              <w:right w:val="nil"/>
            </w:tcBorders>
            <w:vAlign w:val="center"/>
            <w:hideMark/>
          </w:tcPr>
          <w:p w14:paraId="6F1779D2"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2. 准确性</w:t>
            </w:r>
          </w:p>
        </w:tc>
        <w:tc>
          <w:tcPr>
            <w:tcW w:w="937" w:type="pct"/>
            <w:tcBorders>
              <w:top w:val="nil"/>
              <w:left w:val="nil"/>
              <w:bottom w:val="nil"/>
              <w:right w:val="nil"/>
            </w:tcBorders>
            <w:vAlign w:val="center"/>
            <w:hideMark/>
          </w:tcPr>
          <w:p w14:paraId="72A94D6B" w14:textId="0251E49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0.707</w:t>
            </w:r>
          </w:p>
        </w:tc>
        <w:tc>
          <w:tcPr>
            <w:tcW w:w="938" w:type="pct"/>
            <w:tcBorders>
              <w:top w:val="nil"/>
              <w:left w:val="nil"/>
              <w:bottom w:val="nil"/>
              <w:right w:val="nil"/>
            </w:tcBorders>
            <w:vAlign w:val="center"/>
            <w:hideMark/>
          </w:tcPr>
          <w:p w14:paraId="640C03DF" w14:textId="364CE56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3BFD618C" w14:textId="66FDA62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0.687</w:t>
            </w:r>
          </w:p>
        </w:tc>
        <w:tc>
          <w:tcPr>
            <w:tcW w:w="937" w:type="pct"/>
            <w:tcBorders>
              <w:top w:val="nil"/>
              <w:left w:val="nil"/>
              <w:bottom w:val="nil"/>
              <w:right w:val="nil"/>
            </w:tcBorders>
            <w:vAlign w:val="center"/>
            <w:hideMark/>
          </w:tcPr>
          <w:p w14:paraId="0294020B" w14:textId="4AEC3F09"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0.802</w:t>
            </w:r>
          </w:p>
        </w:tc>
      </w:tr>
      <w:tr w:rsidR="00651B35" w:rsidRPr="00517842" w14:paraId="08199AF3" w14:textId="77777777" w:rsidTr="00651B35">
        <w:trPr>
          <w:trHeight w:val="317"/>
        </w:trPr>
        <w:tc>
          <w:tcPr>
            <w:tcW w:w="1250" w:type="pct"/>
            <w:tcBorders>
              <w:top w:val="nil"/>
              <w:left w:val="nil"/>
              <w:bottom w:val="nil"/>
              <w:right w:val="nil"/>
            </w:tcBorders>
            <w:vAlign w:val="center"/>
            <w:hideMark/>
          </w:tcPr>
          <w:p w14:paraId="59382645"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3. 完整性</w:t>
            </w:r>
          </w:p>
        </w:tc>
        <w:tc>
          <w:tcPr>
            <w:tcW w:w="937" w:type="pct"/>
            <w:tcBorders>
              <w:top w:val="nil"/>
              <w:left w:val="nil"/>
              <w:bottom w:val="nil"/>
              <w:right w:val="nil"/>
            </w:tcBorders>
            <w:vAlign w:val="center"/>
            <w:hideMark/>
          </w:tcPr>
          <w:p w14:paraId="5A2108B7" w14:textId="4B80EE30"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0.775</w:t>
            </w:r>
          </w:p>
        </w:tc>
        <w:tc>
          <w:tcPr>
            <w:tcW w:w="938" w:type="pct"/>
            <w:tcBorders>
              <w:top w:val="nil"/>
              <w:left w:val="nil"/>
              <w:bottom w:val="nil"/>
              <w:right w:val="nil"/>
            </w:tcBorders>
            <w:vAlign w:val="center"/>
            <w:hideMark/>
          </w:tcPr>
          <w:p w14:paraId="40583D01" w14:textId="72FE28F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1429381E" w14:textId="2C0BB6C8"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0.652</w:t>
            </w:r>
          </w:p>
        </w:tc>
        <w:tc>
          <w:tcPr>
            <w:tcW w:w="937" w:type="pct"/>
            <w:tcBorders>
              <w:top w:val="nil"/>
              <w:left w:val="nil"/>
              <w:bottom w:val="nil"/>
              <w:right w:val="nil"/>
            </w:tcBorders>
            <w:vAlign w:val="center"/>
            <w:hideMark/>
          </w:tcPr>
          <w:p w14:paraId="0C5A87D5" w14:textId="5830B7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0.803</w:t>
            </w:r>
          </w:p>
        </w:tc>
      </w:tr>
      <w:tr w:rsidR="00651B35" w:rsidRPr="00517842" w14:paraId="544299C9" w14:textId="77777777" w:rsidTr="00651B35">
        <w:trPr>
          <w:trHeight w:val="317"/>
        </w:trPr>
        <w:tc>
          <w:tcPr>
            <w:tcW w:w="1250" w:type="pct"/>
            <w:tcBorders>
              <w:top w:val="nil"/>
              <w:left w:val="nil"/>
              <w:bottom w:val="nil"/>
              <w:right w:val="nil"/>
            </w:tcBorders>
            <w:vAlign w:val="center"/>
            <w:hideMark/>
          </w:tcPr>
          <w:p w14:paraId="595A01F7"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4. 安全性</w:t>
            </w:r>
          </w:p>
        </w:tc>
        <w:tc>
          <w:tcPr>
            <w:tcW w:w="937" w:type="pct"/>
            <w:tcBorders>
              <w:top w:val="nil"/>
              <w:left w:val="nil"/>
              <w:bottom w:val="nil"/>
              <w:right w:val="nil"/>
            </w:tcBorders>
            <w:vAlign w:val="center"/>
            <w:hideMark/>
          </w:tcPr>
          <w:p w14:paraId="6D0A4894" w14:textId="496EFFF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0.723</w:t>
            </w:r>
          </w:p>
        </w:tc>
        <w:tc>
          <w:tcPr>
            <w:tcW w:w="938" w:type="pct"/>
            <w:tcBorders>
              <w:top w:val="nil"/>
              <w:left w:val="nil"/>
              <w:bottom w:val="nil"/>
              <w:right w:val="nil"/>
            </w:tcBorders>
            <w:vAlign w:val="center"/>
            <w:hideMark/>
          </w:tcPr>
          <w:p w14:paraId="3E8F4C87" w14:textId="19D8ED0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7</w:t>
            </w:r>
          </w:p>
        </w:tc>
        <w:tc>
          <w:tcPr>
            <w:tcW w:w="938" w:type="pct"/>
            <w:tcBorders>
              <w:top w:val="nil"/>
              <w:left w:val="nil"/>
              <w:bottom w:val="nil"/>
              <w:right w:val="nil"/>
            </w:tcBorders>
            <w:vAlign w:val="center"/>
            <w:hideMark/>
          </w:tcPr>
          <w:p w14:paraId="1A77AD23" w14:textId="47297835"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0.748</w:t>
            </w:r>
          </w:p>
        </w:tc>
        <w:tc>
          <w:tcPr>
            <w:tcW w:w="937" w:type="pct"/>
            <w:tcBorders>
              <w:top w:val="nil"/>
              <w:left w:val="nil"/>
              <w:bottom w:val="nil"/>
              <w:right w:val="nil"/>
            </w:tcBorders>
            <w:vAlign w:val="center"/>
            <w:hideMark/>
          </w:tcPr>
          <w:p w14:paraId="7C39E63D" w14:textId="0AB1294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0.811</w:t>
            </w:r>
          </w:p>
        </w:tc>
      </w:tr>
      <w:tr w:rsidR="00651B35" w:rsidRPr="00517842" w14:paraId="736313A5" w14:textId="77777777" w:rsidTr="00651B35">
        <w:trPr>
          <w:trHeight w:val="317"/>
        </w:trPr>
        <w:tc>
          <w:tcPr>
            <w:tcW w:w="1250" w:type="pct"/>
            <w:tcBorders>
              <w:top w:val="nil"/>
              <w:left w:val="nil"/>
              <w:right w:val="nil"/>
            </w:tcBorders>
            <w:vAlign w:val="center"/>
            <w:hideMark/>
          </w:tcPr>
          <w:p w14:paraId="1A1295F4"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5. 易于理解</w:t>
            </w:r>
          </w:p>
        </w:tc>
        <w:tc>
          <w:tcPr>
            <w:tcW w:w="937" w:type="pct"/>
            <w:tcBorders>
              <w:top w:val="nil"/>
              <w:left w:val="nil"/>
              <w:right w:val="nil"/>
            </w:tcBorders>
            <w:vAlign w:val="center"/>
            <w:hideMark/>
          </w:tcPr>
          <w:p w14:paraId="560F74A0" w14:textId="14409E2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0.740</w:t>
            </w:r>
          </w:p>
        </w:tc>
        <w:tc>
          <w:tcPr>
            <w:tcW w:w="938" w:type="pct"/>
            <w:tcBorders>
              <w:top w:val="nil"/>
              <w:left w:val="nil"/>
              <w:right w:val="nil"/>
            </w:tcBorders>
            <w:vAlign w:val="center"/>
            <w:hideMark/>
          </w:tcPr>
          <w:p w14:paraId="29FA06CD" w14:textId="191B6711"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3</w:t>
            </w:r>
          </w:p>
        </w:tc>
        <w:tc>
          <w:tcPr>
            <w:tcW w:w="938" w:type="pct"/>
            <w:tcBorders>
              <w:top w:val="nil"/>
              <w:left w:val="nil"/>
              <w:right w:val="nil"/>
            </w:tcBorders>
            <w:vAlign w:val="center"/>
            <w:hideMark/>
          </w:tcPr>
          <w:p w14:paraId="77E3B6CB" w14:textId="6425C22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0.688</w:t>
            </w:r>
          </w:p>
        </w:tc>
        <w:tc>
          <w:tcPr>
            <w:tcW w:w="937" w:type="pct"/>
            <w:tcBorders>
              <w:top w:val="nil"/>
              <w:left w:val="nil"/>
              <w:right w:val="nil"/>
            </w:tcBorders>
            <w:vAlign w:val="center"/>
            <w:hideMark/>
          </w:tcPr>
          <w:p w14:paraId="75E87F28" w14:textId="1E55F6E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0.824</w:t>
            </w:r>
          </w:p>
        </w:tc>
      </w:tr>
      <w:tr w:rsidR="00651B35" w:rsidRPr="00517842" w14:paraId="1AECE4C7" w14:textId="77777777" w:rsidTr="00651B35">
        <w:trPr>
          <w:trHeight w:val="317"/>
        </w:trPr>
        <w:tc>
          <w:tcPr>
            <w:tcW w:w="1250" w:type="pct"/>
            <w:tcBorders>
              <w:top w:val="nil"/>
              <w:left w:val="nil"/>
              <w:bottom w:val="single" w:sz="4" w:space="0" w:color="auto"/>
              <w:right w:val="nil"/>
            </w:tcBorders>
            <w:vAlign w:val="center"/>
            <w:hideMark/>
          </w:tcPr>
          <w:p w14:paraId="3AF5935C" w14:textId="7FB1B58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6. 仅提供必要信息</w:t>
            </w:r>
          </w:p>
        </w:tc>
        <w:tc>
          <w:tcPr>
            <w:tcW w:w="937" w:type="pct"/>
            <w:tcBorders>
              <w:top w:val="nil"/>
              <w:left w:val="nil"/>
              <w:bottom w:val="single" w:sz="4" w:space="0" w:color="auto"/>
              <w:right w:val="nil"/>
            </w:tcBorders>
            <w:vAlign w:val="center"/>
            <w:hideMark/>
          </w:tcPr>
          <w:p w14:paraId="7A22F1FB" w14:textId="75CD5B7E"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0.783</w:t>
            </w:r>
          </w:p>
        </w:tc>
        <w:tc>
          <w:tcPr>
            <w:tcW w:w="938" w:type="pct"/>
            <w:tcBorders>
              <w:top w:val="nil"/>
              <w:left w:val="nil"/>
              <w:bottom w:val="single" w:sz="4" w:space="0" w:color="auto"/>
              <w:right w:val="nil"/>
            </w:tcBorders>
            <w:vAlign w:val="center"/>
            <w:hideMark/>
          </w:tcPr>
          <w:p w14:paraId="29AA27EA" w14:textId="31928D64"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0.919</w:t>
            </w:r>
          </w:p>
        </w:tc>
        <w:tc>
          <w:tcPr>
            <w:tcW w:w="938" w:type="pct"/>
            <w:tcBorders>
              <w:top w:val="nil"/>
              <w:left w:val="nil"/>
              <w:bottom w:val="single" w:sz="4" w:space="0" w:color="auto"/>
              <w:right w:val="nil"/>
            </w:tcBorders>
            <w:vAlign w:val="center"/>
            <w:hideMark/>
          </w:tcPr>
          <w:p w14:paraId="7FCA0E0D" w14:textId="672655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0.732</w:t>
            </w:r>
          </w:p>
        </w:tc>
        <w:tc>
          <w:tcPr>
            <w:tcW w:w="937" w:type="pct"/>
            <w:tcBorders>
              <w:top w:val="nil"/>
              <w:left w:val="nil"/>
              <w:bottom w:val="single" w:sz="4" w:space="0" w:color="auto"/>
              <w:right w:val="nil"/>
            </w:tcBorders>
            <w:vAlign w:val="center"/>
            <w:hideMark/>
          </w:tcPr>
          <w:p w14:paraId="058A04F5" w14:textId="3FC0100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0.801</w:t>
            </w:r>
          </w:p>
        </w:tc>
      </w:tr>
    </w:tbl>
    <w:p w14:paraId="3B782ABC" w14:textId="6FA41C52" w:rsidR="00B4723F" w:rsidRDefault="007B5F05" w:rsidP="007B5F05">
      <w:pPr>
        <w:pStyle w:val="3"/>
        <w:spacing w:before="163" w:after="163"/>
        <w:rPr>
          <w:rFonts w:hint="eastAsia"/>
        </w:rPr>
      </w:pPr>
      <w:bookmarkStart w:id="128" w:name="_Toc227951617"/>
      <w:r>
        <w:rPr>
          <w:rFonts w:hint="eastAsia"/>
        </w:rPr>
        <w:t>大模型</w:t>
      </w:r>
      <w:r w:rsidR="00B4723F">
        <w:rPr>
          <w:rFonts w:hint="eastAsia"/>
        </w:rPr>
        <w:t>自动打分范式</w:t>
      </w:r>
      <w:r w:rsidR="00E60D77">
        <w:rPr>
          <w:rFonts w:hint="eastAsia"/>
        </w:rPr>
        <w:t>的确立</w:t>
      </w:r>
      <w:bookmarkEnd w:id="128"/>
    </w:p>
    <w:p w14:paraId="5E4751A2" w14:textId="60927414" w:rsidR="00E60D77" w:rsidRDefault="00E60D77" w:rsidP="00B4723F">
      <w:pPr>
        <w:pStyle w:val="altz"/>
        <w:ind w:firstLine="480"/>
      </w:pPr>
      <w:r w:rsidRPr="00E60D77">
        <w:rPr>
          <w:rFonts w:hint="eastAsia"/>
        </w:rPr>
        <w:t>综合上述多模型横向对比</w:t>
      </w:r>
      <w:r w:rsidR="00D82B89">
        <w:rPr>
          <w:rFonts w:hint="eastAsia"/>
        </w:rPr>
        <w:t>与</w:t>
      </w:r>
      <w:r w:rsidRPr="00E60D77">
        <w:rPr>
          <w:rFonts w:hint="eastAsia"/>
        </w:rPr>
        <w:t>趋势一致性（</w:t>
      </w:r>
      <w:r w:rsidRPr="00E60D77">
        <w:rPr>
          <w:rFonts w:hint="eastAsia"/>
        </w:rPr>
        <w:t>Kappa</w:t>
      </w:r>
      <w:r w:rsidRPr="00E60D77">
        <w:rPr>
          <w:rFonts w:hint="eastAsia"/>
        </w:rPr>
        <w:t>）的量化结果，研究</w:t>
      </w:r>
      <w:r w:rsidR="00D54B12">
        <w:rPr>
          <w:rFonts w:hint="eastAsia"/>
        </w:rPr>
        <w:t>发现</w:t>
      </w:r>
      <w:proofErr w:type="gramStart"/>
      <w:r w:rsidRPr="00E60D77">
        <w:rPr>
          <w:rFonts w:hint="eastAsia"/>
        </w:rPr>
        <w:t>不同大</w:t>
      </w:r>
      <w:proofErr w:type="gramEnd"/>
      <w:r w:rsidRPr="00E60D77">
        <w:rPr>
          <w:rFonts w:hint="eastAsia"/>
        </w:rPr>
        <w:t>语言模型在医学文本定序评价任务中的能力存在显著差异，并非所有模型均可直接充当裁判</w:t>
      </w:r>
      <w:r w:rsidR="00D54B12">
        <w:rPr>
          <w:rFonts w:hint="eastAsia"/>
        </w:rPr>
        <w:t>。</w:t>
      </w:r>
      <w:r w:rsidRPr="00E60D77">
        <w:rPr>
          <w:rFonts w:hint="eastAsia"/>
        </w:rPr>
        <w:t>通过逐层筛选，</w:t>
      </w:r>
      <w:r w:rsidRPr="00E60D77">
        <w:rPr>
          <w:rFonts w:hint="eastAsia"/>
        </w:rPr>
        <w:t>DeepSeek-V3.2</w:t>
      </w:r>
      <w:r w:rsidR="00D54B12">
        <w:rPr>
          <w:rFonts w:hint="eastAsia"/>
        </w:rPr>
        <w:t>的评估能力得到了确认</w:t>
      </w:r>
      <w:r w:rsidRPr="00E60D77">
        <w:rPr>
          <w:rFonts w:hint="eastAsia"/>
        </w:rPr>
        <w:t>，</w:t>
      </w:r>
      <w:r w:rsidR="00D54B12">
        <w:rPr>
          <w:rFonts w:hint="eastAsia"/>
        </w:rPr>
        <w:t>其</w:t>
      </w:r>
      <w:r w:rsidRPr="00E60D77">
        <w:rPr>
          <w:rFonts w:hint="eastAsia"/>
        </w:rPr>
        <w:t>具备等同于人类领域专家的极高评价信度，且在</w:t>
      </w:r>
      <w:proofErr w:type="gramStart"/>
      <w:r w:rsidRPr="00E60D77">
        <w:rPr>
          <w:rFonts w:hint="eastAsia"/>
        </w:rPr>
        <w:t>跨专家</w:t>
      </w:r>
      <w:proofErr w:type="gramEnd"/>
      <w:r w:rsidRPr="00E60D77">
        <w:rPr>
          <w:rFonts w:hint="eastAsia"/>
        </w:rPr>
        <w:t>基准测试中展现出优于其他候选模型的稳健性。</w:t>
      </w:r>
    </w:p>
    <w:p w14:paraId="3C1AC72B" w14:textId="1270CDF5" w:rsidR="00B4723F" w:rsidRDefault="00E60D77" w:rsidP="00B4723F">
      <w:pPr>
        <w:pStyle w:val="altz"/>
        <w:ind w:firstLine="480"/>
      </w:pPr>
      <w:r w:rsidRPr="00E60D77">
        <w:rPr>
          <w:rFonts w:hint="eastAsia"/>
        </w:rPr>
        <w:t>基于</w:t>
      </w:r>
      <w:r>
        <w:rPr>
          <w:rFonts w:hint="eastAsia"/>
        </w:rPr>
        <w:t>上述</w:t>
      </w:r>
      <w:r w:rsidRPr="00E60D77">
        <w:rPr>
          <w:rFonts w:hint="eastAsia"/>
        </w:rPr>
        <w:t>数据事实，本研究</w:t>
      </w:r>
      <w:r w:rsidR="00D82B89">
        <w:rPr>
          <w:rFonts w:hint="eastAsia"/>
        </w:rPr>
        <w:t>确立</w:t>
      </w:r>
      <w:r w:rsidRPr="00E60D77">
        <w:rPr>
          <w:rFonts w:hint="eastAsia"/>
        </w:rPr>
        <w:t>了</w:t>
      </w:r>
      <w:r w:rsidR="00D82B89" w:rsidRPr="00E60D77">
        <w:rPr>
          <w:rFonts w:hint="eastAsia"/>
        </w:rPr>
        <w:t>在当前医学评分场景下</w:t>
      </w:r>
      <w:r w:rsidRPr="00E60D77">
        <w:rPr>
          <w:rFonts w:hint="eastAsia"/>
        </w:rPr>
        <w:t>采用经过专家标准</w:t>
      </w:r>
      <w:r w:rsidR="00D82B89">
        <w:rPr>
          <w:rFonts w:hint="eastAsia"/>
        </w:rPr>
        <w:t>锚定</w:t>
      </w:r>
      <w:r w:rsidRPr="00E60D77">
        <w:rPr>
          <w:rFonts w:hint="eastAsia"/>
        </w:rPr>
        <w:t>的大语言模型</w:t>
      </w:r>
      <w:r w:rsidR="00D82B89">
        <w:rPr>
          <w:rFonts w:hint="eastAsia"/>
        </w:rPr>
        <w:t>进行</w:t>
      </w:r>
      <w:r w:rsidRPr="00E60D77">
        <w:rPr>
          <w:rFonts w:hint="eastAsia"/>
        </w:rPr>
        <w:t>自动化</w:t>
      </w:r>
      <w:r>
        <w:rPr>
          <w:rFonts w:hint="eastAsia"/>
        </w:rPr>
        <w:t>评估</w:t>
      </w:r>
      <w:r w:rsidRPr="00E60D77">
        <w:rPr>
          <w:rFonts w:hint="eastAsia"/>
        </w:rPr>
        <w:t>的</w:t>
      </w:r>
      <w:r w:rsidR="00D82B89">
        <w:rPr>
          <w:rFonts w:hint="eastAsia"/>
        </w:rPr>
        <w:t>方法</w:t>
      </w:r>
      <w:r w:rsidRPr="00E60D77">
        <w:rPr>
          <w:rFonts w:hint="eastAsia"/>
        </w:rPr>
        <w:t>，并明确指定</w:t>
      </w:r>
      <w:r w:rsidRPr="00E60D77">
        <w:rPr>
          <w:rFonts w:hint="eastAsia"/>
        </w:rPr>
        <w:t>DeepSeek-V3.2</w:t>
      </w:r>
      <w:r w:rsidRPr="00E60D77">
        <w:rPr>
          <w:rFonts w:hint="eastAsia"/>
        </w:rPr>
        <w:t>为后续微调模型性能评</w:t>
      </w:r>
      <w:r w:rsidRPr="00E60D77">
        <w:rPr>
          <w:rFonts w:hint="eastAsia"/>
        </w:rPr>
        <w:lastRenderedPageBreak/>
        <w:t>估的核心工具</w:t>
      </w:r>
      <w:r w:rsidR="00D82B89">
        <w:rPr>
          <w:rFonts w:hint="eastAsia"/>
        </w:rPr>
        <w:t>，</w:t>
      </w:r>
      <w:r w:rsidRPr="00E60D77">
        <w:rPr>
          <w:rFonts w:hint="eastAsia"/>
        </w:rPr>
        <w:t>为后续章节中直</w:t>
      </w:r>
      <w:proofErr w:type="gramStart"/>
      <w:r w:rsidRPr="00E60D77">
        <w:rPr>
          <w:rFonts w:hint="eastAsia"/>
        </w:rPr>
        <w:t>接采用</w:t>
      </w:r>
      <w:proofErr w:type="gramEnd"/>
      <w:r w:rsidRPr="00E60D77">
        <w:rPr>
          <w:rFonts w:hint="eastAsia"/>
        </w:rPr>
        <w:t>无人工干预的自动化打分</w:t>
      </w:r>
      <w:r w:rsidR="00D82B89">
        <w:rPr>
          <w:rFonts w:hint="eastAsia"/>
        </w:rPr>
        <w:t>奠</w:t>
      </w:r>
      <w:r w:rsidRPr="00E60D77">
        <w:rPr>
          <w:rFonts w:hint="eastAsia"/>
        </w:rPr>
        <w:t>定了</w:t>
      </w:r>
      <w:r w:rsidR="00D82B89">
        <w:rPr>
          <w:rFonts w:hint="eastAsia"/>
        </w:rPr>
        <w:t>方法学和</w:t>
      </w:r>
      <w:r w:rsidRPr="00E60D77">
        <w:rPr>
          <w:rFonts w:hint="eastAsia"/>
        </w:rPr>
        <w:t>数据基础</w:t>
      </w:r>
      <w:r w:rsidR="00B4723F">
        <w:rPr>
          <w:rFonts w:hint="eastAsia"/>
        </w:rPr>
        <w:t>。</w:t>
      </w:r>
    </w:p>
    <w:p w14:paraId="61BEEE05" w14:textId="77777777" w:rsidR="00A54175" w:rsidRDefault="00A54175" w:rsidP="00E912C6">
      <w:pPr>
        <w:pStyle w:val="3"/>
        <w:spacing w:before="163" w:after="163"/>
        <w:rPr>
          <w:rFonts w:hint="eastAsia"/>
        </w:rPr>
      </w:pPr>
      <w:bookmarkStart w:id="129" w:name="_Toc227951618"/>
      <w:r w:rsidRPr="00A54175">
        <w:t>全量数据自动化质量筛查</w:t>
      </w:r>
      <w:bookmarkEnd w:id="129"/>
    </w:p>
    <w:p w14:paraId="74BE326B" w14:textId="2441060F" w:rsidR="00A54175" w:rsidRDefault="00A54175" w:rsidP="00A54175">
      <w:pPr>
        <w:pStyle w:val="altz"/>
        <w:ind w:firstLine="480"/>
      </w:pPr>
      <w:r>
        <w:rPr>
          <w:rFonts w:hint="eastAsia"/>
        </w:rPr>
        <w:t>在确立</w:t>
      </w:r>
      <w:r>
        <w:rPr>
          <w:rFonts w:hint="eastAsia"/>
        </w:rPr>
        <w:t>DeepSeek-V3.2</w:t>
      </w:r>
      <w:r>
        <w:rPr>
          <w:rFonts w:hint="eastAsia"/>
        </w:rPr>
        <w:t>的自动化评估范式后，本研究进一步将其应用于全部候选问答对的批量质量筛查，以替代人工逐条终审的低效模式。具体而言，将经人工修订后的全部候选问答对批量提交至</w:t>
      </w:r>
      <w:r>
        <w:rPr>
          <w:rFonts w:hint="eastAsia"/>
        </w:rPr>
        <w:t>DeepSeek-V3.2</w:t>
      </w:r>
      <w:r>
        <w:rPr>
          <w:rFonts w:hint="eastAsia"/>
        </w:rPr>
        <w:t>，调用与专家审核完全一致的</w:t>
      </w:r>
      <w:r>
        <w:rPr>
          <w:rFonts w:hint="eastAsia"/>
        </w:rPr>
        <w:t>6</w:t>
      </w:r>
      <w:r>
        <w:rPr>
          <w:rFonts w:hint="eastAsia"/>
        </w:rPr>
        <w:t>维度</w:t>
      </w:r>
      <w:r>
        <w:rPr>
          <w:rFonts w:hint="eastAsia"/>
        </w:rPr>
        <w:t>3</w:t>
      </w:r>
      <w:r>
        <w:rPr>
          <w:rFonts w:hint="eastAsia"/>
        </w:rPr>
        <w:t>点评分量表进行独立打分。筛选标准沿用</w:t>
      </w:r>
      <w:r>
        <w:rPr>
          <w:rFonts w:hint="eastAsia"/>
        </w:rPr>
        <w:t>5.3.4</w:t>
      </w:r>
      <w:r>
        <w:rPr>
          <w:rFonts w:hint="eastAsia"/>
        </w:rPr>
        <w:t>节确立的采纳阈值，即各维度得分均不低于</w:t>
      </w:r>
      <w:r>
        <w:rPr>
          <w:rFonts w:hint="eastAsia"/>
        </w:rPr>
        <w:t>2</w:t>
      </w:r>
      <w:r>
        <w:rPr>
          <w:rFonts w:hint="eastAsia"/>
        </w:rPr>
        <w:t>分（含）。</w:t>
      </w:r>
    </w:p>
    <w:p w14:paraId="3FA135B2" w14:textId="508C847B" w:rsidR="00A54175" w:rsidRPr="00A54175" w:rsidRDefault="00A54175" w:rsidP="00A54175">
      <w:pPr>
        <w:pStyle w:val="altz"/>
        <w:ind w:firstLine="480"/>
      </w:pPr>
      <w:r>
        <w:rPr>
          <w:rFonts w:hint="eastAsia"/>
        </w:rPr>
        <w:t>经自动化筛查，共有</w:t>
      </w:r>
      <w:r>
        <w:rPr>
          <w:rFonts w:hint="eastAsia"/>
        </w:rPr>
        <w:t>2,767</w:t>
      </w:r>
      <w:r>
        <w:rPr>
          <w:rFonts w:hint="eastAsia"/>
        </w:rPr>
        <w:t>条问答对满足全部质量阈值，被确认为合格样本并</w:t>
      </w:r>
      <w:proofErr w:type="gramStart"/>
      <w:r>
        <w:rPr>
          <w:rFonts w:hint="eastAsia"/>
        </w:rPr>
        <w:t>纳入终版数据</w:t>
      </w:r>
      <w:proofErr w:type="gramEnd"/>
      <w:r>
        <w:rPr>
          <w:rFonts w:hint="eastAsia"/>
        </w:rPr>
        <w:t>。这一</w:t>
      </w:r>
      <w:proofErr w:type="gramStart"/>
      <w:r>
        <w:rPr>
          <w:rFonts w:hint="eastAsia"/>
        </w:rPr>
        <w:t>基于专家</w:t>
      </w:r>
      <w:proofErr w:type="gramEnd"/>
      <w:r>
        <w:rPr>
          <w:rFonts w:hint="eastAsia"/>
        </w:rPr>
        <w:t>标准锚定的自动化过滤机制，不仅显著提升了数据集构建的效率，也保证了最终入库数据与临床专家审核标准的高度一致性。</w:t>
      </w:r>
    </w:p>
    <w:p w14:paraId="065CAE37" w14:textId="77777777" w:rsidR="00F54B80" w:rsidRDefault="00000000">
      <w:pPr>
        <w:pStyle w:val="2"/>
        <w:spacing w:before="163" w:after="163"/>
        <w:rPr>
          <w:rFonts w:hint="eastAsia"/>
        </w:rPr>
      </w:pPr>
      <w:bookmarkStart w:id="130" w:name="_Toc227951619"/>
      <w:r>
        <w:rPr>
          <w:rFonts w:hint="eastAsia"/>
        </w:rPr>
        <w:t>问答数据集构建结果</w:t>
      </w:r>
      <w:bookmarkEnd w:id="130"/>
    </w:p>
    <w:p w14:paraId="26299A31" w14:textId="188E8274" w:rsidR="00A44BA4" w:rsidRDefault="00A44BA4" w:rsidP="00A44BA4">
      <w:pPr>
        <w:pStyle w:val="altz"/>
        <w:ind w:firstLine="480"/>
      </w:pPr>
      <w:r>
        <w:rPr>
          <w:rFonts w:hint="eastAsia"/>
        </w:rPr>
        <w:t>经过问题规范化、答案生成、人工修订及</w:t>
      </w:r>
      <w:r>
        <w:rPr>
          <w:rFonts w:hint="eastAsia"/>
        </w:rPr>
        <w:t>DeepSeek-V3.2</w:t>
      </w:r>
      <w:r>
        <w:rPr>
          <w:rFonts w:hint="eastAsia"/>
        </w:rPr>
        <w:t>自动化质量筛查等全流程质控，本研究最终构建了一个面向青少年生殖健康教育的高质量问答数据集。</w:t>
      </w:r>
    </w:p>
    <w:p w14:paraId="796460D8" w14:textId="7FEFCC5B" w:rsidR="00F54B80" w:rsidRDefault="00000000" w:rsidP="00A44BA4">
      <w:pPr>
        <w:pStyle w:val="altz"/>
        <w:ind w:firstLine="480"/>
      </w:pPr>
      <w:r>
        <w:rPr>
          <w:rFonts w:hint="eastAsia"/>
        </w:rPr>
        <w:t>本数据集共包含</w:t>
      </w:r>
      <w:r>
        <w:rPr>
          <w:rFonts w:hint="eastAsia"/>
        </w:rPr>
        <w:t>27</w:t>
      </w:r>
      <w:r w:rsidR="009064F8">
        <w:rPr>
          <w:rFonts w:hint="eastAsia"/>
        </w:rPr>
        <w:t>67</w:t>
      </w:r>
      <w:r>
        <w:rPr>
          <w:rFonts w:hint="eastAsia"/>
        </w:rPr>
        <w:t>个高质量问答对。每一对问答都源自真实的青少年网络提问，并经过了多重质量控制关卡。该数据集不仅在内容上确保了科学性、准确性和安全性，还在表达方式上充分考虑了青少年的认知水平与情感需求，实现了专业性与易读性的高度统一。所有问答对均通过了</w:t>
      </w:r>
      <w:r w:rsidR="00D54B12">
        <w:rPr>
          <w:rFonts w:hint="eastAsia"/>
        </w:rPr>
        <w:t>前</w:t>
      </w:r>
      <w:r>
        <w:rPr>
          <w:rFonts w:hint="eastAsia"/>
        </w:rPr>
        <w:t>节中定义的六大指标（指导性、准确性、完整性、安全性、易于理解、</w:t>
      </w:r>
      <w:ins w:id="131" w:author="Zixuan Zhou" w:date="2026-04-17T16:51:00Z" w16du:dateUtc="2026-04-17T08:51:00Z">
        <w:r w:rsidR="00524783">
          <w:rPr>
            <w:rFonts w:hint="eastAsia"/>
          </w:rPr>
          <w:t>仅提供必要信息</w:t>
        </w:r>
      </w:ins>
      <w:del w:id="132" w:author="Zixuan Zhou" w:date="2026-04-17T16:51:00Z" w16du:dateUtc="2026-04-17T08:51:00Z">
        <w:r w:rsidDel="00524783">
          <w:rPr>
            <w:rFonts w:hint="eastAsia"/>
          </w:rPr>
          <w:delText>简洁性</w:delText>
        </w:r>
      </w:del>
      <w:r>
        <w:rPr>
          <w:rFonts w:hint="eastAsia"/>
        </w:rPr>
        <w:t>）且平均分高于</w:t>
      </w:r>
      <w:ins w:id="133" w:author="Zixuan Zhou" w:date="2026-04-17T16:52:00Z" w16du:dateUtc="2026-04-17T08:52:00Z">
        <w:r w:rsidR="00524783">
          <w:rPr>
            <w:rFonts w:hint="eastAsia"/>
          </w:rPr>
          <w:t>2</w:t>
        </w:r>
      </w:ins>
      <w:del w:id="134" w:author="Zixuan Zhou" w:date="2026-04-17T16:52:00Z" w16du:dateUtc="2026-04-17T08:52:00Z">
        <w:r w:rsidDel="00524783">
          <w:rPr>
            <w:rFonts w:hint="eastAsia"/>
          </w:rPr>
          <w:delText>4</w:delText>
        </w:r>
      </w:del>
      <w:del w:id="135" w:author="Zixuan Zhou" w:date="2026-04-17T16:51:00Z" w16du:dateUtc="2026-04-17T08:51:00Z">
        <w:r w:rsidDel="00524783">
          <w:rPr>
            <w:rFonts w:hint="eastAsia"/>
          </w:rPr>
          <w:delText>.</w:delText>
        </w:r>
      </w:del>
      <w:del w:id="136" w:author="Zixuan Zhou" w:date="2026-04-17T16:52:00Z" w16du:dateUtc="2026-04-17T08:52:00Z">
        <w:r w:rsidDel="00524783">
          <w:rPr>
            <w:rFonts w:hint="eastAsia"/>
          </w:rPr>
          <w:delText>0</w:delText>
        </w:r>
      </w:del>
      <w:r>
        <w:rPr>
          <w:rFonts w:hint="eastAsia"/>
        </w:rPr>
        <w:t>的严格筛选，可直接用于大语言模型的微调、智能问答系统的知识库填充，或作为权威的线上健康教育内容资源。</w:t>
      </w:r>
    </w:p>
    <w:p w14:paraId="1666A0B4" w14:textId="76EB95F6" w:rsidR="00D737CF" w:rsidRDefault="007B10FA" w:rsidP="00A44BA4">
      <w:pPr>
        <w:pStyle w:val="altz"/>
        <w:ind w:firstLine="480"/>
      </w:pPr>
      <w:r w:rsidRPr="007B10FA">
        <w:rPr>
          <w:rFonts w:hint="eastAsia"/>
        </w:rPr>
        <w:t>如</w:t>
      </w:r>
      <w:r w:rsidR="00451C6C" w:rsidRPr="00451C6C">
        <w:fldChar w:fldCharType="begin"/>
      </w:r>
      <w:r w:rsidR="00451C6C" w:rsidRPr="00451C6C">
        <w:instrText xml:space="preserve"> </w:instrText>
      </w:r>
      <w:r w:rsidR="00451C6C" w:rsidRPr="00451C6C">
        <w:rPr>
          <w:rFonts w:hint="eastAsia"/>
        </w:rPr>
        <w:instrText>REF _Ref227955792 \h</w:instrText>
      </w:r>
      <w:r w:rsidR="00451C6C" w:rsidRPr="00451C6C">
        <w:instrText xml:space="preserve"> </w:instrText>
      </w:r>
      <w:r w:rsidR="00451C6C" w:rsidRPr="00451C6C">
        <w:fldChar w:fldCharType="separate"/>
      </w:r>
      <w:r w:rsidR="00451C6C" w:rsidRPr="00451C6C">
        <w:rPr>
          <w:rFonts w:hint="eastAsia"/>
        </w:rPr>
        <w:t>表</w:t>
      </w:r>
      <w:r w:rsidR="00451C6C" w:rsidRPr="00451C6C">
        <w:rPr>
          <w:rFonts w:hint="eastAsia"/>
        </w:rPr>
        <w:t xml:space="preserve"> 5</w:t>
      </w:r>
      <w:r w:rsidR="00451C6C" w:rsidRPr="00451C6C">
        <w:rPr>
          <w:rFonts w:hint="eastAsia"/>
        </w:rPr>
        <w:noBreakHyphen/>
        <w:t>6</w:t>
      </w:r>
      <w:r w:rsidR="00451C6C" w:rsidRPr="00451C6C">
        <w:fldChar w:fldCharType="end"/>
      </w:r>
      <w:r w:rsidRPr="007B10FA">
        <w:rPr>
          <w:rFonts w:hint="eastAsia"/>
        </w:rPr>
        <w:t>所示，</w:t>
      </w:r>
      <w:proofErr w:type="gramStart"/>
      <w:r w:rsidRPr="007B10FA">
        <w:rPr>
          <w:rFonts w:hint="eastAsia"/>
        </w:rPr>
        <w:t>终版数据</w:t>
      </w:r>
      <w:proofErr w:type="gramEnd"/>
      <w:r w:rsidRPr="007B10FA">
        <w:rPr>
          <w:rFonts w:hint="eastAsia"/>
        </w:rPr>
        <w:t>集涵盖</w:t>
      </w:r>
      <w:r w:rsidRPr="007B10FA">
        <w:rPr>
          <w:rFonts w:hint="eastAsia"/>
        </w:rPr>
        <w:t>13</w:t>
      </w:r>
      <w:r w:rsidRPr="007B10FA">
        <w:rPr>
          <w:rFonts w:hint="eastAsia"/>
        </w:rPr>
        <w:t>个主题类别，头部主题</w:t>
      </w:r>
      <w:r>
        <w:rPr>
          <w:rFonts w:hint="eastAsia"/>
        </w:rPr>
        <w:t>“</w:t>
      </w:r>
      <w:r w:rsidRPr="007B10FA">
        <w:rPr>
          <w:rFonts w:hint="eastAsia"/>
        </w:rPr>
        <w:t>生殖健康科普</w:t>
      </w:r>
      <w:r>
        <w:rPr>
          <w:rFonts w:hint="eastAsia"/>
        </w:rPr>
        <w:t>”</w:t>
      </w:r>
      <w:r w:rsidRPr="007B10FA">
        <w:rPr>
          <w:rFonts w:hint="eastAsia"/>
        </w:rPr>
        <w:t>（</w:t>
      </w:r>
      <w:r w:rsidRPr="007B10FA">
        <w:rPr>
          <w:rFonts w:hint="eastAsia"/>
        </w:rPr>
        <w:t>853</w:t>
      </w:r>
      <w:r w:rsidRPr="007B10FA">
        <w:rPr>
          <w:rFonts w:hint="eastAsia"/>
        </w:rPr>
        <w:t>条，</w:t>
      </w:r>
      <w:r w:rsidRPr="007B10FA">
        <w:rPr>
          <w:rFonts w:hint="eastAsia"/>
        </w:rPr>
        <w:t>30.83%</w:t>
      </w:r>
      <w:r w:rsidRPr="007B10FA">
        <w:rPr>
          <w:rFonts w:hint="eastAsia"/>
        </w:rPr>
        <w:t>）与</w:t>
      </w:r>
      <w:r>
        <w:rPr>
          <w:rFonts w:hint="eastAsia"/>
        </w:rPr>
        <w:t>“</w:t>
      </w:r>
      <w:r w:rsidRPr="007B10FA">
        <w:rPr>
          <w:rFonts w:hint="eastAsia"/>
        </w:rPr>
        <w:t>安全套</w:t>
      </w:r>
      <w:r>
        <w:rPr>
          <w:rFonts w:hint="eastAsia"/>
        </w:rPr>
        <w:t>”</w:t>
      </w:r>
      <w:r w:rsidRPr="007B10FA">
        <w:rPr>
          <w:rFonts w:hint="eastAsia"/>
        </w:rPr>
        <w:t>（</w:t>
      </w:r>
      <w:r w:rsidRPr="007B10FA">
        <w:rPr>
          <w:rFonts w:hint="eastAsia"/>
        </w:rPr>
        <w:t>788</w:t>
      </w:r>
      <w:r w:rsidRPr="007B10FA">
        <w:rPr>
          <w:rFonts w:hint="eastAsia"/>
        </w:rPr>
        <w:t>条，</w:t>
      </w:r>
      <w:r w:rsidRPr="007B10FA">
        <w:rPr>
          <w:rFonts w:hint="eastAsia"/>
        </w:rPr>
        <w:t>28.48%</w:t>
      </w:r>
      <w:r w:rsidRPr="007B10FA">
        <w:rPr>
          <w:rFonts w:hint="eastAsia"/>
        </w:rPr>
        <w:t>）合计占比近六成，体现了青少年需求的高度集中性；尾部主题如</w:t>
      </w:r>
      <w:r>
        <w:rPr>
          <w:rFonts w:hint="eastAsia"/>
        </w:rPr>
        <w:t>“</w:t>
      </w:r>
      <w:r w:rsidRPr="007B10FA">
        <w:rPr>
          <w:rFonts w:hint="eastAsia"/>
        </w:rPr>
        <w:t>新型避孕方式</w:t>
      </w:r>
      <w:r>
        <w:rPr>
          <w:rFonts w:hint="eastAsia"/>
        </w:rPr>
        <w:t>”</w:t>
      </w:r>
      <w:r w:rsidRPr="007B10FA">
        <w:rPr>
          <w:rFonts w:hint="eastAsia"/>
        </w:rPr>
        <w:t>（</w:t>
      </w:r>
      <w:r w:rsidRPr="007B10FA">
        <w:rPr>
          <w:rFonts w:hint="eastAsia"/>
        </w:rPr>
        <w:t>15</w:t>
      </w:r>
      <w:r w:rsidRPr="007B10FA">
        <w:rPr>
          <w:rFonts w:hint="eastAsia"/>
        </w:rPr>
        <w:t>条，</w:t>
      </w:r>
      <w:r w:rsidRPr="007B10FA">
        <w:rPr>
          <w:rFonts w:hint="eastAsia"/>
        </w:rPr>
        <w:t>0.54%</w:t>
      </w:r>
      <w:r w:rsidRPr="007B10FA">
        <w:rPr>
          <w:rFonts w:hint="eastAsia"/>
        </w:rPr>
        <w:t>）虽占比较低，但保证了数据需求的多元化覆盖。在质量层面，全部主题的六维度综合均分介于</w:t>
      </w:r>
      <w:r w:rsidRPr="007B10FA">
        <w:rPr>
          <w:rFonts w:hint="eastAsia"/>
        </w:rPr>
        <w:t>2.93~2.99</w:t>
      </w:r>
      <w:r w:rsidRPr="007B10FA">
        <w:rPr>
          <w:rFonts w:hint="eastAsia"/>
        </w:rPr>
        <w:t>之间（总均分</w:t>
      </w:r>
      <w:r w:rsidRPr="007B10FA">
        <w:rPr>
          <w:rFonts w:hint="eastAsia"/>
        </w:rPr>
        <w:t>2.96</w:t>
      </w:r>
      <w:r w:rsidRPr="007B10FA">
        <w:rPr>
          <w:rFonts w:hint="eastAsia"/>
        </w:rPr>
        <w:t>），均显著高于</w:t>
      </w:r>
      <w:r w:rsidRPr="007B10FA">
        <w:rPr>
          <w:rFonts w:hint="eastAsia"/>
        </w:rPr>
        <w:t>2</w:t>
      </w:r>
      <w:r w:rsidRPr="007B10FA">
        <w:rPr>
          <w:rFonts w:hint="eastAsia"/>
        </w:rPr>
        <w:t>分的合格阈值，表明经</w:t>
      </w:r>
      <w:r w:rsidRPr="007B10FA">
        <w:rPr>
          <w:rFonts w:hint="eastAsia"/>
        </w:rPr>
        <w:t>DeepSeek-V3.2</w:t>
      </w:r>
      <w:r w:rsidRPr="007B10FA">
        <w:rPr>
          <w:rFonts w:hint="eastAsia"/>
        </w:rPr>
        <w:t>自动化筛查后的数据集在整体质量上达到了临床应用标准</w:t>
      </w:r>
      <w:r w:rsidR="002324CA" w:rsidRPr="002324CA">
        <w:rPr>
          <w:rFonts w:hint="eastAsia"/>
        </w:rPr>
        <w:t>。</w:t>
      </w:r>
    </w:p>
    <w:p w14:paraId="724A1E19" w14:textId="0301F9CF" w:rsidR="007B10FA" w:rsidRDefault="007B10FA" w:rsidP="007B10FA">
      <w:pPr>
        <w:pStyle w:val="aff6"/>
        <w:spacing w:before="326" w:after="163"/>
      </w:pPr>
      <w:bookmarkStart w:id="137" w:name="_Ref227955792"/>
      <w:bookmarkStart w:id="138" w:name="_Toc227956045"/>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5</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noProof/>
        </w:rPr>
        <w:t>6</w:t>
      </w:r>
      <w:r>
        <w:rPr>
          <w:rFonts w:hint="eastAsia"/>
        </w:rPr>
        <w:fldChar w:fldCharType="end"/>
      </w:r>
      <w:bookmarkEnd w:id="137"/>
      <w:r>
        <w:rPr>
          <w:rFonts w:hint="eastAsia"/>
        </w:rPr>
        <w:t xml:space="preserve"> </w:t>
      </w:r>
      <w:proofErr w:type="gramStart"/>
      <w:r w:rsidRPr="001A7D2D">
        <w:rPr>
          <w:rFonts w:hint="eastAsia"/>
        </w:rPr>
        <w:t>终版数据集主题</w:t>
      </w:r>
      <w:proofErr w:type="gramEnd"/>
      <w:r w:rsidRPr="001A7D2D">
        <w:rPr>
          <w:rFonts w:hint="eastAsia"/>
        </w:rPr>
        <w:t>分布与六维度质量评分</w:t>
      </w:r>
      <w:bookmarkEnd w:id="138"/>
    </w:p>
    <w:tbl>
      <w:tblPr>
        <w:tblStyle w:val="aff4"/>
        <w:tblW w:w="5000" w:type="pct"/>
        <w:tblLook w:val="04A0" w:firstRow="1" w:lastRow="0" w:firstColumn="1" w:lastColumn="0" w:noHBand="0" w:noVBand="1"/>
      </w:tblPr>
      <w:tblGrid>
        <w:gridCol w:w="1777"/>
        <w:gridCol w:w="2431"/>
        <w:gridCol w:w="2431"/>
        <w:gridCol w:w="2431"/>
      </w:tblGrid>
      <w:tr w:rsidR="007B10FA" w14:paraId="1745F78D" w14:textId="77777777" w:rsidTr="007B10FA">
        <w:trPr>
          <w:cnfStyle w:val="100000000000" w:firstRow="1" w:lastRow="0" w:firstColumn="0" w:lastColumn="0" w:oddVBand="0" w:evenVBand="0" w:oddHBand="0" w:evenHBand="0" w:firstRowFirstColumn="0" w:firstRowLastColumn="0" w:lastRowFirstColumn="0" w:lastRowLastColumn="0"/>
          <w:trHeight w:val="317"/>
        </w:trPr>
        <w:tc>
          <w:tcPr>
            <w:tcW w:w="980" w:type="pct"/>
            <w:tcBorders>
              <w:top w:val="single" w:sz="4" w:space="0" w:color="auto"/>
              <w:bottom w:val="single" w:sz="4" w:space="0" w:color="auto"/>
            </w:tcBorders>
            <w:vAlign w:val="top"/>
          </w:tcPr>
          <w:p w14:paraId="5E8562F2" w14:textId="47B9A6D4" w:rsidR="007B10FA" w:rsidRPr="00D50681" w:rsidRDefault="007B10FA" w:rsidP="007B10FA">
            <w:pPr>
              <w:pStyle w:val="altz"/>
              <w:snapToGrid/>
              <w:spacing w:line="240" w:lineRule="auto"/>
              <w:ind w:firstLineChars="0" w:firstLine="0"/>
              <w:rPr>
                <w:rFonts w:ascii="宋体" w:eastAsia="宋体" w:hAnsi="宋体" w:hint="eastAsia"/>
                <w:b/>
                <w:bCs/>
                <w:sz w:val="21"/>
                <w:szCs w:val="20"/>
              </w:rPr>
            </w:pPr>
            <w:r w:rsidRPr="007B10FA">
              <w:rPr>
                <w:rFonts w:ascii="宋体" w:eastAsia="宋体" w:hAnsi="宋体" w:hint="eastAsia"/>
                <w:b/>
                <w:bCs/>
                <w:sz w:val="21"/>
                <w:szCs w:val="20"/>
              </w:rPr>
              <w:t>主题类别</w:t>
            </w:r>
          </w:p>
        </w:tc>
        <w:tc>
          <w:tcPr>
            <w:tcW w:w="1340" w:type="pct"/>
            <w:tcBorders>
              <w:top w:val="single" w:sz="4" w:space="0" w:color="auto"/>
              <w:bottom w:val="single" w:sz="4" w:space="0" w:color="auto"/>
            </w:tcBorders>
            <w:vAlign w:val="top"/>
          </w:tcPr>
          <w:p w14:paraId="0D463F40" w14:textId="3841DE18" w:rsidR="007B10FA" w:rsidRPr="007B10FA" w:rsidRDefault="007B10FA" w:rsidP="007B10FA">
            <w:pPr>
              <w:pStyle w:val="altz"/>
              <w:snapToGrid/>
              <w:spacing w:line="240" w:lineRule="auto"/>
              <w:ind w:firstLineChars="0" w:firstLine="0"/>
              <w:rPr>
                <w:rFonts w:ascii="宋体" w:eastAsia="宋体" w:hAnsi="宋体" w:hint="eastAsia"/>
                <w:b/>
                <w:bCs/>
                <w:sz w:val="21"/>
                <w:szCs w:val="20"/>
              </w:rPr>
            </w:pPr>
            <w:r w:rsidRPr="007B10FA">
              <w:rPr>
                <w:rFonts w:ascii="宋体" w:eastAsia="宋体" w:hAnsi="宋体" w:hint="eastAsia"/>
                <w:b/>
                <w:bCs/>
                <w:sz w:val="21"/>
                <w:szCs w:val="20"/>
              </w:rPr>
              <w:t>数量</w:t>
            </w:r>
          </w:p>
        </w:tc>
        <w:tc>
          <w:tcPr>
            <w:tcW w:w="1340" w:type="pct"/>
            <w:tcBorders>
              <w:top w:val="single" w:sz="4" w:space="0" w:color="auto"/>
              <w:bottom w:val="single" w:sz="4" w:space="0" w:color="auto"/>
            </w:tcBorders>
            <w:vAlign w:val="top"/>
          </w:tcPr>
          <w:p w14:paraId="3FDC4FE6" w14:textId="51F218B5" w:rsidR="007B10FA" w:rsidRPr="007B10FA" w:rsidRDefault="007B10FA" w:rsidP="007B10FA">
            <w:pPr>
              <w:pStyle w:val="altz"/>
              <w:snapToGrid/>
              <w:spacing w:line="240" w:lineRule="auto"/>
              <w:ind w:firstLineChars="0" w:firstLine="0"/>
              <w:rPr>
                <w:rFonts w:ascii="宋体" w:eastAsia="宋体" w:hAnsi="宋体" w:hint="eastAsia"/>
                <w:b/>
                <w:bCs/>
                <w:sz w:val="21"/>
                <w:szCs w:val="20"/>
              </w:rPr>
            </w:pPr>
            <w:r w:rsidRPr="007B10FA">
              <w:rPr>
                <w:rFonts w:ascii="宋体" w:eastAsia="宋体" w:hAnsi="宋体" w:hint="eastAsia"/>
                <w:b/>
                <w:bCs/>
                <w:sz w:val="21"/>
                <w:szCs w:val="20"/>
              </w:rPr>
              <w:t>占比(%)</w:t>
            </w:r>
          </w:p>
        </w:tc>
        <w:tc>
          <w:tcPr>
            <w:tcW w:w="1340" w:type="pct"/>
            <w:tcBorders>
              <w:top w:val="single" w:sz="4" w:space="0" w:color="auto"/>
              <w:bottom w:val="single" w:sz="4" w:space="0" w:color="auto"/>
            </w:tcBorders>
          </w:tcPr>
          <w:p w14:paraId="3E31CB03" w14:textId="5D30D681" w:rsidR="007B10FA" w:rsidRPr="00D50681" w:rsidRDefault="007B10FA" w:rsidP="007B10FA">
            <w:pPr>
              <w:pStyle w:val="altz"/>
              <w:snapToGrid/>
              <w:spacing w:line="240" w:lineRule="auto"/>
              <w:ind w:firstLineChars="0" w:firstLine="0"/>
              <w:rPr>
                <w:rFonts w:ascii="宋体" w:eastAsia="宋体" w:hAnsi="宋体" w:hint="eastAsia"/>
                <w:b/>
                <w:bCs/>
                <w:sz w:val="21"/>
                <w:szCs w:val="20"/>
              </w:rPr>
            </w:pPr>
            <w:r w:rsidRPr="007B10FA">
              <w:rPr>
                <w:rFonts w:ascii="宋体" w:eastAsia="宋体" w:hAnsi="宋体" w:hint="eastAsia"/>
                <w:b/>
                <w:bCs/>
                <w:sz w:val="21"/>
                <w:szCs w:val="20"/>
              </w:rPr>
              <w:t>六维度综合均分</w:t>
            </w:r>
          </w:p>
        </w:tc>
      </w:tr>
      <w:tr w:rsidR="007B10FA" w14:paraId="7341B8AD" w14:textId="77777777" w:rsidTr="007B10FA">
        <w:trPr>
          <w:trHeight w:val="317"/>
        </w:trPr>
        <w:tc>
          <w:tcPr>
            <w:tcW w:w="980" w:type="pct"/>
            <w:tcBorders>
              <w:top w:val="single" w:sz="4" w:space="0" w:color="auto"/>
              <w:bottom w:val="nil"/>
            </w:tcBorders>
            <w:vAlign w:val="top"/>
          </w:tcPr>
          <w:p w14:paraId="092ED983" w14:textId="5AE756AA" w:rsidR="007B10FA" w:rsidRPr="007B10FA" w:rsidRDefault="007B10FA" w:rsidP="007B10FA">
            <w:pPr>
              <w:pStyle w:val="altz"/>
              <w:snapToGrid/>
              <w:spacing w:line="240" w:lineRule="auto"/>
              <w:ind w:firstLineChars="0" w:firstLine="0"/>
              <w:rPr>
                <w:rFonts w:ascii="宋体" w:eastAsia="宋体" w:hAnsi="宋体" w:hint="eastAsia"/>
                <w:sz w:val="21"/>
                <w:szCs w:val="21"/>
              </w:rPr>
            </w:pPr>
            <w:r w:rsidRPr="007B10FA">
              <w:rPr>
                <w:rFonts w:hint="eastAsia"/>
                <w:sz w:val="21"/>
                <w:szCs w:val="21"/>
              </w:rPr>
              <w:t>生殖健康科普</w:t>
            </w:r>
          </w:p>
        </w:tc>
        <w:tc>
          <w:tcPr>
            <w:tcW w:w="1340" w:type="pct"/>
            <w:tcBorders>
              <w:top w:val="single" w:sz="4" w:space="0" w:color="auto"/>
              <w:bottom w:val="nil"/>
            </w:tcBorders>
            <w:vAlign w:val="top"/>
          </w:tcPr>
          <w:p w14:paraId="6025F519" w14:textId="77F4AAC5"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853</w:t>
            </w:r>
          </w:p>
        </w:tc>
        <w:tc>
          <w:tcPr>
            <w:tcW w:w="1340" w:type="pct"/>
            <w:tcBorders>
              <w:top w:val="single" w:sz="4" w:space="0" w:color="auto"/>
              <w:bottom w:val="nil"/>
            </w:tcBorders>
            <w:vAlign w:val="top"/>
          </w:tcPr>
          <w:p w14:paraId="384A8FBA" w14:textId="004840CE"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30.83</w:t>
            </w:r>
          </w:p>
        </w:tc>
        <w:tc>
          <w:tcPr>
            <w:tcW w:w="1340" w:type="pct"/>
            <w:tcBorders>
              <w:top w:val="single" w:sz="4" w:space="0" w:color="auto"/>
              <w:bottom w:val="nil"/>
            </w:tcBorders>
            <w:vAlign w:val="top"/>
          </w:tcPr>
          <w:p w14:paraId="655B1BAD" w14:textId="40FD9F76" w:rsidR="007B10FA" w:rsidRPr="007B10FA" w:rsidRDefault="007B10FA" w:rsidP="007B10FA">
            <w:pPr>
              <w:pStyle w:val="altz"/>
              <w:snapToGrid/>
              <w:spacing w:line="240" w:lineRule="auto"/>
              <w:ind w:firstLineChars="0" w:firstLine="0"/>
              <w:rPr>
                <w:rFonts w:ascii="Times New Roman" w:hAnsi="Times New Roman"/>
                <w:sz w:val="21"/>
                <w:szCs w:val="21"/>
              </w:rPr>
            </w:pPr>
            <w:r w:rsidRPr="007B10FA">
              <w:rPr>
                <w:rFonts w:hint="eastAsia"/>
                <w:sz w:val="21"/>
                <w:szCs w:val="21"/>
              </w:rPr>
              <w:t>2.95</w:t>
            </w:r>
          </w:p>
        </w:tc>
      </w:tr>
      <w:tr w:rsidR="007B10FA" w14:paraId="77AFD699" w14:textId="77777777" w:rsidTr="007B10FA">
        <w:trPr>
          <w:trHeight w:val="317"/>
        </w:trPr>
        <w:tc>
          <w:tcPr>
            <w:tcW w:w="980" w:type="pct"/>
            <w:tcBorders>
              <w:top w:val="nil"/>
              <w:bottom w:val="nil"/>
            </w:tcBorders>
            <w:vAlign w:val="top"/>
          </w:tcPr>
          <w:p w14:paraId="3B56B637" w14:textId="63A973C9" w:rsidR="007B10FA" w:rsidRPr="007B10FA" w:rsidRDefault="007B10FA" w:rsidP="007B10FA">
            <w:pPr>
              <w:pStyle w:val="altz"/>
              <w:snapToGrid/>
              <w:spacing w:line="240" w:lineRule="auto"/>
              <w:ind w:firstLineChars="0" w:firstLine="0"/>
              <w:rPr>
                <w:rFonts w:ascii="宋体" w:eastAsia="宋体" w:hAnsi="宋体" w:hint="eastAsia"/>
                <w:sz w:val="21"/>
                <w:szCs w:val="21"/>
              </w:rPr>
            </w:pPr>
            <w:r w:rsidRPr="007B10FA">
              <w:rPr>
                <w:rFonts w:hint="eastAsia"/>
                <w:sz w:val="21"/>
                <w:szCs w:val="21"/>
              </w:rPr>
              <w:t>安全套</w:t>
            </w:r>
          </w:p>
        </w:tc>
        <w:tc>
          <w:tcPr>
            <w:tcW w:w="1340" w:type="pct"/>
            <w:tcBorders>
              <w:top w:val="nil"/>
              <w:bottom w:val="nil"/>
            </w:tcBorders>
            <w:vAlign w:val="top"/>
          </w:tcPr>
          <w:p w14:paraId="37EE27F5" w14:textId="76CBDDD4"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788</w:t>
            </w:r>
          </w:p>
        </w:tc>
        <w:tc>
          <w:tcPr>
            <w:tcW w:w="1340" w:type="pct"/>
            <w:tcBorders>
              <w:top w:val="nil"/>
              <w:bottom w:val="nil"/>
            </w:tcBorders>
            <w:vAlign w:val="top"/>
          </w:tcPr>
          <w:p w14:paraId="7504EF19" w14:textId="0609F8DE"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28.48</w:t>
            </w:r>
          </w:p>
        </w:tc>
        <w:tc>
          <w:tcPr>
            <w:tcW w:w="1340" w:type="pct"/>
            <w:tcBorders>
              <w:top w:val="nil"/>
              <w:bottom w:val="nil"/>
            </w:tcBorders>
            <w:vAlign w:val="top"/>
          </w:tcPr>
          <w:p w14:paraId="08992F14" w14:textId="6FA2EBBE" w:rsidR="007B10FA" w:rsidRPr="007B10FA" w:rsidRDefault="007B10FA" w:rsidP="007B10FA">
            <w:pPr>
              <w:pStyle w:val="altz"/>
              <w:snapToGrid/>
              <w:spacing w:line="240" w:lineRule="auto"/>
              <w:ind w:firstLineChars="0" w:firstLine="0"/>
              <w:rPr>
                <w:rFonts w:ascii="Times New Roman" w:hAnsi="Times New Roman"/>
                <w:sz w:val="21"/>
                <w:szCs w:val="21"/>
              </w:rPr>
            </w:pPr>
            <w:r w:rsidRPr="007B10FA">
              <w:rPr>
                <w:rFonts w:hint="eastAsia"/>
                <w:sz w:val="21"/>
                <w:szCs w:val="21"/>
              </w:rPr>
              <w:t>2.97</w:t>
            </w:r>
          </w:p>
        </w:tc>
      </w:tr>
      <w:tr w:rsidR="007B10FA" w14:paraId="48C7E5CE" w14:textId="77777777" w:rsidTr="007B10FA">
        <w:trPr>
          <w:trHeight w:val="317"/>
        </w:trPr>
        <w:tc>
          <w:tcPr>
            <w:tcW w:w="980" w:type="pct"/>
            <w:tcBorders>
              <w:top w:val="nil"/>
              <w:bottom w:val="nil"/>
            </w:tcBorders>
            <w:vAlign w:val="top"/>
          </w:tcPr>
          <w:p w14:paraId="2FC89E99" w14:textId="62CB4EBB" w:rsidR="007B10FA" w:rsidRPr="007B10FA" w:rsidRDefault="007B10FA" w:rsidP="007B10FA">
            <w:pPr>
              <w:pStyle w:val="altz"/>
              <w:snapToGrid/>
              <w:spacing w:line="240" w:lineRule="auto"/>
              <w:ind w:firstLineChars="0" w:firstLine="0"/>
              <w:rPr>
                <w:rFonts w:ascii="宋体" w:eastAsia="宋体" w:hAnsi="宋体" w:hint="eastAsia"/>
                <w:sz w:val="21"/>
                <w:szCs w:val="21"/>
              </w:rPr>
            </w:pPr>
            <w:r w:rsidRPr="007B10FA">
              <w:rPr>
                <w:rFonts w:hint="eastAsia"/>
                <w:sz w:val="21"/>
                <w:szCs w:val="21"/>
              </w:rPr>
              <w:t>其他内容</w:t>
            </w:r>
          </w:p>
        </w:tc>
        <w:tc>
          <w:tcPr>
            <w:tcW w:w="1340" w:type="pct"/>
            <w:tcBorders>
              <w:top w:val="nil"/>
              <w:bottom w:val="nil"/>
            </w:tcBorders>
            <w:vAlign w:val="top"/>
          </w:tcPr>
          <w:p w14:paraId="29A189D2" w14:textId="2C98511F"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388</w:t>
            </w:r>
          </w:p>
        </w:tc>
        <w:tc>
          <w:tcPr>
            <w:tcW w:w="1340" w:type="pct"/>
            <w:tcBorders>
              <w:top w:val="nil"/>
              <w:bottom w:val="nil"/>
            </w:tcBorders>
            <w:vAlign w:val="top"/>
          </w:tcPr>
          <w:p w14:paraId="430D89F0" w14:textId="6A6CEF65"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14.02</w:t>
            </w:r>
          </w:p>
        </w:tc>
        <w:tc>
          <w:tcPr>
            <w:tcW w:w="1340" w:type="pct"/>
            <w:tcBorders>
              <w:top w:val="nil"/>
              <w:bottom w:val="nil"/>
            </w:tcBorders>
            <w:vAlign w:val="top"/>
          </w:tcPr>
          <w:p w14:paraId="3E792687" w14:textId="6D29527A" w:rsidR="007B10FA" w:rsidRPr="007B10FA" w:rsidRDefault="007B10FA" w:rsidP="007B10FA">
            <w:pPr>
              <w:pStyle w:val="altz"/>
              <w:snapToGrid/>
              <w:spacing w:line="240" w:lineRule="auto"/>
              <w:ind w:firstLineChars="0" w:firstLine="0"/>
              <w:rPr>
                <w:rFonts w:ascii="Times New Roman" w:hAnsi="Times New Roman"/>
                <w:sz w:val="21"/>
                <w:szCs w:val="21"/>
              </w:rPr>
            </w:pPr>
            <w:r w:rsidRPr="007B10FA">
              <w:rPr>
                <w:rFonts w:hint="eastAsia"/>
                <w:sz w:val="21"/>
                <w:szCs w:val="21"/>
              </w:rPr>
              <w:t>2.96</w:t>
            </w:r>
          </w:p>
        </w:tc>
      </w:tr>
      <w:tr w:rsidR="007B10FA" w14:paraId="305F94BD" w14:textId="77777777" w:rsidTr="007B10FA">
        <w:trPr>
          <w:trHeight w:val="317"/>
        </w:trPr>
        <w:tc>
          <w:tcPr>
            <w:tcW w:w="980" w:type="pct"/>
            <w:tcBorders>
              <w:top w:val="nil"/>
              <w:bottom w:val="nil"/>
            </w:tcBorders>
            <w:vAlign w:val="top"/>
          </w:tcPr>
          <w:p w14:paraId="05A5E873" w14:textId="654DF11A"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lastRenderedPageBreak/>
              <w:t>避孕药</w:t>
            </w:r>
          </w:p>
        </w:tc>
        <w:tc>
          <w:tcPr>
            <w:tcW w:w="1340" w:type="pct"/>
            <w:tcBorders>
              <w:top w:val="nil"/>
              <w:bottom w:val="nil"/>
            </w:tcBorders>
            <w:vAlign w:val="top"/>
          </w:tcPr>
          <w:p w14:paraId="48D341E5" w14:textId="7A276A1A"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186</w:t>
            </w:r>
          </w:p>
        </w:tc>
        <w:tc>
          <w:tcPr>
            <w:tcW w:w="1340" w:type="pct"/>
            <w:tcBorders>
              <w:top w:val="nil"/>
              <w:bottom w:val="nil"/>
            </w:tcBorders>
            <w:vAlign w:val="top"/>
          </w:tcPr>
          <w:p w14:paraId="6B93B7EB" w14:textId="551E6AB8"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6.72</w:t>
            </w:r>
          </w:p>
        </w:tc>
        <w:tc>
          <w:tcPr>
            <w:tcW w:w="1340" w:type="pct"/>
            <w:tcBorders>
              <w:top w:val="nil"/>
              <w:bottom w:val="nil"/>
            </w:tcBorders>
            <w:vAlign w:val="top"/>
          </w:tcPr>
          <w:p w14:paraId="1D03A863" w14:textId="0AF0F7AD"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2.95</w:t>
            </w:r>
          </w:p>
        </w:tc>
      </w:tr>
      <w:tr w:rsidR="007B10FA" w14:paraId="4C93BC2A" w14:textId="77777777" w:rsidTr="007B10FA">
        <w:trPr>
          <w:trHeight w:val="317"/>
        </w:trPr>
        <w:tc>
          <w:tcPr>
            <w:tcW w:w="980" w:type="pct"/>
            <w:tcBorders>
              <w:top w:val="nil"/>
              <w:bottom w:val="nil"/>
            </w:tcBorders>
            <w:vAlign w:val="top"/>
          </w:tcPr>
          <w:p w14:paraId="37CBA6E3" w14:textId="595A71BA"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节育器</w:t>
            </w:r>
          </w:p>
        </w:tc>
        <w:tc>
          <w:tcPr>
            <w:tcW w:w="1340" w:type="pct"/>
            <w:tcBorders>
              <w:top w:val="nil"/>
              <w:bottom w:val="nil"/>
            </w:tcBorders>
            <w:vAlign w:val="top"/>
          </w:tcPr>
          <w:p w14:paraId="1ACE2D6E" w14:textId="7DC9CA27"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137</w:t>
            </w:r>
          </w:p>
        </w:tc>
        <w:tc>
          <w:tcPr>
            <w:tcW w:w="1340" w:type="pct"/>
            <w:tcBorders>
              <w:top w:val="nil"/>
              <w:bottom w:val="nil"/>
            </w:tcBorders>
            <w:vAlign w:val="top"/>
          </w:tcPr>
          <w:p w14:paraId="72B19C11" w14:textId="415D355A"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4.95</w:t>
            </w:r>
          </w:p>
        </w:tc>
        <w:tc>
          <w:tcPr>
            <w:tcW w:w="1340" w:type="pct"/>
            <w:tcBorders>
              <w:top w:val="nil"/>
              <w:bottom w:val="nil"/>
            </w:tcBorders>
            <w:vAlign w:val="top"/>
          </w:tcPr>
          <w:p w14:paraId="22BD207A" w14:textId="2FD488DA"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2.98</w:t>
            </w:r>
          </w:p>
        </w:tc>
      </w:tr>
      <w:tr w:rsidR="007B10FA" w14:paraId="0B510187" w14:textId="77777777" w:rsidTr="007B10FA">
        <w:trPr>
          <w:trHeight w:val="317"/>
        </w:trPr>
        <w:tc>
          <w:tcPr>
            <w:tcW w:w="980" w:type="pct"/>
            <w:tcBorders>
              <w:top w:val="nil"/>
              <w:bottom w:val="nil"/>
            </w:tcBorders>
            <w:vAlign w:val="top"/>
          </w:tcPr>
          <w:p w14:paraId="65F0AFEE" w14:textId="0792CDCB"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安全期避孕</w:t>
            </w:r>
          </w:p>
        </w:tc>
        <w:tc>
          <w:tcPr>
            <w:tcW w:w="1340" w:type="pct"/>
            <w:tcBorders>
              <w:top w:val="nil"/>
              <w:bottom w:val="nil"/>
            </w:tcBorders>
            <w:vAlign w:val="top"/>
          </w:tcPr>
          <w:p w14:paraId="5D9A3858" w14:textId="25ED99DF"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85</w:t>
            </w:r>
          </w:p>
        </w:tc>
        <w:tc>
          <w:tcPr>
            <w:tcW w:w="1340" w:type="pct"/>
            <w:tcBorders>
              <w:top w:val="nil"/>
              <w:bottom w:val="nil"/>
            </w:tcBorders>
            <w:vAlign w:val="top"/>
          </w:tcPr>
          <w:p w14:paraId="00705D9E" w14:textId="2734D189"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3.07</w:t>
            </w:r>
          </w:p>
        </w:tc>
        <w:tc>
          <w:tcPr>
            <w:tcW w:w="1340" w:type="pct"/>
            <w:tcBorders>
              <w:top w:val="nil"/>
              <w:bottom w:val="nil"/>
            </w:tcBorders>
            <w:vAlign w:val="top"/>
          </w:tcPr>
          <w:p w14:paraId="71C41B1C" w14:textId="30574039"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2.96</w:t>
            </w:r>
          </w:p>
        </w:tc>
      </w:tr>
      <w:tr w:rsidR="007B10FA" w14:paraId="201B4A34" w14:textId="77777777" w:rsidTr="007B10FA">
        <w:trPr>
          <w:trHeight w:val="317"/>
        </w:trPr>
        <w:tc>
          <w:tcPr>
            <w:tcW w:w="980" w:type="pct"/>
            <w:tcBorders>
              <w:top w:val="nil"/>
              <w:bottom w:val="nil"/>
            </w:tcBorders>
            <w:vAlign w:val="top"/>
          </w:tcPr>
          <w:p w14:paraId="71E55AAC" w14:textId="1E47A12D"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绝育手术</w:t>
            </w:r>
          </w:p>
        </w:tc>
        <w:tc>
          <w:tcPr>
            <w:tcW w:w="1340" w:type="pct"/>
            <w:tcBorders>
              <w:top w:val="nil"/>
              <w:bottom w:val="nil"/>
            </w:tcBorders>
            <w:vAlign w:val="top"/>
          </w:tcPr>
          <w:p w14:paraId="341543E8" w14:textId="3CFF065A"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82</w:t>
            </w:r>
          </w:p>
        </w:tc>
        <w:tc>
          <w:tcPr>
            <w:tcW w:w="1340" w:type="pct"/>
            <w:tcBorders>
              <w:top w:val="nil"/>
              <w:bottom w:val="nil"/>
            </w:tcBorders>
            <w:vAlign w:val="top"/>
          </w:tcPr>
          <w:p w14:paraId="16F12C92" w14:textId="1EA37DB8"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2.96</w:t>
            </w:r>
          </w:p>
        </w:tc>
        <w:tc>
          <w:tcPr>
            <w:tcW w:w="1340" w:type="pct"/>
            <w:tcBorders>
              <w:top w:val="nil"/>
              <w:bottom w:val="nil"/>
            </w:tcBorders>
            <w:vAlign w:val="top"/>
          </w:tcPr>
          <w:p w14:paraId="06D47864" w14:textId="011AB937"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2.98</w:t>
            </w:r>
          </w:p>
        </w:tc>
      </w:tr>
      <w:tr w:rsidR="007B10FA" w14:paraId="3F5683F4" w14:textId="77777777" w:rsidTr="007B10FA">
        <w:trPr>
          <w:trHeight w:val="317"/>
        </w:trPr>
        <w:tc>
          <w:tcPr>
            <w:tcW w:w="980" w:type="pct"/>
            <w:tcBorders>
              <w:top w:val="nil"/>
              <w:bottom w:val="nil"/>
            </w:tcBorders>
            <w:vAlign w:val="top"/>
          </w:tcPr>
          <w:p w14:paraId="41112293" w14:textId="79401D63"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避孕科普</w:t>
            </w:r>
          </w:p>
        </w:tc>
        <w:tc>
          <w:tcPr>
            <w:tcW w:w="1340" w:type="pct"/>
            <w:tcBorders>
              <w:top w:val="nil"/>
              <w:bottom w:val="nil"/>
            </w:tcBorders>
            <w:vAlign w:val="top"/>
          </w:tcPr>
          <w:p w14:paraId="208D3CDA" w14:textId="2BB457D4"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72</w:t>
            </w:r>
          </w:p>
        </w:tc>
        <w:tc>
          <w:tcPr>
            <w:tcW w:w="1340" w:type="pct"/>
            <w:tcBorders>
              <w:top w:val="nil"/>
              <w:bottom w:val="nil"/>
            </w:tcBorders>
            <w:vAlign w:val="top"/>
          </w:tcPr>
          <w:p w14:paraId="7D746A24" w14:textId="409A1E95"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2.60</w:t>
            </w:r>
          </w:p>
        </w:tc>
        <w:tc>
          <w:tcPr>
            <w:tcW w:w="1340" w:type="pct"/>
            <w:tcBorders>
              <w:top w:val="nil"/>
              <w:bottom w:val="nil"/>
            </w:tcBorders>
            <w:vAlign w:val="top"/>
          </w:tcPr>
          <w:p w14:paraId="49683F70" w14:textId="7394074D"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2.97</w:t>
            </w:r>
          </w:p>
        </w:tc>
      </w:tr>
      <w:tr w:rsidR="007B10FA" w14:paraId="3F98D04C" w14:textId="77777777" w:rsidTr="007B10FA">
        <w:trPr>
          <w:trHeight w:val="317"/>
        </w:trPr>
        <w:tc>
          <w:tcPr>
            <w:tcW w:w="980" w:type="pct"/>
            <w:tcBorders>
              <w:top w:val="nil"/>
              <w:bottom w:val="nil"/>
            </w:tcBorders>
            <w:vAlign w:val="top"/>
          </w:tcPr>
          <w:p w14:paraId="651BBC92" w14:textId="10E918A0"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体外排精</w:t>
            </w:r>
          </w:p>
        </w:tc>
        <w:tc>
          <w:tcPr>
            <w:tcW w:w="1340" w:type="pct"/>
            <w:tcBorders>
              <w:top w:val="nil"/>
              <w:bottom w:val="nil"/>
            </w:tcBorders>
            <w:vAlign w:val="top"/>
          </w:tcPr>
          <w:p w14:paraId="4F2D5580" w14:textId="59626B25"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64</w:t>
            </w:r>
          </w:p>
        </w:tc>
        <w:tc>
          <w:tcPr>
            <w:tcW w:w="1340" w:type="pct"/>
            <w:tcBorders>
              <w:top w:val="nil"/>
              <w:bottom w:val="nil"/>
            </w:tcBorders>
            <w:vAlign w:val="top"/>
          </w:tcPr>
          <w:p w14:paraId="3114ED72" w14:textId="2FB54D0C"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2.31</w:t>
            </w:r>
          </w:p>
        </w:tc>
        <w:tc>
          <w:tcPr>
            <w:tcW w:w="1340" w:type="pct"/>
            <w:tcBorders>
              <w:top w:val="nil"/>
              <w:bottom w:val="nil"/>
            </w:tcBorders>
            <w:vAlign w:val="top"/>
          </w:tcPr>
          <w:p w14:paraId="741E0AFF" w14:textId="5959A0B2"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2.97</w:t>
            </w:r>
          </w:p>
        </w:tc>
      </w:tr>
      <w:tr w:rsidR="007B10FA" w14:paraId="5F58D008" w14:textId="77777777" w:rsidTr="007B10FA">
        <w:trPr>
          <w:trHeight w:val="317"/>
        </w:trPr>
        <w:tc>
          <w:tcPr>
            <w:tcW w:w="980" w:type="pct"/>
            <w:tcBorders>
              <w:top w:val="nil"/>
              <w:bottom w:val="nil"/>
            </w:tcBorders>
            <w:vAlign w:val="top"/>
          </w:tcPr>
          <w:p w14:paraId="5C25897A" w14:textId="5E76B69C"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人工流产</w:t>
            </w:r>
          </w:p>
        </w:tc>
        <w:tc>
          <w:tcPr>
            <w:tcW w:w="1340" w:type="pct"/>
            <w:tcBorders>
              <w:top w:val="nil"/>
              <w:bottom w:val="nil"/>
            </w:tcBorders>
            <w:vAlign w:val="top"/>
          </w:tcPr>
          <w:p w14:paraId="44F7B842" w14:textId="0B4878BC"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54</w:t>
            </w:r>
          </w:p>
        </w:tc>
        <w:tc>
          <w:tcPr>
            <w:tcW w:w="1340" w:type="pct"/>
            <w:tcBorders>
              <w:top w:val="nil"/>
              <w:bottom w:val="nil"/>
            </w:tcBorders>
            <w:vAlign w:val="top"/>
          </w:tcPr>
          <w:p w14:paraId="3125ED58" w14:textId="764C73A6"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1.95</w:t>
            </w:r>
          </w:p>
        </w:tc>
        <w:tc>
          <w:tcPr>
            <w:tcW w:w="1340" w:type="pct"/>
            <w:tcBorders>
              <w:top w:val="nil"/>
              <w:bottom w:val="nil"/>
            </w:tcBorders>
            <w:vAlign w:val="top"/>
          </w:tcPr>
          <w:p w14:paraId="271803DC" w14:textId="6DFD9FB6"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2.95</w:t>
            </w:r>
          </w:p>
        </w:tc>
      </w:tr>
      <w:tr w:rsidR="007B10FA" w14:paraId="5AB21A6E" w14:textId="77777777" w:rsidTr="007B10FA">
        <w:trPr>
          <w:trHeight w:val="317"/>
        </w:trPr>
        <w:tc>
          <w:tcPr>
            <w:tcW w:w="980" w:type="pct"/>
            <w:tcBorders>
              <w:top w:val="nil"/>
              <w:bottom w:val="nil"/>
            </w:tcBorders>
            <w:vAlign w:val="top"/>
          </w:tcPr>
          <w:p w14:paraId="0577C7EE" w14:textId="35E5056D"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女用安全套</w:t>
            </w:r>
          </w:p>
        </w:tc>
        <w:tc>
          <w:tcPr>
            <w:tcW w:w="1340" w:type="pct"/>
            <w:tcBorders>
              <w:top w:val="nil"/>
              <w:bottom w:val="nil"/>
            </w:tcBorders>
            <w:vAlign w:val="top"/>
          </w:tcPr>
          <w:p w14:paraId="25B72EDF" w14:textId="2E0DE743"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27</w:t>
            </w:r>
          </w:p>
        </w:tc>
        <w:tc>
          <w:tcPr>
            <w:tcW w:w="1340" w:type="pct"/>
            <w:tcBorders>
              <w:top w:val="nil"/>
              <w:bottom w:val="nil"/>
            </w:tcBorders>
            <w:vAlign w:val="top"/>
          </w:tcPr>
          <w:p w14:paraId="3A16381D" w14:textId="666DC5D0"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0.98</w:t>
            </w:r>
          </w:p>
        </w:tc>
        <w:tc>
          <w:tcPr>
            <w:tcW w:w="1340" w:type="pct"/>
            <w:tcBorders>
              <w:top w:val="nil"/>
              <w:bottom w:val="nil"/>
            </w:tcBorders>
            <w:vAlign w:val="top"/>
          </w:tcPr>
          <w:p w14:paraId="5F3DA364" w14:textId="1C4A998D"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2.99</w:t>
            </w:r>
          </w:p>
        </w:tc>
      </w:tr>
      <w:tr w:rsidR="007B10FA" w14:paraId="6747F00E" w14:textId="77777777" w:rsidTr="007B10FA">
        <w:trPr>
          <w:trHeight w:val="317"/>
        </w:trPr>
        <w:tc>
          <w:tcPr>
            <w:tcW w:w="980" w:type="pct"/>
            <w:tcBorders>
              <w:top w:val="nil"/>
              <w:bottom w:val="nil"/>
            </w:tcBorders>
            <w:vAlign w:val="top"/>
          </w:tcPr>
          <w:p w14:paraId="13958330" w14:textId="74F179A8"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避孕失败</w:t>
            </w:r>
          </w:p>
        </w:tc>
        <w:tc>
          <w:tcPr>
            <w:tcW w:w="1340" w:type="pct"/>
            <w:tcBorders>
              <w:top w:val="nil"/>
              <w:bottom w:val="nil"/>
            </w:tcBorders>
            <w:vAlign w:val="top"/>
          </w:tcPr>
          <w:p w14:paraId="048CD27E" w14:textId="6ED50E26"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16</w:t>
            </w:r>
          </w:p>
        </w:tc>
        <w:tc>
          <w:tcPr>
            <w:tcW w:w="1340" w:type="pct"/>
            <w:tcBorders>
              <w:top w:val="nil"/>
              <w:bottom w:val="nil"/>
            </w:tcBorders>
            <w:vAlign w:val="top"/>
          </w:tcPr>
          <w:p w14:paraId="4896164A" w14:textId="7E8CCC33"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0.58</w:t>
            </w:r>
          </w:p>
        </w:tc>
        <w:tc>
          <w:tcPr>
            <w:tcW w:w="1340" w:type="pct"/>
            <w:tcBorders>
              <w:top w:val="nil"/>
              <w:bottom w:val="nil"/>
            </w:tcBorders>
            <w:vAlign w:val="top"/>
          </w:tcPr>
          <w:p w14:paraId="69D68F64" w14:textId="7A82BF3A"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2.93</w:t>
            </w:r>
          </w:p>
        </w:tc>
      </w:tr>
      <w:tr w:rsidR="007B10FA" w14:paraId="0C5B59D2" w14:textId="77777777" w:rsidTr="007B10FA">
        <w:trPr>
          <w:trHeight w:val="317"/>
        </w:trPr>
        <w:tc>
          <w:tcPr>
            <w:tcW w:w="980" w:type="pct"/>
            <w:tcBorders>
              <w:top w:val="nil"/>
              <w:bottom w:val="nil"/>
            </w:tcBorders>
            <w:vAlign w:val="top"/>
          </w:tcPr>
          <w:p w14:paraId="73D764CD" w14:textId="04EF1A45"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新型避孕方式</w:t>
            </w:r>
          </w:p>
        </w:tc>
        <w:tc>
          <w:tcPr>
            <w:tcW w:w="1340" w:type="pct"/>
            <w:tcBorders>
              <w:top w:val="nil"/>
              <w:bottom w:val="nil"/>
            </w:tcBorders>
            <w:vAlign w:val="top"/>
          </w:tcPr>
          <w:p w14:paraId="5D486BEC" w14:textId="63CF88D4"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15</w:t>
            </w:r>
          </w:p>
        </w:tc>
        <w:tc>
          <w:tcPr>
            <w:tcW w:w="1340" w:type="pct"/>
            <w:tcBorders>
              <w:top w:val="nil"/>
              <w:bottom w:val="nil"/>
            </w:tcBorders>
            <w:vAlign w:val="top"/>
          </w:tcPr>
          <w:p w14:paraId="35429B58" w14:textId="2BC11CF6"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0.54</w:t>
            </w:r>
          </w:p>
        </w:tc>
        <w:tc>
          <w:tcPr>
            <w:tcW w:w="1340" w:type="pct"/>
            <w:tcBorders>
              <w:top w:val="nil"/>
              <w:bottom w:val="nil"/>
            </w:tcBorders>
            <w:vAlign w:val="top"/>
          </w:tcPr>
          <w:p w14:paraId="29430D20" w14:textId="2A80CB15" w:rsidR="007B10FA" w:rsidRPr="007B10FA" w:rsidRDefault="007B10FA" w:rsidP="007B10FA">
            <w:pPr>
              <w:pStyle w:val="altz"/>
              <w:snapToGrid/>
              <w:spacing w:line="240" w:lineRule="auto"/>
              <w:ind w:firstLineChars="0" w:firstLine="0"/>
              <w:rPr>
                <w:rFonts w:hint="eastAsia"/>
                <w:sz w:val="21"/>
                <w:szCs w:val="21"/>
              </w:rPr>
            </w:pPr>
            <w:r w:rsidRPr="007B10FA">
              <w:rPr>
                <w:rFonts w:hint="eastAsia"/>
                <w:sz w:val="21"/>
                <w:szCs w:val="21"/>
              </w:rPr>
              <w:t>2.96</w:t>
            </w:r>
          </w:p>
        </w:tc>
      </w:tr>
      <w:tr w:rsidR="007B10FA" w14:paraId="7A4DC946" w14:textId="77777777" w:rsidTr="007B10FA">
        <w:trPr>
          <w:trHeight w:val="317"/>
        </w:trPr>
        <w:tc>
          <w:tcPr>
            <w:tcW w:w="980" w:type="pct"/>
            <w:tcBorders>
              <w:top w:val="nil"/>
              <w:bottom w:val="single" w:sz="4" w:space="0" w:color="auto"/>
            </w:tcBorders>
            <w:vAlign w:val="top"/>
          </w:tcPr>
          <w:p w14:paraId="520F4557" w14:textId="29FBA392" w:rsidR="007B10FA" w:rsidRPr="007B10FA" w:rsidRDefault="007B10FA" w:rsidP="007B10FA">
            <w:pPr>
              <w:pStyle w:val="altz"/>
              <w:snapToGrid/>
              <w:spacing w:line="240" w:lineRule="auto"/>
              <w:ind w:firstLineChars="0" w:firstLine="0"/>
              <w:rPr>
                <w:rFonts w:ascii="宋体" w:hAnsi="宋体" w:hint="eastAsia"/>
                <w:b/>
                <w:bCs/>
                <w:sz w:val="21"/>
                <w:szCs w:val="21"/>
              </w:rPr>
            </w:pPr>
            <w:r w:rsidRPr="007B10FA">
              <w:rPr>
                <w:rFonts w:hint="eastAsia"/>
                <w:b/>
                <w:bCs/>
                <w:sz w:val="21"/>
                <w:szCs w:val="21"/>
              </w:rPr>
              <w:t>合计</w:t>
            </w:r>
          </w:p>
        </w:tc>
        <w:tc>
          <w:tcPr>
            <w:tcW w:w="1340" w:type="pct"/>
            <w:tcBorders>
              <w:top w:val="nil"/>
              <w:bottom w:val="single" w:sz="4" w:space="0" w:color="auto"/>
            </w:tcBorders>
            <w:vAlign w:val="top"/>
          </w:tcPr>
          <w:p w14:paraId="2D9A97DA" w14:textId="35BEE1B2" w:rsidR="007B10FA" w:rsidRPr="007B10FA" w:rsidRDefault="007B10FA" w:rsidP="007B10FA">
            <w:pPr>
              <w:pStyle w:val="altz"/>
              <w:snapToGrid/>
              <w:spacing w:line="240" w:lineRule="auto"/>
              <w:ind w:firstLineChars="0" w:firstLine="0"/>
              <w:rPr>
                <w:rFonts w:hint="eastAsia"/>
                <w:b/>
                <w:bCs/>
                <w:sz w:val="21"/>
                <w:szCs w:val="21"/>
              </w:rPr>
            </w:pPr>
            <w:r w:rsidRPr="007B10FA">
              <w:rPr>
                <w:rFonts w:hint="eastAsia"/>
                <w:b/>
                <w:bCs/>
                <w:sz w:val="21"/>
                <w:szCs w:val="21"/>
              </w:rPr>
              <w:t>2767</w:t>
            </w:r>
          </w:p>
        </w:tc>
        <w:tc>
          <w:tcPr>
            <w:tcW w:w="1340" w:type="pct"/>
            <w:tcBorders>
              <w:top w:val="nil"/>
              <w:bottom w:val="single" w:sz="4" w:space="0" w:color="auto"/>
            </w:tcBorders>
            <w:vAlign w:val="top"/>
          </w:tcPr>
          <w:p w14:paraId="75135EF6" w14:textId="76E53257" w:rsidR="007B10FA" w:rsidRPr="007B10FA" w:rsidRDefault="007B10FA" w:rsidP="007B10FA">
            <w:pPr>
              <w:pStyle w:val="altz"/>
              <w:snapToGrid/>
              <w:spacing w:line="240" w:lineRule="auto"/>
              <w:ind w:firstLineChars="0" w:firstLine="0"/>
              <w:rPr>
                <w:rFonts w:hint="eastAsia"/>
                <w:b/>
                <w:bCs/>
                <w:sz w:val="21"/>
                <w:szCs w:val="21"/>
              </w:rPr>
            </w:pPr>
            <w:r w:rsidRPr="007B10FA">
              <w:rPr>
                <w:rFonts w:hint="eastAsia"/>
                <w:b/>
                <w:bCs/>
                <w:sz w:val="21"/>
                <w:szCs w:val="21"/>
              </w:rPr>
              <w:t>100.00</w:t>
            </w:r>
          </w:p>
        </w:tc>
        <w:tc>
          <w:tcPr>
            <w:tcW w:w="1340" w:type="pct"/>
            <w:tcBorders>
              <w:top w:val="nil"/>
              <w:bottom w:val="single" w:sz="4" w:space="0" w:color="auto"/>
            </w:tcBorders>
            <w:vAlign w:val="top"/>
          </w:tcPr>
          <w:p w14:paraId="2EE3F57F" w14:textId="51C93B26" w:rsidR="007B10FA" w:rsidRPr="007B10FA" w:rsidRDefault="007B10FA" w:rsidP="007B10FA">
            <w:pPr>
              <w:pStyle w:val="altz"/>
              <w:snapToGrid/>
              <w:spacing w:line="240" w:lineRule="auto"/>
              <w:ind w:firstLineChars="0" w:firstLine="0"/>
              <w:rPr>
                <w:rFonts w:hint="eastAsia"/>
                <w:b/>
                <w:bCs/>
                <w:sz w:val="21"/>
                <w:szCs w:val="21"/>
              </w:rPr>
            </w:pPr>
            <w:r w:rsidRPr="007B10FA">
              <w:rPr>
                <w:rFonts w:hint="eastAsia"/>
                <w:b/>
                <w:bCs/>
                <w:sz w:val="21"/>
                <w:szCs w:val="21"/>
              </w:rPr>
              <w:t>2.96</w:t>
            </w:r>
          </w:p>
        </w:tc>
      </w:tr>
    </w:tbl>
    <w:p w14:paraId="4A2DAB83" w14:textId="77777777" w:rsidR="00F54B80" w:rsidRDefault="00000000">
      <w:pPr>
        <w:pStyle w:val="2"/>
        <w:spacing w:before="163" w:after="163"/>
        <w:rPr>
          <w:rFonts w:hint="eastAsia"/>
        </w:rPr>
      </w:pPr>
      <w:bookmarkStart w:id="139" w:name="_Toc227951620"/>
      <w:r>
        <w:rPr>
          <w:rFonts w:hint="eastAsia"/>
        </w:rPr>
        <w:t>本章小结</w:t>
      </w:r>
      <w:bookmarkEnd w:id="139"/>
    </w:p>
    <w:p w14:paraId="53F194E5" w14:textId="63A3B19E" w:rsidR="009A6F4D" w:rsidRDefault="009A6F4D" w:rsidP="009A6F4D">
      <w:pPr>
        <w:pStyle w:val="altz"/>
        <w:ind w:firstLine="480"/>
      </w:pPr>
      <w:r>
        <w:rPr>
          <w:rFonts w:hint="eastAsia"/>
        </w:rPr>
        <w:t>本章聚焦于核心研究任务之一——高质量问答数据集的构建，完成了从原始用户生成内容到结构化、标准化训练语料的系统性转化。首先，本章阐述了问题规范化的设计目标与基本原则，并基于大语言模型的指令跟随能力，设计了一套结构化的提示</w:t>
      </w:r>
      <w:proofErr w:type="gramStart"/>
      <w:r>
        <w:rPr>
          <w:rFonts w:hint="eastAsia"/>
        </w:rPr>
        <w:t>词工程</w:t>
      </w:r>
      <w:proofErr w:type="gramEnd"/>
      <w:r>
        <w:rPr>
          <w:rFonts w:hint="eastAsia"/>
        </w:rPr>
        <w:t>方案，将社交媒体上零散、口语化甚至语义模糊的真实用户提问，转化为措辞规范、意图清晰的标准化问题。分析结果表明，问题规范化不仅是语言层面的润色，更是一个深度理解用户意图、重构问题框架、提升信息价值的认知过程，为后续答案生成奠定了不可或缺的基础。</w:t>
      </w:r>
    </w:p>
    <w:p w14:paraId="29C6201E" w14:textId="466FA4E6" w:rsidR="009A6F4D" w:rsidRDefault="009A6F4D" w:rsidP="009A6F4D">
      <w:pPr>
        <w:pStyle w:val="altz"/>
        <w:ind w:firstLine="480"/>
      </w:pPr>
      <w:r>
        <w:rPr>
          <w:rFonts w:hint="eastAsia"/>
        </w:rPr>
        <w:t>本章进一步详细设计了答案生成的方法体系。在确立</w:t>
      </w:r>
      <w:r w:rsidR="00C37AA5">
        <w:rPr>
          <w:rFonts w:hint="eastAsia"/>
        </w:rPr>
        <w:t>六</w:t>
      </w:r>
      <w:r>
        <w:rPr>
          <w:rFonts w:hint="eastAsia"/>
        </w:rPr>
        <w:t>大核心原则的基础上，构建了面向大语言模型的答案生成提示词，并建立了严格的人工修订与专家审核流程。所有问答对均需经过</w:t>
      </w:r>
      <w:r w:rsidR="00C37AA5">
        <w:rPr>
          <w:rFonts w:hint="eastAsia"/>
        </w:rPr>
        <w:t>领域</w:t>
      </w:r>
      <w:proofErr w:type="gramStart"/>
      <w:r w:rsidR="00C37AA5">
        <w:rPr>
          <w:rFonts w:hint="eastAsia"/>
        </w:rPr>
        <w:t>内</w:t>
      </w:r>
      <w:r>
        <w:rPr>
          <w:rFonts w:hint="eastAsia"/>
        </w:rPr>
        <w:t>专家</w:t>
      </w:r>
      <w:proofErr w:type="gramEnd"/>
      <w:r>
        <w:rPr>
          <w:rFonts w:hint="eastAsia"/>
        </w:rPr>
        <w:t>的独立审核，在指导性、准确性、完整性、安全性、易于</w:t>
      </w:r>
      <w:proofErr w:type="gramStart"/>
      <w:r>
        <w:rPr>
          <w:rFonts w:hint="eastAsia"/>
        </w:rPr>
        <w:t>理解及仅提供</w:t>
      </w:r>
      <w:proofErr w:type="gramEnd"/>
      <w:r>
        <w:rPr>
          <w:rFonts w:hint="eastAsia"/>
        </w:rPr>
        <w:t>必要信息六个维度上达到合格标准，方可纳入最终数据集。</w:t>
      </w:r>
    </w:p>
    <w:p w14:paraId="7068795F" w14:textId="0B77AD38" w:rsidR="009A6F4D" w:rsidRDefault="009A6F4D" w:rsidP="009A6F4D">
      <w:pPr>
        <w:pStyle w:val="altz"/>
        <w:ind w:firstLine="480"/>
      </w:pPr>
      <w:r>
        <w:rPr>
          <w:rFonts w:hint="eastAsia"/>
        </w:rPr>
        <w:t>为进一步保障数据集质量并解决人工打分效率低下的瓶颈，本章还建立了一套基于多模型横向对比的自动化评估范式。通过对六款代表性大语言模型与临床专家评分一致性的系统比较，验证了不同模型在医学文本评价任务中的能力差异，并遴选</w:t>
      </w:r>
      <w:r>
        <w:rPr>
          <w:rFonts w:hint="eastAsia"/>
        </w:rPr>
        <w:t>DeepSeek-V3.2</w:t>
      </w:r>
      <w:r>
        <w:rPr>
          <w:rFonts w:hint="eastAsia"/>
        </w:rPr>
        <w:t>作为核心自动化裁判模型，确立了其在该医学评分场景下替代人工评审的可行性与可靠性。</w:t>
      </w:r>
    </w:p>
    <w:p w14:paraId="5519A418" w14:textId="424818FE" w:rsidR="00F54B80" w:rsidRDefault="009A6F4D" w:rsidP="009A6F4D">
      <w:pPr>
        <w:pStyle w:val="altz"/>
        <w:ind w:firstLine="480"/>
      </w:pPr>
      <w:r>
        <w:rPr>
          <w:rFonts w:hint="eastAsia"/>
        </w:rPr>
        <w:t>经过上述一系列严谨的流程，本章最终构建了一个包含</w:t>
      </w:r>
      <w:r>
        <w:rPr>
          <w:rFonts w:hint="eastAsia"/>
        </w:rPr>
        <w:t>27</w:t>
      </w:r>
      <w:r w:rsidR="009064F8">
        <w:rPr>
          <w:rFonts w:hint="eastAsia"/>
        </w:rPr>
        <w:t>67</w:t>
      </w:r>
      <w:r>
        <w:rPr>
          <w:rFonts w:hint="eastAsia"/>
        </w:rPr>
        <w:t>个高质量问答对的青少年生殖健康教育数据集。该数据集不仅覆盖了人工流产、避孕科普、生殖健康等</w:t>
      </w:r>
      <w:r>
        <w:rPr>
          <w:rFonts w:hint="eastAsia"/>
        </w:rPr>
        <w:t>13</w:t>
      </w:r>
      <w:r>
        <w:rPr>
          <w:rFonts w:hint="eastAsia"/>
        </w:rPr>
        <w:t>个核心主题类别，且在内容科学性、表达易读性与信息安全性上均达到了临床应用标准，兼具真实场景来源与专业审核品质</w:t>
      </w:r>
      <w:r w:rsidR="00C37AA5">
        <w:rPr>
          <w:rFonts w:hint="eastAsia"/>
        </w:rPr>
        <w:t>，</w:t>
      </w:r>
      <w:r>
        <w:rPr>
          <w:rFonts w:hint="eastAsia"/>
        </w:rPr>
        <w:t>为后续章节中的领域大语言模型指令微调与性能评估提供了坚实的数据基础与方法学支撑。</w:t>
      </w:r>
    </w:p>
    <w:p w14:paraId="5D21D7D2" w14:textId="77777777" w:rsidR="009A6F4D" w:rsidRDefault="009A6F4D">
      <w:pPr>
        <w:pStyle w:val="altz"/>
        <w:ind w:firstLine="480"/>
      </w:pPr>
    </w:p>
    <w:p w14:paraId="02CDFEB5" w14:textId="77777777" w:rsidR="00F54B80" w:rsidRDefault="00F54B80">
      <w:pPr>
        <w:pStyle w:val="altz"/>
        <w:ind w:firstLine="480"/>
        <w:sectPr w:rsidR="00F54B80">
          <w:headerReference w:type="default" r:id="rId37"/>
          <w:endnotePr>
            <w:numFmt w:val="decimal"/>
          </w:endnotePr>
          <w:pgSz w:w="11906" w:h="16838"/>
          <w:pgMar w:top="1701" w:right="1418" w:bottom="1701" w:left="1418" w:header="851" w:footer="850" w:gutter="0"/>
          <w:cols w:space="425"/>
          <w:docGrid w:type="linesAndChars" w:linePitch="326"/>
        </w:sectPr>
      </w:pPr>
    </w:p>
    <w:p w14:paraId="53B90EF3" w14:textId="77777777" w:rsidR="00F54B80" w:rsidRDefault="00000000">
      <w:pPr>
        <w:pStyle w:val="1"/>
        <w:spacing w:before="326" w:after="326"/>
        <w:rPr>
          <w:rFonts w:hint="eastAsia"/>
        </w:rPr>
      </w:pPr>
      <w:bookmarkStart w:id="140" w:name="_Toc227951621"/>
      <w:r>
        <w:rPr>
          <w:rFonts w:hint="eastAsia"/>
        </w:rPr>
        <w:lastRenderedPageBreak/>
        <w:t>领域大语言模型微调与效果评估</w:t>
      </w:r>
      <w:bookmarkEnd w:id="140"/>
    </w:p>
    <w:p w14:paraId="7D7F5F22" w14:textId="77777777" w:rsidR="00F54B80" w:rsidRDefault="00000000">
      <w:pPr>
        <w:pStyle w:val="2"/>
        <w:spacing w:before="163" w:after="163"/>
        <w:rPr>
          <w:rFonts w:hint="eastAsia"/>
        </w:rPr>
      </w:pPr>
      <w:bookmarkStart w:id="141" w:name="_Toc227951622"/>
      <w:r>
        <w:rPr>
          <w:rFonts w:hint="eastAsia"/>
        </w:rPr>
        <w:t>实验设置</w:t>
      </w:r>
      <w:bookmarkEnd w:id="141"/>
    </w:p>
    <w:p w14:paraId="6E51D67D" w14:textId="77777777" w:rsidR="00F90FD9" w:rsidRDefault="00000000" w:rsidP="00F90FD9">
      <w:pPr>
        <w:pStyle w:val="3"/>
        <w:spacing w:before="163" w:after="163"/>
        <w:rPr>
          <w:rFonts w:hint="eastAsia"/>
        </w:rPr>
      </w:pPr>
      <w:bookmarkStart w:id="142" w:name="_Toc227951623"/>
      <w:r>
        <w:rPr>
          <w:rFonts w:hint="eastAsia"/>
        </w:rPr>
        <w:t>实验环境</w:t>
      </w:r>
      <w:bookmarkEnd w:id="142"/>
    </w:p>
    <w:p w14:paraId="73C8A51A" w14:textId="77777777" w:rsidR="00F90FD9" w:rsidRDefault="00F90FD9" w:rsidP="00F90FD9">
      <w:pPr>
        <w:pStyle w:val="altz"/>
        <w:ind w:firstLine="480"/>
      </w:pPr>
      <w:r w:rsidRPr="00F90FD9">
        <w:rPr>
          <w:rFonts w:hint="eastAsia"/>
        </w:rPr>
        <w:t>本研究的所有模型训练与推理实验均基于统一的软硬件平台完成。</w:t>
      </w:r>
    </w:p>
    <w:p w14:paraId="26AFAFDD" w14:textId="0E5047E4" w:rsidR="00D50681" w:rsidRDefault="00F90FD9" w:rsidP="00F90FD9">
      <w:pPr>
        <w:pStyle w:val="altz"/>
        <w:ind w:firstLine="480"/>
      </w:pPr>
      <w:r w:rsidRPr="00F90FD9">
        <w:rPr>
          <w:rFonts w:hint="eastAsia"/>
        </w:rPr>
        <w:t>硬件层面</w:t>
      </w:r>
      <w:r w:rsidR="00D50681">
        <w:rPr>
          <w:rFonts w:hint="eastAsia"/>
        </w:rPr>
        <w:t>（详见</w:t>
      </w:r>
      <w:r w:rsidR="00654A62" w:rsidRPr="00E57BEC">
        <w:fldChar w:fldCharType="begin"/>
      </w:r>
      <w:r w:rsidR="00654A62" w:rsidRPr="00E57BEC">
        <w:instrText xml:space="preserve"> </w:instrText>
      </w:r>
      <w:r w:rsidR="00654A62" w:rsidRPr="00E57BEC">
        <w:rPr>
          <w:rFonts w:hint="eastAsia"/>
        </w:rPr>
        <w:instrText>REF _Ref227862261 \h</w:instrText>
      </w:r>
      <w:r w:rsidR="00654A62" w:rsidRPr="00E57BEC">
        <w:instrText xml:space="preserve"> </w:instrText>
      </w:r>
      <w:r w:rsidR="00654A62" w:rsidRPr="00E57BEC">
        <w:fldChar w:fldCharType="separate"/>
      </w:r>
      <w:r w:rsidR="00654A62" w:rsidRPr="00E57BEC">
        <w:rPr>
          <w:rFonts w:hint="eastAsia"/>
        </w:rPr>
        <w:t>表</w:t>
      </w:r>
      <w:r w:rsidR="00654A62" w:rsidRPr="00E57BEC">
        <w:rPr>
          <w:rFonts w:hint="eastAsia"/>
        </w:rPr>
        <w:t xml:space="preserve"> </w:t>
      </w:r>
      <w:r w:rsidR="00654A62" w:rsidRPr="00E57BEC">
        <w:t>6</w:t>
      </w:r>
      <w:r w:rsidR="00654A62" w:rsidRPr="00E57BEC">
        <w:noBreakHyphen/>
        <w:t>1</w:t>
      </w:r>
      <w:r w:rsidR="00654A62" w:rsidRPr="00E57BEC">
        <w:fldChar w:fldCharType="end"/>
      </w:r>
      <w:r w:rsidR="00D50681" w:rsidRPr="00E57BEC">
        <w:rPr>
          <w:rFonts w:hint="eastAsia"/>
        </w:rPr>
        <w:t>）</w:t>
      </w:r>
      <w:r w:rsidRPr="00E57BEC">
        <w:rPr>
          <w:rFonts w:hint="eastAsia"/>
        </w:rPr>
        <w:t>，</w:t>
      </w:r>
      <w:r w:rsidRPr="00D50681">
        <w:rPr>
          <w:rFonts w:hint="eastAsia"/>
        </w:rPr>
        <w:t>实</w:t>
      </w:r>
      <w:r w:rsidRPr="00F90FD9">
        <w:rPr>
          <w:rFonts w:hint="eastAsia"/>
        </w:rPr>
        <w:t>验服务器配备多张</w:t>
      </w:r>
      <w:r w:rsidRPr="00F90FD9">
        <w:rPr>
          <w:rFonts w:hint="eastAsia"/>
        </w:rPr>
        <w:t>NVIDIA</w:t>
      </w:r>
      <w:r>
        <w:rPr>
          <w:rFonts w:hint="eastAsia"/>
        </w:rPr>
        <w:t xml:space="preserve"> RTX PRO6000 24</w:t>
      </w:r>
      <w:r w:rsidRPr="00F90FD9">
        <w:rPr>
          <w:rFonts w:hint="eastAsia"/>
        </w:rPr>
        <w:t>GB</w:t>
      </w:r>
      <w:r w:rsidRPr="00F90FD9">
        <w:rPr>
          <w:rFonts w:hint="eastAsia"/>
        </w:rPr>
        <w:t>显存</w:t>
      </w:r>
      <w:r w:rsidRPr="00F90FD9">
        <w:rPr>
          <w:rFonts w:hint="eastAsia"/>
        </w:rPr>
        <w:t>GPU</w:t>
      </w:r>
      <w:r w:rsidRPr="00F90FD9">
        <w:rPr>
          <w:rFonts w:hint="eastAsia"/>
        </w:rPr>
        <w:t>，并辅以高速</w:t>
      </w:r>
      <w:proofErr w:type="spellStart"/>
      <w:r w:rsidRPr="00F90FD9">
        <w:rPr>
          <w:rFonts w:hint="eastAsia"/>
        </w:rPr>
        <w:t>NVLink</w:t>
      </w:r>
      <w:proofErr w:type="spellEnd"/>
      <w:r w:rsidRPr="00F90FD9">
        <w:rPr>
          <w:rFonts w:hint="eastAsia"/>
        </w:rPr>
        <w:t>互联，以满足大参数量模型（如</w:t>
      </w:r>
      <w:r>
        <w:rPr>
          <w:rFonts w:hint="eastAsia"/>
        </w:rPr>
        <w:t>7</w:t>
      </w:r>
      <w:r w:rsidRPr="00F90FD9">
        <w:rPr>
          <w:rFonts w:hint="eastAsia"/>
        </w:rPr>
        <w:t>B</w:t>
      </w:r>
      <w:r w:rsidRPr="00F90FD9">
        <w:rPr>
          <w:rFonts w:hint="eastAsia"/>
        </w:rPr>
        <w:t>级别）的全量微调显</w:t>
      </w:r>
      <w:proofErr w:type="gramStart"/>
      <w:r w:rsidRPr="00F90FD9">
        <w:rPr>
          <w:rFonts w:hint="eastAsia"/>
        </w:rPr>
        <w:t>存需求</w:t>
      </w:r>
      <w:proofErr w:type="gramEnd"/>
      <w:r w:rsidRPr="00F90FD9">
        <w:rPr>
          <w:rFonts w:hint="eastAsia"/>
        </w:rPr>
        <w:t>与多卡并行训练效率。</w:t>
      </w:r>
    </w:p>
    <w:p w14:paraId="508FCC09" w14:textId="6516D3D7" w:rsidR="00D50681" w:rsidRPr="00D50681" w:rsidRDefault="00D50681" w:rsidP="00E57BEC">
      <w:pPr>
        <w:pStyle w:val="aff6"/>
        <w:spacing w:before="326" w:after="163"/>
      </w:pPr>
      <w:bookmarkStart w:id="143" w:name="_Ref227862261"/>
      <w:bookmarkStart w:id="144" w:name="_Toc227956046"/>
      <w:r w:rsidRPr="00D50681">
        <w:rPr>
          <w:rFonts w:hint="eastAsia"/>
        </w:rPr>
        <w:t>表</w:t>
      </w:r>
      <w:r w:rsidRPr="00D50681">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1</w:t>
      </w:r>
      <w:r w:rsidR="007B10FA">
        <w:fldChar w:fldCharType="end"/>
      </w:r>
      <w:bookmarkEnd w:id="143"/>
      <w:r w:rsidRPr="00D50681">
        <w:rPr>
          <w:rFonts w:hint="eastAsia"/>
        </w:rPr>
        <w:t xml:space="preserve"> </w:t>
      </w:r>
      <w:r w:rsidRPr="00D50681">
        <w:rPr>
          <w:rFonts w:hint="eastAsia"/>
        </w:rPr>
        <w:t>硬件配置</w:t>
      </w:r>
      <w:bookmarkEnd w:id="144"/>
    </w:p>
    <w:tbl>
      <w:tblPr>
        <w:tblStyle w:val="aff4"/>
        <w:tblW w:w="5000" w:type="pct"/>
        <w:tblLook w:val="04A0" w:firstRow="1" w:lastRow="0" w:firstColumn="1" w:lastColumn="0" w:noHBand="0" w:noVBand="1"/>
      </w:tblPr>
      <w:tblGrid>
        <w:gridCol w:w="3828"/>
        <w:gridCol w:w="5242"/>
      </w:tblGrid>
      <w:tr w:rsidR="00D50681" w14:paraId="348D8298" w14:textId="77777777" w:rsidTr="008A3299">
        <w:trPr>
          <w:cnfStyle w:val="100000000000" w:firstRow="1" w:lastRow="0" w:firstColumn="0" w:lastColumn="0" w:oddVBand="0" w:evenVBand="0" w:oddHBand="0" w:evenHBand="0" w:firstRowFirstColumn="0" w:firstRowLastColumn="0" w:lastRowFirstColumn="0" w:lastRowLastColumn="0"/>
          <w:trHeight w:val="317"/>
        </w:trPr>
        <w:tc>
          <w:tcPr>
            <w:tcW w:w="2110" w:type="pct"/>
            <w:tcBorders>
              <w:top w:val="single" w:sz="4" w:space="0" w:color="auto"/>
            </w:tcBorders>
          </w:tcPr>
          <w:p w14:paraId="7430A91B" w14:textId="77777777" w:rsidR="00D50681" w:rsidRPr="00D50681" w:rsidRDefault="00D50681" w:rsidP="00D50681">
            <w:pPr>
              <w:pStyle w:val="altz"/>
              <w:snapToGrid/>
              <w:spacing w:before="40" w:after="40" w:line="240" w:lineRule="auto"/>
              <w:ind w:firstLineChars="0" w:firstLine="0"/>
              <w:rPr>
                <w:rFonts w:ascii="宋体" w:eastAsia="宋体" w:hAnsi="宋体" w:hint="eastAsia"/>
                <w:b/>
                <w:bCs/>
                <w:sz w:val="21"/>
                <w:szCs w:val="20"/>
              </w:rPr>
            </w:pPr>
            <w:r w:rsidRPr="00D50681">
              <w:rPr>
                <w:rFonts w:ascii="宋体" w:eastAsia="宋体" w:hAnsi="宋体" w:hint="eastAsia"/>
                <w:b/>
                <w:bCs/>
                <w:sz w:val="21"/>
                <w:szCs w:val="20"/>
              </w:rPr>
              <w:t>硬件</w:t>
            </w:r>
          </w:p>
        </w:tc>
        <w:tc>
          <w:tcPr>
            <w:tcW w:w="2890" w:type="pct"/>
            <w:tcBorders>
              <w:top w:val="single" w:sz="4" w:space="0" w:color="auto"/>
            </w:tcBorders>
          </w:tcPr>
          <w:p w14:paraId="09D46759" w14:textId="77777777" w:rsidR="00D50681" w:rsidRPr="00D50681" w:rsidRDefault="00D50681" w:rsidP="00D50681">
            <w:pPr>
              <w:pStyle w:val="altz"/>
              <w:snapToGrid/>
              <w:spacing w:before="40" w:after="40" w:line="240" w:lineRule="auto"/>
              <w:ind w:firstLineChars="0" w:firstLine="0"/>
              <w:rPr>
                <w:rFonts w:ascii="宋体" w:eastAsia="宋体" w:hAnsi="宋体" w:hint="eastAsia"/>
                <w:b/>
                <w:bCs/>
                <w:sz w:val="21"/>
                <w:szCs w:val="20"/>
              </w:rPr>
            </w:pPr>
            <w:r w:rsidRPr="00D50681">
              <w:rPr>
                <w:rFonts w:ascii="宋体" w:eastAsia="宋体" w:hAnsi="宋体" w:hint="eastAsia"/>
                <w:b/>
                <w:bCs/>
                <w:sz w:val="21"/>
                <w:szCs w:val="20"/>
              </w:rPr>
              <w:t>配置</w:t>
            </w:r>
          </w:p>
        </w:tc>
      </w:tr>
      <w:tr w:rsidR="00D50681" w14:paraId="39A8E0F4" w14:textId="77777777" w:rsidTr="008A3299">
        <w:trPr>
          <w:trHeight w:val="317"/>
        </w:trPr>
        <w:tc>
          <w:tcPr>
            <w:tcW w:w="2110" w:type="pct"/>
          </w:tcPr>
          <w:p w14:paraId="33D7E313"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处理器</w:t>
            </w:r>
          </w:p>
        </w:tc>
        <w:tc>
          <w:tcPr>
            <w:tcW w:w="2890" w:type="pct"/>
          </w:tcPr>
          <w:p w14:paraId="7C2F3248"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 xml:space="preserve">Intel(R) Xeon(R) Silver 4214 </w:t>
            </w:r>
            <w:proofErr w:type="gramStart"/>
            <w:r w:rsidRPr="00D50681">
              <w:rPr>
                <w:rFonts w:ascii="Times New Roman" w:hAnsi="Times New Roman"/>
                <w:sz w:val="21"/>
                <w:szCs w:val="20"/>
              </w:rPr>
              <w:t>CPU @</w:t>
            </w:r>
            <w:proofErr w:type="gramEnd"/>
            <w:r w:rsidRPr="00D50681">
              <w:rPr>
                <w:rFonts w:ascii="Times New Roman" w:hAnsi="Times New Roman"/>
                <w:sz w:val="21"/>
                <w:szCs w:val="20"/>
              </w:rPr>
              <w:t xml:space="preserve"> 2.20GHz</w:t>
            </w:r>
          </w:p>
        </w:tc>
      </w:tr>
      <w:tr w:rsidR="00D50681" w14:paraId="5700BCE1" w14:textId="77777777" w:rsidTr="008A3299">
        <w:trPr>
          <w:trHeight w:val="317"/>
        </w:trPr>
        <w:tc>
          <w:tcPr>
            <w:tcW w:w="2110" w:type="pct"/>
          </w:tcPr>
          <w:p w14:paraId="1ECAC097"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显卡</w:t>
            </w:r>
          </w:p>
        </w:tc>
        <w:tc>
          <w:tcPr>
            <w:tcW w:w="2890" w:type="pct"/>
          </w:tcPr>
          <w:p w14:paraId="634B336D"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Quadro RTX 6000 24GB * 4</w:t>
            </w:r>
          </w:p>
        </w:tc>
      </w:tr>
      <w:tr w:rsidR="00D50681" w14:paraId="51AB3D3A" w14:textId="77777777" w:rsidTr="008A3299">
        <w:trPr>
          <w:trHeight w:val="317"/>
        </w:trPr>
        <w:tc>
          <w:tcPr>
            <w:tcW w:w="2110" w:type="pct"/>
          </w:tcPr>
          <w:p w14:paraId="525AED3D"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内存</w:t>
            </w:r>
          </w:p>
        </w:tc>
        <w:tc>
          <w:tcPr>
            <w:tcW w:w="2890" w:type="pct"/>
          </w:tcPr>
          <w:p w14:paraId="054C0D6A"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256 GB</w:t>
            </w:r>
          </w:p>
        </w:tc>
      </w:tr>
      <w:tr w:rsidR="00D50681" w14:paraId="20486678" w14:textId="77777777" w:rsidTr="008A3299">
        <w:trPr>
          <w:trHeight w:val="317"/>
        </w:trPr>
        <w:tc>
          <w:tcPr>
            <w:tcW w:w="2110" w:type="pct"/>
            <w:tcBorders>
              <w:bottom w:val="single" w:sz="4" w:space="0" w:color="auto"/>
            </w:tcBorders>
          </w:tcPr>
          <w:p w14:paraId="3158A9DF"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存储</w:t>
            </w:r>
          </w:p>
        </w:tc>
        <w:tc>
          <w:tcPr>
            <w:tcW w:w="2890" w:type="pct"/>
            <w:tcBorders>
              <w:bottom w:val="single" w:sz="4" w:space="0" w:color="auto"/>
            </w:tcBorders>
          </w:tcPr>
          <w:p w14:paraId="317994A6"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8 TB</w:t>
            </w:r>
          </w:p>
        </w:tc>
      </w:tr>
    </w:tbl>
    <w:p w14:paraId="01B9935E" w14:textId="1C169F84" w:rsidR="00F54B80" w:rsidRDefault="00F90FD9" w:rsidP="00F90FD9">
      <w:pPr>
        <w:pStyle w:val="altz"/>
        <w:ind w:firstLine="480"/>
      </w:pPr>
      <w:r w:rsidRPr="00F90FD9">
        <w:rPr>
          <w:rFonts w:hint="eastAsia"/>
        </w:rPr>
        <w:t>软件环境方面</w:t>
      </w:r>
      <w:r w:rsidR="00DF2E71">
        <w:rPr>
          <w:rFonts w:hint="eastAsia"/>
        </w:rPr>
        <w:t>（详</w:t>
      </w:r>
      <w:r w:rsidR="00DF2E71" w:rsidRPr="00DF2E71">
        <w:rPr>
          <w:rFonts w:hint="eastAsia"/>
        </w:rPr>
        <w:t>见</w:t>
      </w:r>
      <w:r w:rsidR="00DF2E71" w:rsidRPr="00DF2E71">
        <w:fldChar w:fldCharType="begin"/>
      </w:r>
      <w:r w:rsidR="00DF2E71" w:rsidRPr="00DF2E71">
        <w:instrText xml:space="preserve"> </w:instrText>
      </w:r>
      <w:r w:rsidR="00DF2E71" w:rsidRPr="00DF2E71">
        <w:rPr>
          <w:rFonts w:hint="eastAsia"/>
        </w:rPr>
        <w:instrText>REF _Ref227860872 \h</w:instrText>
      </w:r>
      <w:r w:rsidR="00DF2E71" w:rsidRPr="00DF2E71">
        <w:instrText xml:space="preserve"> </w:instrText>
      </w:r>
      <w:r w:rsidR="00DF2E71" w:rsidRPr="00DF2E71">
        <w:fldChar w:fldCharType="separate"/>
      </w:r>
      <w:r w:rsidR="00E57BEC" w:rsidRPr="00D50681">
        <w:rPr>
          <w:rFonts w:hint="eastAsia"/>
        </w:rPr>
        <w:t>表</w:t>
      </w:r>
      <w:r w:rsidR="00E57BEC" w:rsidRPr="00D50681">
        <w:rPr>
          <w:rFonts w:hint="eastAsia"/>
        </w:rPr>
        <w:t xml:space="preserve"> </w:t>
      </w:r>
      <w:r w:rsidR="00E57BEC">
        <w:rPr>
          <w:noProof/>
        </w:rPr>
        <w:t>6</w:t>
      </w:r>
      <w:r w:rsidR="00E57BEC">
        <w:noBreakHyphen/>
      </w:r>
      <w:r w:rsidR="00E57BEC">
        <w:rPr>
          <w:noProof/>
        </w:rPr>
        <w:t>2</w:t>
      </w:r>
      <w:r w:rsidR="00DF2E71" w:rsidRPr="00DF2E71">
        <w:fldChar w:fldCharType="end"/>
      </w:r>
      <w:r w:rsidR="00DF2E71" w:rsidRPr="00DF2E71">
        <w:rPr>
          <w:rFonts w:hint="eastAsia"/>
        </w:rPr>
        <w:t>）</w:t>
      </w:r>
      <w:r w:rsidRPr="00DF2E71">
        <w:rPr>
          <w:rFonts w:hint="eastAsia"/>
        </w:rPr>
        <w:t>，操作系</w:t>
      </w:r>
      <w:r w:rsidRPr="00F90FD9">
        <w:rPr>
          <w:rFonts w:hint="eastAsia"/>
        </w:rPr>
        <w:t>统采用</w:t>
      </w:r>
      <w:r w:rsidRPr="00F90FD9">
        <w:rPr>
          <w:rFonts w:hint="eastAsia"/>
        </w:rPr>
        <w:t>Ubuntu</w:t>
      </w:r>
      <w:r>
        <w:rPr>
          <w:rFonts w:hint="eastAsia"/>
        </w:rPr>
        <w:t xml:space="preserve"> </w:t>
      </w:r>
      <w:r w:rsidRPr="00F90FD9">
        <w:rPr>
          <w:rFonts w:hint="eastAsia"/>
        </w:rPr>
        <w:t>22.04 LTS</w:t>
      </w:r>
      <w:r w:rsidRPr="00F90FD9">
        <w:rPr>
          <w:rFonts w:hint="eastAsia"/>
        </w:rPr>
        <w:t>，深度学习框架为</w:t>
      </w:r>
      <w:proofErr w:type="spellStart"/>
      <w:r w:rsidRPr="00F90FD9">
        <w:rPr>
          <w:rFonts w:hint="eastAsia"/>
        </w:rPr>
        <w:t>PyTorch</w:t>
      </w:r>
      <w:proofErr w:type="spellEnd"/>
      <w:r w:rsidRPr="00F90FD9">
        <w:rPr>
          <w:rFonts w:hint="eastAsia"/>
        </w:rPr>
        <w:t xml:space="preserve"> 2.1.0</w:t>
      </w:r>
      <w:r w:rsidRPr="00F90FD9">
        <w:rPr>
          <w:rFonts w:hint="eastAsia"/>
        </w:rPr>
        <w:t>，</w:t>
      </w:r>
      <w:r w:rsidRPr="00F90FD9">
        <w:rPr>
          <w:rFonts w:hint="eastAsia"/>
        </w:rPr>
        <w:t>CUDA</w:t>
      </w:r>
      <w:r w:rsidRPr="00F90FD9">
        <w:rPr>
          <w:rFonts w:hint="eastAsia"/>
        </w:rPr>
        <w:t>版本为</w:t>
      </w:r>
      <w:r w:rsidRPr="00F90FD9">
        <w:rPr>
          <w:rFonts w:hint="eastAsia"/>
        </w:rPr>
        <w:t>12.</w:t>
      </w:r>
      <w:r>
        <w:rPr>
          <w:rFonts w:hint="eastAsia"/>
        </w:rPr>
        <w:t>8</w:t>
      </w:r>
      <w:r w:rsidRPr="00F90FD9">
        <w:rPr>
          <w:rFonts w:hint="eastAsia"/>
        </w:rPr>
        <w:t>，并配套安装了与硬件匹配的</w:t>
      </w:r>
      <w:proofErr w:type="spellStart"/>
      <w:r w:rsidRPr="00F90FD9">
        <w:rPr>
          <w:rFonts w:hint="eastAsia"/>
        </w:rPr>
        <w:t>cuDNN</w:t>
      </w:r>
      <w:proofErr w:type="spellEnd"/>
      <w:r w:rsidRPr="00F90FD9">
        <w:rPr>
          <w:rFonts w:hint="eastAsia"/>
        </w:rPr>
        <w:t>加速库。模型微调框架选用</w:t>
      </w:r>
      <w:proofErr w:type="spellStart"/>
      <w:r w:rsidRPr="00F90FD9">
        <w:rPr>
          <w:rFonts w:hint="eastAsia"/>
        </w:rPr>
        <w:t>LLaMAFactory</w:t>
      </w:r>
      <w:proofErr w:type="spellEnd"/>
      <w:r w:rsidRPr="00F90FD9">
        <w:rPr>
          <w:rFonts w:hint="eastAsia"/>
        </w:rPr>
        <w:t>（</w:t>
      </w:r>
      <w:r w:rsidRPr="00F90FD9">
        <w:t>0.9.5.dev0</w:t>
      </w:r>
      <w:r w:rsidRPr="00F90FD9">
        <w:rPr>
          <w:rFonts w:hint="eastAsia"/>
        </w:rPr>
        <w:t>），该开源框架支持多种主流大语言模型的预训练、有监督微调（</w:t>
      </w:r>
      <w:r w:rsidRPr="00F90FD9">
        <w:rPr>
          <w:rFonts w:hint="eastAsia"/>
        </w:rPr>
        <w:t>SFT</w:t>
      </w:r>
      <w:r w:rsidRPr="00F90FD9">
        <w:rPr>
          <w:rFonts w:hint="eastAsia"/>
        </w:rPr>
        <w:t>）与奖励模型训练，</w:t>
      </w:r>
      <w:proofErr w:type="gramStart"/>
      <w:r w:rsidRPr="00F90FD9">
        <w:rPr>
          <w:rFonts w:hint="eastAsia"/>
        </w:rPr>
        <w:t>并内建</w:t>
      </w:r>
      <w:proofErr w:type="gramEnd"/>
      <w:r w:rsidRPr="00F90FD9">
        <w:rPr>
          <w:rFonts w:hint="eastAsia"/>
        </w:rPr>
        <w:t>了对</w:t>
      </w:r>
      <w:proofErr w:type="spellStart"/>
      <w:r w:rsidRPr="00F90FD9">
        <w:rPr>
          <w:rFonts w:hint="eastAsia"/>
        </w:rPr>
        <w:t>LoRA</w:t>
      </w:r>
      <w:proofErr w:type="spellEnd"/>
      <w:r w:rsidRPr="00F90FD9">
        <w:rPr>
          <w:rFonts w:hint="eastAsia"/>
        </w:rPr>
        <w:t>、</w:t>
      </w:r>
      <w:proofErr w:type="spellStart"/>
      <w:r w:rsidRPr="00F90FD9">
        <w:rPr>
          <w:rFonts w:hint="eastAsia"/>
        </w:rPr>
        <w:t>QLoRA</w:t>
      </w:r>
      <w:proofErr w:type="spellEnd"/>
      <w:r w:rsidRPr="00F90FD9">
        <w:rPr>
          <w:rFonts w:hint="eastAsia"/>
        </w:rPr>
        <w:t>等参数高效微调方法的原生支持，以及</w:t>
      </w:r>
      <w:proofErr w:type="spellStart"/>
      <w:r w:rsidRPr="00F90FD9">
        <w:rPr>
          <w:rFonts w:hint="eastAsia"/>
        </w:rPr>
        <w:t>DeepSpeed</w:t>
      </w:r>
      <w:proofErr w:type="spellEnd"/>
      <w:r w:rsidRPr="00F90FD9">
        <w:rPr>
          <w:rFonts w:hint="eastAsia"/>
        </w:rPr>
        <w:t>、</w:t>
      </w:r>
      <w:r w:rsidRPr="00F90FD9">
        <w:rPr>
          <w:rFonts w:hint="eastAsia"/>
        </w:rPr>
        <w:t>FSDP</w:t>
      </w:r>
      <w:r w:rsidRPr="00F90FD9">
        <w:rPr>
          <w:rFonts w:hint="eastAsia"/>
        </w:rPr>
        <w:t>等分布式训练加速方案，能够显著降低领域微调的工程门槛与资源开销。所有实验均在</w:t>
      </w:r>
      <w:r w:rsidRPr="00F90FD9">
        <w:rPr>
          <w:rFonts w:hint="eastAsia"/>
        </w:rPr>
        <w:t>Python 3.1</w:t>
      </w:r>
      <w:r>
        <w:rPr>
          <w:rFonts w:hint="eastAsia"/>
        </w:rPr>
        <w:t>2</w:t>
      </w:r>
      <w:r w:rsidRPr="00F90FD9">
        <w:rPr>
          <w:rFonts w:hint="eastAsia"/>
        </w:rPr>
        <w:t>环境下运行，依赖包版本通过</w:t>
      </w:r>
      <w:r>
        <w:rPr>
          <w:rFonts w:hint="eastAsia"/>
        </w:rPr>
        <w:t>Anac</w:t>
      </w:r>
      <w:r w:rsidRPr="00F90FD9">
        <w:rPr>
          <w:rFonts w:hint="eastAsia"/>
        </w:rPr>
        <w:t>onda</w:t>
      </w:r>
      <w:r w:rsidRPr="00F90FD9">
        <w:rPr>
          <w:rFonts w:hint="eastAsia"/>
        </w:rPr>
        <w:t>虚拟环境进行严格隔离与统一管理，以确保实验结果的可复现性。</w:t>
      </w:r>
    </w:p>
    <w:p w14:paraId="6A901D27" w14:textId="16116ECA" w:rsidR="00D50681" w:rsidRPr="00D50681" w:rsidRDefault="00D50681" w:rsidP="00486D0E">
      <w:pPr>
        <w:pStyle w:val="aff6"/>
        <w:spacing w:before="326" w:after="163"/>
      </w:pPr>
      <w:bookmarkStart w:id="145" w:name="_Ref227860872"/>
      <w:bookmarkStart w:id="146" w:name="_Toc227956047"/>
      <w:r w:rsidRPr="00D50681">
        <w:rPr>
          <w:rFonts w:hint="eastAsia"/>
        </w:rPr>
        <w:t>表</w:t>
      </w:r>
      <w:r w:rsidRPr="00D50681">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2</w:t>
      </w:r>
      <w:r w:rsidR="007B10FA">
        <w:fldChar w:fldCharType="end"/>
      </w:r>
      <w:bookmarkEnd w:id="145"/>
      <w:r w:rsidRPr="00D50681">
        <w:rPr>
          <w:rFonts w:hint="eastAsia"/>
        </w:rPr>
        <w:t xml:space="preserve"> </w:t>
      </w:r>
      <w:r w:rsidRPr="00D50681">
        <w:rPr>
          <w:rFonts w:hint="eastAsia"/>
        </w:rPr>
        <w:t>实验软件环境配置</w:t>
      </w:r>
      <w:bookmarkEnd w:id="146"/>
    </w:p>
    <w:tbl>
      <w:tblPr>
        <w:tblW w:w="9064"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969"/>
        <w:gridCol w:w="5095"/>
      </w:tblGrid>
      <w:tr w:rsidR="00D50681" w:rsidRPr="00D50681" w14:paraId="180D7B91" w14:textId="77777777" w:rsidTr="008A3299">
        <w:trPr>
          <w:trHeight w:val="317"/>
        </w:trPr>
        <w:tc>
          <w:tcPr>
            <w:tcW w:w="3969" w:type="dxa"/>
            <w:tcBorders>
              <w:top w:val="single" w:sz="4" w:space="0" w:color="auto"/>
              <w:left w:val="nil"/>
              <w:bottom w:val="single" w:sz="4" w:space="0" w:color="auto"/>
              <w:right w:val="nil"/>
            </w:tcBorders>
            <w:vAlign w:val="center"/>
            <w:hideMark/>
          </w:tcPr>
          <w:p w14:paraId="487C4131" w14:textId="77777777" w:rsidR="00D50681" w:rsidRPr="00D50681" w:rsidRDefault="00D50681" w:rsidP="00D50681">
            <w:pPr>
              <w:pStyle w:val="altz"/>
              <w:snapToGrid/>
              <w:spacing w:line="240" w:lineRule="auto"/>
              <w:ind w:firstLineChars="0" w:firstLine="0"/>
              <w:rPr>
                <w:b/>
                <w:bCs/>
                <w:sz w:val="21"/>
                <w:szCs w:val="20"/>
              </w:rPr>
            </w:pPr>
            <w:r w:rsidRPr="00D50681">
              <w:rPr>
                <w:b/>
                <w:bCs/>
                <w:sz w:val="21"/>
                <w:szCs w:val="20"/>
              </w:rPr>
              <w:t>软件</w:t>
            </w:r>
            <w:r w:rsidRPr="00D50681">
              <w:rPr>
                <w:b/>
                <w:bCs/>
                <w:sz w:val="21"/>
                <w:szCs w:val="20"/>
              </w:rPr>
              <w:t>/</w:t>
            </w:r>
            <w:r w:rsidRPr="00D50681">
              <w:rPr>
                <w:b/>
                <w:bCs/>
                <w:sz w:val="21"/>
                <w:szCs w:val="20"/>
              </w:rPr>
              <w:t>组件</w:t>
            </w:r>
          </w:p>
        </w:tc>
        <w:tc>
          <w:tcPr>
            <w:tcW w:w="5095" w:type="dxa"/>
            <w:tcBorders>
              <w:top w:val="single" w:sz="4" w:space="0" w:color="auto"/>
              <w:left w:val="nil"/>
              <w:bottom w:val="single" w:sz="4" w:space="0" w:color="auto"/>
              <w:right w:val="nil"/>
            </w:tcBorders>
            <w:vAlign w:val="center"/>
            <w:hideMark/>
          </w:tcPr>
          <w:p w14:paraId="61DDE0FF" w14:textId="77777777" w:rsidR="00D50681" w:rsidRPr="00D50681" w:rsidRDefault="00D50681" w:rsidP="00D50681">
            <w:pPr>
              <w:pStyle w:val="altz"/>
              <w:snapToGrid/>
              <w:spacing w:line="240" w:lineRule="auto"/>
              <w:ind w:firstLineChars="0" w:firstLine="0"/>
              <w:rPr>
                <w:b/>
                <w:bCs/>
                <w:sz w:val="21"/>
                <w:szCs w:val="20"/>
              </w:rPr>
            </w:pPr>
            <w:r w:rsidRPr="00D50681">
              <w:rPr>
                <w:b/>
                <w:bCs/>
                <w:sz w:val="21"/>
                <w:szCs w:val="20"/>
              </w:rPr>
              <w:t>版本</w:t>
            </w:r>
            <w:r w:rsidRPr="00D50681">
              <w:rPr>
                <w:b/>
                <w:bCs/>
                <w:sz w:val="21"/>
                <w:szCs w:val="20"/>
              </w:rPr>
              <w:t>/</w:t>
            </w:r>
            <w:r w:rsidRPr="00D50681">
              <w:rPr>
                <w:b/>
                <w:bCs/>
                <w:sz w:val="21"/>
                <w:szCs w:val="20"/>
              </w:rPr>
              <w:t>说明</w:t>
            </w:r>
          </w:p>
        </w:tc>
      </w:tr>
      <w:tr w:rsidR="00D50681" w:rsidRPr="00D50681" w14:paraId="22FC1BFF" w14:textId="77777777" w:rsidTr="008A3299">
        <w:trPr>
          <w:trHeight w:val="317"/>
        </w:trPr>
        <w:tc>
          <w:tcPr>
            <w:tcW w:w="3969" w:type="dxa"/>
            <w:tcBorders>
              <w:top w:val="single" w:sz="4" w:space="0" w:color="auto"/>
              <w:left w:val="nil"/>
              <w:bottom w:val="nil"/>
              <w:right w:val="nil"/>
            </w:tcBorders>
            <w:vAlign w:val="center"/>
            <w:hideMark/>
          </w:tcPr>
          <w:p w14:paraId="584A36D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操作系统</w:t>
            </w:r>
          </w:p>
        </w:tc>
        <w:tc>
          <w:tcPr>
            <w:tcW w:w="5095" w:type="dxa"/>
            <w:tcBorders>
              <w:top w:val="single" w:sz="4" w:space="0" w:color="auto"/>
              <w:left w:val="nil"/>
              <w:bottom w:val="nil"/>
              <w:right w:val="nil"/>
            </w:tcBorders>
            <w:vAlign w:val="center"/>
            <w:hideMark/>
          </w:tcPr>
          <w:p w14:paraId="3227267B"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Ubuntu 22.04 LTS</w:t>
            </w:r>
          </w:p>
        </w:tc>
      </w:tr>
      <w:tr w:rsidR="00D50681" w:rsidRPr="00D50681" w14:paraId="3FE73B05" w14:textId="77777777" w:rsidTr="008A3299">
        <w:trPr>
          <w:trHeight w:val="317"/>
        </w:trPr>
        <w:tc>
          <w:tcPr>
            <w:tcW w:w="3969" w:type="dxa"/>
            <w:tcBorders>
              <w:top w:val="nil"/>
              <w:left w:val="nil"/>
              <w:bottom w:val="nil"/>
              <w:right w:val="nil"/>
            </w:tcBorders>
            <w:vAlign w:val="center"/>
            <w:hideMark/>
          </w:tcPr>
          <w:p w14:paraId="3CCABAE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Python</w:t>
            </w:r>
          </w:p>
        </w:tc>
        <w:tc>
          <w:tcPr>
            <w:tcW w:w="5095" w:type="dxa"/>
            <w:tcBorders>
              <w:top w:val="nil"/>
              <w:left w:val="nil"/>
              <w:bottom w:val="nil"/>
              <w:right w:val="nil"/>
            </w:tcBorders>
            <w:vAlign w:val="center"/>
            <w:hideMark/>
          </w:tcPr>
          <w:p w14:paraId="48715C1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3.12</w:t>
            </w:r>
          </w:p>
        </w:tc>
      </w:tr>
      <w:tr w:rsidR="00D50681" w:rsidRPr="00D50681" w14:paraId="7D46E69A" w14:textId="77777777" w:rsidTr="008A3299">
        <w:trPr>
          <w:trHeight w:val="317"/>
        </w:trPr>
        <w:tc>
          <w:tcPr>
            <w:tcW w:w="3969" w:type="dxa"/>
            <w:tcBorders>
              <w:top w:val="nil"/>
              <w:left w:val="nil"/>
              <w:bottom w:val="nil"/>
              <w:right w:val="nil"/>
            </w:tcBorders>
            <w:vAlign w:val="center"/>
            <w:hideMark/>
          </w:tcPr>
          <w:p w14:paraId="24D0060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深度学习框架</w:t>
            </w:r>
          </w:p>
        </w:tc>
        <w:tc>
          <w:tcPr>
            <w:tcW w:w="5095" w:type="dxa"/>
            <w:tcBorders>
              <w:top w:val="nil"/>
              <w:left w:val="nil"/>
              <w:bottom w:val="nil"/>
              <w:right w:val="nil"/>
            </w:tcBorders>
            <w:vAlign w:val="center"/>
            <w:hideMark/>
          </w:tcPr>
          <w:p w14:paraId="5B844B3A"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PyTorch</w:t>
            </w:r>
            <w:proofErr w:type="spellEnd"/>
            <w:r w:rsidRPr="00D50681">
              <w:rPr>
                <w:sz w:val="21"/>
                <w:szCs w:val="20"/>
              </w:rPr>
              <w:t xml:space="preserve"> 2.1.0</w:t>
            </w:r>
          </w:p>
        </w:tc>
      </w:tr>
      <w:tr w:rsidR="00D50681" w:rsidRPr="00D50681" w14:paraId="5C8712AE" w14:textId="77777777" w:rsidTr="008A3299">
        <w:trPr>
          <w:trHeight w:val="317"/>
        </w:trPr>
        <w:tc>
          <w:tcPr>
            <w:tcW w:w="3969" w:type="dxa"/>
            <w:tcBorders>
              <w:top w:val="nil"/>
              <w:left w:val="nil"/>
              <w:bottom w:val="nil"/>
              <w:right w:val="nil"/>
            </w:tcBorders>
            <w:vAlign w:val="center"/>
            <w:hideMark/>
          </w:tcPr>
          <w:p w14:paraId="2409AFC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CUDA</w:t>
            </w:r>
          </w:p>
        </w:tc>
        <w:tc>
          <w:tcPr>
            <w:tcW w:w="5095" w:type="dxa"/>
            <w:tcBorders>
              <w:top w:val="nil"/>
              <w:left w:val="nil"/>
              <w:bottom w:val="nil"/>
              <w:right w:val="nil"/>
            </w:tcBorders>
            <w:vAlign w:val="center"/>
            <w:hideMark/>
          </w:tcPr>
          <w:p w14:paraId="22A98604"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12.8</w:t>
            </w:r>
          </w:p>
        </w:tc>
      </w:tr>
      <w:tr w:rsidR="00D50681" w:rsidRPr="00D50681" w14:paraId="28836287" w14:textId="77777777" w:rsidTr="008A3299">
        <w:trPr>
          <w:trHeight w:val="317"/>
        </w:trPr>
        <w:tc>
          <w:tcPr>
            <w:tcW w:w="3969" w:type="dxa"/>
            <w:tcBorders>
              <w:top w:val="nil"/>
              <w:left w:val="nil"/>
              <w:bottom w:val="nil"/>
              <w:right w:val="nil"/>
            </w:tcBorders>
            <w:vAlign w:val="center"/>
            <w:hideMark/>
          </w:tcPr>
          <w:p w14:paraId="44E48523"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cuDNN</w:t>
            </w:r>
            <w:proofErr w:type="spellEnd"/>
          </w:p>
        </w:tc>
        <w:tc>
          <w:tcPr>
            <w:tcW w:w="5095" w:type="dxa"/>
            <w:tcBorders>
              <w:top w:val="nil"/>
              <w:left w:val="nil"/>
              <w:bottom w:val="nil"/>
              <w:right w:val="nil"/>
            </w:tcBorders>
            <w:vAlign w:val="center"/>
            <w:hideMark/>
          </w:tcPr>
          <w:p w14:paraId="0DD46716" w14:textId="1D53A62D" w:rsidR="00D50681" w:rsidRPr="00D50681" w:rsidRDefault="00D50681" w:rsidP="00D50681">
            <w:pPr>
              <w:pStyle w:val="altz"/>
              <w:snapToGrid/>
              <w:spacing w:line="240" w:lineRule="auto"/>
              <w:ind w:firstLineChars="0" w:firstLine="0"/>
              <w:rPr>
                <w:sz w:val="21"/>
                <w:szCs w:val="20"/>
              </w:rPr>
            </w:pPr>
            <w:r w:rsidRPr="00D50681">
              <w:rPr>
                <w:sz w:val="21"/>
                <w:szCs w:val="20"/>
              </w:rPr>
              <w:t>与</w:t>
            </w:r>
            <w:r w:rsidRPr="00D50681">
              <w:rPr>
                <w:sz w:val="21"/>
                <w:szCs w:val="20"/>
              </w:rPr>
              <w:t>CUDA 12.8</w:t>
            </w:r>
            <w:r w:rsidRPr="00D50681">
              <w:rPr>
                <w:sz w:val="21"/>
                <w:szCs w:val="20"/>
              </w:rPr>
              <w:t>配套版本</w:t>
            </w:r>
          </w:p>
        </w:tc>
      </w:tr>
      <w:tr w:rsidR="00D50681" w:rsidRPr="00D50681" w14:paraId="4F3ADA73" w14:textId="77777777" w:rsidTr="008A3299">
        <w:trPr>
          <w:trHeight w:val="317"/>
        </w:trPr>
        <w:tc>
          <w:tcPr>
            <w:tcW w:w="3969" w:type="dxa"/>
            <w:tcBorders>
              <w:top w:val="nil"/>
              <w:left w:val="nil"/>
              <w:bottom w:val="nil"/>
              <w:right w:val="nil"/>
            </w:tcBorders>
            <w:vAlign w:val="center"/>
            <w:hideMark/>
          </w:tcPr>
          <w:p w14:paraId="53679CF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模型微调框架</w:t>
            </w:r>
          </w:p>
        </w:tc>
        <w:tc>
          <w:tcPr>
            <w:tcW w:w="5095" w:type="dxa"/>
            <w:tcBorders>
              <w:top w:val="nil"/>
              <w:left w:val="nil"/>
              <w:bottom w:val="nil"/>
              <w:right w:val="nil"/>
            </w:tcBorders>
            <w:vAlign w:val="center"/>
            <w:hideMark/>
          </w:tcPr>
          <w:p w14:paraId="48FDE4AF"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LLaMAFactory</w:t>
            </w:r>
            <w:proofErr w:type="spellEnd"/>
            <w:r w:rsidRPr="00D50681">
              <w:rPr>
                <w:sz w:val="21"/>
                <w:szCs w:val="20"/>
              </w:rPr>
              <w:t xml:space="preserve"> 0.9.5.dev0</w:t>
            </w:r>
          </w:p>
        </w:tc>
      </w:tr>
      <w:tr w:rsidR="00D50681" w:rsidRPr="00D50681" w14:paraId="60EA5D97" w14:textId="77777777" w:rsidTr="008A3299">
        <w:trPr>
          <w:trHeight w:val="317"/>
        </w:trPr>
        <w:tc>
          <w:tcPr>
            <w:tcW w:w="3969" w:type="dxa"/>
            <w:tcBorders>
              <w:top w:val="nil"/>
              <w:left w:val="nil"/>
              <w:bottom w:val="single" w:sz="4" w:space="0" w:color="auto"/>
              <w:right w:val="nil"/>
            </w:tcBorders>
            <w:vAlign w:val="center"/>
            <w:hideMark/>
          </w:tcPr>
          <w:p w14:paraId="1FDB558E" w14:textId="77777777" w:rsidR="00D50681" w:rsidRPr="00D50681" w:rsidRDefault="00D50681" w:rsidP="00DF2E71">
            <w:pPr>
              <w:pStyle w:val="altz"/>
              <w:snapToGrid/>
              <w:spacing w:line="240" w:lineRule="auto"/>
              <w:ind w:firstLineChars="0" w:firstLine="0"/>
              <w:rPr>
                <w:sz w:val="21"/>
                <w:szCs w:val="20"/>
              </w:rPr>
            </w:pPr>
            <w:r w:rsidRPr="00D50681">
              <w:rPr>
                <w:sz w:val="21"/>
                <w:szCs w:val="20"/>
              </w:rPr>
              <w:t>环境管理工具</w:t>
            </w:r>
          </w:p>
        </w:tc>
        <w:tc>
          <w:tcPr>
            <w:tcW w:w="5095" w:type="dxa"/>
            <w:tcBorders>
              <w:top w:val="nil"/>
              <w:left w:val="nil"/>
              <w:bottom w:val="single" w:sz="4" w:space="0" w:color="auto"/>
              <w:right w:val="nil"/>
            </w:tcBorders>
            <w:vAlign w:val="center"/>
            <w:hideMark/>
          </w:tcPr>
          <w:p w14:paraId="3C6DF204" w14:textId="2D1AD76D" w:rsidR="00D50681" w:rsidRPr="00D50681" w:rsidRDefault="00D50681" w:rsidP="00DF2E71">
            <w:pPr>
              <w:pStyle w:val="altz"/>
              <w:snapToGrid/>
              <w:spacing w:line="240" w:lineRule="auto"/>
              <w:ind w:firstLineChars="0" w:firstLine="0"/>
              <w:rPr>
                <w:sz w:val="21"/>
                <w:szCs w:val="20"/>
              </w:rPr>
            </w:pPr>
            <w:r w:rsidRPr="00D50681">
              <w:rPr>
                <w:sz w:val="21"/>
                <w:szCs w:val="20"/>
              </w:rPr>
              <w:t>Anaconda</w:t>
            </w:r>
            <w:r w:rsidRPr="00D50681">
              <w:rPr>
                <w:sz w:val="21"/>
                <w:szCs w:val="20"/>
              </w:rPr>
              <w:t>虚拟环境</w:t>
            </w:r>
          </w:p>
        </w:tc>
      </w:tr>
    </w:tbl>
    <w:p w14:paraId="7B5865A7" w14:textId="77777777" w:rsidR="00D50681" w:rsidRDefault="00D50681" w:rsidP="00F90FD9">
      <w:pPr>
        <w:pStyle w:val="altz"/>
        <w:ind w:firstLine="480"/>
      </w:pPr>
    </w:p>
    <w:p w14:paraId="47571D4B" w14:textId="14E0176C" w:rsidR="00F54B80" w:rsidRDefault="00000000" w:rsidP="00F90FD9">
      <w:pPr>
        <w:pStyle w:val="3"/>
        <w:spacing w:before="163" w:after="163"/>
        <w:rPr>
          <w:rFonts w:hint="eastAsia"/>
        </w:rPr>
      </w:pPr>
      <w:bookmarkStart w:id="147" w:name="_Toc227951624"/>
      <w:r>
        <w:rPr>
          <w:rFonts w:hint="eastAsia"/>
        </w:rPr>
        <w:lastRenderedPageBreak/>
        <w:t>基础模型介绍</w:t>
      </w:r>
      <w:bookmarkEnd w:id="147"/>
    </w:p>
    <w:p w14:paraId="00ACB95B" w14:textId="4AF463FD" w:rsidR="00F90FD9" w:rsidRPr="00F90FD9" w:rsidRDefault="00F90FD9" w:rsidP="00F90FD9">
      <w:pPr>
        <w:pStyle w:val="altz"/>
        <w:ind w:firstLine="480"/>
      </w:pPr>
      <w:r w:rsidRPr="00F90FD9">
        <w:t>为全面考察不同架构、不同参数规模的大语言模型在青少年生殖健康这一垂直领域上的微调潜力与性能边界，本研究系统性地选用了阿里巴巴通义千问（</w:t>
      </w:r>
      <w:r w:rsidRPr="00F90FD9">
        <w:t>Qwen</w:t>
      </w:r>
      <w:r w:rsidRPr="00F90FD9">
        <w:t>）家族的两代代表性模型作为实验基座，具体涵盖</w:t>
      </w:r>
      <w:r w:rsidRPr="00F90FD9">
        <w:t>Qwen2.5</w:t>
      </w:r>
      <w:r w:rsidRPr="00F90FD9">
        <w:t>系列与</w:t>
      </w:r>
      <w:r w:rsidRPr="00F90FD9">
        <w:t>Qwen3</w:t>
      </w:r>
      <w:r w:rsidRPr="00F90FD9">
        <w:t>系列。选择上述模型的核心原因在于：其一，</w:t>
      </w:r>
      <w:r w:rsidRPr="00F90FD9">
        <w:t>Qwen</w:t>
      </w:r>
      <w:r w:rsidRPr="00F90FD9">
        <w:t>系列在中文自然语言理解与生成任务上表现优异，其</w:t>
      </w:r>
      <w:proofErr w:type="gramStart"/>
      <w:r w:rsidRPr="00F90FD9">
        <w:t>预训练</w:t>
      </w:r>
      <w:proofErr w:type="gramEnd"/>
      <w:r w:rsidRPr="00F90FD9">
        <w:t>语料中包含了丰富的中文医学与健康科普文本，为后续领域微调提供了良好的语义基础；其二，</w:t>
      </w:r>
      <w:r w:rsidRPr="00F90FD9">
        <w:t>Qwen</w:t>
      </w:r>
      <w:r w:rsidRPr="00F90FD9">
        <w:t>系列开源生态完善，从</w:t>
      </w:r>
      <w:r w:rsidRPr="00F90FD9">
        <w:t>1.5B</w:t>
      </w:r>
      <w:r w:rsidRPr="00F90FD9">
        <w:t>到</w:t>
      </w:r>
      <w:r>
        <w:rPr>
          <w:rFonts w:hint="eastAsia"/>
        </w:rPr>
        <w:t>7</w:t>
      </w:r>
      <w:r w:rsidRPr="00F90FD9">
        <w:t>B</w:t>
      </w:r>
      <w:r w:rsidRPr="00F90FD9">
        <w:t>形成了较为完整的参数规模梯度，便于本研究开展跨尺度的对照分析；其三，</w:t>
      </w:r>
      <w:r w:rsidRPr="00F90FD9">
        <w:t>Qwen2.5</w:t>
      </w:r>
      <w:r w:rsidRPr="00F90FD9">
        <w:t>与</w:t>
      </w:r>
      <w:r w:rsidRPr="00F90FD9">
        <w:t>Qwen3</w:t>
      </w:r>
      <w:r w:rsidRPr="00F90FD9">
        <w:t>分别代表了不同的技术代际，前者以稳定成熟著称，后者则引入了更优的推理架构与指令跟随能力，对比两者有助于揭示模型代际差异</w:t>
      </w:r>
      <w:proofErr w:type="gramStart"/>
      <w:r w:rsidRPr="00F90FD9">
        <w:t>对领域</w:t>
      </w:r>
      <w:proofErr w:type="gramEnd"/>
      <w:r w:rsidRPr="00F90FD9">
        <w:t>适配效果的影响。</w:t>
      </w:r>
    </w:p>
    <w:p w14:paraId="6F415D19" w14:textId="77A5F391" w:rsidR="00F90FD9" w:rsidRPr="00F90FD9" w:rsidRDefault="00F90FD9" w:rsidP="00F90FD9">
      <w:pPr>
        <w:pStyle w:val="altz"/>
        <w:ind w:firstLine="480"/>
      </w:pPr>
      <w:r w:rsidRPr="00F90FD9">
        <w:t>具体而言，本研究纳入的基座模型包括</w:t>
      </w:r>
      <w:r w:rsidRPr="00F90FD9">
        <w:t>Qwen2.5-1.5B-Instruct</w:t>
      </w:r>
      <w:r w:rsidRPr="00F90FD9">
        <w:t>、</w:t>
      </w:r>
      <w:r w:rsidRPr="00F90FD9">
        <w:t>Qwen2.5-</w:t>
      </w:r>
      <w:r>
        <w:rPr>
          <w:rFonts w:hint="eastAsia"/>
        </w:rPr>
        <w:t>3</w:t>
      </w:r>
      <w:r w:rsidRPr="00F90FD9">
        <w:t>B-Instruct</w:t>
      </w:r>
      <w:r w:rsidRPr="00F90FD9">
        <w:t>、</w:t>
      </w:r>
      <w:r w:rsidRPr="00F90FD9">
        <w:t>Qwen2.5-</w:t>
      </w:r>
      <w:r>
        <w:rPr>
          <w:rFonts w:hint="eastAsia"/>
        </w:rPr>
        <w:t>7</w:t>
      </w:r>
      <w:r w:rsidRPr="00F90FD9">
        <w:t>B-Instruct</w:t>
      </w:r>
      <w:r w:rsidRPr="00F90FD9">
        <w:t>，以及</w:t>
      </w:r>
      <w:r w:rsidRPr="00F90FD9">
        <w:t>Qwen3-1.7B-Instruct</w:t>
      </w:r>
      <w:r w:rsidRPr="00F90FD9">
        <w:t>、</w:t>
      </w:r>
      <w:r w:rsidRPr="00F90FD9">
        <w:t>Qwen3-4B-Instruct</w:t>
      </w:r>
      <w:r>
        <w:rPr>
          <w:rFonts w:hint="eastAsia"/>
        </w:rPr>
        <w:t>和</w:t>
      </w:r>
      <w:r w:rsidRPr="00F90FD9">
        <w:t>Qwen3-8B-Instruct</w:t>
      </w:r>
      <w:r w:rsidRPr="00F90FD9">
        <w:t>。上述模型均为对应参数规模下的指令微调版本（</w:t>
      </w:r>
      <w:r w:rsidRPr="00F90FD9">
        <w:t>Instruct</w:t>
      </w:r>
      <w:r w:rsidRPr="00F90FD9">
        <w:t>），即已经在通用对话场景下经过初步的对齐训练，具备一定的指令理解基础。在本研究中，这些模型将被进一步置于青少年生殖健康领域数据上进行微调，以检验其领域迁移能</w:t>
      </w:r>
      <w:r w:rsidRPr="007612A9">
        <w:t>力。</w:t>
      </w:r>
      <w:r w:rsidR="007612A9" w:rsidRPr="00E57BEC">
        <w:fldChar w:fldCharType="begin"/>
      </w:r>
      <w:r w:rsidR="007612A9" w:rsidRPr="00E57BEC">
        <w:instrText xml:space="preserve"> REF _Ref227855673 \h </w:instrText>
      </w:r>
      <w:r w:rsidR="007612A9"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3</w:t>
      </w:r>
      <w:r w:rsidR="007612A9" w:rsidRPr="00E57BEC">
        <w:fldChar w:fldCharType="end"/>
      </w:r>
      <w:r w:rsidRPr="00486D0E">
        <w:t>汇总</w:t>
      </w:r>
      <w:r w:rsidRPr="00F90FD9">
        <w:t>了本研究所选用的全部基座模型及其核心特征。</w:t>
      </w:r>
    </w:p>
    <w:p w14:paraId="4E13953D" w14:textId="59903095" w:rsidR="007612A9" w:rsidRPr="007612A9" w:rsidRDefault="007612A9" w:rsidP="00486D0E">
      <w:pPr>
        <w:pStyle w:val="aff6"/>
        <w:spacing w:before="326" w:after="163"/>
      </w:pPr>
      <w:bookmarkStart w:id="148" w:name="_Ref227855673"/>
      <w:bookmarkStart w:id="149" w:name="_Toc227956048"/>
      <w:r w:rsidRPr="007612A9">
        <w:rPr>
          <w:rFonts w:hint="eastAsia"/>
        </w:rPr>
        <w:t>表</w:t>
      </w:r>
      <w:r w:rsidRPr="007612A9">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3</w:t>
      </w:r>
      <w:r w:rsidR="007B10FA">
        <w:fldChar w:fldCharType="end"/>
      </w:r>
      <w:bookmarkEnd w:id="148"/>
      <w:r w:rsidRPr="007612A9">
        <w:rPr>
          <w:rFonts w:hint="eastAsia"/>
        </w:rPr>
        <w:t xml:space="preserve"> </w:t>
      </w:r>
      <w:r w:rsidRPr="007612A9">
        <w:rPr>
          <w:rFonts w:hint="eastAsia"/>
        </w:rPr>
        <w:t>实验选用的基座模型及其核心特征</w:t>
      </w:r>
      <w:bookmarkEnd w:id="149"/>
    </w:p>
    <w:tbl>
      <w:tblPr>
        <w:tblW w:w="9072" w:type="dxa"/>
        <w:tblCellMar>
          <w:top w:w="15" w:type="dxa"/>
          <w:left w:w="15" w:type="dxa"/>
          <w:bottom w:w="15" w:type="dxa"/>
          <w:right w:w="15" w:type="dxa"/>
        </w:tblCellMar>
        <w:tblLook w:val="04A0" w:firstRow="1" w:lastRow="0" w:firstColumn="1" w:lastColumn="0" w:noHBand="0" w:noVBand="1"/>
      </w:tblPr>
      <w:tblGrid>
        <w:gridCol w:w="1560"/>
        <w:gridCol w:w="2409"/>
        <w:gridCol w:w="1417"/>
        <w:gridCol w:w="3686"/>
      </w:tblGrid>
      <w:tr w:rsidR="00195EEC" w:rsidRPr="009613CF" w14:paraId="74E8F5AA" w14:textId="77777777" w:rsidTr="008A3299">
        <w:trPr>
          <w:trHeight w:val="317"/>
        </w:trPr>
        <w:tc>
          <w:tcPr>
            <w:tcW w:w="1560" w:type="dxa"/>
            <w:tcBorders>
              <w:top w:val="single" w:sz="4" w:space="0" w:color="auto"/>
              <w:bottom w:val="single" w:sz="4" w:space="0" w:color="auto"/>
            </w:tcBorders>
            <w:vAlign w:val="center"/>
            <w:hideMark/>
          </w:tcPr>
          <w:p w14:paraId="523B59DF" w14:textId="77777777" w:rsidR="00195EEC" w:rsidRPr="009613CF" w:rsidRDefault="00195EEC" w:rsidP="00DF2E71">
            <w:pPr>
              <w:pStyle w:val="altz"/>
              <w:wordWrap/>
              <w:snapToGrid/>
              <w:spacing w:line="240" w:lineRule="auto"/>
              <w:ind w:firstLineChars="0" w:firstLine="0"/>
              <w:rPr>
                <w:rFonts w:ascii="宋体" w:hAnsi="宋体" w:hint="eastAsia"/>
                <w:b/>
                <w:bCs/>
                <w:sz w:val="21"/>
                <w:szCs w:val="20"/>
              </w:rPr>
            </w:pPr>
            <w:r w:rsidRPr="009613CF">
              <w:rPr>
                <w:rFonts w:ascii="宋体" w:hAnsi="宋体"/>
                <w:b/>
                <w:bCs/>
                <w:sz w:val="21"/>
                <w:szCs w:val="20"/>
              </w:rPr>
              <w:t>模型系列</w:t>
            </w:r>
          </w:p>
        </w:tc>
        <w:tc>
          <w:tcPr>
            <w:tcW w:w="2409" w:type="dxa"/>
            <w:tcBorders>
              <w:top w:val="single" w:sz="4" w:space="0" w:color="auto"/>
              <w:bottom w:val="single" w:sz="4" w:space="0" w:color="auto"/>
            </w:tcBorders>
            <w:vAlign w:val="center"/>
            <w:hideMark/>
          </w:tcPr>
          <w:p w14:paraId="49F3A670" w14:textId="77777777" w:rsidR="00195EEC" w:rsidRPr="009613CF" w:rsidRDefault="00195EEC" w:rsidP="00DF2E71">
            <w:pPr>
              <w:pStyle w:val="altz"/>
              <w:wordWrap/>
              <w:snapToGrid/>
              <w:spacing w:line="240" w:lineRule="auto"/>
              <w:ind w:firstLineChars="0" w:firstLine="0"/>
              <w:rPr>
                <w:rFonts w:ascii="宋体" w:hAnsi="宋体" w:hint="eastAsia"/>
                <w:b/>
                <w:bCs/>
                <w:sz w:val="21"/>
                <w:szCs w:val="20"/>
              </w:rPr>
            </w:pPr>
            <w:r w:rsidRPr="009613CF">
              <w:rPr>
                <w:rFonts w:ascii="宋体" w:hAnsi="宋体"/>
                <w:b/>
                <w:bCs/>
                <w:sz w:val="21"/>
                <w:szCs w:val="20"/>
              </w:rPr>
              <w:t>模型名称</w:t>
            </w:r>
          </w:p>
        </w:tc>
        <w:tc>
          <w:tcPr>
            <w:tcW w:w="1417" w:type="dxa"/>
            <w:tcBorders>
              <w:top w:val="single" w:sz="4" w:space="0" w:color="auto"/>
              <w:bottom w:val="single" w:sz="4" w:space="0" w:color="auto"/>
            </w:tcBorders>
            <w:vAlign w:val="center"/>
            <w:hideMark/>
          </w:tcPr>
          <w:p w14:paraId="2344FC24" w14:textId="77777777" w:rsidR="00195EEC" w:rsidRPr="009613CF" w:rsidRDefault="00195EEC" w:rsidP="00DF2E71">
            <w:pPr>
              <w:pStyle w:val="altz"/>
              <w:wordWrap/>
              <w:snapToGrid/>
              <w:spacing w:line="240" w:lineRule="auto"/>
              <w:ind w:firstLineChars="0" w:firstLine="0"/>
              <w:rPr>
                <w:rFonts w:ascii="宋体" w:hAnsi="宋体" w:hint="eastAsia"/>
                <w:b/>
                <w:bCs/>
                <w:sz w:val="21"/>
                <w:szCs w:val="20"/>
              </w:rPr>
            </w:pPr>
            <w:r w:rsidRPr="009613CF">
              <w:rPr>
                <w:rFonts w:ascii="宋体" w:hAnsi="宋体"/>
                <w:b/>
                <w:bCs/>
                <w:sz w:val="21"/>
                <w:szCs w:val="20"/>
              </w:rPr>
              <w:t>参数量</w:t>
            </w:r>
          </w:p>
        </w:tc>
        <w:tc>
          <w:tcPr>
            <w:tcW w:w="3686" w:type="dxa"/>
            <w:tcBorders>
              <w:top w:val="single" w:sz="4" w:space="0" w:color="auto"/>
              <w:bottom w:val="single" w:sz="4" w:space="0" w:color="auto"/>
            </w:tcBorders>
            <w:vAlign w:val="center"/>
            <w:hideMark/>
          </w:tcPr>
          <w:p w14:paraId="2889C8AC" w14:textId="77777777" w:rsidR="00195EEC" w:rsidRPr="009613CF" w:rsidRDefault="00195EEC" w:rsidP="00DF2E71">
            <w:pPr>
              <w:pStyle w:val="altz"/>
              <w:wordWrap/>
              <w:snapToGrid/>
              <w:spacing w:line="240" w:lineRule="auto"/>
              <w:ind w:firstLineChars="0" w:firstLine="0"/>
              <w:rPr>
                <w:rFonts w:ascii="宋体" w:hAnsi="宋体" w:hint="eastAsia"/>
                <w:b/>
                <w:bCs/>
                <w:sz w:val="21"/>
                <w:szCs w:val="20"/>
              </w:rPr>
            </w:pPr>
            <w:r w:rsidRPr="009613CF">
              <w:rPr>
                <w:rFonts w:ascii="宋体" w:hAnsi="宋体"/>
                <w:b/>
                <w:bCs/>
                <w:sz w:val="21"/>
                <w:szCs w:val="20"/>
              </w:rPr>
              <w:t>架构特点</w:t>
            </w:r>
          </w:p>
        </w:tc>
      </w:tr>
      <w:tr w:rsidR="00195EEC" w:rsidRPr="009613CF" w14:paraId="62FB6B05" w14:textId="77777777" w:rsidTr="008A3299">
        <w:trPr>
          <w:trHeight w:val="317"/>
        </w:trPr>
        <w:tc>
          <w:tcPr>
            <w:tcW w:w="1560" w:type="dxa"/>
            <w:tcBorders>
              <w:top w:val="single" w:sz="4" w:space="0" w:color="auto"/>
            </w:tcBorders>
            <w:vAlign w:val="center"/>
            <w:hideMark/>
          </w:tcPr>
          <w:p w14:paraId="2825641C" w14:textId="77777777" w:rsidR="00195EEC" w:rsidRPr="009613CF" w:rsidRDefault="00195EEC" w:rsidP="00DF2E71">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Qwen2.5</w:t>
            </w:r>
          </w:p>
        </w:tc>
        <w:tc>
          <w:tcPr>
            <w:tcW w:w="2409" w:type="dxa"/>
            <w:tcBorders>
              <w:top w:val="single" w:sz="4" w:space="0" w:color="auto"/>
            </w:tcBorders>
            <w:vAlign w:val="center"/>
            <w:hideMark/>
          </w:tcPr>
          <w:p w14:paraId="3D7E48A2" w14:textId="77777777" w:rsidR="00195EEC" w:rsidRPr="009613CF" w:rsidRDefault="00195EEC" w:rsidP="00DF2E71">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Qwen2.5-1.5B-Instruct</w:t>
            </w:r>
          </w:p>
        </w:tc>
        <w:tc>
          <w:tcPr>
            <w:tcW w:w="1417" w:type="dxa"/>
            <w:tcBorders>
              <w:top w:val="single" w:sz="4" w:space="0" w:color="auto"/>
            </w:tcBorders>
            <w:vAlign w:val="center"/>
            <w:hideMark/>
          </w:tcPr>
          <w:p w14:paraId="30B54D1D" w14:textId="77777777" w:rsidR="00195EEC" w:rsidRPr="009613CF" w:rsidRDefault="00195EEC" w:rsidP="00DF2E71">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1.5B</w:t>
            </w:r>
          </w:p>
        </w:tc>
        <w:tc>
          <w:tcPr>
            <w:tcW w:w="3686" w:type="dxa"/>
            <w:tcBorders>
              <w:top w:val="single" w:sz="4" w:space="0" w:color="auto"/>
            </w:tcBorders>
            <w:vAlign w:val="center"/>
            <w:hideMark/>
          </w:tcPr>
          <w:p w14:paraId="365C1858" w14:textId="285DB3AC" w:rsidR="00195EEC" w:rsidRPr="009613CF" w:rsidRDefault="00195EEC"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Dense Transformer，</w:t>
            </w:r>
            <w:proofErr w:type="spellStart"/>
            <w:r w:rsidRPr="009613CF">
              <w:rPr>
                <w:rFonts w:ascii="宋体" w:hAnsi="宋体"/>
                <w:sz w:val="21"/>
                <w:szCs w:val="20"/>
              </w:rPr>
              <w:t>RoPE</w:t>
            </w:r>
            <w:proofErr w:type="spellEnd"/>
            <w:r w:rsidRPr="009613CF">
              <w:rPr>
                <w:rFonts w:ascii="宋体" w:hAnsi="宋体"/>
                <w:sz w:val="21"/>
                <w:szCs w:val="20"/>
              </w:rPr>
              <w:t>位置编码，</w:t>
            </w:r>
            <w:r>
              <w:rPr>
                <w:rFonts w:ascii="宋体" w:hAnsi="宋体"/>
                <w:sz w:val="21"/>
                <w:szCs w:val="20"/>
              </w:rPr>
              <w:br/>
            </w:r>
            <w:proofErr w:type="spellStart"/>
            <w:r w:rsidRPr="009613CF">
              <w:rPr>
                <w:rFonts w:ascii="宋体" w:hAnsi="宋体"/>
                <w:sz w:val="21"/>
                <w:szCs w:val="20"/>
              </w:rPr>
              <w:t>SwiGLU</w:t>
            </w:r>
            <w:proofErr w:type="spellEnd"/>
            <w:r w:rsidRPr="009613CF">
              <w:rPr>
                <w:rFonts w:ascii="宋体" w:hAnsi="宋体"/>
                <w:sz w:val="21"/>
                <w:szCs w:val="20"/>
              </w:rPr>
              <w:t>激活</w:t>
            </w:r>
          </w:p>
        </w:tc>
      </w:tr>
      <w:tr w:rsidR="008A3299" w:rsidRPr="009613CF" w14:paraId="6055A64B" w14:textId="77777777" w:rsidTr="008A3299">
        <w:trPr>
          <w:trHeight w:val="317"/>
        </w:trPr>
        <w:tc>
          <w:tcPr>
            <w:tcW w:w="1560" w:type="dxa"/>
            <w:vAlign w:val="center"/>
          </w:tcPr>
          <w:p w14:paraId="3F3A8DC6" w14:textId="229C9779"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Qwen2.5</w:t>
            </w:r>
          </w:p>
        </w:tc>
        <w:tc>
          <w:tcPr>
            <w:tcW w:w="2409" w:type="dxa"/>
            <w:vAlign w:val="center"/>
          </w:tcPr>
          <w:p w14:paraId="445DAA63" w14:textId="7E1C0EF8"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Qwen2.5-</w:t>
            </w:r>
            <w:r>
              <w:rPr>
                <w:rFonts w:ascii="宋体" w:hAnsi="宋体" w:hint="eastAsia"/>
                <w:sz w:val="21"/>
                <w:szCs w:val="20"/>
              </w:rPr>
              <w:t>3</w:t>
            </w:r>
            <w:r w:rsidRPr="009613CF">
              <w:rPr>
                <w:rFonts w:ascii="宋体" w:hAnsi="宋体"/>
                <w:sz w:val="21"/>
                <w:szCs w:val="20"/>
              </w:rPr>
              <w:t>B-Instruct</w:t>
            </w:r>
          </w:p>
        </w:tc>
        <w:tc>
          <w:tcPr>
            <w:tcW w:w="1417" w:type="dxa"/>
            <w:vAlign w:val="center"/>
          </w:tcPr>
          <w:p w14:paraId="585E806A" w14:textId="103B0969" w:rsidR="008A3299" w:rsidRPr="009613CF" w:rsidRDefault="008A3299" w:rsidP="008A3299">
            <w:pPr>
              <w:pStyle w:val="altz"/>
              <w:wordWrap/>
              <w:snapToGrid/>
              <w:spacing w:line="240" w:lineRule="auto"/>
              <w:ind w:firstLineChars="0" w:firstLine="0"/>
              <w:rPr>
                <w:rFonts w:ascii="宋体" w:hAnsi="宋体" w:hint="eastAsia"/>
                <w:sz w:val="21"/>
                <w:szCs w:val="20"/>
              </w:rPr>
            </w:pPr>
            <w:r>
              <w:rPr>
                <w:rFonts w:ascii="宋体" w:hAnsi="宋体" w:hint="eastAsia"/>
                <w:sz w:val="21"/>
                <w:szCs w:val="20"/>
              </w:rPr>
              <w:t>3B</w:t>
            </w:r>
          </w:p>
        </w:tc>
        <w:tc>
          <w:tcPr>
            <w:tcW w:w="3686" w:type="dxa"/>
            <w:vAlign w:val="center"/>
          </w:tcPr>
          <w:p w14:paraId="3C71444A" w14:textId="1AB9345C" w:rsidR="008A3299" w:rsidRPr="009613CF" w:rsidRDefault="008A3299" w:rsidP="008A3299">
            <w:pPr>
              <w:pStyle w:val="altz"/>
              <w:wordWrap/>
              <w:snapToGrid/>
              <w:spacing w:line="240" w:lineRule="auto"/>
              <w:ind w:firstLineChars="0" w:firstLine="0"/>
              <w:rPr>
                <w:rFonts w:ascii="宋体" w:hAnsi="宋体" w:hint="eastAsia"/>
                <w:sz w:val="21"/>
                <w:szCs w:val="20"/>
              </w:rPr>
            </w:pPr>
            <w:r>
              <w:rPr>
                <w:rFonts w:ascii="宋体" w:hAnsi="宋体" w:hint="eastAsia"/>
                <w:sz w:val="21"/>
                <w:szCs w:val="20"/>
              </w:rPr>
              <w:t>同上</w:t>
            </w:r>
          </w:p>
        </w:tc>
      </w:tr>
      <w:tr w:rsidR="008A3299" w:rsidRPr="009613CF" w14:paraId="6ACF0B26" w14:textId="77777777" w:rsidTr="008A3299">
        <w:trPr>
          <w:trHeight w:val="317"/>
        </w:trPr>
        <w:tc>
          <w:tcPr>
            <w:tcW w:w="1560" w:type="dxa"/>
            <w:vAlign w:val="center"/>
            <w:hideMark/>
          </w:tcPr>
          <w:p w14:paraId="624580F8"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Qwen2.5</w:t>
            </w:r>
          </w:p>
        </w:tc>
        <w:tc>
          <w:tcPr>
            <w:tcW w:w="2409" w:type="dxa"/>
            <w:vAlign w:val="center"/>
            <w:hideMark/>
          </w:tcPr>
          <w:p w14:paraId="1F71A85A"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Qwen2.5-7B-Instruct</w:t>
            </w:r>
          </w:p>
        </w:tc>
        <w:tc>
          <w:tcPr>
            <w:tcW w:w="1417" w:type="dxa"/>
            <w:vAlign w:val="center"/>
            <w:hideMark/>
          </w:tcPr>
          <w:p w14:paraId="66543AA4"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7B</w:t>
            </w:r>
          </w:p>
        </w:tc>
        <w:tc>
          <w:tcPr>
            <w:tcW w:w="3686" w:type="dxa"/>
            <w:vAlign w:val="center"/>
            <w:hideMark/>
          </w:tcPr>
          <w:p w14:paraId="485A9D63" w14:textId="5EA3060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同上，分组查询注意力（</w:t>
            </w:r>
            <w:r w:rsidRPr="00195EEC">
              <w:rPr>
                <w:rFonts w:ascii="宋体" w:hAnsi="宋体"/>
                <w:sz w:val="21"/>
                <w:szCs w:val="20"/>
              </w:rPr>
              <w:t>Grouped Query Attention</w:t>
            </w:r>
            <w:r>
              <w:rPr>
                <w:rFonts w:ascii="宋体" w:hAnsi="宋体" w:hint="eastAsia"/>
                <w:sz w:val="21"/>
                <w:szCs w:val="20"/>
              </w:rPr>
              <w:t xml:space="preserve">, </w:t>
            </w:r>
            <w:r w:rsidRPr="009613CF">
              <w:rPr>
                <w:rFonts w:ascii="宋体" w:hAnsi="宋体"/>
                <w:sz w:val="21"/>
                <w:szCs w:val="20"/>
              </w:rPr>
              <w:t>GQA）</w:t>
            </w:r>
          </w:p>
        </w:tc>
      </w:tr>
      <w:tr w:rsidR="008A3299" w:rsidRPr="009613CF" w14:paraId="1CD13DDA" w14:textId="77777777" w:rsidTr="008A3299">
        <w:trPr>
          <w:trHeight w:val="317"/>
        </w:trPr>
        <w:tc>
          <w:tcPr>
            <w:tcW w:w="1560" w:type="dxa"/>
            <w:vAlign w:val="center"/>
            <w:hideMark/>
          </w:tcPr>
          <w:p w14:paraId="23EBA1CC"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Qwen3</w:t>
            </w:r>
          </w:p>
        </w:tc>
        <w:tc>
          <w:tcPr>
            <w:tcW w:w="2409" w:type="dxa"/>
            <w:vAlign w:val="center"/>
            <w:hideMark/>
          </w:tcPr>
          <w:p w14:paraId="21AAE5A7"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Qwen3-1.7B-Instruct</w:t>
            </w:r>
          </w:p>
        </w:tc>
        <w:tc>
          <w:tcPr>
            <w:tcW w:w="1417" w:type="dxa"/>
            <w:vAlign w:val="center"/>
            <w:hideMark/>
          </w:tcPr>
          <w:p w14:paraId="343909A4"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1.7B</w:t>
            </w:r>
          </w:p>
        </w:tc>
        <w:tc>
          <w:tcPr>
            <w:tcW w:w="3686" w:type="dxa"/>
            <w:vAlign w:val="center"/>
            <w:hideMark/>
          </w:tcPr>
          <w:p w14:paraId="0B33A77B"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新一代架构，优化了长文本与推理能力</w:t>
            </w:r>
          </w:p>
        </w:tc>
      </w:tr>
      <w:tr w:rsidR="008A3299" w:rsidRPr="009613CF" w14:paraId="2F50333C" w14:textId="77777777" w:rsidTr="008A3299">
        <w:trPr>
          <w:trHeight w:val="317"/>
        </w:trPr>
        <w:tc>
          <w:tcPr>
            <w:tcW w:w="1560" w:type="dxa"/>
            <w:vAlign w:val="center"/>
            <w:hideMark/>
          </w:tcPr>
          <w:p w14:paraId="223E9217"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Qwen3</w:t>
            </w:r>
          </w:p>
        </w:tc>
        <w:tc>
          <w:tcPr>
            <w:tcW w:w="2409" w:type="dxa"/>
            <w:vAlign w:val="center"/>
            <w:hideMark/>
          </w:tcPr>
          <w:p w14:paraId="5577312E"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Qwen3-4B-Instruct</w:t>
            </w:r>
          </w:p>
        </w:tc>
        <w:tc>
          <w:tcPr>
            <w:tcW w:w="1417" w:type="dxa"/>
            <w:vAlign w:val="center"/>
            <w:hideMark/>
          </w:tcPr>
          <w:p w14:paraId="58A68DB9"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4B</w:t>
            </w:r>
          </w:p>
        </w:tc>
        <w:tc>
          <w:tcPr>
            <w:tcW w:w="3686" w:type="dxa"/>
            <w:vAlign w:val="center"/>
            <w:hideMark/>
          </w:tcPr>
          <w:p w14:paraId="0897CE26"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同上，支持思考模式与非思考模式切换</w:t>
            </w:r>
          </w:p>
        </w:tc>
      </w:tr>
      <w:tr w:rsidR="008A3299" w:rsidRPr="009613CF" w14:paraId="78043A2E" w14:textId="77777777" w:rsidTr="008A3299">
        <w:trPr>
          <w:trHeight w:val="317"/>
        </w:trPr>
        <w:tc>
          <w:tcPr>
            <w:tcW w:w="1560" w:type="dxa"/>
            <w:tcBorders>
              <w:bottom w:val="single" w:sz="4" w:space="0" w:color="auto"/>
            </w:tcBorders>
            <w:vAlign w:val="center"/>
            <w:hideMark/>
          </w:tcPr>
          <w:p w14:paraId="32CA5D83"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Qwen3</w:t>
            </w:r>
          </w:p>
        </w:tc>
        <w:tc>
          <w:tcPr>
            <w:tcW w:w="2409" w:type="dxa"/>
            <w:tcBorders>
              <w:bottom w:val="single" w:sz="4" w:space="0" w:color="auto"/>
            </w:tcBorders>
            <w:vAlign w:val="center"/>
            <w:hideMark/>
          </w:tcPr>
          <w:p w14:paraId="187246D4"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Qwen3-8B-Instruct</w:t>
            </w:r>
          </w:p>
        </w:tc>
        <w:tc>
          <w:tcPr>
            <w:tcW w:w="1417" w:type="dxa"/>
            <w:tcBorders>
              <w:bottom w:val="single" w:sz="4" w:space="0" w:color="auto"/>
            </w:tcBorders>
            <w:vAlign w:val="center"/>
            <w:hideMark/>
          </w:tcPr>
          <w:p w14:paraId="7313FD7E"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8B</w:t>
            </w:r>
          </w:p>
        </w:tc>
        <w:tc>
          <w:tcPr>
            <w:tcW w:w="3686" w:type="dxa"/>
            <w:tcBorders>
              <w:bottom w:val="single" w:sz="4" w:space="0" w:color="auto"/>
            </w:tcBorders>
            <w:vAlign w:val="center"/>
            <w:hideMark/>
          </w:tcPr>
          <w:p w14:paraId="60F0B9BE" w14:textId="0FA242C3"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同上，平衡性能与推理效率</w:t>
            </w:r>
          </w:p>
        </w:tc>
      </w:tr>
    </w:tbl>
    <w:p w14:paraId="6BA4F33B" w14:textId="77777777" w:rsidR="007612A9" w:rsidRPr="007612A9" w:rsidRDefault="007612A9" w:rsidP="007612A9">
      <w:pPr>
        <w:pStyle w:val="3"/>
        <w:spacing w:before="163" w:after="163"/>
        <w:rPr>
          <w:rFonts w:hint="eastAsia"/>
        </w:rPr>
      </w:pPr>
      <w:bookmarkStart w:id="150" w:name="_Toc227951625"/>
      <w:r w:rsidRPr="007612A9">
        <w:t>数据集划分</w:t>
      </w:r>
      <w:bookmarkEnd w:id="150"/>
    </w:p>
    <w:p w14:paraId="5CC385A3" w14:textId="702C4990" w:rsidR="007612A9" w:rsidRDefault="007612A9" w:rsidP="007612A9">
      <w:pPr>
        <w:pStyle w:val="altz"/>
        <w:ind w:firstLine="480"/>
      </w:pPr>
      <w:r>
        <w:rPr>
          <w:rFonts w:hint="eastAsia"/>
        </w:rPr>
        <w:t>如第</w:t>
      </w:r>
      <w:r w:rsidR="00E65B0A">
        <w:rPr>
          <w:rFonts w:hint="eastAsia"/>
        </w:rPr>
        <w:t>五</w:t>
      </w:r>
      <w:r>
        <w:rPr>
          <w:rFonts w:hint="eastAsia"/>
        </w:rPr>
        <w:t>章所述，</w:t>
      </w:r>
      <w:proofErr w:type="gramStart"/>
      <w:r>
        <w:rPr>
          <w:rFonts w:hint="eastAsia"/>
        </w:rPr>
        <w:t>经问题</w:t>
      </w:r>
      <w:proofErr w:type="gramEnd"/>
      <w:r>
        <w:rPr>
          <w:rFonts w:hint="eastAsia"/>
        </w:rPr>
        <w:t>规范化、答案生成、人工修订及</w:t>
      </w:r>
      <w:r>
        <w:rPr>
          <w:rFonts w:hint="eastAsia"/>
        </w:rPr>
        <w:t>DeepSeek-V3.2</w:t>
      </w:r>
      <w:r>
        <w:rPr>
          <w:rFonts w:hint="eastAsia"/>
        </w:rPr>
        <w:t>自动化质量筛查后，本研究最终构建了一个包含</w:t>
      </w:r>
      <w:r>
        <w:rPr>
          <w:rFonts w:hint="eastAsia"/>
        </w:rPr>
        <w:t>2,767</w:t>
      </w:r>
      <w:r>
        <w:rPr>
          <w:rFonts w:hint="eastAsia"/>
        </w:rPr>
        <w:t>条高质量问答对的青少年生殖健康教育数据集。该数据集是模型微调与评估的唯一数据来源。为确保模型训练、超参数调优与最终性能评测之间的数据隔离，避免信息泄漏导致评估结果虚高，本研究对该数据集进行了严格的分层划分。</w:t>
      </w:r>
    </w:p>
    <w:p w14:paraId="0DA11889" w14:textId="7622A5B4" w:rsidR="00F54B80" w:rsidRDefault="007612A9" w:rsidP="007612A9">
      <w:pPr>
        <w:pStyle w:val="altz"/>
        <w:ind w:firstLine="480"/>
      </w:pPr>
      <w:r>
        <w:rPr>
          <w:rFonts w:hint="eastAsia"/>
        </w:rPr>
        <w:lastRenderedPageBreak/>
        <w:t>研究采用了固定随机种子（</w:t>
      </w:r>
      <m:oMath>
        <m:r>
          <w:rPr>
            <w:rFonts w:ascii="Cambria Math" w:hAnsi="Cambria Math" w:cs="Times New Roman"/>
          </w:rPr>
          <m:t>seed=42</m:t>
        </m:r>
      </m:oMath>
      <w:r w:rsidRPr="000518C1">
        <w:rPr>
          <w:rFonts w:cs="Times New Roman"/>
          <w:i/>
          <w:iCs/>
        </w:rPr>
        <w:t>）</w:t>
      </w:r>
      <w:r>
        <w:rPr>
          <w:rFonts w:hint="eastAsia"/>
        </w:rPr>
        <w:t>的随机抽样策略，将</w:t>
      </w:r>
      <w:r>
        <w:rPr>
          <w:rFonts w:hint="eastAsia"/>
        </w:rPr>
        <w:t>2,767</w:t>
      </w:r>
      <w:r>
        <w:rPr>
          <w:rFonts w:hint="eastAsia"/>
        </w:rPr>
        <w:t>条有效问答对按</w:t>
      </w:r>
      <w:r>
        <w:rPr>
          <w:rFonts w:hint="eastAsia"/>
        </w:rPr>
        <w:t>8:1:1</w:t>
      </w:r>
      <w:r>
        <w:rPr>
          <w:rFonts w:hint="eastAsia"/>
        </w:rPr>
        <w:t>的比例划分为训练集、验证集与测试集。其中，训练集占比</w:t>
      </w:r>
      <w:r>
        <w:rPr>
          <w:rFonts w:hint="eastAsia"/>
        </w:rPr>
        <w:t>80%</w:t>
      </w:r>
      <w:r>
        <w:rPr>
          <w:rFonts w:hint="eastAsia"/>
        </w:rPr>
        <w:t>，共</w:t>
      </w:r>
      <w:r>
        <w:rPr>
          <w:rFonts w:hint="eastAsia"/>
        </w:rPr>
        <w:t>2,204</w:t>
      </w:r>
      <w:r>
        <w:rPr>
          <w:rFonts w:hint="eastAsia"/>
        </w:rPr>
        <w:t>条，用于模型的参数更新与领域知识学习；</w:t>
      </w:r>
      <w:proofErr w:type="gramStart"/>
      <w:r>
        <w:rPr>
          <w:rFonts w:hint="eastAsia"/>
        </w:rPr>
        <w:t>验证集占比</w:t>
      </w:r>
      <w:proofErr w:type="gramEnd"/>
      <w:r>
        <w:rPr>
          <w:rFonts w:hint="eastAsia"/>
        </w:rPr>
        <w:t>10%</w:t>
      </w:r>
      <w:r>
        <w:rPr>
          <w:rFonts w:hint="eastAsia"/>
        </w:rPr>
        <w:t>，共</w:t>
      </w:r>
      <w:r>
        <w:rPr>
          <w:rFonts w:hint="eastAsia"/>
        </w:rPr>
        <w:t>281</w:t>
      </w:r>
      <w:r>
        <w:rPr>
          <w:rFonts w:hint="eastAsia"/>
        </w:rPr>
        <w:t>条，用于训练过程中的早</w:t>
      </w:r>
      <w:proofErr w:type="gramStart"/>
      <w:r>
        <w:rPr>
          <w:rFonts w:hint="eastAsia"/>
        </w:rPr>
        <w:t>停判断</w:t>
      </w:r>
      <w:proofErr w:type="gramEnd"/>
      <w:r>
        <w:rPr>
          <w:rFonts w:hint="eastAsia"/>
        </w:rPr>
        <w:t>与超参数敏感性分析；</w:t>
      </w:r>
      <w:proofErr w:type="gramStart"/>
      <w:r>
        <w:rPr>
          <w:rFonts w:hint="eastAsia"/>
        </w:rPr>
        <w:t>测试集占比</w:t>
      </w:r>
      <w:proofErr w:type="gramEnd"/>
      <w:r>
        <w:rPr>
          <w:rFonts w:hint="eastAsia"/>
        </w:rPr>
        <w:t>10%</w:t>
      </w:r>
      <w:r>
        <w:rPr>
          <w:rFonts w:hint="eastAsia"/>
        </w:rPr>
        <w:t>，共</w:t>
      </w:r>
      <w:r>
        <w:rPr>
          <w:rFonts w:hint="eastAsia"/>
        </w:rPr>
        <w:t>282</w:t>
      </w:r>
      <w:r>
        <w:rPr>
          <w:rFonts w:hint="eastAsia"/>
        </w:rPr>
        <w:t>条，仅在最终评估阶段使用，以检验模型的泛化性能与真实问答能力。</w:t>
      </w:r>
      <w:r w:rsidR="00E1116F" w:rsidRPr="00E1116F">
        <w:t>各子集均覆盖了</w:t>
      </w:r>
      <w:r w:rsidR="00E1116F" w:rsidRPr="00E1116F">
        <w:t>13</w:t>
      </w:r>
      <w:r w:rsidR="00E1116F" w:rsidRPr="00E1116F">
        <w:t>个主题类别，以保证领域知识的均衡输入与评估的多样性。</w:t>
      </w:r>
      <w:r>
        <w:rPr>
          <w:rFonts w:hint="eastAsia"/>
        </w:rPr>
        <w:t>划分结果如</w:t>
      </w:r>
      <w:r w:rsidR="00E1116F" w:rsidRPr="00E57BEC">
        <w:fldChar w:fldCharType="begin"/>
      </w:r>
      <w:r w:rsidR="00E1116F" w:rsidRPr="00E57BEC">
        <w:instrText xml:space="preserve"> </w:instrText>
      </w:r>
      <w:r w:rsidR="00E1116F" w:rsidRPr="00E57BEC">
        <w:rPr>
          <w:rFonts w:hint="eastAsia"/>
        </w:rPr>
        <w:instrText>REF _Ref227856490 \h</w:instrText>
      </w:r>
      <w:r w:rsidR="00E1116F" w:rsidRPr="00E57BEC">
        <w:instrText xml:space="preserve"> </w:instrText>
      </w:r>
      <w:r w:rsidR="00E1116F"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4</w:t>
      </w:r>
      <w:r w:rsidR="00E1116F" w:rsidRPr="00E57BEC">
        <w:fldChar w:fldCharType="end"/>
      </w:r>
      <w:r>
        <w:rPr>
          <w:rFonts w:hint="eastAsia"/>
        </w:rPr>
        <w:t>所示。</w:t>
      </w:r>
    </w:p>
    <w:p w14:paraId="1974112B" w14:textId="495BA78A" w:rsidR="007612A9" w:rsidRPr="007612A9" w:rsidRDefault="007612A9" w:rsidP="00E57BEC">
      <w:pPr>
        <w:pStyle w:val="aff6"/>
        <w:spacing w:before="326" w:after="163"/>
      </w:pPr>
      <w:bookmarkStart w:id="151" w:name="_Ref227856490"/>
      <w:bookmarkStart w:id="152" w:name="_Toc227956049"/>
      <w:r w:rsidRPr="007612A9">
        <w:rPr>
          <w:rFonts w:hint="eastAsia"/>
        </w:rPr>
        <w:t>表</w:t>
      </w:r>
      <w:r w:rsidRPr="007612A9">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4</w:t>
      </w:r>
      <w:r w:rsidR="007B10FA">
        <w:fldChar w:fldCharType="end"/>
      </w:r>
      <w:bookmarkEnd w:id="151"/>
      <w:r w:rsidRPr="007612A9">
        <w:rPr>
          <w:rFonts w:hint="eastAsia"/>
        </w:rPr>
        <w:t xml:space="preserve"> </w:t>
      </w:r>
      <w:r w:rsidRPr="007612A9">
        <w:rPr>
          <w:rFonts w:hint="eastAsia"/>
        </w:rPr>
        <w:t>数据集划分结果统计</w:t>
      </w:r>
      <w:bookmarkEnd w:id="152"/>
    </w:p>
    <w:tbl>
      <w:tblPr>
        <w:tblW w:w="9072" w:type="dxa"/>
        <w:tblCellMar>
          <w:top w:w="15" w:type="dxa"/>
          <w:left w:w="15" w:type="dxa"/>
          <w:bottom w:w="15" w:type="dxa"/>
          <w:right w:w="15" w:type="dxa"/>
        </w:tblCellMar>
        <w:tblLook w:val="04A0" w:firstRow="1" w:lastRow="0" w:firstColumn="1" w:lastColumn="0" w:noHBand="0" w:noVBand="1"/>
      </w:tblPr>
      <w:tblGrid>
        <w:gridCol w:w="1985"/>
        <w:gridCol w:w="1559"/>
        <w:gridCol w:w="1418"/>
        <w:gridCol w:w="4110"/>
      </w:tblGrid>
      <w:tr w:rsidR="007612A9" w:rsidRPr="007612A9" w14:paraId="0E6836A9" w14:textId="77777777" w:rsidTr="00654A62">
        <w:trPr>
          <w:trHeight w:val="317"/>
        </w:trPr>
        <w:tc>
          <w:tcPr>
            <w:tcW w:w="1985" w:type="dxa"/>
            <w:tcBorders>
              <w:top w:val="single" w:sz="4" w:space="0" w:color="auto"/>
              <w:bottom w:val="single" w:sz="4" w:space="0" w:color="auto"/>
            </w:tcBorders>
            <w:vAlign w:val="center"/>
            <w:hideMark/>
          </w:tcPr>
          <w:p w14:paraId="39F7E044" w14:textId="77777777" w:rsidR="007612A9" w:rsidRPr="007612A9" w:rsidRDefault="007612A9" w:rsidP="00DF2E71">
            <w:pPr>
              <w:pStyle w:val="altz"/>
              <w:snapToGrid/>
              <w:spacing w:line="240" w:lineRule="auto"/>
              <w:ind w:firstLineChars="0" w:firstLine="0"/>
              <w:rPr>
                <w:b/>
                <w:bCs/>
                <w:sz w:val="21"/>
                <w:szCs w:val="20"/>
              </w:rPr>
            </w:pPr>
            <w:r w:rsidRPr="007612A9">
              <w:rPr>
                <w:b/>
                <w:bCs/>
                <w:sz w:val="21"/>
                <w:szCs w:val="20"/>
              </w:rPr>
              <w:t>数据集划分</w:t>
            </w:r>
          </w:p>
        </w:tc>
        <w:tc>
          <w:tcPr>
            <w:tcW w:w="1559" w:type="dxa"/>
            <w:tcBorders>
              <w:top w:val="single" w:sz="4" w:space="0" w:color="auto"/>
              <w:bottom w:val="single" w:sz="4" w:space="0" w:color="auto"/>
            </w:tcBorders>
            <w:vAlign w:val="center"/>
            <w:hideMark/>
          </w:tcPr>
          <w:p w14:paraId="75636FEF" w14:textId="77777777" w:rsidR="007612A9" w:rsidRPr="007612A9" w:rsidRDefault="007612A9" w:rsidP="00DF2E71">
            <w:pPr>
              <w:pStyle w:val="altz"/>
              <w:snapToGrid/>
              <w:spacing w:line="240" w:lineRule="auto"/>
              <w:ind w:firstLineChars="0" w:firstLine="0"/>
              <w:rPr>
                <w:b/>
                <w:bCs/>
                <w:sz w:val="21"/>
                <w:szCs w:val="20"/>
              </w:rPr>
            </w:pPr>
            <w:r w:rsidRPr="007612A9">
              <w:rPr>
                <w:b/>
                <w:bCs/>
                <w:sz w:val="21"/>
                <w:szCs w:val="20"/>
              </w:rPr>
              <w:t>样本数量</w:t>
            </w:r>
          </w:p>
        </w:tc>
        <w:tc>
          <w:tcPr>
            <w:tcW w:w="1418" w:type="dxa"/>
            <w:tcBorders>
              <w:top w:val="single" w:sz="4" w:space="0" w:color="auto"/>
              <w:bottom w:val="single" w:sz="4" w:space="0" w:color="auto"/>
            </w:tcBorders>
            <w:vAlign w:val="center"/>
            <w:hideMark/>
          </w:tcPr>
          <w:p w14:paraId="02CA1EDC" w14:textId="77777777" w:rsidR="007612A9" w:rsidRPr="007612A9" w:rsidRDefault="007612A9" w:rsidP="00DF2E71">
            <w:pPr>
              <w:pStyle w:val="altz"/>
              <w:snapToGrid/>
              <w:spacing w:line="240" w:lineRule="auto"/>
              <w:ind w:firstLineChars="0" w:firstLine="0"/>
              <w:rPr>
                <w:b/>
                <w:bCs/>
                <w:sz w:val="21"/>
                <w:szCs w:val="20"/>
              </w:rPr>
            </w:pPr>
            <w:r w:rsidRPr="007612A9">
              <w:rPr>
                <w:b/>
                <w:bCs/>
                <w:sz w:val="21"/>
                <w:szCs w:val="20"/>
              </w:rPr>
              <w:t>占比</w:t>
            </w:r>
          </w:p>
        </w:tc>
        <w:tc>
          <w:tcPr>
            <w:tcW w:w="4110" w:type="dxa"/>
            <w:tcBorders>
              <w:top w:val="single" w:sz="4" w:space="0" w:color="auto"/>
              <w:bottom w:val="single" w:sz="4" w:space="0" w:color="auto"/>
            </w:tcBorders>
            <w:vAlign w:val="center"/>
            <w:hideMark/>
          </w:tcPr>
          <w:p w14:paraId="1F0E9B4A" w14:textId="77777777" w:rsidR="007612A9" w:rsidRPr="007612A9" w:rsidRDefault="007612A9" w:rsidP="00DF2E71">
            <w:pPr>
              <w:pStyle w:val="altz"/>
              <w:snapToGrid/>
              <w:spacing w:line="240" w:lineRule="auto"/>
              <w:ind w:firstLineChars="0" w:firstLine="0"/>
              <w:rPr>
                <w:b/>
                <w:bCs/>
                <w:sz w:val="21"/>
                <w:szCs w:val="20"/>
              </w:rPr>
            </w:pPr>
            <w:r w:rsidRPr="007612A9">
              <w:rPr>
                <w:b/>
                <w:bCs/>
                <w:sz w:val="21"/>
                <w:szCs w:val="20"/>
              </w:rPr>
              <w:t>用途</w:t>
            </w:r>
          </w:p>
        </w:tc>
      </w:tr>
      <w:tr w:rsidR="007612A9" w:rsidRPr="007612A9" w14:paraId="45F575F4" w14:textId="77777777" w:rsidTr="00654A62">
        <w:trPr>
          <w:trHeight w:val="317"/>
        </w:trPr>
        <w:tc>
          <w:tcPr>
            <w:tcW w:w="1985" w:type="dxa"/>
            <w:tcBorders>
              <w:top w:val="single" w:sz="4" w:space="0" w:color="auto"/>
            </w:tcBorders>
            <w:vAlign w:val="center"/>
            <w:hideMark/>
          </w:tcPr>
          <w:p w14:paraId="4F05B488" w14:textId="01617C95" w:rsidR="007612A9" w:rsidRPr="007612A9" w:rsidRDefault="007612A9" w:rsidP="00DF2E71">
            <w:pPr>
              <w:pStyle w:val="altz"/>
              <w:snapToGrid/>
              <w:spacing w:line="240" w:lineRule="auto"/>
              <w:ind w:firstLineChars="0" w:firstLine="0"/>
              <w:rPr>
                <w:sz w:val="21"/>
                <w:szCs w:val="20"/>
              </w:rPr>
            </w:pPr>
            <w:r w:rsidRPr="007612A9">
              <w:rPr>
                <w:sz w:val="21"/>
                <w:szCs w:val="20"/>
              </w:rPr>
              <w:t>训练集</w:t>
            </w:r>
          </w:p>
        </w:tc>
        <w:tc>
          <w:tcPr>
            <w:tcW w:w="1559" w:type="dxa"/>
            <w:tcBorders>
              <w:top w:val="single" w:sz="4" w:space="0" w:color="auto"/>
            </w:tcBorders>
            <w:vAlign w:val="center"/>
            <w:hideMark/>
          </w:tcPr>
          <w:p w14:paraId="28EB95A8"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2,204</w:t>
            </w:r>
          </w:p>
        </w:tc>
        <w:tc>
          <w:tcPr>
            <w:tcW w:w="1418" w:type="dxa"/>
            <w:tcBorders>
              <w:top w:val="single" w:sz="4" w:space="0" w:color="auto"/>
            </w:tcBorders>
            <w:vAlign w:val="center"/>
            <w:hideMark/>
          </w:tcPr>
          <w:p w14:paraId="70D9161C"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79.65%</w:t>
            </w:r>
          </w:p>
        </w:tc>
        <w:tc>
          <w:tcPr>
            <w:tcW w:w="4110" w:type="dxa"/>
            <w:tcBorders>
              <w:top w:val="single" w:sz="4" w:space="0" w:color="auto"/>
            </w:tcBorders>
            <w:vAlign w:val="center"/>
            <w:hideMark/>
          </w:tcPr>
          <w:p w14:paraId="53322655"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模型参数微调与领域知识学习</w:t>
            </w:r>
          </w:p>
        </w:tc>
      </w:tr>
      <w:tr w:rsidR="007612A9" w:rsidRPr="007612A9" w14:paraId="7EB7D9B8" w14:textId="77777777" w:rsidTr="00654A62">
        <w:trPr>
          <w:trHeight w:val="317"/>
        </w:trPr>
        <w:tc>
          <w:tcPr>
            <w:tcW w:w="1985" w:type="dxa"/>
            <w:vAlign w:val="center"/>
            <w:hideMark/>
          </w:tcPr>
          <w:p w14:paraId="74BADAC5" w14:textId="13F50DC3" w:rsidR="007612A9" w:rsidRPr="007612A9" w:rsidRDefault="007612A9" w:rsidP="00DF2E71">
            <w:pPr>
              <w:pStyle w:val="altz"/>
              <w:snapToGrid/>
              <w:spacing w:line="240" w:lineRule="auto"/>
              <w:ind w:firstLineChars="0" w:firstLine="0"/>
              <w:rPr>
                <w:sz w:val="21"/>
                <w:szCs w:val="20"/>
              </w:rPr>
            </w:pPr>
            <w:r w:rsidRPr="007612A9">
              <w:rPr>
                <w:sz w:val="21"/>
                <w:szCs w:val="20"/>
              </w:rPr>
              <w:t>验证集</w:t>
            </w:r>
          </w:p>
        </w:tc>
        <w:tc>
          <w:tcPr>
            <w:tcW w:w="1559" w:type="dxa"/>
            <w:vAlign w:val="center"/>
            <w:hideMark/>
          </w:tcPr>
          <w:p w14:paraId="3F679C32"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281</w:t>
            </w:r>
          </w:p>
        </w:tc>
        <w:tc>
          <w:tcPr>
            <w:tcW w:w="1418" w:type="dxa"/>
            <w:vAlign w:val="center"/>
            <w:hideMark/>
          </w:tcPr>
          <w:p w14:paraId="04E001E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10.16%</w:t>
            </w:r>
          </w:p>
        </w:tc>
        <w:tc>
          <w:tcPr>
            <w:tcW w:w="4110" w:type="dxa"/>
            <w:vAlign w:val="center"/>
            <w:hideMark/>
          </w:tcPr>
          <w:p w14:paraId="20B5EFA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训练过程监控、早停策略与超参数调优</w:t>
            </w:r>
          </w:p>
        </w:tc>
      </w:tr>
      <w:tr w:rsidR="007612A9" w:rsidRPr="007612A9" w14:paraId="439C50AE" w14:textId="77777777" w:rsidTr="00654A62">
        <w:trPr>
          <w:trHeight w:val="317"/>
        </w:trPr>
        <w:tc>
          <w:tcPr>
            <w:tcW w:w="1985" w:type="dxa"/>
            <w:vAlign w:val="center"/>
            <w:hideMark/>
          </w:tcPr>
          <w:p w14:paraId="6E2851F1" w14:textId="3B1DBD12" w:rsidR="007612A9" w:rsidRPr="007612A9" w:rsidRDefault="007612A9" w:rsidP="00DF2E71">
            <w:pPr>
              <w:pStyle w:val="altz"/>
              <w:snapToGrid/>
              <w:spacing w:line="240" w:lineRule="auto"/>
              <w:ind w:firstLineChars="0" w:firstLine="0"/>
              <w:rPr>
                <w:sz w:val="21"/>
                <w:szCs w:val="20"/>
              </w:rPr>
            </w:pPr>
            <w:r w:rsidRPr="007612A9">
              <w:rPr>
                <w:sz w:val="21"/>
                <w:szCs w:val="20"/>
              </w:rPr>
              <w:t>测试集</w:t>
            </w:r>
          </w:p>
        </w:tc>
        <w:tc>
          <w:tcPr>
            <w:tcW w:w="1559" w:type="dxa"/>
            <w:vAlign w:val="center"/>
            <w:hideMark/>
          </w:tcPr>
          <w:p w14:paraId="1BDC6C2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282</w:t>
            </w:r>
          </w:p>
        </w:tc>
        <w:tc>
          <w:tcPr>
            <w:tcW w:w="1418" w:type="dxa"/>
            <w:vAlign w:val="center"/>
            <w:hideMark/>
          </w:tcPr>
          <w:p w14:paraId="722F149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10.19%</w:t>
            </w:r>
          </w:p>
        </w:tc>
        <w:tc>
          <w:tcPr>
            <w:tcW w:w="4110" w:type="dxa"/>
            <w:vAlign w:val="center"/>
            <w:hideMark/>
          </w:tcPr>
          <w:p w14:paraId="133717E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最终性能评估，全程不参与训练</w:t>
            </w:r>
          </w:p>
        </w:tc>
      </w:tr>
      <w:tr w:rsidR="007612A9" w:rsidRPr="007612A9" w14:paraId="2CB7D507" w14:textId="77777777" w:rsidTr="00654A62">
        <w:trPr>
          <w:trHeight w:val="317"/>
        </w:trPr>
        <w:tc>
          <w:tcPr>
            <w:tcW w:w="1985" w:type="dxa"/>
            <w:tcBorders>
              <w:bottom w:val="single" w:sz="4" w:space="0" w:color="auto"/>
            </w:tcBorders>
            <w:vAlign w:val="center"/>
            <w:hideMark/>
          </w:tcPr>
          <w:p w14:paraId="5ED00EA8"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合计</w:t>
            </w:r>
          </w:p>
        </w:tc>
        <w:tc>
          <w:tcPr>
            <w:tcW w:w="1559" w:type="dxa"/>
            <w:tcBorders>
              <w:bottom w:val="single" w:sz="4" w:space="0" w:color="auto"/>
            </w:tcBorders>
            <w:vAlign w:val="center"/>
            <w:hideMark/>
          </w:tcPr>
          <w:p w14:paraId="6ECF2F00"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2,767</w:t>
            </w:r>
          </w:p>
        </w:tc>
        <w:tc>
          <w:tcPr>
            <w:tcW w:w="1418" w:type="dxa"/>
            <w:tcBorders>
              <w:bottom w:val="single" w:sz="4" w:space="0" w:color="auto"/>
            </w:tcBorders>
            <w:vAlign w:val="center"/>
            <w:hideMark/>
          </w:tcPr>
          <w:p w14:paraId="1D4B096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100%</w:t>
            </w:r>
          </w:p>
        </w:tc>
        <w:tc>
          <w:tcPr>
            <w:tcW w:w="4110" w:type="dxa"/>
            <w:tcBorders>
              <w:bottom w:val="single" w:sz="4" w:space="0" w:color="auto"/>
            </w:tcBorders>
            <w:vAlign w:val="center"/>
            <w:hideMark/>
          </w:tcPr>
          <w:p w14:paraId="62B3F481"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w:t>
            </w:r>
          </w:p>
        </w:tc>
      </w:tr>
    </w:tbl>
    <w:p w14:paraId="1A7199E8" w14:textId="77777777" w:rsidR="00F54B80" w:rsidRDefault="00000000">
      <w:pPr>
        <w:pStyle w:val="2"/>
        <w:spacing w:before="163" w:after="163"/>
        <w:rPr>
          <w:rFonts w:hint="eastAsia"/>
        </w:rPr>
      </w:pPr>
      <w:bookmarkStart w:id="153" w:name="_Toc227951626"/>
      <w:r>
        <w:rPr>
          <w:rFonts w:hint="eastAsia"/>
        </w:rPr>
        <w:t>模型微调方案</w:t>
      </w:r>
      <w:bookmarkEnd w:id="153"/>
    </w:p>
    <w:p w14:paraId="53D2660B" w14:textId="0115A9D4" w:rsidR="00F54B80" w:rsidRDefault="00000000" w:rsidP="00E1116F">
      <w:pPr>
        <w:pStyle w:val="3"/>
        <w:spacing w:before="163" w:after="163"/>
        <w:rPr>
          <w:rFonts w:hint="eastAsia"/>
        </w:rPr>
      </w:pPr>
      <w:bookmarkStart w:id="154" w:name="_Toc227951627"/>
      <w:r>
        <w:rPr>
          <w:rFonts w:hint="eastAsia"/>
        </w:rPr>
        <w:t>微调目标</w:t>
      </w:r>
      <w:bookmarkEnd w:id="154"/>
    </w:p>
    <w:p w14:paraId="57458DEB" w14:textId="69099972" w:rsidR="00E1116F" w:rsidRDefault="00E1116F" w:rsidP="00E1116F">
      <w:pPr>
        <w:pStyle w:val="altz"/>
        <w:ind w:firstLine="480"/>
      </w:pPr>
      <w:r>
        <w:rPr>
          <w:rFonts w:hint="eastAsia"/>
        </w:rPr>
        <w:t>本研究进行领域微调的根本目标，在于使通用的开源大语言</w:t>
      </w:r>
      <w:proofErr w:type="gramStart"/>
      <w:r>
        <w:rPr>
          <w:rFonts w:hint="eastAsia"/>
        </w:rPr>
        <w:t>模转变</w:t>
      </w:r>
      <w:proofErr w:type="gramEnd"/>
      <w:r>
        <w:rPr>
          <w:rFonts w:hint="eastAsia"/>
        </w:rPr>
        <w:t>为能够胜任青少年生殖健康科普问答任务的专用</w:t>
      </w:r>
      <w:r w:rsidR="00C335D0">
        <w:rPr>
          <w:rFonts w:hint="eastAsia"/>
        </w:rPr>
        <w:t>模型</w:t>
      </w:r>
      <w:r>
        <w:rPr>
          <w:rFonts w:hint="eastAsia"/>
        </w:rPr>
        <w:t>。</w:t>
      </w:r>
    </w:p>
    <w:p w14:paraId="3388BFF7" w14:textId="67CC38CB" w:rsidR="00E1116F" w:rsidRDefault="00C335D0" w:rsidP="00E1116F">
      <w:pPr>
        <w:pStyle w:val="altz"/>
        <w:ind w:firstLine="480"/>
      </w:pPr>
      <w:r>
        <w:rPr>
          <w:rFonts w:hint="eastAsia"/>
        </w:rPr>
        <w:t>微调目标首先在于</w:t>
      </w:r>
      <w:r w:rsidR="00E1116F">
        <w:rPr>
          <w:rFonts w:hint="eastAsia"/>
        </w:rPr>
        <w:t>领域知识注入。通用大语言模型虽然具备广泛的医学常识，但其知识更新存在滞后性，且对青少年生殖健康这一细分领域的覆盖深度往往不足。通过在本研究构建的高质量领域数据集上进行有监督微调，期望模型能够精准掌握避孕方法、性传播疾病防治、青春期发育等核心议题的专业知识，并熟悉相关医学指南与临床共识。</w:t>
      </w:r>
    </w:p>
    <w:p w14:paraId="4F71D295" w14:textId="3FDDD5AA" w:rsidR="00E1116F" w:rsidRDefault="00E1116F" w:rsidP="00E1116F">
      <w:pPr>
        <w:pStyle w:val="altz"/>
        <w:ind w:firstLine="480"/>
      </w:pPr>
      <w:r>
        <w:rPr>
          <w:rFonts w:hint="eastAsia"/>
        </w:rPr>
        <w:t>第二，</w:t>
      </w:r>
      <w:r w:rsidR="00C335D0">
        <w:rPr>
          <w:rFonts w:hint="eastAsia"/>
        </w:rPr>
        <w:t>对齐</w:t>
      </w:r>
      <w:r>
        <w:rPr>
          <w:rFonts w:hint="eastAsia"/>
        </w:rPr>
        <w:t>回答风格。如第五章所述，本研究对答案质量设立了科学准确、通俗易懂、温和关怀、教育导向、风险警示与结构清晰六大核心原则。微调的另一重要目标，便是使模型的输出风格与上述原则高度对齐，即生成的回答不仅要内容正确，还要语气温暖、表述通俗、结构清晰，适合青少年阅读与理解。</w:t>
      </w:r>
    </w:p>
    <w:p w14:paraId="04E0854D" w14:textId="178A63C9" w:rsidR="00E1116F" w:rsidRPr="00E1116F" w:rsidRDefault="00C335D0" w:rsidP="00E1116F">
      <w:pPr>
        <w:pStyle w:val="altz"/>
        <w:ind w:firstLine="480"/>
      </w:pPr>
      <w:r>
        <w:rPr>
          <w:rFonts w:hint="eastAsia"/>
        </w:rPr>
        <w:t>强化</w:t>
      </w:r>
      <w:r w:rsidR="00E1116F">
        <w:rPr>
          <w:rFonts w:hint="eastAsia"/>
        </w:rPr>
        <w:t>指令跟随能力</w:t>
      </w:r>
      <w:r>
        <w:rPr>
          <w:rFonts w:hint="eastAsia"/>
        </w:rPr>
        <w:t>也是微调的主要目标之一</w:t>
      </w:r>
      <w:r w:rsidR="00E1116F">
        <w:rPr>
          <w:rFonts w:hint="eastAsia"/>
        </w:rPr>
        <w:t>。通过构造标准化的（指令，输入，输出）三元组训练样本，使模型学会识别</w:t>
      </w:r>
      <w:r w:rsidR="00E1116F">
        <w:rPr>
          <w:rFonts w:hint="eastAsia"/>
        </w:rPr>
        <w:t>"</w:t>
      </w:r>
      <w:r w:rsidR="00E1116F">
        <w:rPr>
          <w:rFonts w:hint="eastAsia"/>
        </w:rPr>
        <w:t>青少年生殖健康专家</w:t>
      </w:r>
      <w:r w:rsidR="00E1116F">
        <w:rPr>
          <w:rFonts w:hint="eastAsia"/>
        </w:rPr>
        <w:t>"</w:t>
      </w:r>
      <w:r w:rsidR="00E1116F">
        <w:rPr>
          <w:rFonts w:hint="eastAsia"/>
        </w:rPr>
        <w:t>这一特定角色设定，并能在接收到相应指令后，稳定地调用领域知识、遵循回答范式，生成符合预期的科普文本，降低通用模型在开放域生成时可能出现的风格漂移与内容偏差。</w:t>
      </w:r>
    </w:p>
    <w:p w14:paraId="49A1884A" w14:textId="3322DA81" w:rsidR="00F54B80" w:rsidRDefault="00000000" w:rsidP="00C335D0">
      <w:pPr>
        <w:pStyle w:val="3"/>
        <w:spacing w:before="163" w:after="163"/>
        <w:rPr>
          <w:rFonts w:hint="eastAsia"/>
        </w:rPr>
      </w:pPr>
      <w:bookmarkStart w:id="155" w:name="_Toc227951628"/>
      <w:r>
        <w:rPr>
          <w:rFonts w:hint="eastAsia"/>
        </w:rPr>
        <w:t>微调方法</w:t>
      </w:r>
      <w:bookmarkEnd w:id="155"/>
    </w:p>
    <w:p w14:paraId="55EFD524" w14:textId="640EB048" w:rsidR="00C335D0" w:rsidRDefault="00C335D0" w:rsidP="00C335D0">
      <w:pPr>
        <w:pStyle w:val="altz"/>
        <w:ind w:firstLine="480"/>
      </w:pPr>
      <w:r>
        <w:rPr>
          <w:rFonts w:hint="eastAsia"/>
        </w:rPr>
        <w:t>考虑到本研究的学术资源约束与实验可扩展性，若对全部基座模型进行全参数微调，</w:t>
      </w:r>
      <w:r>
        <w:rPr>
          <w:rFonts w:hint="eastAsia"/>
        </w:rPr>
        <w:lastRenderedPageBreak/>
        <w:t>不仅需要巨大的显存开销，还会带来漫长的训练时间与高昂</w:t>
      </w:r>
      <w:proofErr w:type="gramStart"/>
      <w:r>
        <w:rPr>
          <w:rFonts w:hint="eastAsia"/>
        </w:rPr>
        <w:t>的算力成本</w:t>
      </w:r>
      <w:proofErr w:type="gramEnd"/>
      <w:r>
        <w:rPr>
          <w:rFonts w:hint="eastAsia"/>
        </w:rPr>
        <w:t>。因此，本研究统一采用参数高效微调（</w:t>
      </w:r>
      <w:r>
        <w:rPr>
          <w:rFonts w:hint="eastAsia"/>
        </w:rPr>
        <w:t>PEFT</w:t>
      </w:r>
      <w:r>
        <w:rPr>
          <w:rFonts w:hint="eastAsia"/>
        </w:rPr>
        <w:t>）中的低</w:t>
      </w:r>
      <w:proofErr w:type="gramStart"/>
      <w:r>
        <w:rPr>
          <w:rFonts w:hint="eastAsia"/>
        </w:rPr>
        <w:t>秩</w:t>
      </w:r>
      <w:proofErr w:type="gramEnd"/>
      <w:r>
        <w:rPr>
          <w:rFonts w:hint="eastAsia"/>
        </w:rPr>
        <w:t>适配（</w:t>
      </w:r>
      <w:proofErr w:type="spellStart"/>
      <w:r>
        <w:rPr>
          <w:rFonts w:hint="eastAsia"/>
        </w:rPr>
        <w:t>LoRA</w:t>
      </w:r>
      <w:proofErr w:type="spellEnd"/>
      <w:r>
        <w:rPr>
          <w:rFonts w:hint="eastAsia"/>
        </w:rPr>
        <w:t>）方法作为核心技术路径。</w:t>
      </w:r>
    </w:p>
    <w:p w14:paraId="2F1D2A4E" w14:textId="77DA403A" w:rsidR="00776D10" w:rsidRDefault="00C335D0" w:rsidP="00C335D0">
      <w:pPr>
        <w:pStyle w:val="altz"/>
        <w:ind w:firstLine="480"/>
      </w:pPr>
      <w:proofErr w:type="spellStart"/>
      <w:r>
        <w:rPr>
          <w:rFonts w:hint="eastAsia"/>
        </w:rPr>
        <w:t>LoRA</w:t>
      </w:r>
      <w:proofErr w:type="spellEnd"/>
      <w:r>
        <w:rPr>
          <w:rFonts w:hint="eastAsia"/>
        </w:rPr>
        <w:t>的核心思想是在保持</w:t>
      </w:r>
      <w:proofErr w:type="gramStart"/>
      <w:r>
        <w:rPr>
          <w:rFonts w:hint="eastAsia"/>
        </w:rPr>
        <w:t>预训练</w:t>
      </w:r>
      <w:proofErr w:type="gramEnd"/>
      <w:r>
        <w:rPr>
          <w:rFonts w:hint="eastAsia"/>
        </w:rPr>
        <w:t>模型原始权重矩阵冻结的前提下，通过在</w:t>
      </w:r>
      <w:r>
        <w:rPr>
          <w:rFonts w:hint="eastAsia"/>
        </w:rPr>
        <w:t>Transformer</w:t>
      </w:r>
      <w:r>
        <w:rPr>
          <w:rFonts w:hint="eastAsia"/>
        </w:rPr>
        <w:t>架构的特定线性层旁引入低秩分解矩阵来进行增量训练。具体而言，对于某一原始权重矩阵</w:t>
      </w:r>
      <w:r w:rsidRPr="000518C1">
        <w:rPr>
          <w:rFonts w:hint="eastAsia"/>
          <w:i/>
          <w:iCs/>
        </w:rPr>
        <w:t>W</w:t>
      </w:r>
      <w:r>
        <w:rPr>
          <w:rFonts w:hint="eastAsia"/>
        </w:rPr>
        <w:t>，</w:t>
      </w:r>
      <w:proofErr w:type="spellStart"/>
      <w:r>
        <w:rPr>
          <w:rFonts w:hint="eastAsia"/>
        </w:rPr>
        <w:t>LoRA</w:t>
      </w:r>
      <w:proofErr w:type="spellEnd"/>
      <w:r>
        <w:rPr>
          <w:rFonts w:hint="eastAsia"/>
        </w:rPr>
        <w:t>引入两个较小的矩阵</w:t>
      </w:r>
      <w:r w:rsidRPr="000518C1">
        <w:rPr>
          <w:rFonts w:hint="eastAsia"/>
          <w:i/>
          <w:iCs/>
        </w:rPr>
        <w:t>A</w:t>
      </w:r>
      <w:r>
        <w:rPr>
          <w:rFonts w:hint="eastAsia"/>
        </w:rPr>
        <w:t>和</w:t>
      </w:r>
      <w:r w:rsidRPr="000518C1">
        <w:rPr>
          <w:rFonts w:hint="eastAsia"/>
          <w:i/>
          <w:iCs/>
        </w:rPr>
        <w:t>B</w:t>
      </w:r>
      <w:r>
        <w:rPr>
          <w:rFonts w:hint="eastAsia"/>
        </w:rPr>
        <w:t>，使得微调后的前向传播变为</w:t>
      </w:r>
      <w:r w:rsidR="00776D10">
        <w:rPr>
          <w:rFonts w:hint="eastAsia"/>
        </w:rPr>
        <w:t>：</w:t>
      </w:r>
    </w:p>
    <w:tbl>
      <w:tblPr>
        <w:tblW w:w="9072" w:type="dxa"/>
        <w:tblLook w:val="0000" w:firstRow="0" w:lastRow="0" w:firstColumn="0" w:lastColumn="0" w:noHBand="0" w:noVBand="0"/>
      </w:tblPr>
      <w:tblGrid>
        <w:gridCol w:w="2694"/>
        <w:gridCol w:w="3766"/>
        <w:gridCol w:w="2612"/>
      </w:tblGrid>
      <w:tr w:rsidR="00776D10" w14:paraId="6FA8D96D" w14:textId="77777777" w:rsidTr="00486D0E">
        <w:trPr>
          <w:trHeight w:val="505"/>
        </w:trPr>
        <w:tc>
          <w:tcPr>
            <w:tcW w:w="2694" w:type="dxa"/>
            <w:vAlign w:val="center"/>
          </w:tcPr>
          <w:p w14:paraId="6006B7EE" w14:textId="77777777" w:rsidR="00776D10" w:rsidRDefault="00776D10" w:rsidP="00B21E52">
            <w:pPr>
              <w:pStyle w:val="aff5"/>
              <w:tabs>
                <w:tab w:val="clear" w:pos="8400"/>
                <w:tab w:val="right" w:pos="8280"/>
              </w:tabs>
              <w:ind w:firstLine="480"/>
              <w:rPr>
                <w:rFonts w:ascii="宋体" w:hAnsi="宋体" w:hint="eastAsia"/>
                <w:sz w:val="24"/>
              </w:rPr>
            </w:pPr>
          </w:p>
        </w:tc>
        <w:tc>
          <w:tcPr>
            <w:tcW w:w="3766" w:type="dxa"/>
            <w:vAlign w:val="center"/>
          </w:tcPr>
          <w:p w14:paraId="7CCB0FC8" w14:textId="2C379041" w:rsidR="00486D0E" w:rsidRPr="001F5FE9" w:rsidRDefault="001F5FE9" w:rsidP="001F5FE9">
            <w:pPr>
              <w:pStyle w:val="altz"/>
              <w:ind w:firstLine="480"/>
              <w:rPr>
                <w:rFonts w:ascii="黑体" w:hAnsi="黑体" w:hint="eastAsia"/>
              </w:rPr>
            </w:pPr>
            <m:oMathPara>
              <m:oMathParaPr>
                <m:jc m:val="center"/>
              </m:oMathParaPr>
              <m:oMath>
                <m:r>
                  <w:rPr>
                    <w:rFonts w:ascii="Cambria Math" w:hAnsi="Cambria Math"/>
                  </w:rPr>
                  <m:t>h</m:t>
                </m:r>
                <m:r>
                  <m:rPr>
                    <m:sty m:val="p"/>
                  </m:rPr>
                  <w:rPr>
                    <w:rFonts w:ascii="Cambria Math" w:hAnsi="Cambria Math"/>
                  </w:rPr>
                  <m:t> = </m:t>
                </m:r>
                <m:r>
                  <w:rPr>
                    <w:rFonts w:ascii="Cambria Math" w:hAnsi="Cambria Math"/>
                  </w:rPr>
                  <m:t>Wx</m:t>
                </m:r>
                <m:r>
                  <m:rPr>
                    <m:sty m:val="p"/>
                  </m:rPr>
                  <w:rPr>
                    <w:rFonts w:ascii="Cambria Math" w:hAnsi="Cambria Math"/>
                  </w:rPr>
                  <m:t> + </m:t>
                </m:r>
                <m:r>
                  <w:rPr>
                    <w:rFonts w:ascii="Cambria Math" w:hAnsi="Cambria Math"/>
                  </w:rPr>
                  <m:t>BAx</m:t>
                </m:r>
              </m:oMath>
            </m:oMathPara>
          </w:p>
        </w:tc>
        <w:tc>
          <w:tcPr>
            <w:tcW w:w="2612" w:type="dxa"/>
            <w:vAlign w:val="center"/>
          </w:tcPr>
          <w:p w14:paraId="15296232" w14:textId="1B89E9D4" w:rsidR="00776D10" w:rsidRPr="002B54B9" w:rsidRDefault="00486D0E" w:rsidP="00486D0E">
            <w:pPr>
              <w:pStyle w:val="altz"/>
              <w:spacing w:line="240" w:lineRule="auto"/>
              <w:ind w:firstLine="480"/>
              <w:jc w:val="right"/>
              <w:rPr>
                <w:rFonts w:asciiTheme="minorHAnsi" w:eastAsiaTheme="minorEastAsia" w:hAnsiTheme="minorHAnsi" w:hint="eastAsia"/>
              </w:rPr>
            </w:pPr>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1</w:t>
            </w:r>
            <w:r w:rsidR="002F0A02">
              <w:fldChar w:fldCharType="end"/>
            </w:r>
            <w:r>
              <w:rPr>
                <w:rFonts w:hint="eastAsia"/>
              </w:rPr>
              <w:t>)</w:t>
            </w:r>
          </w:p>
        </w:tc>
      </w:tr>
    </w:tbl>
    <w:p w14:paraId="22F6AF34" w14:textId="73870A56" w:rsidR="00C335D0" w:rsidRDefault="00C335D0" w:rsidP="00C335D0">
      <w:pPr>
        <w:pStyle w:val="altz"/>
        <w:ind w:firstLine="480"/>
      </w:pPr>
      <w:r>
        <w:rPr>
          <w:rFonts w:hint="eastAsia"/>
        </w:rPr>
        <w:t>其中</w:t>
      </w:r>
      <w:r w:rsidRPr="000518C1">
        <w:rPr>
          <w:rFonts w:hint="eastAsia"/>
          <w:i/>
          <w:iCs/>
        </w:rPr>
        <w:t>A</w:t>
      </w:r>
      <w:r>
        <w:rPr>
          <w:rFonts w:hint="eastAsia"/>
        </w:rPr>
        <w:t>的</w:t>
      </w:r>
      <w:proofErr w:type="gramStart"/>
      <w:r>
        <w:rPr>
          <w:rFonts w:hint="eastAsia"/>
        </w:rPr>
        <w:t>秩</w:t>
      </w:r>
      <w:proofErr w:type="gramEnd"/>
      <w:r w:rsidRPr="000518C1">
        <w:rPr>
          <w:rFonts w:hint="eastAsia"/>
          <w:i/>
          <w:iCs/>
        </w:rPr>
        <w:t>r</w:t>
      </w:r>
      <w:r>
        <w:rPr>
          <w:rFonts w:hint="eastAsia"/>
        </w:rPr>
        <w:t>远小于</w:t>
      </w:r>
      <w:r w:rsidRPr="000518C1">
        <w:rPr>
          <w:rFonts w:hint="eastAsia"/>
          <w:i/>
          <w:iCs/>
        </w:rPr>
        <w:t>W</w:t>
      </w:r>
      <w:r>
        <w:rPr>
          <w:rFonts w:hint="eastAsia"/>
        </w:rPr>
        <w:t>的维度。这一设计将可训练参数从原始模型全量的数十亿级降低至数百万级，在显著节约显存与计算资源的同时，大量实证研究表明其在下游任务上的性能足以媲美甚至超越全量微调</w:t>
      </w:r>
      <w:r w:rsidR="001E4FA3">
        <w:rPr>
          <w:rFonts w:hint="eastAsia"/>
        </w:rPr>
        <w:t>。</w:t>
      </w:r>
    </w:p>
    <w:p w14:paraId="441869C5" w14:textId="6D568610" w:rsidR="00C335D0" w:rsidRPr="00C335D0" w:rsidRDefault="00C335D0" w:rsidP="00C335D0">
      <w:pPr>
        <w:pStyle w:val="altz"/>
        <w:ind w:firstLine="480"/>
      </w:pPr>
      <w:r>
        <w:rPr>
          <w:rFonts w:hint="eastAsia"/>
        </w:rPr>
        <w:t>在具体实现层面，本研究借助</w:t>
      </w:r>
      <w:proofErr w:type="spellStart"/>
      <w:r>
        <w:rPr>
          <w:rFonts w:hint="eastAsia"/>
        </w:rPr>
        <w:t>LLaMAFactory</w:t>
      </w:r>
      <w:proofErr w:type="spellEnd"/>
      <w:r>
        <w:rPr>
          <w:rFonts w:hint="eastAsia"/>
        </w:rPr>
        <w:t>框架完成</w:t>
      </w:r>
      <w:proofErr w:type="spellStart"/>
      <w:r>
        <w:rPr>
          <w:rFonts w:hint="eastAsia"/>
        </w:rPr>
        <w:t>LoRA</w:t>
      </w:r>
      <w:proofErr w:type="spellEnd"/>
      <w:r>
        <w:rPr>
          <w:rFonts w:hint="eastAsia"/>
        </w:rPr>
        <w:t>微调的自动化配置与执行。所有实验均设置</w:t>
      </w:r>
      <w:proofErr w:type="spellStart"/>
      <w:r>
        <w:rPr>
          <w:rFonts w:hint="eastAsia"/>
        </w:rPr>
        <w:t>lora_rank</w:t>
      </w:r>
      <w:proofErr w:type="spellEnd"/>
      <w:r>
        <w:rPr>
          <w:rFonts w:hint="eastAsia"/>
        </w:rPr>
        <w:t xml:space="preserve"> = 8</w:t>
      </w:r>
      <w:r>
        <w:rPr>
          <w:rFonts w:hint="eastAsia"/>
        </w:rPr>
        <w:t>，并将</w:t>
      </w:r>
      <w:proofErr w:type="spellStart"/>
      <w:r>
        <w:rPr>
          <w:rFonts w:hint="eastAsia"/>
        </w:rPr>
        <w:t>lora_target</w:t>
      </w:r>
      <w:proofErr w:type="spellEnd"/>
      <w:r>
        <w:rPr>
          <w:rFonts w:hint="eastAsia"/>
        </w:rPr>
        <w:t>设为</w:t>
      </w:r>
      <w:r w:rsidR="001F5FE9">
        <w:rPr>
          <w:rFonts w:hint="eastAsia"/>
        </w:rPr>
        <w:t>“</w:t>
      </w:r>
      <w:r>
        <w:rPr>
          <w:rFonts w:hint="eastAsia"/>
        </w:rPr>
        <w:t>all</w:t>
      </w:r>
      <w:r w:rsidR="001F5FE9">
        <w:rPr>
          <w:rFonts w:hint="eastAsia"/>
        </w:rPr>
        <w:t>”</w:t>
      </w:r>
      <w:r>
        <w:rPr>
          <w:rFonts w:hint="eastAsia"/>
        </w:rPr>
        <w:t>，即对注意力层与前馈网络中的所有线性变换矩阵均注入</w:t>
      </w:r>
      <w:proofErr w:type="spellStart"/>
      <w:r>
        <w:rPr>
          <w:rFonts w:hint="eastAsia"/>
        </w:rPr>
        <w:t>LoRA</w:t>
      </w:r>
      <w:proofErr w:type="spellEnd"/>
      <w:r>
        <w:rPr>
          <w:rFonts w:hint="eastAsia"/>
        </w:rPr>
        <w:t>适配器，以最大化模型的表达能力。训练阶段采用有监督微调</w:t>
      </w:r>
      <w:r w:rsidR="001E4FA3">
        <w:rPr>
          <w:rFonts w:hint="eastAsia"/>
        </w:rPr>
        <w:t>（</w:t>
      </w:r>
      <w:r>
        <w:rPr>
          <w:rFonts w:hint="eastAsia"/>
        </w:rPr>
        <w:t>SFT</w:t>
      </w:r>
      <w:r>
        <w:rPr>
          <w:rFonts w:hint="eastAsia"/>
        </w:rPr>
        <w:t>），数据格式遵循</w:t>
      </w:r>
      <w:r>
        <w:rPr>
          <w:rFonts w:hint="eastAsia"/>
        </w:rPr>
        <w:t>Alpaca</w:t>
      </w:r>
      <w:r>
        <w:rPr>
          <w:rFonts w:hint="eastAsia"/>
        </w:rPr>
        <w:t>风格的指令模板：将标准化问题作为</w:t>
      </w:r>
      <w:r>
        <w:rPr>
          <w:rFonts w:hint="eastAsia"/>
        </w:rPr>
        <w:t>instruction</w:t>
      </w:r>
      <w:r>
        <w:rPr>
          <w:rFonts w:hint="eastAsia"/>
        </w:rPr>
        <w:t>，生成的答案作为</w:t>
      </w:r>
      <w:r>
        <w:rPr>
          <w:rFonts w:hint="eastAsia"/>
        </w:rPr>
        <w:t>output</w:t>
      </w:r>
      <w:r>
        <w:rPr>
          <w:rFonts w:hint="eastAsia"/>
        </w:rPr>
        <w:t>，构造完整的指令跟随样本。针对</w:t>
      </w:r>
      <w:r>
        <w:rPr>
          <w:rFonts w:hint="eastAsia"/>
        </w:rPr>
        <w:t>Qwen2.5</w:t>
      </w:r>
      <w:r>
        <w:rPr>
          <w:rFonts w:hint="eastAsia"/>
        </w:rPr>
        <w:t>系列模型，采用</w:t>
      </w:r>
      <w:proofErr w:type="spellStart"/>
      <w:r>
        <w:rPr>
          <w:rFonts w:hint="eastAsia"/>
        </w:rPr>
        <w:t>LLaMAFactory</w:t>
      </w:r>
      <w:proofErr w:type="spellEnd"/>
      <w:r>
        <w:rPr>
          <w:rFonts w:hint="eastAsia"/>
        </w:rPr>
        <w:t>内置的</w:t>
      </w:r>
      <w:r w:rsidR="001F5FE9">
        <w:rPr>
          <w:rFonts w:hint="eastAsia"/>
        </w:rPr>
        <w:t>“</w:t>
      </w:r>
      <w:proofErr w:type="spellStart"/>
      <w:r>
        <w:rPr>
          <w:rFonts w:hint="eastAsia"/>
        </w:rPr>
        <w:t>qwen</w:t>
      </w:r>
      <w:proofErr w:type="spellEnd"/>
      <w:r w:rsidR="001F5FE9">
        <w:rPr>
          <w:rFonts w:hint="eastAsia"/>
        </w:rPr>
        <w:t>”</w:t>
      </w:r>
      <w:r>
        <w:rPr>
          <w:rFonts w:hint="eastAsia"/>
        </w:rPr>
        <w:t>对话模板；针对</w:t>
      </w:r>
      <w:r>
        <w:rPr>
          <w:rFonts w:hint="eastAsia"/>
        </w:rPr>
        <w:t>Qwen3</w:t>
      </w:r>
      <w:r>
        <w:rPr>
          <w:rFonts w:hint="eastAsia"/>
        </w:rPr>
        <w:t>系列模型，考虑到其特有的思考模式（</w:t>
      </w:r>
      <w:r>
        <w:rPr>
          <w:rFonts w:hint="eastAsia"/>
        </w:rPr>
        <w:t>thinking mode</w:t>
      </w:r>
      <w:r>
        <w:rPr>
          <w:rFonts w:hint="eastAsia"/>
        </w:rPr>
        <w:t>）可能引入额外的推理链并增加输出不确定性，本研究统一采用</w:t>
      </w:r>
      <w:r w:rsidR="001F5FE9">
        <w:rPr>
          <w:rFonts w:hint="eastAsia"/>
        </w:rPr>
        <w:t>“</w:t>
      </w:r>
      <w:r>
        <w:rPr>
          <w:rFonts w:hint="eastAsia"/>
        </w:rPr>
        <w:t>qwen3_nothink</w:t>
      </w:r>
      <w:r w:rsidR="001F5FE9">
        <w:rPr>
          <w:rFonts w:hint="eastAsia"/>
        </w:rPr>
        <w:t>”</w:t>
      </w:r>
      <w:r>
        <w:rPr>
          <w:rFonts w:hint="eastAsia"/>
        </w:rPr>
        <w:t>模板，强制模型以非思考模式直接生成答案，从而确保回答风格与训练数据的一致性。</w:t>
      </w:r>
    </w:p>
    <w:p w14:paraId="54F665FC" w14:textId="4E24D76B" w:rsidR="00F54B80" w:rsidRDefault="00000000" w:rsidP="001E4FA3">
      <w:pPr>
        <w:pStyle w:val="3"/>
        <w:spacing w:before="163" w:after="163"/>
        <w:rPr>
          <w:rFonts w:hint="eastAsia"/>
        </w:rPr>
      </w:pPr>
      <w:bookmarkStart w:id="156" w:name="_Toc227951629"/>
      <w:r>
        <w:rPr>
          <w:rFonts w:hint="eastAsia"/>
        </w:rPr>
        <w:t>参数设置</w:t>
      </w:r>
      <w:bookmarkEnd w:id="156"/>
    </w:p>
    <w:p w14:paraId="3047EFDE" w14:textId="1BC6351C" w:rsidR="001E4FA3" w:rsidRDefault="001E4FA3" w:rsidP="001E4FA3">
      <w:pPr>
        <w:pStyle w:val="altz"/>
        <w:ind w:firstLine="480"/>
      </w:pPr>
      <w:r w:rsidRPr="001E4FA3">
        <w:rPr>
          <w:rFonts w:hint="eastAsia"/>
        </w:rPr>
        <w:t>为保证实验的公平性与结果的可比性，本研究对所有参数量级的模型采用了统一的训练超参数配置，仅在必要时因硬件限制做出最小化调</w:t>
      </w:r>
      <w:r w:rsidRPr="00486D0E">
        <w:rPr>
          <w:rFonts w:hint="eastAsia"/>
        </w:rPr>
        <w:t>整。</w:t>
      </w:r>
      <w:r w:rsidR="00486D0E" w:rsidRPr="00E57BEC">
        <w:fldChar w:fldCharType="begin"/>
      </w:r>
      <w:r w:rsidR="00486D0E" w:rsidRPr="00E57BEC">
        <w:instrText xml:space="preserve"> </w:instrText>
      </w:r>
      <w:r w:rsidR="00486D0E" w:rsidRPr="00E57BEC">
        <w:rPr>
          <w:rFonts w:hint="eastAsia"/>
        </w:rPr>
        <w:instrText>REF _Ref227865595 \h</w:instrText>
      </w:r>
      <w:r w:rsidR="00486D0E" w:rsidRPr="00E57BEC">
        <w:instrText xml:space="preserve"> </w:instrText>
      </w:r>
      <w:r w:rsidR="00486D0E" w:rsidRPr="00E57BEC">
        <w:fldChar w:fldCharType="separate"/>
      </w:r>
      <w:r w:rsidR="00486D0E" w:rsidRPr="00E57BEC">
        <w:rPr>
          <w:rFonts w:hint="eastAsia"/>
        </w:rPr>
        <w:t>表</w:t>
      </w:r>
      <w:r w:rsidR="00486D0E" w:rsidRPr="00E57BEC">
        <w:rPr>
          <w:rFonts w:hint="eastAsia"/>
        </w:rPr>
        <w:t xml:space="preserve"> </w:t>
      </w:r>
      <w:r w:rsidR="00486D0E" w:rsidRPr="00E57BEC">
        <w:t>6</w:t>
      </w:r>
      <w:r w:rsidR="00486D0E" w:rsidRPr="00E57BEC">
        <w:noBreakHyphen/>
        <w:t>5</w:t>
      </w:r>
      <w:r w:rsidR="00486D0E" w:rsidRPr="00E57BEC">
        <w:fldChar w:fldCharType="end"/>
      </w:r>
      <w:r w:rsidRPr="00E57BEC">
        <w:rPr>
          <w:rFonts w:hint="eastAsia"/>
        </w:rPr>
        <w:t>汇</w:t>
      </w:r>
      <w:r w:rsidRPr="001E4FA3">
        <w:rPr>
          <w:rFonts w:hint="eastAsia"/>
        </w:rPr>
        <w:t>总了本次微调实验的</w:t>
      </w:r>
      <w:proofErr w:type="gramStart"/>
      <w:r w:rsidRPr="001E4FA3">
        <w:rPr>
          <w:rFonts w:hint="eastAsia"/>
        </w:rPr>
        <w:t>核心超</w:t>
      </w:r>
      <w:proofErr w:type="gramEnd"/>
      <w:r w:rsidRPr="001E4FA3">
        <w:rPr>
          <w:rFonts w:hint="eastAsia"/>
        </w:rPr>
        <w:t>参数设置。</w:t>
      </w:r>
    </w:p>
    <w:p w14:paraId="3090C463" w14:textId="39DC5191" w:rsidR="00E65B0A" w:rsidRPr="00E65B0A" w:rsidRDefault="00E65B0A" w:rsidP="00E57BEC">
      <w:pPr>
        <w:pStyle w:val="aff6"/>
        <w:spacing w:before="326" w:after="163"/>
        <w:rPr>
          <w:sz w:val="18"/>
          <w:szCs w:val="16"/>
        </w:rPr>
      </w:pPr>
      <w:bookmarkStart w:id="157" w:name="_Ref227865595"/>
      <w:bookmarkStart w:id="158" w:name="_Toc227956050"/>
      <w:r w:rsidRPr="00E65B0A">
        <w:rPr>
          <w:rFonts w:hint="eastAsia"/>
        </w:rPr>
        <w:t>表</w:t>
      </w:r>
      <w:r w:rsidRPr="00E65B0A">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5</w:t>
      </w:r>
      <w:r w:rsidR="007B10FA">
        <w:fldChar w:fldCharType="end"/>
      </w:r>
      <w:bookmarkEnd w:id="157"/>
      <w:r w:rsidRPr="00E65B0A">
        <w:rPr>
          <w:rFonts w:hint="eastAsia"/>
        </w:rPr>
        <w:t xml:space="preserve"> </w:t>
      </w:r>
      <w:r w:rsidRPr="00E65B0A">
        <w:rPr>
          <w:rFonts w:hint="eastAsia"/>
        </w:rPr>
        <w:t>模型微调</w:t>
      </w:r>
      <w:proofErr w:type="gramStart"/>
      <w:r w:rsidRPr="00E65B0A">
        <w:rPr>
          <w:rFonts w:hint="eastAsia"/>
        </w:rPr>
        <w:t>核心超</w:t>
      </w:r>
      <w:proofErr w:type="gramEnd"/>
      <w:r w:rsidRPr="00E65B0A">
        <w:rPr>
          <w:rFonts w:hint="eastAsia"/>
        </w:rPr>
        <w:t>参数配置</w:t>
      </w:r>
      <w:bookmarkEnd w:id="158"/>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1E4FA3" w:rsidRPr="001E4FA3" w14:paraId="56F46AA9" w14:textId="77777777" w:rsidTr="00654A62">
        <w:trPr>
          <w:trHeight w:val="317"/>
        </w:trPr>
        <w:tc>
          <w:tcPr>
            <w:tcW w:w="1276" w:type="dxa"/>
            <w:tcBorders>
              <w:top w:val="single" w:sz="4" w:space="0" w:color="auto"/>
              <w:bottom w:val="single" w:sz="4" w:space="0" w:color="auto"/>
            </w:tcBorders>
            <w:vAlign w:val="center"/>
            <w:hideMark/>
          </w:tcPr>
          <w:p w14:paraId="04C67F1F" w14:textId="77777777" w:rsidR="001E4FA3" w:rsidRPr="001E4FA3" w:rsidRDefault="001E4FA3" w:rsidP="00654A62">
            <w:pPr>
              <w:pStyle w:val="altz"/>
              <w:wordWrap/>
              <w:snapToGrid/>
              <w:spacing w:line="240" w:lineRule="auto"/>
              <w:ind w:firstLineChars="0" w:firstLine="0"/>
              <w:contextualSpacing/>
              <w:rPr>
                <w:b/>
                <w:bCs/>
                <w:sz w:val="21"/>
                <w:szCs w:val="21"/>
              </w:rPr>
            </w:pPr>
            <w:r w:rsidRPr="001E4FA3">
              <w:rPr>
                <w:b/>
                <w:bCs/>
                <w:sz w:val="21"/>
                <w:szCs w:val="21"/>
              </w:rPr>
              <w:t>超参数类别</w:t>
            </w:r>
          </w:p>
        </w:tc>
        <w:tc>
          <w:tcPr>
            <w:tcW w:w="3119" w:type="dxa"/>
            <w:tcBorders>
              <w:top w:val="single" w:sz="4" w:space="0" w:color="auto"/>
              <w:bottom w:val="single" w:sz="4" w:space="0" w:color="auto"/>
            </w:tcBorders>
            <w:vAlign w:val="center"/>
            <w:hideMark/>
          </w:tcPr>
          <w:p w14:paraId="4E07804F" w14:textId="77777777" w:rsidR="001E4FA3" w:rsidRPr="001E4FA3" w:rsidRDefault="001E4FA3" w:rsidP="00654A62">
            <w:pPr>
              <w:pStyle w:val="altz"/>
              <w:snapToGrid/>
              <w:spacing w:line="240" w:lineRule="auto"/>
              <w:ind w:firstLineChars="0" w:firstLine="0"/>
              <w:contextualSpacing/>
              <w:rPr>
                <w:b/>
                <w:bCs/>
                <w:sz w:val="21"/>
                <w:szCs w:val="21"/>
              </w:rPr>
            </w:pPr>
            <w:r w:rsidRPr="001E4FA3">
              <w:rPr>
                <w:b/>
                <w:bCs/>
                <w:sz w:val="21"/>
                <w:szCs w:val="21"/>
              </w:rPr>
              <w:t>参数名称</w:t>
            </w:r>
          </w:p>
        </w:tc>
        <w:tc>
          <w:tcPr>
            <w:tcW w:w="1134" w:type="dxa"/>
            <w:tcBorders>
              <w:top w:val="single" w:sz="4" w:space="0" w:color="auto"/>
              <w:bottom w:val="single" w:sz="4" w:space="0" w:color="auto"/>
            </w:tcBorders>
            <w:vAlign w:val="center"/>
            <w:hideMark/>
          </w:tcPr>
          <w:p w14:paraId="10D22B72" w14:textId="77777777" w:rsidR="001E4FA3" w:rsidRPr="001E4FA3" w:rsidRDefault="001E4FA3" w:rsidP="00654A62">
            <w:pPr>
              <w:pStyle w:val="altz"/>
              <w:wordWrap/>
              <w:snapToGrid/>
              <w:spacing w:line="240" w:lineRule="auto"/>
              <w:ind w:firstLineChars="0" w:firstLine="0"/>
              <w:contextualSpacing/>
              <w:rPr>
                <w:b/>
                <w:bCs/>
                <w:sz w:val="21"/>
                <w:szCs w:val="21"/>
              </w:rPr>
            </w:pPr>
            <w:r w:rsidRPr="001E4FA3">
              <w:rPr>
                <w:b/>
                <w:bCs/>
                <w:sz w:val="21"/>
                <w:szCs w:val="21"/>
              </w:rPr>
              <w:t>设定值</w:t>
            </w:r>
          </w:p>
        </w:tc>
        <w:tc>
          <w:tcPr>
            <w:tcW w:w="3543" w:type="dxa"/>
            <w:tcBorders>
              <w:top w:val="single" w:sz="4" w:space="0" w:color="auto"/>
              <w:bottom w:val="single" w:sz="4" w:space="0" w:color="auto"/>
            </w:tcBorders>
            <w:vAlign w:val="center"/>
            <w:hideMark/>
          </w:tcPr>
          <w:p w14:paraId="69D97899" w14:textId="77777777" w:rsidR="001E4FA3" w:rsidRPr="001E4FA3" w:rsidRDefault="001E4FA3" w:rsidP="00654A62">
            <w:pPr>
              <w:pStyle w:val="altz"/>
              <w:wordWrap/>
              <w:snapToGrid/>
              <w:spacing w:line="240" w:lineRule="auto"/>
              <w:ind w:firstLineChars="0" w:firstLine="0"/>
              <w:contextualSpacing/>
              <w:rPr>
                <w:b/>
                <w:bCs/>
                <w:sz w:val="21"/>
                <w:szCs w:val="21"/>
              </w:rPr>
            </w:pPr>
            <w:r w:rsidRPr="001E4FA3">
              <w:rPr>
                <w:b/>
                <w:bCs/>
                <w:sz w:val="21"/>
                <w:szCs w:val="21"/>
              </w:rPr>
              <w:t>说明</w:t>
            </w:r>
          </w:p>
        </w:tc>
      </w:tr>
      <w:tr w:rsidR="001E4FA3" w:rsidRPr="001E4FA3" w14:paraId="754819B7" w14:textId="77777777" w:rsidTr="00654A62">
        <w:trPr>
          <w:trHeight w:val="317"/>
        </w:trPr>
        <w:tc>
          <w:tcPr>
            <w:tcW w:w="1276" w:type="dxa"/>
            <w:tcBorders>
              <w:top w:val="single" w:sz="4" w:space="0" w:color="auto"/>
            </w:tcBorders>
            <w:vAlign w:val="center"/>
            <w:hideMark/>
          </w:tcPr>
          <w:p w14:paraId="79ACB08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70FC404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训练轮数（</w:t>
            </w:r>
            <w:proofErr w:type="spellStart"/>
            <w:r w:rsidRPr="001E4FA3">
              <w:rPr>
                <w:sz w:val="21"/>
                <w:szCs w:val="21"/>
              </w:rPr>
              <w:t>num_train_epochs</w:t>
            </w:r>
            <w:proofErr w:type="spellEnd"/>
            <w:r w:rsidRPr="001E4FA3">
              <w:rPr>
                <w:sz w:val="21"/>
                <w:szCs w:val="21"/>
              </w:rPr>
              <w:t>）</w:t>
            </w:r>
          </w:p>
        </w:tc>
        <w:tc>
          <w:tcPr>
            <w:tcW w:w="1134" w:type="dxa"/>
            <w:tcBorders>
              <w:top w:val="single" w:sz="4" w:space="0" w:color="auto"/>
            </w:tcBorders>
            <w:vAlign w:val="center"/>
            <w:hideMark/>
          </w:tcPr>
          <w:p w14:paraId="183A773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3.0</w:t>
            </w:r>
          </w:p>
        </w:tc>
        <w:tc>
          <w:tcPr>
            <w:tcW w:w="3543" w:type="dxa"/>
            <w:tcBorders>
              <w:top w:val="single" w:sz="4" w:space="0" w:color="auto"/>
            </w:tcBorders>
            <w:vAlign w:val="center"/>
            <w:hideMark/>
          </w:tcPr>
          <w:p w14:paraId="15FBBB2B" w14:textId="2311BEB5"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完整遍历训练集</w:t>
            </w:r>
            <w:r w:rsidRPr="001E4FA3">
              <w:rPr>
                <w:sz w:val="21"/>
                <w:szCs w:val="21"/>
              </w:rPr>
              <w:t>3</w:t>
            </w:r>
            <w:r w:rsidRPr="001E4FA3">
              <w:rPr>
                <w:sz w:val="21"/>
                <w:szCs w:val="21"/>
              </w:rPr>
              <w:t>次，兼顾收敛速度与过拟合控制</w:t>
            </w:r>
          </w:p>
        </w:tc>
      </w:tr>
      <w:tr w:rsidR="001E4FA3" w:rsidRPr="001E4FA3" w14:paraId="1B18D656" w14:textId="77777777" w:rsidTr="00654A62">
        <w:trPr>
          <w:trHeight w:val="317"/>
        </w:trPr>
        <w:tc>
          <w:tcPr>
            <w:tcW w:w="1276" w:type="dxa"/>
            <w:vAlign w:val="center"/>
            <w:hideMark/>
          </w:tcPr>
          <w:p w14:paraId="6A0F6B0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6C8ACF6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w:t>
            </w:r>
            <w:proofErr w:type="spellStart"/>
            <w:r w:rsidRPr="001E4FA3">
              <w:rPr>
                <w:sz w:val="21"/>
                <w:szCs w:val="21"/>
              </w:rPr>
              <w:t>learning_rate</w:t>
            </w:r>
            <w:proofErr w:type="spellEnd"/>
            <w:r w:rsidRPr="001E4FA3">
              <w:rPr>
                <w:sz w:val="21"/>
                <w:szCs w:val="21"/>
              </w:rPr>
              <w:t>）</w:t>
            </w:r>
          </w:p>
        </w:tc>
        <w:tc>
          <w:tcPr>
            <w:tcW w:w="1134" w:type="dxa"/>
            <w:vAlign w:val="center"/>
            <w:hideMark/>
          </w:tcPr>
          <w:p w14:paraId="2442872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1.0e-4</w:t>
            </w:r>
          </w:p>
        </w:tc>
        <w:tc>
          <w:tcPr>
            <w:tcW w:w="3543" w:type="dxa"/>
            <w:vAlign w:val="center"/>
            <w:hideMark/>
          </w:tcPr>
          <w:p w14:paraId="274848AD" w14:textId="77777777" w:rsidR="001E4FA3" w:rsidRPr="001E4FA3" w:rsidRDefault="001E4FA3" w:rsidP="00654A62">
            <w:pPr>
              <w:pStyle w:val="altz"/>
              <w:wordWrap/>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 xml:space="preserve"> </w:t>
            </w:r>
            <w:r w:rsidRPr="001E4FA3">
              <w:rPr>
                <w:sz w:val="21"/>
                <w:szCs w:val="21"/>
              </w:rPr>
              <w:t>微调常用学习率，避免破坏</w:t>
            </w:r>
            <w:proofErr w:type="gramStart"/>
            <w:r w:rsidRPr="001E4FA3">
              <w:rPr>
                <w:sz w:val="21"/>
                <w:szCs w:val="21"/>
              </w:rPr>
              <w:t>预训练</w:t>
            </w:r>
            <w:proofErr w:type="gramEnd"/>
            <w:r w:rsidRPr="001E4FA3">
              <w:rPr>
                <w:sz w:val="21"/>
                <w:szCs w:val="21"/>
              </w:rPr>
              <w:t>知识</w:t>
            </w:r>
          </w:p>
        </w:tc>
      </w:tr>
      <w:tr w:rsidR="001E4FA3" w:rsidRPr="001E4FA3" w14:paraId="44873D59" w14:textId="77777777" w:rsidTr="00654A62">
        <w:trPr>
          <w:trHeight w:val="317"/>
        </w:trPr>
        <w:tc>
          <w:tcPr>
            <w:tcW w:w="1276" w:type="dxa"/>
            <w:vAlign w:val="center"/>
            <w:hideMark/>
          </w:tcPr>
          <w:p w14:paraId="22E371A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A8B7699"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学习率调度器（</w:t>
            </w:r>
            <w:proofErr w:type="spellStart"/>
            <w:r w:rsidRPr="001E4FA3">
              <w:rPr>
                <w:sz w:val="21"/>
                <w:szCs w:val="21"/>
              </w:rPr>
              <w:t>lr_scheduler_type</w:t>
            </w:r>
            <w:proofErr w:type="spellEnd"/>
            <w:r w:rsidRPr="001E4FA3">
              <w:rPr>
                <w:sz w:val="21"/>
                <w:szCs w:val="21"/>
              </w:rPr>
              <w:t>）</w:t>
            </w:r>
          </w:p>
        </w:tc>
        <w:tc>
          <w:tcPr>
            <w:tcW w:w="1134" w:type="dxa"/>
            <w:vAlign w:val="center"/>
            <w:hideMark/>
          </w:tcPr>
          <w:p w14:paraId="2351932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cosine</w:t>
            </w:r>
          </w:p>
        </w:tc>
        <w:tc>
          <w:tcPr>
            <w:tcW w:w="3543" w:type="dxa"/>
            <w:vAlign w:val="center"/>
            <w:hideMark/>
          </w:tcPr>
          <w:p w14:paraId="0B869177"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余弦退火，平滑降低学习率，有助于收敛到更优局部最小值</w:t>
            </w:r>
          </w:p>
        </w:tc>
      </w:tr>
      <w:tr w:rsidR="001E4FA3" w:rsidRPr="001E4FA3" w14:paraId="68BE5907" w14:textId="77777777" w:rsidTr="00654A62">
        <w:trPr>
          <w:trHeight w:val="317"/>
        </w:trPr>
        <w:tc>
          <w:tcPr>
            <w:tcW w:w="1276" w:type="dxa"/>
            <w:vAlign w:val="center"/>
            <w:hideMark/>
          </w:tcPr>
          <w:p w14:paraId="1349653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1BD89D7"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预热比例（</w:t>
            </w:r>
            <w:proofErr w:type="spellStart"/>
            <w:r w:rsidRPr="001E4FA3">
              <w:rPr>
                <w:sz w:val="21"/>
                <w:szCs w:val="21"/>
              </w:rPr>
              <w:t>warmup_ratio</w:t>
            </w:r>
            <w:proofErr w:type="spellEnd"/>
            <w:r w:rsidRPr="001E4FA3">
              <w:rPr>
                <w:sz w:val="21"/>
                <w:szCs w:val="21"/>
              </w:rPr>
              <w:t>）</w:t>
            </w:r>
          </w:p>
        </w:tc>
        <w:tc>
          <w:tcPr>
            <w:tcW w:w="1134" w:type="dxa"/>
            <w:vAlign w:val="center"/>
            <w:hideMark/>
          </w:tcPr>
          <w:p w14:paraId="5F5DA4D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0.1</w:t>
            </w:r>
          </w:p>
        </w:tc>
        <w:tc>
          <w:tcPr>
            <w:tcW w:w="3543" w:type="dxa"/>
            <w:vAlign w:val="center"/>
            <w:hideMark/>
          </w:tcPr>
          <w:p w14:paraId="2688CA1C" w14:textId="07C6306B"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前</w:t>
            </w:r>
            <w:r w:rsidRPr="001E4FA3">
              <w:rPr>
                <w:sz w:val="21"/>
                <w:szCs w:val="21"/>
              </w:rPr>
              <w:t>10%</w:t>
            </w:r>
            <w:r w:rsidRPr="001E4FA3">
              <w:rPr>
                <w:sz w:val="21"/>
                <w:szCs w:val="21"/>
              </w:rPr>
              <w:t>步数线性升温，稳定早期训练</w:t>
            </w:r>
          </w:p>
        </w:tc>
      </w:tr>
      <w:tr w:rsidR="001E4FA3" w:rsidRPr="001E4FA3" w14:paraId="07A2D3FB" w14:textId="77777777" w:rsidTr="00654A62">
        <w:trPr>
          <w:trHeight w:val="317"/>
        </w:trPr>
        <w:tc>
          <w:tcPr>
            <w:tcW w:w="1276" w:type="dxa"/>
            <w:vAlign w:val="center"/>
            <w:hideMark/>
          </w:tcPr>
          <w:p w14:paraId="696A5EF9"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30CA52D8"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批次大小（</w:t>
            </w:r>
            <w:proofErr w:type="spellStart"/>
            <w:r w:rsidRPr="001E4FA3">
              <w:rPr>
                <w:sz w:val="21"/>
                <w:szCs w:val="21"/>
              </w:rPr>
              <w:t>per_device_train_batch</w:t>
            </w:r>
            <w:r w:rsidRPr="001E4FA3">
              <w:rPr>
                <w:sz w:val="21"/>
                <w:szCs w:val="21"/>
              </w:rPr>
              <w:lastRenderedPageBreak/>
              <w:t>_size</w:t>
            </w:r>
            <w:proofErr w:type="spellEnd"/>
            <w:r w:rsidRPr="001E4FA3">
              <w:rPr>
                <w:sz w:val="21"/>
                <w:szCs w:val="21"/>
              </w:rPr>
              <w:t>）</w:t>
            </w:r>
          </w:p>
        </w:tc>
        <w:tc>
          <w:tcPr>
            <w:tcW w:w="1134" w:type="dxa"/>
            <w:vAlign w:val="center"/>
            <w:hideMark/>
          </w:tcPr>
          <w:p w14:paraId="5CD900E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lastRenderedPageBreak/>
              <w:t>1</w:t>
            </w:r>
          </w:p>
        </w:tc>
        <w:tc>
          <w:tcPr>
            <w:tcW w:w="3543" w:type="dxa"/>
            <w:vAlign w:val="center"/>
            <w:hideMark/>
          </w:tcPr>
          <w:p w14:paraId="0C03C4D5"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单设备单条样本前向传播</w:t>
            </w:r>
          </w:p>
        </w:tc>
      </w:tr>
      <w:tr w:rsidR="001E4FA3" w:rsidRPr="001E4FA3" w14:paraId="2BC9E980" w14:textId="77777777" w:rsidTr="00654A62">
        <w:trPr>
          <w:trHeight w:val="317"/>
        </w:trPr>
        <w:tc>
          <w:tcPr>
            <w:tcW w:w="1276" w:type="dxa"/>
            <w:vAlign w:val="center"/>
            <w:hideMark/>
          </w:tcPr>
          <w:p w14:paraId="0CAB0B4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18DCFE3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梯度累积步数（</w:t>
            </w:r>
            <w:proofErr w:type="spellStart"/>
            <w:r w:rsidRPr="001E4FA3">
              <w:rPr>
                <w:sz w:val="21"/>
                <w:szCs w:val="21"/>
              </w:rPr>
              <w:t>gradient_accumulation_steps</w:t>
            </w:r>
            <w:proofErr w:type="spellEnd"/>
            <w:r w:rsidRPr="001E4FA3">
              <w:rPr>
                <w:sz w:val="21"/>
                <w:szCs w:val="21"/>
              </w:rPr>
              <w:t>）</w:t>
            </w:r>
          </w:p>
        </w:tc>
        <w:tc>
          <w:tcPr>
            <w:tcW w:w="1134" w:type="dxa"/>
            <w:vAlign w:val="center"/>
            <w:hideMark/>
          </w:tcPr>
          <w:p w14:paraId="711024E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8</w:t>
            </w:r>
          </w:p>
        </w:tc>
        <w:tc>
          <w:tcPr>
            <w:tcW w:w="3543" w:type="dxa"/>
            <w:vAlign w:val="center"/>
            <w:hideMark/>
          </w:tcPr>
          <w:p w14:paraId="13652F07" w14:textId="7762268F"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等效全局批次大小为</w:t>
            </w:r>
            <w:r w:rsidRPr="001E4FA3">
              <w:rPr>
                <w:sz w:val="21"/>
                <w:szCs w:val="21"/>
              </w:rPr>
              <w:t>8</w:t>
            </w:r>
            <w:r w:rsidRPr="001E4FA3">
              <w:rPr>
                <w:sz w:val="21"/>
                <w:szCs w:val="21"/>
              </w:rPr>
              <w:t>，平衡显存占用与梯度估计稳定性</w:t>
            </w:r>
          </w:p>
        </w:tc>
      </w:tr>
      <w:tr w:rsidR="001E4FA3" w:rsidRPr="001E4FA3" w14:paraId="16B1AE54" w14:textId="77777777" w:rsidTr="00654A62">
        <w:trPr>
          <w:trHeight w:val="317"/>
        </w:trPr>
        <w:tc>
          <w:tcPr>
            <w:tcW w:w="1276" w:type="dxa"/>
            <w:vAlign w:val="center"/>
            <w:hideMark/>
          </w:tcPr>
          <w:p w14:paraId="7C0F91B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7C5503FF"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序列截断长度（</w:t>
            </w:r>
            <w:proofErr w:type="spellStart"/>
            <w:r w:rsidRPr="001E4FA3">
              <w:rPr>
                <w:sz w:val="21"/>
                <w:szCs w:val="21"/>
              </w:rPr>
              <w:t>cutoff_len</w:t>
            </w:r>
            <w:proofErr w:type="spellEnd"/>
            <w:r w:rsidRPr="001E4FA3">
              <w:rPr>
                <w:sz w:val="21"/>
                <w:szCs w:val="21"/>
              </w:rPr>
              <w:t>）</w:t>
            </w:r>
          </w:p>
        </w:tc>
        <w:tc>
          <w:tcPr>
            <w:tcW w:w="1134" w:type="dxa"/>
            <w:vAlign w:val="center"/>
            <w:hideMark/>
          </w:tcPr>
          <w:p w14:paraId="64873F9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2048</w:t>
            </w:r>
          </w:p>
        </w:tc>
        <w:tc>
          <w:tcPr>
            <w:tcW w:w="3543" w:type="dxa"/>
            <w:vAlign w:val="center"/>
            <w:hideMark/>
          </w:tcPr>
          <w:p w14:paraId="339FDB6D" w14:textId="207F050D"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覆盖绝大多数问答对的</w:t>
            </w:r>
            <w:r w:rsidRPr="001E4FA3">
              <w:rPr>
                <w:sz w:val="21"/>
                <w:szCs w:val="21"/>
              </w:rPr>
              <w:t>token</w:t>
            </w:r>
            <w:r w:rsidRPr="001E4FA3">
              <w:rPr>
                <w:sz w:val="21"/>
                <w:szCs w:val="21"/>
              </w:rPr>
              <w:t>长度</w:t>
            </w:r>
          </w:p>
        </w:tc>
      </w:tr>
      <w:tr w:rsidR="001E4FA3" w:rsidRPr="001E4FA3" w14:paraId="7A0151CE" w14:textId="77777777" w:rsidTr="00654A62">
        <w:trPr>
          <w:trHeight w:val="317"/>
        </w:trPr>
        <w:tc>
          <w:tcPr>
            <w:tcW w:w="1276" w:type="dxa"/>
            <w:vAlign w:val="center"/>
            <w:hideMark/>
          </w:tcPr>
          <w:p w14:paraId="39799C2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968D453"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最大样本数（</w:t>
            </w:r>
            <w:proofErr w:type="spellStart"/>
            <w:r w:rsidRPr="001E4FA3">
              <w:rPr>
                <w:sz w:val="21"/>
                <w:szCs w:val="21"/>
              </w:rPr>
              <w:t>max_samples</w:t>
            </w:r>
            <w:proofErr w:type="spellEnd"/>
            <w:r w:rsidRPr="001E4FA3">
              <w:rPr>
                <w:sz w:val="21"/>
                <w:szCs w:val="21"/>
              </w:rPr>
              <w:t>）</w:t>
            </w:r>
          </w:p>
        </w:tc>
        <w:tc>
          <w:tcPr>
            <w:tcW w:w="1134" w:type="dxa"/>
            <w:vAlign w:val="center"/>
            <w:hideMark/>
          </w:tcPr>
          <w:p w14:paraId="15A6183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100,000</w:t>
            </w:r>
          </w:p>
        </w:tc>
        <w:tc>
          <w:tcPr>
            <w:tcW w:w="3543" w:type="dxa"/>
            <w:vAlign w:val="center"/>
            <w:hideMark/>
          </w:tcPr>
          <w:p w14:paraId="1FFAF7CE"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大于实际训练样本，确保全量数据参与训练</w:t>
            </w:r>
          </w:p>
        </w:tc>
      </w:tr>
      <w:tr w:rsidR="001E4FA3" w:rsidRPr="001E4FA3" w14:paraId="204796F0" w14:textId="77777777" w:rsidTr="00654A62">
        <w:trPr>
          <w:trHeight w:val="317"/>
        </w:trPr>
        <w:tc>
          <w:tcPr>
            <w:tcW w:w="1276" w:type="dxa"/>
            <w:vAlign w:val="center"/>
            <w:hideMark/>
          </w:tcPr>
          <w:p w14:paraId="1FAC3FF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2E1F2247"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精度模式（</w:t>
            </w:r>
            <w:r w:rsidRPr="001E4FA3">
              <w:rPr>
                <w:sz w:val="21"/>
                <w:szCs w:val="21"/>
              </w:rPr>
              <w:t>bf16</w:t>
            </w:r>
            <w:r w:rsidRPr="001E4FA3">
              <w:rPr>
                <w:sz w:val="21"/>
                <w:szCs w:val="21"/>
              </w:rPr>
              <w:t>）</w:t>
            </w:r>
          </w:p>
        </w:tc>
        <w:tc>
          <w:tcPr>
            <w:tcW w:w="1134" w:type="dxa"/>
            <w:vAlign w:val="center"/>
            <w:hideMark/>
          </w:tcPr>
          <w:p w14:paraId="7B72CA1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true</w:t>
            </w:r>
          </w:p>
        </w:tc>
        <w:tc>
          <w:tcPr>
            <w:tcW w:w="3543" w:type="dxa"/>
            <w:vAlign w:val="center"/>
            <w:hideMark/>
          </w:tcPr>
          <w:p w14:paraId="7DBEEAEE" w14:textId="61C9021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启用</w:t>
            </w:r>
            <w:r w:rsidRPr="001E4FA3">
              <w:rPr>
                <w:sz w:val="21"/>
                <w:szCs w:val="21"/>
              </w:rPr>
              <w:t>bfloat16</w:t>
            </w:r>
            <w:r w:rsidRPr="001E4FA3">
              <w:rPr>
                <w:sz w:val="21"/>
                <w:szCs w:val="21"/>
              </w:rPr>
              <w:t>混合精度训练，加速计算并减少显存占用</w:t>
            </w:r>
          </w:p>
        </w:tc>
      </w:tr>
      <w:tr w:rsidR="001E4FA3" w:rsidRPr="001E4FA3" w14:paraId="6AD8B309" w14:textId="77777777" w:rsidTr="00654A62">
        <w:trPr>
          <w:trHeight w:val="317"/>
        </w:trPr>
        <w:tc>
          <w:tcPr>
            <w:tcW w:w="1276" w:type="dxa"/>
            <w:vAlign w:val="center"/>
            <w:hideMark/>
          </w:tcPr>
          <w:p w14:paraId="75762D02" w14:textId="77777777" w:rsidR="001E4FA3" w:rsidRPr="001E4FA3" w:rsidRDefault="001E4FA3" w:rsidP="00654A62">
            <w:pPr>
              <w:pStyle w:val="altz"/>
              <w:wordWrap/>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 xml:space="preserve"> </w:t>
            </w:r>
            <w:r w:rsidRPr="001E4FA3">
              <w:rPr>
                <w:sz w:val="21"/>
                <w:szCs w:val="21"/>
              </w:rPr>
              <w:t>设置</w:t>
            </w:r>
          </w:p>
        </w:tc>
        <w:tc>
          <w:tcPr>
            <w:tcW w:w="3119" w:type="dxa"/>
            <w:vAlign w:val="center"/>
            <w:hideMark/>
          </w:tcPr>
          <w:p w14:paraId="51A98BEE" w14:textId="77777777" w:rsidR="001E4FA3" w:rsidRPr="001E4FA3" w:rsidRDefault="001E4FA3" w:rsidP="00654A62">
            <w:pPr>
              <w:pStyle w:val="altz"/>
              <w:snapToGrid/>
              <w:spacing w:line="240" w:lineRule="auto"/>
              <w:ind w:rightChars="50" w:right="120" w:firstLineChars="0" w:firstLine="0"/>
              <w:contextualSpacing/>
              <w:rPr>
                <w:sz w:val="21"/>
                <w:szCs w:val="21"/>
              </w:rPr>
            </w:pPr>
            <w:proofErr w:type="gramStart"/>
            <w:r w:rsidRPr="001E4FA3">
              <w:rPr>
                <w:sz w:val="21"/>
                <w:szCs w:val="21"/>
              </w:rPr>
              <w:t>秩</w:t>
            </w:r>
            <w:proofErr w:type="gramEnd"/>
            <w:r w:rsidRPr="001E4FA3">
              <w:rPr>
                <w:sz w:val="21"/>
                <w:szCs w:val="21"/>
              </w:rPr>
              <w:t>（</w:t>
            </w:r>
            <w:proofErr w:type="spellStart"/>
            <w:r w:rsidRPr="001E4FA3">
              <w:rPr>
                <w:sz w:val="21"/>
                <w:szCs w:val="21"/>
              </w:rPr>
              <w:t>lora_rank</w:t>
            </w:r>
            <w:proofErr w:type="spellEnd"/>
            <w:r w:rsidRPr="001E4FA3">
              <w:rPr>
                <w:sz w:val="21"/>
                <w:szCs w:val="21"/>
              </w:rPr>
              <w:t>）</w:t>
            </w:r>
          </w:p>
        </w:tc>
        <w:tc>
          <w:tcPr>
            <w:tcW w:w="1134" w:type="dxa"/>
            <w:vAlign w:val="center"/>
            <w:hideMark/>
          </w:tcPr>
          <w:p w14:paraId="7069FA0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8</w:t>
            </w:r>
          </w:p>
        </w:tc>
        <w:tc>
          <w:tcPr>
            <w:tcW w:w="3543" w:type="dxa"/>
            <w:vAlign w:val="center"/>
            <w:hideMark/>
          </w:tcPr>
          <w:p w14:paraId="2CA902AF"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低</w:t>
            </w:r>
            <w:proofErr w:type="gramStart"/>
            <w:r w:rsidRPr="001E4FA3">
              <w:rPr>
                <w:sz w:val="21"/>
                <w:szCs w:val="21"/>
              </w:rPr>
              <w:t>秩</w:t>
            </w:r>
            <w:proofErr w:type="gramEnd"/>
            <w:r w:rsidRPr="001E4FA3">
              <w:rPr>
                <w:sz w:val="21"/>
                <w:szCs w:val="21"/>
              </w:rPr>
              <w:t>分解维度，控制可训练参数量</w:t>
            </w:r>
          </w:p>
        </w:tc>
      </w:tr>
      <w:tr w:rsidR="001E4FA3" w:rsidRPr="001E4FA3" w14:paraId="00FA5939" w14:textId="77777777" w:rsidTr="00654A62">
        <w:trPr>
          <w:trHeight w:val="317"/>
        </w:trPr>
        <w:tc>
          <w:tcPr>
            <w:tcW w:w="1276" w:type="dxa"/>
            <w:vAlign w:val="center"/>
            <w:hideMark/>
          </w:tcPr>
          <w:p w14:paraId="16595AB5" w14:textId="77777777" w:rsidR="001E4FA3" w:rsidRPr="001E4FA3" w:rsidRDefault="001E4FA3" w:rsidP="00654A62">
            <w:pPr>
              <w:pStyle w:val="altz"/>
              <w:wordWrap/>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 xml:space="preserve"> </w:t>
            </w:r>
            <w:r w:rsidRPr="001E4FA3">
              <w:rPr>
                <w:sz w:val="21"/>
                <w:szCs w:val="21"/>
              </w:rPr>
              <w:t>设置</w:t>
            </w:r>
          </w:p>
        </w:tc>
        <w:tc>
          <w:tcPr>
            <w:tcW w:w="3119" w:type="dxa"/>
            <w:vAlign w:val="center"/>
            <w:hideMark/>
          </w:tcPr>
          <w:p w14:paraId="7CF97DBC"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目标模块（</w:t>
            </w:r>
            <w:proofErr w:type="spellStart"/>
            <w:r w:rsidRPr="001E4FA3">
              <w:rPr>
                <w:sz w:val="21"/>
                <w:szCs w:val="21"/>
              </w:rPr>
              <w:t>lora_target</w:t>
            </w:r>
            <w:proofErr w:type="spellEnd"/>
            <w:r w:rsidRPr="001E4FA3">
              <w:rPr>
                <w:sz w:val="21"/>
                <w:szCs w:val="21"/>
              </w:rPr>
              <w:t>）</w:t>
            </w:r>
          </w:p>
        </w:tc>
        <w:tc>
          <w:tcPr>
            <w:tcW w:w="1134" w:type="dxa"/>
            <w:vAlign w:val="center"/>
            <w:hideMark/>
          </w:tcPr>
          <w:p w14:paraId="0A59870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all</w:t>
            </w:r>
          </w:p>
        </w:tc>
        <w:tc>
          <w:tcPr>
            <w:tcW w:w="3543" w:type="dxa"/>
            <w:vAlign w:val="center"/>
            <w:hideMark/>
          </w:tcPr>
          <w:p w14:paraId="279E5A49" w14:textId="7F11EBA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对所有线性层注入</w:t>
            </w:r>
            <w:proofErr w:type="spellStart"/>
            <w:r w:rsidRPr="001E4FA3">
              <w:rPr>
                <w:sz w:val="21"/>
                <w:szCs w:val="21"/>
              </w:rPr>
              <w:t>LoRA</w:t>
            </w:r>
            <w:proofErr w:type="spellEnd"/>
            <w:r w:rsidRPr="001E4FA3">
              <w:rPr>
                <w:sz w:val="21"/>
                <w:szCs w:val="21"/>
              </w:rPr>
              <w:t>适配器</w:t>
            </w:r>
          </w:p>
        </w:tc>
      </w:tr>
      <w:tr w:rsidR="001E4FA3" w:rsidRPr="001E4FA3" w14:paraId="16FC913D" w14:textId="77777777" w:rsidTr="00654A62">
        <w:trPr>
          <w:trHeight w:val="317"/>
        </w:trPr>
        <w:tc>
          <w:tcPr>
            <w:tcW w:w="1276" w:type="dxa"/>
            <w:vAlign w:val="center"/>
            <w:hideMark/>
          </w:tcPr>
          <w:p w14:paraId="1F3D83C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输出设置</w:t>
            </w:r>
          </w:p>
        </w:tc>
        <w:tc>
          <w:tcPr>
            <w:tcW w:w="3119" w:type="dxa"/>
            <w:vAlign w:val="center"/>
            <w:hideMark/>
          </w:tcPr>
          <w:p w14:paraId="15F41E6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日志步数（</w:t>
            </w:r>
            <w:proofErr w:type="spellStart"/>
            <w:r w:rsidRPr="001E4FA3">
              <w:rPr>
                <w:sz w:val="21"/>
                <w:szCs w:val="21"/>
              </w:rPr>
              <w:t>logging_steps</w:t>
            </w:r>
            <w:proofErr w:type="spellEnd"/>
            <w:r w:rsidRPr="001E4FA3">
              <w:rPr>
                <w:sz w:val="21"/>
                <w:szCs w:val="21"/>
              </w:rPr>
              <w:t>）</w:t>
            </w:r>
          </w:p>
        </w:tc>
        <w:tc>
          <w:tcPr>
            <w:tcW w:w="1134" w:type="dxa"/>
            <w:vAlign w:val="center"/>
            <w:hideMark/>
          </w:tcPr>
          <w:p w14:paraId="513EA5C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w:t>
            </w:r>
          </w:p>
        </w:tc>
        <w:tc>
          <w:tcPr>
            <w:tcW w:w="3543" w:type="dxa"/>
            <w:vAlign w:val="center"/>
            <w:hideMark/>
          </w:tcPr>
          <w:p w14:paraId="6B6B85E5" w14:textId="077CF7D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每</w:t>
            </w:r>
            <w:r w:rsidRPr="001E4FA3">
              <w:rPr>
                <w:sz w:val="21"/>
                <w:szCs w:val="21"/>
              </w:rPr>
              <w:t>10</w:t>
            </w:r>
            <w:r w:rsidRPr="001E4FA3">
              <w:rPr>
                <w:sz w:val="21"/>
                <w:szCs w:val="21"/>
              </w:rPr>
              <w:t>步记录训练损失</w:t>
            </w:r>
          </w:p>
        </w:tc>
      </w:tr>
      <w:tr w:rsidR="001E4FA3" w:rsidRPr="001E4FA3" w14:paraId="587B2174" w14:textId="77777777" w:rsidTr="00654A62">
        <w:trPr>
          <w:trHeight w:val="317"/>
        </w:trPr>
        <w:tc>
          <w:tcPr>
            <w:tcW w:w="1276" w:type="dxa"/>
            <w:tcBorders>
              <w:bottom w:val="single" w:sz="4" w:space="0" w:color="auto"/>
            </w:tcBorders>
            <w:vAlign w:val="center"/>
            <w:hideMark/>
          </w:tcPr>
          <w:p w14:paraId="725C8C2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输出设置</w:t>
            </w:r>
          </w:p>
        </w:tc>
        <w:tc>
          <w:tcPr>
            <w:tcW w:w="3119" w:type="dxa"/>
            <w:tcBorders>
              <w:bottom w:val="single" w:sz="4" w:space="0" w:color="auto"/>
            </w:tcBorders>
            <w:vAlign w:val="center"/>
            <w:hideMark/>
          </w:tcPr>
          <w:p w14:paraId="6378A5F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保存步数（</w:t>
            </w:r>
            <w:proofErr w:type="spellStart"/>
            <w:r w:rsidRPr="001E4FA3">
              <w:rPr>
                <w:sz w:val="21"/>
                <w:szCs w:val="21"/>
              </w:rPr>
              <w:t>save_steps</w:t>
            </w:r>
            <w:proofErr w:type="spellEnd"/>
            <w:r w:rsidRPr="001E4FA3">
              <w:rPr>
                <w:sz w:val="21"/>
                <w:szCs w:val="21"/>
              </w:rPr>
              <w:t>）</w:t>
            </w:r>
          </w:p>
        </w:tc>
        <w:tc>
          <w:tcPr>
            <w:tcW w:w="1134" w:type="dxa"/>
            <w:tcBorders>
              <w:bottom w:val="single" w:sz="4" w:space="0" w:color="auto"/>
            </w:tcBorders>
            <w:vAlign w:val="center"/>
            <w:hideMark/>
          </w:tcPr>
          <w:p w14:paraId="26836513"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500</w:t>
            </w:r>
          </w:p>
        </w:tc>
        <w:tc>
          <w:tcPr>
            <w:tcW w:w="3543" w:type="dxa"/>
            <w:tcBorders>
              <w:bottom w:val="single" w:sz="4" w:space="0" w:color="auto"/>
            </w:tcBorders>
            <w:vAlign w:val="center"/>
            <w:hideMark/>
          </w:tcPr>
          <w:p w14:paraId="19C93ECE" w14:textId="7244C81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每</w:t>
            </w:r>
            <w:r w:rsidRPr="001E4FA3">
              <w:rPr>
                <w:sz w:val="21"/>
                <w:szCs w:val="21"/>
              </w:rPr>
              <w:t>500</w:t>
            </w:r>
            <w:r w:rsidRPr="001E4FA3">
              <w:rPr>
                <w:sz w:val="21"/>
                <w:szCs w:val="21"/>
              </w:rPr>
              <w:t>步保存一次检查点</w:t>
            </w:r>
          </w:p>
        </w:tc>
      </w:tr>
    </w:tbl>
    <w:p w14:paraId="274748A4" w14:textId="72232AD0" w:rsidR="00F54B80" w:rsidRDefault="00000000" w:rsidP="00E65B0A">
      <w:pPr>
        <w:pStyle w:val="3"/>
        <w:spacing w:before="163" w:after="163"/>
        <w:rPr>
          <w:rFonts w:hint="eastAsia"/>
        </w:rPr>
      </w:pPr>
      <w:bookmarkStart w:id="159" w:name="_Toc227951630"/>
      <w:r>
        <w:rPr>
          <w:rFonts w:hint="eastAsia"/>
        </w:rPr>
        <w:t>对照实验设计</w:t>
      </w:r>
      <w:bookmarkEnd w:id="159"/>
    </w:p>
    <w:p w14:paraId="53B085A1" w14:textId="223D5FAB" w:rsidR="00E65B0A" w:rsidRDefault="00E65B0A" w:rsidP="00E65B0A">
      <w:pPr>
        <w:pStyle w:val="altz"/>
        <w:ind w:firstLine="480"/>
      </w:pPr>
      <w:r>
        <w:rPr>
          <w:rFonts w:hint="eastAsia"/>
        </w:rPr>
        <w:t>为科学、全面地验证领域微调的实际效果，本研究设计了一套多层次、成对化的对照实验方案</w:t>
      </w:r>
      <w:r w:rsidR="00DF2970">
        <w:rPr>
          <w:rFonts w:hint="eastAsia"/>
        </w:rPr>
        <w:t>（详</w:t>
      </w:r>
      <w:r w:rsidR="00DF2970" w:rsidRPr="00DF2970">
        <w:rPr>
          <w:rFonts w:hint="eastAsia"/>
        </w:rPr>
        <w:t>见</w:t>
      </w:r>
      <w:r w:rsidR="00DF2970" w:rsidRPr="00E57BEC">
        <w:fldChar w:fldCharType="begin"/>
      </w:r>
      <w:r w:rsidR="00DF2970" w:rsidRPr="00E57BEC">
        <w:instrText xml:space="preserve"> </w:instrText>
      </w:r>
      <w:r w:rsidR="00DF2970" w:rsidRPr="00E57BEC">
        <w:rPr>
          <w:rFonts w:hint="eastAsia"/>
        </w:rPr>
        <w:instrText>REF _Ref227859091 \h</w:instrText>
      </w:r>
      <w:r w:rsidR="00DF2970" w:rsidRPr="00E57BEC">
        <w:instrText xml:space="preserve"> </w:instrText>
      </w:r>
      <w:r w:rsidR="00DF2970" w:rsidRPr="00E57BEC">
        <w:fldChar w:fldCharType="separate"/>
      </w:r>
      <w:r w:rsidR="00E57BEC" w:rsidRPr="00E57BEC">
        <w:rPr>
          <w:rFonts w:hint="eastAsia"/>
        </w:rPr>
        <w:t>表</w:t>
      </w:r>
      <w:r w:rsidR="00E57BEC" w:rsidRPr="00E57BEC">
        <w:rPr>
          <w:rFonts w:hint="eastAsia"/>
        </w:rPr>
        <w:t xml:space="preserve"> </w:t>
      </w:r>
      <w:r w:rsidR="00E57BEC" w:rsidRPr="00E57BEC">
        <w:t>6</w:t>
      </w:r>
      <w:r w:rsidR="00E57BEC" w:rsidRPr="00E57BEC">
        <w:noBreakHyphen/>
        <w:t>6</w:t>
      </w:r>
      <w:r w:rsidR="00DF2970" w:rsidRPr="00E57BEC">
        <w:fldChar w:fldCharType="end"/>
      </w:r>
      <w:r w:rsidR="00DF2970" w:rsidRPr="00E57BEC">
        <w:rPr>
          <w:rFonts w:hint="eastAsia"/>
        </w:rPr>
        <w:t>）</w:t>
      </w:r>
      <w:r w:rsidRPr="00E57BEC">
        <w:rPr>
          <w:rFonts w:hint="eastAsia"/>
        </w:rPr>
        <w:t>，具</w:t>
      </w:r>
      <w:r>
        <w:rPr>
          <w:rFonts w:hint="eastAsia"/>
        </w:rPr>
        <w:t>体包括以下三个维度。</w:t>
      </w:r>
    </w:p>
    <w:p w14:paraId="3750E87B" w14:textId="009E8730" w:rsidR="00E65B0A" w:rsidRDefault="00E65B0A" w:rsidP="00E65B0A">
      <w:pPr>
        <w:pStyle w:val="altz"/>
        <w:ind w:firstLine="480"/>
      </w:pPr>
      <w:r>
        <w:rPr>
          <w:rFonts w:hint="eastAsia"/>
        </w:rPr>
        <w:t>基模型与微调模型的成对对比。对于每一个选用的</w:t>
      </w:r>
      <w:r w:rsidR="00A62D4A">
        <w:rPr>
          <w:rFonts w:hint="eastAsia"/>
        </w:rPr>
        <w:t>基线</w:t>
      </w:r>
      <w:r>
        <w:rPr>
          <w:rFonts w:hint="eastAsia"/>
        </w:rPr>
        <w:t>模型，本研究均固定其对应的微调版本（使用相同超参数、相同训练数据），并在完全相同的测试集（</w:t>
      </w:r>
      <w:r>
        <w:rPr>
          <w:rFonts w:hint="eastAsia"/>
        </w:rPr>
        <w:t>282</w:t>
      </w:r>
      <w:r>
        <w:rPr>
          <w:rFonts w:hint="eastAsia"/>
        </w:rPr>
        <w:t>条样本）上分别生成答案。通过对比同一模型在微调前后的输出质量差异，可以直接量化领域微调带来的性能增益，排除模型本身基础能力的干扰。这一设计是本次评估的核心逻辑基础。</w:t>
      </w:r>
    </w:p>
    <w:p w14:paraId="5C583236" w14:textId="310AEBBE" w:rsidR="00E65B0A" w:rsidRDefault="00E65B0A" w:rsidP="00E65B0A">
      <w:pPr>
        <w:pStyle w:val="altz"/>
        <w:ind w:firstLine="480"/>
      </w:pPr>
      <w:r>
        <w:rPr>
          <w:rFonts w:hint="eastAsia"/>
        </w:rPr>
        <w:t>跨参数规模的梯度对比。本研究同时覆盖了从</w:t>
      </w:r>
      <w:r>
        <w:rPr>
          <w:rFonts w:hint="eastAsia"/>
        </w:rPr>
        <w:t>1.5B</w:t>
      </w:r>
      <w:r>
        <w:rPr>
          <w:rFonts w:hint="eastAsia"/>
        </w:rPr>
        <w:t>到</w:t>
      </w:r>
      <w:r>
        <w:rPr>
          <w:rFonts w:hint="eastAsia"/>
        </w:rPr>
        <w:t>8B</w:t>
      </w:r>
      <w:r>
        <w:rPr>
          <w:rFonts w:hint="eastAsia"/>
        </w:rPr>
        <w:t>的多个参数量级，旨在探究模型规模与领域微调收益之间是否存在正相关关系。理论上，更大参数的模型具备更强的知识存储与泛化能力，可能在微调后展现出更优的领域适应性；然而，小参数模型因可训练参数量占比更高，也可能以更高的</w:t>
      </w:r>
      <w:r>
        <w:rPr>
          <w:rFonts w:hint="eastAsia"/>
        </w:rPr>
        <w:t>"</w:t>
      </w:r>
      <w:r>
        <w:rPr>
          <w:rFonts w:hint="eastAsia"/>
        </w:rPr>
        <w:t>学习效率</w:t>
      </w:r>
      <w:r>
        <w:rPr>
          <w:rFonts w:hint="eastAsia"/>
        </w:rPr>
        <w:t>"</w:t>
      </w:r>
      <w:r>
        <w:rPr>
          <w:rFonts w:hint="eastAsia"/>
        </w:rPr>
        <w:t>实现性能追赶。通过横向对比不同尺寸模型的微调效果，可以为后续实际部署时的模型选型提供实证依据。</w:t>
      </w:r>
    </w:p>
    <w:p w14:paraId="09AAF19D" w14:textId="1A58551E" w:rsidR="00C45582" w:rsidRDefault="00E65B0A" w:rsidP="00E65B0A">
      <w:pPr>
        <w:pStyle w:val="altz"/>
        <w:ind w:firstLine="480"/>
      </w:pPr>
      <w:proofErr w:type="gramStart"/>
      <w:r>
        <w:rPr>
          <w:rFonts w:hint="eastAsia"/>
        </w:rPr>
        <w:t>跨代际</w:t>
      </w:r>
      <w:proofErr w:type="gramEnd"/>
      <w:r>
        <w:rPr>
          <w:rFonts w:hint="eastAsia"/>
        </w:rPr>
        <w:t>模型的迁移对比。</w:t>
      </w:r>
      <w:r>
        <w:rPr>
          <w:rFonts w:hint="eastAsia"/>
        </w:rPr>
        <w:t>Qwen2.5</w:t>
      </w:r>
      <w:r>
        <w:rPr>
          <w:rFonts w:hint="eastAsia"/>
        </w:rPr>
        <w:t>与</w:t>
      </w:r>
      <w:r>
        <w:rPr>
          <w:rFonts w:hint="eastAsia"/>
        </w:rPr>
        <w:t>Qwen3</w:t>
      </w:r>
      <w:r>
        <w:rPr>
          <w:rFonts w:hint="eastAsia"/>
        </w:rPr>
        <w:t>代表了两个不同的技术代际。通过在相同数据集、相同超参数配置下分别微调这两个系列的模型，可以评估新一代架构在领域适配任务上是否带来了实质性的性能提升，从而</w:t>
      </w:r>
      <w:proofErr w:type="gramStart"/>
      <w:r>
        <w:rPr>
          <w:rFonts w:hint="eastAsia"/>
        </w:rPr>
        <w:t>为领域</w:t>
      </w:r>
      <w:proofErr w:type="gramEnd"/>
      <w:r>
        <w:rPr>
          <w:rFonts w:hint="eastAsia"/>
        </w:rPr>
        <w:t>大模型的技术选型提供参考。</w:t>
      </w:r>
    </w:p>
    <w:p w14:paraId="64D72F87" w14:textId="2C7FC509" w:rsidR="00C45582" w:rsidRPr="00C45582" w:rsidRDefault="00C45582" w:rsidP="00C45582">
      <w:pPr>
        <w:pStyle w:val="altz"/>
        <w:snapToGrid/>
        <w:spacing w:beforeLines="100" w:before="326" w:afterLines="50" w:after="163" w:line="240" w:lineRule="auto"/>
        <w:ind w:firstLineChars="0" w:firstLine="0"/>
        <w:jc w:val="center"/>
        <w:rPr>
          <w:sz w:val="21"/>
          <w:szCs w:val="20"/>
        </w:rPr>
      </w:pPr>
      <w:bookmarkStart w:id="160" w:name="_Ref227859091"/>
      <w:bookmarkStart w:id="161" w:name="_Toc227956051"/>
      <w:r w:rsidRPr="00C45582">
        <w:rPr>
          <w:rFonts w:hint="eastAsia"/>
          <w:sz w:val="21"/>
          <w:szCs w:val="20"/>
        </w:rPr>
        <w:t>表</w:t>
      </w:r>
      <w:r w:rsidRPr="00C45582">
        <w:rPr>
          <w:rFonts w:hint="eastAsia"/>
          <w:sz w:val="21"/>
          <w:szCs w:val="20"/>
        </w:rPr>
        <w:t xml:space="preserve"> </w:t>
      </w:r>
      <w:r w:rsidR="007B10FA">
        <w:rPr>
          <w:sz w:val="21"/>
          <w:szCs w:val="20"/>
        </w:rPr>
        <w:fldChar w:fldCharType="begin"/>
      </w:r>
      <w:r w:rsidR="007B10FA">
        <w:rPr>
          <w:sz w:val="21"/>
          <w:szCs w:val="20"/>
        </w:rPr>
        <w:instrText xml:space="preserve"> </w:instrText>
      </w:r>
      <w:r w:rsidR="007B10FA">
        <w:rPr>
          <w:rFonts w:hint="eastAsia"/>
          <w:sz w:val="21"/>
          <w:szCs w:val="20"/>
        </w:rPr>
        <w:instrText>STYLEREF 1 \s</w:instrText>
      </w:r>
      <w:r w:rsidR="007B10FA">
        <w:rPr>
          <w:sz w:val="21"/>
          <w:szCs w:val="20"/>
        </w:rPr>
        <w:instrText xml:space="preserve"> </w:instrText>
      </w:r>
      <w:r w:rsidR="007B10FA">
        <w:rPr>
          <w:sz w:val="21"/>
          <w:szCs w:val="20"/>
        </w:rPr>
        <w:fldChar w:fldCharType="separate"/>
      </w:r>
      <w:r w:rsidR="007B10FA">
        <w:rPr>
          <w:noProof/>
          <w:sz w:val="21"/>
          <w:szCs w:val="20"/>
        </w:rPr>
        <w:t>6</w:t>
      </w:r>
      <w:r w:rsidR="007B10FA">
        <w:rPr>
          <w:sz w:val="21"/>
          <w:szCs w:val="20"/>
        </w:rPr>
        <w:fldChar w:fldCharType="end"/>
      </w:r>
      <w:r w:rsidR="007B10FA">
        <w:rPr>
          <w:sz w:val="21"/>
          <w:szCs w:val="20"/>
        </w:rPr>
        <w:noBreakHyphen/>
      </w:r>
      <w:r w:rsidR="007B10FA">
        <w:rPr>
          <w:sz w:val="21"/>
          <w:szCs w:val="20"/>
        </w:rPr>
        <w:fldChar w:fldCharType="begin"/>
      </w:r>
      <w:r w:rsidR="007B10FA">
        <w:rPr>
          <w:sz w:val="21"/>
          <w:szCs w:val="20"/>
        </w:rPr>
        <w:instrText xml:space="preserve"> </w:instrText>
      </w:r>
      <w:r w:rsidR="007B10FA">
        <w:rPr>
          <w:rFonts w:hint="eastAsia"/>
          <w:sz w:val="21"/>
          <w:szCs w:val="20"/>
        </w:rPr>
        <w:instrText xml:space="preserve">SEQ </w:instrText>
      </w:r>
      <w:r w:rsidR="007B10FA">
        <w:rPr>
          <w:rFonts w:hint="eastAsia"/>
          <w:sz w:val="21"/>
          <w:szCs w:val="20"/>
        </w:rPr>
        <w:instrText>表</w:instrText>
      </w:r>
      <w:r w:rsidR="007B10FA">
        <w:rPr>
          <w:rFonts w:hint="eastAsia"/>
          <w:sz w:val="21"/>
          <w:szCs w:val="20"/>
        </w:rPr>
        <w:instrText xml:space="preserve"> \* ARABIC \s 1</w:instrText>
      </w:r>
      <w:r w:rsidR="007B10FA">
        <w:rPr>
          <w:sz w:val="21"/>
          <w:szCs w:val="20"/>
        </w:rPr>
        <w:instrText xml:space="preserve"> </w:instrText>
      </w:r>
      <w:r w:rsidR="007B10FA">
        <w:rPr>
          <w:sz w:val="21"/>
          <w:szCs w:val="20"/>
        </w:rPr>
        <w:fldChar w:fldCharType="separate"/>
      </w:r>
      <w:r w:rsidR="007B10FA">
        <w:rPr>
          <w:noProof/>
          <w:sz w:val="21"/>
          <w:szCs w:val="20"/>
        </w:rPr>
        <w:t>6</w:t>
      </w:r>
      <w:r w:rsidR="007B10FA">
        <w:rPr>
          <w:sz w:val="21"/>
          <w:szCs w:val="20"/>
        </w:rPr>
        <w:fldChar w:fldCharType="end"/>
      </w:r>
      <w:bookmarkEnd w:id="160"/>
      <w:r w:rsidR="009B07E3">
        <w:rPr>
          <w:rFonts w:hint="eastAsia"/>
          <w:sz w:val="21"/>
          <w:szCs w:val="20"/>
        </w:rPr>
        <w:t xml:space="preserve"> </w:t>
      </w:r>
      <w:r w:rsidRPr="00C45582">
        <w:rPr>
          <w:rFonts w:hint="eastAsia"/>
          <w:sz w:val="21"/>
          <w:szCs w:val="20"/>
        </w:rPr>
        <w:t>领域微调对照实验设计说明</w:t>
      </w:r>
      <w:bookmarkEnd w:id="161"/>
    </w:p>
    <w:tbl>
      <w:tblPr>
        <w:tblW w:w="9214" w:type="dxa"/>
        <w:tblCellMar>
          <w:top w:w="15" w:type="dxa"/>
          <w:left w:w="15" w:type="dxa"/>
          <w:bottom w:w="15" w:type="dxa"/>
          <w:right w:w="15" w:type="dxa"/>
        </w:tblCellMar>
        <w:tblLook w:val="04A0" w:firstRow="1" w:lastRow="0" w:firstColumn="1" w:lastColumn="0" w:noHBand="0" w:noVBand="1"/>
      </w:tblPr>
      <w:tblGrid>
        <w:gridCol w:w="1276"/>
        <w:gridCol w:w="2552"/>
        <w:gridCol w:w="2126"/>
        <w:gridCol w:w="3260"/>
      </w:tblGrid>
      <w:tr w:rsidR="00C45582" w:rsidRPr="00C45582" w14:paraId="6B066559" w14:textId="77777777" w:rsidTr="00654A62">
        <w:trPr>
          <w:trHeight w:val="317"/>
        </w:trPr>
        <w:tc>
          <w:tcPr>
            <w:tcW w:w="1276" w:type="dxa"/>
            <w:tcBorders>
              <w:top w:val="single" w:sz="4" w:space="0" w:color="auto"/>
              <w:bottom w:val="single" w:sz="4" w:space="0" w:color="auto"/>
            </w:tcBorders>
            <w:vAlign w:val="center"/>
            <w:hideMark/>
          </w:tcPr>
          <w:p w14:paraId="30913939" w14:textId="77777777" w:rsidR="00C45582" w:rsidRPr="00C45582" w:rsidRDefault="00C45582" w:rsidP="00C45582">
            <w:pPr>
              <w:pStyle w:val="altz"/>
              <w:spacing w:line="240" w:lineRule="auto"/>
              <w:ind w:firstLineChars="0" w:firstLine="0"/>
              <w:rPr>
                <w:b/>
                <w:bCs/>
                <w:sz w:val="21"/>
                <w:szCs w:val="20"/>
              </w:rPr>
            </w:pPr>
            <w:r w:rsidRPr="00C45582">
              <w:rPr>
                <w:b/>
                <w:bCs/>
                <w:sz w:val="21"/>
                <w:szCs w:val="20"/>
              </w:rPr>
              <w:t>实验维度</w:t>
            </w:r>
          </w:p>
        </w:tc>
        <w:tc>
          <w:tcPr>
            <w:tcW w:w="2552" w:type="dxa"/>
            <w:tcBorders>
              <w:top w:val="single" w:sz="4" w:space="0" w:color="auto"/>
              <w:bottom w:val="single" w:sz="4" w:space="0" w:color="auto"/>
            </w:tcBorders>
            <w:vAlign w:val="center"/>
            <w:hideMark/>
          </w:tcPr>
          <w:p w14:paraId="4E4D0D42" w14:textId="77777777" w:rsidR="00C45582" w:rsidRPr="00C45582" w:rsidRDefault="00C45582" w:rsidP="00C45582">
            <w:pPr>
              <w:pStyle w:val="altz"/>
              <w:spacing w:line="240" w:lineRule="auto"/>
              <w:ind w:firstLineChars="0" w:firstLine="0"/>
              <w:rPr>
                <w:b/>
                <w:bCs/>
                <w:sz w:val="21"/>
                <w:szCs w:val="20"/>
              </w:rPr>
            </w:pPr>
            <w:r w:rsidRPr="00C45582">
              <w:rPr>
                <w:b/>
                <w:bCs/>
                <w:sz w:val="21"/>
                <w:szCs w:val="20"/>
              </w:rPr>
              <w:t>对比对象</w:t>
            </w:r>
          </w:p>
        </w:tc>
        <w:tc>
          <w:tcPr>
            <w:tcW w:w="2126" w:type="dxa"/>
            <w:tcBorders>
              <w:top w:val="single" w:sz="4" w:space="0" w:color="auto"/>
              <w:bottom w:val="single" w:sz="4" w:space="0" w:color="auto"/>
            </w:tcBorders>
            <w:vAlign w:val="center"/>
            <w:hideMark/>
          </w:tcPr>
          <w:p w14:paraId="7D0276BD" w14:textId="77777777" w:rsidR="00C45582" w:rsidRPr="00C45582" w:rsidRDefault="00C45582" w:rsidP="00C45582">
            <w:pPr>
              <w:pStyle w:val="altz"/>
              <w:spacing w:line="240" w:lineRule="auto"/>
              <w:ind w:firstLineChars="0" w:firstLine="0"/>
              <w:rPr>
                <w:b/>
                <w:bCs/>
                <w:sz w:val="21"/>
                <w:szCs w:val="20"/>
              </w:rPr>
            </w:pPr>
            <w:r w:rsidRPr="00C45582">
              <w:rPr>
                <w:b/>
                <w:bCs/>
                <w:sz w:val="21"/>
                <w:szCs w:val="20"/>
              </w:rPr>
              <w:t>控制条件</w:t>
            </w:r>
          </w:p>
        </w:tc>
        <w:tc>
          <w:tcPr>
            <w:tcW w:w="3260" w:type="dxa"/>
            <w:tcBorders>
              <w:top w:val="single" w:sz="4" w:space="0" w:color="auto"/>
              <w:bottom w:val="single" w:sz="4" w:space="0" w:color="auto"/>
            </w:tcBorders>
            <w:vAlign w:val="center"/>
            <w:hideMark/>
          </w:tcPr>
          <w:p w14:paraId="629221BA" w14:textId="77777777" w:rsidR="00C45582" w:rsidRPr="00C45582" w:rsidRDefault="00C45582" w:rsidP="00C45582">
            <w:pPr>
              <w:pStyle w:val="altz"/>
              <w:spacing w:line="240" w:lineRule="auto"/>
              <w:ind w:firstLineChars="0" w:firstLine="0"/>
              <w:rPr>
                <w:b/>
                <w:bCs/>
                <w:sz w:val="21"/>
                <w:szCs w:val="20"/>
              </w:rPr>
            </w:pPr>
            <w:r w:rsidRPr="00C45582">
              <w:rPr>
                <w:b/>
                <w:bCs/>
                <w:sz w:val="21"/>
                <w:szCs w:val="20"/>
              </w:rPr>
              <w:t>考察目标</w:t>
            </w:r>
          </w:p>
        </w:tc>
      </w:tr>
      <w:tr w:rsidR="00C45582" w:rsidRPr="00C45582" w14:paraId="0F00E2A4" w14:textId="77777777" w:rsidTr="00654A62">
        <w:trPr>
          <w:trHeight w:val="317"/>
        </w:trPr>
        <w:tc>
          <w:tcPr>
            <w:tcW w:w="1276" w:type="dxa"/>
            <w:tcBorders>
              <w:top w:val="single" w:sz="4" w:space="0" w:color="auto"/>
            </w:tcBorders>
            <w:vAlign w:val="center"/>
            <w:hideMark/>
          </w:tcPr>
          <w:p w14:paraId="6F6AF8D9" w14:textId="3629EDC0"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成对对比</w:t>
            </w:r>
          </w:p>
        </w:tc>
        <w:tc>
          <w:tcPr>
            <w:tcW w:w="2552" w:type="dxa"/>
            <w:tcBorders>
              <w:top w:val="single" w:sz="4" w:space="0" w:color="auto"/>
            </w:tcBorders>
            <w:vAlign w:val="center"/>
            <w:hideMark/>
          </w:tcPr>
          <w:p w14:paraId="75D97DDC" w14:textId="0F01E76F" w:rsidR="00C45582" w:rsidRPr="00C45582" w:rsidRDefault="00A62D4A" w:rsidP="00C45582">
            <w:pPr>
              <w:pStyle w:val="altz"/>
              <w:snapToGrid/>
              <w:spacing w:line="240" w:lineRule="auto"/>
              <w:ind w:rightChars="50" w:right="120" w:firstLineChars="0" w:firstLine="0"/>
              <w:rPr>
                <w:sz w:val="21"/>
                <w:szCs w:val="20"/>
              </w:rPr>
            </w:pPr>
            <w:r>
              <w:rPr>
                <w:rFonts w:hint="eastAsia"/>
                <w:sz w:val="21"/>
                <w:szCs w:val="20"/>
              </w:rPr>
              <w:t>基线</w:t>
            </w:r>
            <w:r w:rsidR="00C45582" w:rsidRPr="00C45582">
              <w:rPr>
                <w:sz w:val="21"/>
                <w:szCs w:val="20"/>
              </w:rPr>
              <w:t>模型</w:t>
            </w:r>
            <w:r w:rsidR="00C45582" w:rsidRPr="00C45582">
              <w:rPr>
                <w:sz w:val="21"/>
                <w:szCs w:val="20"/>
              </w:rPr>
              <w:t xml:space="preserve"> vs.</w:t>
            </w:r>
            <w:r w:rsidR="00C45582">
              <w:rPr>
                <w:rFonts w:hint="eastAsia"/>
                <w:sz w:val="21"/>
                <w:szCs w:val="20"/>
              </w:rPr>
              <w:t xml:space="preserve"> </w:t>
            </w:r>
            <w:r w:rsidR="00C45582" w:rsidRPr="00C45582">
              <w:rPr>
                <w:sz w:val="21"/>
                <w:szCs w:val="20"/>
              </w:rPr>
              <w:t>其微调版本</w:t>
            </w:r>
          </w:p>
        </w:tc>
        <w:tc>
          <w:tcPr>
            <w:tcW w:w="2126" w:type="dxa"/>
            <w:tcBorders>
              <w:top w:val="single" w:sz="4" w:space="0" w:color="auto"/>
            </w:tcBorders>
            <w:vAlign w:val="center"/>
            <w:hideMark/>
          </w:tcPr>
          <w:p w14:paraId="33BE69D1"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相同基座、相同超参数、相同训练数据、相同解码参数</w:t>
            </w:r>
          </w:p>
        </w:tc>
        <w:tc>
          <w:tcPr>
            <w:tcW w:w="3260" w:type="dxa"/>
            <w:tcBorders>
              <w:top w:val="single" w:sz="4" w:space="0" w:color="auto"/>
            </w:tcBorders>
            <w:vAlign w:val="center"/>
            <w:hideMark/>
          </w:tcPr>
          <w:p w14:paraId="2AEE4B5F"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直接量化领域微调带来的性能增益，排除模型基础能力差异</w:t>
            </w:r>
          </w:p>
        </w:tc>
      </w:tr>
      <w:tr w:rsidR="00C45582" w:rsidRPr="00C45582" w14:paraId="78172E1D" w14:textId="77777777" w:rsidTr="00654A62">
        <w:trPr>
          <w:trHeight w:val="317"/>
        </w:trPr>
        <w:tc>
          <w:tcPr>
            <w:tcW w:w="1276" w:type="dxa"/>
            <w:vAlign w:val="center"/>
            <w:hideMark/>
          </w:tcPr>
          <w:p w14:paraId="300360D5"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lastRenderedPageBreak/>
              <w:t>跨参数规模对比</w:t>
            </w:r>
          </w:p>
        </w:tc>
        <w:tc>
          <w:tcPr>
            <w:tcW w:w="2552" w:type="dxa"/>
            <w:vAlign w:val="center"/>
            <w:hideMark/>
          </w:tcPr>
          <w:p w14:paraId="0CA68826" w14:textId="0CF9A6B6"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1.5B/3B</w:t>
            </w:r>
            <w:r w:rsidR="00654A62">
              <w:rPr>
                <w:rFonts w:hint="eastAsia"/>
                <w:sz w:val="21"/>
                <w:szCs w:val="20"/>
              </w:rPr>
              <w:t>/4B</w:t>
            </w:r>
            <w:r w:rsidRPr="00C45582">
              <w:rPr>
                <w:sz w:val="21"/>
                <w:szCs w:val="20"/>
              </w:rPr>
              <w:t>/7B/8B</w:t>
            </w:r>
            <w:r w:rsidRPr="00C45582">
              <w:rPr>
                <w:sz w:val="21"/>
                <w:szCs w:val="20"/>
              </w:rPr>
              <w:t>等不同参数量级模型及其微调版本</w:t>
            </w:r>
          </w:p>
        </w:tc>
        <w:tc>
          <w:tcPr>
            <w:tcW w:w="2126" w:type="dxa"/>
            <w:vAlign w:val="center"/>
            <w:hideMark/>
          </w:tcPr>
          <w:p w14:paraId="6BC1D931" w14:textId="1CED1663"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相同数据、相同训练轮数、相同</w:t>
            </w:r>
            <w:proofErr w:type="spellStart"/>
            <w:r w:rsidRPr="00C45582">
              <w:rPr>
                <w:sz w:val="21"/>
                <w:szCs w:val="20"/>
              </w:rPr>
              <w:t>LoRA</w:t>
            </w:r>
            <w:proofErr w:type="spellEnd"/>
            <w:r w:rsidRPr="00C45582">
              <w:rPr>
                <w:sz w:val="21"/>
                <w:szCs w:val="20"/>
              </w:rPr>
              <w:t>配置</w:t>
            </w:r>
          </w:p>
        </w:tc>
        <w:tc>
          <w:tcPr>
            <w:tcW w:w="3260" w:type="dxa"/>
            <w:vAlign w:val="center"/>
            <w:hideMark/>
          </w:tcPr>
          <w:p w14:paraId="06B62045"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探究模型规模与微调收益的关系，为部署选型提供依据</w:t>
            </w:r>
          </w:p>
        </w:tc>
      </w:tr>
      <w:tr w:rsidR="00C45582" w:rsidRPr="00C45582" w14:paraId="44EED4B7" w14:textId="77777777" w:rsidTr="00654A62">
        <w:trPr>
          <w:trHeight w:val="317"/>
        </w:trPr>
        <w:tc>
          <w:tcPr>
            <w:tcW w:w="1276" w:type="dxa"/>
            <w:tcBorders>
              <w:bottom w:val="single" w:sz="4" w:space="0" w:color="auto"/>
            </w:tcBorders>
            <w:vAlign w:val="center"/>
            <w:hideMark/>
          </w:tcPr>
          <w:p w14:paraId="2C510C0B" w14:textId="77777777" w:rsidR="00C45582" w:rsidRPr="00C45582" w:rsidRDefault="00C45582" w:rsidP="00C45582">
            <w:pPr>
              <w:pStyle w:val="altz"/>
              <w:snapToGrid/>
              <w:spacing w:line="240" w:lineRule="auto"/>
              <w:ind w:rightChars="50" w:right="120" w:firstLineChars="0" w:firstLine="0"/>
              <w:rPr>
                <w:sz w:val="21"/>
                <w:szCs w:val="20"/>
              </w:rPr>
            </w:pPr>
            <w:proofErr w:type="gramStart"/>
            <w:r w:rsidRPr="00C45582">
              <w:rPr>
                <w:sz w:val="21"/>
                <w:szCs w:val="20"/>
              </w:rPr>
              <w:t>跨代际</w:t>
            </w:r>
            <w:proofErr w:type="gramEnd"/>
            <w:r w:rsidRPr="00C45582">
              <w:rPr>
                <w:sz w:val="21"/>
                <w:szCs w:val="20"/>
              </w:rPr>
              <w:t>对比</w:t>
            </w:r>
          </w:p>
        </w:tc>
        <w:tc>
          <w:tcPr>
            <w:tcW w:w="2552" w:type="dxa"/>
            <w:tcBorders>
              <w:bottom w:val="single" w:sz="4" w:space="0" w:color="auto"/>
            </w:tcBorders>
            <w:vAlign w:val="center"/>
            <w:hideMark/>
          </w:tcPr>
          <w:p w14:paraId="3C47BF10" w14:textId="690EEA1C"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Qwen2.5</w:t>
            </w:r>
            <w:r w:rsidRPr="00C45582">
              <w:rPr>
                <w:sz w:val="21"/>
                <w:szCs w:val="20"/>
              </w:rPr>
              <w:t>系列</w:t>
            </w:r>
            <w:r w:rsidRPr="00C45582">
              <w:rPr>
                <w:sz w:val="21"/>
                <w:szCs w:val="20"/>
              </w:rPr>
              <w:t>vs</w:t>
            </w:r>
            <w:r>
              <w:rPr>
                <w:rFonts w:hint="eastAsia"/>
                <w:sz w:val="21"/>
                <w:szCs w:val="20"/>
              </w:rPr>
              <w:t xml:space="preserve">. </w:t>
            </w:r>
            <w:r w:rsidRPr="00C45582">
              <w:rPr>
                <w:sz w:val="21"/>
                <w:szCs w:val="20"/>
              </w:rPr>
              <w:t>Qwen3</w:t>
            </w:r>
            <w:r w:rsidRPr="00C45582">
              <w:rPr>
                <w:sz w:val="21"/>
                <w:szCs w:val="20"/>
              </w:rPr>
              <w:t>系列（同规模）</w:t>
            </w:r>
          </w:p>
        </w:tc>
        <w:tc>
          <w:tcPr>
            <w:tcW w:w="2126" w:type="dxa"/>
            <w:tcBorders>
              <w:bottom w:val="single" w:sz="4" w:space="0" w:color="auto"/>
            </w:tcBorders>
            <w:vAlign w:val="center"/>
            <w:hideMark/>
          </w:tcPr>
          <w:p w14:paraId="2779A414"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相同参数量级、相同数据集、相同超参数配置</w:t>
            </w:r>
          </w:p>
        </w:tc>
        <w:tc>
          <w:tcPr>
            <w:tcW w:w="3260" w:type="dxa"/>
            <w:tcBorders>
              <w:bottom w:val="single" w:sz="4" w:space="0" w:color="auto"/>
            </w:tcBorders>
            <w:vAlign w:val="center"/>
            <w:hideMark/>
          </w:tcPr>
          <w:p w14:paraId="00984FE3" w14:textId="77777777" w:rsidR="00C45582" w:rsidRPr="00C45582" w:rsidRDefault="00C45582" w:rsidP="00C45582">
            <w:pPr>
              <w:pStyle w:val="altz"/>
              <w:keepNext/>
              <w:snapToGrid/>
              <w:spacing w:line="240" w:lineRule="auto"/>
              <w:ind w:rightChars="50" w:right="120" w:firstLineChars="0" w:firstLine="0"/>
              <w:rPr>
                <w:sz w:val="21"/>
                <w:szCs w:val="20"/>
              </w:rPr>
            </w:pPr>
            <w:r w:rsidRPr="00C45582">
              <w:rPr>
                <w:sz w:val="21"/>
                <w:szCs w:val="20"/>
              </w:rPr>
              <w:t>评估新一代架构在领域适配任务上的实质性提升</w:t>
            </w:r>
          </w:p>
        </w:tc>
      </w:tr>
    </w:tbl>
    <w:p w14:paraId="2EDDB28B" w14:textId="5060A500" w:rsidR="00C45582" w:rsidRPr="00C45582" w:rsidRDefault="00C45582" w:rsidP="00C45582">
      <w:pPr>
        <w:pStyle w:val="altz"/>
        <w:snapToGrid/>
        <w:spacing w:line="240" w:lineRule="auto"/>
        <w:ind w:firstLineChars="0" w:firstLine="0"/>
        <w:rPr>
          <w:sz w:val="18"/>
          <w:szCs w:val="16"/>
        </w:rPr>
      </w:pPr>
      <w:r w:rsidRPr="00C45582">
        <w:rPr>
          <w:rFonts w:hint="eastAsia"/>
          <w:sz w:val="18"/>
          <w:szCs w:val="16"/>
        </w:rPr>
        <w:t>注：所有实验均在完全相同的测试集（</w:t>
      </w:r>
      <w:r w:rsidRPr="00C45582">
        <w:rPr>
          <w:rFonts w:hint="eastAsia"/>
          <w:sz w:val="18"/>
          <w:szCs w:val="16"/>
        </w:rPr>
        <w:t>N=282</w:t>
      </w:r>
      <w:r w:rsidRPr="00C45582">
        <w:rPr>
          <w:rFonts w:hint="eastAsia"/>
          <w:sz w:val="18"/>
          <w:szCs w:val="16"/>
        </w:rPr>
        <w:t>）上执行，测试集与训练</w:t>
      </w:r>
      <w:r w:rsidRPr="00C45582">
        <w:rPr>
          <w:rFonts w:hint="eastAsia"/>
          <w:sz w:val="18"/>
          <w:szCs w:val="16"/>
        </w:rPr>
        <w:t>/</w:t>
      </w:r>
      <w:r w:rsidRPr="00C45582">
        <w:rPr>
          <w:rFonts w:hint="eastAsia"/>
          <w:sz w:val="18"/>
          <w:szCs w:val="16"/>
        </w:rPr>
        <w:t>验证</w:t>
      </w:r>
      <w:proofErr w:type="gramStart"/>
      <w:r w:rsidRPr="00C45582">
        <w:rPr>
          <w:rFonts w:hint="eastAsia"/>
          <w:sz w:val="18"/>
          <w:szCs w:val="16"/>
        </w:rPr>
        <w:t>集严格</w:t>
      </w:r>
      <w:proofErr w:type="gramEnd"/>
      <w:r w:rsidRPr="00C45582">
        <w:rPr>
          <w:rFonts w:hint="eastAsia"/>
          <w:sz w:val="18"/>
          <w:szCs w:val="16"/>
        </w:rPr>
        <w:t>互斥；生成阶段统一固定解码参数（如</w:t>
      </w:r>
      <w:r w:rsidRPr="00C45582">
        <w:rPr>
          <w:rFonts w:hint="eastAsia"/>
          <w:sz w:val="18"/>
          <w:szCs w:val="16"/>
        </w:rPr>
        <w:t>temperature</w:t>
      </w:r>
      <w:r w:rsidRPr="00C45582">
        <w:rPr>
          <w:rFonts w:hint="eastAsia"/>
          <w:sz w:val="18"/>
          <w:szCs w:val="16"/>
        </w:rPr>
        <w:t>、</w:t>
      </w:r>
      <w:proofErr w:type="spellStart"/>
      <w:r w:rsidRPr="00C45582">
        <w:rPr>
          <w:rFonts w:hint="eastAsia"/>
          <w:sz w:val="18"/>
          <w:szCs w:val="16"/>
        </w:rPr>
        <w:t>top_p</w:t>
      </w:r>
      <w:proofErr w:type="spellEnd"/>
      <w:r w:rsidRPr="00C45582">
        <w:rPr>
          <w:rFonts w:hint="eastAsia"/>
          <w:sz w:val="18"/>
          <w:szCs w:val="16"/>
        </w:rPr>
        <w:t>），以排除随机性干扰。</w:t>
      </w:r>
    </w:p>
    <w:p w14:paraId="731BBF9A" w14:textId="2A43CDCC" w:rsidR="00E65B0A" w:rsidRPr="00E65B0A" w:rsidRDefault="00E65B0A" w:rsidP="00E65B0A">
      <w:pPr>
        <w:pStyle w:val="altz"/>
        <w:ind w:firstLine="480"/>
      </w:pPr>
      <w:r>
        <w:rPr>
          <w:rFonts w:hint="eastAsia"/>
        </w:rPr>
        <w:t>最后，是关于评估指标体系。所有对照实验均统一采用第五章确立的六维度</w:t>
      </w:r>
      <w:r>
        <w:rPr>
          <w:rFonts w:hint="eastAsia"/>
        </w:rPr>
        <w:t>3</w:t>
      </w:r>
      <w:r>
        <w:rPr>
          <w:rFonts w:hint="eastAsia"/>
        </w:rPr>
        <w:t>分制</w:t>
      </w:r>
      <w:r>
        <w:rPr>
          <w:rFonts w:hint="eastAsia"/>
        </w:rPr>
        <w:t>Likert</w:t>
      </w:r>
      <w:r>
        <w:rPr>
          <w:rFonts w:hint="eastAsia"/>
        </w:rPr>
        <w:t>量表作为评估标准，具体涵盖指导性、准确性、完整性、安全性、易于理解与仅提供必要信息。打分工作由经临床专家标准锚定的</w:t>
      </w:r>
      <w:r>
        <w:rPr>
          <w:rFonts w:hint="eastAsia"/>
        </w:rPr>
        <w:t>DeepSeek-V3.2</w:t>
      </w:r>
      <w:r>
        <w:rPr>
          <w:rFonts w:hint="eastAsia"/>
        </w:rPr>
        <w:t>模型自动完成，以确保评估的客观性、高效性与一致性。最终，通过对各维度得分及综合均分的统计分析，形成对微调效果的定量结论。</w:t>
      </w:r>
    </w:p>
    <w:p w14:paraId="132A2B2E" w14:textId="210FD900" w:rsidR="00F54B80" w:rsidRDefault="00431204">
      <w:pPr>
        <w:pStyle w:val="2"/>
        <w:spacing w:before="163" w:after="163"/>
        <w:rPr>
          <w:rFonts w:hint="eastAsia"/>
        </w:rPr>
      </w:pPr>
      <w:bookmarkStart w:id="162" w:name="_Toc227951631"/>
      <w:r>
        <w:rPr>
          <w:rFonts w:hint="eastAsia"/>
        </w:rPr>
        <w:t>微调结果评估</w:t>
      </w:r>
      <w:bookmarkEnd w:id="162"/>
    </w:p>
    <w:p w14:paraId="0C642379" w14:textId="7897D1F9" w:rsidR="00431204" w:rsidRPr="00431204" w:rsidRDefault="00431204" w:rsidP="00431204">
      <w:pPr>
        <w:pStyle w:val="altz"/>
        <w:ind w:firstLine="480"/>
      </w:pPr>
      <w:r w:rsidRPr="00431204">
        <w:rPr>
          <w:rFonts w:hint="eastAsia"/>
        </w:rPr>
        <w:t>在完成模型微调与对照实验设计的基础上，本章将系统呈现</w:t>
      </w:r>
      <w:r>
        <w:rPr>
          <w:rFonts w:hint="eastAsia"/>
        </w:rPr>
        <w:t>模型微调后</w:t>
      </w:r>
      <w:r w:rsidRPr="00431204">
        <w:rPr>
          <w:rFonts w:hint="eastAsia"/>
        </w:rPr>
        <w:t>各项评估指标的实际结果。为确保评估的客观性与全面性，本研究从两个互补的维度对模型输出进行量化分析：其一，采用</w:t>
      </w:r>
      <w:r w:rsidRPr="00431204">
        <w:rPr>
          <w:rFonts w:hint="eastAsia"/>
        </w:rPr>
        <w:t>ROUGE</w:t>
      </w:r>
      <w:r w:rsidRPr="00431204">
        <w:rPr>
          <w:rFonts w:hint="eastAsia"/>
        </w:rPr>
        <w:t>系列指标衡量生成答案与人工</w:t>
      </w:r>
      <w:proofErr w:type="gramStart"/>
      <w:r w:rsidRPr="00431204">
        <w:rPr>
          <w:rFonts w:hint="eastAsia"/>
        </w:rPr>
        <w:t>审核金</w:t>
      </w:r>
      <w:proofErr w:type="gramEnd"/>
      <w:r w:rsidRPr="00431204">
        <w:rPr>
          <w:rFonts w:hint="eastAsia"/>
        </w:rPr>
        <w:t>标准之间的文本重叠度，从语言学层面评估内容一致性；其二，沿用第五章确立的六维度</w:t>
      </w:r>
      <w:r w:rsidRPr="00431204">
        <w:rPr>
          <w:rFonts w:hint="eastAsia"/>
        </w:rPr>
        <w:t>3</w:t>
      </w:r>
      <w:r w:rsidRPr="00431204">
        <w:rPr>
          <w:rFonts w:hint="eastAsia"/>
        </w:rPr>
        <w:t>分制</w:t>
      </w:r>
      <w:r w:rsidRPr="00431204">
        <w:rPr>
          <w:rFonts w:hint="eastAsia"/>
        </w:rPr>
        <w:t>Likert</w:t>
      </w:r>
      <w:r w:rsidRPr="00431204">
        <w:rPr>
          <w:rFonts w:hint="eastAsia"/>
        </w:rPr>
        <w:t>量表，由经临床专家标准锚定的</w:t>
      </w:r>
      <w:r w:rsidRPr="00431204">
        <w:rPr>
          <w:rFonts w:hint="eastAsia"/>
        </w:rPr>
        <w:t>DeepSeek-V3.2</w:t>
      </w:r>
      <w:r w:rsidRPr="00431204">
        <w:rPr>
          <w:rFonts w:hint="eastAsia"/>
        </w:rPr>
        <w:t>模型对答案质量进行深度评判。所有统计检验均基于测试集的</w:t>
      </w:r>
      <w:r w:rsidRPr="00431204">
        <w:rPr>
          <w:rFonts w:hint="eastAsia"/>
        </w:rPr>
        <w:t>282</w:t>
      </w:r>
      <w:r w:rsidRPr="00431204">
        <w:rPr>
          <w:rFonts w:hint="eastAsia"/>
        </w:rPr>
        <w:t>条有效样本展开，以保障评估结果的独立性与泛化可靠性。</w:t>
      </w:r>
    </w:p>
    <w:p w14:paraId="03DE622E" w14:textId="73160D06" w:rsidR="00EF4550" w:rsidRDefault="00EF4550" w:rsidP="00431204">
      <w:pPr>
        <w:pStyle w:val="3"/>
        <w:spacing w:before="163" w:after="163"/>
        <w:rPr>
          <w:rFonts w:hint="eastAsia"/>
        </w:rPr>
      </w:pPr>
      <w:bookmarkStart w:id="163" w:name="_Toc227951632"/>
      <w:r>
        <w:rPr>
          <w:rFonts w:hint="eastAsia"/>
        </w:rPr>
        <w:t>自动化指标结果</w:t>
      </w:r>
      <w:bookmarkEnd w:id="163"/>
    </w:p>
    <w:p w14:paraId="2B5A1347" w14:textId="0F01E19A" w:rsidR="00431204" w:rsidRDefault="00431204" w:rsidP="00431204">
      <w:pPr>
        <w:pStyle w:val="altz"/>
        <w:ind w:firstLine="480"/>
      </w:pPr>
      <w:r>
        <w:rPr>
          <w:rFonts w:hint="eastAsia"/>
        </w:rPr>
        <w:t>ROUGE</w:t>
      </w:r>
      <w:r>
        <w:rPr>
          <w:rFonts w:hint="eastAsia"/>
        </w:rPr>
        <w:t>是文本生成领域广泛采用的自动化评估指标，通过计算候选文本与参考文本之间的</w:t>
      </w:r>
      <w:r>
        <w:rPr>
          <w:rFonts w:hint="eastAsia"/>
        </w:rPr>
        <w:t>n-gram</w:t>
      </w:r>
      <w:r>
        <w:rPr>
          <w:rFonts w:hint="eastAsia"/>
        </w:rPr>
        <w:t>重叠程度，来量化两者在词汇使用上的相似度</w:t>
      </w:r>
      <w:r w:rsidR="003B4A79">
        <w:rPr>
          <w:rFonts w:hint="eastAsia"/>
        </w:rPr>
        <w:t xml:space="preserve"> </w:t>
      </w:r>
      <w:r w:rsidR="003B4A79" w:rsidRPr="003B4A79">
        <w:rPr>
          <w:rFonts w:hint="eastAsia"/>
          <w:highlight w:val="yellow"/>
        </w:rPr>
        <w:t>[29]</w:t>
      </w:r>
      <w:r w:rsidRPr="003B4A79">
        <w:rPr>
          <w:rFonts w:hint="eastAsia"/>
          <w:highlight w:val="yellow"/>
        </w:rPr>
        <w:t>。</w:t>
      </w:r>
      <w:r>
        <w:rPr>
          <w:rFonts w:hint="eastAsia"/>
        </w:rPr>
        <w:t>本研究选取</w:t>
      </w:r>
      <w:r>
        <w:rPr>
          <w:rFonts w:hint="eastAsia"/>
        </w:rPr>
        <w:t>ROUGE-1</w:t>
      </w:r>
      <w:r>
        <w:rPr>
          <w:rFonts w:hint="eastAsia"/>
        </w:rPr>
        <w:t>（一元词重叠）、</w:t>
      </w:r>
      <w:r>
        <w:rPr>
          <w:rFonts w:hint="eastAsia"/>
        </w:rPr>
        <w:t>ROUGE-2</w:t>
      </w:r>
      <w:r>
        <w:rPr>
          <w:rFonts w:hint="eastAsia"/>
        </w:rPr>
        <w:t>（二元词重叠）与</w:t>
      </w:r>
      <w:r>
        <w:rPr>
          <w:rFonts w:hint="eastAsia"/>
        </w:rPr>
        <w:t>ROUGE-L</w:t>
      </w:r>
      <w:r>
        <w:rPr>
          <w:rFonts w:hint="eastAsia"/>
        </w:rPr>
        <w:t>（最长公共子序列）三项指标，分别从不同粒度评估模型生成答案与人工</w:t>
      </w:r>
      <w:proofErr w:type="gramStart"/>
      <w:r>
        <w:rPr>
          <w:rFonts w:hint="eastAsia"/>
        </w:rPr>
        <w:t>审核金标准答之间</w:t>
      </w:r>
      <w:proofErr w:type="gramEnd"/>
      <w:r>
        <w:rPr>
          <w:rFonts w:hint="eastAsia"/>
        </w:rPr>
        <w:t>的文本一致性。</w:t>
      </w:r>
    </w:p>
    <w:p w14:paraId="57206373" w14:textId="60C15536" w:rsidR="00BF57A1" w:rsidRDefault="00BF57A1" w:rsidP="00BF57A1">
      <w:pPr>
        <w:pStyle w:val="altz"/>
        <w:ind w:firstLine="480"/>
      </w:pPr>
      <w:r w:rsidRPr="00B90A78">
        <w:rPr>
          <w:rFonts w:hint="eastAsia"/>
        </w:rPr>
        <w:t>ROUGE-1</w:t>
      </w:r>
      <w:r w:rsidRPr="00B90A78">
        <w:rPr>
          <w:rFonts w:hint="eastAsia"/>
        </w:rPr>
        <w:t>通过计算生成文本和参考文本之间的单词重叠来评估生成文本的质量，而</w:t>
      </w:r>
      <w:r w:rsidRPr="00B90A78">
        <w:rPr>
          <w:rFonts w:hint="eastAsia"/>
        </w:rPr>
        <w:t>ROUGE-2</w:t>
      </w:r>
      <w:r w:rsidRPr="00B90A78">
        <w:rPr>
          <w:rFonts w:hint="eastAsia"/>
        </w:rPr>
        <w:t>通过计算生成文本和参考文本之间的二元组重叠来评估，</w:t>
      </w:r>
      <w:r w:rsidRPr="00B90A78">
        <w:rPr>
          <w:rFonts w:hint="eastAsia"/>
        </w:rPr>
        <w:t>ROUGE-L</w:t>
      </w:r>
      <w:r w:rsidRPr="00B90A78">
        <w:rPr>
          <w:rFonts w:hint="eastAsia"/>
        </w:rPr>
        <w:t>则是通过计算生成文本和参考文本之间的最长公共子序列来评估生成文本的质量，</w:t>
      </w:r>
      <w:r w:rsidRPr="00B90A78">
        <w:rPr>
          <w:rFonts w:hint="eastAsia"/>
        </w:rPr>
        <w:t>ROUGE-1</w:t>
      </w:r>
      <w:r w:rsidRPr="00B90A78">
        <w:rPr>
          <w:rFonts w:hint="eastAsia"/>
        </w:rPr>
        <w:t>、</w:t>
      </w:r>
      <w:r w:rsidRPr="00B90A78">
        <w:rPr>
          <w:rFonts w:hint="eastAsia"/>
        </w:rPr>
        <w:t>ROUGE-2</w:t>
      </w:r>
      <w:r w:rsidRPr="00B90A78">
        <w:rPr>
          <w:rFonts w:hint="eastAsia"/>
        </w:rPr>
        <w:t>的计算公式如</w:t>
      </w:r>
      <w:r w:rsidR="00776D10">
        <w:rPr>
          <w:rFonts w:hint="eastAsia"/>
        </w:rPr>
        <w:t>式</w:t>
      </w:r>
      <w:r w:rsidR="00776D10">
        <w:rPr>
          <w:rFonts w:hint="eastAsia"/>
        </w:rPr>
        <w:t xml:space="preserve"> </w:t>
      </w:r>
      <w:r w:rsidR="00776D10">
        <w:fldChar w:fldCharType="begin"/>
      </w:r>
      <w:r w:rsidR="00776D10">
        <w:instrText xml:space="preserve"> </w:instrText>
      </w:r>
      <w:r w:rsidR="00776D10">
        <w:rPr>
          <w:rFonts w:hint="eastAsia"/>
        </w:rPr>
        <w:instrText>REF _Ref227864646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2</w:t>
      </w:r>
      <w:r w:rsidR="00486D0E">
        <w:rPr>
          <w:rFonts w:hint="eastAsia"/>
        </w:rPr>
        <w:t>)</w:t>
      </w:r>
      <w:r w:rsidR="00776D10">
        <w:fldChar w:fldCharType="end"/>
      </w:r>
      <w:r>
        <w:rPr>
          <w:rFonts w:hint="eastAsia"/>
        </w:rPr>
        <w:t>和式</w:t>
      </w:r>
      <w:r w:rsidR="00776D10">
        <w:rPr>
          <w:rFonts w:hint="eastAsia"/>
        </w:rPr>
        <w:t xml:space="preserve"> </w:t>
      </w:r>
      <w:r w:rsidR="00776D10">
        <w:fldChar w:fldCharType="begin"/>
      </w:r>
      <w:r w:rsidR="00776D10">
        <w:instrText xml:space="preserve"> </w:instrText>
      </w:r>
      <w:r w:rsidR="00776D10">
        <w:rPr>
          <w:rFonts w:hint="eastAsia"/>
        </w:rPr>
        <w:instrText>REF _Ref227864805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3</w:t>
      </w:r>
      <w:r w:rsidR="00486D0E">
        <w:rPr>
          <w:rFonts w:hint="eastAsia"/>
        </w:rPr>
        <w:t>)</w:t>
      </w:r>
      <w:r w:rsidR="00776D10">
        <w:fldChar w:fldCharType="end"/>
      </w:r>
      <w:r>
        <w:rPr>
          <w:rFonts w:hint="eastAsia"/>
        </w:rPr>
        <w:t>。</w:t>
      </w:r>
    </w:p>
    <w:tbl>
      <w:tblPr>
        <w:tblW w:w="5000" w:type="pct"/>
        <w:tblLook w:val="0000" w:firstRow="0" w:lastRow="0" w:firstColumn="0" w:lastColumn="0" w:noHBand="0" w:noVBand="0"/>
      </w:tblPr>
      <w:tblGrid>
        <w:gridCol w:w="1664"/>
        <w:gridCol w:w="5743"/>
        <w:gridCol w:w="1663"/>
      </w:tblGrid>
      <w:tr w:rsidR="00BF57A1" w14:paraId="00F801BF" w14:textId="77777777" w:rsidTr="00BF57A1">
        <w:trPr>
          <w:trHeight w:val="816"/>
        </w:trPr>
        <w:tc>
          <w:tcPr>
            <w:tcW w:w="917" w:type="pct"/>
            <w:vAlign w:val="center"/>
          </w:tcPr>
          <w:p w14:paraId="22DC036C" w14:textId="77777777" w:rsidR="00BF57A1" w:rsidRDefault="00BF57A1" w:rsidP="00BF57A1">
            <w:pPr>
              <w:pStyle w:val="aff5"/>
              <w:tabs>
                <w:tab w:val="clear" w:pos="8400"/>
                <w:tab w:val="right" w:pos="8280"/>
              </w:tabs>
              <w:rPr>
                <w:rFonts w:ascii="宋体" w:hAnsi="宋体" w:hint="eastAsia"/>
                <w:sz w:val="24"/>
              </w:rPr>
            </w:pPr>
          </w:p>
        </w:tc>
        <w:tc>
          <w:tcPr>
            <w:tcW w:w="3166" w:type="pct"/>
            <w:vAlign w:val="center"/>
          </w:tcPr>
          <w:p w14:paraId="6D7BFD28" w14:textId="77777777" w:rsidR="00BF57A1" w:rsidRPr="00EA030F" w:rsidRDefault="00BF57A1" w:rsidP="00BF57A1">
            <w:pPr>
              <w:pStyle w:val="expressions"/>
            </w:pPr>
            <m:oMathPara>
              <m:oMath>
                <m:r>
                  <m:rPr>
                    <m:nor/>
                  </m:rPr>
                  <w:rPr>
                    <w:rFonts w:cstheme="minorHAnsi"/>
                  </w:rPr>
                  <m:t>ROUGE-1</m:t>
                </m:r>
                <m:r>
                  <m:rPr>
                    <m:nor/>
                  </m:rPr>
                  <w:rPr>
                    <w:rFonts w:cstheme="minorHAnsi" w:hint="eastAsia"/>
                  </w:rPr>
                  <m:t xml:space="preserve"> =</m:t>
                </m:r>
                <m:r>
                  <m:rPr>
                    <m:nor/>
                  </m:rPr>
                  <m:t xml:space="preserve"> </m:t>
                </m:r>
                <m:f>
                  <m:fPr>
                    <m:ctrlPr>
                      <w:rPr>
                        <w:rFonts w:ascii="Cambria Math" w:hAnsi="Cambria Math"/>
                      </w:rPr>
                    </m:ctrlPr>
                  </m:fPr>
                  <m:num>
                    <m:r>
                      <m:rPr>
                        <m:nor/>
                      </m:rPr>
                      <m:t>1-gram(</m:t>
                    </m:r>
                    <m:r>
                      <m:rPr>
                        <m:nor/>
                      </m:rPr>
                      <w:rPr>
                        <w:rFonts w:hint="eastAsia"/>
                      </w:rPr>
                      <m:t>生成文本</m:t>
                    </m:r>
                    <m:r>
                      <m:rPr>
                        <m:nor/>
                      </m:rPr>
                      <m:t xml:space="preserve">, </m:t>
                    </m:r>
                    <m:r>
                      <m:rPr>
                        <m:nor/>
                      </m:rPr>
                      <w:rPr>
                        <w:rFonts w:hint="eastAsia"/>
                      </w:rPr>
                      <m:t>参考文本</m:t>
                    </m:r>
                    <m:r>
                      <m:rPr>
                        <m:nor/>
                      </m:rPr>
                      <m:t>)</m:t>
                    </m:r>
                  </m:num>
                  <m:den>
                    <m:r>
                      <m:rPr>
                        <m:nor/>
                      </m:rPr>
                      <m:t>1-</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48ABC6D7" w14:textId="4118871F" w:rsidR="00BF57A1" w:rsidRPr="002B54B9" w:rsidRDefault="00776D10" w:rsidP="00776D10">
            <w:pPr>
              <w:pStyle w:val="altz"/>
              <w:ind w:firstLine="480"/>
              <w:jc w:val="right"/>
              <w:rPr>
                <w:rFonts w:asciiTheme="minorHAnsi" w:eastAsiaTheme="minorEastAsia" w:hAnsiTheme="minorHAnsi" w:hint="eastAsia"/>
              </w:rPr>
            </w:pPr>
            <w:bookmarkStart w:id="164" w:name="_Ref227864646"/>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2</w:t>
            </w:r>
            <w:r w:rsidR="002F0A02">
              <w:fldChar w:fldCharType="end"/>
            </w:r>
            <w:r>
              <w:rPr>
                <w:rFonts w:hint="eastAsia"/>
              </w:rPr>
              <w:t>)</w:t>
            </w:r>
            <w:bookmarkEnd w:id="164"/>
          </w:p>
        </w:tc>
      </w:tr>
      <w:tr w:rsidR="00BF57A1" w14:paraId="7AD29E55" w14:textId="77777777" w:rsidTr="00BF57A1">
        <w:trPr>
          <w:trHeight w:val="816"/>
        </w:trPr>
        <w:tc>
          <w:tcPr>
            <w:tcW w:w="917" w:type="pct"/>
            <w:vAlign w:val="center"/>
          </w:tcPr>
          <w:p w14:paraId="4567B57B" w14:textId="77777777" w:rsidR="00BF57A1" w:rsidRDefault="00BF57A1" w:rsidP="00BF57A1">
            <w:pPr>
              <w:pStyle w:val="aff5"/>
              <w:tabs>
                <w:tab w:val="clear" w:pos="8400"/>
                <w:tab w:val="right" w:pos="8280"/>
              </w:tabs>
              <w:rPr>
                <w:rFonts w:ascii="宋体" w:hAnsi="宋体" w:hint="eastAsia"/>
                <w:sz w:val="24"/>
              </w:rPr>
            </w:pPr>
          </w:p>
        </w:tc>
        <w:tc>
          <w:tcPr>
            <w:tcW w:w="3166" w:type="pct"/>
            <w:vAlign w:val="center"/>
          </w:tcPr>
          <w:p w14:paraId="36AA1942" w14:textId="77777777" w:rsidR="00BF57A1" w:rsidRPr="00246A9C" w:rsidRDefault="00BF57A1" w:rsidP="00BF57A1">
            <w:pPr>
              <w:pStyle w:val="expressions"/>
              <w:rPr>
                <w:rFonts w:ascii="Cambria Math" w:hAnsi="Cambria Math"/>
                <w:oMath/>
              </w:rPr>
            </w:pPr>
            <m:oMathPara>
              <m:oMath>
                <m:r>
                  <m:rPr>
                    <m:nor/>
                  </m:rPr>
                  <m:t>ROUGE-2</m:t>
                </m:r>
                <m:r>
                  <m:rPr>
                    <m:nor/>
                  </m:rPr>
                  <w:rPr>
                    <w:rFonts w:hint="eastAsia"/>
                  </w:rPr>
                  <m:t xml:space="preserve"> =</m:t>
                </m:r>
                <m:r>
                  <m:rPr>
                    <m:nor/>
                  </m:rPr>
                  <m:t xml:space="preserve"> </m:t>
                </m:r>
                <m:f>
                  <m:fPr>
                    <m:ctrlPr>
                      <w:rPr>
                        <w:rFonts w:ascii="Cambria Math" w:hAnsi="Cambria Math"/>
                      </w:rPr>
                    </m:ctrlPr>
                  </m:fPr>
                  <m:num>
                    <m:r>
                      <m:rPr>
                        <m:nor/>
                      </m:rPr>
                      <w:rPr>
                        <w:rFonts w:hint="eastAsia"/>
                      </w:rPr>
                      <m:t>2</m:t>
                    </m:r>
                    <m:r>
                      <m:rPr>
                        <m:nor/>
                      </m:rPr>
                      <m:t>-gram(</m:t>
                    </m:r>
                    <m:r>
                      <m:rPr>
                        <m:nor/>
                      </m:rPr>
                      <w:rPr>
                        <w:rFonts w:hint="eastAsia"/>
                      </w:rPr>
                      <m:t>生成文本</m:t>
                    </m:r>
                    <m:r>
                      <m:rPr>
                        <m:nor/>
                      </m:rPr>
                      <m:t xml:space="preserve">, </m:t>
                    </m:r>
                    <m:r>
                      <m:rPr>
                        <m:nor/>
                      </m:rPr>
                      <w:rPr>
                        <w:rFonts w:hint="eastAsia"/>
                      </w:rPr>
                      <m:t>参考文本</m:t>
                    </m:r>
                    <m:r>
                      <m:rPr>
                        <m:nor/>
                      </m:rPr>
                      <m:t>)</m:t>
                    </m:r>
                  </m:num>
                  <m:den>
                    <m:r>
                      <m:rPr>
                        <m:nor/>
                      </m:rPr>
                      <w:rPr>
                        <w:rFonts w:hint="eastAsia"/>
                      </w:rPr>
                      <m:t>2</m:t>
                    </m:r>
                    <m:r>
                      <m:rPr>
                        <m:nor/>
                      </m:rPr>
                      <m:t>-</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3697DBA8" w14:textId="13AA51EA" w:rsidR="00BF57A1" w:rsidRPr="002B54B9" w:rsidRDefault="00776D10" w:rsidP="00776D10">
            <w:pPr>
              <w:pStyle w:val="altz"/>
              <w:ind w:firstLine="480"/>
              <w:jc w:val="right"/>
              <w:rPr>
                <w:rFonts w:asciiTheme="minorHAnsi" w:eastAsiaTheme="minorEastAsia" w:hAnsiTheme="minorHAnsi" w:hint="eastAsia"/>
              </w:rPr>
            </w:pPr>
            <w:bookmarkStart w:id="165" w:name="_Ref227864805"/>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3</w:t>
            </w:r>
            <w:r w:rsidR="002F0A02">
              <w:fldChar w:fldCharType="end"/>
            </w:r>
            <w:r>
              <w:rPr>
                <w:rFonts w:hint="eastAsia"/>
              </w:rPr>
              <w:t>)</w:t>
            </w:r>
            <w:bookmarkEnd w:id="165"/>
          </w:p>
        </w:tc>
      </w:tr>
    </w:tbl>
    <w:p w14:paraId="75F9584A" w14:textId="77777777" w:rsidR="00BF57A1" w:rsidRDefault="00BF57A1" w:rsidP="00776D10">
      <w:pPr>
        <w:pStyle w:val="altz"/>
        <w:ind w:firstLine="480"/>
      </w:pPr>
      <w:r w:rsidRPr="00CC1502">
        <w:rPr>
          <w:rFonts w:hint="eastAsia"/>
        </w:rPr>
        <w:lastRenderedPageBreak/>
        <w:t>其中，</w:t>
      </w:r>
      <w:r>
        <w:rPr>
          <w:rFonts w:hint="eastAsia"/>
        </w:rPr>
        <w:t>N-gram(</w:t>
      </w:r>
      <w:r>
        <w:rPr>
          <w:rFonts w:hint="eastAsia"/>
        </w:rPr>
        <w:t>生产文本</w:t>
      </w:r>
      <w:r>
        <w:rPr>
          <w:rFonts w:hint="eastAsia"/>
        </w:rPr>
        <w:t xml:space="preserve">, </w:t>
      </w:r>
      <w:r>
        <w:rPr>
          <w:rFonts w:hint="eastAsia"/>
        </w:rPr>
        <w:t>参考文本</w:t>
      </w:r>
      <w:r>
        <w:rPr>
          <w:rFonts w:hint="eastAsia"/>
        </w:rPr>
        <w:t>)</w:t>
      </w:r>
      <w:r w:rsidRPr="00CC1502">
        <w:rPr>
          <w:rFonts w:hint="eastAsia"/>
        </w:rPr>
        <w:t>表示生成文本和参考文本之间的</w:t>
      </w:r>
      <w:r>
        <w:rPr>
          <w:rFonts w:hint="eastAsia"/>
        </w:rPr>
        <w:t>N</w:t>
      </w:r>
      <w:r w:rsidRPr="00CC1502">
        <w:rPr>
          <w:rFonts w:hint="eastAsia"/>
        </w:rPr>
        <w:t>-gram</w:t>
      </w:r>
      <w:r w:rsidRPr="00CC1502">
        <w:rPr>
          <w:rFonts w:hint="eastAsia"/>
        </w:rPr>
        <w:t>重叠，</w:t>
      </w:r>
      <w:r>
        <w:rPr>
          <w:rFonts w:hint="eastAsia"/>
        </w:rPr>
        <w:t>N-gram(</w:t>
      </w:r>
      <w:r>
        <w:rPr>
          <w:rFonts w:hint="eastAsia"/>
        </w:rPr>
        <w:t>参考文本</w:t>
      </w:r>
      <w:r>
        <w:rPr>
          <w:rFonts w:hint="eastAsia"/>
        </w:rPr>
        <w:t>)</w:t>
      </w:r>
      <w:r w:rsidRPr="00CC1502">
        <w:rPr>
          <w:rFonts w:hint="eastAsia"/>
        </w:rPr>
        <w:t>表示参考文本的</w:t>
      </w:r>
      <w:r>
        <w:rPr>
          <w:rFonts w:hint="eastAsia"/>
        </w:rPr>
        <w:t>N</w:t>
      </w:r>
      <w:r w:rsidRPr="00CC1502">
        <w:rPr>
          <w:rFonts w:hint="eastAsia"/>
        </w:rPr>
        <w:t>-gram</w:t>
      </w:r>
      <w:r w:rsidRPr="00CC1502">
        <w:rPr>
          <w:rFonts w:hint="eastAsia"/>
        </w:rPr>
        <w:t>数量。</w:t>
      </w:r>
    </w:p>
    <w:p w14:paraId="79BD0F15" w14:textId="64C4FCC1" w:rsidR="00BF57A1" w:rsidRDefault="00BF57A1" w:rsidP="00776D10">
      <w:pPr>
        <w:pStyle w:val="altz"/>
        <w:ind w:firstLine="480"/>
      </w:pPr>
      <w:r w:rsidRPr="0026677F">
        <w:rPr>
          <w:rFonts w:hint="eastAsia"/>
        </w:rPr>
        <w:t>ROUGE-L</w:t>
      </w:r>
      <w:r w:rsidRPr="0026677F">
        <w:rPr>
          <w:rFonts w:hint="eastAsia"/>
        </w:rPr>
        <w:t>的计算公式如</w:t>
      </w:r>
      <w:r w:rsidRPr="00776D10">
        <w:rPr>
          <w:rStyle w:val="altz0"/>
          <w:rFonts w:hint="eastAsia"/>
        </w:rPr>
        <w:t>式</w:t>
      </w:r>
      <w:r w:rsidRPr="00776D10">
        <w:rPr>
          <w:rStyle w:val="altz0"/>
          <w:rFonts w:hint="eastAsia"/>
        </w:rPr>
        <w:t xml:space="preserve"> </w:t>
      </w:r>
      <w:r w:rsidR="00776D10" w:rsidRPr="00776D10">
        <w:rPr>
          <w:rStyle w:val="altz0"/>
          <w:rFonts w:hint="eastAsia"/>
        </w:rPr>
        <w:fldChar w:fldCharType="begin"/>
      </w:r>
      <w:r w:rsidR="00776D10" w:rsidRPr="00776D10">
        <w:rPr>
          <w:rStyle w:val="altz0"/>
          <w:rFonts w:hint="eastAsia"/>
        </w:rPr>
        <w:instrText xml:space="preserve"> REF _Ref227864812 \h </w:instrText>
      </w:r>
      <w:r w:rsidR="00776D10" w:rsidRPr="00776D10">
        <w:rPr>
          <w:rStyle w:val="altz0"/>
          <w:rFonts w:hint="eastAsia"/>
        </w:rPr>
      </w:r>
      <w:r w:rsidR="00776D10" w:rsidRPr="00776D10">
        <w:rPr>
          <w:rStyle w:val="altz0"/>
          <w:rFonts w:hint="eastAsia"/>
        </w:rPr>
        <w:fldChar w:fldCharType="separate"/>
      </w:r>
      <w:r w:rsidR="00776D10" w:rsidRPr="00776D10">
        <w:rPr>
          <w:rStyle w:val="altz0"/>
          <w:rFonts w:hint="eastAsia"/>
        </w:rPr>
        <w:t>(6</w:t>
      </w:r>
      <w:r w:rsidR="00776D10" w:rsidRPr="00776D10">
        <w:rPr>
          <w:rStyle w:val="altz0"/>
          <w:rFonts w:hint="eastAsia"/>
        </w:rPr>
        <w:noBreakHyphen/>
        <w:t>3)</w:t>
      </w:r>
      <w:r w:rsidR="00776D10" w:rsidRPr="00776D10">
        <w:rPr>
          <w:rStyle w:val="altz0"/>
          <w:rFonts w:hint="eastAsia"/>
        </w:rPr>
        <w:fldChar w:fldCharType="end"/>
      </w:r>
      <w:r w:rsidRPr="00776D10">
        <w:rPr>
          <w:rStyle w:val="altz0"/>
          <w:rFonts w:hint="eastAsia"/>
        </w:rPr>
        <w:t>。</w:t>
      </w:r>
    </w:p>
    <w:tbl>
      <w:tblPr>
        <w:tblW w:w="5000" w:type="pct"/>
        <w:tblLook w:val="0000" w:firstRow="0" w:lastRow="0" w:firstColumn="0" w:lastColumn="0" w:noHBand="0" w:noVBand="0"/>
      </w:tblPr>
      <w:tblGrid>
        <w:gridCol w:w="1664"/>
        <w:gridCol w:w="5743"/>
        <w:gridCol w:w="1663"/>
      </w:tblGrid>
      <w:tr w:rsidR="00BF57A1" w14:paraId="041233C2" w14:textId="77777777" w:rsidTr="00B21E52">
        <w:tc>
          <w:tcPr>
            <w:tcW w:w="917" w:type="pct"/>
            <w:vAlign w:val="center"/>
          </w:tcPr>
          <w:p w14:paraId="64F890BD" w14:textId="77777777" w:rsidR="00BF57A1" w:rsidRDefault="00BF57A1" w:rsidP="00B21E52">
            <w:pPr>
              <w:pStyle w:val="aff5"/>
              <w:tabs>
                <w:tab w:val="clear" w:pos="8400"/>
                <w:tab w:val="right" w:pos="8280"/>
              </w:tabs>
              <w:spacing w:after="163"/>
              <w:rPr>
                <w:rFonts w:ascii="宋体" w:hAnsi="宋体" w:hint="eastAsia"/>
                <w:sz w:val="24"/>
              </w:rPr>
            </w:pPr>
          </w:p>
        </w:tc>
        <w:tc>
          <w:tcPr>
            <w:tcW w:w="3166" w:type="pct"/>
            <w:vAlign w:val="center"/>
          </w:tcPr>
          <w:p w14:paraId="2ED58318" w14:textId="77777777" w:rsidR="00BF57A1" w:rsidRPr="00EA030F" w:rsidRDefault="00BF57A1" w:rsidP="00776D10">
            <w:pPr>
              <w:pStyle w:val="expressions"/>
            </w:pPr>
            <m:oMathPara>
              <m:oMath>
                <m:r>
                  <m:rPr>
                    <m:nor/>
                  </m:rPr>
                  <w:rPr>
                    <w:rFonts w:cstheme="minorHAnsi"/>
                  </w:rPr>
                  <m:t>ROUGE-L</m:t>
                </m:r>
                <m:r>
                  <m:rPr>
                    <m:nor/>
                  </m:rPr>
                  <w:rPr>
                    <w:rFonts w:cstheme="minorHAnsi" w:hint="eastAsia"/>
                  </w:rPr>
                  <m:t xml:space="preserve"> =</m:t>
                </m:r>
                <m:r>
                  <m:rPr>
                    <m:nor/>
                  </m:rPr>
                  <m:t xml:space="preserve"> </m:t>
                </m:r>
                <m:f>
                  <m:fPr>
                    <m:ctrlPr>
                      <w:rPr>
                        <w:rFonts w:ascii="Cambria Math" w:hAnsi="Cambria Math"/>
                      </w:rPr>
                    </m:ctrlPr>
                  </m:fPr>
                  <m:num>
                    <m:r>
                      <m:rPr>
                        <m:nor/>
                      </m:rPr>
                      <w:rPr>
                        <w:rFonts w:hint="eastAsia"/>
                      </w:rPr>
                      <m:t>LCS</m:t>
                    </m:r>
                    <m:r>
                      <m:rPr>
                        <m:nor/>
                      </m:rPr>
                      <m:t>(</m:t>
                    </m:r>
                    <m:r>
                      <m:rPr>
                        <m:nor/>
                      </m:rPr>
                      <w:rPr>
                        <w:rFonts w:hint="eastAsia"/>
                      </w:rPr>
                      <m:t>生成文本</m:t>
                    </m:r>
                    <m:r>
                      <m:rPr>
                        <m:nor/>
                      </m:rPr>
                      <m:t xml:space="preserve">, </m:t>
                    </m:r>
                    <m:r>
                      <m:rPr>
                        <m:nor/>
                      </m:rPr>
                      <w:rPr>
                        <w:rFonts w:hint="eastAsia"/>
                      </w:rPr>
                      <m:t>参考文本</m:t>
                    </m:r>
                    <m:r>
                      <m:rPr>
                        <m:nor/>
                      </m:rPr>
                      <m:t>)</m:t>
                    </m:r>
                  </m:num>
                  <m:den>
                    <m:r>
                      <m:rPr>
                        <m:nor/>
                      </m:rPr>
                      <w:rPr>
                        <w:rFonts w:hint="eastAsia"/>
                      </w:rPr>
                      <m:t>参考文本长度</m:t>
                    </m:r>
                  </m:den>
                </m:f>
              </m:oMath>
            </m:oMathPara>
          </w:p>
        </w:tc>
        <w:tc>
          <w:tcPr>
            <w:tcW w:w="917" w:type="pct"/>
            <w:vAlign w:val="center"/>
          </w:tcPr>
          <w:p w14:paraId="501300CA" w14:textId="10407B6F" w:rsidR="00BF57A1" w:rsidRPr="002B54B9" w:rsidRDefault="00776D10" w:rsidP="00776D10">
            <w:pPr>
              <w:pStyle w:val="altz"/>
              <w:ind w:firstLine="480"/>
              <w:jc w:val="right"/>
              <w:rPr>
                <w:rFonts w:asciiTheme="minorHAnsi" w:eastAsiaTheme="minorEastAsia" w:hAnsiTheme="minorHAnsi" w:hint="eastAsia"/>
              </w:rPr>
            </w:pPr>
            <w:bookmarkStart w:id="166" w:name="_Ref227864812"/>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4</w:t>
            </w:r>
            <w:r w:rsidR="002F0A02">
              <w:fldChar w:fldCharType="end"/>
            </w:r>
            <w:r>
              <w:rPr>
                <w:rFonts w:hint="eastAsia"/>
              </w:rPr>
              <w:t>)</w:t>
            </w:r>
            <w:bookmarkEnd w:id="166"/>
          </w:p>
        </w:tc>
      </w:tr>
    </w:tbl>
    <w:p w14:paraId="49583BF1" w14:textId="12E14BE5" w:rsidR="00BF57A1" w:rsidRDefault="00BF57A1" w:rsidP="00776D10">
      <w:pPr>
        <w:pStyle w:val="altz"/>
        <w:ind w:firstLine="480"/>
      </w:pPr>
      <w:r w:rsidRPr="00FA7247">
        <w:rPr>
          <w:rFonts w:hint="eastAsia"/>
        </w:rPr>
        <w:t>其中，</w:t>
      </w:r>
      <w:r w:rsidRPr="00FA7247">
        <w:rPr>
          <w:rFonts w:hint="eastAsia"/>
        </w:rPr>
        <w:t>LCS</w:t>
      </w:r>
      <w:r w:rsidRPr="00FA7247">
        <w:rPr>
          <w:rFonts w:hint="eastAsia"/>
        </w:rPr>
        <w:t>表示最长公共子序列，</w:t>
      </w:r>
      <w:r w:rsidRPr="00FA7247">
        <w:rPr>
          <w:rFonts w:hint="eastAsia"/>
        </w:rPr>
        <w:t>ROUGE-1</w:t>
      </w:r>
      <w:r w:rsidRPr="00FA7247">
        <w:rPr>
          <w:rFonts w:hint="eastAsia"/>
        </w:rPr>
        <w:t>、</w:t>
      </w:r>
      <w:r w:rsidRPr="00FA7247">
        <w:rPr>
          <w:rFonts w:hint="eastAsia"/>
        </w:rPr>
        <w:t>ROUGE-2</w:t>
      </w:r>
      <w:r w:rsidRPr="00FA7247">
        <w:rPr>
          <w:rFonts w:hint="eastAsia"/>
        </w:rPr>
        <w:t>、</w:t>
      </w:r>
      <w:r w:rsidRPr="00FA7247">
        <w:rPr>
          <w:rFonts w:hint="eastAsia"/>
        </w:rPr>
        <w:t>ROUGE-L</w:t>
      </w:r>
      <w:r w:rsidRPr="00FA7247">
        <w:rPr>
          <w:rFonts w:hint="eastAsia"/>
        </w:rPr>
        <w:t>的取值范围都是为</w:t>
      </w:r>
      <w:r w:rsidRPr="00FA7247">
        <w:rPr>
          <w:rFonts w:hint="eastAsia"/>
        </w:rPr>
        <w:t>0</w:t>
      </w:r>
      <w:r w:rsidRPr="00FA7247">
        <w:rPr>
          <w:rFonts w:hint="eastAsia"/>
        </w:rPr>
        <w:t>到</w:t>
      </w:r>
      <w:r w:rsidRPr="00FA7247">
        <w:rPr>
          <w:rFonts w:hint="eastAsia"/>
        </w:rPr>
        <w:t>1</w:t>
      </w:r>
      <w:r w:rsidRPr="00FA7247">
        <w:rPr>
          <w:rFonts w:hint="eastAsia"/>
        </w:rPr>
        <w:t>，</w:t>
      </w:r>
      <w:r w:rsidR="00776D10">
        <w:rPr>
          <w:rFonts w:hint="eastAsia"/>
        </w:rPr>
        <w:t>其</w:t>
      </w:r>
      <w:r w:rsidRPr="00FA7247">
        <w:rPr>
          <w:rFonts w:hint="eastAsia"/>
        </w:rPr>
        <w:t>值越大表示生成文本和参考文本之间的相似度越高。</w:t>
      </w:r>
      <w:r w:rsidRPr="00FA7247">
        <w:rPr>
          <w:rFonts w:hint="eastAsia"/>
        </w:rPr>
        <w:t>ROUGE-L</w:t>
      </w:r>
      <w:r w:rsidRPr="00FA7247">
        <w:rPr>
          <w:rFonts w:hint="eastAsia"/>
        </w:rPr>
        <w:t>与</w:t>
      </w:r>
      <w:r w:rsidRPr="00FA7247">
        <w:rPr>
          <w:rFonts w:hint="eastAsia"/>
        </w:rPr>
        <w:t>ROUGE-1</w:t>
      </w:r>
      <w:r w:rsidRPr="00FA7247">
        <w:rPr>
          <w:rFonts w:hint="eastAsia"/>
        </w:rPr>
        <w:t>、</w:t>
      </w:r>
      <w:r w:rsidRPr="00FA7247">
        <w:rPr>
          <w:rFonts w:hint="eastAsia"/>
        </w:rPr>
        <w:t>ROUGE-2</w:t>
      </w:r>
      <w:r w:rsidRPr="00FA7247">
        <w:rPr>
          <w:rFonts w:hint="eastAsia"/>
        </w:rPr>
        <w:t>的区别在于，</w:t>
      </w:r>
      <w:r w:rsidRPr="00FA7247">
        <w:rPr>
          <w:rFonts w:hint="eastAsia"/>
        </w:rPr>
        <w:t>ROUGE-L</w:t>
      </w:r>
      <w:r w:rsidRPr="00FA7247">
        <w:rPr>
          <w:rFonts w:hint="eastAsia"/>
        </w:rPr>
        <w:t>考虑了关注了词的顺序，使结果更加全面和准确。</w:t>
      </w:r>
    </w:p>
    <w:p w14:paraId="44E1CC21" w14:textId="25BB7C20" w:rsidR="00BF57A1" w:rsidRPr="00BF57A1" w:rsidRDefault="00BF57A1" w:rsidP="00431204">
      <w:pPr>
        <w:pStyle w:val="altz"/>
        <w:ind w:firstLine="480"/>
      </w:pPr>
      <w:r>
        <w:rPr>
          <w:rFonts w:hint="eastAsia"/>
        </w:rPr>
        <w:t>考虑到中文文本没有天然空格分隔，在计算上述指标前使用</w:t>
      </w:r>
      <w:proofErr w:type="spellStart"/>
      <w:r>
        <w:rPr>
          <w:rFonts w:hint="eastAsia"/>
        </w:rPr>
        <w:t>Jieba</w:t>
      </w:r>
      <w:proofErr w:type="spellEnd"/>
      <w:r>
        <w:rPr>
          <w:rFonts w:hint="eastAsia"/>
        </w:rPr>
        <w:t>分词工具对所有文本进行预处理，以词为单位而非字符为单位进行重叠度统计，从而更准确地反映语义层面的重合情况。</w:t>
      </w:r>
    </w:p>
    <w:p w14:paraId="2519ED4C" w14:textId="72B268C2" w:rsidR="00E57BEC" w:rsidRPr="00E57BEC" w:rsidRDefault="00505C0F" w:rsidP="00E57BEC">
      <w:pPr>
        <w:pStyle w:val="altz"/>
        <w:ind w:firstLine="480"/>
      </w:pPr>
      <w:r w:rsidRPr="00E57BEC">
        <w:fldChar w:fldCharType="begin"/>
      </w:r>
      <w:r w:rsidRPr="00E57BEC">
        <w:instrText xml:space="preserve"> </w:instrText>
      </w:r>
      <w:r w:rsidRPr="00E57BEC">
        <w:rPr>
          <w:rFonts w:hint="eastAsia"/>
        </w:rPr>
        <w:instrText>REF _Ref227863553 \h</w:instrText>
      </w:r>
      <w:r w:rsidRPr="00E57BEC">
        <w:instrText xml:space="preserve"> </w:instrText>
      </w:r>
      <w:r w:rsidRPr="00E57BEC">
        <w:fldChar w:fldCharType="separate"/>
      </w:r>
      <w:r w:rsidRPr="00E57BEC">
        <w:rPr>
          <w:rFonts w:hint="eastAsia"/>
        </w:rPr>
        <w:t>表</w:t>
      </w:r>
      <w:r w:rsidRPr="00E57BEC">
        <w:rPr>
          <w:rFonts w:hint="eastAsia"/>
        </w:rPr>
        <w:t xml:space="preserve"> 6</w:t>
      </w:r>
      <w:r w:rsidRPr="00E57BEC">
        <w:rPr>
          <w:rFonts w:hint="eastAsia"/>
        </w:rPr>
        <w:noBreakHyphen/>
        <w:t>7</w:t>
      </w:r>
      <w:r w:rsidRPr="00E57BEC">
        <w:fldChar w:fldCharType="end"/>
      </w:r>
      <w:r w:rsidR="00431204" w:rsidRPr="00505C0F">
        <w:rPr>
          <w:rFonts w:hint="eastAsia"/>
        </w:rPr>
        <w:t>汇总了</w:t>
      </w:r>
      <w:r w:rsidR="00431204">
        <w:rPr>
          <w:rFonts w:hint="eastAsia"/>
        </w:rPr>
        <w:t>各</w:t>
      </w:r>
      <w:r w:rsidR="00A62D4A">
        <w:rPr>
          <w:rFonts w:hint="eastAsia"/>
        </w:rPr>
        <w:t>基线</w:t>
      </w:r>
      <w:r w:rsidR="00431204">
        <w:rPr>
          <w:rFonts w:hint="eastAsia"/>
        </w:rPr>
        <w:t>模型</w:t>
      </w:r>
      <w:r w:rsidR="006658AE">
        <w:rPr>
          <w:rFonts w:hint="eastAsia"/>
        </w:rPr>
        <w:t>（</w:t>
      </w:r>
      <w:r w:rsidR="006658AE">
        <w:rPr>
          <w:rFonts w:hint="eastAsia"/>
        </w:rPr>
        <w:t>Base</w:t>
      </w:r>
      <w:r w:rsidR="006658AE">
        <w:rPr>
          <w:rFonts w:hint="eastAsia"/>
        </w:rPr>
        <w:t>）</w:t>
      </w:r>
      <w:r w:rsidR="00431204">
        <w:rPr>
          <w:rFonts w:hint="eastAsia"/>
        </w:rPr>
        <w:t>及其微调版本</w:t>
      </w:r>
      <w:r w:rsidR="006658AE">
        <w:rPr>
          <w:rFonts w:hint="eastAsia"/>
        </w:rPr>
        <w:t>（</w:t>
      </w:r>
      <w:r w:rsidR="006658AE">
        <w:rPr>
          <w:rFonts w:hint="eastAsia"/>
        </w:rPr>
        <w:t>Finetuned</w:t>
      </w:r>
      <w:r w:rsidR="006658AE">
        <w:rPr>
          <w:rFonts w:hint="eastAsia"/>
        </w:rPr>
        <w:t>）</w:t>
      </w:r>
      <w:r w:rsidR="00431204">
        <w:rPr>
          <w:rFonts w:hint="eastAsia"/>
        </w:rPr>
        <w:t>在测试集上的</w:t>
      </w:r>
      <w:r w:rsidR="00431204">
        <w:rPr>
          <w:rFonts w:hint="eastAsia"/>
        </w:rPr>
        <w:t>ROUGE</w:t>
      </w:r>
      <w:r w:rsidR="00431204">
        <w:rPr>
          <w:rFonts w:hint="eastAsia"/>
        </w:rPr>
        <w:t>得分。从结果可以看出，在未经微调前，各</w:t>
      </w:r>
      <w:r w:rsidR="00A62D4A">
        <w:rPr>
          <w:rFonts w:hint="eastAsia"/>
        </w:rPr>
        <w:t>基线</w:t>
      </w:r>
      <w:r w:rsidR="00431204">
        <w:rPr>
          <w:rFonts w:hint="eastAsia"/>
        </w:rPr>
        <w:t>模型的</w:t>
      </w:r>
      <w:r w:rsidR="00431204">
        <w:rPr>
          <w:rFonts w:hint="eastAsia"/>
        </w:rPr>
        <w:t>ROUGE-L</w:t>
      </w:r>
      <w:r w:rsidR="00431204">
        <w:rPr>
          <w:rFonts w:hint="eastAsia"/>
        </w:rPr>
        <w:t>分数集中在</w:t>
      </w:r>
      <w:r w:rsidR="00431204">
        <w:rPr>
          <w:rFonts w:hint="eastAsia"/>
        </w:rPr>
        <w:t>0.1296</w:t>
      </w:r>
      <w:r w:rsidR="00431204">
        <w:rPr>
          <w:rFonts w:hint="eastAsia"/>
        </w:rPr>
        <w:t>至</w:t>
      </w:r>
      <w:r w:rsidR="00431204">
        <w:rPr>
          <w:rFonts w:hint="eastAsia"/>
        </w:rPr>
        <w:t>0.1512</w:t>
      </w:r>
      <w:r w:rsidR="00431204">
        <w:rPr>
          <w:rFonts w:hint="eastAsia"/>
        </w:rPr>
        <w:t>之间，表明通用模型生成的答案与人工审核标准答案在措辞层面存在较大差异。这一现象符合预期，因为通用模型缺乏针对青少年生殖健康领域的专门训练，其输出风格、术语偏好与表达方式均难以与经过严格审核的金标准答案保持一致。值得注意的是，经过领域微调后，大部分模型的</w:t>
      </w:r>
      <w:r w:rsidR="00431204">
        <w:rPr>
          <w:rFonts w:hint="eastAsia"/>
        </w:rPr>
        <w:t>ROUGE-L</w:t>
      </w:r>
      <w:r w:rsidR="00431204">
        <w:rPr>
          <w:rFonts w:hint="eastAsia"/>
        </w:rPr>
        <w:t>分数出现了不同程度的提升，其中</w:t>
      </w:r>
      <w:r w:rsidR="00431204">
        <w:rPr>
          <w:rFonts w:hint="eastAsia"/>
        </w:rPr>
        <w:t>Qwen3-4B</w:t>
      </w:r>
      <w:r w:rsidR="00431204">
        <w:rPr>
          <w:rFonts w:hint="eastAsia"/>
        </w:rPr>
        <w:t>的提升幅度最为显著（从</w:t>
      </w:r>
      <w:r w:rsidR="00431204">
        <w:rPr>
          <w:rFonts w:hint="eastAsia"/>
        </w:rPr>
        <w:t>0.1389</w:t>
      </w:r>
      <w:r w:rsidR="00431204">
        <w:rPr>
          <w:rFonts w:hint="eastAsia"/>
        </w:rPr>
        <w:t>提升至</w:t>
      </w:r>
      <w:r w:rsidR="00431204">
        <w:rPr>
          <w:rFonts w:hint="eastAsia"/>
        </w:rPr>
        <w:t>0.2224</w:t>
      </w:r>
      <w:r w:rsidR="00431204">
        <w:rPr>
          <w:rFonts w:hint="eastAsia"/>
        </w:rPr>
        <w:t>），表明领域微调确实有助于模型在词汇选择与句式结构上向专业答案靠拢。</w:t>
      </w:r>
      <w:r w:rsidR="00E57BEC" w:rsidRPr="00E57BEC">
        <w:t>如</w:t>
      </w:r>
      <w:r w:rsidR="006658AE" w:rsidRPr="006658AE">
        <w:fldChar w:fldCharType="begin"/>
      </w:r>
      <w:r w:rsidR="006658AE" w:rsidRPr="006658AE">
        <w:instrText xml:space="preserve"> REF _Ref227871795 \h </w:instrText>
      </w:r>
      <w:r w:rsidR="006658AE" w:rsidRPr="006658AE">
        <w:fldChar w:fldCharType="separate"/>
      </w:r>
      <w:r w:rsidR="006658AE" w:rsidRPr="006658AE">
        <w:rPr>
          <w:rFonts w:hint="eastAsia"/>
        </w:rPr>
        <w:t>图</w:t>
      </w:r>
      <w:r w:rsidR="006658AE" w:rsidRPr="006658AE">
        <w:rPr>
          <w:rFonts w:hint="eastAsia"/>
        </w:rPr>
        <w:t xml:space="preserve"> 6</w:t>
      </w:r>
      <w:r w:rsidR="006658AE" w:rsidRPr="006658AE">
        <w:rPr>
          <w:rFonts w:hint="eastAsia"/>
        </w:rPr>
        <w:noBreakHyphen/>
        <w:t>1</w:t>
      </w:r>
      <w:r w:rsidR="006658AE" w:rsidRPr="006658AE">
        <w:fldChar w:fldCharType="end"/>
      </w:r>
      <w:r w:rsidR="00E57BEC" w:rsidRPr="00E57BEC">
        <w:t>所示</w:t>
      </w:r>
      <w:r w:rsidR="00E57BEC" w:rsidRPr="00AC547A">
        <w:t>，</w:t>
      </w:r>
      <w:r w:rsidR="00E57BEC" w:rsidRPr="00AC547A">
        <w:t>Qwen3</w:t>
      </w:r>
      <w:r w:rsidR="00E57BEC" w:rsidRPr="00AC547A">
        <w:t>系列各模型的微调版本在</w:t>
      </w:r>
      <w:r w:rsidR="00E57BEC" w:rsidRPr="00AC547A">
        <w:t>ROUGE-L</w:t>
      </w:r>
      <w:r w:rsidR="00E57BEC" w:rsidRPr="00AC547A">
        <w:t>分数上均显著高于其基线版本，而</w:t>
      </w:r>
      <w:r w:rsidR="00E57BEC" w:rsidRPr="00AC547A">
        <w:t>Qwen2.5-1.5B</w:t>
      </w:r>
      <w:r w:rsidR="00E57BEC" w:rsidRPr="00AC547A">
        <w:t>与</w:t>
      </w:r>
      <w:r w:rsidR="00E57BEC" w:rsidRPr="00AC547A">
        <w:t>3B</w:t>
      </w:r>
      <w:r w:rsidR="00E57BEC" w:rsidRPr="00AC547A">
        <w:t>的提升未达统计学显著水平。</w:t>
      </w:r>
    </w:p>
    <w:p w14:paraId="12A07EBE" w14:textId="3B615A59" w:rsidR="00505C0F" w:rsidRPr="00505C0F" w:rsidRDefault="00505C0F" w:rsidP="00E57BEC">
      <w:pPr>
        <w:pStyle w:val="aff6"/>
        <w:spacing w:before="326" w:after="163"/>
        <w:rPr>
          <w:rFonts w:ascii="宋体" w:hAnsi="宋体" w:hint="eastAsia"/>
        </w:rPr>
      </w:pPr>
      <w:bookmarkStart w:id="167" w:name="_Ref227863553"/>
      <w:bookmarkStart w:id="168" w:name="_Toc227956052"/>
      <w:r w:rsidRPr="00505C0F">
        <w:rPr>
          <w:rFonts w:ascii="宋体" w:hAnsi="宋体" w:hint="eastAsia"/>
        </w:rPr>
        <w:t xml:space="preserve">表 </w:t>
      </w:r>
      <w:r w:rsidR="007B10FA">
        <w:rPr>
          <w:rFonts w:ascii="宋体" w:hAnsi="宋体" w:hint="eastAsia"/>
        </w:rPr>
        <w:fldChar w:fldCharType="begin"/>
      </w:r>
      <w:r w:rsidR="007B10FA">
        <w:rPr>
          <w:rFonts w:ascii="宋体" w:hAnsi="宋体" w:hint="eastAsia"/>
        </w:rPr>
        <w:instrText xml:space="preserve"> STYLEREF 1 \s </w:instrText>
      </w:r>
      <w:r w:rsidR="007B10FA">
        <w:rPr>
          <w:rFonts w:ascii="宋体" w:hAnsi="宋体" w:hint="eastAsia"/>
        </w:rPr>
        <w:fldChar w:fldCharType="separate"/>
      </w:r>
      <w:r w:rsidR="007B10FA">
        <w:rPr>
          <w:rFonts w:ascii="宋体" w:hAnsi="宋体" w:hint="eastAsia"/>
          <w:noProof/>
        </w:rPr>
        <w:t>6</w:t>
      </w:r>
      <w:r w:rsidR="007B10FA">
        <w:rPr>
          <w:rFonts w:ascii="宋体" w:hAnsi="宋体" w:hint="eastAsia"/>
        </w:rPr>
        <w:fldChar w:fldCharType="end"/>
      </w:r>
      <w:r w:rsidR="007B10FA">
        <w:rPr>
          <w:rFonts w:ascii="宋体" w:hAnsi="宋体" w:hint="eastAsia"/>
        </w:rPr>
        <w:noBreakHyphen/>
      </w:r>
      <w:r w:rsidR="007B10FA">
        <w:rPr>
          <w:rFonts w:ascii="宋体" w:hAnsi="宋体" w:hint="eastAsia"/>
        </w:rPr>
        <w:fldChar w:fldCharType="begin"/>
      </w:r>
      <w:r w:rsidR="007B10FA">
        <w:rPr>
          <w:rFonts w:ascii="宋体" w:hAnsi="宋体" w:hint="eastAsia"/>
        </w:rPr>
        <w:instrText xml:space="preserve"> SEQ 表 \* ARABIC \s 1 </w:instrText>
      </w:r>
      <w:r w:rsidR="007B10FA">
        <w:rPr>
          <w:rFonts w:ascii="宋体" w:hAnsi="宋体" w:hint="eastAsia"/>
        </w:rPr>
        <w:fldChar w:fldCharType="separate"/>
      </w:r>
      <w:r w:rsidR="007B10FA">
        <w:rPr>
          <w:rFonts w:ascii="宋体" w:hAnsi="宋体" w:hint="eastAsia"/>
          <w:noProof/>
        </w:rPr>
        <w:t>7</w:t>
      </w:r>
      <w:r w:rsidR="007B10FA">
        <w:rPr>
          <w:rFonts w:ascii="宋体" w:hAnsi="宋体" w:hint="eastAsia"/>
        </w:rPr>
        <w:fldChar w:fldCharType="end"/>
      </w:r>
      <w:bookmarkEnd w:id="167"/>
      <w:r w:rsidRPr="00505C0F">
        <w:rPr>
          <w:rFonts w:ascii="宋体" w:hAnsi="宋体" w:hint="eastAsia"/>
        </w:rPr>
        <w:t xml:space="preserve"> 各模型</w:t>
      </w:r>
      <w:r w:rsidRPr="00505C0F">
        <w:t>ROUGE</w:t>
      </w:r>
      <w:r w:rsidRPr="00505C0F">
        <w:rPr>
          <w:rFonts w:ascii="宋体" w:hAnsi="宋体" w:hint="eastAsia"/>
        </w:rPr>
        <w:t>分数对比</w:t>
      </w:r>
      <w:bookmarkEnd w:id="168"/>
    </w:p>
    <w:tbl>
      <w:tblPr>
        <w:tblW w:w="9072" w:type="dxa"/>
        <w:tblCellMar>
          <w:top w:w="15" w:type="dxa"/>
          <w:left w:w="15" w:type="dxa"/>
          <w:bottom w:w="15" w:type="dxa"/>
          <w:right w:w="15" w:type="dxa"/>
        </w:tblCellMar>
        <w:tblLook w:val="04A0" w:firstRow="1" w:lastRow="0" w:firstColumn="1" w:lastColumn="0" w:noHBand="0" w:noVBand="1"/>
      </w:tblPr>
      <w:tblGrid>
        <w:gridCol w:w="1701"/>
        <w:gridCol w:w="1560"/>
        <w:gridCol w:w="1984"/>
        <w:gridCol w:w="1985"/>
        <w:gridCol w:w="1842"/>
      </w:tblGrid>
      <w:tr w:rsidR="00505C0F" w:rsidRPr="00C45582" w14:paraId="27A58EE2" w14:textId="49EFA0A4" w:rsidTr="00505C0F">
        <w:trPr>
          <w:trHeight w:val="317"/>
        </w:trPr>
        <w:tc>
          <w:tcPr>
            <w:tcW w:w="1701" w:type="dxa"/>
            <w:tcBorders>
              <w:top w:val="single" w:sz="4" w:space="0" w:color="auto"/>
              <w:bottom w:val="single" w:sz="4" w:space="0" w:color="auto"/>
            </w:tcBorders>
            <w:vAlign w:val="center"/>
            <w:hideMark/>
          </w:tcPr>
          <w:p w14:paraId="777E57DF" w14:textId="5E1E1CF0" w:rsidR="00505C0F" w:rsidRPr="00505C0F" w:rsidRDefault="00505C0F" w:rsidP="00505C0F">
            <w:pPr>
              <w:pStyle w:val="altz"/>
              <w:wordWrap/>
              <w:spacing w:line="240" w:lineRule="auto"/>
              <w:ind w:firstLineChars="0" w:firstLine="0"/>
              <w:rPr>
                <w:b/>
                <w:bCs/>
                <w:sz w:val="21"/>
                <w:szCs w:val="20"/>
              </w:rPr>
            </w:pPr>
            <w:r w:rsidRPr="00505C0F">
              <w:rPr>
                <w:rStyle w:val="ne-text"/>
                <w:b/>
                <w:bCs/>
              </w:rPr>
              <w:t>模型</w:t>
            </w:r>
          </w:p>
        </w:tc>
        <w:tc>
          <w:tcPr>
            <w:tcW w:w="1560" w:type="dxa"/>
            <w:tcBorders>
              <w:top w:val="single" w:sz="4" w:space="0" w:color="auto"/>
              <w:bottom w:val="single" w:sz="4" w:space="0" w:color="auto"/>
            </w:tcBorders>
            <w:vAlign w:val="center"/>
            <w:hideMark/>
          </w:tcPr>
          <w:p w14:paraId="44FDEBC4" w14:textId="3E8A4DF1" w:rsidR="00505C0F" w:rsidRPr="00505C0F" w:rsidRDefault="00505C0F" w:rsidP="00505C0F">
            <w:pPr>
              <w:pStyle w:val="altz"/>
              <w:wordWrap/>
              <w:spacing w:line="240" w:lineRule="auto"/>
              <w:ind w:firstLineChars="0" w:firstLine="0"/>
              <w:rPr>
                <w:b/>
                <w:bCs/>
                <w:sz w:val="21"/>
                <w:szCs w:val="20"/>
              </w:rPr>
            </w:pPr>
            <w:r w:rsidRPr="00505C0F">
              <w:rPr>
                <w:rStyle w:val="ne-text"/>
                <w:b/>
                <w:bCs/>
              </w:rPr>
              <w:t>类型</w:t>
            </w:r>
          </w:p>
        </w:tc>
        <w:tc>
          <w:tcPr>
            <w:tcW w:w="1984" w:type="dxa"/>
            <w:tcBorders>
              <w:top w:val="single" w:sz="4" w:space="0" w:color="auto"/>
              <w:bottom w:val="single" w:sz="4" w:space="0" w:color="auto"/>
            </w:tcBorders>
            <w:vAlign w:val="center"/>
            <w:hideMark/>
          </w:tcPr>
          <w:p w14:paraId="5C4A8B74" w14:textId="668C5A31" w:rsidR="00505C0F" w:rsidRPr="00505C0F" w:rsidRDefault="00505C0F" w:rsidP="00505C0F">
            <w:pPr>
              <w:pStyle w:val="altz"/>
              <w:wordWrap/>
              <w:spacing w:line="240" w:lineRule="auto"/>
              <w:ind w:firstLineChars="0" w:firstLine="0"/>
              <w:rPr>
                <w:b/>
                <w:bCs/>
                <w:sz w:val="21"/>
                <w:szCs w:val="20"/>
              </w:rPr>
            </w:pPr>
            <w:r w:rsidRPr="00505C0F">
              <w:rPr>
                <w:rStyle w:val="ne-text"/>
                <w:b/>
                <w:bCs/>
              </w:rPr>
              <w:t>ROUGE-1 (F1)</w:t>
            </w:r>
          </w:p>
        </w:tc>
        <w:tc>
          <w:tcPr>
            <w:tcW w:w="1985" w:type="dxa"/>
            <w:tcBorders>
              <w:top w:val="single" w:sz="4" w:space="0" w:color="auto"/>
              <w:bottom w:val="single" w:sz="4" w:space="0" w:color="auto"/>
            </w:tcBorders>
            <w:vAlign w:val="center"/>
            <w:hideMark/>
          </w:tcPr>
          <w:p w14:paraId="32D4C565" w14:textId="3BBBC15A" w:rsidR="00505C0F" w:rsidRPr="00505C0F" w:rsidRDefault="00505C0F" w:rsidP="00505C0F">
            <w:pPr>
              <w:pStyle w:val="altz"/>
              <w:wordWrap/>
              <w:spacing w:line="240" w:lineRule="auto"/>
              <w:ind w:firstLineChars="0" w:firstLine="0"/>
              <w:rPr>
                <w:b/>
                <w:bCs/>
                <w:sz w:val="21"/>
                <w:szCs w:val="20"/>
              </w:rPr>
            </w:pPr>
            <w:r w:rsidRPr="00505C0F">
              <w:rPr>
                <w:rStyle w:val="ne-text"/>
                <w:b/>
                <w:bCs/>
              </w:rPr>
              <w:t>ROUGE-2 (F1)</w:t>
            </w:r>
          </w:p>
        </w:tc>
        <w:tc>
          <w:tcPr>
            <w:tcW w:w="1842" w:type="dxa"/>
            <w:tcBorders>
              <w:top w:val="single" w:sz="4" w:space="0" w:color="auto"/>
              <w:bottom w:val="single" w:sz="4" w:space="0" w:color="auto"/>
            </w:tcBorders>
            <w:vAlign w:val="center"/>
          </w:tcPr>
          <w:p w14:paraId="08F29896" w14:textId="2CF565E6" w:rsidR="00505C0F" w:rsidRPr="00505C0F" w:rsidRDefault="00505C0F" w:rsidP="00505C0F">
            <w:pPr>
              <w:pStyle w:val="altz"/>
              <w:wordWrap/>
              <w:spacing w:line="240" w:lineRule="auto"/>
              <w:ind w:firstLineChars="0" w:firstLine="0"/>
              <w:rPr>
                <w:b/>
                <w:bCs/>
                <w:sz w:val="21"/>
                <w:szCs w:val="20"/>
              </w:rPr>
            </w:pPr>
            <w:r w:rsidRPr="00505C0F">
              <w:rPr>
                <w:rStyle w:val="ne-text"/>
                <w:b/>
                <w:bCs/>
              </w:rPr>
              <w:t>ROUGE-L (F1)</w:t>
            </w:r>
          </w:p>
        </w:tc>
      </w:tr>
      <w:tr w:rsidR="00505C0F" w:rsidRPr="00C45582" w14:paraId="77309039" w14:textId="5DD46046" w:rsidTr="00505C0F">
        <w:trPr>
          <w:trHeight w:val="317"/>
        </w:trPr>
        <w:tc>
          <w:tcPr>
            <w:tcW w:w="1701" w:type="dxa"/>
            <w:tcBorders>
              <w:top w:val="single" w:sz="4" w:space="0" w:color="auto"/>
            </w:tcBorders>
            <w:vAlign w:val="center"/>
            <w:hideMark/>
          </w:tcPr>
          <w:p w14:paraId="156729C1" w14:textId="53002057" w:rsidR="00505C0F" w:rsidRPr="00C45582" w:rsidRDefault="00505C0F" w:rsidP="00505C0F">
            <w:pPr>
              <w:pStyle w:val="altz"/>
              <w:wordWrap/>
              <w:snapToGrid/>
              <w:spacing w:line="240" w:lineRule="auto"/>
              <w:ind w:rightChars="50" w:right="120" w:firstLineChars="0" w:firstLine="0"/>
              <w:rPr>
                <w:sz w:val="21"/>
                <w:szCs w:val="20"/>
              </w:rPr>
            </w:pPr>
            <w:r>
              <w:rPr>
                <w:rStyle w:val="ne-text"/>
              </w:rPr>
              <w:t>Qwen2.5-1.5B</w:t>
            </w:r>
          </w:p>
        </w:tc>
        <w:tc>
          <w:tcPr>
            <w:tcW w:w="1560" w:type="dxa"/>
            <w:tcBorders>
              <w:top w:val="single" w:sz="4" w:space="0" w:color="auto"/>
            </w:tcBorders>
            <w:vAlign w:val="center"/>
            <w:hideMark/>
          </w:tcPr>
          <w:p w14:paraId="31B986B0" w14:textId="6D7AA363" w:rsidR="00505C0F" w:rsidRPr="00C45582" w:rsidRDefault="00505C0F" w:rsidP="00505C0F">
            <w:pPr>
              <w:pStyle w:val="altz"/>
              <w:wordWrap/>
              <w:snapToGrid/>
              <w:spacing w:line="240" w:lineRule="auto"/>
              <w:ind w:rightChars="50" w:right="120" w:firstLineChars="0" w:firstLine="0"/>
              <w:rPr>
                <w:sz w:val="21"/>
                <w:szCs w:val="20"/>
              </w:rPr>
            </w:pPr>
            <w:r>
              <w:rPr>
                <w:rStyle w:val="ne-text"/>
              </w:rPr>
              <w:t>Base</w:t>
            </w:r>
          </w:p>
        </w:tc>
        <w:tc>
          <w:tcPr>
            <w:tcW w:w="1984" w:type="dxa"/>
            <w:tcBorders>
              <w:top w:val="single" w:sz="4" w:space="0" w:color="auto"/>
            </w:tcBorders>
            <w:vAlign w:val="center"/>
            <w:hideMark/>
          </w:tcPr>
          <w:p w14:paraId="3570E2E8" w14:textId="2F170484" w:rsidR="00505C0F" w:rsidRPr="00C45582" w:rsidRDefault="00505C0F" w:rsidP="00505C0F">
            <w:pPr>
              <w:pStyle w:val="altz"/>
              <w:wordWrap/>
              <w:snapToGrid/>
              <w:spacing w:line="240" w:lineRule="auto"/>
              <w:ind w:rightChars="50" w:right="120" w:firstLineChars="0" w:firstLine="0"/>
              <w:rPr>
                <w:sz w:val="21"/>
                <w:szCs w:val="20"/>
              </w:rPr>
            </w:pPr>
            <w:r>
              <w:rPr>
                <w:rStyle w:val="ne-text"/>
              </w:rPr>
              <w:t>0.1329</w:t>
            </w:r>
          </w:p>
        </w:tc>
        <w:tc>
          <w:tcPr>
            <w:tcW w:w="1985" w:type="dxa"/>
            <w:tcBorders>
              <w:top w:val="single" w:sz="4" w:space="0" w:color="auto"/>
            </w:tcBorders>
            <w:vAlign w:val="center"/>
            <w:hideMark/>
          </w:tcPr>
          <w:p w14:paraId="46BDB75F" w14:textId="3D79A661" w:rsidR="00505C0F" w:rsidRPr="00C45582" w:rsidRDefault="00505C0F" w:rsidP="00505C0F">
            <w:pPr>
              <w:pStyle w:val="altz"/>
              <w:wordWrap/>
              <w:snapToGrid/>
              <w:spacing w:line="240" w:lineRule="auto"/>
              <w:ind w:rightChars="50" w:right="120" w:firstLineChars="0" w:firstLine="0"/>
              <w:rPr>
                <w:sz w:val="21"/>
                <w:szCs w:val="20"/>
              </w:rPr>
            </w:pPr>
            <w:r>
              <w:rPr>
                <w:rStyle w:val="ne-text"/>
              </w:rPr>
              <w:t>0.0510</w:t>
            </w:r>
          </w:p>
        </w:tc>
        <w:tc>
          <w:tcPr>
            <w:tcW w:w="1842" w:type="dxa"/>
            <w:tcBorders>
              <w:top w:val="single" w:sz="4" w:space="0" w:color="auto"/>
            </w:tcBorders>
            <w:vAlign w:val="center"/>
          </w:tcPr>
          <w:p w14:paraId="377E3698" w14:textId="7EF0B80B" w:rsidR="00505C0F" w:rsidRPr="00C45582" w:rsidRDefault="00505C0F" w:rsidP="00505C0F">
            <w:pPr>
              <w:pStyle w:val="altz"/>
              <w:wordWrap/>
              <w:snapToGrid/>
              <w:spacing w:line="240" w:lineRule="auto"/>
              <w:ind w:rightChars="50" w:right="120" w:firstLineChars="0" w:firstLine="0"/>
              <w:rPr>
                <w:sz w:val="21"/>
                <w:szCs w:val="20"/>
              </w:rPr>
            </w:pPr>
            <w:r>
              <w:rPr>
                <w:rStyle w:val="ne-text"/>
              </w:rPr>
              <w:t>0.1296</w:t>
            </w:r>
          </w:p>
        </w:tc>
      </w:tr>
      <w:tr w:rsidR="00505C0F" w:rsidRPr="00C45582" w14:paraId="4A8B0201" w14:textId="000144E8" w:rsidTr="00505C0F">
        <w:trPr>
          <w:trHeight w:val="317"/>
        </w:trPr>
        <w:tc>
          <w:tcPr>
            <w:tcW w:w="1701" w:type="dxa"/>
            <w:vAlign w:val="center"/>
            <w:hideMark/>
          </w:tcPr>
          <w:p w14:paraId="1D19DD4F" w14:textId="70310924" w:rsidR="00505C0F" w:rsidRPr="00C45582" w:rsidRDefault="00505C0F" w:rsidP="00505C0F">
            <w:pPr>
              <w:pStyle w:val="altz"/>
              <w:wordWrap/>
              <w:snapToGrid/>
              <w:spacing w:line="240" w:lineRule="auto"/>
              <w:ind w:rightChars="50" w:right="120" w:firstLineChars="0" w:firstLine="0"/>
              <w:rPr>
                <w:sz w:val="21"/>
                <w:szCs w:val="20"/>
              </w:rPr>
            </w:pPr>
          </w:p>
        </w:tc>
        <w:tc>
          <w:tcPr>
            <w:tcW w:w="1560" w:type="dxa"/>
            <w:vAlign w:val="center"/>
            <w:hideMark/>
          </w:tcPr>
          <w:p w14:paraId="044BEA42" w14:textId="7D4B731A" w:rsidR="00505C0F" w:rsidRPr="00C45582" w:rsidRDefault="00505C0F" w:rsidP="00505C0F">
            <w:pPr>
              <w:pStyle w:val="altz"/>
              <w:wordWrap/>
              <w:snapToGrid/>
              <w:spacing w:line="240" w:lineRule="auto"/>
              <w:ind w:rightChars="50" w:right="120" w:firstLineChars="0" w:firstLine="0"/>
              <w:rPr>
                <w:sz w:val="21"/>
                <w:szCs w:val="20"/>
              </w:rPr>
            </w:pPr>
            <w:r>
              <w:rPr>
                <w:rStyle w:val="ne-text"/>
              </w:rPr>
              <w:t>Finetuned</w:t>
            </w:r>
          </w:p>
        </w:tc>
        <w:tc>
          <w:tcPr>
            <w:tcW w:w="1984" w:type="dxa"/>
            <w:vAlign w:val="center"/>
            <w:hideMark/>
          </w:tcPr>
          <w:p w14:paraId="6F668F2F" w14:textId="511548F3" w:rsidR="00505C0F" w:rsidRPr="00C45582" w:rsidRDefault="00505C0F" w:rsidP="00505C0F">
            <w:pPr>
              <w:pStyle w:val="altz"/>
              <w:wordWrap/>
              <w:snapToGrid/>
              <w:spacing w:line="240" w:lineRule="auto"/>
              <w:ind w:rightChars="50" w:right="120" w:firstLineChars="0" w:firstLine="0"/>
              <w:rPr>
                <w:sz w:val="21"/>
                <w:szCs w:val="20"/>
              </w:rPr>
            </w:pPr>
            <w:r>
              <w:rPr>
                <w:rStyle w:val="ne-text"/>
              </w:rPr>
              <w:t>0.1447</w:t>
            </w:r>
          </w:p>
        </w:tc>
        <w:tc>
          <w:tcPr>
            <w:tcW w:w="1985" w:type="dxa"/>
            <w:vAlign w:val="center"/>
            <w:hideMark/>
          </w:tcPr>
          <w:p w14:paraId="4C8FFA88" w14:textId="66E08A8E" w:rsidR="00505C0F" w:rsidRPr="00C45582" w:rsidRDefault="00505C0F" w:rsidP="00505C0F">
            <w:pPr>
              <w:pStyle w:val="altz"/>
              <w:wordWrap/>
              <w:snapToGrid/>
              <w:spacing w:line="240" w:lineRule="auto"/>
              <w:ind w:rightChars="50" w:right="120" w:firstLineChars="0" w:firstLine="0"/>
              <w:rPr>
                <w:sz w:val="21"/>
                <w:szCs w:val="20"/>
              </w:rPr>
            </w:pPr>
            <w:r>
              <w:rPr>
                <w:rStyle w:val="ne-text"/>
              </w:rPr>
              <w:t>0.0499</w:t>
            </w:r>
          </w:p>
        </w:tc>
        <w:tc>
          <w:tcPr>
            <w:tcW w:w="1842" w:type="dxa"/>
            <w:vAlign w:val="center"/>
          </w:tcPr>
          <w:p w14:paraId="4BBD2A09" w14:textId="4F305FAC" w:rsidR="00505C0F" w:rsidRPr="00C45582" w:rsidRDefault="00505C0F" w:rsidP="00505C0F">
            <w:pPr>
              <w:pStyle w:val="altz"/>
              <w:wordWrap/>
              <w:snapToGrid/>
              <w:spacing w:line="240" w:lineRule="auto"/>
              <w:ind w:rightChars="50" w:right="120" w:firstLineChars="0" w:firstLine="0"/>
              <w:rPr>
                <w:sz w:val="21"/>
                <w:szCs w:val="20"/>
              </w:rPr>
            </w:pPr>
            <w:r>
              <w:rPr>
                <w:rStyle w:val="ne-text"/>
              </w:rPr>
              <w:t>0.1429</w:t>
            </w:r>
          </w:p>
        </w:tc>
      </w:tr>
      <w:tr w:rsidR="00505C0F" w:rsidRPr="00C45582" w14:paraId="26BEC25A" w14:textId="77777777" w:rsidTr="00505C0F">
        <w:trPr>
          <w:trHeight w:val="317"/>
        </w:trPr>
        <w:tc>
          <w:tcPr>
            <w:tcW w:w="1701" w:type="dxa"/>
            <w:vAlign w:val="center"/>
          </w:tcPr>
          <w:p w14:paraId="0E057886" w14:textId="0DD32D84" w:rsidR="00505C0F" w:rsidRPr="00C45582" w:rsidRDefault="00505C0F" w:rsidP="00505C0F">
            <w:pPr>
              <w:pStyle w:val="altz"/>
              <w:wordWrap/>
              <w:snapToGrid/>
              <w:spacing w:line="240" w:lineRule="auto"/>
              <w:ind w:rightChars="50" w:right="120" w:firstLineChars="0" w:firstLine="0"/>
              <w:rPr>
                <w:sz w:val="21"/>
                <w:szCs w:val="20"/>
              </w:rPr>
            </w:pPr>
            <w:r>
              <w:rPr>
                <w:rStyle w:val="ne-text"/>
              </w:rPr>
              <w:t>Qwen2.5-3B</w:t>
            </w:r>
          </w:p>
        </w:tc>
        <w:tc>
          <w:tcPr>
            <w:tcW w:w="1560" w:type="dxa"/>
            <w:vAlign w:val="center"/>
          </w:tcPr>
          <w:p w14:paraId="02ED76A3" w14:textId="7985E73C" w:rsidR="00505C0F" w:rsidRPr="00C45582" w:rsidRDefault="00505C0F" w:rsidP="00505C0F">
            <w:pPr>
              <w:pStyle w:val="altz"/>
              <w:wordWrap/>
              <w:snapToGrid/>
              <w:spacing w:line="240" w:lineRule="auto"/>
              <w:ind w:rightChars="50" w:right="120" w:firstLineChars="0" w:firstLine="0"/>
              <w:rPr>
                <w:sz w:val="21"/>
                <w:szCs w:val="20"/>
              </w:rPr>
            </w:pPr>
            <w:r>
              <w:rPr>
                <w:rStyle w:val="ne-text"/>
              </w:rPr>
              <w:t>Base</w:t>
            </w:r>
          </w:p>
        </w:tc>
        <w:tc>
          <w:tcPr>
            <w:tcW w:w="1984" w:type="dxa"/>
            <w:vAlign w:val="center"/>
          </w:tcPr>
          <w:p w14:paraId="6AED0967" w14:textId="2104D12D" w:rsidR="00505C0F" w:rsidRPr="00C45582" w:rsidRDefault="00505C0F" w:rsidP="00505C0F">
            <w:pPr>
              <w:pStyle w:val="altz"/>
              <w:wordWrap/>
              <w:snapToGrid/>
              <w:spacing w:line="240" w:lineRule="auto"/>
              <w:ind w:rightChars="50" w:right="120" w:firstLineChars="0" w:firstLine="0"/>
              <w:rPr>
                <w:sz w:val="21"/>
                <w:szCs w:val="20"/>
              </w:rPr>
            </w:pPr>
            <w:r>
              <w:rPr>
                <w:rStyle w:val="ne-text"/>
              </w:rPr>
              <w:t>0.1406</w:t>
            </w:r>
          </w:p>
        </w:tc>
        <w:tc>
          <w:tcPr>
            <w:tcW w:w="1985" w:type="dxa"/>
            <w:vAlign w:val="center"/>
          </w:tcPr>
          <w:p w14:paraId="228EAB7C" w14:textId="50D95FDF" w:rsidR="00505C0F" w:rsidRPr="00C45582" w:rsidRDefault="00505C0F" w:rsidP="00505C0F">
            <w:pPr>
              <w:pStyle w:val="altz"/>
              <w:wordWrap/>
              <w:snapToGrid/>
              <w:spacing w:line="240" w:lineRule="auto"/>
              <w:ind w:rightChars="50" w:right="120" w:firstLineChars="0" w:firstLine="0"/>
              <w:rPr>
                <w:sz w:val="21"/>
                <w:szCs w:val="20"/>
              </w:rPr>
            </w:pPr>
            <w:r>
              <w:rPr>
                <w:rStyle w:val="ne-text"/>
              </w:rPr>
              <w:t>0.0498</w:t>
            </w:r>
          </w:p>
        </w:tc>
        <w:tc>
          <w:tcPr>
            <w:tcW w:w="1842" w:type="dxa"/>
            <w:vAlign w:val="center"/>
          </w:tcPr>
          <w:p w14:paraId="56557037" w14:textId="3E3FD484" w:rsidR="00505C0F" w:rsidRPr="00C45582" w:rsidRDefault="00505C0F" w:rsidP="00505C0F">
            <w:pPr>
              <w:pStyle w:val="altz"/>
              <w:wordWrap/>
              <w:snapToGrid/>
              <w:spacing w:line="240" w:lineRule="auto"/>
              <w:ind w:rightChars="50" w:right="120" w:firstLineChars="0" w:firstLine="0"/>
              <w:rPr>
                <w:sz w:val="21"/>
                <w:szCs w:val="20"/>
              </w:rPr>
            </w:pPr>
            <w:r>
              <w:rPr>
                <w:rStyle w:val="ne-text"/>
              </w:rPr>
              <w:t>0.1361</w:t>
            </w:r>
          </w:p>
        </w:tc>
      </w:tr>
      <w:tr w:rsidR="00505C0F" w:rsidRPr="00C45582" w14:paraId="1EA02F45" w14:textId="77777777" w:rsidTr="00505C0F">
        <w:trPr>
          <w:trHeight w:val="317"/>
        </w:trPr>
        <w:tc>
          <w:tcPr>
            <w:tcW w:w="1701" w:type="dxa"/>
            <w:vAlign w:val="center"/>
          </w:tcPr>
          <w:p w14:paraId="61C17977" w14:textId="2438ACAE" w:rsidR="00505C0F" w:rsidRPr="00C45582" w:rsidRDefault="00505C0F" w:rsidP="00505C0F">
            <w:pPr>
              <w:pStyle w:val="altz"/>
              <w:wordWrap/>
              <w:snapToGrid/>
              <w:spacing w:line="240" w:lineRule="auto"/>
              <w:ind w:rightChars="50" w:right="120" w:firstLineChars="0" w:firstLine="0"/>
              <w:rPr>
                <w:sz w:val="21"/>
                <w:szCs w:val="20"/>
              </w:rPr>
            </w:pPr>
          </w:p>
        </w:tc>
        <w:tc>
          <w:tcPr>
            <w:tcW w:w="1560" w:type="dxa"/>
            <w:vAlign w:val="center"/>
          </w:tcPr>
          <w:p w14:paraId="565DB71A" w14:textId="7696508F" w:rsidR="00505C0F" w:rsidRPr="00C45582" w:rsidRDefault="00505C0F" w:rsidP="00505C0F">
            <w:pPr>
              <w:pStyle w:val="altz"/>
              <w:wordWrap/>
              <w:snapToGrid/>
              <w:spacing w:line="240" w:lineRule="auto"/>
              <w:ind w:rightChars="50" w:right="120" w:firstLineChars="0" w:firstLine="0"/>
              <w:rPr>
                <w:sz w:val="21"/>
                <w:szCs w:val="20"/>
              </w:rPr>
            </w:pPr>
            <w:r>
              <w:rPr>
                <w:rStyle w:val="ne-text"/>
              </w:rPr>
              <w:t>Finetuned</w:t>
            </w:r>
          </w:p>
        </w:tc>
        <w:tc>
          <w:tcPr>
            <w:tcW w:w="1984" w:type="dxa"/>
            <w:vAlign w:val="center"/>
          </w:tcPr>
          <w:p w14:paraId="6446375C" w14:textId="7F9D651F" w:rsidR="00505C0F" w:rsidRPr="00C45582" w:rsidRDefault="00505C0F" w:rsidP="00505C0F">
            <w:pPr>
              <w:pStyle w:val="altz"/>
              <w:wordWrap/>
              <w:snapToGrid/>
              <w:spacing w:line="240" w:lineRule="auto"/>
              <w:ind w:rightChars="50" w:right="120" w:firstLineChars="0" w:firstLine="0"/>
              <w:rPr>
                <w:sz w:val="21"/>
                <w:szCs w:val="20"/>
              </w:rPr>
            </w:pPr>
            <w:r>
              <w:rPr>
                <w:rStyle w:val="ne-text"/>
              </w:rPr>
              <w:t>0.1330</w:t>
            </w:r>
          </w:p>
        </w:tc>
        <w:tc>
          <w:tcPr>
            <w:tcW w:w="1985" w:type="dxa"/>
            <w:vAlign w:val="center"/>
          </w:tcPr>
          <w:p w14:paraId="74C6B93B" w14:textId="543D5B1C" w:rsidR="00505C0F" w:rsidRPr="00C45582" w:rsidRDefault="00505C0F" w:rsidP="00505C0F">
            <w:pPr>
              <w:pStyle w:val="altz"/>
              <w:wordWrap/>
              <w:snapToGrid/>
              <w:spacing w:line="240" w:lineRule="auto"/>
              <w:ind w:rightChars="50" w:right="120" w:firstLineChars="0" w:firstLine="0"/>
              <w:rPr>
                <w:sz w:val="21"/>
                <w:szCs w:val="20"/>
              </w:rPr>
            </w:pPr>
            <w:r>
              <w:rPr>
                <w:rStyle w:val="ne-text"/>
              </w:rPr>
              <w:t>0.0446</w:t>
            </w:r>
          </w:p>
        </w:tc>
        <w:tc>
          <w:tcPr>
            <w:tcW w:w="1842" w:type="dxa"/>
            <w:vAlign w:val="center"/>
          </w:tcPr>
          <w:p w14:paraId="06BD1375" w14:textId="50DD1CF5" w:rsidR="00505C0F" w:rsidRPr="00C45582" w:rsidRDefault="00505C0F" w:rsidP="00505C0F">
            <w:pPr>
              <w:pStyle w:val="altz"/>
              <w:wordWrap/>
              <w:snapToGrid/>
              <w:spacing w:line="240" w:lineRule="auto"/>
              <w:ind w:rightChars="50" w:right="120" w:firstLineChars="0" w:firstLine="0"/>
              <w:rPr>
                <w:sz w:val="21"/>
                <w:szCs w:val="20"/>
              </w:rPr>
            </w:pPr>
            <w:r>
              <w:rPr>
                <w:rStyle w:val="ne-text"/>
              </w:rPr>
              <w:t>0.1286</w:t>
            </w:r>
          </w:p>
        </w:tc>
      </w:tr>
      <w:tr w:rsidR="00505C0F" w:rsidRPr="00C45582" w14:paraId="3E5862AA" w14:textId="77777777" w:rsidTr="00505C0F">
        <w:trPr>
          <w:trHeight w:val="317"/>
        </w:trPr>
        <w:tc>
          <w:tcPr>
            <w:tcW w:w="1701" w:type="dxa"/>
            <w:vAlign w:val="center"/>
          </w:tcPr>
          <w:p w14:paraId="21DB30D0" w14:textId="4DACD066" w:rsidR="00505C0F" w:rsidRPr="00C45582" w:rsidRDefault="00505C0F" w:rsidP="00505C0F">
            <w:pPr>
              <w:pStyle w:val="altz"/>
              <w:wordWrap/>
              <w:snapToGrid/>
              <w:spacing w:line="240" w:lineRule="auto"/>
              <w:ind w:rightChars="50" w:right="120" w:firstLineChars="0" w:firstLine="0"/>
              <w:rPr>
                <w:sz w:val="21"/>
                <w:szCs w:val="20"/>
              </w:rPr>
            </w:pPr>
            <w:r>
              <w:rPr>
                <w:rStyle w:val="ne-text"/>
              </w:rPr>
              <w:t>Qwen2.5-7B</w:t>
            </w:r>
          </w:p>
        </w:tc>
        <w:tc>
          <w:tcPr>
            <w:tcW w:w="1560" w:type="dxa"/>
            <w:vAlign w:val="center"/>
          </w:tcPr>
          <w:p w14:paraId="70EC57F4" w14:textId="79C3BA62" w:rsidR="00505C0F" w:rsidRPr="00C45582" w:rsidRDefault="00505C0F" w:rsidP="00505C0F">
            <w:pPr>
              <w:pStyle w:val="altz"/>
              <w:wordWrap/>
              <w:snapToGrid/>
              <w:spacing w:line="240" w:lineRule="auto"/>
              <w:ind w:rightChars="50" w:right="120" w:firstLineChars="0" w:firstLine="0"/>
              <w:rPr>
                <w:sz w:val="21"/>
                <w:szCs w:val="20"/>
              </w:rPr>
            </w:pPr>
            <w:r>
              <w:rPr>
                <w:rStyle w:val="ne-text"/>
              </w:rPr>
              <w:t>Base</w:t>
            </w:r>
          </w:p>
        </w:tc>
        <w:tc>
          <w:tcPr>
            <w:tcW w:w="1984" w:type="dxa"/>
            <w:vAlign w:val="center"/>
          </w:tcPr>
          <w:p w14:paraId="35F714EA" w14:textId="64D23FEE" w:rsidR="00505C0F" w:rsidRPr="00C45582" w:rsidRDefault="00505C0F" w:rsidP="00505C0F">
            <w:pPr>
              <w:pStyle w:val="altz"/>
              <w:wordWrap/>
              <w:snapToGrid/>
              <w:spacing w:line="240" w:lineRule="auto"/>
              <w:ind w:rightChars="50" w:right="120" w:firstLineChars="0" w:firstLine="0"/>
              <w:rPr>
                <w:sz w:val="21"/>
                <w:szCs w:val="20"/>
              </w:rPr>
            </w:pPr>
            <w:r>
              <w:rPr>
                <w:rStyle w:val="ne-text"/>
              </w:rPr>
              <w:t>0.1512</w:t>
            </w:r>
          </w:p>
        </w:tc>
        <w:tc>
          <w:tcPr>
            <w:tcW w:w="1985" w:type="dxa"/>
            <w:vAlign w:val="center"/>
          </w:tcPr>
          <w:p w14:paraId="62EA36CA" w14:textId="70EB70E3" w:rsidR="00505C0F" w:rsidRPr="00C45582" w:rsidRDefault="00505C0F" w:rsidP="00505C0F">
            <w:pPr>
              <w:pStyle w:val="altz"/>
              <w:wordWrap/>
              <w:snapToGrid/>
              <w:spacing w:line="240" w:lineRule="auto"/>
              <w:ind w:rightChars="50" w:right="120" w:firstLineChars="0" w:firstLine="0"/>
              <w:rPr>
                <w:sz w:val="21"/>
                <w:szCs w:val="20"/>
              </w:rPr>
            </w:pPr>
            <w:r>
              <w:rPr>
                <w:rStyle w:val="ne-text"/>
              </w:rPr>
              <w:t>0.0682</w:t>
            </w:r>
          </w:p>
        </w:tc>
        <w:tc>
          <w:tcPr>
            <w:tcW w:w="1842" w:type="dxa"/>
            <w:vAlign w:val="center"/>
          </w:tcPr>
          <w:p w14:paraId="4E44BECB" w14:textId="1356B618" w:rsidR="00505C0F" w:rsidRPr="00C45582" w:rsidRDefault="00505C0F" w:rsidP="00505C0F">
            <w:pPr>
              <w:pStyle w:val="altz"/>
              <w:wordWrap/>
              <w:snapToGrid/>
              <w:spacing w:line="240" w:lineRule="auto"/>
              <w:ind w:rightChars="50" w:right="120" w:firstLineChars="0" w:firstLine="0"/>
              <w:rPr>
                <w:sz w:val="21"/>
                <w:szCs w:val="20"/>
              </w:rPr>
            </w:pPr>
            <w:r>
              <w:rPr>
                <w:rStyle w:val="ne-text"/>
              </w:rPr>
              <w:t>0.1424</w:t>
            </w:r>
          </w:p>
        </w:tc>
      </w:tr>
      <w:tr w:rsidR="00505C0F" w:rsidRPr="00C45582" w14:paraId="590865BF" w14:textId="77777777" w:rsidTr="00505C0F">
        <w:trPr>
          <w:trHeight w:val="317"/>
        </w:trPr>
        <w:tc>
          <w:tcPr>
            <w:tcW w:w="1701" w:type="dxa"/>
            <w:vAlign w:val="center"/>
          </w:tcPr>
          <w:p w14:paraId="21E3CC28" w14:textId="2D4559C4" w:rsidR="00505C0F" w:rsidRPr="00C45582" w:rsidRDefault="00505C0F" w:rsidP="00505C0F">
            <w:pPr>
              <w:pStyle w:val="altz"/>
              <w:wordWrap/>
              <w:snapToGrid/>
              <w:spacing w:line="240" w:lineRule="auto"/>
              <w:ind w:rightChars="50" w:right="120" w:firstLineChars="0" w:firstLine="0"/>
              <w:rPr>
                <w:sz w:val="21"/>
                <w:szCs w:val="20"/>
              </w:rPr>
            </w:pPr>
          </w:p>
        </w:tc>
        <w:tc>
          <w:tcPr>
            <w:tcW w:w="1560" w:type="dxa"/>
            <w:vAlign w:val="center"/>
          </w:tcPr>
          <w:p w14:paraId="3B1BE1CA" w14:textId="5A1F41CC" w:rsidR="00505C0F" w:rsidRPr="00C45582" w:rsidRDefault="00505C0F" w:rsidP="00505C0F">
            <w:pPr>
              <w:pStyle w:val="altz"/>
              <w:wordWrap/>
              <w:snapToGrid/>
              <w:spacing w:line="240" w:lineRule="auto"/>
              <w:ind w:rightChars="50" w:right="120" w:firstLineChars="0" w:firstLine="0"/>
              <w:rPr>
                <w:sz w:val="21"/>
                <w:szCs w:val="20"/>
              </w:rPr>
            </w:pPr>
            <w:r>
              <w:rPr>
                <w:rStyle w:val="ne-text"/>
              </w:rPr>
              <w:t>Finetuned</w:t>
            </w:r>
          </w:p>
        </w:tc>
        <w:tc>
          <w:tcPr>
            <w:tcW w:w="1984" w:type="dxa"/>
            <w:vAlign w:val="center"/>
          </w:tcPr>
          <w:p w14:paraId="37B1D242" w14:textId="7C2C2292" w:rsidR="00505C0F" w:rsidRPr="00C45582" w:rsidRDefault="00505C0F" w:rsidP="00505C0F">
            <w:pPr>
              <w:pStyle w:val="altz"/>
              <w:wordWrap/>
              <w:snapToGrid/>
              <w:spacing w:line="240" w:lineRule="auto"/>
              <w:ind w:rightChars="50" w:right="120" w:firstLineChars="0" w:firstLine="0"/>
              <w:rPr>
                <w:sz w:val="21"/>
                <w:szCs w:val="20"/>
              </w:rPr>
            </w:pPr>
            <w:r>
              <w:rPr>
                <w:rStyle w:val="ne-text"/>
              </w:rPr>
              <w:t>0.2120</w:t>
            </w:r>
          </w:p>
        </w:tc>
        <w:tc>
          <w:tcPr>
            <w:tcW w:w="1985" w:type="dxa"/>
            <w:vAlign w:val="center"/>
          </w:tcPr>
          <w:p w14:paraId="3BDBF994" w14:textId="4437432F" w:rsidR="00505C0F" w:rsidRPr="00C45582" w:rsidRDefault="00505C0F" w:rsidP="00505C0F">
            <w:pPr>
              <w:pStyle w:val="altz"/>
              <w:wordWrap/>
              <w:snapToGrid/>
              <w:spacing w:line="240" w:lineRule="auto"/>
              <w:ind w:rightChars="50" w:right="120" w:firstLineChars="0" w:firstLine="0"/>
              <w:rPr>
                <w:sz w:val="21"/>
                <w:szCs w:val="20"/>
              </w:rPr>
            </w:pPr>
            <w:r>
              <w:rPr>
                <w:rStyle w:val="ne-text"/>
              </w:rPr>
              <w:t>0.0748</w:t>
            </w:r>
          </w:p>
        </w:tc>
        <w:tc>
          <w:tcPr>
            <w:tcW w:w="1842" w:type="dxa"/>
            <w:vAlign w:val="center"/>
          </w:tcPr>
          <w:p w14:paraId="0102872C" w14:textId="17193D91" w:rsidR="00505C0F" w:rsidRPr="00C45582" w:rsidRDefault="00505C0F" w:rsidP="00505C0F">
            <w:pPr>
              <w:pStyle w:val="altz"/>
              <w:wordWrap/>
              <w:snapToGrid/>
              <w:spacing w:line="240" w:lineRule="auto"/>
              <w:ind w:rightChars="50" w:right="120" w:firstLineChars="0" w:firstLine="0"/>
              <w:rPr>
                <w:sz w:val="21"/>
                <w:szCs w:val="20"/>
              </w:rPr>
            </w:pPr>
            <w:r>
              <w:rPr>
                <w:rStyle w:val="ne-text"/>
              </w:rPr>
              <w:t>0.2077</w:t>
            </w:r>
          </w:p>
        </w:tc>
      </w:tr>
      <w:tr w:rsidR="00505C0F" w:rsidRPr="00C45582" w14:paraId="073D2551" w14:textId="77777777" w:rsidTr="00505C0F">
        <w:trPr>
          <w:trHeight w:val="317"/>
        </w:trPr>
        <w:tc>
          <w:tcPr>
            <w:tcW w:w="1701" w:type="dxa"/>
            <w:vAlign w:val="center"/>
          </w:tcPr>
          <w:p w14:paraId="4E9BF568" w14:textId="3E5B8ED6" w:rsidR="00505C0F" w:rsidRPr="00C45582" w:rsidRDefault="00505C0F" w:rsidP="00505C0F">
            <w:pPr>
              <w:pStyle w:val="altz"/>
              <w:wordWrap/>
              <w:snapToGrid/>
              <w:spacing w:line="240" w:lineRule="auto"/>
              <w:ind w:rightChars="50" w:right="120" w:firstLineChars="0" w:firstLine="0"/>
              <w:rPr>
                <w:sz w:val="21"/>
                <w:szCs w:val="20"/>
              </w:rPr>
            </w:pPr>
            <w:r>
              <w:rPr>
                <w:rStyle w:val="ne-text"/>
              </w:rPr>
              <w:t>Qwen3-1.7B</w:t>
            </w:r>
          </w:p>
        </w:tc>
        <w:tc>
          <w:tcPr>
            <w:tcW w:w="1560" w:type="dxa"/>
            <w:vAlign w:val="center"/>
          </w:tcPr>
          <w:p w14:paraId="50227304" w14:textId="59837332" w:rsidR="00505C0F" w:rsidRPr="00C45582" w:rsidRDefault="00505C0F" w:rsidP="00505C0F">
            <w:pPr>
              <w:pStyle w:val="altz"/>
              <w:wordWrap/>
              <w:snapToGrid/>
              <w:spacing w:line="240" w:lineRule="auto"/>
              <w:ind w:rightChars="50" w:right="120" w:firstLineChars="0" w:firstLine="0"/>
              <w:rPr>
                <w:sz w:val="21"/>
                <w:szCs w:val="20"/>
              </w:rPr>
            </w:pPr>
            <w:r>
              <w:rPr>
                <w:rStyle w:val="ne-text"/>
              </w:rPr>
              <w:t>Base</w:t>
            </w:r>
          </w:p>
        </w:tc>
        <w:tc>
          <w:tcPr>
            <w:tcW w:w="1984" w:type="dxa"/>
            <w:vAlign w:val="center"/>
          </w:tcPr>
          <w:p w14:paraId="54A3514B" w14:textId="22E71BA2" w:rsidR="00505C0F" w:rsidRPr="00C45582" w:rsidRDefault="00505C0F" w:rsidP="00505C0F">
            <w:pPr>
              <w:pStyle w:val="altz"/>
              <w:wordWrap/>
              <w:snapToGrid/>
              <w:spacing w:line="240" w:lineRule="auto"/>
              <w:ind w:rightChars="50" w:right="120" w:firstLineChars="0" w:firstLine="0"/>
              <w:rPr>
                <w:sz w:val="21"/>
                <w:szCs w:val="20"/>
              </w:rPr>
            </w:pPr>
            <w:r>
              <w:rPr>
                <w:rStyle w:val="ne-text"/>
              </w:rPr>
              <w:t>0.1380</w:t>
            </w:r>
          </w:p>
        </w:tc>
        <w:tc>
          <w:tcPr>
            <w:tcW w:w="1985" w:type="dxa"/>
            <w:vAlign w:val="center"/>
          </w:tcPr>
          <w:p w14:paraId="18729938" w14:textId="171BE0DC" w:rsidR="00505C0F" w:rsidRPr="00C45582" w:rsidRDefault="00505C0F" w:rsidP="00505C0F">
            <w:pPr>
              <w:pStyle w:val="altz"/>
              <w:wordWrap/>
              <w:snapToGrid/>
              <w:spacing w:line="240" w:lineRule="auto"/>
              <w:ind w:rightChars="50" w:right="120" w:firstLineChars="0" w:firstLine="0"/>
              <w:rPr>
                <w:sz w:val="21"/>
                <w:szCs w:val="20"/>
              </w:rPr>
            </w:pPr>
            <w:r>
              <w:rPr>
                <w:rStyle w:val="ne-text"/>
              </w:rPr>
              <w:t>0.0524</w:t>
            </w:r>
          </w:p>
        </w:tc>
        <w:tc>
          <w:tcPr>
            <w:tcW w:w="1842" w:type="dxa"/>
            <w:vAlign w:val="center"/>
          </w:tcPr>
          <w:p w14:paraId="7F6CAD31" w14:textId="238E0495" w:rsidR="00505C0F" w:rsidRPr="00C45582" w:rsidRDefault="00505C0F" w:rsidP="00505C0F">
            <w:pPr>
              <w:pStyle w:val="altz"/>
              <w:wordWrap/>
              <w:snapToGrid/>
              <w:spacing w:line="240" w:lineRule="auto"/>
              <w:ind w:rightChars="50" w:right="120" w:firstLineChars="0" w:firstLine="0"/>
              <w:rPr>
                <w:sz w:val="21"/>
                <w:szCs w:val="20"/>
              </w:rPr>
            </w:pPr>
            <w:r>
              <w:rPr>
                <w:rStyle w:val="ne-text"/>
              </w:rPr>
              <w:t>0.1311</w:t>
            </w:r>
          </w:p>
        </w:tc>
      </w:tr>
      <w:tr w:rsidR="00505C0F" w:rsidRPr="00C45582" w14:paraId="66D88231" w14:textId="77777777" w:rsidTr="00505C0F">
        <w:trPr>
          <w:trHeight w:val="317"/>
        </w:trPr>
        <w:tc>
          <w:tcPr>
            <w:tcW w:w="1701" w:type="dxa"/>
            <w:vAlign w:val="center"/>
          </w:tcPr>
          <w:p w14:paraId="534BF5E5" w14:textId="589183C7" w:rsidR="00505C0F" w:rsidRPr="00C45582" w:rsidRDefault="00505C0F" w:rsidP="00505C0F">
            <w:pPr>
              <w:pStyle w:val="altz"/>
              <w:wordWrap/>
              <w:snapToGrid/>
              <w:spacing w:line="240" w:lineRule="auto"/>
              <w:ind w:rightChars="50" w:right="120" w:firstLineChars="0" w:firstLine="0"/>
              <w:rPr>
                <w:sz w:val="21"/>
                <w:szCs w:val="20"/>
              </w:rPr>
            </w:pPr>
          </w:p>
        </w:tc>
        <w:tc>
          <w:tcPr>
            <w:tcW w:w="1560" w:type="dxa"/>
            <w:vAlign w:val="center"/>
          </w:tcPr>
          <w:p w14:paraId="24253C11" w14:textId="6AD829E8" w:rsidR="00505C0F" w:rsidRPr="00C45582" w:rsidRDefault="00505C0F" w:rsidP="00505C0F">
            <w:pPr>
              <w:pStyle w:val="altz"/>
              <w:wordWrap/>
              <w:snapToGrid/>
              <w:spacing w:line="240" w:lineRule="auto"/>
              <w:ind w:rightChars="50" w:right="120" w:firstLineChars="0" w:firstLine="0"/>
              <w:rPr>
                <w:sz w:val="21"/>
                <w:szCs w:val="20"/>
              </w:rPr>
            </w:pPr>
            <w:r>
              <w:rPr>
                <w:rStyle w:val="ne-text"/>
              </w:rPr>
              <w:t>Finetuned</w:t>
            </w:r>
          </w:p>
        </w:tc>
        <w:tc>
          <w:tcPr>
            <w:tcW w:w="1984" w:type="dxa"/>
            <w:vAlign w:val="center"/>
          </w:tcPr>
          <w:p w14:paraId="437E24E7" w14:textId="01CCA225" w:rsidR="00505C0F" w:rsidRPr="00C45582" w:rsidRDefault="00505C0F" w:rsidP="00505C0F">
            <w:pPr>
              <w:pStyle w:val="altz"/>
              <w:wordWrap/>
              <w:snapToGrid/>
              <w:spacing w:line="240" w:lineRule="auto"/>
              <w:ind w:rightChars="50" w:right="120" w:firstLineChars="0" w:firstLine="0"/>
              <w:rPr>
                <w:sz w:val="21"/>
                <w:szCs w:val="20"/>
              </w:rPr>
            </w:pPr>
            <w:r>
              <w:rPr>
                <w:rStyle w:val="ne-text"/>
              </w:rPr>
              <w:t>0.1864</w:t>
            </w:r>
          </w:p>
        </w:tc>
        <w:tc>
          <w:tcPr>
            <w:tcW w:w="1985" w:type="dxa"/>
            <w:vAlign w:val="center"/>
          </w:tcPr>
          <w:p w14:paraId="595A8BC1" w14:textId="22751878" w:rsidR="00505C0F" w:rsidRPr="00C45582" w:rsidRDefault="00505C0F" w:rsidP="00505C0F">
            <w:pPr>
              <w:pStyle w:val="altz"/>
              <w:wordWrap/>
              <w:snapToGrid/>
              <w:spacing w:line="240" w:lineRule="auto"/>
              <w:ind w:rightChars="50" w:right="120" w:firstLineChars="0" w:firstLine="0"/>
              <w:rPr>
                <w:sz w:val="21"/>
                <w:szCs w:val="20"/>
              </w:rPr>
            </w:pPr>
            <w:r>
              <w:rPr>
                <w:rStyle w:val="ne-text"/>
              </w:rPr>
              <w:t>0.0638</w:t>
            </w:r>
          </w:p>
        </w:tc>
        <w:tc>
          <w:tcPr>
            <w:tcW w:w="1842" w:type="dxa"/>
            <w:vAlign w:val="center"/>
          </w:tcPr>
          <w:p w14:paraId="01B06327" w14:textId="013881D3" w:rsidR="00505C0F" w:rsidRPr="00C45582" w:rsidRDefault="00505C0F" w:rsidP="00505C0F">
            <w:pPr>
              <w:pStyle w:val="altz"/>
              <w:wordWrap/>
              <w:snapToGrid/>
              <w:spacing w:line="240" w:lineRule="auto"/>
              <w:ind w:rightChars="50" w:right="120" w:firstLineChars="0" w:firstLine="0"/>
              <w:rPr>
                <w:sz w:val="21"/>
                <w:szCs w:val="20"/>
              </w:rPr>
            </w:pPr>
            <w:r>
              <w:rPr>
                <w:rStyle w:val="ne-text"/>
              </w:rPr>
              <w:t>0.1803</w:t>
            </w:r>
          </w:p>
        </w:tc>
      </w:tr>
      <w:tr w:rsidR="00505C0F" w:rsidRPr="00C45582" w14:paraId="5B064F9A" w14:textId="77777777" w:rsidTr="00505C0F">
        <w:trPr>
          <w:trHeight w:val="317"/>
        </w:trPr>
        <w:tc>
          <w:tcPr>
            <w:tcW w:w="1701" w:type="dxa"/>
            <w:vAlign w:val="center"/>
          </w:tcPr>
          <w:p w14:paraId="52CD9015" w14:textId="6FD9380B" w:rsidR="00505C0F" w:rsidRPr="00C45582" w:rsidRDefault="00505C0F" w:rsidP="00505C0F">
            <w:pPr>
              <w:pStyle w:val="altz"/>
              <w:wordWrap/>
              <w:snapToGrid/>
              <w:spacing w:line="240" w:lineRule="auto"/>
              <w:ind w:rightChars="50" w:right="120" w:firstLineChars="0" w:firstLine="0"/>
              <w:rPr>
                <w:sz w:val="21"/>
                <w:szCs w:val="20"/>
              </w:rPr>
            </w:pPr>
            <w:r>
              <w:rPr>
                <w:rStyle w:val="ne-text"/>
              </w:rPr>
              <w:t>Qwen3-4B</w:t>
            </w:r>
          </w:p>
        </w:tc>
        <w:tc>
          <w:tcPr>
            <w:tcW w:w="1560" w:type="dxa"/>
            <w:vAlign w:val="center"/>
          </w:tcPr>
          <w:p w14:paraId="331D58FC" w14:textId="7B47E745" w:rsidR="00505C0F" w:rsidRPr="00C45582" w:rsidRDefault="00505C0F" w:rsidP="00505C0F">
            <w:pPr>
              <w:pStyle w:val="altz"/>
              <w:wordWrap/>
              <w:snapToGrid/>
              <w:spacing w:line="240" w:lineRule="auto"/>
              <w:ind w:rightChars="50" w:right="120" w:firstLineChars="0" w:firstLine="0"/>
              <w:rPr>
                <w:sz w:val="21"/>
                <w:szCs w:val="20"/>
              </w:rPr>
            </w:pPr>
            <w:r>
              <w:rPr>
                <w:rStyle w:val="ne-text"/>
              </w:rPr>
              <w:t>Base</w:t>
            </w:r>
          </w:p>
        </w:tc>
        <w:tc>
          <w:tcPr>
            <w:tcW w:w="1984" w:type="dxa"/>
            <w:vAlign w:val="center"/>
          </w:tcPr>
          <w:p w14:paraId="07EB8FD8" w14:textId="10802F64" w:rsidR="00505C0F" w:rsidRPr="00C45582" w:rsidRDefault="00505C0F" w:rsidP="00505C0F">
            <w:pPr>
              <w:pStyle w:val="altz"/>
              <w:wordWrap/>
              <w:snapToGrid/>
              <w:spacing w:line="240" w:lineRule="auto"/>
              <w:ind w:rightChars="50" w:right="120" w:firstLineChars="0" w:firstLine="0"/>
              <w:rPr>
                <w:sz w:val="21"/>
                <w:szCs w:val="20"/>
              </w:rPr>
            </w:pPr>
            <w:r>
              <w:rPr>
                <w:rStyle w:val="ne-text"/>
              </w:rPr>
              <w:t>0.1462</w:t>
            </w:r>
          </w:p>
        </w:tc>
        <w:tc>
          <w:tcPr>
            <w:tcW w:w="1985" w:type="dxa"/>
            <w:vAlign w:val="center"/>
          </w:tcPr>
          <w:p w14:paraId="72FA1234" w14:textId="20A6C368" w:rsidR="00505C0F" w:rsidRPr="00C45582" w:rsidRDefault="00505C0F" w:rsidP="00505C0F">
            <w:pPr>
              <w:pStyle w:val="altz"/>
              <w:wordWrap/>
              <w:snapToGrid/>
              <w:spacing w:line="240" w:lineRule="auto"/>
              <w:ind w:rightChars="50" w:right="120" w:firstLineChars="0" w:firstLine="0"/>
              <w:rPr>
                <w:sz w:val="21"/>
                <w:szCs w:val="20"/>
              </w:rPr>
            </w:pPr>
            <w:r>
              <w:rPr>
                <w:rStyle w:val="ne-text"/>
              </w:rPr>
              <w:t>0.0526</w:t>
            </w:r>
          </w:p>
        </w:tc>
        <w:tc>
          <w:tcPr>
            <w:tcW w:w="1842" w:type="dxa"/>
            <w:vAlign w:val="center"/>
          </w:tcPr>
          <w:p w14:paraId="7E9952B1" w14:textId="38A32979" w:rsidR="00505C0F" w:rsidRPr="00C45582" w:rsidRDefault="00505C0F" w:rsidP="00505C0F">
            <w:pPr>
              <w:pStyle w:val="altz"/>
              <w:wordWrap/>
              <w:snapToGrid/>
              <w:spacing w:line="240" w:lineRule="auto"/>
              <w:ind w:rightChars="50" w:right="120" w:firstLineChars="0" w:firstLine="0"/>
              <w:rPr>
                <w:sz w:val="21"/>
                <w:szCs w:val="20"/>
              </w:rPr>
            </w:pPr>
            <w:r>
              <w:rPr>
                <w:rStyle w:val="ne-text"/>
              </w:rPr>
              <w:t>0.1389</w:t>
            </w:r>
          </w:p>
        </w:tc>
      </w:tr>
      <w:tr w:rsidR="00505C0F" w:rsidRPr="00C45582" w14:paraId="763ABA8A" w14:textId="77777777" w:rsidTr="00505C0F">
        <w:trPr>
          <w:trHeight w:val="317"/>
        </w:trPr>
        <w:tc>
          <w:tcPr>
            <w:tcW w:w="1701" w:type="dxa"/>
            <w:vAlign w:val="center"/>
          </w:tcPr>
          <w:p w14:paraId="05FE607B" w14:textId="61793F62" w:rsidR="00505C0F" w:rsidRPr="00C45582" w:rsidRDefault="00505C0F" w:rsidP="00505C0F">
            <w:pPr>
              <w:pStyle w:val="altz"/>
              <w:wordWrap/>
              <w:snapToGrid/>
              <w:spacing w:line="240" w:lineRule="auto"/>
              <w:ind w:rightChars="50" w:right="120" w:firstLineChars="0" w:firstLine="0"/>
              <w:rPr>
                <w:sz w:val="21"/>
                <w:szCs w:val="20"/>
              </w:rPr>
            </w:pPr>
          </w:p>
        </w:tc>
        <w:tc>
          <w:tcPr>
            <w:tcW w:w="1560" w:type="dxa"/>
            <w:vAlign w:val="center"/>
          </w:tcPr>
          <w:p w14:paraId="0AC81040" w14:textId="13CC7B40" w:rsidR="00505C0F" w:rsidRPr="00C45582" w:rsidRDefault="00505C0F" w:rsidP="00505C0F">
            <w:pPr>
              <w:pStyle w:val="altz"/>
              <w:wordWrap/>
              <w:snapToGrid/>
              <w:spacing w:line="240" w:lineRule="auto"/>
              <w:ind w:rightChars="50" w:right="120" w:firstLineChars="0" w:firstLine="0"/>
              <w:rPr>
                <w:sz w:val="21"/>
                <w:szCs w:val="20"/>
              </w:rPr>
            </w:pPr>
            <w:r>
              <w:rPr>
                <w:rStyle w:val="ne-text"/>
              </w:rPr>
              <w:t>Finetuned</w:t>
            </w:r>
          </w:p>
        </w:tc>
        <w:tc>
          <w:tcPr>
            <w:tcW w:w="1984" w:type="dxa"/>
            <w:vAlign w:val="center"/>
          </w:tcPr>
          <w:p w14:paraId="38241841" w14:textId="26A0F5D5" w:rsidR="00505C0F" w:rsidRPr="00C45582" w:rsidRDefault="00505C0F" w:rsidP="00505C0F">
            <w:pPr>
              <w:pStyle w:val="altz"/>
              <w:wordWrap/>
              <w:snapToGrid/>
              <w:spacing w:line="240" w:lineRule="auto"/>
              <w:ind w:rightChars="50" w:right="120" w:firstLineChars="0" w:firstLine="0"/>
              <w:rPr>
                <w:sz w:val="21"/>
                <w:szCs w:val="20"/>
              </w:rPr>
            </w:pPr>
            <w:r>
              <w:rPr>
                <w:rStyle w:val="ne-text"/>
              </w:rPr>
              <w:t>0.2274</w:t>
            </w:r>
          </w:p>
        </w:tc>
        <w:tc>
          <w:tcPr>
            <w:tcW w:w="1985" w:type="dxa"/>
            <w:vAlign w:val="center"/>
          </w:tcPr>
          <w:p w14:paraId="5BC34782" w14:textId="0803ACF9" w:rsidR="00505C0F" w:rsidRPr="00C45582" w:rsidRDefault="00505C0F" w:rsidP="00505C0F">
            <w:pPr>
              <w:pStyle w:val="altz"/>
              <w:wordWrap/>
              <w:snapToGrid/>
              <w:spacing w:line="240" w:lineRule="auto"/>
              <w:ind w:rightChars="50" w:right="120" w:firstLineChars="0" w:firstLine="0"/>
              <w:rPr>
                <w:sz w:val="21"/>
                <w:szCs w:val="20"/>
              </w:rPr>
            </w:pPr>
            <w:r>
              <w:rPr>
                <w:rStyle w:val="ne-text"/>
              </w:rPr>
              <w:t>0.0985</w:t>
            </w:r>
          </w:p>
        </w:tc>
        <w:tc>
          <w:tcPr>
            <w:tcW w:w="1842" w:type="dxa"/>
            <w:vAlign w:val="center"/>
          </w:tcPr>
          <w:p w14:paraId="6D9B3485" w14:textId="100F6F9A" w:rsidR="00505C0F" w:rsidRPr="00C45582" w:rsidRDefault="00505C0F" w:rsidP="00505C0F">
            <w:pPr>
              <w:pStyle w:val="altz"/>
              <w:wordWrap/>
              <w:snapToGrid/>
              <w:spacing w:line="240" w:lineRule="auto"/>
              <w:ind w:rightChars="50" w:right="120" w:firstLineChars="0" w:firstLine="0"/>
              <w:rPr>
                <w:sz w:val="21"/>
                <w:szCs w:val="20"/>
              </w:rPr>
            </w:pPr>
            <w:r>
              <w:rPr>
                <w:rStyle w:val="ne-text"/>
              </w:rPr>
              <w:t>0.2224</w:t>
            </w:r>
          </w:p>
        </w:tc>
      </w:tr>
      <w:tr w:rsidR="00505C0F" w:rsidRPr="00C45582" w14:paraId="065521C4" w14:textId="77777777" w:rsidTr="00505C0F">
        <w:trPr>
          <w:trHeight w:val="317"/>
        </w:trPr>
        <w:tc>
          <w:tcPr>
            <w:tcW w:w="1701" w:type="dxa"/>
            <w:vAlign w:val="center"/>
          </w:tcPr>
          <w:p w14:paraId="33952F99" w14:textId="3B3921B1" w:rsidR="00505C0F" w:rsidRPr="00C45582" w:rsidRDefault="00505C0F" w:rsidP="00505C0F">
            <w:pPr>
              <w:pStyle w:val="altz"/>
              <w:wordWrap/>
              <w:snapToGrid/>
              <w:spacing w:line="240" w:lineRule="auto"/>
              <w:ind w:rightChars="50" w:right="120" w:firstLineChars="0" w:firstLine="0"/>
              <w:rPr>
                <w:sz w:val="21"/>
                <w:szCs w:val="20"/>
              </w:rPr>
            </w:pPr>
            <w:r>
              <w:rPr>
                <w:rStyle w:val="ne-text"/>
              </w:rPr>
              <w:t>Qwen3-8B</w:t>
            </w:r>
          </w:p>
        </w:tc>
        <w:tc>
          <w:tcPr>
            <w:tcW w:w="1560" w:type="dxa"/>
            <w:vAlign w:val="center"/>
          </w:tcPr>
          <w:p w14:paraId="7D4FD76C" w14:textId="19CE465D" w:rsidR="00505C0F" w:rsidRPr="00C45582" w:rsidRDefault="00505C0F" w:rsidP="00505C0F">
            <w:pPr>
              <w:pStyle w:val="altz"/>
              <w:wordWrap/>
              <w:snapToGrid/>
              <w:spacing w:line="240" w:lineRule="auto"/>
              <w:ind w:rightChars="50" w:right="120" w:firstLineChars="0" w:firstLine="0"/>
              <w:rPr>
                <w:sz w:val="21"/>
                <w:szCs w:val="20"/>
              </w:rPr>
            </w:pPr>
            <w:r>
              <w:rPr>
                <w:rStyle w:val="ne-text"/>
              </w:rPr>
              <w:t>Base</w:t>
            </w:r>
          </w:p>
        </w:tc>
        <w:tc>
          <w:tcPr>
            <w:tcW w:w="1984" w:type="dxa"/>
            <w:vAlign w:val="center"/>
          </w:tcPr>
          <w:p w14:paraId="7B083813" w14:textId="196E2711" w:rsidR="00505C0F" w:rsidRPr="00C45582" w:rsidRDefault="00505C0F" w:rsidP="00505C0F">
            <w:pPr>
              <w:pStyle w:val="altz"/>
              <w:wordWrap/>
              <w:snapToGrid/>
              <w:spacing w:line="240" w:lineRule="auto"/>
              <w:ind w:rightChars="50" w:right="120" w:firstLineChars="0" w:firstLine="0"/>
              <w:rPr>
                <w:sz w:val="21"/>
                <w:szCs w:val="20"/>
              </w:rPr>
            </w:pPr>
            <w:r>
              <w:rPr>
                <w:rStyle w:val="ne-text"/>
              </w:rPr>
              <w:t>0.1474</w:t>
            </w:r>
          </w:p>
        </w:tc>
        <w:tc>
          <w:tcPr>
            <w:tcW w:w="1985" w:type="dxa"/>
            <w:vAlign w:val="center"/>
          </w:tcPr>
          <w:p w14:paraId="055C3C33" w14:textId="31DD8361" w:rsidR="00505C0F" w:rsidRPr="00C45582" w:rsidRDefault="00505C0F" w:rsidP="00505C0F">
            <w:pPr>
              <w:pStyle w:val="altz"/>
              <w:wordWrap/>
              <w:snapToGrid/>
              <w:spacing w:line="240" w:lineRule="auto"/>
              <w:ind w:rightChars="50" w:right="120" w:firstLineChars="0" w:firstLine="0"/>
              <w:rPr>
                <w:sz w:val="21"/>
                <w:szCs w:val="20"/>
              </w:rPr>
            </w:pPr>
            <w:r>
              <w:rPr>
                <w:rStyle w:val="ne-text"/>
              </w:rPr>
              <w:t>0.0596</w:t>
            </w:r>
          </w:p>
        </w:tc>
        <w:tc>
          <w:tcPr>
            <w:tcW w:w="1842" w:type="dxa"/>
            <w:vAlign w:val="center"/>
          </w:tcPr>
          <w:p w14:paraId="3E7E176A" w14:textId="1A05EFAA" w:rsidR="00505C0F" w:rsidRPr="00C45582" w:rsidRDefault="00505C0F" w:rsidP="00505C0F">
            <w:pPr>
              <w:pStyle w:val="altz"/>
              <w:wordWrap/>
              <w:snapToGrid/>
              <w:spacing w:line="240" w:lineRule="auto"/>
              <w:ind w:rightChars="50" w:right="120" w:firstLineChars="0" w:firstLine="0"/>
              <w:rPr>
                <w:sz w:val="21"/>
                <w:szCs w:val="20"/>
              </w:rPr>
            </w:pPr>
            <w:r>
              <w:rPr>
                <w:rStyle w:val="ne-text"/>
              </w:rPr>
              <w:t>0.1434</w:t>
            </w:r>
          </w:p>
        </w:tc>
      </w:tr>
      <w:tr w:rsidR="00505C0F" w:rsidRPr="00C45582" w14:paraId="11B8485E" w14:textId="33026620" w:rsidTr="00505C0F">
        <w:trPr>
          <w:trHeight w:val="317"/>
        </w:trPr>
        <w:tc>
          <w:tcPr>
            <w:tcW w:w="1701" w:type="dxa"/>
            <w:tcBorders>
              <w:bottom w:val="single" w:sz="4" w:space="0" w:color="auto"/>
            </w:tcBorders>
            <w:vAlign w:val="center"/>
            <w:hideMark/>
          </w:tcPr>
          <w:p w14:paraId="51D8CEF5" w14:textId="0381877E" w:rsidR="00505C0F" w:rsidRPr="00C45582" w:rsidRDefault="00505C0F" w:rsidP="00505C0F">
            <w:pPr>
              <w:pStyle w:val="altz"/>
              <w:wordWrap/>
              <w:snapToGrid/>
              <w:spacing w:line="240" w:lineRule="auto"/>
              <w:ind w:rightChars="50" w:right="120" w:firstLineChars="0" w:firstLine="0"/>
              <w:rPr>
                <w:sz w:val="21"/>
                <w:szCs w:val="20"/>
              </w:rPr>
            </w:pPr>
          </w:p>
        </w:tc>
        <w:tc>
          <w:tcPr>
            <w:tcW w:w="1560" w:type="dxa"/>
            <w:tcBorders>
              <w:bottom w:val="single" w:sz="4" w:space="0" w:color="auto"/>
            </w:tcBorders>
            <w:vAlign w:val="center"/>
            <w:hideMark/>
          </w:tcPr>
          <w:p w14:paraId="05886ABE" w14:textId="5A04547A" w:rsidR="00505C0F" w:rsidRPr="00C45582" w:rsidRDefault="00505C0F" w:rsidP="00505C0F">
            <w:pPr>
              <w:pStyle w:val="altz"/>
              <w:wordWrap/>
              <w:snapToGrid/>
              <w:spacing w:line="240" w:lineRule="auto"/>
              <w:ind w:rightChars="50" w:right="120" w:firstLineChars="0" w:firstLine="0"/>
              <w:rPr>
                <w:sz w:val="21"/>
                <w:szCs w:val="20"/>
              </w:rPr>
            </w:pPr>
            <w:r>
              <w:rPr>
                <w:rStyle w:val="ne-text"/>
              </w:rPr>
              <w:t>Finetuned</w:t>
            </w:r>
          </w:p>
        </w:tc>
        <w:tc>
          <w:tcPr>
            <w:tcW w:w="1984" w:type="dxa"/>
            <w:tcBorders>
              <w:bottom w:val="single" w:sz="4" w:space="0" w:color="auto"/>
            </w:tcBorders>
            <w:vAlign w:val="center"/>
            <w:hideMark/>
          </w:tcPr>
          <w:p w14:paraId="5D73B76A" w14:textId="2050FF23" w:rsidR="00505C0F" w:rsidRPr="00C45582" w:rsidRDefault="00505C0F" w:rsidP="00505C0F">
            <w:pPr>
              <w:pStyle w:val="altz"/>
              <w:wordWrap/>
              <w:snapToGrid/>
              <w:spacing w:line="240" w:lineRule="auto"/>
              <w:ind w:rightChars="50" w:right="120" w:firstLineChars="0" w:firstLine="0"/>
              <w:rPr>
                <w:sz w:val="21"/>
                <w:szCs w:val="20"/>
              </w:rPr>
            </w:pPr>
            <w:r>
              <w:rPr>
                <w:rStyle w:val="ne-text"/>
              </w:rPr>
              <w:t>0.2169</w:t>
            </w:r>
          </w:p>
        </w:tc>
        <w:tc>
          <w:tcPr>
            <w:tcW w:w="1985" w:type="dxa"/>
            <w:tcBorders>
              <w:bottom w:val="single" w:sz="4" w:space="0" w:color="auto"/>
            </w:tcBorders>
            <w:vAlign w:val="center"/>
            <w:hideMark/>
          </w:tcPr>
          <w:p w14:paraId="3B5046C8" w14:textId="0A1DAAEC" w:rsidR="00505C0F" w:rsidRPr="00C45582" w:rsidRDefault="00505C0F" w:rsidP="00505C0F">
            <w:pPr>
              <w:pStyle w:val="altz"/>
              <w:keepNext/>
              <w:wordWrap/>
              <w:snapToGrid/>
              <w:spacing w:line="240" w:lineRule="auto"/>
              <w:ind w:rightChars="50" w:right="120" w:firstLineChars="0" w:firstLine="0"/>
              <w:rPr>
                <w:sz w:val="21"/>
                <w:szCs w:val="20"/>
              </w:rPr>
            </w:pPr>
            <w:r>
              <w:rPr>
                <w:rStyle w:val="ne-text"/>
              </w:rPr>
              <w:t>0.1025</w:t>
            </w:r>
          </w:p>
        </w:tc>
        <w:tc>
          <w:tcPr>
            <w:tcW w:w="1842" w:type="dxa"/>
            <w:tcBorders>
              <w:bottom w:val="single" w:sz="4" w:space="0" w:color="auto"/>
            </w:tcBorders>
            <w:vAlign w:val="center"/>
          </w:tcPr>
          <w:p w14:paraId="7E14AC91" w14:textId="2F32CAAB" w:rsidR="00505C0F" w:rsidRPr="00C45582" w:rsidRDefault="00505C0F" w:rsidP="00505C0F">
            <w:pPr>
              <w:pStyle w:val="altz"/>
              <w:keepNext/>
              <w:wordWrap/>
              <w:snapToGrid/>
              <w:spacing w:line="240" w:lineRule="auto"/>
              <w:ind w:rightChars="50" w:right="120" w:firstLineChars="0" w:firstLine="0"/>
              <w:rPr>
                <w:sz w:val="21"/>
                <w:szCs w:val="20"/>
              </w:rPr>
            </w:pPr>
            <w:r>
              <w:rPr>
                <w:rStyle w:val="ne-text"/>
              </w:rPr>
              <w:t>0.2099</w:t>
            </w:r>
          </w:p>
        </w:tc>
      </w:tr>
    </w:tbl>
    <w:p w14:paraId="10ACE2D5" w14:textId="77777777" w:rsidR="006658AE" w:rsidRDefault="006658AE" w:rsidP="00E57BEC">
      <w:pPr>
        <w:pStyle w:val="altz"/>
        <w:ind w:firstLine="480"/>
      </w:pPr>
    </w:p>
    <w:p w14:paraId="7490A2A8" w14:textId="77777777" w:rsidR="006658AE" w:rsidRDefault="006658AE" w:rsidP="00E57BEC">
      <w:pPr>
        <w:pStyle w:val="altz"/>
        <w:ind w:firstLine="480"/>
      </w:pPr>
    </w:p>
    <w:p w14:paraId="1DAE1FC8" w14:textId="279B3FFB" w:rsidR="00E57BEC" w:rsidRDefault="006658AE" w:rsidP="00E57BEC">
      <w:pPr>
        <w:pStyle w:val="altz"/>
        <w:ind w:firstLine="480"/>
      </w:pPr>
      <w:r>
        <w:rPr>
          <w:noProof/>
        </w:rPr>
        <mc:AlternateContent>
          <mc:Choice Requires="wps">
            <w:drawing>
              <wp:anchor distT="0" distB="0" distL="114300" distR="114300" simplePos="0" relativeHeight="251675648" behindDoc="0" locked="0" layoutInCell="1" allowOverlap="1" wp14:anchorId="523A1CBE" wp14:editId="05E7C5C8">
                <wp:simplePos x="0" y="0"/>
                <wp:positionH relativeFrom="column">
                  <wp:posOffset>-66040</wp:posOffset>
                </wp:positionH>
                <wp:positionV relativeFrom="paragraph">
                  <wp:posOffset>3324860</wp:posOffset>
                </wp:positionV>
                <wp:extent cx="5923280" cy="635"/>
                <wp:effectExtent l="0" t="0" r="1270" b="0"/>
                <wp:wrapTopAndBottom/>
                <wp:docPr id="525239015" name="文本框 1"/>
                <wp:cNvGraphicFramePr/>
                <a:graphic xmlns:a="http://schemas.openxmlformats.org/drawingml/2006/main">
                  <a:graphicData uri="http://schemas.microsoft.com/office/word/2010/wordprocessingShape">
                    <wps:wsp>
                      <wps:cNvSpPr txBox="1"/>
                      <wps:spPr>
                        <a:xfrm>
                          <a:off x="0" y="0"/>
                          <a:ext cx="5923280" cy="635"/>
                        </a:xfrm>
                        <a:prstGeom prst="rect">
                          <a:avLst/>
                        </a:prstGeom>
                        <a:solidFill>
                          <a:prstClr val="white"/>
                        </a:solidFill>
                        <a:ln>
                          <a:noFill/>
                        </a:ln>
                      </wps:spPr>
                      <wps:txbx>
                        <w:txbxContent>
                          <w:p w14:paraId="21888CDC" w14:textId="50D72034" w:rsidR="006658AE" w:rsidRPr="006658AE" w:rsidRDefault="006658AE" w:rsidP="006658AE">
                            <w:pPr>
                              <w:pStyle w:val="aff8"/>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 &lt; 0.05, **: p&lt; 0.01, ***: p&lt; 0.001</w:t>
                            </w:r>
                            <w:r w:rsidRPr="006658AE">
                              <w:rPr>
                                <w:sz w:val="18"/>
                                <w:szCs w:val="18"/>
                              </w:rPr>
                              <w:t>；</w:t>
                            </w:r>
                            <w:r w:rsidRPr="006658AE">
                              <w:rPr>
                                <w:sz w:val="18"/>
                                <w:szCs w:val="18"/>
                              </w:rPr>
                              <w:t>ns</w:t>
                            </w:r>
                            <w:r w:rsidRPr="006658AE">
                              <w:rPr>
                                <w:sz w:val="18"/>
                                <w:szCs w:val="18"/>
                              </w:rPr>
                              <w:t>：不显著）</w:t>
                            </w:r>
                          </w:p>
                          <w:p w14:paraId="3A9F1247" w14:textId="62AC4821" w:rsidR="006658AE" w:rsidRPr="005C3CA0" w:rsidRDefault="006658AE" w:rsidP="006658AE">
                            <w:pPr>
                              <w:pStyle w:val="aff8"/>
                              <w:spacing w:before="163" w:after="326"/>
                              <w:rPr>
                                <w:noProof/>
                                <w:sz w:val="24"/>
                                <w:szCs w:val="22"/>
                              </w:rPr>
                            </w:pPr>
                            <w:bookmarkStart w:id="169" w:name="_Ref227871795"/>
                            <w:bookmarkStart w:id="170" w:name="_Toc227955941"/>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1</w:t>
                            </w:r>
                            <w:r w:rsidR="00E0091A">
                              <w:fldChar w:fldCharType="end"/>
                            </w:r>
                            <w:bookmarkEnd w:id="169"/>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3A1CBE" id="_x0000_s1029" type="#_x0000_t202" style="position:absolute;left:0;text-align:left;margin-left:-5.2pt;margin-top:261.8pt;width:466.4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omGgIAAD8EAAAOAAAAZHJzL2Uyb0RvYy54bWysU01v2zAMvQ/YfxB0X5wPtO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" stroked="f">
                <v:textbox style="mso-fit-shape-to-text:t" inset="0,0,0,0">
                  <w:txbxContent>
                    <w:p w14:paraId="21888CDC" w14:textId="50D72034" w:rsidR="006658AE" w:rsidRPr="006658AE" w:rsidRDefault="006658AE" w:rsidP="006658AE">
                      <w:pPr>
                        <w:pStyle w:val="aff8"/>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 &lt; 0.05, **: p&lt; 0.01, ***: p&lt; 0.001</w:t>
                      </w:r>
                      <w:r w:rsidRPr="006658AE">
                        <w:rPr>
                          <w:sz w:val="18"/>
                          <w:szCs w:val="18"/>
                        </w:rPr>
                        <w:t>；</w:t>
                      </w:r>
                      <w:r w:rsidRPr="006658AE">
                        <w:rPr>
                          <w:sz w:val="18"/>
                          <w:szCs w:val="18"/>
                        </w:rPr>
                        <w:t>ns</w:t>
                      </w:r>
                      <w:r w:rsidRPr="006658AE">
                        <w:rPr>
                          <w:sz w:val="18"/>
                          <w:szCs w:val="18"/>
                        </w:rPr>
                        <w:t>：不显著）</w:t>
                      </w:r>
                    </w:p>
                    <w:p w14:paraId="3A9F1247" w14:textId="62AC4821" w:rsidR="006658AE" w:rsidRPr="005C3CA0" w:rsidRDefault="006658AE" w:rsidP="006658AE">
                      <w:pPr>
                        <w:pStyle w:val="aff8"/>
                        <w:spacing w:before="163" w:after="326"/>
                        <w:rPr>
                          <w:noProof/>
                          <w:sz w:val="24"/>
                          <w:szCs w:val="22"/>
                        </w:rPr>
                      </w:pPr>
                      <w:bookmarkStart w:id="171" w:name="_Ref227871795"/>
                      <w:bookmarkStart w:id="172" w:name="_Toc227955941"/>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1</w:t>
                      </w:r>
                      <w:r w:rsidR="00E0091A">
                        <w:fldChar w:fldCharType="end"/>
                      </w:r>
                      <w:bookmarkEnd w:id="171"/>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172"/>
                    </w:p>
                  </w:txbxContent>
                </v:textbox>
                <w10:wrap type="topAndBottom"/>
              </v:shape>
            </w:pict>
          </mc:Fallback>
        </mc:AlternateContent>
      </w:r>
      <w:r>
        <w:rPr>
          <w:noProof/>
        </w:rPr>
        <w:drawing>
          <wp:anchor distT="0" distB="0" distL="114300" distR="114300" simplePos="0" relativeHeight="251673600" behindDoc="0" locked="0" layoutInCell="1" allowOverlap="1" wp14:anchorId="02691015" wp14:editId="161EBA36">
            <wp:simplePos x="0" y="0"/>
            <wp:positionH relativeFrom="column">
              <wp:posOffset>-3037</wp:posOffset>
            </wp:positionH>
            <wp:positionV relativeFrom="paragraph">
              <wp:posOffset>442</wp:posOffset>
            </wp:positionV>
            <wp:extent cx="5748655" cy="3267710"/>
            <wp:effectExtent l="0" t="0" r="4445" b="8890"/>
            <wp:wrapTopAndBottom/>
            <wp:docPr id="13310421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4862"/>
                    <a:stretch>
                      <a:fillRect/>
                    </a:stretch>
                  </pic:blipFill>
                  <pic:spPr bwMode="auto">
                    <a:xfrm>
                      <a:off x="0" y="0"/>
                      <a:ext cx="5748655" cy="3267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5C0F" w:rsidRPr="00505C0F">
        <w:rPr>
          <w:rFonts w:hint="eastAsia"/>
        </w:rPr>
        <w:t>然而，</w:t>
      </w:r>
      <w:r w:rsidR="00505C0F" w:rsidRPr="00505C0F">
        <w:rPr>
          <w:rFonts w:hint="eastAsia"/>
        </w:rPr>
        <w:t>ROUGE</w:t>
      </w:r>
      <w:r w:rsidR="00505C0F" w:rsidRPr="00505C0F">
        <w:rPr>
          <w:rFonts w:hint="eastAsia"/>
        </w:rPr>
        <w:t>指标的本质是衡量文本表面的词汇重叠，而非深层语义的一致性或医学信息的准确性。在本研究中，由于金标准答案经过人工精心修订，具有高度的专业性与规范性，而模型生成答案即便内容正确，也可能采用完全不同的表达方式（如使用不同的同义词、调整句子顺序或增加解释性内容），这会导致</w:t>
      </w:r>
      <w:r w:rsidR="00505C0F" w:rsidRPr="00505C0F">
        <w:rPr>
          <w:rFonts w:hint="eastAsia"/>
        </w:rPr>
        <w:t>ROUGE</w:t>
      </w:r>
      <w:r w:rsidR="00505C0F" w:rsidRPr="00505C0F">
        <w:rPr>
          <w:rFonts w:hint="eastAsia"/>
        </w:rPr>
        <w:t>分数偏低，但并不意味着答案质量差。因此，</w:t>
      </w:r>
      <w:r w:rsidR="00505C0F" w:rsidRPr="00505C0F">
        <w:rPr>
          <w:rFonts w:hint="eastAsia"/>
        </w:rPr>
        <w:t>ROUGE</w:t>
      </w:r>
      <w:r w:rsidR="00505C0F" w:rsidRPr="00505C0F">
        <w:rPr>
          <w:rFonts w:hint="eastAsia"/>
        </w:rPr>
        <w:t>结果仅作为辅助参考指标，不能单独用于评判模型在医学问答任务上的实际表现，后续仍需结合多维度的</w:t>
      </w:r>
      <w:r w:rsidR="00505C0F" w:rsidRPr="00505C0F">
        <w:rPr>
          <w:rFonts w:hint="eastAsia"/>
        </w:rPr>
        <w:t>AI</w:t>
      </w:r>
      <w:r w:rsidR="00505C0F" w:rsidRPr="00505C0F">
        <w:rPr>
          <w:rFonts w:hint="eastAsia"/>
        </w:rPr>
        <w:t>质量打分进行综合判断。</w:t>
      </w:r>
    </w:p>
    <w:p w14:paraId="3ABE87CD" w14:textId="1C710F8F" w:rsidR="00F54B80" w:rsidRDefault="00000000" w:rsidP="00431204">
      <w:pPr>
        <w:pStyle w:val="3"/>
        <w:spacing w:before="163" w:after="163"/>
        <w:rPr>
          <w:rFonts w:hint="eastAsia"/>
        </w:rPr>
      </w:pPr>
      <w:bookmarkStart w:id="173" w:name="_Toc227951633"/>
      <w:r>
        <w:rPr>
          <w:rFonts w:hint="eastAsia"/>
        </w:rPr>
        <w:t>AI</w:t>
      </w:r>
      <w:r>
        <w:rPr>
          <w:rFonts w:hint="eastAsia"/>
        </w:rPr>
        <w:t>打分结果</w:t>
      </w:r>
      <w:bookmarkEnd w:id="173"/>
    </w:p>
    <w:p w14:paraId="50E90B31" w14:textId="6862F53D" w:rsidR="003B344C" w:rsidRDefault="003B344C" w:rsidP="003B344C">
      <w:pPr>
        <w:pStyle w:val="altz"/>
        <w:ind w:firstLine="480"/>
      </w:pPr>
      <w:r w:rsidRPr="003B344C">
        <w:rPr>
          <w:rFonts w:hint="eastAsia"/>
        </w:rPr>
        <w:t>为深入评估模型答案在医学专业性、教育价值与表达质量等方面的真实水平，本研究采用</w:t>
      </w:r>
      <w:r w:rsidRPr="003B344C">
        <w:rPr>
          <w:rFonts w:hint="eastAsia"/>
        </w:rPr>
        <w:t>DeepSeek-V3.2</w:t>
      </w:r>
      <w:r w:rsidRPr="003B344C">
        <w:rPr>
          <w:rFonts w:hint="eastAsia"/>
        </w:rPr>
        <w:t>作为自动化裁判，依据六维度</w:t>
      </w:r>
      <w:r w:rsidRPr="003B344C">
        <w:rPr>
          <w:rFonts w:hint="eastAsia"/>
        </w:rPr>
        <w:t>3</w:t>
      </w:r>
      <w:r w:rsidRPr="003B344C">
        <w:rPr>
          <w:rFonts w:hint="eastAsia"/>
        </w:rPr>
        <w:t>分制</w:t>
      </w:r>
      <w:r w:rsidRPr="003B344C">
        <w:rPr>
          <w:rFonts w:hint="eastAsia"/>
        </w:rPr>
        <w:t>Likert</w:t>
      </w:r>
      <w:r w:rsidRPr="003B344C">
        <w:rPr>
          <w:rFonts w:hint="eastAsia"/>
        </w:rPr>
        <w:t>量表对测试集上各模型生成的答案进行独立打分。该量表涵盖指导性、准确性、完整性、安全性、易于理解与仅提供必要信息六个核心维度，每个维度</w:t>
      </w:r>
      <w:r w:rsidRPr="003B344C">
        <w:rPr>
          <w:rFonts w:hint="eastAsia"/>
        </w:rPr>
        <w:t>1</w:t>
      </w:r>
      <w:r w:rsidRPr="003B344C">
        <w:rPr>
          <w:rFonts w:hint="eastAsia"/>
        </w:rPr>
        <w:t>–</w:t>
      </w:r>
      <w:r w:rsidRPr="003B344C">
        <w:rPr>
          <w:rFonts w:hint="eastAsia"/>
        </w:rPr>
        <w:t>3</w:t>
      </w:r>
      <w:r w:rsidRPr="003B344C">
        <w:rPr>
          <w:rFonts w:hint="eastAsia"/>
        </w:rPr>
        <w:t>分，总分范围为</w:t>
      </w:r>
      <w:r w:rsidRPr="003B344C">
        <w:rPr>
          <w:rFonts w:hint="eastAsia"/>
        </w:rPr>
        <w:t>6</w:t>
      </w:r>
      <w:r w:rsidRPr="003B344C">
        <w:rPr>
          <w:rFonts w:hint="eastAsia"/>
        </w:rPr>
        <w:t>–</w:t>
      </w:r>
      <w:r w:rsidRPr="003B344C">
        <w:rPr>
          <w:rFonts w:hint="eastAsia"/>
        </w:rPr>
        <w:t>18</w:t>
      </w:r>
      <w:r w:rsidRPr="003B344C">
        <w:rPr>
          <w:rFonts w:hint="eastAsia"/>
        </w:rPr>
        <w:t>分。</w:t>
      </w:r>
      <w:r w:rsidR="00F703D5">
        <w:rPr>
          <w:highlight w:val="yellow"/>
        </w:rPr>
        <w:fldChar w:fldCharType="begin"/>
      </w:r>
      <w:r w:rsidR="00F703D5">
        <w:instrText xml:space="preserve"> </w:instrText>
      </w:r>
      <w:r w:rsidR="00F703D5">
        <w:rPr>
          <w:rFonts w:hint="eastAsia"/>
        </w:rPr>
        <w:instrText>REF _Ref227871348 \h</w:instrText>
      </w:r>
      <w:r w:rsidR="00F703D5">
        <w:instrText xml:space="preserve"> </w:instrText>
      </w:r>
      <w:r w:rsidR="00F703D5">
        <w:rPr>
          <w:highlight w:val="yellow"/>
        </w:rPr>
      </w:r>
      <w:r w:rsidR="00F703D5">
        <w:rPr>
          <w:highlight w:val="yellow"/>
        </w:rPr>
        <w:fldChar w:fldCharType="separate"/>
      </w:r>
      <w:r w:rsidR="00F703D5" w:rsidRPr="00F703D5">
        <w:rPr>
          <w:rFonts w:hint="eastAsia"/>
        </w:rPr>
        <w:t>表</w:t>
      </w:r>
      <w:r w:rsidR="00F703D5" w:rsidRPr="00F703D5">
        <w:rPr>
          <w:rFonts w:hint="eastAsia"/>
        </w:rPr>
        <w:t xml:space="preserve"> </w:t>
      </w:r>
      <w:r w:rsidR="00F703D5" w:rsidRPr="00F703D5">
        <w:rPr>
          <w:rFonts w:hint="eastAsia"/>
          <w:noProof/>
        </w:rPr>
        <w:t>6</w:t>
      </w:r>
      <w:r w:rsidR="00F703D5" w:rsidRPr="00F703D5">
        <w:rPr>
          <w:rFonts w:hint="eastAsia"/>
        </w:rPr>
        <w:noBreakHyphen/>
      </w:r>
      <w:r w:rsidR="00F703D5" w:rsidRPr="00F703D5">
        <w:rPr>
          <w:rFonts w:hint="eastAsia"/>
          <w:noProof/>
        </w:rPr>
        <w:t>8</w:t>
      </w:r>
      <w:r w:rsidR="00F703D5">
        <w:rPr>
          <w:highlight w:val="yellow"/>
        </w:rPr>
        <w:fldChar w:fldCharType="end"/>
      </w:r>
      <w:r w:rsidRPr="003B344C">
        <w:rPr>
          <w:rFonts w:hint="eastAsia"/>
        </w:rPr>
        <w:t>展示了各模型在六个维度上的平均得分及综合均分。</w:t>
      </w:r>
    </w:p>
    <w:p w14:paraId="4F230CE6" w14:textId="5ECBC6DA" w:rsidR="00F703D5" w:rsidRPr="00F703D5" w:rsidRDefault="00F703D5" w:rsidP="00F703D5">
      <w:pPr>
        <w:pStyle w:val="aff6"/>
        <w:spacing w:before="326" w:after="163"/>
      </w:pPr>
      <w:bookmarkStart w:id="174" w:name="_Ref227871348"/>
      <w:bookmarkStart w:id="175" w:name="_Toc227956053"/>
      <w:r w:rsidRPr="00F703D5">
        <w:rPr>
          <w:rFonts w:hint="eastAsia"/>
        </w:rPr>
        <w:lastRenderedPageBreak/>
        <w:t>表</w:t>
      </w:r>
      <w:r w:rsidRPr="00F703D5">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8</w:t>
      </w:r>
      <w:r w:rsidR="007B10FA">
        <w:fldChar w:fldCharType="end"/>
      </w:r>
      <w:bookmarkEnd w:id="174"/>
      <w:r w:rsidRPr="00F703D5">
        <w:rPr>
          <w:rFonts w:hint="eastAsia"/>
        </w:rPr>
        <w:t xml:space="preserve"> </w:t>
      </w:r>
      <w:r w:rsidRPr="00F703D5">
        <w:rPr>
          <w:rFonts w:asciiTheme="majorHAnsi" w:eastAsia="黑体" w:hAnsiTheme="majorHAnsi"/>
          <w:sz w:val="20"/>
          <w:szCs w:val="20"/>
        </w:rPr>
        <w:t>各模型六维度</w:t>
      </w:r>
      <w:r w:rsidRPr="00F703D5">
        <w:rPr>
          <w:rFonts w:eastAsia="黑体" w:cs="Times New Roman"/>
          <w:sz w:val="20"/>
          <w:szCs w:val="20"/>
        </w:rPr>
        <w:t>AI</w:t>
      </w:r>
      <w:r w:rsidRPr="00F703D5">
        <w:rPr>
          <w:rFonts w:asciiTheme="majorHAnsi" w:eastAsia="黑体" w:hAnsiTheme="majorHAnsi"/>
          <w:sz w:val="20"/>
          <w:szCs w:val="20"/>
        </w:rPr>
        <w:t>打分结果</w:t>
      </w:r>
      <w:bookmarkEnd w:id="175"/>
    </w:p>
    <w:tbl>
      <w:tblPr>
        <w:tblW w:w="9072" w:type="dxa"/>
        <w:tblCellMar>
          <w:top w:w="15" w:type="dxa"/>
          <w:left w:w="15" w:type="dxa"/>
          <w:bottom w:w="15" w:type="dxa"/>
          <w:right w:w="15" w:type="dxa"/>
        </w:tblCellMar>
        <w:tblLook w:val="04A0" w:firstRow="1" w:lastRow="0" w:firstColumn="1" w:lastColumn="0" w:noHBand="0" w:noVBand="1"/>
      </w:tblPr>
      <w:tblGrid>
        <w:gridCol w:w="1418"/>
        <w:gridCol w:w="992"/>
        <w:gridCol w:w="891"/>
        <w:gridCol w:w="940"/>
        <w:gridCol w:w="862"/>
        <w:gridCol w:w="893"/>
        <w:gridCol w:w="1068"/>
        <w:gridCol w:w="1068"/>
        <w:gridCol w:w="940"/>
      </w:tblGrid>
      <w:tr w:rsidR="0048486B" w:rsidRPr="00CD6985" w14:paraId="176B6870" w14:textId="77777777" w:rsidTr="0048486B">
        <w:trPr>
          <w:trHeight w:val="317"/>
        </w:trPr>
        <w:tc>
          <w:tcPr>
            <w:tcW w:w="1418" w:type="dxa"/>
            <w:tcBorders>
              <w:top w:val="single" w:sz="4" w:space="0" w:color="auto"/>
              <w:bottom w:val="single" w:sz="4" w:space="0" w:color="auto"/>
            </w:tcBorders>
            <w:vAlign w:val="center"/>
            <w:hideMark/>
          </w:tcPr>
          <w:p w14:paraId="6E7D821E"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模型</w:t>
            </w:r>
          </w:p>
        </w:tc>
        <w:tc>
          <w:tcPr>
            <w:tcW w:w="992" w:type="dxa"/>
            <w:tcBorders>
              <w:top w:val="single" w:sz="4" w:space="0" w:color="auto"/>
              <w:bottom w:val="single" w:sz="4" w:space="0" w:color="auto"/>
            </w:tcBorders>
            <w:vAlign w:val="center"/>
            <w:hideMark/>
          </w:tcPr>
          <w:p w14:paraId="5FF5BBB9"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类型</w:t>
            </w:r>
          </w:p>
        </w:tc>
        <w:tc>
          <w:tcPr>
            <w:tcW w:w="891" w:type="dxa"/>
            <w:tcBorders>
              <w:top w:val="single" w:sz="4" w:space="0" w:color="auto"/>
              <w:bottom w:val="single" w:sz="4" w:space="0" w:color="auto"/>
            </w:tcBorders>
            <w:vAlign w:val="center"/>
            <w:hideMark/>
          </w:tcPr>
          <w:p w14:paraId="712F87BD"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指导性</w:t>
            </w:r>
          </w:p>
        </w:tc>
        <w:tc>
          <w:tcPr>
            <w:tcW w:w="940" w:type="dxa"/>
            <w:tcBorders>
              <w:top w:val="single" w:sz="4" w:space="0" w:color="auto"/>
              <w:bottom w:val="single" w:sz="4" w:space="0" w:color="auto"/>
            </w:tcBorders>
            <w:vAlign w:val="center"/>
            <w:hideMark/>
          </w:tcPr>
          <w:p w14:paraId="47774E34"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准确性</w:t>
            </w:r>
          </w:p>
        </w:tc>
        <w:tc>
          <w:tcPr>
            <w:tcW w:w="862" w:type="dxa"/>
            <w:tcBorders>
              <w:top w:val="single" w:sz="4" w:space="0" w:color="auto"/>
              <w:bottom w:val="single" w:sz="4" w:space="0" w:color="auto"/>
            </w:tcBorders>
            <w:vAlign w:val="center"/>
            <w:hideMark/>
          </w:tcPr>
          <w:p w14:paraId="46FFF423"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完整性</w:t>
            </w:r>
          </w:p>
        </w:tc>
        <w:tc>
          <w:tcPr>
            <w:tcW w:w="893" w:type="dxa"/>
            <w:tcBorders>
              <w:top w:val="single" w:sz="4" w:space="0" w:color="auto"/>
              <w:bottom w:val="single" w:sz="4" w:space="0" w:color="auto"/>
            </w:tcBorders>
            <w:vAlign w:val="center"/>
            <w:hideMark/>
          </w:tcPr>
          <w:p w14:paraId="6445B4FC"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安全性</w:t>
            </w:r>
          </w:p>
        </w:tc>
        <w:tc>
          <w:tcPr>
            <w:tcW w:w="1068" w:type="dxa"/>
            <w:tcBorders>
              <w:top w:val="single" w:sz="4" w:space="0" w:color="auto"/>
              <w:bottom w:val="single" w:sz="4" w:space="0" w:color="auto"/>
            </w:tcBorders>
            <w:vAlign w:val="center"/>
            <w:hideMark/>
          </w:tcPr>
          <w:p w14:paraId="613D1251"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易于理解</w:t>
            </w:r>
          </w:p>
        </w:tc>
        <w:tc>
          <w:tcPr>
            <w:tcW w:w="1068" w:type="dxa"/>
            <w:tcBorders>
              <w:top w:val="single" w:sz="4" w:space="0" w:color="auto"/>
              <w:bottom w:val="single" w:sz="4" w:space="0" w:color="auto"/>
            </w:tcBorders>
            <w:vAlign w:val="center"/>
            <w:hideMark/>
          </w:tcPr>
          <w:p w14:paraId="7EF4A768" w14:textId="0B8DC77B" w:rsidR="00CD6985" w:rsidRPr="00CD6985" w:rsidRDefault="00CD6985" w:rsidP="00CD6985">
            <w:pPr>
              <w:pStyle w:val="altz"/>
              <w:wordWrap/>
              <w:snapToGrid/>
              <w:spacing w:line="240" w:lineRule="auto"/>
              <w:ind w:firstLineChars="0" w:firstLine="0"/>
              <w:rPr>
                <w:b/>
                <w:bCs/>
                <w:sz w:val="21"/>
                <w:szCs w:val="21"/>
              </w:rPr>
            </w:pPr>
            <w:r>
              <w:rPr>
                <w:rFonts w:hint="eastAsia"/>
                <w:b/>
                <w:bCs/>
                <w:sz w:val="21"/>
                <w:szCs w:val="21"/>
              </w:rPr>
              <w:t>仅提供</w:t>
            </w:r>
            <w:r>
              <w:rPr>
                <w:b/>
                <w:bCs/>
                <w:sz w:val="21"/>
                <w:szCs w:val="21"/>
              </w:rPr>
              <w:br/>
            </w:r>
            <w:r>
              <w:rPr>
                <w:rFonts w:hint="eastAsia"/>
                <w:b/>
                <w:bCs/>
                <w:sz w:val="21"/>
                <w:szCs w:val="21"/>
              </w:rPr>
              <w:t>必要信息</w:t>
            </w:r>
          </w:p>
        </w:tc>
        <w:tc>
          <w:tcPr>
            <w:tcW w:w="940" w:type="dxa"/>
            <w:tcBorders>
              <w:top w:val="single" w:sz="4" w:space="0" w:color="auto"/>
              <w:bottom w:val="single" w:sz="4" w:space="0" w:color="auto"/>
            </w:tcBorders>
            <w:vAlign w:val="center"/>
            <w:hideMark/>
          </w:tcPr>
          <w:p w14:paraId="0AC735E6"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综合均分</w:t>
            </w:r>
          </w:p>
        </w:tc>
      </w:tr>
      <w:tr w:rsidR="0048486B" w:rsidRPr="00CD6985" w14:paraId="7F9F308F" w14:textId="77777777" w:rsidTr="0048486B">
        <w:trPr>
          <w:trHeight w:val="317"/>
        </w:trPr>
        <w:tc>
          <w:tcPr>
            <w:tcW w:w="1418" w:type="dxa"/>
            <w:tcBorders>
              <w:top w:val="single" w:sz="4" w:space="0" w:color="auto"/>
            </w:tcBorders>
            <w:vAlign w:val="center"/>
            <w:hideMark/>
          </w:tcPr>
          <w:p w14:paraId="0E9246C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Qwen2.5-1.5B</w:t>
            </w:r>
          </w:p>
        </w:tc>
        <w:tc>
          <w:tcPr>
            <w:tcW w:w="992" w:type="dxa"/>
            <w:tcBorders>
              <w:top w:val="single" w:sz="4" w:space="0" w:color="auto"/>
            </w:tcBorders>
            <w:vAlign w:val="center"/>
            <w:hideMark/>
          </w:tcPr>
          <w:p w14:paraId="1CB26C6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tcBorders>
              <w:top w:val="single" w:sz="4" w:space="0" w:color="auto"/>
            </w:tcBorders>
            <w:vAlign w:val="center"/>
            <w:hideMark/>
          </w:tcPr>
          <w:p w14:paraId="03F58E0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2.050</w:t>
            </w:r>
          </w:p>
        </w:tc>
        <w:tc>
          <w:tcPr>
            <w:tcW w:w="940" w:type="dxa"/>
            <w:tcBorders>
              <w:top w:val="single" w:sz="4" w:space="0" w:color="auto"/>
            </w:tcBorders>
            <w:vAlign w:val="center"/>
            <w:hideMark/>
          </w:tcPr>
          <w:p w14:paraId="7E56578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1.794</w:t>
            </w:r>
          </w:p>
        </w:tc>
        <w:tc>
          <w:tcPr>
            <w:tcW w:w="862" w:type="dxa"/>
            <w:tcBorders>
              <w:top w:val="single" w:sz="4" w:space="0" w:color="auto"/>
            </w:tcBorders>
            <w:vAlign w:val="center"/>
            <w:hideMark/>
          </w:tcPr>
          <w:p w14:paraId="51684CE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1.968</w:t>
            </w:r>
          </w:p>
        </w:tc>
        <w:tc>
          <w:tcPr>
            <w:tcW w:w="893" w:type="dxa"/>
            <w:tcBorders>
              <w:top w:val="single" w:sz="4" w:space="0" w:color="auto"/>
            </w:tcBorders>
            <w:vAlign w:val="center"/>
            <w:hideMark/>
          </w:tcPr>
          <w:p w14:paraId="295B0DC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2.199</w:t>
            </w:r>
          </w:p>
        </w:tc>
        <w:tc>
          <w:tcPr>
            <w:tcW w:w="1068" w:type="dxa"/>
            <w:tcBorders>
              <w:top w:val="single" w:sz="4" w:space="0" w:color="auto"/>
            </w:tcBorders>
            <w:vAlign w:val="center"/>
            <w:hideMark/>
          </w:tcPr>
          <w:p w14:paraId="252BD57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2.879</w:t>
            </w:r>
          </w:p>
        </w:tc>
        <w:tc>
          <w:tcPr>
            <w:tcW w:w="1068" w:type="dxa"/>
            <w:tcBorders>
              <w:top w:val="single" w:sz="4" w:space="0" w:color="auto"/>
            </w:tcBorders>
            <w:vAlign w:val="center"/>
            <w:hideMark/>
          </w:tcPr>
          <w:p w14:paraId="1DAA32F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1.758</w:t>
            </w:r>
          </w:p>
        </w:tc>
        <w:tc>
          <w:tcPr>
            <w:tcW w:w="940" w:type="dxa"/>
            <w:tcBorders>
              <w:top w:val="single" w:sz="4" w:space="0" w:color="auto"/>
            </w:tcBorders>
            <w:vAlign w:val="center"/>
            <w:hideMark/>
          </w:tcPr>
          <w:p w14:paraId="25711E2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2.108</w:t>
            </w:r>
          </w:p>
        </w:tc>
      </w:tr>
      <w:tr w:rsidR="0048486B" w:rsidRPr="00CD6985" w14:paraId="3FD0098A" w14:textId="77777777" w:rsidTr="0048486B">
        <w:trPr>
          <w:trHeight w:val="317"/>
        </w:trPr>
        <w:tc>
          <w:tcPr>
            <w:tcW w:w="1418" w:type="dxa"/>
            <w:vAlign w:val="center"/>
            <w:hideMark/>
          </w:tcPr>
          <w:p w14:paraId="1916CF18" w14:textId="3461E0EB"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1B1389F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57A1603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2.426</w:t>
            </w:r>
          </w:p>
        </w:tc>
        <w:tc>
          <w:tcPr>
            <w:tcW w:w="940" w:type="dxa"/>
            <w:vAlign w:val="center"/>
            <w:hideMark/>
          </w:tcPr>
          <w:p w14:paraId="64F4E56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2.348</w:t>
            </w:r>
          </w:p>
        </w:tc>
        <w:tc>
          <w:tcPr>
            <w:tcW w:w="862" w:type="dxa"/>
            <w:vAlign w:val="center"/>
            <w:hideMark/>
          </w:tcPr>
          <w:p w14:paraId="2210E4C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2.372</w:t>
            </w:r>
          </w:p>
        </w:tc>
        <w:tc>
          <w:tcPr>
            <w:tcW w:w="893" w:type="dxa"/>
            <w:vAlign w:val="center"/>
            <w:hideMark/>
          </w:tcPr>
          <w:p w14:paraId="7D2569A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2.577</w:t>
            </w:r>
          </w:p>
        </w:tc>
        <w:tc>
          <w:tcPr>
            <w:tcW w:w="1068" w:type="dxa"/>
            <w:vAlign w:val="center"/>
            <w:hideMark/>
          </w:tcPr>
          <w:p w14:paraId="1F5310D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2.932</w:t>
            </w:r>
          </w:p>
        </w:tc>
        <w:tc>
          <w:tcPr>
            <w:tcW w:w="1068" w:type="dxa"/>
            <w:vAlign w:val="center"/>
            <w:hideMark/>
          </w:tcPr>
          <w:p w14:paraId="50B92A8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2.655</w:t>
            </w:r>
          </w:p>
        </w:tc>
        <w:tc>
          <w:tcPr>
            <w:tcW w:w="940" w:type="dxa"/>
            <w:vAlign w:val="center"/>
            <w:hideMark/>
          </w:tcPr>
          <w:p w14:paraId="6AA10F2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2.552</w:t>
            </w:r>
          </w:p>
        </w:tc>
      </w:tr>
      <w:tr w:rsidR="0048486B" w:rsidRPr="00CD6985" w14:paraId="76399F2B" w14:textId="77777777" w:rsidTr="0048486B">
        <w:trPr>
          <w:trHeight w:val="317"/>
        </w:trPr>
        <w:tc>
          <w:tcPr>
            <w:tcW w:w="1418" w:type="dxa"/>
            <w:vAlign w:val="center"/>
            <w:hideMark/>
          </w:tcPr>
          <w:p w14:paraId="2B0AC4F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Qwen2.5-3B</w:t>
            </w:r>
          </w:p>
        </w:tc>
        <w:tc>
          <w:tcPr>
            <w:tcW w:w="992" w:type="dxa"/>
            <w:vAlign w:val="center"/>
            <w:hideMark/>
          </w:tcPr>
          <w:p w14:paraId="5732ABF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4DFC0F1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2.195</w:t>
            </w:r>
          </w:p>
        </w:tc>
        <w:tc>
          <w:tcPr>
            <w:tcW w:w="940" w:type="dxa"/>
            <w:vAlign w:val="center"/>
            <w:hideMark/>
          </w:tcPr>
          <w:p w14:paraId="59DB3EC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1.979</w:t>
            </w:r>
          </w:p>
        </w:tc>
        <w:tc>
          <w:tcPr>
            <w:tcW w:w="862" w:type="dxa"/>
            <w:vAlign w:val="center"/>
            <w:hideMark/>
          </w:tcPr>
          <w:p w14:paraId="4B03D08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2.050</w:t>
            </w:r>
          </w:p>
        </w:tc>
        <w:tc>
          <w:tcPr>
            <w:tcW w:w="893" w:type="dxa"/>
            <w:vAlign w:val="center"/>
            <w:hideMark/>
          </w:tcPr>
          <w:p w14:paraId="6C629C8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2.422</w:t>
            </w:r>
          </w:p>
        </w:tc>
        <w:tc>
          <w:tcPr>
            <w:tcW w:w="1068" w:type="dxa"/>
            <w:vAlign w:val="center"/>
            <w:hideMark/>
          </w:tcPr>
          <w:p w14:paraId="1E1C0C0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2.982</w:t>
            </w:r>
          </w:p>
        </w:tc>
        <w:tc>
          <w:tcPr>
            <w:tcW w:w="1068" w:type="dxa"/>
            <w:vAlign w:val="center"/>
            <w:hideMark/>
          </w:tcPr>
          <w:p w14:paraId="35068E3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1.943</w:t>
            </w:r>
          </w:p>
        </w:tc>
        <w:tc>
          <w:tcPr>
            <w:tcW w:w="940" w:type="dxa"/>
            <w:vAlign w:val="center"/>
            <w:hideMark/>
          </w:tcPr>
          <w:p w14:paraId="578A786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2.262</w:t>
            </w:r>
          </w:p>
        </w:tc>
      </w:tr>
      <w:tr w:rsidR="0048486B" w:rsidRPr="00CD6985" w14:paraId="2979BBE1" w14:textId="77777777" w:rsidTr="0048486B">
        <w:trPr>
          <w:trHeight w:val="317"/>
        </w:trPr>
        <w:tc>
          <w:tcPr>
            <w:tcW w:w="1418" w:type="dxa"/>
            <w:vAlign w:val="center"/>
            <w:hideMark/>
          </w:tcPr>
          <w:p w14:paraId="1B9C24B7" w14:textId="29FE69F2"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50395021"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41C3DF0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2.504</w:t>
            </w:r>
          </w:p>
        </w:tc>
        <w:tc>
          <w:tcPr>
            <w:tcW w:w="940" w:type="dxa"/>
            <w:vAlign w:val="center"/>
            <w:hideMark/>
          </w:tcPr>
          <w:p w14:paraId="1250C021"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2.677</w:t>
            </w:r>
          </w:p>
        </w:tc>
        <w:tc>
          <w:tcPr>
            <w:tcW w:w="862" w:type="dxa"/>
            <w:vAlign w:val="center"/>
            <w:hideMark/>
          </w:tcPr>
          <w:p w14:paraId="3EE773A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2.465</w:t>
            </w:r>
          </w:p>
        </w:tc>
        <w:tc>
          <w:tcPr>
            <w:tcW w:w="893" w:type="dxa"/>
            <w:vAlign w:val="center"/>
            <w:hideMark/>
          </w:tcPr>
          <w:p w14:paraId="504B9F7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2.706</w:t>
            </w:r>
          </w:p>
        </w:tc>
        <w:tc>
          <w:tcPr>
            <w:tcW w:w="1068" w:type="dxa"/>
            <w:vAlign w:val="center"/>
            <w:hideMark/>
          </w:tcPr>
          <w:p w14:paraId="00313FA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2.989</w:t>
            </w:r>
          </w:p>
        </w:tc>
        <w:tc>
          <w:tcPr>
            <w:tcW w:w="1068" w:type="dxa"/>
            <w:vAlign w:val="center"/>
            <w:hideMark/>
          </w:tcPr>
          <w:p w14:paraId="7C63653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2.851</w:t>
            </w:r>
          </w:p>
        </w:tc>
        <w:tc>
          <w:tcPr>
            <w:tcW w:w="940" w:type="dxa"/>
            <w:vAlign w:val="center"/>
            <w:hideMark/>
          </w:tcPr>
          <w:p w14:paraId="0C30069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2.699</w:t>
            </w:r>
          </w:p>
        </w:tc>
      </w:tr>
      <w:tr w:rsidR="0048486B" w:rsidRPr="00CD6985" w14:paraId="75B3736A" w14:textId="77777777" w:rsidTr="0048486B">
        <w:trPr>
          <w:trHeight w:val="317"/>
        </w:trPr>
        <w:tc>
          <w:tcPr>
            <w:tcW w:w="1418" w:type="dxa"/>
            <w:vAlign w:val="center"/>
            <w:hideMark/>
          </w:tcPr>
          <w:p w14:paraId="3E29653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Qwen2.5-7B</w:t>
            </w:r>
          </w:p>
        </w:tc>
        <w:tc>
          <w:tcPr>
            <w:tcW w:w="992" w:type="dxa"/>
            <w:vAlign w:val="center"/>
            <w:hideMark/>
          </w:tcPr>
          <w:p w14:paraId="551D4EA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605ECAF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2.411</w:t>
            </w:r>
          </w:p>
        </w:tc>
        <w:tc>
          <w:tcPr>
            <w:tcW w:w="940" w:type="dxa"/>
            <w:vAlign w:val="center"/>
            <w:hideMark/>
          </w:tcPr>
          <w:p w14:paraId="2F9E047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2.241</w:t>
            </w:r>
          </w:p>
        </w:tc>
        <w:tc>
          <w:tcPr>
            <w:tcW w:w="862" w:type="dxa"/>
            <w:vAlign w:val="center"/>
            <w:hideMark/>
          </w:tcPr>
          <w:p w14:paraId="5C1EC1D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2.319</w:t>
            </w:r>
          </w:p>
        </w:tc>
        <w:tc>
          <w:tcPr>
            <w:tcW w:w="893" w:type="dxa"/>
            <w:vAlign w:val="center"/>
            <w:hideMark/>
          </w:tcPr>
          <w:p w14:paraId="22FF492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2.613</w:t>
            </w:r>
          </w:p>
        </w:tc>
        <w:tc>
          <w:tcPr>
            <w:tcW w:w="1068" w:type="dxa"/>
            <w:vAlign w:val="center"/>
            <w:hideMark/>
          </w:tcPr>
          <w:p w14:paraId="36A6DE5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2.996</w:t>
            </w:r>
          </w:p>
        </w:tc>
        <w:tc>
          <w:tcPr>
            <w:tcW w:w="1068" w:type="dxa"/>
            <w:vAlign w:val="center"/>
            <w:hideMark/>
          </w:tcPr>
          <w:p w14:paraId="3AABD89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1.989</w:t>
            </w:r>
          </w:p>
        </w:tc>
        <w:tc>
          <w:tcPr>
            <w:tcW w:w="940" w:type="dxa"/>
            <w:vAlign w:val="center"/>
            <w:hideMark/>
          </w:tcPr>
          <w:p w14:paraId="6DA1DD4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2.595</w:t>
            </w:r>
          </w:p>
        </w:tc>
      </w:tr>
      <w:tr w:rsidR="0048486B" w:rsidRPr="00CD6985" w14:paraId="3F4F6994" w14:textId="77777777" w:rsidTr="0048486B">
        <w:trPr>
          <w:trHeight w:val="317"/>
        </w:trPr>
        <w:tc>
          <w:tcPr>
            <w:tcW w:w="1418" w:type="dxa"/>
            <w:vAlign w:val="center"/>
            <w:hideMark/>
          </w:tcPr>
          <w:p w14:paraId="005F9C61" w14:textId="20333079"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6EFED3E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41136A1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2.780</w:t>
            </w:r>
          </w:p>
        </w:tc>
        <w:tc>
          <w:tcPr>
            <w:tcW w:w="940" w:type="dxa"/>
            <w:vAlign w:val="center"/>
            <w:hideMark/>
          </w:tcPr>
          <w:p w14:paraId="20DA705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2.965</w:t>
            </w:r>
          </w:p>
        </w:tc>
        <w:tc>
          <w:tcPr>
            <w:tcW w:w="862" w:type="dxa"/>
            <w:vAlign w:val="center"/>
            <w:hideMark/>
          </w:tcPr>
          <w:p w14:paraId="77148DF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2.840</w:t>
            </w:r>
          </w:p>
        </w:tc>
        <w:tc>
          <w:tcPr>
            <w:tcW w:w="893" w:type="dxa"/>
            <w:vAlign w:val="center"/>
            <w:hideMark/>
          </w:tcPr>
          <w:p w14:paraId="6A97778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2.933</w:t>
            </w:r>
          </w:p>
        </w:tc>
        <w:tc>
          <w:tcPr>
            <w:tcW w:w="1068" w:type="dxa"/>
            <w:vAlign w:val="center"/>
            <w:hideMark/>
          </w:tcPr>
          <w:p w14:paraId="4FD1497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3.000</w:t>
            </w:r>
          </w:p>
        </w:tc>
        <w:tc>
          <w:tcPr>
            <w:tcW w:w="1068" w:type="dxa"/>
            <w:vAlign w:val="center"/>
            <w:hideMark/>
          </w:tcPr>
          <w:p w14:paraId="2AFB2DE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vAlign w:val="center"/>
            <w:hideMark/>
          </w:tcPr>
          <w:p w14:paraId="011C8CB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2.914</w:t>
            </w:r>
          </w:p>
        </w:tc>
      </w:tr>
      <w:tr w:rsidR="0048486B" w:rsidRPr="00CD6985" w14:paraId="2313A8C0" w14:textId="77777777" w:rsidTr="0048486B">
        <w:trPr>
          <w:trHeight w:val="317"/>
        </w:trPr>
        <w:tc>
          <w:tcPr>
            <w:tcW w:w="1418" w:type="dxa"/>
            <w:vAlign w:val="center"/>
            <w:hideMark/>
          </w:tcPr>
          <w:p w14:paraId="64921A7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Qwen3-1.7B</w:t>
            </w:r>
          </w:p>
        </w:tc>
        <w:tc>
          <w:tcPr>
            <w:tcW w:w="992" w:type="dxa"/>
            <w:vAlign w:val="center"/>
            <w:hideMark/>
          </w:tcPr>
          <w:p w14:paraId="540E72B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4954B43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2.369</w:t>
            </w:r>
          </w:p>
        </w:tc>
        <w:tc>
          <w:tcPr>
            <w:tcW w:w="940" w:type="dxa"/>
            <w:vAlign w:val="center"/>
            <w:hideMark/>
          </w:tcPr>
          <w:p w14:paraId="5193AAD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1.805</w:t>
            </w:r>
          </w:p>
        </w:tc>
        <w:tc>
          <w:tcPr>
            <w:tcW w:w="862" w:type="dxa"/>
            <w:vAlign w:val="center"/>
            <w:hideMark/>
          </w:tcPr>
          <w:p w14:paraId="290D6DF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2.387</w:t>
            </w:r>
          </w:p>
        </w:tc>
        <w:tc>
          <w:tcPr>
            <w:tcW w:w="893" w:type="dxa"/>
            <w:vAlign w:val="center"/>
            <w:hideMark/>
          </w:tcPr>
          <w:p w14:paraId="03408C9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2.149</w:t>
            </w:r>
          </w:p>
        </w:tc>
        <w:tc>
          <w:tcPr>
            <w:tcW w:w="1068" w:type="dxa"/>
            <w:vAlign w:val="center"/>
            <w:hideMark/>
          </w:tcPr>
          <w:p w14:paraId="5E5EAAB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2.954</w:t>
            </w:r>
          </w:p>
        </w:tc>
        <w:tc>
          <w:tcPr>
            <w:tcW w:w="1068" w:type="dxa"/>
            <w:vAlign w:val="center"/>
            <w:hideMark/>
          </w:tcPr>
          <w:p w14:paraId="70C70B5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1.791</w:t>
            </w:r>
          </w:p>
        </w:tc>
        <w:tc>
          <w:tcPr>
            <w:tcW w:w="940" w:type="dxa"/>
            <w:vAlign w:val="center"/>
            <w:hideMark/>
          </w:tcPr>
          <w:p w14:paraId="1F0BCF1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2.259</w:t>
            </w:r>
          </w:p>
        </w:tc>
      </w:tr>
      <w:tr w:rsidR="0048486B" w:rsidRPr="00CD6985" w14:paraId="386DBCA3" w14:textId="77777777" w:rsidTr="0048486B">
        <w:trPr>
          <w:trHeight w:val="317"/>
        </w:trPr>
        <w:tc>
          <w:tcPr>
            <w:tcW w:w="1418" w:type="dxa"/>
            <w:vAlign w:val="center"/>
            <w:hideMark/>
          </w:tcPr>
          <w:p w14:paraId="443DA4F7" w14:textId="66D75757"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0BEE820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5800234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2.695</w:t>
            </w:r>
          </w:p>
        </w:tc>
        <w:tc>
          <w:tcPr>
            <w:tcW w:w="940" w:type="dxa"/>
            <w:vAlign w:val="center"/>
            <w:hideMark/>
          </w:tcPr>
          <w:p w14:paraId="1855827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2.770</w:t>
            </w:r>
          </w:p>
        </w:tc>
        <w:tc>
          <w:tcPr>
            <w:tcW w:w="862" w:type="dxa"/>
            <w:vAlign w:val="center"/>
            <w:hideMark/>
          </w:tcPr>
          <w:p w14:paraId="237A701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2.738</w:t>
            </w:r>
          </w:p>
        </w:tc>
        <w:tc>
          <w:tcPr>
            <w:tcW w:w="893" w:type="dxa"/>
            <w:vAlign w:val="center"/>
            <w:hideMark/>
          </w:tcPr>
          <w:p w14:paraId="2B29DA1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2.844</w:t>
            </w:r>
          </w:p>
        </w:tc>
        <w:tc>
          <w:tcPr>
            <w:tcW w:w="1068" w:type="dxa"/>
            <w:vAlign w:val="center"/>
            <w:hideMark/>
          </w:tcPr>
          <w:p w14:paraId="7F9FD09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2.972</w:t>
            </w:r>
          </w:p>
        </w:tc>
        <w:tc>
          <w:tcPr>
            <w:tcW w:w="1068" w:type="dxa"/>
            <w:vAlign w:val="center"/>
            <w:hideMark/>
          </w:tcPr>
          <w:p w14:paraId="3111E1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2.872</w:t>
            </w:r>
          </w:p>
        </w:tc>
        <w:tc>
          <w:tcPr>
            <w:tcW w:w="940" w:type="dxa"/>
            <w:vAlign w:val="center"/>
            <w:hideMark/>
          </w:tcPr>
          <w:p w14:paraId="1604278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2.815</w:t>
            </w:r>
          </w:p>
        </w:tc>
      </w:tr>
      <w:tr w:rsidR="0048486B" w:rsidRPr="00CD6985" w14:paraId="263BE7C2" w14:textId="77777777" w:rsidTr="0048486B">
        <w:trPr>
          <w:trHeight w:val="317"/>
        </w:trPr>
        <w:tc>
          <w:tcPr>
            <w:tcW w:w="1418" w:type="dxa"/>
            <w:vAlign w:val="center"/>
            <w:hideMark/>
          </w:tcPr>
          <w:p w14:paraId="64EA9B7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Qwen3-4B</w:t>
            </w:r>
          </w:p>
        </w:tc>
        <w:tc>
          <w:tcPr>
            <w:tcW w:w="992" w:type="dxa"/>
            <w:vAlign w:val="center"/>
            <w:hideMark/>
          </w:tcPr>
          <w:p w14:paraId="175A434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7CD3AC9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2.695</w:t>
            </w:r>
          </w:p>
        </w:tc>
        <w:tc>
          <w:tcPr>
            <w:tcW w:w="940" w:type="dxa"/>
            <w:vAlign w:val="center"/>
            <w:hideMark/>
          </w:tcPr>
          <w:p w14:paraId="5F92219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2.185</w:t>
            </w:r>
          </w:p>
        </w:tc>
        <w:tc>
          <w:tcPr>
            <w:tcW w:w="862" w:type="dxa"/>
            <w:vAlign w:val="center"/>
            <w:hideMark/>
          </w:tcPr>
          <w:p w14:paraId="041F387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2.706</w:t>
            </w:r>
          </w:p>
        </w:tc>
        <w:tc>
          <w:tcPr>
            <w:tcW w:w="893" w:type="dxa"/>
            <w:vAlign w:val="center"/>
            <w:hideMark/>
          </w:tcPr>
          <w:p w14:paraId="3CC5A67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2.791</w:t>
            </w:r>
          </w:p>
        </w:tc>
        <w:tc>
          <w:tcPr>
            <w:tcW w:w="1068" w:type="dxa"/>
            <w:vAlign w:val="center"/>
            <w:hideMark/>
          </w:tcPr>
          <w:p w14:paraId="0590D5E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2.993</w:t>
            </w:r>
          </w:p>
        </w:tc>
        <w:tc>
          <w:tcPr>
            <w:tcW w:w="1068" w:type="dxa"/>
            <w:vAlign w:val="center"/>
            <w:hideMark/>
          </w:tcPr>
          <w:p w14:paraId="206B36F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1.961</w:t>
            </w:r>
          </w:p>
        </w:tc>
        <w:tc>
          <w:tcPr>
            <w:tcW w:w="940" w:type="dxa"/>
            <w:vAlign w:val="center"/>
            <w:hideMark/>
          </w:tcPr>
          <w:p w14:paraId="4C27999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2.555</w:t>
            </w:r>
          </w:p>
        </w:tc>
      </w:tr>
      <w:tr w:rsidR="0048486B" w:rsidRPr="00CD6985" w14:paraId="05A1D0A1" w14:textId="77777777" w:rsidTr="0048486B">
        <w:trPr>
          <w:trHeight w:val="317"/>
        </w:trPr>
        <w:tc>
          <w:tcPr>
            <w:tcW w:w="1418" w:type="dxa"/>
            <w:vAlign w:val="center"/>
            <w:hideMark/>
          </w:tcPr>
          <w:p w14:paraId="6336D644" w14:textId="6E3E8616"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49C6D1E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6B6F9E0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2.801</w:t>
            </w:r>
          </w:p>
        </w:tc>
        <w:tc>
          <w:tcPr>
            <w:tcW w:w="940" w:type="dxa"/>
            <w:vAlign w:val="center"/>
            <w:hideMark/>
          </w:tcPr>
          <w:p w14:paraId="340D555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2.957</w:t>
            </w:r>
          </w:p>
        </w:tc>
        <w:tc>
          <w:tcPr>
            <w:tcW w:w="862" w:type="dxa"/>
            <w:vAlign w:val="center"/>
            <w:hideMark/>
          </w:tcPr>
          <w:p w14:paraId="7E8FE7C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2.887</w:t>
            </w:r>
          </w:p>
        </w:tc>
        <w:tc>
          <w:tcPr>
            <w:tcW w:w="893" w:type="dxa"/>
            <w:vAlign w:val="center"/>
            <w:hideMark/>
          </w:tcPr>
          <w:p w14:paraId="71BCDE0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2.954</w:t>
            </w:r>
          </w:p>
        </w:tc>
        <w:tc>
          <w:tcPr>
            <w:tcW w:w="1068" w:type="dxa"/>
            <w:vAlign w:val="center"/>
            <w:hideMark/>
          </w:tcPr>
          <w:p w14:paraId="759F30E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2.993</w:t>
            </w:r>
          </w:p>
        </w:tc>
        <w:tc>
          <w:tcPr>
            <w:tcW w:w="1068" w:type="dxa"/>
            <w:vAlign w:val="center"/>
            <w:hideMark/>
          </w:tcPr>
          <w:p w14:paraId="7724C15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vAlign w:val="center"/>
            <w:hideMark/>
          </w:tcPr>
          <w:p w14:paraId="581A57A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2.927</w:t>
            </w:r>
          </w:p>
        </w:tc>
      </w:tr>
      <w:tr w:rsidR="0048486B" w:rsidRPr="00CD6985" w14:paraId="046963C9" w14:textId="77777777" w:rsidTr="0048486B">
        <w:trPr>
          <w:trHeight w:val="317"/>
        </w:trPr>
        <w:tc>
          <w:tcPr>
            <w:tcW w:w="1418" w:type="dxa"/>
            <w:vAlign w:val="center"/>
            <w:hideMark/>
          </w:tcPr>
          <w:p w14:paraId="2BCD68F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Qwen3-8B</w:t>
            </w:r>
          </w:p>
        </w:tc>
        <w:tc>
          <w:tcPr>
            <w:tcW w:w="992" w:type="dxa"/>
            <w:vAlign w:val="center"/>
            <w:hideMark/>
          </w:tcPr>
          <w:p w14:paraId="024163B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219C1B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2.840</w:t>
            </w:r>
          </w:p>
        </w:tc>
        <w:tc>
          <w:tcPr>
            <w:tcW w:w="940" w:type="dxa"/>
            <w:vAlign w:val="center"/>
            <w:hideMark/>
          </w:tcPr>
          <w:p w14:paraId="7CD7250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2.370</w:t>
            </w:r>
          </w:p>
        </w:tc>
        <w:tc>
          <w:tcPr>
            <w:tcW w:w="862" w:type="dxa"/>
            <w:vAlign w:val="center"/>
            <w:hideMark/>
          </w:tcPr>
          <w:p w14:paraId="64B3C11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2.847</w:t>
            </w:r>
          </w:p>
        </w:tc>
        <w:tc>
          <w:tcPr>
            <w:tcW w:w="893" w:type="dxa"/>
            <w:vAlign w:val="center"/>
            <w:hideMark/>
          </w:tcPr>
          <w:p w14:paraId="5F02DFC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2.886</w:t>
            </w:r>
          </w:p>
        </w:tc>
        <w:tc>
          <w:tcPr>
            <w:tcW w:w="1068" w:type="dxa"/>
            <w:vAlign w:val="center"/>
            <w:hideMark/>
          </w:tcPr>
          <w:p w14:paraId="0C4FA20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3.000</w:t>
            </w:r>
          </w:p>
        </w:tc>
        <w:tc>
          <w:tcPr>
            <w:tcW w:w="1068" w:type="dxa"/>
            <w:vAlign w:val="center"/>
            <w:hideMark/>
          </w:tcPr>
          <w:p w14:paraId="660773A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1.996</w:t>
            </w:r>
          </w:p>
        </w:tc>
        <w:tc>
          <w:tcPr>
            <w:tcW w:w="940" w:type="dxa"/>
            <w:vAlign w:val="center"/>
            <w:hideMark/>
          </w:tcPr>
          <w:p w14:paraId="46ECC5B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2.657</w:t>
            </w:r>
          </w:p>
        </w:tc>
      </w:tr>
      <w:tr w:rsidR="0048486B" w:rsidRPr="00CD6985" w14:paraId="70FED24E" w14:textId="77777777" w:rsidTr="0048486B">
        <w:trPr>
          <w:trHeight w:val="317"/>
        </w:trPr>
        <w:tc>
          <w:tcPr>
            <w:tcW w:w="1418" w:type="dxa"/>
            <w:tcBorders>
              <w:bottom w:val="single" w:sz="4" w:space="0" w:color="auto"/>
            </w:tcBorders>
            <w:vAlign w:val="center"/>
            <w:hideMark/>
          </w:tcPr>
          <w:p w14:paraId="5A25BDE1" w14:textId="6FAADFE4" w:rsidR="00CD6985" w:rsidRPr="00CD6985" w:rsidRDefault="00CD6985" w:rsidP="00CD6985">
            <w:pPr>
              <w:pStyle w:val="altz"/>
              <w:wordWrap/>
              <w:snapToGrid/>
              <w:spacing w:line="240" w:lineRule="auto"/>
              <w:ind w:firstLineChars="0" w:firstLine="0"/>
              <w:rPr>
                <w:sz w:val="21"/>
                <w:szCs w:val="21"/>
              </w:rPr>
            </w:pPr>
          </w:p>
        </w:tc>
        <w:tc>
          <w:tcPr>
            <w:tcW w:w="992" w:type="dxa"/>
            <w:tcBorders>
              <w:bottom w:val="single" w:sz="4" w:space="0" w:color="auto"/>
            </w:tcBorders>
            <w:vAlign w:val="center"/>
            <w:hideMark/>
          </w:tcPr>
          <w:p w14:paraId="74F252D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tcBorders>
              <w:bottom w:val="single" w:sz="4" w:space="0" w:color="auto"/>
            </w:tcBorders>
            <w:vAlign w:val="center"/>
            <w:hideMark/>
          </w:tcPr>
          <w:p w14:paraId="0F61678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2.801</w:t>
            </w:r>
          </w:p>
        </w:tc>
        <w:tc>
          <w:tcPr>
            <w:tcW w:w="940" w:type="dxa"/>
            <w:tcBorders>
              <w:bottom w:val="single" w:sz="4" w:space="0" w:color="auto"/>
            </w:tcBorders>
            <w:vAlign w:val="center"/>
            <w:hideMark/>
          </w:tcPr>
          <w:p w14:paraId="26CDD3C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2.964</w:t>
            </w:r>
          </w:p>
        </w:tc>
        <w:tc>
          <w:tcPr>
            <w:tcW w:w="862" w:type="dxa"/>
            <w:tcBorders>
              <w:bottom w:val="single" w:sz="4" w:space="0" w:color="auto"/>
            </w:tcBorders>
            <w:vAlign w:val="center"/>
            <w:hideMark/>
          </w:tcPr>
          <w:p w14:paraId="414341E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2.879</w:t>
            </w:r>
          </w:p>
        </w:tc>
        <w:tc>
          <w:tcPr>
            <w:tcW w:w="893" w:type="dxa"/>
            <w:tcBorders>
              <w:bottom w:val="single" w:sz="4" w:space="0" w:color="auto"/>
            </w:tcBorders>
            <w:vAlign w:val="center"/>
            <w:hideMark/>
          </w:tcPr>
          <w:p w14:paraId="4C4514D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2.932</w:t>
            </w:r>
          </w:p>
        </w:tc>
        <w:tc>
          <w:tcPr>
            <w:tcW w:w="1068" w:type="dxa"/>
            <w:tcBorders>
              <w:bottom w:val="single" w:sz="4" w:space="0" w:color="auto"/>
            </w:tcBorders>
            <w:vAlign w:val="center"/>
            <w:hideMark/>
          </w:tcPr>
          <w:p w14:paraId="113E2E1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2.989</w:t>
            </w:r>
          </w:p>
        </w:tc>
        <w:tc>
          <w:tcPr>
            <w:tcW w:w="1068" w:type="dxa"/>
            <w:tcBorders>
              <w:bottom w:val="single" w:sz="4" w:space="0" w:color="auto"/>
            </w:tcBorders>
            <w:vAlign w:val="center"/>
            <w:hideMark/>
          </w:tcPr>
          <w:p w14:paraId="197BE1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tcBorders>
              <w:bottom w:val="single" w:sz="4" w:space="0" w:color="auto"/>
            </w:tcBorders>
            <w:vAlign w:val="center"/>
            <w:hideMark/>
          </w:tcPr>
          <w:p w14:paraId="4086087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2.922</w:t>
            </w:r>
          </w:p>
        </w:tc>
      </w:tr>
    </w:tbl>
    <w:p w14:paraId="336CF9E9" w14:textId="424DE301" w:rsidR="003B344C" w:rsidRDefault="000000ED" w:rsidP="00A86CDE">
      <w:pPr>
        <w:pStyle w:val="altz"/>
        <w:ind w:firstLine="480"/>
        <w:rPr>
          <w:noProof/>
        </w:rPr>
      </w:pPr>
      <w:r>
        <w:rPr>
          <w:noProof/>
        </w:rPr>
        <mc:AlternateContent>
          <mc:Choice Requires="wps">
            <w:drawing>
              <wp:anchor distT="0" distB="0" distL="114300" distR="114300" simplePos="0" relativeHeight="251678720" behindDoc="0" locked="0" layoutInCell="1" allowOverlap="1" wp14:anchorId="449D20F7" wp14:editId="7D1945E6">
                <wp:simplePos x="0" y="0"/>
                <wp:positionH relativeFrom="column">
                  <wp:posOffset>20320</wp:posOffset>
                </wp:positionH>
                <wp:positionV relativeFrom="paragraph">
                  <wp:posOffset>4392433</wp:posOffset>
                </wp:positionV>
                <wp:extent cx="5748655" cy="635"/>
                <wp:effectExtent l="0" t="0" r="0" b="0"/>
                <wp:wrapTopAndBottom/>
                <wp:docPr id="290778449"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621AB897" w14:textId="127D5F20" w:rsidR="00A86CDE" w:rsidRPr="009B07E3" w:rsidRDefault="00A86CDE" w:rsidP="00A86CDE">
                            <w:pPr>
                              <w:pStyle w:val="aff8"/>
                              <w:spacing w:before="163" w:after="326"/>
                            </w:pPr>
                            <w:bookmarkStart w:id="176" w:name="_Ref227872199"/>
                            <w:bookmarkStart w:id="177" w:name="_Toc227955942"/>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2</w:t>
                            </w:r>
                            <w:r w:rsidR="00E0091A">
                              <w:fldChar w:fldCharType="end"/>
                            </w:r>
                            <w:bookmarkEnd w:id="176"/>
                            <w:r>
                              <w:rPr>
                                <w:rFonts w:hint="eastAsia"/>
                              </w:rPr>
                              <w:t xml:space="preserve"> </w:t>
                            </w:r>
                            <w:r w:rsidR="009B07E3" w:rsidRPr="009B07E3">
                              <w:t>各模型六维度综合均分对比</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9D20F7" id="_x0000_s1030" type="#_x0000_t202" style="position:absolute;left:0;text-align:left;margin-left:1.6pt;margin-top:345.85pt;width:452.6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0OHGwIAAD8EAAAOAAAAZHJzL2Uyb0RvYy54bWysU8Fu2zAMvQ/YPwi6L066Ji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T7d3s+mUM0mx2cd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" stroked="f">
                <v:textbox style="mso-fit-shape-to-text:t" inset="0,0,0,0">
                  <w:txbxContent>
                    <w:p w14:paraId="621AB897" w14:textId="127D5F20" w:rsidR="00A86CDE" w:rsidRPr="009B07E3" w:rsidRDefault="00A86CDE" w:rsidP="00A86CDE">
                      <w:pPr>
                        <w:pStyle w:val="aff8"/>
                        <w:spacing w:before="163" w:after="326"/>
                      </w:pPr>
                      <w:bookmarkStart w:id="178" w:name="_Ref227872199"/>
                      <w:bookmarkStart w:id="179" w:name="_Toc227955942"/>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2</w:t>
                      </w:r>
                      <w:r w:rsidR="00E0091A">
                        <w:fldChar w:fldCharType="end"/>
                      </w:r>
                      <w:bookmarkEnd w:id="178"/>
                      <w:r>
                        <w:rPr>
                          <w:rFonts w:hint="eastAsia"/>
                        </w:rPr>
                        <w:t xml:space="preserve"> </w:t>
                      </w:r>
                      <w:r w:rsidR="009B07E3" w:rsidRPr="009B07E3">
                        <w:t>各模型六维度综合均分对比</w:t>
                      </w:r>
                      <w:bookmarkEnd w:id="179"/>
                    </w:p>
                  </w:txbxContent>
                </v:textbox>
                <w10:wrap type="topAndBottom"/>
              </v:shape>
            </w:pict>
          </mc:Fallback>
        </mc:AlternateContent>
      </w:r>
      <w:r>
        <w:rPr>
          <w:noProof/>
        </w:rPr>
        <w:drawing>
          <wp:anchor distT="0" distB="0" distL="114300" distR="114300" simplePos="0" relativeHeight="251676672" behindDoc="0" locked="0" layoutInCell="1" allowOverlap="1" wp14:anchorId="20B4CAE2" wp14:editId="190D99F4">
            <wp:simplePos x="0" y="0"/>
            <wp:positionH relativeFrom="column">
              <wp:posOffset>20320</wp:posOffset>
            </wp:positionH>
            <wp:positionV relativeFrom="paragraph">
              <wp:posOffset>1110698</wp:posOffset>
            </wp:positionV>
            <wp:extent cx="5748655" cy="3248660"/>
            <wp:effectExtent l="0" t="0" r="4445" b="8890"/>
            <wp:wrapTopAndBottom/>
            <wp:docPr id="16923659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5396"/>
                    <a:stretch>
                      <a:fillRect/>
                    </a:stretch>
                  </pic:blipFill>
                  <pic:spPr bwMode="auto">
                    <a:xfrm>
                      <a:off x="0" y="0"/>
                      <a:ext cx="5748655" cy="3248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从</w:t>
      </w:r>
      <w:r w:rsidR="00F703D5" w:rsidRPr="00F703D5">
        <w:fldChar w:fldCharType="begin"/>
      </w:r>
      <w:r w:rsidR="00F703D5" w:rsidRPr="00F703D5">
        <w:instrText xml:space="preserve"> </w:instrText>
      </w:r>
      <w:r w:rsidR="00F703D5" w:rsidRPr="00F703D5">
        <w:rPr>
          <w:rFonts w:hint="eastAsia"/>
        </w:rPr>
        <w:instrText>REF _Ref227871348 \h</w:instrText>
      </w:r>
      <w:r w:rsidR="00F703D5" w:rsidRPr="00F703D5">
        <w:instrText xml:space="preserve"> </w:instrText>
      </w:r>
      <w:r w:rsidR="00F703D5" w:rsidRPr="00F703D5">
        <w:fldChar w:fldCharType="separate"/>
      </w:r>
      <w:r w:rsidR="00F703D5" w:rsidRPr="00F703D5">
        <w:rPr>
          <w:rFonts w:hint="eastAsia"/>
        </w:rPr>
        <w:t>表</w:t>
      </w:r>
      <w:r w:rsidR="00F703D5" w:rsidRPr="00F703D5">
        <w:rPr>
          <w:rFonts w:hint="eastAsia"/>
        </w:rPr>
        <w:t xml:space="preserve"> 6</w:t>
      </w:r>
      <w:r w:rsidR="00F703D5" w:rsidRPr="00F703D5">
        <w:rPr>
          <w:rFonts w:hint="eastAsia"/>
        </w:rPr>
        <w:noBreakHyphen/>
        <w:t>8</w:t>
      </w:r>
      <w:r w:rsidR="00F703D5" w:rsidRPr="00F703D5">
        <w:fldChar w:fldCharType="end"/>
      </w:r>
      <w:r w:rsidR="003B344C" w:rsidRPr="003B344C">
        <w:rPr>
          <w:rFonts w:hint="eastAsia"/>
        </w:rPr>
        <w:t>可以观察到几个显著趋势。首先，未经微调的</w:t>
      </w:r>
      <w:r w:rsidR="00A62D4A">
        <w:rPr>
          <w:rFonts w:hint="eastAsia"/>
        </w:rPr>
        <w:t>基线</w:t>
      </w:r>
      <w:r w:rsidR="003B344C" w:rsidRPr="003B344C">
        <w:rPr>
          <w:rFonts w:hint="eastAsia"/>
        </w:rPr>
        <w:t>模型在</w:t>
      </w:r>
      <w:r w:rsidR="00F703D5">
        <w:rPr>
          <w:rFonts w:hint="eastAsia"/>
        </w:rPr>
        <w:t>“</w:t>
      </w:r>
      <w:r w:rsidR="003B344C" w:rsidRPr="003B344C">
        <w:rPr>
          <w:rFonts w:hint="eastAsia"/>
        </w:rPr>
        <w:t>准确性</w:t>
      </w:r>
      <w:r w:rsidR="00F703D5">
        <w:rPr>
          <w:rFonts w:hint="eastAsia"/>
        </w:rPr>
        <w:t>”</w:t>
      </w:r>
      <w:r w:rsidR="003B344C" w:rsidRPr="003B344C">
        <w:rPr>
          <w:rFonts w:hint="eastAsia"/>
        </w:rPr>
        <w:t>与</w:t>
      </w:r>
      <w:r w:rsidR="00F703D5">
        <w:rPr>
          <w:rFonts w:hint="eastAsia"/>
        </w:rPr>
        <w:t>“</w:t>
      </w:r>
      <w:r w:rsidR="00A47880" w:rsidRPr="003B344C">
        <w:rPr>
          <w:rFonts w:hint="eastAsia"/>
        </w:rPr>
        <w:t>仅提供必要信息</w:t>
      </w:r>
      <w:r w:rsidR="00F703D5">
        <w:rPr>
          <w:rFonts w:hint="eastAsia"/>
        </w:rPr>
        <w:t>”</w:t>
      </w:r>
      <w:r w:rsidR="003B344C" w:rsidRPr="003B344C">
        <w:rPr>
          <w:rFonts w:hint="eastAsia"/>
        </w:rPr>
        <w:t>两个维度上表现普遍较弱，平均得分多低于</w:t>
      </w:r>
      <w:r w:rsidR="003B344C" w:rsidRPr="003B344C">
        <w:rPr>
          <w:rFonts w:hint="eastAsia"/>
        </w:rPr>
        <w:t>2.4</w:t>
      </w:r>
      <w:r w:rsidR="003B344C" w:rsidRPr="003B344C">
        <w:rPr>
          <w:rFonts w:hint="eastAsia"/>
        </w:rPr>
        <w:t>分，反映出通用模型在医学事实的精准表达和信息去冗余方面存在明显短板。其次，经过领域微调后，所有模型在多数维度上均实现了不同程度的提升，尤其在</w:t>
      </w:r>
      <w:r>
        <w:rPr>
          <w:rFonts w:hint="eastAsia"/>
        </w:rPr>
        <w:t>“</w:t>
      </w:r>
      <w:r w:rsidR="003B344C" w:rsidRPr="003B344C">
        <w:rPr>
          <w:rFonts w:hint="eastAsia"/>
        </w:rPr>
        <w:t>准确性</w:t>
      </w:r>
      <w:r>
        <w:rPr>
          <w:rFonts w:hint="eastAsia"/>
        </w:rPr>
        <w:t>”</w:t>
      </w:r>
      <w:r w:rsidR="003B344C" w:rsidRPr="003B344C">
        <w:rPr>
          <w:rFonts w:hint="eastAsia"/>
        </w:rPr>
        <w:t>和</w:t>
      </w:r>
      <w:r>
        <w:rPr>
          <w:rFonts w:hint="eastAsia"/>
        </w:rPr>
        <w:t>“仅提供必要信息”</w:t>
      </w:r>
      <w:r w:rsidR="003B344C" w:rsidRPr="003B344C">
        <w:rPr>
          <w:rFonts w:hint="eastAsia"/>
        </w:rPr>
        <w:t>维</w:t>
      </w:r>
      <w:r w:rsidR="003B344C" w:rsidRPr="003B344C">
        <w:rPr>
          <w:rFonts w:hint="eastAsia"/>
        </w:rPr>
        <w:lastRenderedPageBreak/>
        <w:t>度上的提升最为突出。以</w:t>
      </w:r>
      <w:r w:rsidR="003B344C" w:rsidRPr="003B344C">
        <w:rPr>
          <w:rFonts w:hint="eastAsia"/>
        </w:rPr>
        <w:t>Qwen3-4B</w:t>
      </w:r>
      <w:r w:rsidR="003B344C" w:rsidRPr="003B344C">
        <w:rPr>
          <w:rFonts w:hint="eastAsia"/>
        </w:rPr>
        <w:t>为例，其准确性从</w:t>
      </w:r>
      <w:r w:rsidR="003B344C" w:rsidRPr="003B344C">
        <w:rPr>
          <w:rFonts w:hint="eastAsia"/>
        </w:rPr>
        <w:t>2.185</w:t>
      </w:r>
      <w:r w:rsidR="003B344C" w:rsidRPr="003B344C">
        <w:rPr>
          <w:rFonts w:hint="eastAsia"/>
        </w:rPr>
        <w:t>分提升至</w:t>
      </w:r>
      <w:r w:rsidR="003B344C" w:rsidRPr="003B344C">
        <w:rPr>
          <w:rFonts w:hint="eastAsia"/>
        </w:rPr>
        <w:t>2.957</w:t>
      </w:r>
      <w:r w:rsidR="003B344C" w:rsidRPr="003B344C">
        <w:rPr>
          <w:rFonts w:hint="eastAsia"/>
        </w:rPr>
        <w:t>分，</w:t>
      </w:r>
      <w:r w:rsidR="00A47880">
        <w:rPr>
          <w:rFonts w:hint="eastAsia"/>
        </w:rPr>
        <w:t>“仅提供必要信息”</w:t>
      </w:r>
      <w:r w:rsidR="003B344C" w:rsidRPr="003B344C">
        <w:rPr>
          <w:rFonts w:hint="eastAsia"/>
        </w:rPr>
        <w:t>从</w:t>
      </w:r>
      <w:r w:rsidR="003B344C" w:rsidRPr="003B344C">
        <w:rPr>
          <w:rFonts w:hint="eastAsia"/>
        </w:rPr>
        <w:t>1.961</w:t>
      </w:r>
      <w:r w:rsidR="003B344C" w:rsidRPr="003B344C">
        <w:rPr>
          <w:rFonts w:hint="eastAsia"/>
        </w:rPr>
        <w:t>分大幅提升至</w:t>
      </w:r>
      <w:r w:rsidR="003B344C" w:rsidRPr="003B344C">
        <w:rPr>
          <w:rFonts w:hint="eastAsia"/>
        </w:rPr>
        <w:t>2.968</w:t>
      </w:r>
      <w:r w:rsidR="003B344C" w:rsidRPr="003B344C">
        <w:rPr>
          <w:rFonts w:hint="eastAsia"/>
        </w:rPr>
        <w:t>分，表明领域数据微调有效矫正了模型在医学知识表达上的偏差，并显著改善了答案的信息聚焦度。此外，</w:t>
      </w:r>
      <w:r>
        <w:rPr>
          <w:rFonts w:hint="eastAsia"/>
        </w:rPr>
        <w:t>“</w:t>
      </w:r>
      <w:r w:rsidR="003B344C" w:rsidRPr="003B344C">
        <w:rPr>
          <w:rFonts w:hint="eastAsia"/>
        </w:rPr>
        <w:t>易于理解</w:t>
      </w:r>
      <w:r>
        <w:rPr>
          <w:rFonts w:hint="eastAsia"/>
        </w:rPr>
        <w:t>”</w:t>
      </w:r>
      <w:r w:rsidR="003B344C" w:rsidRPr="003B344C">
        <w:rPr>
          <w:rFonts w:hint="eastAsia"/>
        </w:rPr>
        <w:t>维度的得分在各模型间差异较小且基线较高（普遍接近</w:t>
      </w:r>
      <w:r w:rsidR="003B344C" w:rsidRPr="003B344C">
        <w:rPr>
          <w:rFonts w:hint="eastAsia"/>
        </w:rPr>
        <w:t>3</w:t>
      </w:r>
      <w:r w:rsidR="003B344C" w:rsidRPr="003B344C">
        <w:rPr>
          <w:rFonts w:hint="eastAsia"/>
        </w:rPr>
        <w:t>分），说明现有大语言模型在生成通俗化科普文本方面已具备较强基础能力，领域微调对此维度的边际增益相对有限。如</w:t>
      </w:r>
      <w:r w:rsidR="00A86CDE">
        <w:fldChar w:fldCharType="begin"/>
      </w:r>
      <w:r w:rsidR="00A86CDE">
        <w:instrText xml:space="preserve"> </w:instrText>
      </w:r>
      <w:r w:rsidR="00A86CDE">
        <w:rPr>
          <w:rFonts w:hint="eastAsia"/>
        </w:rPr>
        <w:instrText>REF _Ref227872199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2</w:t>
      </w:r>
      <w:r w:rsidR="00A86CDE">
        <w:fldChar w:fldCharType="end"/>
      </w:r>
      <w:r w:rsidR="003B344C" w:rsidRPr="003B344C">
        <w:rPr>
          <w:rFonts w:hint="eastAsia"/>
        </w:rPr>
        <w:t>所示，各模型微调后的综合均分均高于基线，且</w:t>
      </w:r>
      <w:r w:rsidR="003B344C" w:rsidRPr="003B344C">
        <w:rPr>
          <w:rFonts w:hint="eastAsia"/>
        </w:rPr>
        <w:t>Qwen3-4B</w:t>
      </w:r>
      <w:r w:rsidR="003B344C" w:rsidRPr="003B344C">
        <w:rPr>
          <w:rFonts w:hint="eastAsia"/>
        </w:rPr>
        <w:t>与</w:t>
      </w:r>
      <w:r w:rsidR="003B344C" w:rsidRPr="003B344C">
        <w:rPr>
          <w:rFonts w:hint="eastAsia"/>
        </w:rPr>
        <w:t>Qwen3-8B</w:t>
      </w:r>
      <w:r w:rsidR="003B344C" w:rsidRPr="003B344C">
        <w:rPr>
          <w:rFonts w:hint="eastAsia"/>
        </w:rPr>
        <w:t>的微调校正</w:t>
      </w:r>
      <w:proofErr w:type="gramStart"/>
      <w:r w:rsidR="003B344C" w:rsidRPr="003B344C">
        <w:rPr>
          <w:rFonts w:hint="eastAsia"/>
        </w:rPr>
        <w:t>版综合</w:t>
      </w:r>
      <w:proofErr w:type="gramEnd"/>
      <w:r w:rsidR="003B344C" w:rsidRPr="003B344C">
        <w:rPr>
          <w:rFonts w:hint="eastAsia"/>
        </w:rPr>
        <w:t>均分已接近</w:t>
      </w:r>
      <w:r w:rsidR="003B344C" w:rsidRPr="003B344C">
        <w:rPr>
          <w:rFonts w:hint="eastAsia"/>
        </w:rPr>
        <w:t>2.93</w:t>
      </w:r>
      <w:r w:rsidR="003B344C" w:rsidRPr="003B344C">
        <w:rPr>
          <w:rFonts w:hint="eastAsia"/>
        </w:rPr>
        <w:t>分。进一步从六维度的差异热力图（</w:t>
      </w:r>
      <w:r w:rsidR="00A86CDE">
        <w:fldChar w:fldCharType="begin"/>
      </w:r>
      <w:r w:rsidR="00A86CDE">
        <w:instrText xml:space="preserve"> </w:instrText>
      </w:r>
      <w:r w:rsidR="00A86CDE">
        <w:rPr>
          <w:rFonts w:hint="eastAsia"/>
        </w:rPr>
        <w:instrText>REF _Ref227872514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3</w:t>
      </w:r>
      <w:r w:rsidR="00A86CDE">
        <w:fldChar w:fldCharType="end"/>
      </w:r>
      <w:r w:rsidR="003B344C" w:rsidRPr="003B344C">
        <w:rPr>
          <w:rFonts w:hint="eastAsia"/>
        </w:rPr>
        <w:t>）可以直观看到，</w:t>
      </w:r>
      <w:r w:rsidR="00A86CDE">
        <w:rPr>
          <w:rFonts w:hint="eastAsia"/>
        </w:rPr>
        <w:t>“</w:t>
      </w:r>
      <w:r>
        <w:rPr>
          <w:rFonts w:hint="eastAsia"/>
        </w:rPr>
        <w:t>仅提供必要信息</w:t>
      </w:r>
      <w:r w:rsidR="00A86CDE">
        <w:rPr>
          <w:rFonts w:hint="eastAsia"/>
        </w:rPr>
        <w:t>”</w:t>
      </w:r>
      <w:r w:rsidR="003B344C" w:rsidRPr="003B344C">
        <w:rPr>
          <w:rFonts w:hint="eastAsia"/>
        </w:rPr>
        <w:t>与</w:t>
      </w:r>
      <w:r w:rsidR="00A86CDE">
        <w:rPr>
          <w:rFonts w:hint="eastAsia"/>
        </w:rPr>
        <w:t>“</w:t>
      </w:r>
      <w:r w:rsidR="003B344C" w:rsidRPr="003B344C">
        <w:rPr>
          <w:rFonts w:hint="eastAsia"/>
        </w:rPr>
        <w:t>准确性</w:t>
      </w:r>
      <w:r w:rsidR="00A86CDE">
        <w:rPr>
          <w:rFonts w:hint="eastAsia"/>
        </w:rPr>
        <w:t>”</w:t>
      </w:r>
      <w:r w:rsidR="003B344C" w:rsidRPr="003B344C">
        <w:rPr>
          <w:rFonts w:hint="eastAsia"/>
        </w:rPr>
        <w:t>是提升最为集中的两个维度（</w:t>
      </w:r>
      <w:r w:rsidR="00A86CDE">
        <w:rPr>
          <w:rFonts w:hint="eastAsia"/>
        </w:rPr>
        <w:t>红</w:t>
      </w:r>
      <w:r w:rsidR="003B344C" w:rsidRPr="003B344C">
        <w:rPr>
          <w:rFonts w:hint="eastAsia"/>
        </w:rPr>
        <w:t>色最深），而</w:t>
      </w:r>
      <w:r w:rsidR="00A86CDE">
        <w:rPr>
          <w:rFonts w:hint="eastAsia"/>
        </w:rPr>
        <w:t>“</w:t>
      </w:r>
      <w:r w:rsidR="003B344C" w:rsidRPr="003B344C">
        <w:rPr>
          <w:rFonts w:hint="eastAsia"/>
        </w:rPr>
        <w:t>易于理解</w:t>
      </w:r>
      <w:r w:rsidR="00A86CDE">
        <w:rPr>
          <w:rFonts w:hint="eastAsia"/>
        </w:rPr>
        <w:t>”</w:t>
      </w:r>
      <w:r w:rsidR="003B344C" w:rsidRPr="003B344C">
        <w:rPr>
          <w:rFonts w:hint="eastAsia"/>
        </w:rPr>
        <w:t>维度的颜色</w:t>
      </w:r>
      <w:r w:rsidR="00A47880">
        <w:rPr>
          <w:noProof/>
        </w:rPr>
        <mc:AlternateContent>
          <mc:Choice Requires="wps">
            <w:drawing>
              <wp:anchor distT="0" distB="0" distL="114300" distR="114300" simplePos="0" relativeHeight="251681792" behindDoc="0" locked="0" layoutInCell="1" allowOverlap="1" wp14:anchorId="46D86B4C" wp14:editId="36E59735">
                <wp:simplePos x="0" y="0"/>
                <wp:positionH relativeFrom="column">
                  <wp:posOffset>43815</wp:posOffset>
                </wp:positionH>
                <wp:positionV relativeFrom="paragraph">
                  <wp:posOffset>5228590</wp:posOffset>
                </wp:positionV>
                <wp:extent cx="5753735" cy="635"/>
                <wp:effectExtent l="0" t="0" r="0" b="0"/>
                <wp:wrapTopAndBottom/>
                <wp:docPr id="649562912" name="文本框 1"/>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386F3C98" w14:textId="1EEEF91A" w:rsidR="00A86CDE" w:rsidRDefault="00A86CDE" w:rsidP="00A86CDE">
                            <w:pPr>
                              <w:pStyle w:val="aff8"/>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 &lt; 0.05, **: p&lt; 0.01, ***: p&lt; 0.001</w:t>
                            </w:r>
                            <w:r w:rsidRPr="006658AE">
                              <w:rPr>
                                <w:sz w:val="18"/>
                                <w:szCs w:val="18"/>
                              </w:rPr>
                              <w:t>；</w:t>
                            </w:r>
                            <w:r w:rsidRPr="006658AE">
                              <w:rPr>
                                <w:sz w:val="18"/>
                                <w:szCs w:val="18"/>
                              </w:rPr>
                              <w:t>ns</w:t>
                            </w:r>
                            <w:r w:rsidRPr="006658AE">
                              <w:rPr>
                                <w:sz w:val="18"/>
                                <w:szCs w:val="18"/>
                              </w:rPr>
                              <w:t>：不显著）</w:t>
                            </w:r>
                          </w:p>
                          <w:p w14:paraId="2594E840" w14:textId="6CA0F5B8" w:rsidR="00A86CDE" w:rsidRPr="00893BC0" w:rsidRDefault="00A86CDE" w:rsidP="00A86CDE">
                            <w:pPr>
                              <w:pStyle w:val="aff8"/>
                              <w:spacing w:before="163" w:after="326"/>
                              <w:rPr>
                                <w:noProof/>
                                <w:sz w:val="24"/>
                                <w:szCs w:val="22"/>
                              </w:rPr>
                            </w:pPr>
                            <w:bookmarkStart w:id="180" w:name="_Ref227872514"/>
                            <w:bookmarkStart w:id="181" w:name="_Toc227955943"/>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3</w:t>
                            </w:r>
                            <w:r w:rsidR="00E0091A">
                              <w:fldChar w:fldCharType="end"/>
                            </w:r>
                            <w:bookmarkEnd w:id="180"/>
                            <w:r>
                              <w:rPr>
                                <w:rFonts w:hint="eastAsia"/>
                              </w:rPr>
                              <w:t xml:space="preserve"> </w:t>
                            </w:r>
                            <w:r w:rsidR="009B07E3" w:rsidRPr="009B07E3">
                              <w:rPr>
                                <w:rFonts w:hint="eastAsia"/>
                              </w:rPr>
                              <w:t>各模型六维度得分差异热力图</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86B4C" id="_x0000_s1031" type="#_x0000_t202" style="position:absolute;left:0;text-align:left;margin-left:3.45pt;margin-top:411.7pt;width:453.0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" stroked="f">
                <v:textbox style="mso-fit-shape-to-text:t" inset="0,0,0,0">
                  <w:txbxContent>
                    <w:p w14:paraId="386F3C98" w14:textId="1EEEF91A" w:rsidR="00A86CDE" w:rsidRDefault="00A86CDE" w:rsidP="00A86CDE">
                      <w:pPr>
                        <w:pStyle w:val="aff8"/>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 &lt; 0.05, **: p&lt; 0.01, ***: p&lt; 0.001</w:t>
                      </w:r>
                      <w:r w:rsidRPr="006658AE">
                        <w:rPr>
                          <w:sz w:val="18"/>
                          <w:szCs w:val="18"/>
                        </w:rPr>
                        <w:t>；</w:t>
                      </w:r>
                      <w:r w:rsidRPr="006658AE">
                        <w:rPr>
                          <w:sz w:val="18"/>
                          <w:szCs w:val="18"/>
                        </w:rPr>
                        <w:t>ns</w:t>
                      </w:r>
                      <w:r w:rsidRPr="006658AE">
                        <w:rPr>
                          <w:sz w:val="18"/>
                          <w:szCs w:val="18"/>
                        </w:rPr>
                        <w:t>：不显著）</w:t>
                      </w:r>
                    </w:p>
                    <w:p w14:paraId="2594E840" w14:textId="6CA0F5B8" w:rsidR="00A86CDE" w:rsidRPr="00893BC0" w:rsidRDefault="00A86CDE" w:rsidP="00A86CDE">
                      <w:pPr>
                        <w:pStyle w:val="aff8"/>
                        <w:spacing w:before="163" w:after="326"/>
                        <w:rPr>
                          <w:noProof/>
                          <w:sz w:val="24"/>
                          <w:szCs w:val="22"/>
                        </w:rPr>
                      </w:pPr>
                      <w:bookmarkStart w:id="182" w:name="_Ref227872514"/>
                      <w:bookmarkStart w:id="183" w:name="_Toc227955943"/>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3</w:t>
                      </w:r>
                      <w:r w:rsidR="00E0091A">
                        <w:fldChar w:fldCharType="end"/>
                      </w:r>
                      <w:bookmarkEnd w:id="182"/>
                      <w:r>
                        <w:rPr>
                          <w:rFonts w:hint="eastAsia"/>
                        </w:rPr>
                        <w:t xml:space="preserve"> </w:t>
                      </w:r>
                      <w:r w:rsidR="009B07E3" w:rsidRPr="009B07E3">
                        <w:rPr>
                          <w:rFonts w:hint="eastAsia"/>
                        </w:rPr>
                        <w:t>各模型六维度得分差异热力图</w:t>
                      </w:r>
                      <w:bookmarkEnd w:id="183"/>
                    </w:p>
                  </w:txbxContent>
                </v:textbox>
                <w10:wrap type="topAndBottom"/>
              </v:shape>
            </w:pict>
          </mc:Fallback>
        </mc:AlternateContent>
      </w:r>
      <w:r w:rsidR="00A47880">
        <w:rPr>
          <w:rFonts w:hint="eastAsia"/>
          <w:noProof/>
        </w:rPr>
        <w:drawing>
          <wp:anchor distT="0" distB="0" distL="114300" distR="114300" simplePos="0" relativeHeight="251679744" behindDoc="0" locked="0" layoutInCell="1" allowOverlap="1" wp14:anchorId="5F279548" wp14:editId="71D942D3">
            <wp:simplePos x="0" y="0"/>
            <wp:positionH relativeFrom="column">
              <wp:posOffset>43898</wp:posOffset>
            </wp:positionH>
            <wp:positionV relativeFrom="paragraph">
              <wp:posOffset>2324956</wp:posOffset>
            </wp:positionV>
            <wp:extent cx="5753735" cy="2846705"/>
            <wp:effectExtent l="0" t="0" r="0" b="0"/>
            <wp:wrapTopAndBottom/>
            <wp:docPr id="11577083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6249"/>
                    <a:stretch>
                      <a:fillRect/>
                    </a:stretch>
                  </pic:blipFill>
                  <pic:spPr bwMode="auto">
                    <a:xfrm>
                      <a:off x="0" y="0"/>
                      <a:ext cx="5753735" cy="28467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接近中性（</w:t>
      </w:r>
      <w:r w:rsidR="00A86CDE">
        <w:rPr>
          <w:rFonts w:hint="eastAsia"/>
        </w:rPr>
        <w:t>蓝色</w:t>
      </w:r>
      <w:r w:rsidR="003B344C" w:rsidRPr="003B344C">
        <w:rPr>
          <w:rFonts w:hint="eastAsia"/>
        </w:rPr>
        <w:t>），印证了前述观察。</w:t>
      </w:r>
    </w:p>
    <w:p w14:paraId="43E5908F" w14:textId="1736409D" w:rsidR="00F54B80" w:rsidRDefault="00000000" w:rsidP="00431204">
      <w:pPr>
        <w:pStyle w:val="3"/>
        <w:spacing w:before="163" w:after="163"/>
        <w:rPr>
          <w:rFonts w:hint="eastAsia"/>
        </w:rPr>
      </w:pPr>
      <w:bookmarkStart w:id="184" w:name="_Toc227951634"/>
      <w:r>
        <w:rPr>
          <w:rFonts w:hint="eastAsia"/>
        </w:rPr>
        <w:t>微调前后结果对比</w:t>
      </w:r>
      <w:bookmarkEnd w:id="184"/>
    </w:p>
    <w:p w14:paraId="099B3096" w14:textId="1B999416" w:rsidR="00A86CDE" w:rsidRDefault="00A86CDE" w:rsidP="00A86CDE">
      <w:pPr>
        <w:pStyle w:val="altz"/>
        <w:ind w:firstLine="480"/>
      </w:pPr>
      <w:r>
        <w:rPr>
          <w:rFonts w:hint="eastAsia"/>
        </w:rPr>
        <w:t>为科学验证领域微调是否带来了具有统计学意义的性能提升，本研究对每一组成对数据（同一模型在微调前后的输出）进行了严格的假设检验。由于六维度</w:t>
      </w:r>
      <w:r>
        <w:rPr>
          <w:rFonts w:hint="eastAsia"/>
        </w:rPr>
        <w:t>Likert</w:t>
      </w:r>
      <w:r>
        <w:rPr>
          <w:rFonts w:hint="eastAsia"/>
        </w:rPr>
        <w:t>量表的得分属于有序分类变量（取值为</w:t>
      </w:r>
      <w:r>
        <w:rPr>
          <w:rFonts w:hint="eastAsia"/>
        </w:rPr>
        <w:t>1</w:t>
      </w:r>
      <w:r>
        <w:rPr>
          <w:rFonts w:hint="eastAsia"/>
        </w:rPr>
        <w:t>、</w:t>
      </w:r>
      <w:r>
        <w:rPr>
          <w:rFonts w:hint="eastAsia"/>
        </w:rPr>
        <w:t>2</w:t>
      </w:r>
      <w:r>
        <w:rPr>
          <w:rFonts w:hint="eastAsia"/>
        </w:rPr>
        <w:t>、</w:t>
      </w:r>
      <w:r>
        <w:rPr>
          <w:rFonts w:hint="eastAsia"/>
        </w:rPr>
        <w:t>3</w:t>
      </w:r>
      <w:r>
        <w:rPr>
          <w:rFonts w:hint="eastAsia"/>
        </w:rPr>
        <w:t>），其分布不满足</w:t>
      </w:r>
      <w:proofErr w:type="gramStart"/>
      <w:r>
        <w:rPr>
          <w:rFonts w:hint="eastAsia"/>
        </w:rPr>
        <w:t>正态性假设</w:t>
      </w:r>
      <w:proofErr w:type="gramEnd"/>
      <w:r>
        <w:rPr>
          <w:rFonts w:hint="eastAsia"/>
        </w:rPr>
        <w:t>，且样本量有限（</w:t>
      </w:r>
      <w:r w:rsidRPr="001F5FE9">
        <w:rPr>
          <w:rFonts w:hint="eastAsia"/>
          <w:i/>
          <w:iCs/>
        </w:rPr>
        <w:t>n=282</w:t>
      </w:r>
      <w:r>
        <w:rPr>
          <w:rFonts w:hint="eastAsia"/>
        </w:rPr>
        <w:t>），因此传统的参数检验方法（如配对样本</w:t>
      </w:r>
      <w:r>
        <w:rPr>
          <w:rFonts w:hint="eastAsia"/>
        </w:rPr>
        <w:t>t</w:t>
      </w:r>
      <w:r>
        <w:rPr>
          <w:rFonts w:hint="eastAsia"/>
        </w:rPr>
        <w:t>检验）并不适用。有鉴于此，本研究选用</w:t>
      </w:r>
      <w:r>
        <w:rPr>
          <w:rFonts w:hint="eastAsia"/>
        </w:rPr>
        <w:t>Wilcoxon</w:t>
      </w:r>
      <w:r>
        <w:rPr>
          <w:rFonts w:hint="eastAsia"/>
        </w:rPr>
        <w:t>符号秩检验（</w:t>
      </w:r>
      <w:r>
        <w:rPr>
          <w:rFonts w:hint="eastAsia"/>
        </w:rPr>
        <w:t>Wilcoxon Signed-Rank Test</w:t>
      </w:r>
      <w:r>
        <w:rPr>
          <w:rFonts w:hint="eastAsia"/>
        </w:rPr>
        <w:t>）作为核心统计工具。该检验是非参数检验方法，不依赖于总体分布假设，通过比较配对样本之差的符号与</w:t>
      </w:r>
      <w:proofErr w:type="gramStart"/>
      <w:r>
        <w:rPr>
          <w:rFonts w:hint="eastAsia"/>
        </w:rPr>
        <w:t>秩</w:t>
      </w:r>
      <w:proofErr w:type="gramEnd"/>
      <w:r>
        <w:rPr>
          <w:rFonts w:hint="eastAsia"/>
        </w:rPr>
        <w:t>次，来判断两组数据的中位数是否存在显著差异，特别适用于有序变量或小样本场景</w:t>
      </w:r>
      <w:commentRangeStart w:id="185"/>
      <w:r w:rsidRPr="00816212">
        <w:rPr>
          <w:rFonts w:hint="eastAsia"/>
          <w:highlight w:val="yellow"/>
        </w:rPr>
        <w:t>[30]</w:t>
      </w:r>
      <w:commentRangeEnd w:id="185"/>
      <w:r w:rsidR="00A47880">
        <w:rPr>
          <w:rStyle w:val="afc"/>
        </w:rPr>
        <w:commentReference w:id="185"/>
      </w:r>
      <w:r>
        <w:rPr>
          <w:rFonts w:hint="eastAsia"/>
        </w:rPr>
        <w:t>。</w:t>
      </w:r>
    </w:p>
    <w:p w14:paraId="16E187B8" w14:textId="57F06465" w:rsidR="00BB0B57" w:rsidRDefault="00BB0B57" w:rsidP="008D15C2">
      <w:pPr>
        <w:pStyle w:val="5"/>
      </w:pPr>
      <w:r w:rsidRPr="00BB0B57">
        <w:lastRenderedPageBreak/>
        <w:t>ROUGE-L</w:t>
      </w:r>
      <w:r w:rsidRPr="00BB0B57">
        <w:t>指标的统计检验</w:t>
      </w:r>
    </w:p>
    <w:p w14:paraId="2EBCC31D" w14:textId="51E0152B" w:rsidR="00BB0B57" w:rsidRDefault="008D15C2" w:rsidP="00A86CDE">
      <w:pPr>
        <w:pStyle w:val="altz"/>
        <w:ind w:firstLine="480"/>
      </w:pPr>
      <w:r w:rsidRPr="008D15C2">
        <w:rPr>
          <w:rFonts w:hint="eastAsia"/>
        </w:rPr>
        <w:t>为检验各模型在微调前后</w:t>
      </w:r>
      <w:r w:rsidRPr="008D15C2">
        <w:rPr>
          <w:rFonts w:hint="eastAsia"/>
        </w:rPr>
        <w:t>ROUGE-L</w:t>
      </w:r>
      <w:r w:rsidRPr="008D15C2">
        <w:rPr>
          <w:rFonts w:hint="eastAsia"/>
        </w:rPr>
        <w:t>分数是否存在统计学意义上的差异，本研究</w:t>
      </w:r>
      <w:r w:rsidR="006C7448">
        <w:rPr>
          <w:rFonts w:hint="eastAsia"/>
        </w:rPr>
        <w:t>对</w:t>
      </w:r>
      <w:r w:rsidRPr="008D15C2">
        <w:rPr>
          <w:rFonts w:hint="eastAsia"/>
        </w:rPr>
        <w:t>282</w:t>
      </w:r>
      <w:r w:rsidRPr="008D15C2">
        <w:rPr>
          <w:rFonts w:hint="eastAsia"/>
        </w:rPr>
        <w:t>条测试样本的</w:t>
      </w:r>
      <w:r w:rsidRPr="008D15C2">
        <w:rPr>
          <w:rFonts w:hint="eastAsia"/>
        </w:rPr>
        <w:t>ROUGE-L F1</w:t>
      </w:r>
      <w:r w:rsidRPr="008D15C2">
        <w:rPr>
          <w:rFonts w:hint="eastAsia"/>
        </w:rPr>
        <w:t>分数进行配对</w:t>
      </w:r>
      <w:r w:rsidRPr="008D15C2">
        <w:rPr>
          <w:rFonts w:hint="eastAsia"/>
        </w:rPr>
        <w:t>Wilcoxon</w:t>
      </w:r>
      <w:r w:rsidRPr="008D15C2">
        <w:rPr>
          <w:rFonts w:hint="eastAsia"/>
        </w:rPr>
        <w:t>符号秩检验。设微调后模型与</w:t>
      </w:r>
      <w:r w:rsidR="00A62D4A">
        <w:rPr>
          <w:rFonts w:hint="eastAsia"/>
        </w:rPr>
        <w:t>基线</w:t>
      </w:r>
      <w:r w:rsidRPr="008D15C2">
        <w:rPr>
          <w:rFonts w:hint="eastAsia"/>
        </w:rPr>
        <w:t>模型在第</w:t>
      </w:r>
      <m:oMath>
        <m:r>
          <w:rPr>
            <w:rFonts w:ascii="Cambria Math" w:hAnsi="Cambria Math"/>
          </w:rPr>
          <m:t>i</m:t>
        </m:r>
      </m:oMath>
      <w:proofErr w:type="gramStart"/>
      <w:r w:rsidRPr="008D15C2">
        <w:rPr>
          <w:rFonts w:hint="eastAsia"/>
        </w:rPr>
        <w:t>个</w:t>
      </w:r>
      <w:proofErr w:type="gramEnd"/>
      <w:r w:rsidRPr="008D15C2">
        <w:rPr>
          <w:rFonts w:hint="eastAsia"/>
        </w:rPr>
        <w:t>测试样本上的</w:t>
      </w:r>
      <w:r w:rsidRPr="008D15C2">
        <w:rPr>
          <w:rFonts w:hint="eastAsia"/>
        </w:rPr>
        <w:t>ROUGE-L</w:t>
      </w:r>
      <w:r w:rsidRPr="008D15C2">
        <w:rPr>
          <w:rFonts w:hint="eastAsia"/>
        </w:rPr>
        <w:t>分数分别为</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fine</m:t>
            </m:r>
            <m:r>
              <w:rPr>
                <w:rFonts w:ascii="Cambria Math" w:hAnsi="Cambria Math" w:cs="Times New Roman"/>
              </w:rPr>
              <m:t>,i</m:t>
            </m:r>
          </m:sub>
        </m:sSub>
      </m:oMath>
      <w:r w:rsidRPr="008D15C2">
        <w:rPr>
          <w:rFonts w:hint="eastAsia"/>
        </w:rPr>
        <w:t>与</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base</m:t>
            </m:r>
            <m:r>
              <w:rPr>
                <w:rFonts w:ascii="Cambria Math" w:hAnsi="Cambria Math" w:cs="Times New Roman"/>
              </w:rPr>
              <m:t>,i</m:t>
            </m:r>
          </m:sub>
        </m:sSub>
      </m:oMath>
      <w:r w:rsidRPr="008D15C2">
        <w:rPr>
          <w:rFonts w:hint="eastAsia"/>
        </w:rPr>
        <w:t>（</w:t>
      </w:r>
      <m:oMath>
        <m:r>
          <w:rPr>
            <w:rFonts w:ascii="Cambria Math" w:hAnsi="Cambria Math" w:cs="Times New Roman"/>
          </w:rPr>
          <m:t>i=1,2,</m:t>
        </m:r>
        <m:r>
          <m:rPr>
            <m:sty m:val="p"/>
          </m:rPr>
          <w:rPr>
            <w:rFonts w:ascii="Cambria Math" w:hAnsi="Cambria Math" w:cs="Times New Roman"/>
          </w:rPr>
          <m:t>…</m:t>
        </m:r>
        <m:r>
          <w:rPr>
            <w:rFonts w:ascii="Cambria Math" w:hAnsi="Cambria Math" w:cs="Times New Roman"/>
          </w:rPr>
          <m:t>,n</m:t>
        </m:r>
      </m:oMath>
      <w:r w:rsidRPr="008D15C2">
        <w:rPr>
          <w:rFonts w:hint="eastAsia"/>
        </w:rPr>
        <w:t>，本研究</w:t>
      </w:r>
      <m:oMath>
        <m:r>
          <w:rPr>
            <w:rFonts w:ascii="Cambria Math" w:hAnsi="Cambria Math" w:cs="Times New Roman"/>
          </w:rPr>
          <m:t>n=</m:t>
        </m:r>
        <m:r>
          <m:rPr>
            <m:nor/>
          </m:rPr>
          <w:rPr>
            <w:rFonts w:cs="Times New Roman"/>
            <w:iCs/>
          </w:rPr>
          <m:t>282</m:t>
        </m:r>
      </m:oMath>
      <w:r w:rsidRPr="008D15C2">
        <w:rPr>
          <w:rFonts w:hint="eastAsia"/>
        </w:rPr>
        <w:t>），检验执行步骤如下：</w:t>
      </w:r>
    </w:p>
    <w:p w14:paraId="6E6D52C6" w14:textId="5EAD18C5" w:rsidR="00E5028D" w:rsidRPr="00E5028D" w:rsidRDefault="00E5028D" w:rsidP="00E5028D">
      <w:pPr>
        <w:pStyle w:val="altz"/>
        <w:ind w:firstLine="480"/>
      </w:pPr>
      <w:r w:rsidRPr="00E5028D">
        <w:t>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E5028D">
        <w:t>：微调前后模型的</w:t>
      </w:r>
      <w:r w:rsidRPr="00E5028D">
        <w:t>ROUGE-L</w:t>
      </w:r>
      <w:r w:rsidRPr="00E5028D">
        <w:t>分数中位数相等（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sub>
        </m:sSub>
      </m:oMath>
      <w:r w:rsidRPr="00E5028D">
        <w:t>）；备择假设</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Pr="00E5028D">
        <w:t>：微调前后</w:t>
      </w:r>
      <w:r w:rsidRPr="00E5028D">
        <w:t>ROUGE-L</w:t>
      </w:r>
      <w:r w:rsidRPr="00E5028D">
        <w:t>分数中位数不相等（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sub>
        </m:sSub>
      </m:oMath>
      <w:r w:rsidRPr="00E5028D">
        <w:t>，双侧检验）。</w:t>
      </w:r>
    </w:p>
    <w:p w14:paraId="6521355A" w14:textId="0A427952" w:rsidR="00B44F81" w:rsidRDefault="008D15C2" w:rsidP="00E5028D">
      <w:pPr>
        <w:pStyle w:val="altz"/>
        <w:ind w:firstLine="480"/>
      </w:pPr>
      <w:r>
        <w:rPr>
          <w:rFonts w:hint="eastAsia"/>
        </w:rPr>
        <w:t>步骤</w:t>
      </w:r>
      <w:r w:rsidR="00E5028D">
        <w:rPr>
          <w:rFonts w:hint="eastAsia"/>
        </w:rPr>
        <w:t>1</w:t>
      </w:r>
      <w:r>
        <w:rPr>
          <w:rFonts w:hint="eastAsia"/>
        </w:rPr>
        <w:t>：</w:t>
      </w:r>
      <w:r w:rsidRPr="008D15C2">
        <w:rPr>
          <w:rFonts w:hint="eastAsia"/>
        </w:rPr>
        <w:t>计算配对差值</w:t>
      </w:r>
    </w:p>
    <w:tbl>
      <w:tblPr>
        <w:tblW w:w="5000" w:type="pct"/>
        <w:tblLook w:val="0000" w:firstRow="0" w:lastRow="0" w:firstColumn="0" w:lastColumn="0" w:noHBand="0" w:noVBand="0"/>
      </w:tblPr>
      <w:tblGrid>
        <w:gridCol w:w="1664"/>
        <w:gridCol w:w="5743"/>
        <w:gridCol w:w="1663"/>
      </w:tblGrid>
      <w:tr w:rsidR="00844B47" w14:paraId="6CED3A94" w14:textId="77777777" w:rsidTr="00B21E52">
        <w:tc>
          <w:tcPr>
            <w:tcW w:w="917" w:type="pct"/>
            <w:vAlign w:val="center"/>
          </w:tcPr>
          <w:p w14:paraId="1E42B3C4" w14:textId="77777777" w:rsidR="00844B47" w:rsidRDefault="00844B47" w:rsidP="00B21E52">
            <w:pPr>
              <w:pStyle w:val="aff5"/>
              <w:tabs>
                <w:tab w:val="clear" w:pos="8400"/>
                <w:tab w:val="right" w:pos="8280"/>
              </w:tabs>
              <w:spacing w:after="163"/>
              <w:rPr>
                <w:rFonts w:ascii="宋体" w:hAnsi="宋体" w:hint="eastAsia"/>
                <w:sz w:val="24"/>
              </w:rPr>
            </w:pPr>
          </w:p>
        </w:tc>
        <w:tc>
          <w:tcPr>
            <w:tcW w:w="3166" w:type="pct"/>
            <w:vAlign w:val="center"/>
          </w:tcPr>
          <w:p w14:paraId="7FF72092" w14:textId="3E5373F7" w:rsidR="00844B47" w:rsidRPr="000518C1" w:rsidRDefault="00000000" w:rsidP="00844B47">
            <w:pPr>
              <w:pStyle w:val="expressions"/>
              <w:rPr>
                <w:rFonts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fine</m:t>
                    </m:r>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base</m:t>
                    </m:r>
                    <m:r>
                      <w:rPr>
                        <w:rFonts w:ascii="Cambria Math" w:hAnsi="Cambria Math" w:cs="Times New Roman"/>
                      </w:rPr>
                      <m:t>,i</m:t>
                    </m:r>
                  </m:sub>
                </m:sSub>
              </m:oMath>
            </m:oMathPara>
          </w:p>
        </w:tc>
        <w:tc>
          <w:tcPr>
            <w:tcW w:w="917" w:type="pct"/>
            <w:vAlign w:val="center"/>
          </w:tcPr>
          <w:p w14:paraId="46A96DFC" w14:textId="033737C8" w:rsidR="00844B47" w:rsidRPr="002B54B9" w:rsidRDefault="00844B47" w:rsidP="00B21E52">
            <w:pPr>
              <w:pStyle w:val="altz"/>
              <w:ind w:firstLine="480"/>
              <w:jc w:val="right"/>
              <w:rPr>
                <w:rFonts w:asciiTheme="minorHAnsi" w:eastAsiaTheme="minorEastAsia" w:hAnsiTheme="minorHAnsi" w:hint="eastAsia"/>
              </w:rPr>
            </w:pPr>
            <w:bookmarkStart w:id="186" w:name="_Ref227918078"/>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5</w:t>
            </w:r>
            <w:r w:rsidR="002F0A02">
              <w:fldChar w:fldCharType="end"/>
            </w:r>
            <w:r>
              <w:rPr>
                <w:rFonts w:hint="eastAsia"/>
              </w:rPr>
              <w:t>)</w:t>
            </w:r>
            <w:bookmarkEnd w:id="186"/>
          </w:p>
        </w:tc>
      </w:tr>
    </w:tbl>
    <w:p w14:paraId="63643A34" w14:textId="6AC6F0F0" w:rsidR="00844B47" w:rsidRDefault="002F0A02" w:rsidP="00844B47">
      <w:pPr>
        <w:pStyle w:val="altz"/>
        <w:ind w:firstLine="480"/>
      </w:pPr>
      <w:r>
        <w:rPr>
          <w:rFonts w:hint="eastAsia"/>
        </w:rPr>
        <w:t>配对差值</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hint="eastAsia"/>
        </w:rPr>
        <w:t>计算方式如式</w:t>
      </w:r>
      <w:r>
        <w:rPr>
          <w:rFonts w:hint="eastAsia"/>
        </w:rPr>
        <w:t xml:space="preserve"> </w:t>
      </w:r>
      <w:r>
        <w:fldChar w:fldCharType="begin"/>
      </w:r>
      <w:r>
        <w:instrText xml:space="preserve"> </w:instrText>
      </w:r>
      <w:r>
        <w:rPr>
          <w:rFonts w:hint="eastAsia"/>
        </w:rPr>
        <w:instrText>REF _Ref227918078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5</w:t>
      </w:r>
      <w:r>
        <w:rPr>
          <w:rFonts w:hint="eastAsia"/>
        </w:rPr>
        <w:t>)</w:t>
      </w:r>
      <w:r>
        <w:fldChar w:fldCharType="end"/>
      </w:r>
      <w:r>
        <w:rPr>
          <w:rFonts w:hint="eastAsia"/>
        </w:rPr>
        <w:t>所示。</w:t>
      </w:r>
      <w:r w:rsidR="00844B47" w:rsidRPr="00844B47">
        <w:rPr>
          <w:rFonts w:hint="eastAsia"/>
        </w:rPr>
        <w:t>剔除</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hint="eastAsia"/>
          </w:rPr>
          <m:t>=0</m:t>
        </m:r>
      </m:oMath>
      <w:r w:rsidR="00844B47" w:rsidRPr="00844B47">
        <w:rPr>
          <w:rFonts w:hint="eastAsia"/>
        </w:rPr>
        <w:t>的样本，</w:t>
      </w:r>
      <w:proofErr w:type="gramStart"/>
      <w:r w:rsidR="00844B47" w:rsidRPr="00844B47">
        <w:rPr>
          <w:rFonts w:hint="eastAsia"/>
        </w:rPr>
        <w:t>记有效</w:t>
      </w:r>
      <w:proofErr w:type="gramEnd"/>
      <w:r w:rsidR="00844B47" w:rsidRPr="00844B47">
        <w:rPr>
          <w:rFonts w:hint="eastAsia"/>
        </w:rPr>
        <w:t>样本量为</w:t>
      </w:r>
      <m:oMath>
        <m:sSup>
          <m:sSupPr>
            <m:ctrlPr>
              <w:rPr>
                <w:rFonts w:ascii="Cambria Math" w:hAnsi="Cambria Math" w:cs="Times New Roman"/>
              </w:rPr>
            </m:ctrlPr>
          </m:sSupPr>
          <m:e>
            <m:r>
              <m:rPr>
                <m:nor/>
              </m:rPr>
              <w:rPr>
                <w:rFonts w:cs="Times New Roman"/>
              </w:rPr>
              <m:t>n</m:t>
            </m:r>
          </m:e>
          <m:sup>
            <m:r>
              <m:rPr>
                <m:nor/>
              </m:rPr>
              <w:rPr>
                <w:rFonts w:cs="Times New Roman"/>
              </w:rPr>
              <m:t>'</m:t>
            </m:r>
          </m:sup>
        </m:sSup>
      </m:oMath>
      <w:r w:rsidR="00844B47" w:rsidRPr="00844B47">
        <w:rPr>
          <w:rFonts w:hint="eastAsia"/>
        </w:rPr>
        <w:t>。</w:t>
      </w:r>
    </w:p>
    <w:p w14:paraId="518C69B5" w14:textId="6ECAC4D4" w:rsidR="00844B47" w:rsidRPr="00844B47" w:rsidRDefault="00E5028D" w:rsidP="00E5028D">
      <w:pPr>
        <w:pStyle w:val="altz"/>
        <w:ind w:firstLine="480"/>
      </w:pPr>
      <w:r>
        <w:rPr>
          <w:rFonts w:hint="eastAsia"/>
        </w:rPr>
        <w:t>步骤</w:t>
      </w:r>
      <w:r>
        <w:rPr>
          <w:rFonts w:hint="eastAsia"/>
        </w:rPr>
        <w:t>2</w:t>
      </w:r>
      <w:r>
        <w:rPr>
          <w:rFonts w:hint="eastAsia"/>
        </w:rPr>
        <w:t>：</w:t>
      </w:r>
      <w:r w:rsidR="002F0A02" w:rsidRPr="002F0A02">
        <w:rPr>
          <w:rFonts w:hint="eastAsia"/>
        </w:rPr>
        <w:t>编</w:t>
      </w:r>
      <w:proofErr w:type="gramStart"/>
      <w:r w:rsidR="002F0A02" w:rsidRPr="002F0A02">
        <w:rPr>
          <w:rFonts w:hint="eastAsia"/>
        </w:rPr>
        <w:t>秩</w:t>
      </w:r>
      <w:proofErr w:type="gramEnd"/>
      <w:r w:rsidR="002F0A02" w:rsidRPr="002F0A02">
        <w:rPr>
          <w:rFonts w:hint="eastAsia"/>
        </w:rPr>
        <w:t>（</w:t>
      </w:r>
      <w:r w:rsidR="002F0A02" w:rsidRPr="002F0A02">
        <w:rPr>
          <w:rFonts w:hint="eastAsia"/>
        </w:rPr>
        <w:t>Ranking</w:t>
      </w:r>
      <w:r w:rsidR="002F0A02" w:rsidRPr="002F0A02">
        <w:rPr>
          <w:rFonts w:hint="eastAsia"/>
        </w:rPr>
        <w:t>）</w:t>
      </w:r>
    </w:p>
    <w:p w14:paraId="6FFDB7E8" w14:textId="468DD638" w:rsidR="00844B47" w:rsidRPr="002F0A02" w:rsidRDefault="002F0A02" w:rsidP="00844B47">
      <w:pPr>
        <w:pStyle w:val="altz"/>
        <w:ind w:firstLine="480"/>
      </w:pPr>
      <w:r w:rsidRPr="002F0A02">
        <w:rPr>
          <w:rFonts w:hint="eastAsia"/>
        </w:rPr>
        <w:t>对</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sidRPr="002F0A02">
        <w:rPr>
          <w:rFonts w:hint="eastAsia"/>
        </w:rPr>
        <w:t>由小到大排序并赋</w:t>
      </w:r>
      <w:proofErr w:type="gramStart"/>
      <w:r w:rsidRPr="002F0A02">
        <w:rPr>
          <w:rFonts w:hint="eastAsia"/>
        </w:rPr>
        <w:t>秩</w:t>
      </w:r>
      <w:proofErr w:type="gramEnd"/>
      <w:r w:rsidRPr="002F0A02">
        <w:rPr>
          <w:rFonts w:hint="eastAsia"/>
        </w:rPr>
        <w:t>。若存在相同绝对差值，则取平均</w:t>
      </w:r>
      <w:proofErr w:type="gramStart"/>
      <w:r w:rsidRPr="002F0A02">
        <w:rPr>
          <w:rFonts w:hint="eastAsia"/>
        </w:rPr>
        <w:t>秩</w:t>
      </w:r>
      <w:proofErr w:type="gramEnd"/>
      <w:r w:rsidRPr="002F0A02">
        <w:rPr>
          <w:rFonts w:hint="eastAsia"/>
        </w:rPr>
        <w:t>次</w:t>
      </w:r>
      <w:r>
        <w:rPr>
          <w:rFonts w:hint="eastAsia"/>
        </w:rPr>
        <w:t>，如式</w:t>
      </w:r>
      <w:r>
        <w:rPr>
          <w:rFonts w:hint="eastAsia"/>
        </w:rPr>
        <w:t xml:space="preserve"> </w:t>
      </w:r>
      <w:r>
        <w:fldChar w:fldCharType="begin"/>
      </w:r>
      <w:r>
        <w:instrText xml:space="preserve"> </w:instrText>
      </w:r>
      <w:r>
        <w:rPr>
          <w:rFonts w:hint="eastAsia"/>
        </w:rPr>
        <w:instrText>REF _Ref227918525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6</w:t>
      </w:r>
      <w:r>
        <w:rPr>
          <w:rFonts w:hint="eastAsia"/>
        </w:rPr>
        <w:t>)</w:t>
      </w:r>
      <w:r>
        <w:fldChar w:fldCharType="end"/>
      </w:r>
      <w:r>
        <w:rPr>
          <w:rFonts w:hint="eastAsia"/>
        </w:rPr>
        <w:t>所示</w:t>
      </w:r>
      <w:r w:rsidRPr="002F0A02">
        <w:rPr>
          <w:rFonts w:hint="eastAsia"/>
        </w:rPr>
        <w:t>：</w:t>
      </w:r>
    </w:p>
    <w:tbl>
      <w:tblPr>
        <w:tblW w:w="5000" w:type="pct"/>
        <w:tblLook w:val="0000" w:firstRow="0" w:lastRow="0" w:firstColumn="0" w:lastColumn="0" w:noHBand="0" w:noVBand="0"/>
      </w:tblPr>
      <w:tblGrid>
        <w:gridCol w:w="1664"/>
        <w:gridCol w:w="5743"/>
        <w:gridCol w:w="1663"/>
      </w:tblGrid>
      <w:tr w:rsidR="002F0A02" w14:paraId="6C7BCC69" w14:textId="77777777" w:rsidTr="00B21E52">
        <w:tc>
          <w:tcPr>
            <w:tcW w:w="917" w:type="pct"/>
            <w:vAlign w:val="center"/>
          </w:tcPr>
          <w:p w14:paraId="035FB4BA" w14:textId="77777777" w:rsidR="002F0A02" w:rsidRDefault="002F0A02" w:rsidP="00B21E52">
            <w:pPr>
              <w:pStyle w:val="aff5"/>
              <w:tabs>
                <w:tab w:val="clear" w:pos="8400"/>
                <w:tab w:val="right" w:pos="8280"/>
              </w:tabs>
              <w:spacing w:after="163"/>
              <w:rPr>
                <w:rFonts w:ascii="宋体" w:hAnsi="宋体" w:hint="eastAsia"/>
                <w:sz w:val="24"/>
              </w:rPr>
            </w:pPr>
          </w:p>
        </w:tc>
        <w:tc>
          <w:tcPr>
            <w:tcW w:w="3166" w:type="pct"/>
            <w:vAlign w:val="center"/>
          </w:tcPr>
          <w:p w14:paraId="09A4E478" w14:textId="749495B6" w:rsidR="002F0A02" w:rsidRPr="00300A0A" w:rsidRDefault="00300A0A" w:rsidP="002F0A02">
            <w:pPr>
              <w:pStyle w:val="altz"/>
              <w:snapToGrid/>
              <w:spacing w:line="240" w:lineRule="auto"/>
              <w:ind w:firstLineChars="0" w:firstLine="0"/>
              <w:rPr>
                <w:rFonts w:cs="Times New Roman"/>
              </w:rPr>
            </w:pPr>
            <m:oMathPara>
              <m:oMath>
                <m:r>
                  <w:rPr>
                    <w:rFonts w:ascii="Cambria Math" w:hAnsi="Cambria Math" w:cs="Times New Roman"/>
                  </w:rPr>
                  <m:t>Rank</m:t>
                </m:r>
                <m:d>
                  <m:dPr>
                    <m:ctrlPr>
                      <w:rPr>
                        <w:rFonts w:ascii="Cambria Math" w:hAnsi="Cambria Math" w:cs="Times New Roman"/>
                        <w:i/>
                        <w:iCs/>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d>
                  </m:e>
                </m:d>
                <m:r>
                  <w:rPr>
                    <w:rFonts w:ascii="Cambria Math" w:hAnsi="Cambria Math" w:cs="Times New Roman"/>
                  </w:rPr>
                  <m:t xml:space="preserve"> =</m:t>
                </m:r>
                <m:r>
                  <w:rPr>
                    <w:rFonts w:ascii="Cambria Math" w:hAnsi="Cambria Math" w:cs="Times New Roman"/>
                  </w:rPr>
                  <m:t>平均秩次</m:t>
                </m:r>
              </m:oMath>
            </m:oMathPara>
          </w:p>
        </w:tc>
        <w:tc>
          <w:tcPr>
            <w:tcW w:w="917" w:type="pct"/>
            <w:vAlign w:val="center"/>
          </w:tcPr>
          <w:p w14:paraId="15DD791B" w14:textId="4D25D07C" w:rsidR="002F0A02" w:rsidRPr="002B54B9" w:rsidRDefault="002F0A02" w:rsidP="00B21E52">
            <w:pPr>
              <w:pStyle w:val="altz"/>
              <w:spacing w:after="120"/>
              <w:ind w:firstLine="480"/>
              <w:jc w:val="right"/>
              <w:rPr>
                <w:rFonts w:asciiTheme="minorHAnsi" w:eastAsiaTheme="minorEastAsia" w:hAnsiTheme="minorHAnsi" w:hint="eastAsia"/>
              </w:rPr>
            </w:pPr>
            <w:bookmarkStart w:id="187" w:name="_Ref227918525"/>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rFonts w:hint="eastAsia"/>
                <w:noProof/>
              </w:rPr>
              <w:t>6</w:t>
            </w:r>
            <w:r>
              <w:rPr>
                <w:rFonts w:hint="eastAsia"/>
              </w:rPr>
              <w:fldChar w:fldCharType="end"/>
            </w:r>
            <w:r>
              <w:rPr>
                <w:rFonts w:hint="eastAsia"/>
              </w:rPr>
              <w:t>)</w:t>
            </w:r>
            <w:bookmarkEnd w:id="187"/>
          </w:p>
        </w:tc>
      </w:tr>
    </w:tbl>
    <w:p w14:paraId="66DB4E6E" w14:textId="33582C96" w:rsidR="00844B47" w:rsidRDefault="00E5028D" w:rsidP="00E5028D">
      <w:pPr>
        <w:pStyle w:val="altz"/>
        <w:ind w:firstLine="480"/>
      </w:pPr>
      <w:r>
        <w:rPr>
          <w:rFonts w:hint="eastAsia"/>
        </w:rPr>
        <w:t>步骤</w:t>
      </w:r>
      <w:r>
        <w:rPr>
          <w:rFonts w:hint="eastAsia"/>
        </w:rPr>
        <w:t>3</w:t>
      </w:r>
      <w:r>
        <w:rPr>
          <w:rFonts w:hint="eastAsia"/>
        </w:rPr>
        <w:t>：</w:t>
      </w:r>
      <w:r w:rsidR="002F0A02" w:rsidRPr="002F0A02">
        <w:rPr>
          <w:rFonts w:hint="eastAsia"/>
        </w:rPr>
        <w:t>计算符号秩</w:t>
      </w:r>
      <w:proofErr w:type="gramStart"/>
      <w:r w:rsidR="002F0A02" w:rsidRPr="002F0A02">
        <w:rPr>
          <w:rFonts w:hint="eastAsia"/>
        </w:rPr>
        <w:t>和</w:t>
      </w:r>
      <w:proofErr w:type="gramEnd"/>
    </w:p>
    <w:p w14:paraId="110570B3" w14:textId="02D99864" w:rsidR="001F5FE9" w:rsidRPr="001F5FE9" w:rsidRDefault="001F5FE9" w:rsidP="001F5FE9">
      <w:pPr>
        <w:pStyle w:val="altz"/>
        <w:ind w:firstLine="480"/>
      </w:pPr>
      <w:r w:rsidRPr="001F5FE9">
        <w:rPr>
          <w:rFonts w:hint="eastAsia"/>
        </w:rPr>
        <w:t>分别累加正差值与负差值对应的</w:t>
      </w:r>
      <w:proofErr w:type="gramStart"/>
      <w:r w:rsidRPr="001F5FE9">
        <w:rPr>
          <w:rFonts w:hint="eastAsia"/>
        </w:rPr>
        <w:t>秩</w:t>
      </w:r>
      <w:proofErr w:type="gramEnd"/>
      <w:r w:rsidRPr="001F5FE9">
        <w:rPr>
          <w:rFonts w:hint="eastAsia"/>
        </w:rPr>
        <w:t>次</w:t>
      </w:r>
      <w:r>
        <w:rPr>
          <w:rFonts w:hint="eastAsia"/>
        </w:rPr>
        <w:t>，如式</w:t>
      </w:r>
      <w:r>
        <w:rPr>
          <w:rFonts w:hint="eastAsia"/>
        </w:rPr>
        <w:t xml:space="preserve"> </w:t>
      </w:r>
      <w:r>
        <w:fldChar w:fldCharType="begin"/>
      </w:r>
      <w:r>
        <w:instrText xml:space="preserve"> </w:instrText>
      </w:r>
      <w:r>
        <w:rPr>
          <w:rFonts w:hint="eastAsia"/>
        </w:rPr>
        <w:instrText>REF _Ref227918683 \h</w:instrText>
      </w:r>
      <w:r>
        <w:instrText xml:space="preserve"> </w:instrText>
      </w:r>
      <w:r>
        <w:fldChar w:fldCharType="separate"/>
      </w:r>
      <w:r>
        <w:rPr>
          <w:rFonts w:hint="eastAsia"/>
        </w:rPr>
        <w:t>(</w:t>
      </w:r>
      <w:r>
        <w:rPr>
          <w:rFonts w:hint="eastAsia"/>
          <w:noProof/>
        </w:rPr>
        <w:t>6</w:t>
      </w:r>
      <w:r>
        <w:rPr>
          <w:rFonts w:hint="eastAsia"/>
        </w:rPr>
        <w:noBreakHyphen/>
      </w:r>
      <w:r>
        <w:rPr>
          <w:noProof/>
        </w:rPr>
        <w:t>7</w:t>
      </w:r>
      <w:r>
        <w:rPr>
          <w:rFonts w:hint="eastAsia"/>
        </w:rPr>
        <w:t>)</w:t>
      </w:r>
      <w:r>
        <w:fldChar w:fldCharType="end"/>
      </w:r>
      <w:r>
        <w:rPr>
          <w:rFonts w:hint="eastAsia"/>
        </w:rPr>
        <w:t>所示</w:t>
      </w:r>
      <w:r w:rsidRPr="001F5FE9">
        <w:rPr>
          <w:rFonts w:hint="eastAsia"/>
        </w:rPr>
        <w:t>：</w:t>
      </w:r>
    </w:p>
    <w:tbl>
      <w:tblPr>
        <w:tblW w:w="5000" w:type="pct"/>
        <w:tblLook w:val="0000" w:firstRow="0" w:lastRow="0" w:firstColumn="0" w:lastColumn="0" w:noHBand="0" w:noVBand="0"/>
      </w:tblPr>
      <w:tblGrid>
        <w:gridCol w:w="1664"/>
        <w:gridCol w:w="5743"/>
        <w:gridCol w:w="1663"/>
      </w:tblGrid>
      <w:tr w:rsidR="002F0A02" w14:paraId="7B430495" w14:textId="77777777" w:rsidTr="00B21E52">
        <w:tc>
          <w:tcPr>
            <w:tcW w:w="917" w:type="pct"/>
            <w:vAlign w:val="center"/>
          </w:tcPr>
          <w:p w14:paraId="0889D18E" w14:textId="77777777" w:rsidR="002F0A02" w:rsidRDefault="002F0A02" w:rsidP="00B21E52">
            <w:pPr>
              <w:pStyle w:val="aff5"/>
              <w:tabs>
                <w:tab w:val="clear" w:pos="8400"/>
                <w:tab w:val="right" w:pos="8280"/>
              </w:tabs>
              <w:spacing w:after="163"/>
              <w:rPr>
                <w:rFonts w:ascii="宋体" w:hAnsi="宋体" w:hint="eastAsia"/>
                <w:sz w:val="24"/>
              </w:rPr>
            </w:pPr>
          </w:p>
        </w:tc>
        <w:tc>
          <w:tcPr>
            <w:tcW w:w="3166" w:type="pct"/>
            <w:vAlign w:val="center"/>
          </w:tcPr>
          <w:p w14:paraId="2A38F7B9" w14:textId="17949726" w:rsidR="002F0A02" w:rsidRPr="002F0A02" w:rsidRDefault="00000000" w:rsidP="00B21E52">
            <w:pPr>
              <w:pStyle w:val="altz"/>
              <w:snapToGrid/>
              <w:spacing w:line="240" w:lineRule="auto"/>
              <w:ind w:firstLineChars="0" w:firstLine="0"/>
            </w:pPr>
            <m:oMathPara>
              <m:oMath>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m:r>
                          <m:rPr>
                            <m:nor/>
                          </m:rPr>
                          <w:rPr>
                            <w:rFonts w:ascii="Cambria Math"/>
                            <w:i/>
                            <w:iCs/>
                          </w:rPr>
                          <m:t>i</m:t>
                        </m:r>
                      </m:sub>
                    </m:sSub>
                    <m:r>
                      <m:rPr>
                        <m:nor/>
                      </m:rPr>
                      <w:rPr>
                        <w:rFonts w:ascii="Cambria Math"/>
                        <w:i/>
                        <w:iCs/>
                      </w:rPr>
                      <m:t>&gt;0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m:r>
                                  <m:rPr>
                                    <m:nor/>
                                  </m:rPr>
                                  <w:rPr>
                                    <w:rFonts w:ascii="Cambria Math"/>
                                    <w:i/>
                                    <w:iCs/>
                                  </w:rPr>
                                  <m:t>i</m:t>
                                </m:r>
                              </m:sub>
                            </m:sSub>
                          </m:e>
                        </m:d>
                      </m:e>
                    </m:d>
                  </m:e>
                </m:nary>
                <m:r>
                  <m:rPr>
                    <m:nor/>
                  </m:rPr>
                  <w:rPr>
                    <w:rFonts w:ascii="Cambria Math"/>
                    <w:i/>
                    <w:iCs/>
                  </w:rPr>
                  <m:t> </m:t>
                </m:r>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m:r>
                          <m:rPr>
                            <m:nor/>
                          </m:rPr>
                          <w:rPr>
                            <w:rFonts w:ascii="Cambria Math"/>
                            <w:i/>
                            <w:iCs/>
                          </w:rPr>
                          <m:t>i</m:t>
                        </m:r>
                      </m:sub>
                    </m:sSub>
                    <m:r>
                      <m:rPr>
                        <m:nor/>
                      </m:rPr>
                      <w:rPr>
                        <w:rFonts w:ascii="Cambria Math"/>
                        <w:i/>
                        <w:iCs/>
                      </w:rPr>
                      <m:t>&lt;0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m:r>
                                  <m:rPr>
                                    <m:nor/>
                                  </m:rPr>
                                  <w:rPr>
                                    <w:rFonts w:ascii="Cambria Math"/>
                                    <w:i/>
                                    <w:iCs/>
                                  </w:rPr>
                                  <m:t>i</m:t>
                                </m:r>
                              </m:sub>
                            </m:sSub>
                          </m:e>
                        </m:d>
                      </m:e>
                    </m:d>
                  </m:e>
                </m:nary>
                <m:r>
                  <m:rPr>
                    <m:nor/>
                  </m:rPr>
                  <w:rPr>
                    <w:rFonts w:ascii="Cambria Math"/>
                  </w:rPr>
                  <m:t> </m:t>
                </m:r>
              </m:oMath>
            </m:oMathPara>
          </w:p>
        </w:tc>
        <w:tc>
          <w:tcPr>
            <w:tcW w:w="917" w:type="pct"/>
            <w:vAlign w:val="center"/>
          </w:tcPr>
          <w:p w14:paraId="66844474" w14:textId="21E5AC90" w:rsidR="002F0A02" w:rsidRPr="002B54B9" w:rsidRDefault="002F0A02" w:rsidP="00B21E52">
            <w:pPr>
              <w:pStyle w:val="altz"/>
              <w:spacing w:after="120"/>
              <w:ind w:firstLine="480"/>
              <w:jc w:val="right"/>
              <w:rPr>
                <w:rFonts w:asciiTheme="minorHAnsi" w:eastAsiaTheme="minorEastAsia" w:hAnsiTheme="minorHAnsi" w:hint="eastAsia"/>
              </w:rPr>
            </w:pPr>
            <w:bookmarkStart w:id="188" w:name="_Ref227918683"/>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1F5FE9">
              <w:rPr>
                <w:noProof/>
              </w:rPr>
              <w:t>7</w:t>
            </w:r>
            <w:r>
              <w:rPr>
                <w:rFonts w:hint="eastAsia"/>
              </w:rPr>
              <w:fldChar w:fldCharType="end"/>
            </w:r>
            <w:r>
              <w:rPr>
                <w:rFonts w:hint="eastAsia"/>
              </w:rPr>
              <w:t>)</w:t>
            </w:r>
            <w:bookmarkEnd w:id="188"/>
          </w:p>
        </w:tc>
      </w:tr>
    </w:tbl>
    <w:p w14:paraId="710AA849" w14:textId="21E5AC90" w:rsidR="002F0A02" w:rsidRDefault="00E5028D" w:rsidP="00E5028D">
      <w:pPr>
        <w:pStyle w:val="altz"/>
        <w:ind w:firstLine="480"/>
      </w:pPr>
      <w:r>
        <w:rPr>
          <w:rFonts w:hint="eastAsia"/>
        </w:rPr>
        <w:t>步骤</w:t>
      </w:r>
      <w:r>
        <w:rPr>
          <w:rFonts w:hint="eastAsia"/>
        </w:rPr>
        <w:t>4</w:t>
      </w:r>
      <w:r>
        <w:rPr>
          <w:rFonts w:hint="eastAsia"/>
        </w:rPr>
        <w:t>：</w:t>
      </w:r>
      <w:r w:rsidR="001F5FE9" w:rsidRPr="001F5FE9">
        <w:rPr>
          <w:rFonts w:hint="eastAsia"/>
        </w:rPr>
        <w:t>确定检验统计量</w:t>
      </w:r>
    </w:p>
    <w:tbl>
      <w:tblPr>
        <w:tblW w:w="5000" w:type="pct"/>
        <w:tblLook w:val="0000" w:firstRow="0" w:lastRow="0" w:firstColumn="0" w:lastColumn="0" w:noHBand="0" w:noVBand="0"/>
      </w:tblPr>
      <w:tblGrid>
        <w:gridCol w:w="1664"/>
        <w:gridCol w:w="5743"/>
        <w:gridCol w:w="1663"/>
      </w:tblGrid>
      <w:tr w:rsidR="001F5FE9" w14:paraId="389202AE" w14:textId="77777777" w:rsidTr="00B21E52">
        <w:tc>
          <w:tcPr>
            <w:tcW w:w="917" w:type="pct"/>
            <w:vAlign w:val="center"/>
          </w:tcPr>
          <w:p w14:paraId="6864AEAD" w14:textId="77777777" w:rsidR="001F5FE9" w:rsidRDefault="001F5FE9" w:rsidP="00B21E52">
            <w:pPr>
              <w:pStyle w:val="aff5"/>
              <w:tabs>
                <w:tab w:val="clear" w:pos="8400"/>
                <w:tab w:val="right" w:pos="8280"/>
              </w:tabs>
              <w:spacing w:after="163"/>
              <w:rPr>
                <w:rFonts w:ascii="宋体" w:hAnsi="宋体" w:hint="eastAsia"/>
                <w:sz w:val="24"/>
              </w:rPr>
            </w:pPr>
          </w:p>
        </w:tc>
        <w:tc>
          <w:tcPr>
            <w:tcW w:w="3166" w:type="pct"/>
            <w:vAlign w:val="center"/>
          </w:tcPr>
          <w:p w14:paraId="5F4C11FE" w14:textId="53CB05DE" w:rsidR="001F5FE9" w:rsidRPr="002F0A02" w:rsidRDefault="001F5FE9" w:rsidP="00B21E52">
            <w:pPr>
              <w:pStyle w:val="altz"/>
              <w:snapToGrid/>
              <w:spacing w:line="240" w:lineRule="auto"/>
              <w:ind w:firstLineChars="0" w:firstLine="0"/>
            </w:pPr>
            <m:oMathPara>
              <m:oMath>
                <m:r>
                  <m:rPr>
                    <m:nor/>
                  </m:rPr>
                  <w:rPr>
                    <w:rFonts w:ascii="Cambria Math"/>
                    <w:i/>
                    <w:iCs/>
                  </w:rPr>
                  <m:t xml:space="preserve">W </m:t>
                </m:r>
                <m:r>
                  <m:rPr>
                    <m:nor/>
                  </m:rPr>
                  <w:rPr>
                    <w:rFonts w:ascii="Cambria Math" w:hint="eastAsia"/>
                    <w:i/>
                    <w:iCs/>
                  </w:rPr>
                  <m:t xml:space="preserve"> </m:t>
                </m:r>
                <m:r>
                  <m:rPr>
                    <m:nor/>
                  </m:rPr>
                  <w:rPr>
                    <w:rFonts w:ascii="Cambria Math"/>
                  </w:rPr>
                  <m:t>=</m:t>
                </m:r>
                <m:func>
                  <m:funcPr>
                    <m:ctrlPr>
                      <w:rPr>
                        <w:rFonts w:ascii="Cambria Math" w:hAnsi="Cambria Math"/>
                        <w:i/>
                        <w:iCs/>
                      </w:rPr>
                    </m:ctrlPr>
                  </m:funcPr>
                  <m:fName>
                    <m:r>
                      <m:rPr>
                        <m:nor/>
                      </m:rPr>
                      <w:rPr>
                        <w:rFonts w:ascii="Cambria Math"/>
                        <w:i/>
                        <w:iCs/>
                      </w:rPr>
                      <m:t>min</m:t>
                    </m:r>
                  </m:fName>
                  <m:e>
                    <m:d>
                      <m:dPr>
                        <m:ctrlPr>
                          <w:rPr>
                            <w:rFonts w:ascii="Cambria Math" w:hAnsi="Cambria Math"/>
                            <w:i/>
                            <w:iCs/>
                          </w:rPr>
                        </m:ctrlPr>
                      </m:dPr>
                      <m:e>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w:rPr>
                                <w:rFonts w:ascii="Cambria Math"/>
                              </w:rPr>
                              <m:t xml:space="preserve"> </m:t>
                            </m:r>
                            <m:r>
                              <m:rPr>
                                <m:nor/>
                              </m:rPr>
                              <w:rPr>
                                <w:rFonts w:ascii="Cambria Math"/>
                                <w:i/>
                                <w:iCs/>
                              </w:rPr>
                              <m:t>-</m:t>
                            </m:r>
                          </m:sup>
                        </m:sSup>
                      </m:e>
                    </m:d>
                  </m:e>
                </m:func>
                <m:r>
                  <m:rPr>
                    <m:nor/>
                  </m:rPr>
                  <w:rPr>
                    <w:rFonts w:ascii="Cambria Math"/>
                  </w:rPr>
                  <m:t> </m:t>
                </m:r>
              </m:oMath>
            </m:oMathPara>
          </w:p>
        </w:tc>
        <w:tc>
          <w:tcPr>
            <w:tcW w:w="917" w:type="pct"/>
            <w:vAlign w:val="center"/>
          </w:tcPr>
          <w:p w14:paraId="045B2B1F" w14:textId="75CE0B74" w:rsidR="001F5FE9" w:rsidRPr="002B54B9" w:rsidRDefault="001F5FE9"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8</w:t>
            </w:r>
            <w:r>
              <w:rPr>
                <w:rFonts w:hint="eastAsia"/>
              </w:rPr>
              <w:fldChar w:fldCharType="end"/>
            </w:r>
            <w:r>
              <w:rPr>
                <w:rFonts w:hint="eastAsia"/>
              </w:rPr>
              <w:t>)</w:t>
            </w:r>
          </w:p>
        </w:tc>
      </w:tr>
    </w:tbl>
    <w:p w14:paraId="43FD9D45" w14:textId="7B5590A8" w:rsidR="001F5FE9" w:rsidRDefault="00E5028D" w:rsidP="00E5028D">
      <w:pPr>
        <w:pStyle w:val="altz"/>
        <w:ind w:firstLine="480"/>
      </w:pPr>
      <w:r>
        <w:rPr>
          <w:rFonts w:hint="eastAsia"/>
        </w:rPr>
        <w:t>步骤</w:t>
      </w:r>
      <w:r>
        <w:rPr>
          <w:rFonts w:hint="eastAsia"/>
        </w:rPr>
        <w:t>5</w:t>
      </w:r>
      <w:r>
        <w:rPr>
          <w:rFonts w:hint="eastAsia"/>
        </w:rPr>
        <w:t>：</w:t>
      </w:r>
      <w:r w:rsidR="001F5FE9" w:rsidRPr="001F5FE9">
        <w:rPr>
          <w:rFonts w:hint="eastAsia"/>
        </w:rPr>
        <w:t>显著性判定</w:t>
      </w:r>
    </w:p>
    <w:p w14:paraId="101B538C" w14:textId="30E4ADB8" w:rsidR="001F5FE9" w:rsidRDefault="001F5FE9" w:rsidP="001F5FE9">
      <w:pPr>
        <w:pStyle w:val="altz"/>
        <w:ind w:firstLine="480"/>
      </w:pPr>
      <w:r>
        <w:rPr>
          <w:rFonts w:hint="eastAsia"/>
        </w:rPr>
        <w:t>由于本研究</w:t>
      </w:r>
      <m:oMath>
        <m:sSup>
          <m:sSupPr>
            <m:ctrlPr>
              <w:rPr>
                <w:rFonts w:ascii="Cambria Math" w:hAnsi="Cambria Math" w:cs="Times New Roman"/>
                <w:i/>
              </w:rPr>
            </m:ctrlPr>
          </m:sSupPr>
          <m:e>
            <m:r>
              <m:rPr>
                <m:nor/>
              </m:rPr>
              <w:rPr>
                <w:rFonts w:cs="Times New Roman"/>
                <w:i/>
              </w:rPr>
              <m:t>n</m:t>
            </m:r>
          </m:e>
          <m:sup>
            <m:r>
              <m:rPr>
                <m:nor/>
              </m:rPr>
              <w:rPr>
                <w:rFonts w:cs="Times New Roman"/>
                <w:i/>
              </w:rPr>
              <m:t>'</m:t>
            </m:r>
          </m:sup>
        </m:sSup>
        <m:r>
          <m:rPr>
            <m:nor/>
          </m:rPr>
          <w:rPr>
            <w:rFonts w:ascii="Cambria Math" w:cs="Times New Roman" w:hint="eastAsia"/>
            <w:i/>
          </w:rPr>
          <m:t xml:space="preserve"> </m:t>
        </m:r>
        <m:r>
          <m:rPr>
            <m:nor/>
          </m:rPr>
          <w:rPr>
            <w:rFonts w:cs="Times New Roman"/>
            <w:i/>
          </w:rPr>
          <m:t>=</m:t>
        </m:r>
        <m:r>
          <m:rPr>
            <m:nor/>
          </m:rPr>
          <w:rPr>
            <w:rFonts w:ascii="Cambria Math" w:cs="Times New Roman" w:hint="eastAsia"/>
            <w:i/>
          </w:rPr>
          <m:t xml:space="preserve"> </m:t>
        </m:r>
        <m:r>
          <m:rPr>
            <m:nor/>
          </m:rPr>
          <w:rPr>
            <w:rFonts w:cs="Times New Roman"/>
            <w:i/>
          </w:rPr>
          <m:t>282&gt;20</m:t>
        </m:r>
      </m:oMath>
      <w:r w:rsidRPr="00300A0A">
        <w:rPr>
          <w:rFonts w:cs="Times New Roman"/>
        </w:rPr>
        <w:t>，</w:t>
      </w:r>
      <w:r>
        <w:rPr>
          <w:rFonts w:hint="eastAsia"/>
        </w:rPr>
        <w:t>采用大样本正态近似计算</w:t>
      </w:r>
      <m:oMath>
        <m:r>
          <w:rPr>
            <w:rFonts w:ascii="Cambria Math" w:hAnsi="Cambria Math"/>
          </w:rPr>
          <m:t>Z</m:t>
        </m:r>
      </m:oMath>
      <w:r>
        <w:rPr>
          <w:rFonts w:hint="eastAsia"/>
        </w:rPr>
        <w:t>值与双侧</w:t>
      </w:r>
      <m:oMath>
        <m:r>
          <w:rPr>
            <w:rFonts w:ascii="Cambria Math" w:hAnsi="Cambria Math"/>
          </w:rPr>
          <m:t>p</m:t>
        </m:r>
      </m:oMath>
      <w:r w:rsidR="00300A0A">
        <w:rPr>
          <w:rFonts w:hint="eastAsia"/>
        </w:rPr>
        <w:t>值</w:t>
      </w:r>
      <w:r>
        <w:rPr>
          <w:rFonts w:hint="eastAsia"/>
        </w:rPr>
        <w:t>：</w:t>
      </w:r>
    </w:p>
    <w:tbl>
      <w:tblPr>
        <w:tblW w:w="5000" w:type="pct"/>
        <w:tblLook w:val="0000" w:firstRow="0" w:lastRow="0" w:firstColumn="0" w:lastColumn="0" w:noHBand="0" w:noVBand="0"/>
      </w:tblPr>
      <w:tblGrid>
        <w:gridCol w:w="1664"/>
        <w:gridCol w:w="5743"/>
        <w:gridCol w:w="1663"/>
      </w:tblGrid>
      <w:tr w:rsidR="000518C1" w14:paraId="71FD99F4" w14:textId="77777777" w:rsidTr="00B21E52">
        <w:tc>
          <w:tcPr>
            <w:tcW w:w="917" w:type="pct"/>
            <w:vAlign w:val="center"/>
          </w:tcPr>
          <w:p w14:paraId="37D12762" w14:textId="77777777" w:rsidR="000518C1" w:rsidRDefault="000518C1" w:rsidP="00B21E52">
            <w:pPr>
              <w:pStyle w:val="aff5"/>
              <w:tabs>
                <w:tab w:val="clear" w:pos="8400"/>
                <w:tab w:val="right" w:pos="8280"/>
              </w:tabs>
              <w:spacing w:after="163"/>
              <w:rPr>
                <w:rFonts w:ascii="宋体" w:hAnsi="宋体" w:hint="eastAsia"/>
                <w:sz w:val="24"/>
              </w:rPr>
            </w:pPr>
          </w:p>
        </w:tc>
        <w:tc>
          <w:tcPr>
            <w:tcW w:w="3166" w:type="pct"/>
            <w:vAlign w:val="center"/>
          </w:tcPr>
          <w:p w14:paraId="6DE09AE3" w14:textId="00638266" w:rsidR="000518C1" w:rsidRPr="000518C1" w:rsidRDefault="000518C1" w:rsidP="00B21E52">
            <w:pPr>
              <w:pStyle w:val="altz"/>
              <w:snapToGrid/>
              <w:spacing w:after="120" w:line="240" w:lineRule="auto"/>
              <w:ind w:firstLineChars="0" w:firstLine="0"/>
              <w:rPr>
                <w:i/>
              </w:rPr>
            </w:pPr>
            <m:oMathPara>
              <m:oMath>
                <m:r>
                  <m:rPr>
                    <m:nor/>
                  </m:rPr>
                  <w:rPr>
                    <w:rFonts w:ascii="Cambria Math"/>
                    <w:i/>
                  </w:rPr>
                  <m:t xml:space="preserve">Z </m:t>
                </m:r>
                <m:r>
                  <m:rPr>
                    <m:nor/>
                  </m:rPr>
                  <w:rPr>
                    <w:rFonts w:ascii="Cambria Math" w:hint="eastAsia"/>
                    <w:i/>
                  </w:rPr>
                  <m:t xml:space="preserve"> </m:t>
                </m:r>
                <m:r>
                  <m:rPr>
                    <m:nor/>
                  </m:rPr>
                  <w:rPr>
                    <w:rFonts w:ascii="Cambria Math"/>
                    <w:iCs/>
                  </w:rPr>
                  <m:t>=</m:t>
                </m:r>
                <m:r>
                  <m:rPr>
                    <m:nor/>
                  </m:rPr>
                  <w:rPr>
                    <w:rFonts w:ascii="Cambria Math" w:hint="eastAsia"/>
                    <w:i/>
                  </w:rPr>
                  <m:t xml:space="preserve"> </m:t>
                </m:r>
                <m:f>
                  <m:fPr>
                    <m:ctrlPr>
                      <w:rPr>
                        <w:rFonts w:ascii="Cambria Math" w:hAnsi="Cambria Math" w:cs="Cambria Math"/>
                        <w:i/>
                      </w:rPr>
                    </m:ctrlPr>
                  </m:fPr>
                  <m:num>
                    <m:r>
                      <m:rPr>
                        <m:nor/>
                      </m:rPr>
                      <w:rPr>
                        <w:rFonts w:ascii="Cambria Math"/>
                        <w:i/>
                      </w:rPr>
                      <m:t>W</m:t>
                    </m:r>
                    <m:r>
                      <m:rPr>
                        <m:nor/>
                      </m:rPr>
                      <w:rPr>
                        <w:rFonts w:ascii="Cambria Math"/>
                        <w:i/>
                      </w:rPr>
                      <m:t> </m:t>
                    </m:r>
                    <m:r>
                      <m:rPr>
                        <m:nor/>
                      </m:rPr>
                      <w:rPr>
                        <w:rFonts w:ascii="Cambria Math"/>
                        <w:i/>
                      </w:rPr>
                      <m:t>-</m:t>
                    </m:r>
                    <m:r>
                      <m:rPr>
                        <m:nor/>
                      </m:rPr>
                      <w:rPr>
                        <w:rFonts w:ascii="Cambria Math"/>
                        <w:i/>
                      </w:rPr>
                      <m:t> </m:t>
                    </m:r>
                    <m:sSub>
                      <m:sSubPr>
                        <m:ctrlPr>
                          <w:rPr>
                            <w:rFonts w:ascii="Cambria Math" w:hAnsi="Cambria Math"/>
                            <w:i/>
                          </w:rPr>
                        </m:ctrlPr>
                      </m:sSubPr>
                      <m:e>
                        <m:r>
                          <m:rPr>
                            <m:nor/>
                          </m:rPr>
                          <w:rPr>
                            <w:rFonts w:ascii="Cambria Math"/>
                            <w:i/>
                          </w:rPr>
                          <m:t>μ</m:t>
                        </m:r>
                      </m:e>
                      <m:sub>
                        <m:r>
                          <m:rPr>
                            <m:nor/>
                          </m:rPr>
                          <w:rPr>
                            <w:rFonts w:ascii="Cambria Math"/>
                            <w:i/>
                          </w:rPr>
                          <m:t>W</m:t>
                        </m:r>
                      </m:sub>
                    </m:sSub>
                    <m:ctrlPr>
                      <w:rPr>
                        <w:rFonts w:ascii="Cambria Math" w:hAnsi="Cambria Math"/>
                        <w:i/>
                      </w:rPr>
                    </m:ctrlPr>
                  </m:num>
                  <m:den>
                    <m:sSub>
                      <m:sSubPr>
                        <m:ctrlPr>
                          <w:rPr>
                            <w:rFonts w:ascii="Cambria Math" w:hAnsi="Cambria Math"/>
                            <w:i/>
                          </w:rPr>
                        </m:ctrlPr>
                      </m:sSubPr>
                      <m:e>
                        <m:r>
                          <m:rPr>
                            <m:nor/>
                          </m:rPr>
                          <w:rPr>
                            <w:rFonts w:ascii="Cambria Math"/>
                            <w:i/>
                          </w:rPr>
                          <m:t>σ</m:t>
                        </m:r>
                      </m:e>
                      <m:sub>
                        <m:r>
                          <m:rPr>
                            <m:nor/>
                          </m:rPr>
                          <w:rPr>
                            <w:rFonts w:ascii="Cambria Math"/>
                            <w:i/>
                          </w:rPr>
                          <m:t>W</m:t>
                        </m:r>
                      </m:sub>
                    </m:sSub>
                    <m:ctrlPr>
                      <w:rPr>
                        <w:rFonts w:ascii="Cambria Math" w:hAnsi="Cambria Math"/>
                        <w:i/>
                      </w:rPr>
                    </m:ctrlPr>
                  </m:den>
                </m:f>
                <m:r>
                  <m:rPr>
                    <m:nor/>
                  </m:rPr>
                  <w:rPr>
                    <w:rFonts w:ascii="Cambria Math"/>
                    <w:i/>
                  </w:rPr>
                  <m:t> </m:t>
                </m:r>
              </m:oMath>
            </m:oMathPara>
          </w:p>
        </w:tc>
        <w:tc>
          <w:tcPr>
            <w:tcW w:w="917" w:type="pct"/>
            <w:vAlign w:val="center"/>
          </w:tcPr>
          <w:p w14:paraId="5CA2F0D2" w14:textId="5821915E" w:rsidR="000518C1" w:rsidRPr="002B54B9" w:rsidRDefault="000518C1"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9</w:t>
            </w:r>
            <w:r>
              <w:rPr>
                <w:rFonts w:hint="eastAsia"/>
              </w:rPr>
              <w:fldChar w:fldCharType="end"/>
            </w:r>
            <w:r>
              <w:rPr>
                <w:rFonts w:hint="eastAsia"/>
              </w:rPr>
              <w:t>)</w:t>
            </w:r>
          </w:p>
        </w:tc>
      </w:tr>
    </w:tbl>
    <w:p w14:paraId="6F415D10" w14:textId="77777777" w:rsidR="00F8362F" w:rsidRPr="00F8362F" w:rsidRDefault="00F8362F" w:rsidP="00F8362F">
      <w:pPr>
        <w:pStyle w:val="altz"/>
        <w:ind w:firstLine="480"/>
      </w:pPr>
      <w:r w:rsidRPr="00F8362F">
        <w:t>其中</w:t>
      </w:r>
    </w:p>
    <w:tbl>
      <w:tblPr>
        <w:tblW w:w="5000" w:type="pct"/>
        <w:tblLook w:val="0000" w:firstRow="0" w:lastRow="0" w:firstColumn="0" w:lastColumn="0" w:noHBand="0" w:noVBand="0"/>
      </w:tblPr>
      <w:tblGrid>
        <w:gridCol w:w="1664"/>
        <w:gridCol w:w="5743"/>
        <w:gridCol w:w="1663"/>
      </w:tblGrid>
      <w:tr w:rsidR="00F8362F" w14:paraId="00402D78" w14:textId="77777777" w:rsidTr="00B21E52">
        <w:tc>
          <w:tcPr>
            <w:tcW w:w="917" w:type="pct"/>
            <w:vAlign w:val="center"/>
          </w:tcPr>
          <w:p w14:paraId="0DAB7F52" w14:textId="77777777" w:rsidR="00F8362F" w:rsidRDefault="00F8362F" w:rsidP="00B21E52">
            <w:pPr>
              <w:pStyle w:val="aff5"/>
              <w:tabs>
                <w:tab w:val="clear" w:pos="8400"/>
                <w:tab w:val="right" w:pos="8280"/>
              </w:tabs>
              <w:spacing w:after="163"/>
              <w:rPr>
                <w:rFonts w:ascii="宋体" w:hAnsi="宋体" w:hint="eastAsia"/>
                <w:sz w:val="24"/>
              </w:rPr>
            </w:pPr>
          </w:p>
        </w:tc>
        <w:tc>
          <w:tcPr>
            <w:tcW w:w="3166" w:type="pct"/>
            <w:vAlign w:val="center"/>
          </w:tcPr>
          <w:p w14:paraId="074036BF" w14:textId="6F6D5CD8" w:rsidR="00F8362F" w:rsidRPr="00F8362F" w:rsidRDefault="00000000" w:rsidP="00B21E52">
            <w:pPr>
              <w:pStyle w:val="altz"/>
              <w:snapToGrid/>
              <w:spacing w:after="120" w:line="240" w:lineRule="auto"/>
              <w:ind w:firstLineChars="0" w:firstLine="0"/>
              <w:rPr>
                <w:rFonts w:cs="Times New Roman"/>
                <w:i/>
                <w:iCs/>
              </w:rPr>
            </w:pPr>
            <m:oMathPara>
              <m:oMath>
                <m:sSub>
                  <m:sSubPr>
                    <m:ctrlPr>
                      <w:rPr>
                        <w:rFonts w:ascii="Cambria Math" w:hAnsi="Cambria Math" w:cs="Times New Roman"/>
                        <w:i/>
                        <w:iCs/>
                      </w:rPr>
                    </m:ctrlPr>
                  </m:sSubPr>
                  <m:e>
                    <m:r>
                      <m:rPr>
                        <m:nor/>
                      </m:rPr>
                      <w:rPr>
                        <w:rFonts w:cs="Times New Roman"/>
                        <w:i/>
                        <w:iCs/>
                      </w:rPr>
                      <m:t>μ</m:t>
                    </m:r>
                  </m:e>
                  <m:sub>
                    <m:r>
                      <m:rPr>
                        <m:nor/>
                      </m:rPr>
                      <w:rPr>
                        <w:rFonts w:cs="Times New Roman"/>
                        <w:i/>
                        <w:iCs/>
                      </w:rPr>
                      <m:t>W</m:t>
                    </m:r>
                  </m:sub>
                </m:sSub>
                <m:r>
                  <m:rPr>
                    <m:nor/>
                  </m:rPr>
                  <w:rPr>
                    <w:rFonts w:cs="Times New Roman"/>
                    <w:i/>
                    <w:iCs/>
                  </w:rPr>
                  <m:t> = </m:t>
                </m:r>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4</m:t>
                    </m:r>
                  </m:den>
                </m:f>
                <m:r>
                  <m:rPr>
                    <m:nor/>
                  </m:rPr>
                  <w:rPr>
                    <w:rFonts w:cs="Times New Roman"/>
                    <w:i/>
                    <w:iCs/>
                  </w:rPr>
                  <m:t xml:space="preserve">,   </m:t>
                </m:r>
                <m:sSub>
                  <m:sSubPr>
                    <m:ctrlPr>
                      <w:rPr>
                        <w:rFonts w:ascii="Cambria Math" w:hAnsi="Cambria Math" w:cs="Times New Roman"/>
                        <w:i/>
                        <w:iCs/>
                      </w:rPr>
                    </m:ctrlPr>
                  </m:sSubPr>
                  <m:e>
                    <m:r>
                      <m:rPr>
                        <m:nor/>
                      </m:rPr>
                      <w:rPr>
                        <w:rFonts w:cs="Times New Roman"/>
                        <w:i/>
                        <w:iCs/>
                      </w:rPr>
                      <m:t>σ</m:t>
                    </m:r>
                  </m:e>
                  <m:sub>
                    <m:r>
                      <m:rPr>
                        <m:nor/>
                      </m:rPr>
                      <w:rPr>
                        <w:rFonts w:cs="Times New Roman"/>
                        <w:i/>
                        <w:iCs/>
                      </w:rPr>
                      <m:t>W</m:t>
                    </m:r>
                  </m:sub>
                </m:sSub>
                <m:r>
                  <m:rPr>
                    <m:nor/>
                  </m:rPr>
                  <w:rPr>
                    <w:rFonts w:cs="Times New Roman"/>
                    <w:i/>
                    <w:iCs/>
                  </w:rPr>
                  <m:t> = </m:t>
                </m:r>
                <m:rad>
                  <m:radPr>
                    <m:degHide m:val="1"/>
                    <m:ctrlPr>
                      <w:rPr>
                        <w:rFonts w:ascii="Cambria Math" w:hAnsi="Cambria Math" w:cs="Times New Roman"/>
                        <w:i/>
                        <w:iCs/>
                      </w:rPr>
                    </m:ctrlPr>
                  </m:radPr>
                  <m:deg/>
                  <m:e>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d>
                          <m:dPr>
                            <m:ctrlPr>
                              <w:rPr>
                                <w:rFonts w:ascii="Cambria Math" w:hAnsi="Cambria Math" w:cs="Times New Roman"/>
                                <w:i/>
                                <w:iCs/>
                              </w:rPr>
                            </m:ctrlPr>
                          </m:dPr>
                          <m:e>
                            <m:r>
                              <m:rPr>
                                <m:nor/>
                              </m:rPr>
                              <w:rPr>
                                <w:rFonts w:cs="Times New Roman"/>
                                <w:i/>
                                <w:iCs/>
                              </w:rPr>
                              <m:t>2</m:t>
                            </m:r>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24</m:t>
                        </m:r>
                      </m:den>
                    </m:f>
                  </m:e>
                </m:rad>
                <m:r>
                  <m:rPr>
                    <m:nor/>
                  </m:rPr>
                  <w:rPr>
                    <w:rFonts w:cs="Times New Roman"/>
                    <w:i/>
                    <w:iCs/>
                  </w:rPr>
                  <m:t> </m:t>
                </m:r>
              </m:oMath>
            </m:oMathPara>
          </w:p>
        </w:tc>
        <w:tc>
          <w:tcPr>
            <w:tcW w:w="917" w:type="pct"/>
            <w:vAlign w:val="center"/>
          </w:tcPr>
          <w:p w14:paraId="4580FB94" w14:textId="25332603" w:rsidR="00F8362F" w:rsidRPr="002B54B9" w:rsidRDefault="00F8362F"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10</w:t>
            </w:r>
            <w:r>
              <w:rPr>
                <w:rFonts w:hint="eastAsia"/>
              </w:rPr>
              <w:fldChar w:fldCharType="end"/>
            </w:r>
            <w:r>
              <w:rPr>
                <w:rFonts w:hint="eastAsia"/>
              </w:rPr>
              <w:t>)</w:t>
            </w:r>
          </w:p>
        </w:tc>
      </w:tr>
    </w:tbl>
    <w:p w14:paraId="341004C2" w14:textId="5FA99475" w:rsidR="005B1D82" w:rsidRPr="005B1D82" w:rsidRDefault="005B1D82" w:rsidP="005B1D82">
      <w:pPr>
        <w:pStyle w:val="altz"/>
        <w:ind w:firstLine="480"/>
      </w:pPr>
      <w:r w:rsidRPr="005B1D82">
        <w:t>若</w:t>
      </w:r>
      <m:oMath>
        <m:r>
          <w:rPr>
            <w:rFonts w:ascii="Cambria Math" w:hAnsi="Cambria Math"/>
          </w:rPr>
          <m:t>p &lt;</m:t>
        </m:r>
      </m:oMath>
      <w:r w:rsidR="003040E3">
        <w:rPr>
          <w:rFonts w:hint="eastAsia"/>
        </w:rPr>
        <w:t xml:space="preserve"> </w:t>
      </w:r>
      <w:r w:rsidR="003040E3" w:rsidRPr="003040E3">
        <w:t>0.05</w:t>
      </w:r>
      <w:r w:rsidRPr="005B1D82">
        <w:t>，则拒绝原假设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，认为该模型在微调前后的</w:t>
      </w:r>
      <w:r w:rsidRPr="005B1D82">
        <w:t>ROUGE-L</w:t>
      </w:r>
      <w:r w:rsidRPr="005B1D82">
        <w:t>分数存在统计学意义上的显著差异；若</w:t>
      </w:r>
      <m:oMath>
        <m:r>
          <w:rPr>
            <w:rFonts w:ascii="Cambria Math" w:hAnsi="Cambria Math"/>
          </w:rPr>
          <m:t xml:space="preserve">p </m:t>
        </m:r>
        <m:r>
          <m:rPr>
            <m:sty m:val="p"/>
          </m:rPr>
          <w:rPr>
            <w:rFonts w:ascii="Cambria Math" w:hAnsi="Cambria Math" w:hint="eastAsia"/>
          </w:rPr>
          <m:t>≥</m:t>
        </m:r>
      </m:oMath>
      <w:r w:rsidR="003040E3">
        <w:rPr>
          <w:rFonts w:hint="eastAsia"/>
        </w:rPr>
        <w:t xml:space="preserve"> </w:t>
      </w:r>
      <w:r w:rsidR="003040E3" w:rsidRPr="003040E3">
        <w:t>0.05</w:t>
      </w:r>
      <w:r w:rsidRPr="005B1D82">
        <w:t>，则无法拒绝</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w:t>
      </w:r>
      <w:proofErr w:type="gramStart"/>
      <w:r w:rsidRPr="005B1D82">
        <w:t>即尚不能</w:t>
      </w:r>
      <w:proofErr w:type="gramEnd"/>
      <w:r w:rsidRPr="005B1D82">
        <w:t>认为微调带来了显著的</w:t>
      </w:r>
      <w:r w:rsidRPr="005B1D82">
        <w:t>ROUGE-L</w:t>
      </w:r>
      <w:r w:rsidRPr="005B1D82">
        <w:t>分数变化</w:t>
      </w:r>
      <w:r w:rsidR="00F52AAA">
        <w:rPr>
          <w:rFonts w:hint="eastAsia"/>
        </w:rPr>
        <w:t>。</w:t>
      </w:r>
    </w:p>
    <w:p w14:paraId="619B2D3A" w14:textId="3298F3C4" w:rsidR="006614D6" w:rsidRDefault="00A86CDE" w:rsidP="00A86CDE">
      <w:pPr>
        <w:pStyle w:val="altz"/>
        <w:ind w:firstLine="480"/>
      </w:pPr>
      <w:r>
        <w:rPr>
          <w:rFonts w:hint="eastAsia"/>
        </w:rPr>
        <w:t>各模型在</w:t>
      </w:r>
      <w:r>
        <w:rPr>
          <w:rFonts w:hint="eastAsia"/>
        </w:rPr>
        <w:t>ROUGE-L</w:t>
      </w:r>
      <w:r>
        <w:rPr>
          <w:rFonts w:hint="eastAsia"/>
        </w:rPr>
        <w:t>指标上的</w:t>
      </w:r>
      <w:r>
        <w:rPr>
          <w:rFonts w:hint="eastAsia"/>
        </w:rPr>
        <w:t>Wilcoxon</w:t>
      </w:r>
      <w:r>
        <w:rPr>
          <w:rFonts w:hint="eastAsia"/>
        </w:rPr>
        <w:t>检验结果</w:t>
      </w:r>
      <w:r w:rsidR="00651B35">
        <w:rPr>
          <w:rFonts w:hint="eastAsia"/>
        </w:rPr>
        <w:t>如</w:t>
      </w:r>
      <w:r w:rsidR="00651B35">
        <w:fldChar w:fldCharType="begin"/>
      </w:r>
      <w:r w:rsidR="00651B35">
        <w:instrText xml:space="preserve"> REF _Ref227873161 \h </w:instrText>
      </w:r>
      <w:r w:rsidR="00651B35">
        <w:fldChar w:fldCharType="separate"/>
      </w:r>
      <w:r w:rsidR="00651B35">
        <w:rPr>
          <w:rFonts w:hint="eastAsia"/>
        </w:rPr>
        <w:t>表</w:t>
      </w:r>
      <w:r w:rsidR="00651B35">
        <w:rPr>
          <w:rFonts w:hint="eastAsia"/>
        </w:rPr>
        <w:t xml:space="preserve"> </w:t>
      </w:r>
      <w:r w:rsidR="00651B35">
        <w:rPr>
          <w:rFonts w:hint="eastAsia"/>
          <w:noProof/>
        </w:rPr>
        <w:t>6</w:t>
      </w:r>
      <w:r w:rsidR="00651B35">
        <w:rPr>
          <w:rFonts w:hint="eastAsia"/>
        </w:rPr>
        <w:noBreakHyphen/>
      </w:r>
      <w:r w:rsidR="00651B35">
        <w:rPr>
          <w:rFonts w:hint="eastAsia"/>
          <w:noProof/>
        </w:rPr>
        <w:t>9</w:t>
      </w:r>
      <w:r w:rsidR="00651B35">
        <w:fldChar w:fldCharType="end"/>
      </w:r>
      <w:r w:rsidR="00651B35">
        <w:rPr>
          <w:rFonts w:hint="eastAsia"/>
        </w:rPr>
        <w:t>所示。</w:t>
      </w:r>
    </w:p>
    <w:p w14:paraId="0BAD7BFA" w14:textId="1A5384E7" w:rsidR="009B07E3" w:rsidRDefault="009B07E3" w:rsidP="009B07E3">
      <w:pPr>
        <w:pStyle w:val="aff6"/>
        <w:spacing w:before="326" w:after="163"/>
      </w:pPr>
      <w:bookmarkStart w:id="189" w:name="_Ref227873161"/>
      <w:bookmarkStart w:id="190" w:name="_Toc227956054"/>
      <w:r>
        <w:rPr>
          <w:rFonts w:hint="eastAsia"/>
        </w:rPr>
        <w:lastRenderedPageBreak/>
        <w:t>表</w:t>
      </w:r>
      <w:r>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9</w:t>
      </w:r>
      <w:r w:rsidR="007B10FA">
        <w:fldChar w:fldCharType="end"/>
      </w:r>
      <w:bookmarkEnd w:id="189"/>
      <w:r>
        <w:rPr>
          <w:rFonts w:hint="eastAsia"/>
        </w:rPr>
        <w:t xml:space="preserve"> </w:t>
      </w:r>
      <w:r w:rsidR="00FA2891" w:rsidRPr="00FA2891">
        <w:rPr>
          <w:rFonts w:hint="eastAsia"/>
        </w:rPr>
        <w:t xml:space="preserve">ROUGE-L </w:t>
      </w:r>
      <w:r w:rsidR="00FA2891" w:rsidRPr="00FA2891">
        <w:rPr>
          <w:rFonts w:hint="eastAsia"/>
        </w:rPr>
        <w:t>指标</w:t>
      </w:r>
      <w:r w:rsidR="00FA2891" w:rsidRPr="00FA2891">
        <w:rPr>
          <w:rFonts w:hint="eastAsia"/>
        </w:rPr>
        <w:t>Wilcoxon</w:t>
      </w:r>
      <w:r w:rsidR="00FA2891" w:rsidRPr="00FA2891">
        <w:rPr>
          <w:rFonts w:hint="eastAsia"/>
        </w:rPr>
        <w:t>符号秩检验结果</w:t>
      </w:r>
      <w:bookmarkEnd w:id="190"/>
    </w:p>
    <w:tbl>
      <w:tblPr>
        <w:tblW w:w="5000" w:type="pct"/>
        <w:tblCellMar>
          <w:top w:w="15" w:type="dxa"/>
          <w:left w:w="15" w:type="dxa"/>
          <w:bottom w:w="15" w:type="dxa"/>
          <w:right w:w="15" w:type="dxa"/>
        </w:tblCellMar>
        <w:tblLook w:val="04A0" w:firstRow="1" w:lastRow="0" w:firstColumn="1" w:lastColumn="0" w:noHBand="0" w:noVBand="1"/>
      </w:tblPr>
      <w:tblGrid>
        <w:gridCol w:w="2007"/>
        <w:gridCol w:w="1516"/>
        <w:gridCol w:w="1515"/>
        <w:gridCol w:w="1682"/>
        <w:gridCol w:w="1175"/>
        <w:gridCol w:w="1175"/>
      </w:tblGrid>
      <w:tr w:rsidR="00D70703" w:rsidRPr="009B07E3" w14:paraId="5D0C1ECB" w14:textId="77777777" w:rsidTr="00D70703">
        <w:trPr>
          <w:cantSplit/>
          <w:trHeight w:val="317"/>
        </w:trPr>
        <w:tc>
          <w:tcPr>
            <w:tcW w:w="1106" w:type="pct"/>
            <w:tcBorders>
              <w:top w:val="single" w:sz="4" w:space="0" w:color="auto"/>
              <w:bottom w:val="single" w:sz="4" w:space="0" w:color="auto"/>
            </w:tcBorders>
            <w:vAlign w:val="center"/>
            <w:hideMark/>
          </w:tcPr>
          <w:p w14:paraId="26B72CF3" w14:textId="77777777" w:rsidR="00D70703" w:rsidRPr="009B07E3" w:rsidRDefault="00D70703" w:rsidP="006C7448">
            <w:pPr>
              <w:pStyle w:val="altz"/>
              <w:snapToGrid/>
              <w:spacing w:line="240" w:lineRule="auto"/>
              <w:ind w:firstLineChars="0" w:firstLine="0"/>
              <w:rPr>
                <w:b/>
                <w:bCs/>
                <w:sz w:val="21"/>
                <w:szCs w:val="21"/>
              </w:rPr>
            </w:pPr>
            <w:r w:rsidRPr="009B07E3">
              <w:rPr>
                <w:b/>
                <w:bCs/>
                <w:sz w:val="21"/>
                <w:szCs w:val="21"/>
              </w:rPr>
              <w:t>模型</w:t>
            </w:r>
          </w:p>
        </w:tc>
        <w:tc>
          <w:tcPr>
            <w:tcW w:w="835" w:type="pct"/>
            <w:tcBorders>
              <w:top w:val="single" w:sz="4" w:space="0" w:color="auto"/>
              <w:bottom w:val="single" w:sz="4" w:space="0" w:color="auto"/>
            </w:tcBorders>
            <w:vAlign w:val="center"/>
            <w:hideMark/>
          </w:tcPr>
          <w:p w14:paraId="5C441B07" w14:textId="77777777" w:rsidR="00D70703" w:rsidRPr="009B07E3" w:rsidRDefault="00D70703" w:rsidP="006C7448">
            <w:pPr>
              <w:pStyle w:val="altz"/>
              <w:snapToGrid/>
              <w:spacing w:line="240" w:lineRule="auto"/>
              <w:ind w:firstLineChars="0" w:firstLine="0"/>
              <w:rPr>
                <w:b/>
                <w:bCs/>
                <w:sz w:val="21"/>
                <w:szCs w:val="21"/>
              </w:rPr>
            </w:pPr>
            <w:r w:rsidRPr="009B07E3">
              <w:rPr>
                <w:b/>
                <w:bCs/>
                <w:sz w:val="21"/>
                <w:szCs w:val="21"/>
              </w:rPr>
              <w:t>基线均值</w:t>
            </w:r>
          </w:p>
        </w:tc>
        <w:tc>
          <w:tcPr>
            <w:tcW w:w="835" w:type="pct"/>
            <w:tcBorders>
              <w:top w:val="single" w:sz="4" w:space="0" w:color="auto"/>
              <w:bottom w:val="single" w:sz="4" w:space="0" w:color="auto"/>
            </w:tcBorders>
            <w:vAlign w:val="center"/>
            <w:hideMark/>
          </w:tcPr>
          <w:p w14:paraId="3BCDB096" w14:textId="77777777" w:rsidR="00D70703" w:rsidRPr="009B07E3" w:rsidRDefault="00D70703" w:rsidP="006C7448">
            <w:pPr>
              <w:pStyle w:val="altz"/>
              <w:snapToGrid/>
              <w:spacing w:line="240" w:lineRule="auto"/>
              <w:ind w:firstLineChars="0" w:firstLine="0"/>
              <w:rPr>
                <w:b/>
                <w:bCs/>
                <w:sz w:val="21"/>
                <w:szCs w:val="21"/>
              </w:rPr>
            </w:pPr>
            <w:r w:rsidRPr="009B07E3">
              <w:rPr>
                <w:b/>
                <w:bCs/>
                <w:sz w:val="21"/>
                <w:szCs w:val="21"/>
              </w:rPr>
              <w:t>微调均值</w:t>
            </w:r>
          </w:p>
        </w:tc>
        <w:tc>
          <w:tcPr>
            <w:tcW w:w="927" w:type="pct"/>
            <w:tcBorders>
              <w:top w:val="single" w:sz="4" w:space="0" w:color="auto"/>
              <w:bottom w:val="single" w:sz="4" w:space="0" w:color="auto"/>
            </w:tcBorders>
            <w:vAlign w:val="center"/>
            <w:hideMark/>
          </w:tcPr>
          <w:p w14:paraId="55C4D7D1" w14:textId="681E87E7" w:rsidR="00D70703" w:rsidRPr="009B07E3" w:rsidRDefault="00D70703" w:rsidP="006C7448">
            <w:pPr>
              <w:pStyle w:val="altz"/>
              <w:snapToGrid/>
              <w:spacing w:line="240" w:lineRule="auto"/>
              <w:ind w:firstLineChars="0" w:firstLine="0"/>
              <w:rPr>
                <w:b/>
                <w:bCs/>
                <w:sz w:val="21"/>
                <w:szCs w:val="21"/>
              </w:rPr>
            </w:pPr>
            <w:r w:rsidRPr="009B07E3">
              <w:rPr>
                <w:b/>
                <w:bCs/>
                <w:sz w:val="21"/>
                <w:szCs w:val="21"/>
              </w:rPr>
              <w:t xml:space="preserve">W </w:t>
            </w:r>
            <w:r w:rsidRPr="009B07E3">
              <w:rPr>
                <w:b/>
                <w:bCs/>
                <w:sz w:val="21"/>
                <w:szCs w:val="21"/>
              </w:rPr>
              <w:t>统计量</w:t>
            </w:r>
          </w:p>
        </w:tc>
        <w:tc>
          <w:tcPr>
            <w:tcW w:w="648" w:type="pct"/>
            <w:tcBorders>
              <w:top w:val="single" w:sz="4" w:space="0" w:color="auto"/>
              <w:bottom w:val="single" w:sz="4" w:space="0" w:color="auto"/>
            </w:tcBorders>
            <w:vAlign w:val="center"/>
            <w:hideMark/>
          </w:tcPr>
          <w:p w14:paraId="7B984989" w14:textId="77777777" w:rsidR="00D70703" w:rsidRPr="009B07E3" w:rsidRDefault="00D70703" w:rsidP="006C7448">
            <w:pPr>
              <w:pStyle w:val="altz"/>
              <w:snapToGrid/>
              <w:spacing w:line="240" w:lineRule="auto"/>
              <w:ind w:firstLineChars="0" w:firstLine="0"/>
              <w:rPr>
                <w:b/>
                <w:bCs/>
                <w:sz w:val="21"/>
                <w:szCs w:val="21"/>
              </w:rPr>
            </w:pPr>
            <w:r w:rsidRPr="009B07E3">
              <w:rPr>
                <w:b/>
                <w:bCs/>
                <w:sz w:val="21"/>
                <w:szCs w:val="21"/>
              </w:rPr>
              <w:t xml:space="preserve">p </w:t>
            </w:r>
            <w:r w:rsidRPr="009B07E3">
              <w:rPr>
                <w:b/>
                <w:bCs/>
                <w:sz w:val="21"/>
                <w:szCs w:val="21"/>
              </w:rPr>
              <w:t>值</w:t>
            </w:r>
          </w:p>
        </w:tc>
        <w:tc>
          <w:tcPr>
            <w:tcW w:w="648" w:type="pct"/>
            <w:tcBorders>
              <w:top w:val="single" w:sz="4" w:space="0" w:color="auto"/>
              <w:bottom w:val="single" w:sz="4" w:space="0" w:color="auto"/>
            </w:tcBorders>
            <w:vAlign w:val="center"/>
            <w:hideMark/>
          </w:tcPr>
          <w:p w14:paraId="1C49FA18" w14:textId="77777777" w:rsidR="00D70703" w:rsidRPr="009B07E3" w:rsidRDefault="00D70703" w:rsidP="006C7448">
            <w:pPr>
              <w:pStyle w:val="altz"/>
              <w:snapToGrid/>
              <w:spacing w:line="240" w:lineRule="auto"/>
              <w:ind w:firstLineChars="0" w:firstLine="0"/>
              <w:rPr>
                <w:b/>
                <w:bCs/>
                <w:sz w:val="21"/>
                <w:szCs w:val="21"/>
              </w:rPr>
            </w:pPr>
            <w:r w:rsidRPr="009B07E3">
              <w:rPr>
                <w:b/>
                <w:bCs/>
                <w:sz w:val="21"/>
                <w:szCs w:val="21"/>
              </w:rPr>
              <w:t>显著性</w:t>
            </w:r>
          </w:p>
        </w:tc>
      </w:tr>
      <w:tr w:rsidR="00D70703" w:rsidRPr="009B07E3" w14:paraId="7FB97087" w14:textId="77777777" w:rsidTr="00D70703">
        <w:trPr>
          <w:cantSplit/>
          <w:trHeight w:val="317"/>
        </w:trPr>
        <w:tc>
          <w:tcPr>
            <w:tcW w:w="1106" w:type="pct"/>
            <w:tcBorders>
              <w:top w:val="single" w:sz="4" w:space="0" w:color="auto"/>
            </w:tcBorders>
            <w:vAlign w:val="center"/>
            <w:hideMark/>
          </w:tcPr>
          <w:p w14:paraId="350634CD"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Qwen2.5-1.5B</w:t>
            </w:r>
          </w:p>
        </w:tc>
        <w:tc>
          <w:tcPr>
            <w:tcW w:w="835" w:type="pct"/>
            <w:tcBorders>
              <w:top w:val="single" w:sz="4" w:space="0" w:color="auto"/>
            </w:tcBorders>
            <w:vAlign w:val="center"/>
            <w:hideMark/>
          </w:tcPr>
          <w:p w14:paraId="4A247B4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0.1296</w:t>
            </w:r>
          </w:p>
        </w:tc>
        <w:tc>
          <w:tcPr>
            <w:tcW w:w="835" w:type="pct"/>
            <w:tcBorders>
              <w:top w:val="single" w:sz="4" w:space="0" w:color="auto"/>
            </w:tcBorders>
            <w:vAlign w:val="center"/>
            <w:hideMark/>
          </w:tcPr>
          <w:p w14:paraId="7499643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0.1429</w:t>
            </w:r>
          </w:p>
        </w:tc>
        <w:tc>
          <w:tcPr>
            <w:tcW w:w="927" w:type="pct"/>
            <w:tcBorders>
              <w:top w:val="single" w:sz="4" w:space="0" w:color="auto"/>
            </w:tcBorders>
            <w:vAlign w:val="center"/>
            <w:hideMark/>
          </w:tcPr>
          <w:p w14:paraId="62EEB89E" w14:textId="0ACED17A" w:rsidR="00D70703" w:rsidRPr="009B07E3" w:rsidRDefault="00D70703" w:rsidP="006C7448">
            <w:pPr>
              <w:pStyle w:val="altz"/>
              <w:snapToGrid/>
              <w:spacing w:line="240" w:lineRule="auto"/>
              <w:ind w:firstLineChars="0" w:firstLine="0"/>
              <w:rPr>
                <w:sz w:val="21"/>
                <w:szCs w:val="21"/>
              </w:rPr>
            </w:pPr>
            <w:r w:rsidRPr="009B07E3">
              <w:rPr>
                <w:sz w:val="21"/>
                <w:szCs w:val="21"/>
              </w:rPr>
              <w:t>2562.0</w:t>
            </w:r>
          </w:p>
        </w:tc>
        <w:tc>
          <w:tcPr>
            <w:tcW w:w="648" w:type="pct"/>
            <w:tcBorders>
              <w:top w:val="single" w:sz="4" w:space="0" w:color="auto"/>
            </w:tcBorders>
            <w:vAlign w:val="center"/>
            <w:hideMark/>
          </w:tcPr>
          <w:p w14:paraId="7B2D7C3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0.3102</w:t>
            </w:r>
          </w:p>
        </w:tc>
        <w:tc>
          <w:tcPr>
            <w:tcW w:w="648" w:type="pct"/>
            <w:tcBorders>
              <w:top w:val="single" w:sz="4" w:space="0" w:color="auto"/>
            </w:tcBorders>
            <w:vAlign w:val="center"/>
            <w:hideMark/>
          </w:tcPr>
          <w:p w14:paraId="1B03E6C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75DAB52D" w14:textId="77777777" w:rsidTr="00D70703">
        <w:trPr>
          <w:cantSplit/>
          <w:trHeight w:val="317"/>
        </w:trPr>
        <w:tc>
          <w:tcPr>
            <w:tcW w:w="1106" w:type="pct"/>
            <w:vAlign w:val="center"/>
            <w:hideMark/>
          </w:tcPr>
          <w:p w14:paraId="081EDE2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Qwen2.5-3B</w:t>
            </w:r>
          </w:p>
        </w:tc>
        <w:tc>
          <w:tcPr>
            <w:tcW w:w="835" w:type="pct"/>
            <w:vAlign w:val="center"/>
            <w:hideMark/>
          </w:tcPr>
          <w:p w14:paraId="233C983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0.1361</w:t>
            </w:r>
          </w:p>
        </w:tc>
        <w:tc>
          <w:tcPr>
            <w:tcW w:w="835" w:type="pct"/>
            <w:vAlign w:val="center"/>
            <w:hideMark/>
          </w:tcPr>
          <w:p w14:paraId="66A76178"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0.1286</w:t>
            </w:r>
          </w:p>
        </w:tc>
        <w:tc>
          <w:tcPr>
            <w:tcW w:w="927" w:type="pct"/>
            <w:vAlign w:val="center"/>
            <w:hideMark/>
          </w:tcPr>
          <w:p w14:paraId="19A57C8F" w14:textId="2D040D43" w:rsidR="00D70703" w:rsidRPr="009B07E3" w:rsidRDefault="00D70703" w:rsidP="006C7448">
            <w:pPr>
              <w:pStyle w:val="altz"/>
              <w:snapToGrid/>
              <w:spacing w:line="240" w:lineRule="auto"/>
              <w:ind w:firstLineChars="0" w:firstLine="0"/>
              <w:rPr>
                <w:sz w:val="21"/>
                <w:szCs w:val="21"/>
              </w:rPr>
            </w:pPr>
            <w:r w:rsidRPr="009B07E3">
              <w:rPr>
                <w:sz w:val="21"/>
                <w:szCs w:val="21"/>
              </w:rPr>
              <w:t>2232.0</w:t>
            </w:r>
          </w:p>
        </w:tc>
        <w:tc>
          <w:tcPr>
            <w:tcW w:w="648" w:type="pct"/>
            <w:vAlign w:val="center"/>
            <w:hideMark/>
          </w:tcPr>
          <w:p w14:paraId="7CA845B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0.4940</w:t>
            </w:r>
          </w:p>
        </w:tc>
        <w:tc>
          <w:tcPr>
            <w:tcW w:w="648" w:type="pct"/>
            <w:vAlign w:val="center"/>
            <w:hideMark/>
          </w:tcPr>
          <w:p w14:paraId="5E86D65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58E25474" w14:textId="77777777" w:rsidTr="00D70703">
        <w:trPr>
          <w:cantSplit/>
          <w:trHeight w:val="317"/>
        </w:trPr>
        <w:tc>
          <w:tcPr>
            <w:tcW w:w="1106" w:type="pct"/>
            <w:vAlign w:val="center"/>
            <w:hideMark/>
          </w:tcPr>
          <w:p w14:paraId="6265882A"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Qwen2.5-7B</w:t>
            </w:r>
          </w:p>
        </w:tc>
        <w:tc>
          <w:tcPr>
            <w:tcW w:w="835" w:type="pct"/>
            <w:vAlign w:val="center"/>
            <w:hideMark/>
          </w:tcPr>
          <w:p w14:paraId="6C25A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0.1424</w:t>
            </w:r>
          </w:p>
        </w:tc>
        <w:tc>
          <w:tcPr>
            <w:tcW w:w="835" w:type="pct"/>
            <w:vAlign w:val="center"/>
            <w:hideMark/>
          </w:tcPr>
          <w:p w14:paraId="7B8B1C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0.2077</w:t>
            </w:r>
          </w:p>
        </w:tc>
        <w:tc>
          <w:tcPr>
            <w:tcW w:w="927" w:type="pct"/>
            <w:vAlign w:val="center"/>
            <w:hideMark/>
          </w:tcPr>
          <w:p w14:paraId="3C824B78" w14:textId="5EED1770" w:rsidR="00D70703" w:rsidRPr="009B07E3" w:rsidRDefault="00D70703" w:rsidP="006C7448">
            <w:pPr>
              <w:pStyle w:val="altz"/>
              <w:snapToGrid/>
              <w:spacing w:line="240" w:lineRule="auto"/>
              <w:ind w:firstLineChars="0" w:firstLine="0"/>
              <w:rPr>
                <w:sz w:val="21"/>
                <w:szCs w:val="21"/>
              </w:rPr>
            </w:pPr>
            <w:r w:rsidRPr="009B07E3">
              <w:rPr>
                <w:sz w:val="21"/>
                <w:szCs w:val="21"/>
              </w:rPr>
              <w:t>2500.0</w:t>
            </w:r>
          </w:p>
        </w:tc>
        <w:tc>
          <w:tcPr>
            <w:tcW w:w="648" w:type="pct"/>
            <w:vAlign w:val="center"/>
            <w:hideMark/>
          </w:tcPr>
          <w:p w14:paraId="6D960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0.0009</w:t>
            </w:r>
          </w:p>
        </w:tc>
        <w:tc>
          <w:tcPr>
            <w:tcW w:w="648" w:type="pct"/>
            <w:vAlign w:val="center"/>
            <w:hideMark/>
          </w:tcPr>
          <w:p w14:paraId="2F9DEEE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26F40C" w14:textId="77777777" w:rsidTr="00D70703">
        <w:trPr>
          <w:cantSplit/>
          <w:trHeight w:val="317"/>
        </w:trPr>
        <w:tc>
          <w:tcPr>
            <w:tcW w:w="1106" w:type="pct"/>
            <w:vAlign w:val="center"/>
            <w:hideMark/>
          </w:tcPr>
          <w:p w14:paraId="7DCEC5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Qwen3-1.7B</w:t>
            </w:r>
          </w:p>
        </w:tc>
        <w:tc>
          <w:tcPr>
            <w:tcW w:w="835" w:type="pct"/>
            <w:vAlign w:val="center"/>
            <w:hideMark/>
          </w:tcPr>
          <w:p w14:paraId="008527E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0.1311</w:t>
            </w:r>
          </w:p>
        </w:tc>
        <w:tc>
          <w:tcPr>
            <w:tcW w:w="835" w:type="pct"/>
            <w:vAlign w:val="center"/>
            <w:hideMark/>
          </w:tcPr>
          <w:p w14:paraId="0F58719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0.1803</w:t>
            </w:r>
          </w:p>
        </w:tc>
        <w:tc>
          <w:tcPr>
            <w:tcW w:w="927" w:type="pct"/>
            <w:vAlign w:val="center"/>
            <w:hideMark/>
          </w:tcPr>
          <w:p w14:paraId="76E4446B" w14:textId="15E4F7C9" w:rsidR="00D70703" w:rsidRPr="009B07E3" w:rsidRDefault="00D70703" w:rsidP="006C7448">
            <w:pPr>
              <w:pStyle w:val="altz"/>
              <w:snapToGrid/>
              <w:spacing w:line="240" w:lineRule="auto"/>
              <w:ind w:firstLineChars="0" w:firstLine="0"/>
              <w:rPr>
                <w:sz w:val="21"/>
                <w:szCs w:val="21"/>
              </w:rPr>
            </w:pPr>
            <w:r w:rsidRPr="009B07E3">
              <w:rPr>
                <w:sz w:val="21"/>
                <w:szCs w:val="21"/>
              </w:rPr>
              <w:t>2922.0</w:t>
            </w:r>
          </w:p>
        </w:tc>
        <w:tc>
          <w:tcPr>
            <w:tcW w:w="648" w:type="pct"/>
            <w:vAlign w:val="center"/>
            <w:hideMark/>
          </w:tcPr>
          <w:p w14:paraId="2E21B090"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0.0041</w:t>
            </w:r>
          </w:p>
        </w:tc>
        <w:tc>
          <w:tcPr>
            <w:tcW w:w="648" w:type="pct"/>
            <w:vAlign w:val="center"/>
            <w:hideMark/>
          </w:tcPr>
          <w:p w14:paraId="5D7F492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131CE0F7" w14:textId="77777777" w:rsidTr="00D70703">
        <w:trPr>
          <w:cantSplit/>
          <w:trHeight w:val="317"/>
        </w:trPr>
        <w:tc>
          <w:tcPr>
            <w:tcW w:w="1106" w:type="pct"/>
            <w:vAlign w:val="center"/>
            <w:hideMark/>
          </w:tcPr>
          <w:p w14:paraId="2C6D731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Qwen3-4B</w:t>
            </w:r>
          </w:p>
        </w:tc>
        <w:tc>
          <w:tcPr>
            <w:tcW w:w="835" w:type="pct"/>
            <w:vAlign w:val="center"/>
            <w:hideMark/>
          </w:tcPr>
          <w:p w14:paraId="7DE5D1A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0.1389</w:t>
            </w:r>
          </w:p>
        </w:tc>
        <w:tc>
          <w:tcPr>
            <w:tcW w:w="835" w:type="pct"/>
            <w:vAlign w:val="center"/>
            <w:hideMark/>
          </w:tcPr>
          <w:p w14:paraId="74A92E16"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0.2224</w:t>
            </w:r>
          </w:p>
        </w:tc>
        <w:tc>
          <w:tcPr>
            <w:tcW w:w="927" w:type="pct"/>
            <w:vAlign w:val="center"/>
            <w:hideMark/>
          </w:tcPr>
          <w:p w14:paraId="2CA00F16" w14:textId="5D0BA3FE" w:rsidR="00D70703" w:rsidRPr="009B07E3" w:rsidRDefault="00D70703" w:rsidP="006C7448">
            <w:pPr>
              <w:pStyle w:val="altz"/>
              <w:snapToGrid/>
              <w:spacing w:line="240" w:lineRule="auto"/>
              <w:ind w:firstLineChars="0" w:firstLine="0"/>
              <w:rPr>
                <w:sz w:val="21"/>
                <w:szCs w:val="21"/>
              </w:rPr>
            </w:pPr>
            <w:r w:rsidRPr="009B07E3">
              <w:rPr>
                <w:sz w:val="21"/>
                <w:szCs w:val="21"/>
              </w:rPr>
              <w:t>2576.0</w:t>
            </w:r>
          </w:p>
        </w:tc>
        <w:tc>
          <w:tcPr>
            <w:tcW w:w="648" w:type="pct"/>
            <w:vAlign w:val="center"/>
            <w:hideMark/>
          </w:tcPr>
          <w:p w14:paraId="136F846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&lt;0.001</w:t>
            </w:r>
          </w:p>
        </w:tc>
        <w:tc>
          <w:tcPr>
            <w:tcW w:w="648" w:type="pct"/>
            <w:vAlign w:val="center"/>
            <w:hideMark/>
          </w:tcPr>
          <w:p w14:paraId="3836385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313E85" w14:textId="77777777" w:rsidTr="00D70703">
        <w:trPr>
          <w:cantSplit/>
          <w:trHeight w:val="317"/>
        </w:trPr>
        <w:tc>
          <w:tcPr>
            <w:tcW w:w="1106" w:type="pct"/>
            <w:tcBorders>
              <w:bottom w:val="single" w:sz="4" w:space="0" w:color="auto"/>
            </w:tcBorders>
            <w:vAlign w:val="center"/>
            <w:hideMark/>
          </w:tcPr>
          <w:p w14:paraId="55EF186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Qwen3-8B</w:t>
            </w:r>
          </w:p>
        </w:tc>
        <w:tc>
          <w:tcPr>
            <w:tcW w:w="835" w:type="pct"/>
            <w:tcBorders>
              <w:bottom w:val="single" w:sz="4" w:space="0" w:color="auto"/>
            </w:tcBorders>
            <w:vAlign w:val="center"/>
            <w:hideMark/>
          </w:tcPr>
          <w:p w14:paraId="50881BD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0.1434</w:t>
            </w:r>
          </w:p>
        </w:tc>
        <w:tc>
          <w:tcPr>
            <w:tcW w:w="835" w:type="pct"/>
            <w:tcBorders>
              <w:bottom w:val="single" w:sz="4" w:space="0" w:color="auto"/>
            </w:tcBorders>
            <w:vAlign w:val="center"/>
            <w:hideMark/>
          </w:tcPr>
          <w:p w14:paraId="10A184B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0.2099</w:t>
            </w:r>
          </w:p>
        </w:tc>
        <w:tc>
          <w:tcPr>
            <w:tcW w:w="927" w:type="pct"/>
            <w:tcBorders>
              <w:bottom w:val="single" w:sz="4" w:space="0" w:color="auto"/>
            </w:tcBorders>
            <w:vAlign w:val="center"/>
            <w:hideMark/>
          </w:tcPr>
          <w:p w14:paraId="5E0A09DF" w14:textId="4E5BA07B" w:rsidR="00D70703" w:rsidRPr="009B07E3" w:rsidRDefault="00D70703" w:rsidP="006C7448">
            <w:pPr>
              <w:pStyle w:val="altz"/>
              <w:snapToGrid/>
              <w:spacing w:line="240" w:lineRule="auto"/>
              <w:ind w:firstLineChars="0" w:firstLine="0"/>
              <w:rPr>
                <w:sz w:val="21"/>
                <w:szCs w:val="21"/>
              </w:rPr>
            </w:pPr>
            <w:r w:rsidRPr="009B07E3">
              <w:rPr>
                <w:sz w:val="21"/>
                <w:szCs w:val="21"/>
              </w:rPr>
              <w:t>2841.0</w:t>
            </w:r>
          </w:p>
        </w:tc>
        <w:tc>
          <w:tcPr>
            <w:tcW w:w="648" w:type="pct"/>
            <w:tcBorders>
              <w:bottom w:val="single" w:sz="4" w:space="0" w:color="auto"/>
            </w:tcBorders>
            <w:vAlign w:val="center"/>
            <w:hideMark/>
          </w:tcPr>
          <w:p w14:paraId="42298B9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0.0001</w:t>
            </w:r>
          </w:p>
        </w:tc>
        <w:tc>
          <w:tcPr>
            <w:tcW w:w="648" w:type="pct"/>
            <w:tcBorders>
              <w:bottom w:val="single" w:sz="4" w:space="0" w:color="auto"/>
            </w:tcBorders>
            <w:vAlign w:val="center"/>
            <w:hideMark/>
          </w:tcPr>
          <w:p w14:paraId="4EDC5EE4" w14:textId="77777777" w:rsidR="00D70703" w:rsidRPr="009B07E3" w:rsidRDefault="00D70703" w:rsidP="006C7448">
            <w:pPr>
              <w:pStyle w:val="altz"/>
              <w:keepNext/>
              <w:snapToGrid/>
              <w:spacing w:line="240" w:lineRule="auto"/>
              <w:ind w:firstLineChars="0" w:firstLine="0"/>
              <w:rPr>
                <w:sz w:val="21"/>
                <w:szCs w:val="21"/>
              </w:rPr>
            </w:pPr>
            <w:r w:rsidRPr="009B07E3">
              <w:rPr>
                <w:sz w:val="21"/>
                <w:szCs w:val="21"/>
              </w:rPr>
              <w:t>***</w:t>
            </w:r>
          </w:p>
        </w:tc>
      </w:tr>
    </w:tbl>
    <w:p w14:paraId="3F425A03" w14:textId="69EF8D01" w:rsidR="009B07E3" w:rsidRDefault="006614D6" w:rsidP="003040E3">
      <w:pPr>
        <w:pStyle w:val="altz"/>
        <w:spacing w:afterLines="50" w:after="163" w:line="240" w:lineRule="auto"/>
        <w:ind w:firstLineChars="0" w:firstLine="0"/>
        <w:jc w:val="left"/>
        <w:rPr>
          <w:sz w:val="18"/>
          <w:szCs w:val="16"/>
        </w:rPr>
      </w:pPr>
      <w:r w:rsidRPr="006614D6">
        <w:rPr>
          <w:rFonts w:hint="eastAsia"/>
          <w:sz w:val="18"/>
          <w:szCs w:val="16"/>
        </w:rPr>
        <w:t>注：</w:t>
      </w:r>
      <w:r w:rsidRPr="006614D6">
        <w:rPr>
          <w:sz w:val="18"/>
          <w:szCs w:val="16"/>
        </w:rPr>
        <w:t>Wilcoxon</w:t>
      </w:r>
      <w:r w:rsidRPr="006614D6">
        <w:rPr>
          <w:sz w:val="18"/>
          <w:szCs w:val="16"/>
        </w:rPr>
        <w:t>符号秩检验的显著性水平（</w:t>
      </w:r>
      <w:r w:rsidRPr="006614D6">
        <w:rPr>
          <w:sz w:val="18"/>
          <w:szCs w:val="16"/>
        </w:rPr>
        <w:t>*: p &lt; 0.05, **: p&lt; 0.01, ***: p&lt; 0.001</w:t>
      </w:r>
      <w:r w:rsidRPr="006614D6">
        <w:rPr>
          <w:sz w:val="18"/>
          <w:szCs w:val="16"/>
        </w:rPr>
        <w:t>；</w:t>
      </w:r>
      <w:r w:rsidRPr="006614D6">
        <w:rPr>
          <w:sz w:val="18"/>
          <w:szCs w:val="16"/>
        </w:rPr>
        <w:t>ns</w:t>
      </w:r>
      <w:r w:rsidRPr="006614D6">
        <w:rPr>
          <w:sz w:val="18"/>
          <w:szCs w:val="16"/>
        </w:rPr>
        <w:t>：不显著）</w:t>
      </w:r>
    </w:p>
    <w:p w14:paraId="56DEC62A" w14:textId="11BE9896" w:rsidR="005B1D82" w:rsidRPr="005B1D82" w:rsidRDefault="005B1D82" w:rsidP="005B1D82">
      <w:pPr>
        <w:pStyle w:val="5"/>
      </w:pPr>
      <w:r w:rsidRPr="005B1D82">
        <w:t>六维度</w:t>
      </w:r>
      <w:r w:rsidRPr="005B1D82">
        <w:t>AI</w:t>
      </w:r>
      <w:r w:rsidRPr="005B1D82">
        <w:t>打分的统计检验</w:t>
      </w:r>
    </w:p>
    <w:p w14:paraId="3C95F94F" w14:textId="4D149D5A" w:rsidR="005B1D82" w:rsidRDefault="00367A8E" w:rsidP="00E5028D">
      <w:pPr>
        <w:pStyle w:val="altz"/>
        <w:ind w:firstLine="480"/>
      </w:pPr>
      <w:r w:rsidRPr="00367A8E">
        <w:rPr>
          <w:rFonts w:hint="eastAsia"/>
        </w:rPr>
        <w:t>为检验各模型在六维度</w:t>
      </w:r>
      <w:r>
        <w:rPr>
          <w:rFonts w:hint="eastAsia"/>
        </w:rPr>
        <w:t>L</w:t>
      </w:r>
      <w:r w:rsidRPr="00367A8E">
        <w:rPr>
          <w:rFonts w:hint="eastAsia"/>
        </w:rPr>
        <w:t>ikert</w:t>
      </w:r>
      <w:r w:rsidRPr="00367A8E">
        <w:rPr>
          <w:rFonts w:hint="eastAsia"/>
        </w:rPr>
        <w:t>量表上的得分变化是否具有统计学意义，本研究对每一个维度分别进行配对</w:t>
      </w:r>
      <w:r w:rsidRPr="00367A8E">
        <w:rPr>
          <w:rFonts w:hint="eastAsia"/>
        </w:rPr>
        <w:t>Wilcoxon</w:t>
      </w:r>
      <w:r w:rsidRPr="00367A8E">
        <w:rPr>
          <w:rFonts w:hint="eastAsia"/>
        </w:rPr>
        <w:t>符号秩检验。设微调后模型与</w:t>
      </w:r>
      <w:r w:rsidR="00A62D4A">
        <w:rPr>
          <w:rFonts w:hint="eastAsia"/>
        </w:rPr>
        <w:t>基线</w:t>
      </w:r>
      <w:r w:rsidRPr="00367A8E">
        <w:rPr>
          <w:rFonts w:hint="eastAsia"/>
        </w:rPr>
        <w:t>模型在第</w:t>
      </w:r>
      <m:oMath>
        <m:r>
          <w:rPr>
            <w:rFonts w:ascii="Cambria Math" w:hAnsi="Cambria Math" w:hint="eastAsia"/>
          </w:rPr>
          <m:t>i</m:t>
        </m:r>
      </m:oMath>
      <w:proofErr w:type="gramStart"/>
      <w:r w:rsidRPr="00367A8E">
        <w:rPr>
          <w:rFonts w:hint="eastAsia"/>
        </w:rPr>
        <w:t>个</w:t>
      </w:r>
      <w:proofErr w:type="gramEnd"/>
      <w:r w:rsidRPr="00367A8E">
        <w:rPr>
          <w:rFonts w:hint="eastAsia"/>
        </w:rPr>
        <w:t>测试样本上第</w:t>
      </w:r>
      <m:oMath>
        <m:r>
          <w:rPr>
            <w:rFonts w:ascii="Cambria Math" w:hAnsi="Cambria Math" w:hint="eastAsia"/>
          </w:rPr>
          <m:t>k</m:t>
        </m:r>
      </m:oMath>
      <w:r w:rsidRPr="00367A8E">
        <w:rPr>
          <w:rFonts w:hint="eastAsia"/>
        </w:rPr>
        <w:t>个维度的得分分别为</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fine</m:t>
            </m:r>
            <m:r>
              <w:rPr>
                <w:rFonts w:ascii="Cambria Math" w:hAnsi="Cambria Math" w:hint="eastAsia"/>
              </w:rPr>
              <m:t>,i,k</m:t>
            </m:r>
          </m:sub>
        </m:sSub>
      </m:oMath>
      <w:r w:rsidRPr="00367A8E">
        <w:rPr>
          <w:rFonts w:hint="eastAsia"/>
        </w:rPr>
        <w:t>与</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base</m:t>
            </m:r>
            <m:r>
              <w:rPr>
                <w:rFonts w:ascii="Cambria Math" w:hAnsi="Cambria Math" w:hint="eastAsia"/>
              </w:rPr>
              <m:t>,i,k</m:t>
            </m:r>
          </m:sub>
        </m:sSub>
      </m:oMath>
      <w:r w:rsidRPr="00367A8E">
        <w:rPr>
          <w:rFonts w:hint="eastAsia"/>
        </w:rPr>
        <w:t>（</w:t>
      </w:r>
      <m:oMath>
        <m:r>
          <w:rPr>
            <w:rFonts w:ascii="Cambria Math" w:hAnsi="Cambria Math" w:hint="eastAsia"/>
          </w:rPr>
          <m:t>i=</m:t>
        </m:r>
        <m:r>
          <m:rPr>
            <m:nor/>
          </m:rPr>
          <w:rPr>
            <w:rFonts w:hint="eastAsia"/>
            <w:iCs/>
          </w:rPr>
          <m:t>1,2,</m:t>
        </m:r>
        <m:r>
          <m:rPr>
            <m:nor/>
          </m:rPr>
          <w:rPr>
            <w:rFonts w:hint="eastAsia"/>
            <w:iCs/>
          </w:rPr>
          <m:t>…</m:t>
        </m:r>
        <m:r>
          <m:rPr>
            <m:nor/>
          </m:rPr>
          <w:rPr>
            <w:rFonts w:hint="eastAsia"/>
            <w:iCs/>
          </w:rPr>
          <m:t>,n</m:t>
        </m:r>
      </m:oMath>
      <w:r w:rsidRPr="00367A8E">
        <w:rPr>
          <w:rFonts w:hint="eastAsia"/>
        </w:rPr>
        <w:t>，</w:t>
      </w:r>
      <m:oMath>
        <m:r>
          <w:rPr>
            <w:rFonts w:ascii="Cambria Math" w:hAnsi="Cambria Math" w:hint="eastAsia"/>
          </w:rPr>
          <m:t>n=</m:t>
        </m:r>
        <m:r>
          <m:rPr>
            <m:nor/>
          </m:rPr>
          <w:rPr>
            <w:rFonts w:hint="eastAsia"/>
            <w:iCs/>
          </w:rPr>
          <m:t>282</m:t>
        </m:r>
      </m:oMath>
      <w:r w:rsidRPr="00367A8E">
        <w:rPr>
          <w:rFonts w:hint="eastAsia"/>
        </w:rPr>
        <w:t>；</w:t>
      </w:r>
      <m:oMath>
        <m:r>
          <w:rPr>
            <w:rFonts w:ascii="Cambria Math" w:hAnsi="Cambria Math" w:hint="eastAsia"/>
          </w:rPr>
          <m:t>k=</m:t>
        </m:r>
        <m:r>
          <m:rPr>
            <m:nor/>
          </m:rPr>
          <w:rPr>
            <w:rFonts w:hint="eastAsia"/>
            <w:iCs/>
          </w:rPr>
          <m:t>1,2,</m:t>
        </m:r>
        <m:r>
          <m:rPr>
            <m:nor/>
          </m:rPr>
          <w:rPr>
            <w:rFonts w:hint="eastAsia"/>
            <w:iCs/>
          </w:rPr>
          <m:t>…</m:t>
        </m:r>
        <m:r>
          <m:rPr>
            <m:nor/>
          </m:rPr>
          <w:rPr>
            <w:rFonts w:hint="eastAsia"/>
            <w:iCs/>
          </w:rPr>
          <m:t>,6</m:t>
        </m:r>
      </m:oMath>
      <w:r w:rsidRPr="00367A8E">
        <w:rPr>
          <w:rFonts w:hint="eastAsia"/>
        </w:rPr>
        <w:t>，依次对应指导性、准确性、完整性、安全性、易于理解、</w:t>
      </w:r>
      <w:r>
        <w:rPr>
          <w:rFonts w:hint="eastAsia"/>
        </w:rPr>
        <w:t>仅提供必要信息</w:t>
      </w:r>
      <w:r w:rsidRPr="00367A8E">
        <w:rPr>
          <w:rFonts w:hint="eastAsia"/>
        </w:rPr>
        <w:t>）</w:t>
      </w:r>
      <w:r>
        <w:rPr>
          <w:rFonts w:hint="eastAsia"/>
        </w:rPr>
        <w:t>（“仅提供必要信息”下文简称为“仅必要”）</w:t>
      </w:r>
      <w:r w:rsidRPr="00367A8E">
        <w:rPr>
          <w:rFonts w:hint="eastAsia"/>
        </w:rPr>
        <w:t>，检验步骤与</w:t>
      </w:r>
      <w:r w:rsidRPr="00367A8E">
        <w:rPr>
          <w:rFonts w:hint="eastAsia"/>
        </w:rPr>
        <w:t>ROUGE-L</w:t>
      </w:r>
      <w:r w:rsidRPr="00367A8E">
        <w:rPr>
          <w:rFonts w:hint="eastAsia"/>
        </w:rPr>
        <w:t>检验一致</w:t>
      </w:r>
      <w:r w:rsidR="009A2896">
        <w:rPr>
          <w:rFonts w:hint="eastAsia"/>
        </w:rPr>
        <w:t>，具体步骤如下。</w:t>
      </w:r>
    </w:p>
    <w:p w14:paraId="3E9B3040" w14:textId="167A7DC9" w:rsidR="009A2896" w:rsidRPr="009A2896" w:rsidRDefault="009A2896" w:rsidP="009A2896">
      <w:pPr>
        <w:pStyle w:val="altz"/>
        <w:ind w:firstLine="480"/>
      </w:pPr>
      <w:r>
        <w:rPr>
          <w:rFonts w:hint="eastAsia"/>
        </w:rPr>
        <w:t>关于</w:t>
      </w:r>
      <w:r w:rsidRPr="009A2896">
        <w:t>假设设立</w:t>
      </w:r>
      <w:r>
        <w:rPr>
          <w:rFonts w:hint="eastAsia"/>
        </w:rPr>
        <w:t>，</w:t>
      </w:r>
      <w:r w:rsidRPr="009A2896">
        <w:t>对每一维度</w:t>
      </w:r>
      <m:oMath>
        <m:r>
          <w:rPr>
            <w:rFonts w:ascii="Cambria Math" w:hAnsi="Cambria Math"/>
          </w:rPr>
          <m:t>k</m:t>
        </m:r>
      </m:oMath>
      <w:r w:rsidRPr="009A2896">
        <w:t>，建立原假设与备择假设如下：</w:t>
      </w:r>
    </w:p>
    <w:p w14:paraId="6296E55C" w14:textId="261862E5"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0,k</m:t>
            </m:r>
          </m:sub>
        </m:sSub>
      </m:oMath>
      <w:r w:rsidR="009A2896">
        <w:rPr>
          <w:rFonts w:hint="eastAsia"/>
        </w:rPr>
        <w:t>：</w:t>
      </w:r>
      <w:r w:rsidR="009A2896" w:rsidRPr="009A2896">
        <w:t>微调前后该维度得分的中位数相等（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r>
              <w:rPr>
                <w:rFonts w:ascii="Cambria Math" w:hAnsi="Cambria Math"/>
              </w:rPr>
              <m:t>,k</m:t>
            </m:r>
          </m:sub>
        </m:sSub>
      </m:oMath>
      <w:r w:rsidR="009A2896" w:rsidRPr="009A2896">
        <w:t>），</w:t>
      </w:r>
      <w:proofErr w:type="gramStart"/>
      <w:r w:rsidR="009A2896" w:rsidRPr="009A2896">
        <w:t>即领域</w:t>
      </w:r>
      <w:proofErr w:type="gramEnd"/>
      <w:r w:rsidR="009A2896" w:rsidRPr="009A2896">
        <w:t>微调未对该维度产生系统性影响；</w:t>
      </w:r>
    </w:p>
    <w:p w14:paraId="51E9D9A8" w14:textId="768B024B"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1,k</m:t>
            </m:r>
          </m:sub>
        </m:sSub>
      </m:oMath>
      <w:r w:rsidR="009A2896" w:rsidRPr="009A2896">
        <w:t>：微调前后该维度得分的中位数不相等（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r>
              <w:rPr>
                <w:rFonts w:ascii="Cambria Math" w:hAnsi="Cambria Math"/>
              </w:rPr>
              <m:t>,k</m:t>
            </m:r>
          </m:sub>
        </m:sSub>
      </m:oMath>
      <w:r w:rsidR="009A2896">
        <w:rPr>
          <w:rFonts w:hint="eastAsia"/>
        </w:rPr>
        <w:t>,</w:t>
      </w:r>
      <w:r w:rsidR="00FD21B2">
        <w:rPr>
          <w:rFonts w:hint="eastAsia"/>
        </w:rPr>
        <w:t xml:space="preserve"> </w:t>
      </w:r>
      <w:r w:rsidR="009A2896" w:rsidRPr="009A2896">
        <w:t>双侧检验），</w:t>
      </w:r>
      <w:proofErr w:type="gramStart"/>
      <w:r w:rsidR="009A2896" w:rsidRPr="009A2896">
        <w:t>即领域</w:t>
      </w:r>
      <w:proofErr w:type="gramEnd"/>
      <w:r w:rsidR="009A2896" w:rsidRPr="009A2896">
        <w:t>微调对该维度产生了显著影响。</w:t>
      </w:r>
    </w:p>
    <w:p w14:paraId="3823A7CE" w14:textId="77777777" w:rsidR="00367A8E" w:rsidRDefault="00367A8E" w:rsidP="00367A8E">
      <w:pPr>
        <w:pStyle w:val="altz"/>
        <w:ind w:firstLine="480"/>
      </w:pPr>
      <w:r>
        <w:rPr>
          <w:rFonts w:hint="eastAsia"/>
        </w:rPr>
        <w:t>步骤</w:t>
      </w:r>
      <w:r>
        <w:rPr>
          <w:rFonts w:hint="eastAsia"/>
        </w:rPr>
        <w:t>1</w:t>
      </w:r>
      <w:r>
        <w:rPr>
          <w:rFonts w:hint="eastAsia"/>
        </w:rPr>
        <w:t>：计算配对差值</w:t>
      </w:r>
    </w:p>
    <w:p w14:paraId="103456AA" w14:textId="5CE5E56D" w:rsidR="00FD21B2" w:rsidRPr="00FD21B2" w:rsidRDefault="00FD21B2" w:rsidP="00FD21B2">
      <w:pPr>
        <w:pStyle w:val="altz"/>
        <w:ind w:firstLine="480"/>
      </w:pPr>
      <w:r w:rsidRPr="00FD21B2">
        <w:t>对每一个维度</w:t>
      </w:r>
      <m:oMath>
        <m:r>
          <w:rPr>
            <w:rFonts w:ascii="Cambria Math" w:hAnsi="Cambria Math"/>
          </w:rPr>
          <m:t>k</m:t>
        </m:r>
      </m:oMath>
      <w:r w:rsidRPr="00FD21B2">
        <w:t>，分别计算</w:t>
      </w:r>
      <w:r w:rsidRPr="00FD21B2">
        <w:t>282</w:t>
      </w:r>
      <w:r w:rsidRPr="00FD21B2">
        <w:t>条样本的差值</w:t>
      </w:r>
      <w:r>
        <w:rPr>
          <w:rFonts w:hint="eastAsia"/>
        </w:rPr>
        <w:t>。</w:t>
      </w:r>
    </w:p>
    <w:tbl>
      <w:tblPr>
        <w:tblW w:w="5000" w:type="pct"/>
        <w:tblLook w:val="0000" w:firstRow="0" w:lastRow="0" w:firstColumn="0" w:lastColumn="0" w:noHBand="0" w:noVBand="0"/>
      </w:tblPr>
      <w:tblGrid>
        <w:gridCol w:w="1664"/>
        <w:gridCol w:w="5743"/>
        <w:gridCol w:w="1663"/>
      </w:tblGrid>
      <w:tr w:rsidR="009A2896" w14:paraId="73310878" w14:textId="77777777" w:rsidTr="00B21E52">
        <w:tc>
          <w:tcPr>
            <w:tcW w:w="917" w:type="pct"/>
            <w:vAlign w:val="center"/>
          </w:tcPr>
          <w:p w14:paraId="4F2D2C9A" w14:textId="77777777" w:rsidR="009A2896" w:rsidRDefault="009A2896" w:rsidP="00B21E52">
            <w:pPr>
              <w:pStyle w:val="aff5"/>
              <w:tabs>
                <w:tab w:val="clear" w:pos="8400"/>
                <w:tab w:val="right" w:pos="8280"/>
              </w:tabs>
              <w:spacing w:after="163"/>
              <w:rPr>
                <w:rFonts w:ascii="宋体" w:hAnsi="宋体" w:hint="eastAsia"/>
                <w:sz w:val="24"/>
              </w:rPr>
            </w:pPr>
          </w:p>
        </w:tc>
        <w:tc>
          <w:tcPr>
            <w:tcW w:w="3166" w:type="pct"/>
            <w:vAlign w:val="center"/>
          </w:tcPr>
          <w:p w14:paraId="1314FDF0" w14:textId="2CE1AB1C" w:rsidR="009A2896" w:rsidRPr="00FD21B2" w:rsidRDefault="00000000" w:rsidP="00FD21B2">
            <w:pPr>
              <w:pStyle w:val="altz"/>
              <w:spacing w:line="240" w:lineRule="auto"/>
              <w:ind w:firstLine="480"/>
              <w:rPr>
                <w:i/>
              </w:rPr>
            </w:pPr>
            <m:oMathPara>
              <m:oMath>
                <m:sSub>
                  <m:sSubPr>
                    <m:ctrlPr>
                      <w:rPr>
                        <w:rFonts w:ascii="Cambria Math" w:hAnsi="Cambria Math"/>
                        <w:i/>
                      </w:rPr>
                    </m:ctrlPr>
                  </m:sSubPr>
                  <m:e>
                    <m:r>
                      <w:rPr>
                        <w:rFonts w:ascii="Cambria Math" w:hAnsi="Cambria Math"/>
                      </w:rPr>
                      <m:t>d</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fine</m:t>
                    </m:r>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base</m:t>
                    </m:r>
                    <m:r>
                      <w:rPr>
                        <w:rFonts w:ascii="Cambria Math" w:hAnsi="Cambria Math"/>
                      </w:rPr>
                      <m:t>,i,k</m:t>
                    </m:r>
                  </m:sub>
                </m:sSub>
              </m:oMath>
            </m:oMathPara>
          </w:p>
        </w:tc>
        <w:tc>
          <w:tcPr>
            <w:tcW w:w="917" w:type="pct"/>
            <w:vAlign w:val="center"/>
          </w:tcPr>
          <w:p w14:paraId="275E996F" w14:textId="5371A061" w:rsidR="009A2896" w:rsidRPr="002B54B9" w:rsidRDefault="009A2896" w:rsidP="00B21E52">
            <w:pPr>
              <w:pStyle w:val="altz"/>
              <w:spacing w:after="120"/>
              <w:ind w:firstLine="480"/>
              <w:jc w:val="right"/>
              <w:rPr>
                <w:rFonts w:asciiTheme="minorHAnsi" w:eastAsiaTheme="minorEastAsia" w:hAnsiTheme="minorHAnsi" w:hint="eastAsia"/>
              </w:rPr>
            </w:pPr>
            <w:bookmarkStart w:id="191" w:name="_Ref227930626"/>
            <w:r w:rsidRPr="009A2896">
              <w:rPr>
                <w:rFonts w:hint="eastAsia"/>
              </w:rPr>
              <w:t>(</w:t>
            </w:r>
            <w:r>
              <w:rPr>
                <w:rFonts w:hint="eastAsia"/>
              </w:rPr>
              <w:fldChar w:fldCharType="begin"/>
            </w:r>
            <w:r>
              <w:rPr>
                <w:rFonts w:hint="eastAsia"/>
              </w:rPr>
              <w:instrText xml:space="preserve"> STYLEREF 1 \s </w:instrText>
            </w:r>
            <w:r>
              <w:rPr>
                <w:rFonts w:hint="eastAsia"/>
              </w:rPr>
              <w:fldChar w:fldCharType="separate"/>
            </w:r>
            <w:r w:rsidR="00FD21B2">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FD21B2">
              <w:rPr>
                <w:noProof/>
              </w:rPr>
              <w:t>11</w:t>
            </w:r>
            <w:r>
              <w:rPr>
                <w:rFonts w:hint="eastAsia"/>
              </w:rPr>
              <w:fldChar w:fldCharType="end"/>
            </w:r>
            <w:r>
              <w:rPr>
                <w:rFonts w:hint="eastAsia"/>
              </w:rPr>
              <w:t>)</w:t>
            </w:r>
            <w:bookmarkEnd w:id="191"/>
          </w:p>
        </w:tc>
      </w:tr>
    </w:tbl>
    <w:p w14:paraId="6EA6B4DB" w14:textId="3B3C0487" w:rsidR="00FD21B2" w:rsidRDefault="00367A8E" w:rsidP="00FD21B2">
      <w:pPr>
        <w:pStyle w:val="altz"/>
        <w:ind w:firstLine="480"/>
      </w:pPr>
      <w:r>
        <w:rPr>
          <w:rFonts w:hint="eastAsia"/>
        </w:rPr>
        <w:t>配对差值</w:t>
      </w:r>
      <m:oMath>
        <m:sSub>
          <m:sSubPr>
            <m:ctrlPr>
              <w:rPr>
                <w:rFonts w:ascii="Cambria Math" w:hAnsi="Cambria Math"/>
                <w:i/>
              </w:rPr>
            </m:ctrlPr>
          </m:sSubPr>
          <m:e>
            <m:r>
              <m:rPr>
                <m:nor/>
              </m:rPr>
              <w:rPr>
                <w:i/>
              </w:rPr>
              <m:t>d</m:t>
            </m:r>
          </m:e>
          <m:sub>
            <m:r>
              <m:rPr>
                <m:nor/>
              </m:rPr>
              <w:rPr>
                <w:i/>
              </w:rPr>
              <m:t>i,k</m:t>
            </m:r>
            <m:r>
              <m:rPr>
                <m:nor/>
              </m:rPr>
              <w:rPr>
                <w:rFonts w:ascii="Cambria Math" w:hint="eastAsia"/>
                <w:i/>
              </w:rPr>
              <m:t xml:space="preserve"> </m:t>
            </m:r>
          </m:sub>
        </m:sSub>
      </m:oMath>
      <w:r w:rsidRPr="00FD21B2">
        <w:rPr>
          <w:rFonts w:hint="eastAsia"/>
        </w:rPr>
        <w:t>计</w:t>
      </w:r>
      <w:r>
        <w:rPr>
          <w:rFonts w:hint="eastAsia"/>
        </w:rPr>
        <w:t>算方式如式</w:t>
      </w:r>
      <w:r>
        <w:rPr>
          <w:rFonts w:hint="eastAsia"/>
        </w:rPr>
        <w:t xml:space="preserve"> </w:t>
      </w:r>
      <w:r w:rsidR="00FD21B2">
        <w:fldChar w:fldCharType="begin"/>
      </w:r>
      <w:r w:rsidR="00FD21B2">
        <w:instrText xml:space="preserve"> </w:instrText>
      </w:r>
      <w:r w:rsidR="00FD21B2">
        <w:rPr>
          <w:rFonts w:hint="eastAsia"/>
        </w:rPr>
        <w:instrText>REF _Ref227930626 \h</w:instrText>
      </w:r>
      <w:r w:rsidR="00FD21B2">
        <w:instrText xml:space="preserve"> </w:instrText>
      </w:r>
      <w:r w:rsidR="00FD21B2">
        <w:fldChar w:fldCharType="separate"/>
      </w:r>
      <w:r w:rsidR="00FD21B2" w:rsidRPr="009A2896">
        <w:rPr>
          <w:rFonts w:hint="eastAsia"/>
        </w:rPr>
        <w:t>(</w:t>
      </w:r>
      <w:r w:rsidR="00FD21B2">
        <w:rPr>
          <w:noProof/>
        </w:rPr>
        <w:t>6</w:t>
      </w:r>
      <w:r w:rsidR="00FD21B2">
        <w:rPr>
          <w:rFonts w:hint="eastAsia"/>
        </w:rPr>
        <w:noBreakHyphen/>
      </w:r>
      <w:r w:rsidR="00FD21B2">
        <w:rPr>
          <w:noProof/>
        </w:rPr>
        <w:t>11</w:t>
      </w:r>
      <w:r w:rsidR="00FD21B2">
        <w:rPr>
          <w:rFonts w:hint="eastAsia"/>
        </w:rPr>
        <w:t>)</w:t>
      </w:r>
      <w:r w:rsidR="00FD21B2">
        <w:fldChar w:fldCharType="end"/>
      </w:r>
      <w:r>
        <w:rPr>
          <w:rFonts w:hint="eastAsia"/>
        </w:rPr>
        <w:t>所示。</w:t>
      </w:r>
      <w:r w:rsidR="00FD21B2" w:rsidRPr="00FD21B2">
        <w:t>剔除</w:t>
      </w:r>
      <m:oMath>
        <m:sSub>
          <m:sSubPr>
            <m:ctrlPr>
              <w:rPr>
                <w:rFonts w:ascii="Cambria Math" w:hAnsi="Cambria Math"/>
                <w:i/>
              </w:rPr>
            </m:ctrlPr>
          </m:sSubPr>
          <m:e>
            <m:r>
              <m:rPr>
                <m:nor/>
              </m:rPr>
              <w:rPr>
                <w:i/>
              </w:rPr>
              <m:t>d</m:t>
            </m:r>
          </m:e>
          <m:sub>
            <m:r>
              <m:rPr>
                <m:nor/>
              </m:rPr>
              <w:rPr>
                <w:i/>
              </w:rPr>
              <m:t>i,k</m:t>
            </m:r>
            <m:r>
              <m:rPr>
                <m:nor/>
              </m:rPr>
              <w:rPr>
                <w:rFonts w:ascii="Cambria Math" w:hint="eastAsia"/>
                <w:i/>
              </w:rPr>
              <m:t xml:space="preserve"> </m:t>
            </m:r>
          </m:sub>
        </m:sSub>
        <m:r>
          <m:rPr>
            <m:nor/>
          </m:rPr>
          <w:rPr>
            <w:iCs/>
          </w:rPr>
          <m:t>=</m:t>
        </m:r>
        <m:r>
          <m:rPr>
            <m:nor/>
          </m:rPr>
          <w:rPr>
            <w:rFonts w:ascii="Cambria Math" w:hint="eastAsia"/>
            <w:iCs/>
          </w:rPr>
          <m:t xml:space="preserve"> </m:t>
        </m:r>
        <m:r>
          <m:rPr>
            <m:nor/>
          </m:rPr>
          <w:rPr>
            <w:iCs/>
          </w:rPr>
          <m:t>0</m:t>
        </m:r>
      </m:oMath>
      <w:r w:rsidR="00FD21B2" w:rsidRPr="00FD21B2">
        <w:t>的样本，</w:t>
      </w:r>
      <w:proofErr w:type="gramStart"/>
      <w:r w:rsidR="00FD21B2" w:rsidRPr="00FD21B2">
        <w:t>记有效</w:t>
      </w:r>
      <w:proofErr w:type="gramEnd"/>
      <w:r w:rsidR="00FD21B2" w:rsidRPr="00FD21B2">
        <w:t>样本量为</w:t>
      </w:r>
      <m:oMath>
        <m:sSubSup>
          <m:sSubSupPr>
            <m:ctrlPr>
              <w:rPr>
                <w:rFonts w:ascii="Cambria Math" w:hAnsi="Cambria Math"/>
                <w:i/>
              </w:rPr>
            </m:ctrlPr>
          </m:sSubSupPr>
          <m:e>
            <m:r>
              <m:rPr>
                <m:nor/>
              </m:rPr>
              <w:rPr>
                <w:i/>
              </w:rPr>
              <m:t>n</m:t>
            </m:r>
          </m:e>
          <m:sub>
            <m:r>
              <m:rPr>
                <m:nor/>
              </m:rPr>
              <w:rPr>
                <w:i/>
              </w:rPr>
              <m:t>k</m:t>
            </m:r>
          </m:sub>
          <m:sup>
            <m:r>
              <m:rPr>
                <m:nor/>
              </m:rPr>
              <w:rPr>
                <w:i/>
              </w:rPr>
              <m:t>'</m:t>
            </m:r>
          </m:sup>
        </m:sSubSup>
      </m:oMath>
      <w:r w:rsidR="00FD21B2" w:rsidRPr="00FD21B2">
        <w:t>。</w:t>
      </w:r>
    </w:p>
    <w:p w14:paraId="767EA504" w14:textId="00DABD82" w:rsidR="00FD21B2" w:rsidRDefault="00FD21B2" w:rsidP="00FD21B2">
      <w:pPr>
        <w:pStyle w:val="altz"/>
        <w:ind w:firstLine="480"/>
      </w:pPr>
      <w:r>
        <w:rPr>
          <w:rFonts w:hint="eastAsia"/>
        </w:rPr>
        <w:t>步骤</w:t>
      </w:r>
      <w:r>
        <w:rPr>
          <w:rFonts w:hint="eastAsia"/>
        </w:rPr>
        <w:t>2-5</w:t>
      </w:r>
      <w:r>
        <w:rPr>
          <w:rFonts w:hint="eastAsia"/>
        </w:rPr>
        <w:t>；</w:t>
      </w:r>
      <w:r w:rsidRPr="00FD21B2">
        <w:rPr>
          <w:rFonts w:hint="eastAsia"/>
        </w:rPr>
        <w:t>编</w:t>
      </w:r>
      <w:proofErr w:type="gramStart"/>
      <w:r w:rsidRPr="00FD21B2">
        <w:rPr>
          <w:rFonts w:hint="eastAsia"/>
        </w:rPr>
        <w:t>秩</w:t>
      </w:r>
      <w:proofErr w:type="gramEnd"/>
      <w:r w:rsidRPr="00FD21B2">
        <w:rPr>
          <w:rFonts w:hint="eastAsia"/>
        </w:rPr>
        <w:t>、计算秩和、确定统计量与显著性判定</w:t>
      </w:r>
    </w:p>
    <w:p w14:paraId="69304358" w14:textId="02F0A958" w:rsidR="00FD21B2" w:rsidRDefault="00FD21B2" w:rsidP="00FD21B2">
      <w:pPr>
        <w:pStyle w:val="altz"/>
        <w:ind w:firstLine="480"/>
      </w:pPr>
      <w:r w:rsidRPr="00FD21B2">
        <w:rPr>
          <w:rFonts w:hint="eastAsia"/>
        </w:rPr>
        <w:t>对每一维度的差值序列</w:t>
      </w:r>
      <m:oMath>
        <m:r>
          <m:rPr>
            <m:lit/>
            <m:nor/>
          </m:rPr>
          <w:rPr>
            <w:rFonts w:hint="eastAsia"/>
            <w:iCs/>
          </w:rPr>
          <m:t>{</m:t>
        </m:r>
        <m:sSub>
          <m:sSubPr>
            <m:ctrlPr>
              <w:rPr>
                <w:rFonts w:ascii="Cambria Math" w:hAnsi="Cambria Math"/>
                <w:i/>
              </w:rPr>
            </m:ctrlPr>
          </m:sSubPr>
          <m:e>
            <m:r>
              <m:rPr>
                <m:nor/>
              </m:rPr>
              <w:rPr>
                <w:rFonts w:hint="eastAsia"/>
                <w:i/>
              </w:rPr>
              <m:t>d</m:t>
            </m:r>
            <m:ctrlPr>
              <w:rPr>
                <w:rFonts w:ascii="Cambria Math" w:hAnsi="Cambria Math" w:hint="eastAsia"/>
                <w:i/>
              </w:rPr>
            </m:ctrlPr>
          </m:e>
          <m:sub>
            <m:r>
              <m:rPr>
                <m:nor/>
              </m:rPr>
              <w:rPr>
                <w:rFonts w:hint="eastAsia"/>
                <w:i/>
              </w:rPr>
              <m:t>i,k</m:t>
            </m:r>
          </m:sub>
        </m:sSub>
        <m:r>
          <m:rPr>
            <m:lit/>
            <m:nor/>
          </m:rPr>
          <w:rPr>
            <w:rFonts w:hint="eastAsia"/>
            <w:iCs/>
          </w:rPr>
          <m:t>}</m:t>
        </m:r>
      </m:oMath>
      <w:r w:rsidRPr="00FD21B2">
        <w:rPr>
          <w:rFonts w:hint="eastAsia"/>
        </w:rPr>
        <w:t>独立执行编</w:t>
      </w:r>
      <w:proofErr w:type="gramStart"/>
      <w:r w:rsidRPr="00FD21B2">
        <w:rPr>
          <w:rFonts w:hint="eastAsia"/>
        </w:rPr>
        <w:t>秩</w:t>
      </w:r>
      <w:proofErr w:type="gramEnd"/>
      <w:r w:rsidRPr="00FD21B2">
        <w:rPr>
          <w:rFonts w:hint="eastAsia"/>
        </w:rPr>
        <w:t>、符号秩和计算及正态近似，得到该维度下的</w:t>
      </w:r>
      <m:oMath>
        <m:sSub>
          <m:sSubPr>
            <m:ctrlPr>
              <w:rPr>
                <w:rFonts w:ascii="Cambria Math" w:hAnsi="Cambria Math"/>
                <w:i/>
              </w:rPr>
            </m:ctrlPr>
          </m:sSubPr>
          <m:e>
            <m:r>
              <m:rPr>
                <m:nor/>
              </m:rPr>
              <w:rPr>
                <w:rFonts w:hint="eastAsia"/>
                <w:i/>
              </w:rPr>
              <m:t>W</m:t>
            </m:r>
            <m:ctrlPr>
              <w:rPr>
                <w:rFonts w:ascii="Cambria Math" w:hAnsi="Cambria Math" w:hint="eastAsia"/>
                <w:i/>
              </w:rPr>
            </m:ctrlPr>
          </m:e>
          <m:sub>
            <m:r>
              <m:rPr>
                <m:nor/>
              </m:rPr>
              <w:rPr>
                <w:rFonts w:hint="eastAsia"/>
                <w:i/>
              </w:rPr>
              <m:t>k</m:t>
            </m:r>
          </m:sub>
        </m:sSub>
      </m:oMath>
      <w:r w:rsidRPr="00FD21B2">
        <w:rPr>
          <w:rFonts w:hint="eastAsia"/>
        </w:rPr>
        <w:t>统计量与双侧</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oMath>
      <w:r w:rsidRPr="00FD21B2">
        <w:rPr>
          <w:rFonts w:hint="eastAsia"/>
        </w:rPr>
        <w:t>值。由于每个维度的有效样本量均满足</w:t>
      </w:r>
      <m:oMath>
        <m:sSubSup>
          <m:sSubSupPr>
            <m:ctrlPr>
              <w:rPr>
                <w:rFonts w:ascii="Cambria Math" w:hAnsi="Cambria Math"/>
                <w:i/>
              </w:rPr>
            </m:ctrlPr>
          </m:sSubSupPr>
          <m:e>
            <m:r>
              <m:rPr>
                <m:nor/>
              </m:rPr>
              <w:rPr>
                <w:rFonts w:hint="eastAsia"/>
                <w:i/>
              </w:rPr>
              <m:t>n</m:t>
            </m:r>
            <m:ctrlPr>
              <w:rPr>
                <w:rFonts w:ascii="Cambria Math" w:hAnsi="Cambria Math" w:hint="eastAsia"/>
                <w:i/>
              </w:rPr>
            </m:ctrlPr>
          </m:e>
          <m:sub>
            <m:r>
              <m:rPr>
                <m:nor/>
              </m:rPr>
              <w:rPr>
                <w:rFonts w:hint="eastAsia"/>
                <w:i/>
              </w:rPr>
              <m:t>k</m:t>
            </m:r>
          </m:sub>
          <m:sup>
            <m:r>
              <m:rPr>
                <m:nor/>
              </m:rPr>
              <w:rPr>
                <w:i/>
              </w:rPr>
              <m:t>'</m:t>
            </m:r>
          </m:sup>
        </m:sSubSup>
        <m:r>
          <w:rPr>
            <w:rFonts w:ascii="Cambria Math" w:hAnsi="Cambria Math" w:hint="eastAsia"/>
          </w:rPr>
          <m:t>&gt;</m:t>
        </m:r>
        <m:r>
          <m:rPr>
            <m:nor/>
          </m:rPr>
          <w:rPr>
            <w:rFonts w:hint="eastAsia"/>
            <w:iCs/>
          </w:rPr>
          <m:t>20</m:t>
        </m:r>
      </m:oMath>
      <w:r w:rsidRPr="00FD21B2">
        <w:rPr>
          <w:rFonts w:hint="eastAsia"/>
        </w:rPr>
        <w:t>，均采用大样本正态近似。</w:t>
      </w:r>
    </w:p>
    <w:p w14:paraId="7659F0B5" w14:textId="0566D35C" w:rsidR="00FD21B2" w:rsidRPr="00FD21B2" w:rsidRDefault="00FD21B2" w:rsidP="00FD21B2">
      <w:pPr>
        <w:pStyle w:val="altz"/>
        <w:ind w:firstLine="480"/>
      </w:pPr>
      <w:r w:rsidRPr="00FD21B2">
        <w:rPr>
          <w:rFonts w:hint="eastAsia"/>
        </w:rPr>
        <w:t>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&lt;0.05</m:t>
        </m:r>
      </m:oMath>
      <w:r w:rsidRPr="00FD21B2">
        <w:rPr>
          <w:rFonts w:hint="eastAsia"/>
        </w:rPr>
        <w:t>，则拒绝原假设</w:t>
      </w:r>
      <m:oMath>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hint="eastAsia"/>
              </w:rPr>
              <m:t>0,k</m:t>
            </m:r>
          </m:sub>
        </m:sSub>
      </m:oMath>
      <w:r w:rsidRPr="00FD21B2">
        <w:rPr>
          <w:rFonts w:hint="eastAsia"/>
        </w:rPr>
        <w:t>，认为该模型在该维度上的微调前后得分存在统计学意义上的显著差异；若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m:t>
        </m:r>
        <m:r>
          <m:rPr>
            <m:nor/>
          </m:rPr>
          <w:rPr>
            <w:rFonts w:hint="eastAsia"/>
            <w:iCs/>
          </w:rPr>
          <m:t>0.05</m:t>
        </m:r>
      </m:oMath>
      <w:r w:rsidRPr="00FD21B2">
        <w:rPr>
          <w:rFonts w:hint="eastAsia"/>
        </w:rPr>
        <w:t>，则无法拒绝</w:t>
      </w:r>
      <m:oMath>
        <m:sSub>
          <m:sSubPr>
            <m:ctrlPr>
              <w:rPr>
                <w:rFonts w:ascii="Cambria Math" w:hAnsi="Cambria Math"/>
                <w:i/>
              </w:rPr>
            </m:ctrlPr>
          </m:sSubPr>
          <m:e>
            <m:r>
              <m:rPr>
                <m:nor/>
              </m:rPr>
              <w:rPr>
                <w:rFonts w:hint="eastAsia"/>
                <w:i/>
              </w:rPr>
              <m:t>H</m:t>
            </m:r>
            <m:ctrlPr>
              <w:rPr>
                <w:rFonts w:ascii="Cambria Math" w:hAnsi="Cambria Math" w:hint="eastAsia"/>
                <w:i/>
              </w:rPr>
            </m:ctrlPr>
          </m:e>
          <m:sub>
            <m:r>
              <m:rPr>
                <m:nor/>
              </m:rPr>
              <w:rPr>
                <w:rFonts w:hint="eastAsia"/>
                <w:i/>
              </w:rPr>
              <m:t>0,k</m:t>
            </m:r>
          </m:sub>
        </m:sSub>
      </m:oMath>
      <w:r w:rsidRPr="00FD21B2">
        <w:rPr>
          <w:rFonts w:hint="eastAsia"/>
        </w:rPr>
        <w:t>，</w:t>
      </w:r>
      <w:proofErr w:type="gramStart"/>
      <w:r w:rsidRPr="00FD21B2">
        <w:rPr>
          <w:rFonts w:hint="eastAsia"/>
        </w:rPr>
        <w:t>即尚不能</w:t>
      </w:r>
      <w:proofErr w:type="gramEnd"/>
      <w:r w:rsidRPr="00FD21B2">
        <w:rPr>
          <w:rFonts w:hint="eastAsia"/>
        </w:rPr>
        <w:t>认为领域微调在该维度上带来了显著变化。</w:t>
      </w:r>
    </w:p>
    <w:p w14:paraId="513D1EA3" w14:textId="79A0B353" w:rsidR="00E5028D" w:rsidRPr="006614D6" w:rsidRDefault="00E5028D" w:rsidP="00E5028D">
      <w:pPr>
        <w:pStyle w:val="altz"/>
        <w:ind w:firstLine="480"/>
      </w:pPr>
      <w:r w:rsidRPr="00FA2891">
        <w:fldChar w:fldCharType="begin"/>
      </w:r>
      <w:r w:rsidRPr="00FA2891">
        <w:instrText xml:space="preserve"> </w:instrText>
      </w:r>
      <w:r w:rsidRPr="00FA2891">
        <w:rPr>
          <w:rFonts w:hint="eastAsia"/>
        </w:rPr>
        <w:instrText>REF _Ref227873718 \h</w:instrText>
      </w:r>
      <w:r w:rsidRPr="00FA2891">
        <w:instrText xml:space="preserve"> </w:instrText>
      </w:r>
      <w:r w:rsidRPr="00FA2891">
        <w:fldChar w:fldCharType="separate"/>
      </w:r>
      <w:r w:rsidRPr="00FA2891">
        <w:rPr>
          <w:rFonts w:hint="eastAsia"/>
        </w:rPr>
        <w:t>表</w:t>
      </w:r>
      <w:r w:rsidRPr="00FA2891">
        <w:rPr>
          <w:rFonts w:hint="eastAsia"/>
        </w:rPr>
        <w:t xml:space="preserve"> 6</w:t>
      </w:r>
      <w:r w:rsidRPr="00FA2891">
        <w:rPr>
          <w:rFonts w:hint="eastAsia"/>
        </w:rPr>
        <w:noBreakHyphen/>
        <w:t>10</w:t>
      </w:r>
      <w:r w:rsidRPr="00FA2891">
        <w:fldChar w:fldCharType="end"/>
      </w:r>
      <w:r w:rsidR="003040E3">
        <w:rPr>
          <w:rFonts w:hint="eastAsia"/>
        </w:rPr>
        <w:t>即</w:t>
      </w:r>
      <w:r>
        <w:rPr>
          <w:rFonts w:hint="eastAsia"/>
        </w:rPr>
        <w:t>展示了</w:t>
      </w:r>
      <w:r w:rsidR="003040E3" w:rsidRPr="003040E3">
        <w:rPr>
          <w:rFonts w:hint="eastAsia"/>
        </w:rPr>
        <w:t>每一模型</w:t>
      </w:r>
      <w:r w:rsidR="003040E3">
        <w:rPr>
          <w:rFonts w:hint="eastAsia"/>
        </w:rPr>
        <w:t>在六维度上</w:t>
      </w:r>
      <w:r w:rsidR="003040E3">
        <w:rPr>
          <w:rFonts w:hint="eastAsia"/>
        </w:rPr>
        <w:t>AI</w:t>
      </w:r>
      <w:r w:rsidR="003040E3">
        <w:rPr>
          <w:rFonts w:hint="eastAsia"/>
        </w:rPr>
        <w:t>打分的</w:t>
      </w:r>
      <w:r w:rsidR="003040E3" w:rsidRPr="003040E3">
        <w:rPr>
          <w:rFonts w:hint="eastAsia"/>
        </w:rPr>
        <w:t>独立的</w:t>
      </w:r>
      <w:r w:rsidR="003040E3" w:rsidRPr="003040E3">
        <w:rPr>
          <w:rFonts w:hint="eastAsia"/>
        </w:rPr>
        <w:t>Wilcoxon</w:t>
      </w:r>
      <w:r>
        <w:rPr>
          <w:rFonts w:hint="eastAsia"/>
        </w:rPr>
        <w:t>检验结果。</w:t>
      </w:r>
    </w:p>
    <w:p w14:paraId="173B3E80" w14:textId="29C49346" w:rsidR="00FA2891" w:rsidRDefault="00FA2891" w:rsidP="00FA2891">
      <w:pPr>
        <w:pStyle w:val="aff6"/>
        <w:spacing w:before="326" w:after="163"/>
      </w:pPr>
      <w:bookmarkStart w:id="192" w:name="_Ref227873718"/>
      <w:bookmarkStart w:id="193" w:name="_Toc227956055"/>
      <w:r>
        <w:rPr>
          <w:rFonts w:hint="eastAsia"/>
        </w:rPr>
        <w:lastRenderedPageBreak/>
        <w:t>表</w:t>
      </w:r>
      <w:r>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10</w:t>
      </w:r>
      <w:r w:rsidR="007B10FA">
        <w:fldChar w:fldCharType="end"/>
      </w:r>
      <w:bookmarkEnd w:id="192"/>
      <w:r>
        <w:rPr>
          <w:rFonts w:hint="eastAsia"/>
        </w:rPr>
        <w:t xml:space="preserve"> </w:t>
      </w:r>
      <w:r w:rsidRPr="00295CAC">
        <w:rPr>
          <w:rFonts w:hint="eastAsia"/>
        </w:rPr>
        <w:t>六维度</w:t>
      </w:r>
      <w:r w:rsidRPr="00295CAC">
        <w:rPr>
          <w:rFonts w:hint="eastAsia"/>
        </w:rPr>
        <w:t>AI</w:t>
      </w:r>
      <w:r w:rsidRPr="00295CAC">
        <w:rPr>
          <w:rFonts w:hint="eastAsia"/>
        </w:rPr>
        <w:t>打分</w:t>
      </w:r>
      <w:r w:rsidRPr="00295CAC">
        <w:rPr>
          <w:rFonts w:hint="eastAsia"/>
        </w:rPr>
        <w:t>Wilcoxon</w:t>
      </w:r>
      <w:r w:rsidRPr="00295CAC">
        <w:rPr>
          <w:rFonts w:hint="eastAsia"/>
        </w:rPr>
        <w:t>符号秩检验结果</w:t>
      </w:r>
      <w:bookmarkEnd w:id="193"/>
    </w:p>
    <w:tbl>
      <w:tblPr>
        <w:tblW w:w="5000" w:type="pct"/>
        <w:tblCellMar>
          <w:top w:w="15" w:type="dxa"/>
          <w:left w:w="15" w:type="dxa"/>
          <w:bottom w:w="15" w:type="dxa"/>
          <w:right w:w="15" w:type="dxa"/>
        </w:tblCellMar>
        <w:tblLook w:val="04A0" w:firstRow="1" w:lastRow="0" w:firstColumn="1" w:lastColumn="0" w:noHBand="0" w:noVBand="1"/>
      </w:tblPr>
      <w:tblGrid>
        <w:gridCol w:w="1276"/>
        <w:gridCol w:w="990"/>
        <w:gridCol w:w="1134"/>
        <w:gridCol w:w="1134"/>
        <w:gridCol w:w="1279"/>
        <w:gridCol w:w="1275"/>
        <w:gridCol w:w="992"/>
        <w:gridCol w:w="990"/>
      </w:tblGrid>
      <w:tr w:rsidR="00FA2891" w:rsidRPr="00FA2891" w14:paraId="7939CB75" w14:textId="77777777" w:rsidTr="00FA2891">
        <w:trPr>
          <w:trHeight w:val="317"/>
        </w:trPr>
        <w:tc>
          <w:tcPr>
            <w:tcW w:w="703" w:type="pct"/>
            <w:tcBorders>
              <w:top w:val="single" w:sz="4" w:space="0" w:color="auto"/>
              <w:bottom w:val="single" w:sz="4" w:space="0" w:color="auto"/>
            </w:tcBorders>
            <w:vAlign w:val="center"/>
            <w:hideMark/>
          </w:tcPr>
          <w:p w14:paraId="1CA79D0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模型</w:t>
            </w:r>
          </w:p>
        </w:tc>
        <w:tc>
          <w:tcPr>
            <w:tcW w:w="546" w:type="pct"/>
            <w:tcBorders>
              <w:top w:val="single" w:sz="4" w:space="0" w:color="auto"/>
              <w:bottom w:val="single" w:sz="4" w:space="0" w:color="auto"/>
            </w:tcBorders>
            <w:vAlign w:val="center"/>
            <w:hideMark/>
          </w:tcPr>
          <w:p w14:paraId="6540FA5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维度</w:t>
            </w:r>
          </w:p>
        </w:tc>
        <w:tc>
          <w:tcPr>
            <w:tcW w:w="625" w:type="pct"/>
            <w:tcBorders>
              <w:top w:val="single" w:sz="4" w:space="0" w:color="auto"/>
              <w:bottom w:val="single" w:sz="4" w:space="0" w:color="auto"/>
            </w:tcBorders>
            <w:vAlign w:val="center"/>
            <w:hideMark/>
          </w:tcPr>
          <w:p w14:paraId="08D1277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基线均值</w:t>
            </w:r>
          </w:p>
        </w:tc>
        <w:tc>
          <w:tcPr>
            <w:tcW w:w="625" w:type="pct"/>
            <w:tcBorders>
              <w:top w:val="single" w:sz="4" w:space="0" w:color="auto"/>
              <w:bottom w:val="single" w:sz="4" w:space="0" w:color="auto"/>
            </w:tcBorders>
            <w:vAlign w:val="center"/>
            <w:hideMark/>
          </w:tcPr>
          <w:p w14:paraId="5AE4A34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微调均值</w:t>
            </w:r>
          </w:p>
        </w:tc>
        <w:tc>
          <w:tcPr>
            <w:tcW w:w="705" w:type="pct"/>
            <w:tcBorders>
              <w:top w:val="single" w:sz="4" w:space="0" w:color="auto"/>
              <w:bottom w:val="single" w:sz="4" w:space="0" w:color="auto"/>
            </w:tcBorders>
            <w:vAlign w:val="center"/>
            <w:hideMark/>
          </w:tcPr>
          <w:p w14:paraId="1057BAF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中位数差异</w:t>
            </w:r>
          </w:p>
        </w:tc>
        <w:tc>
          <w:tcPr>
            <w:tcW w:w="703" w:type="pct"/>
            <w:tcBorders>
              <w:top w:val="single" w:sz="4" w:space="0" w:color="auto"/>
              <w:bottom w:val="single" w:sz="4" w:space="0" w:color="auto"/>
            </w:tcBorders>
            <w:vAlign w:val="center"/>
            <w:hideMark/>
          </w:tcPr>
          <w:p w14:paraId="10ACAB7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 xml:space="preserve">W </w:t>
            </w:r>
            <w:r w:rsidRPr="00FA2891">
              <w:rPr>
                <w:sz w:val="21"/>
                <w:szCs w:val="21"/>
              </w:rPr>
              <w:t>统计量</w:t>
            </w:r>
          </w:p>
        </w:tc>
        <w:tc>
          <w:tcPr>
            <w:tcW w:w="547" w:type="pct"/>
            <w:tcBorders>
              <w:top w:val="single" w:sz="4" w:space="0" w:color="auto"/>
              <w:bottom w:val="single" w:sz="4" w:space="0" w:color="auto"/>
            </w:tcBorders>
            <w:vAlign w:val="center"/>
            <w:hideMark/>
          </w:tcPr>
          <w:p w14:paraId="4B39BE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 xml:space="preserve">p </w:t>
            </w:r>
            <w:r w:rsidRPr="00FA2891">
              <w:rPr>
                <w:sz w:val="21"/>
                <w:szCs w:val="21"/>
              </w:rPr>
              <w:t>值</w:t>
            </w:r>
          </w:p>
        </w:tc>
        <w:tc>
          <w:tcPr>
            <w:tcW w:w="546" w:type="pct"/>
            <w:tcBorders>
              <w:top w:val="single" w:sz="4" w:space="0" w:color="auto"/>
              <w:bottom w:val="single" w:sz="4" w:space="0" w:color="auto"/>
            </w:tcBorders>
            <w:vAlign w:val="center"/>
            <w:hideMark/>
          </w:tcPr>
          <w:p w14:paraId="01496F2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显著性</w:t>
            </w:r>
          </w:p>
        </w:tc>
      </w:tr>
      <w:tr w:rsidR="00FA2891" w:rsidRPr="00FA2891" w14:paraId="510A8FB2" w14:textId="77777777" w:rsidTr="00FA2891">
        <w:trPr>
          <w:trHeight w:val="317"/>
        </w:trPr>
        <w:tc>
          <w:tcPr>
            <w:tcW w:w="703" w:type="pct"/>
            <w:tcBorders>
              <w:top w:val="single" w:sz="4" w:space="0" w:color="auto"/>
            </w:tcBorders>
            <w:vAlign w:val="center"/>
            <w:hideMark/>
          </w:tcPr>
          <w:p w14:paraId="393F52B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tcBorders>
              <w:top w:val="single" w:sz="4" w:space="0" w:color="auto"/>
            </w:tcBorders>
            <w:vAlign w:val="center"/>
            <w:hideMark/>
          </w:tcPr>
          <w:p w14:paraId="4D5554F4"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tcBorders>
              <w:top w:val="single" w:sz="4" w:space="0" w:color="auto"/>
            </w:tcBorders>
            <w:vAlign w:val="center"/>
            <w:hideMark/>
          </w:tcPr>
          <w:p w14:paraId="5DA8F4F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2.050</w:t>
            </w:r>
          </w:p>
        </w:tc>
        <w:tc>
          <w:tcPr>
            <w:tcW w:w="625" w:type="pct"/>
            <w:tcBorders>
              <w:top w:val="single" w:sz="4" w:space="0" w:color="auto"/>
            </w:tcBorders>
            <w:vAlign w:val="center"/>
            <w:hideMark/>
          </w:tcPr>
          <w:p w14:paraId="35CBCB1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2.426</w:t>
            </w:r>
          </w:p>
        </w:tc>
        <w:tc>
          <w:tcPr>
            <w:tcW w:w="705" w:type="pct"/>
            <w:tcBorders>
              <w:top w:val="single" w:sz="4" w:space="0" w:color="auto"/>
            </w:tcBorders>
            <w:vAlign w:val="center"/>
            <w:hideMark/>
          </w:tcPr>
          <w:p w14:paraId="663B96E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tcBorders>
              <w:top w:val="single" w:sz="4" w:space="0" w:color="auto"/>
            </w:tcBorders>
            <w:vAlign w:val="center"/>
            <w:hideMark/>
          </w:tcPr>
          <w:p w14:paraId="171A3DA5"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1812</w:t>
            </w:r>
          </w:p>
        </w:tc>
        <w:tc>
          <w:tcPr>
            <w:tcW w:w="547" w:type="pct"/>
            <w:tcBorders>
              <w:top w:val="single" w:sz="4" w:space="0" w:color="auto"/>
            </w:tcBorders>
            <w:vAlign w:val="center"/>
            <w:hideMark/>
          </w:tcPr>
          <w:p w14:paraId="64BBAF3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tcBorders>
              <w:top w:val="single" w:sz="4" w:space="0" w:color="auto"/>
            </w:tcBorders>
            <w:vAlign w:val="center"/>
            <w:hideMark/>
          </w:tcPr>
          <w:p w14:paraId="0F3DCDB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54A1F8BD" w14:textId="77777777" w:rsidTr="00FA2891">
        <w:trPr>
          <w:trHeight w:val="317"/>
        </w:trPr>
        <w:tc>
          <w:tcPr>
            <w:tcW w:w="703" w:type="pct"/>
            <w:vAlign w:val="center"/>
            <w:hideMark/>
          </w:tcPr>
          <w:p w14:paraId="1D3776C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73D5A030"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656F4C1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1.794</w:t>
            </w:r>
          </w:p>
        </w:tc>
        <w:tc>
          <w:tcPr>
            <w:tcW w:w="625" w:type="pct"/>
            <w:vAlign w:val="center"/>
            <w:hideMark/>
          </w:tcPr>
          <w:p w14:paraId="79C71BE4"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2.348</w:t>
            </w:r>
          </w:p>
        </w:tc>
        <w:tc>
          <w:tcPr>
            <w:tcW w:w="705" w:type="pct"/>
            <w:vAlign w:val="center"/>
            <w:hideMark/>
          </w:tcPr>
          <w:p w14:paraId="6685FE9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+1.00</w:t>
            </w:r>
          </w:p>
        </w:tc>
        <w:tc>
          <w:tcPr>
            <w:tcW w:w="703" w:type="pct"/>
            <w:vAlign w:val="center"/>
            <w:hideMark/>
          </w:tcPr>
          <w:p w14:paraId="3D852EB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2161</w:t>
            </w:r>
          </w:p>
        </w:tc>
        <w:tc>
          <w:tcPr>
            <w:tcW w:w="547" w:type="pct"/>
            <w:vAlign w:val="center"/>
            <w:hideMark/>
          </w:tcPr>
          <w:p w14:paraId="395D007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3FE87A2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481865DD" w14:textId="77777777" w:rsidTr="00FA2891">
        <w:trPr>
          <w:trHeight w:val="317"/>
        </w:trPr>
        <w:tc>
          <w:tcPr>
            <w:tcW w:w="703" w:type="pct"/>
            <w:vAlign w:val="center"/>
            <w:hideMark/>
          </w:tcPr>
          <w:p w14:paraId="64D03FB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2428BC73"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49D25C5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1.968</w:t>
            </w:r>
          </w:p>
        </w:tc>
        <w:tc>
          <w:tcPr>
            <w:tcW w:w="625" w:type="pct"/>
            <w:vAlign w:val="center"/>
            <w:hideMark/>
          </w:tcPr>
          <w:p w14:paraId="262E852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2.372</w:t>
            </w:r>
          </w:p>
        </w:tc>
        <w:tc>
          <w:tcPr>
            <w:tcW w:w="705" w:type="pct"/>
            <w:vAlign w:val="center"/>
            <w:hideMark/>
          </w:tcPr>
          <w:p w14:paraId="61B5E395"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19E8A57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1502</w:t>
            </w:r>
          </w:p>
        </w:tc>
        <w:tc>
          <w:tcPr>
            <w:tcW w:w="547" w:type="pct"/>
            <w:vAlign w:val="center"/>
            <w:hideMark/>
          </w:tcPr>
          <w:p w14:paraId="0D21AED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603E10D3"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1724185F" w14:textId="77777777" w:rsidTr="00FA2891">
        <w:trPr>
          <w:trHeight w:val="317"/>
        </w:trPr>
        <w:tc>
          <w:tcPr>
            <w:tcW w:w="703" w:type="pct"/>
            <w:vAlign w:val="center"/>
            <w:hideMark/>
          </w:tcPr>
          <w:p w14:paraId="6B08A8B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463EA2F2"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6BFDE59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2.199</w:t>
            </w:r>
          </w:p>
        </w:tc>
        <w:tc>
          <w:tcPr>
            <w:tcW w:w="625" w:type="pct"/>
            <w:vAlign w:val="center"/>
            <w:hideMark/>
          </w:tcPr>
          <w:p w14:paraId="065ED81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2.577</w:t>
            </w:r>
          </w:p>
        </w:tc>
        <w:tc>
          <w:tcPr>
            <w:tcW w:w="705" w:type="pct"/>
            <w:vAlign w:val="center"/>
            <w:hideMark/>
          </w:tcPr>
          <w:p w14:paraId="7F9476D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7DA1094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2258</w:t>
            </w:r>
          </w:p>
        </w:tc>
        <w:tc>
          <w:tcPr>
            <w:tcW w:w="547" w:type="pct"/>
            <w:vAlign w:val="center"/>
            <w:hideMark/>
          </w:tcPr>
          <w:p w14:paraId="25EEA31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4EF48F23"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204C2E83" w14:textId="77777777" w:rsidTr="00FA2891">
        <w:trPr>
          <w:trHeight w:val="317"/>
        </w:trPr>
        <w:tc>
          <w:tcPr>
            <w:tcW w:w="703" w:type="pct"/>
            <w:vAlign w:val="center"/>
            <w:hideMark/>
          </w:tcPr>
          <w:p w14:paraId="5EC7A22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2BA430AC"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54EBF80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2.879</w:t>
            </w:r>
          </w:p>
        </w:tc>
        <w:tc>
          <w:tcPr>
            <w:tcW w:w="625" w:type="pct"/>
            <w:vAlign w:val="center"/>
            <w:hideMark/>
          </w:tcPr>
          <w:p w14:paraId="7B97BBB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2.932</w:t>
            </w:r>
          </w:p>
        </w:tc>
        <w:tc>
          <w:tcPr>
            <w:tcW w:w="705" w:type="pct"/>
            <w:vAlign w:val="center"/>
            <w:hideMark/>
          </w:tcPr>
          <w:p w14:paraId="0709A07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175DE39A"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260</w:t>
            </w:r>
          </w:p>
        </w:tc>
        <w:tc>
          <w:tcPr>
            <w:tcW w:w="547" w:type="pct"/>
            <w:vAlign w:val="center"/>
            <w:hideMark/>
          </w:tcPr>
          <w:p w14:paraId="07F153C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0.022</w:t>
            </w:r>
          </w:p>
        </w:tc>
        <w:tc>
          <w:tcPr>
            <w:tcW w:w="546" w:type="pct"/>
            <w:vAlign w:val="center"/>
            <w:hideMark/>
          </w:tcPr>
          <w:p w14:paraId="5027C20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4E233495" w14:textId="77777777" w:rsidTr="00FA2891">
        <w:trPr>
          <w:trHeight w:val="317"/>
        </w:trPr>
        <w:tc>
          <w:tcPr>
            <w:tcW w:w="703" w:type="pct"/>
            <w:vAlign w:val="center"/>
            <w:hideMark/>
          </w:tcPr>
          <w:p w14:paraId="25A11D8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30F57D09" w14:textId="4BFCD0AF"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54CA8B53"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1.758</w:t>
            </w:r>
          </w:p>
        </w:tc>
        <w:tc>
          <w:tcPr>
            <w:tcW w:w="625" w:type="pct"/>
            <w:vAlign w:val="center"/>
            <w:hideMark/>
          </w:tcPr>
          <w:p w14:paraId="794FCCC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2.655</w:t>
            </w:r>
          </w:p>
        </w:tc>
        <w:tc>
          <w:tcPr>
            <w:tcW w:w="705" w:type="pct"/>
            <w:vAlign w:val="center"/>
            <w:hideMark/>
          </w:tcPr>
          <w:p w14:paraId="0571235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+1.00</w:t>
            </w:r>
          </w:p>
        </w:tc>
        <w:tc>
          <w:tcPr>
            <w:tcW w:w="703" w:type="pct"/>
            <w:vAlign w:val="center"/>
            <w:hideMark/>
          </w:tcPr>
          <w:p w14:paraId="6065FAC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189</w:t>
            </w:r>
          </w:p>
        </w:tc>
        <w:tc>
          <w:tcPr>
            <w:tcW w:w="547" w:type="pct"/>
            <w:vAlign w:val="center"/>
            <w:hideMark/>
          </w:tcPr>
          <w:p w14:paraId="435372C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7366E9C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08199CBF" w14:textId="77777777" w:rsidTr="00FA2891">
        <w:trPr>
          <w:trHeight w:val="317"/>
        </w:trPr>
        <w:tc>
          <w:tcPr>
            <w:tcW w:w="703" w:type="pct"/>
            <w:vAlign w:val="center"/>
            <w:hideMark/>
          </w:tcPr>
          <w:p w14:paraId="37A5287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560D81F8"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5F3FD7CA"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2.195</w:t>
            </w:r>
          </w:p>
        </w:tc>
        <w:tc>
          <w:tcPr>
            <w:tcW w:w="625" w:type="pct"/>
            <w:vAlign w:val="center"/>
            <w:hideMark/>
          </w:tcPr>
          <w:p w14:paraId="2F46524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2.504</w:t>
            </w:r>
          </w:p>
        </w:tc>
        <w:tc>
          <w:tcPr>
            <w:tcW w:w="705" w:type="pct"/>
            <w:vAlign w:val="center"/>
            <w:hideMark/>
          </w:tcPr>
          <w:p w14:paraId="37CF24D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20C61F8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2176</w:t>
            </w:r>
          </w:p>
        </w:tc>
        <w:tc>
          <w:tcPr>
            <w:tcW w:w="547" w:type="pct"/>
            <w:vAlign w:val="center"/>
            <w:hideMark/>
          </w:tcPr>
          <w:p w14:paraId="6BB477C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0564D3A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5D6AFE2B" w14:textId="77777777" w:rsidTr="00FA2891">
        <w:trPr>
          <w:trHeight w:val="317"/>
        </w:trPr>
        <w:tc>
          <w:tcPr>
            <w:tcW w:w="703" w:type="pct"/>
            <w:vAlign w:val="center"/>
            <w:hideMark/>
          </w:tcPr>
          <w:p w14:paraId="599EF96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42D25F66"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1BA29F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1.979</w:t>
            </w:r>
          </w:p>
        </w:tc>
        <w:tc>
          <w:tcPr>
            <w:tcW w:w="625" w:type="pct"/>
            <w:vAlign w:val="center"/>
            <w:hideMark/>
          </w:tcPr>
          <w:p w14:paraId="48C8FF1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2.677</w:t>
            </w:r>
          </w:p>
        </w:tc>
        <w:tc>
          <w:tcPr>
            <w:tcW w:w="705" w:type="pct"/>
            <w:vAlign w:val="center"/>
            <w:hideMark/>
          </w:tcPr>
          <w:p w14:paraId="61EFE22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+1.00</w:t>
            </w:r>
          </w:p>
        </w:tc>
        <w:tc>
          <w:tcPr>
            <w:tcW w:w="703" w:type="pct"/>
            <w:vAlign w:val="center"/>
            <w:hideMark/>
          </w:tcPr>
          <w:p w14:paraId="4AC51F6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785</w:t>
            </w:r>
          </w:p>
        </w:tc>
        <w:tc>
          <w:tcPr>
            <w:tcW w:w="547" w:type="pct"/>
            <w:vAlign w:val="center"/>
            <w:hideMark/>
          </w:tcPr>
          <w:p w14:paraId="0753B08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30A8F92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65D3FBA5" w14:textId="77777777" w:rsidTr="00FA2891">
        <w:trPr>
          <w:trHeight w:val="317"/>
        </w:trPr>
        <w:tc>
          <w:tcPr>
            <w:tcW w:w="703" w:type="pct"/>
            <w:vAlign w:val="center"/>
            <w:hideMark/>
          </w:tcPr>
          <w:p w14:paraId="6CA5AF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2B59390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18EDD022"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2.050</w:t>
            </w:r>
          </w:p>
        </w:tc>
        <w:tc>
          <w:tcPr>
            <w:tcW w:w="625" w:type="pct"/>
            <w:vAlign w:val="center"/>
            <w:hideMark/>
          </w:tcPr>
          <w:p w14:paraId="7656753A"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2.465</w:t>
            </w:r>
          </w:p>
        </w:tc>
        <w:tc>
          <w:tcPr>
            <w:tcW w:w="705" w:type="pct"/>
            <w:vAlign w:val="center"/>
            <w:hideMark/>
          </w:tcPr>
          <w:p w14:paraId="6DDC19D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2FD8635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1598</w:t>
            </w:r>
          </w:p>
        </w:tc>
        <w:tc>
          <w:tcPr>
            <w:tcW w:w="547" w:type="pct"/>
            <w:vAlign w:val="center"/>
            <w:hideMark/>
          </w:tcPr>
          <w:p w14:paraId="1B67BB6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758E0EA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665F8025" w14:textId="77777777" w:rsidTr="00FA2891">
        <w:trPr>
          <w:trHeight w:val="317"/>
        </w:trPr>
        <w:tc>
          <w:tcPr>
            <w:tcW w:w="703" w:type="pct"/>
            <w:vAlign w:val="center"/>
            <w:hideMark/>
          </w:tcPr>
          <w:p w14:paraId="1069DBF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482818E0"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454F1F2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2.422</w:t>
            </w:r>
          </w:p>
        </w:tc>
        <w:tc>
          <w:tcPr>
            <w:tcW w:w="625" w:type="pct"/>
            <w:vAlign w:val="center"/>
            <w:hideMark/>
          </w:tcPr>
          <w:p w14:paraId="076B8DA4"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2.706</w:t>
            </w:r>
          </w:p>
        </w:tc>
        <w:tc>
          <w:tcPr>
            <w:tcW w:w="705" w:type="pct"/>
            <w:vAlign w:val="center"/>
            <w:hideMark/>
          </w:tcPr>
          <w:p w14:paraId="442577F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6C77F8B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1101</w:t>
            </w:r>
          </w:p>
        </w:tc>
        <w:tc>
          <w:tcPr>
            <w:tcW w:w="547" w:type="pct"/>
            <w:vAlign w:val="center"/>
            <w:hideMark/>
          </w:tcPr>
          <w:p w14:paraId="518DC1A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464BD60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530BF737" w14:textId="77777777" w:rsidTr="00FA2891">
        <w:trPr>
          <w:trHeight w:val="317"/>
        </w:trPr>
        <w:tc>
          <w:tcPr>
            <w:tcW w:w="703" w:type="pct"/>
            <w:vAlign w:val="center"/>
            <w:hideMark/>
          </w:tcPr>
          <w:p w14:paraId="78C3F9F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11592923"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248BE4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2.982</w:t>
            </w:r>
          </w:p>
        </w:tc>
        <w:tc>
          <w:tcPr>
            <w:tcW w:w="625" w:type="pct"/>
            <w:vAlign w:val="center"/>
            <w:hideMark/>
          </w:tcPr>
          <w:p w14:paraId="25C52DB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2.989</w:t>
            </w:r>
          </w:p>
        </w:tc>
        <w:tc>
          <w:tcPr>
            <w:tcW w:w="705" w:type="pct"/>
            <w:vAlign w:val="center"/>
            <w:hideMark/>
          </w:tcPr>
          <w:p w14:paraId="18777C1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3AE0DB3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14</w:t>
            </w:r>
          </w:p>
        </w:tc>
        <w:tc>
          <w:tcPr>
            <w:tcW w:w="547" w:type="pct"/>
            <w:vAlign w:val="center"/>
            <w:hideMark/>
          </w:tcPr>
          <w:p w14:paraId="5F47C5A5"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0.480</w:t>
            </w:r>
          </w:p>
        </w:tc>
        <w:tc>
          <w:tcPr>
            <w:tcW w:w="546" w:type="pct"/>
            <w:vAlign w:val="center"/>
            <w:hideMark/>
          </w:tcPr>
          <w:p w14:paraId="5F7628E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ns</w:t>
            </w:r>
          </w:p>
        </w:tc>
      </w:tr>
      <w:tr w:rsidR="00FA2891" w:rsidRPr="00FA2891" w14:paraId="63CA5834" w14:textId="77777777" w:rsidTr="00FA2891">
        <w:trPr>
          <w:trHeight w:val="317"/>
        </w:trPr>
        <w:tc>
          <w:tcPr>
            <w:tcW w:w="703" w:type="pct"/>
            <w:vAlign w:val="center"/>
            <w:hideMark/>
          </w:tcPr>
          <w:p w14:paraId="0D17D5E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66756EA8" w14:textId="2BF3BFCD"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4223134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1.943</w:t>
            </w:r>
          </w:p>
        </w:tc>
        <w:tc>
          <w:tcPr>
            <w:tcW w:w="625" w:type="pct"/>
            <w:vAlign w:val="center"/>
            <w:hideMark/>
          </w:tcPr>
          <w:p w14:paraId="56A7420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2.851</w:t>
            </w:r>
          </w:p>
        </w:tc>
        <w:tc>
          <w:tcPr>
            <w:tcW w:w="705" w:type="pct"/>
            <w:vAlign w:val="center"/>
            <w:hideMark/>
          </w:tcPr>
          <w:p w14:paraId="699C684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3059109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114</w:t>
            </w:r>
          </w:p>
        </w:tc>
        <w:tc>
          <w:tcPr>
            <w:tcW w:w="547" w:type="pct"/>
            <w:vAlign w:val="center"/>
            <w:hideMark/>
          </w:tcPr>
          <w:p w14:paraId="63DE051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5775F87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65335D55" w14:textId="77777777" w:rsidTr="00FA2891">
        <w:trPr>
          <w:trHeight w:val="317"/>
        </w:trPr>
        <w:tc>
          <w:tcPr>
            <w:tcW w:w="703" w:type="pct"/>
            <w:vAlign w:val="center"/>
            <w:hideMark/>
          </w:tcPr>
          <w:p w14:paraId="64A6B4B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6A6F5A38"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4CE507B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2.411</w:t>
            </w:r>
          </w:p>
        </w:tc>
        <w:tc>
          <w:tcPr>
            <w:tcW w:w="625" w:type="pct"/>
            <w:vAlign w:val="center"/>
            <w:hideMark/>
          </w:tcPr>
          <w:p w14:paraId="0965A42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2.780</w:t>
            </w:r>
          </w:p>
        </w:tc>
        <w:tc>
          <w:tcPr>
            <w:tcW w:w="705" w:type="pct"/>
            <w:vAlign w:val="center"/>
            <w:hideMark/>
          </w:tcPr>
          <w:p w14:paraId="1B56B67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68A2042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1502</w:t>
            </w:r>
          </w:p>
        </w:tc>
        <w:tc>
          <w:tcPr>
            <w:tcW w:w="547" w:type="pct"/>
            <w:vAlign w:val="center"/>
            <w:hideMark/>
          </w:tcPr>
          <w:p w14:paraId="2A8777E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2A10E52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5B447605" w14:textId="77777777" w:rsidTr="00FA2891">
        <w:trPr>
          <w:trHeight w:val="317"/>
        </w:trPr>
        <w:tc>
          <w:tcPr>
            <w:tcW w:w="703" w:type="pct"/>
            <w:vAlign w:val="center"/>
            <w:hideMark/>
          </w:tcPr>
          <w:p w14:paraId="7E907C1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07F65681"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106150F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2.241</w:t>
            </w:r>
          </w:p>
        </w:tc>
        <w:tc>
          <w:tcPr>
            <w:tcW w:w="625" w:type="pct"/>
            <w:vAlign w:val="center"/>
            <w:hideMark/>
          </w:tcPr>
          <w:p w14:paraId="006C76E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2.965</w:t>
            </w:r>
          </w:p>
        </w:tc>
        <w:tc>
          <w:tcPr>
            <w:tcW w:w="705" w:type="pct"/>
            <w:vAlign w:val="center"/>
            <w:hideMark/>
          </w:tcPr>
          <w:p w14:paraId="5C1ABEA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0911101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187</w:t>
            </w:r>
          </w:p>
        </w:tc>
        <w:tc>
          <w:tcPr>
            <w:tcW w:w="547" w:type="pct"/>
            <w:vAlign w:val="center"/>
            <w:hideMark/>
          </w:tcPr>
          <w:p w14:paraId="6EA33E9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07A4E07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0D5A95D6" w14:textId="77777777" w:rsidTr="00FA2891">
        <w:trPr>
          <w:trHeight w:val="317"/>
        </w:trPr>
        <w:tc>
          <w:tcPr>
            <w:tcW w:w="703" w:type="pct"/>
            <w:vAlign w:val="center"/>
            <w:hideMark/>
          </w:tcPr>
          <w:p w14:paraId="6C70858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33BF01C7"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41B40DA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2.319</w:t>
            </w:r>
          </w:p>
        </w:tc>
        <w:tc>
          <w:tcPr>
            <w:tcW w:w="625" w:type="pct"/>
            <w:vAlign w:val="center"/>
            <w:hideMark/>
          </w:tcPr>
          <w:p w14:paraId="337BA74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2.840</w:t>
            </w:r>
          </w:p>
        </w:tc>
        <w:tc>
          <w:tcPr>
            <w:tcW w:w="705" w:type="pct"/>
            <w:vAlign w:val="center"/>
            <w:hideMark/>
          </w:tcPr>
          <w:p w14:paraId="29CCA40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ABCC56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1191</w:t>
            </w:r>
          </w:p>
        </w:tc>
        <w:tc>
          <w:tcPr>
            <w:tcW w:w="547" w:type="pct"/>
            <w:vAlign w:val="center"/>
            <w:hideMark/>
          </w:tcPr>
          <w:p w14:paraId="26EEEB9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36D10FD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4CA4EA49" w14:textId="77777777" w:rsidTr="00FA2891">
        <w:trPr>
          <w:trHeight w:val="317"/>
        </w:trPr>
        <w:tc>
          <w:tcPr>
            <w:tcW w:w="703" w:type="pct"/>
            <w:vAlign w:val="center"/>
            <w:hideMark/>
          </w:tcPr>
          <w:p w14:paraId="6732F29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28910EAE"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5FECE6C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2.613</w:t>
            </w:r>
          </w:p>
        </w:tc>
        <w:tc>
          <w:tcPr>
            <w:tcW w:w="625" w:type="pct"/>
            <w:vAlign w:val="center"/>
            <w:hideMark/>
          </w:tcPr>
          <w:p w14:paraId="1E5F2C2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2.933</w:t>
            </w:r>
          </w:p>
        </w:tc>
        <w:tc>
          <w:tcPr>
            <w:tcW w:w="705" w:type="pct"/>
            <w:vAlign w:val="center"/>
            <w:hideMark/>
          </w:tcPr>
          <w:p w14:paraId="442D9A4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2485566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495</w:t>
            </w:r>
          </w:p>
        </w:tc>
        <w:tc>
          <w:tcPr>
            <w:tcW w:w="547" w:type="pct"/>
            <w:vAlign w:val="center"/>
            <w:hideMark/>
          </w:tcPr>
          <w:p w14:paraId="2A50DD3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B42CC4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39E20003" w14:textId="77777777" w:rsidTr="00FA2891">
        <w:trPr>
          <w:trHeight w:val="317"/>
        </w:trPr>
        <w:tc>
          <w:tcPr>
            <w:tcW w:w="703" w:type="pct"/>
            <w:vAlign w:val="center"/>
            <w:hideMark/>
          </w:tcPr>
          <w:p w14:paraId="6DBCC87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7E633DD1"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40476AF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2.996</w:t>
            </w:r>
          </w:p>
        </w:tc>
        <w:tc>
          <w:tcPr>
            <w:tcW w:w="625" w:type="pct"/>
            <w:vAlign w:val="center"/>
            <w:hideMark/>
          </w:tcPr>
          <w:p w14:paraId="0EDE8EA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3.000</w:t>
            </w:r>
          </w:p>
        </w:tc>
        <w:tc>
          <w:tcPr>
            <w:tcW w:w="705" w:type="pct"/>
            <w:vAlign w:val="center"/>
            <w:hideMark/>
          </w:tcPr>
          <w:p w14:paraId="0B141E4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DDA295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5570B42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0.317</w:t>
            </w:r>
          </w:p>
        </w:tc>
        <w:tc>
          <w:tcPr>
            <w:tcW w:w="546" w:type="pct"/>
            <w:vAlign w:val="center"/>
            <w:hideMark/>
          </w:tcPr>
          <w:p w14:paraId="5FBB922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27D84CD9" w14:textId="77777777" w:rsidTr="00FA2891">
        <w:trPr>
          <w:trHeight w:val="317"/>
        </w:trPr>
        <w:tc>
          <w:tcPr>
            <w:tcW w:w="703" w:type="pct"/>
            <w:vAlign w:val="center"/>
            <w:hideMark/>
          </w:tcPr>
          <w:p w14:paraId="2E274E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3509D4C5" w14:textId="68BD9294"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55346AE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1.989</w:t>
            </w:r>
          </w:p>
        </w:tc>
        <w:tc>
          <w:tcPr>
            <w:tcW w:w="625" w:type="pct"/>
            <w:vAlign w:val="center"/>
            <w:hideMark/>
          </w:tcPr>
          <w:p w14:paraId="56F5D18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2.968</w:t>
            </w:r>
          </w:p>
        </w:tc>
        <w:tc>
          <w:tcPr>
            <w:tcW w:w="705" w:type="pct"/>
            <w:vAlign w:val="center"/>
            <w:hideMark/>
          </w:tcPr>
          <w:p w14:paraId="2F73BE9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0663C0E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3BEC6F8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87E7EE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7A75623B" w14:textId="77777777" w:rsidTr="00FA2891">
        <w:trPr>
          <w:trHeight w:val="317"/>
        </w:trPr>
        <w:tc>
          <w:tcPr>
            <w:tcW w:w="703" w:type="pct"/>
            <w:vAlign w:val="center"/>
            <w:hideMark/>
          </w:tcPr>
          <w:p w14:paraId="3008F95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6351AC7B"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4F52E7E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2.369</w:t>
            </w:r>
          </w:p>
        </w:tc>
        <w:tc>
          <w:tcPr>
            <w:tcW w:w="625" w:type="pct"/>
            <w:vAlign w:val="center"/>
            <w:hideMark/>
          </w:tcPr>
          <w:p w14:paraId="3A96DD4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2.695</w:t>
            </w:r>
          </w:p>
        </w:tc>
        <w:tc>
          <w:tcPr>
            <w:tcW w:w="705" w:type="pct"/>
            <w:vAlign w:val="center"/>
            <w:hideMark/>
          </w:tcPr>
          <w:p w14:paraId="48B5047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6379A1E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1825</w:t>
            </w:r>
          </w:p>
        </w:tc>
        <w:tc>
          <w:tcPr>
            <w:tcW w:w="547" w:type="pct"/>
            <w:vAlign w:val="center"/>
            <w:hideMark/>
          </w:tcPr>
          <w:p w14:paraId="4C45C04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2AEDA8E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0DE63318" w14:textId="77777777" w:rsidTr="00FA2891">
        <w:trPr>
          <w:trHeight w:val="317"/>
        </w:trPr>
        <w:tc>
          <w:tcPr>
            <w:tcW w:w="703" w:type="pct"/>
            <w:vAlign w:val="center"/>
            <w:hideMark/>
          </w:tcPr>
          <w:p w14:paraId="04467A1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1EC71D46"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57BADA8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1.805</w:t>
            </w:r>
          </w:p>
        </w:tc>
        <w:tc>
          <w:tcPr>
            <w:tcW w:w="625" w:type="pct"/>
            <w:vAlign w:val="center"/>
            <w:hideMark/>
          </w:tcPr>
          <w:p w14:paraId="365D32B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2.770</w:t>
            </w:r>
          </w:p>
        </w:tc>
        <w:tc>
          <w:tcPr>
            <w:tcW w:w="705" w:type="pct"/>
            <w:vAlign w:val="center"/>
            <w:hideMark/>
          </w:tcPr>
          <w:p w14:paraId="306EBA7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2F4655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606</w:t>
            </w:r>
          </w:p>
        </w:tc>
        <w:tc>
          <w:tcPr>
            <w:tcW w:w="547" w:type="pct"/>
            <w:vAlign w:val="center"/>
            <w:hideMark/>
          </w:tcPr>
          <w:p w14:paraId="14E0629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F34211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10AF720D" w14:textId="77777777" w:rsidTr="00FA2891">
        <w:trPr>
          <w:trHeight w:val="317"/>
        </w:trPr>
        <w:tc>
          <w:tcPr>
            <w:tcW w:w="703" w:type="pct"/>
            <w:vAlign w:val="center"/>
            <w:hideMark/>
          </w:tcPr>
          <w:p w14:paraId="5342DAF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46D7E963"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64214DC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2.387</w:t>
            </w:r>
          </w:p>
        </w:tc>
        <w:tc>
          <w:tcPr>
            <w:tcW w:w="625" w:type="pct"/>
            <w:vAlign w:val="center"/>
            <w:hideMark/>
          </w:tcPr>
          <w:p w14:paraId="6CB100A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2.738</w:t>
            </w:r>
          </w:p>
        </w:tc>
        <w:tc>
          <w:tcPr>
            <w:tcW w:w="705" w:type="pct"/>
            <w:vAlign w:val="center"/>
            <w:hideMark/>
          </w:tcPr>
          <w:p w14:paraId="5D7356E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2CD960A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960</w:t>
            </w:r>
          </w:p>
        </w:tc>
        <w:tc>
          <w:tcPr>
            <w:tcW w:w="547" w:type="pct"/>
            <w:vAlign w:val="center"/>
            <w:hideMark/>
          </w:tcPr>
          <w:p w14:paraId="2A5D381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553C986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4A9A7D65" w14:textId="77777777" w:rsidTr="00FA2891">
        <w:trPr>
          <w:trHeight w:val="317"/>
        </w:trPr>
        <w:tc>
          <w:tcPr>
            <w:tcW w:w="703" w:type="pct"/>
            <w:vAlign w:val="center"/>
            <w:hideMark/>
          </w:tcPr>
          <w:p w14:paraId="35B70CE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4A76CBE4"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4A78B8B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2.149</w:t>
            </w:r>
          </w:p>
        </w:tc>
        <w:tc>
          <w:tcPr>
            <w:tcW w:w="625" w:type="pct"/>
            <w:vAlign w:val="center"/>
            <w:hideMark/>
          </w:tcPr>
          <w:p w14:paraId="14539BA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2.844</w:t>
            </w:r>
          </w:p>
        </w:tc>
        <w:tc>
          <w:tcPr>
            <w:tcW w:w="705" w:type="pct"/>
            <w:vAlign w:val="center"/>
            <w:hideMark/>
          </w:tcPr>
          <w:p w14:paraId="6688091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0BD1E85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786</w:t>
            </w:r>
          </w:p>
        </w:tc>
        <w:tc>
          <w:tcPr>
            <w:tcW w:w="547" w:type="pct"/>
            <w:vAlign w:val="center"/>
            <w:hideMark/>
          </w:tcPr>
          <w:p w14:paraId="0ECB066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1DC285F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72100618" w14:textId="77777777" w:rsidTr="00FA2891">
        <w:trPr>
          <w:trHeight w:val="317"/>
        </w:trPr>
        <w:tc>
          <w:tcPr>
            <w:tcW w:w="703" w:type="pct"/>
            <w:vAlign w:val="center"/>
            <w:hideMark/>
          </w:tcPr>
          <w:p w14:paraId="23C960A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7F8E0C7B"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0781C9C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2.954</w:t>
            </w:r>
          </w:p>
        </w:tc>
        <w:tc>
          <w:tcPr>
            <w:tcW w:w="625" w:type="pct"/>
            <w:vAlign w:val="center"/>
            <w:hideMark/>
          </w:tcPr>
          <w:p w14:paraId="19261A1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2.972</w:t>
            </w:r>
          </w:p>
        </w:tc>
        <w:tc>
          <w:tcPr>
            <w:tcW w:w="705" w:type="pct"/>
            <w:vAlign w:val="center"/>
            <w:hideMark/>
          </w:tcPr>
          <w:p w14:paraId="65C33BB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0DD7D6F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56</w:t>
            </w:r>
          </w:p>
        </w:tc>
        <w:tc>
          <w:tcPr>
            <w:tcW w:w="547" w:type="pct"/>
            <w:vAlign w:val="center"/>
            <w:hideMark/>
          </w:tcPr>
          <w:p w14:paraId="2C5FA87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0.290</w:t>
            </w:r>
          </w:p>
        </w:tc>
        <w:tc>
          <w:tcPr>
            <w:tcW w:w="546" w:type="pct"/>
            <w:vAlign w:val="center"/>
            <w:hideMark/>
          </w:tcPr>
          <w:p w14:paraId="6CCF918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1A285CD" w14:textId="77777777" w:rsidTr="00FA2891">
        <w:trPr>
          <w:trHeight w:val="317"/>
        </w:trPr>
        <w:tc>
          <w:tcPr>
            <w:tcW w:w="703" w:type="pct"/>
            <w:vAlign w:val="center"/>
            <w:hideMark/>
          </w:tcPr>
          <w:p w14:paraId="6BC6BD5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425A2E09" w14:textId="4B8EA1B4"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18A4E61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1.791</w:t>
            </w:r>
          </w:p>
        </w:tc>
        <w:tc>
          <w:tcPr>
            <w:tcW w:w="625" w:type="pct"/>
            <w:vAlign w:val="center"/>
            <w:hideMark/>
          </w:tcPr>
          <w:p w14:paraId="091CAE0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2.872</w:t>
            </w:r>
          </w:p>
        </w:tc>
        <w:tc>
          <w:tcPr>
            <w:tcW w:w="705" w:type="pct"/>
            <w:vAlign w:val="center"/>
            <w:hideMark/>
          </w:tcPr>
          <w:p w14:paraId="2C4CB43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15AB210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611F3BC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0645DFA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1909A8E5" w14:textId="77777777" w:rsidTr="00FA2891">
        <w:trPr>
          <w:trHeight w:val="317"/>
        </w:trPr>
        <w:tc>
          <w:tcPr>
            <w:tcW w:w="703" w:type="pct"/>
            <w:vAlign w:val="center"/>
            <w:hideMark/>
          </w:tcPr>
          <w:p w14:paraId="12F3EBC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32A9171F"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1BE8D45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2.695</w:t>
            </w:r>
          </w:p>
        </w:tc>
        <w:tc>
          <w:tcPr>
            <w:tcW w:w="625" w:type="pct"/>
            <w:vAlign w:val="center"/>
            <w:hideMark/>
          </w:tcPr>
          <w:p w14:paraId="4E26931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2.801</w:t>
            </w:r>
          </w:p>
        </w:tc>
        <w:tc>
          <w:tcPr>
            <w:tcW w:w="705" w:type="pct"/>
            <w:vAlign w:val="center"/>
            <w:hideMark/>
          </w:tcPr>
          <w:p w14:paraId="38E523B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4997AE7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1897</w:t>
            </w:r>
          </w:p>
        </w:tc>
        <w:tc>
          <w:tcPr>
            <w:tcW w:w="547" w:type="pct"/>
            <w:vAlign w:val="center"/>
            <w:hideMark/>
          </w:tcPr>
          <w:p w14:paraId="5B0E0C8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0.006</w:t>
            </w:r>
          </w:p>
        </w:tc>
        <w:tc>
          <w:tcPr>
            <w:tcW w:w="546" w:type="pct"/>
            <w:vAlign w:val="center"/>
            <w:hideMark/>
          </w:tcPr>
          <w:p w14:paraId="4502D74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1A345EF2" w14:textId="77777777" w:rsidTr="00FA2891">
        <w:trPr>
          <w:trHeight w:val="317"/>
        </w:trPr>
        <w:tc>
          <w:tcPr>
            <w:tcW w:w="703" w:type="pct"/>
            <w:vAlign w:val="center"/>
            <w:hideMark/>
          </w:tcPr>
          <w:p w14:paraId="22A1147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189AC05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03D1C2C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2.185</w:t>
            </w:r>
          </w:p>
        </w:tc>
        <w:tc>
          <w:tcPr>
            <w:tcW w:w="625" w:type="pct"/>
            <w:vAlign w:val="center"/>
            <w:hideMark/>
          </w:tcPr>
          <w:p w14:paraId="2129A80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2.957</w:t>
            </w:r>
          </w:p>
        </w:tc>
        <w:tc>
          <w:tcPr>
            <w:tcW w:w="705" w:type="pct"/>
            <w:vAlign w:val="center"/>
            <w:hideMark/>
          </w:tcPr>
          <w:p w14:paraId="561FF1A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287719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196</w:t>
            </w:r>
          </w:p>
        </w:tc>
        <w:tc>
          <w:tcPr>
            <w:tcW w:w="547" w:type="pct"/>
            <w:vAlign w:val="center"/>
            <w:hideMark/>
          </w:tcPr>
          <w:p w14:paraId="411D450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1AED3C7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3367F21D" w14:textId="77777777" w:rsidTr="00FA2891">
        <w:trPr>
          <w:trHeight w:val="317"/>
        </w:trPr>
        <w:tc>
          <w:tcPr>
            <w:tcW w:w="703" w:type="pct"/>
            <w:vAlign w:val="center"/>
            <w:hideMark/>
          </w:tcPr>
          <w:p w14:paraId="662B1D9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1F1BF69D"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0ED0B21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2.706</w:t>
            </w:r>
          </w:p>
        </w:tc>
        <w:tc>
          <w:tcPr>
            <w:tcW w:w="625" w:type="pct"/>
            <w:vAlign w:val="center"/>
            <w:hideMark/>
          </w:tcPr>
          <w:p w14:paraId="774BDF2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2.887</w:t>
            </w:r>
          </w:p>
        </w:tc>
        <w:tc>
          <w:tcPr>
            <w:tcW w:w="705" w:type="pct"/>
            <w:vAlign w:val="center"/>
            <w:hideMark/>
          </w:tcPr>
          <w:p w14:paraId="34BD0F7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5406637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880</w:t>
            </w:r>
          </w:p>
        </w:tc>
        <w:tc>
          <w:tcPr>
            <w:tcW w:w="547" w:type="pct"/>
            <w:vAlign w:val="center"/>
            <w:hideMark/>
          </w:tcPr>
          <w:p w14:paraId="1422273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D474D2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52F55405" w14:textId="77777777" w:rsidTr="00FA2891">
        <w:trPr>
          <w:trHeight w:val="317"/>
        </w:trPr>
        <w:tc>
          <w:tcPr>
            <w:tcW w:w="703" w:type="pct"/>
            <w:vAlign w:val="center"/>
            <w:hideMark/>
          </w:tcPr>
          <w:p w14:paraId="35C022A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26FED5AF"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1958731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2.791</w:t>
            </w:r>
          </w:p>
        </w:tc>
        <w:tc>
          <w:tcPr>
            <w:tcW w:w="625" w:type="pct"/>
            <w:vAlign w:val="center"/>
            <w:hideMark/>
          </w:tcPr>
          <w:p w14:paraId="71431A8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2.954</w:t>
            </w:r>
          </w:p>
        </w:tc>
        <w:tc>
          <w:tcPr>
            <w:tcW w:w="705" w:type="pct"/>
            <w:vAlign w:val="center"/>
            <w:hideMark/>
          </w:tcPr>
          <w:p w14:paraId="365CC41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FDAAE1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164</w:t>
            </w:r>
          </w:p>
        </w:tc>
        <w:tc>
          <w:tcPr>
            <w:tcW w:w="547" w:type="pct"/>
            <w:vAlign w:val="center"/>
            <w:hideMark/>
          </w:tcPr>
          <w:p w14:paraId="2355BA7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2ADF48B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58AB5BA0" w14:textId="77777777" w:rsidTr="00FA2891">
        <w:trPr>
          <w:trHeight w:val="317"/>
        </w:trPr>
        <w:tc>
          <w:tcPr>
            <w:tcW w:w="703" w:type="pct"/>
            <w:vAlign w:val="center"/>
            <w:hideMark/>
          </w:tcPr>
          <w:p w14:paraId="28A51ED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619D85A2"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731C7C0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2.993</w:t>
            </w:r>
          </w:p>
        </w:tc>
        <w:tc>
          <w:tcPr>
            <w:tcW w:w="625" w:type="pct"/>
            <w:vAlign w:val="center"/>
            <w:hideMark/>
          </w:tcPr>
          <w:p w14:paraId="26CF132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2.993</w:t>
            </w:r>
          </w:p>
        </w:tc>
        <w:tc>
          <w:tcPr>
            <w:tcW w:w="705" w:type="pct"/>
            <w:vAlign w:val="center"/>
            <w:hideMark/>
          </w:tcPr>
          <w:p w14:paraId="711D92C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693F80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w:t>
            </w:r>
          </w:p>
        </w:tc>
        <w:tc>
          <w:tcPr>
            <w:tcW w:w="547" w:type="pct"/>
            <w:vAlign w:val="center"/>
            <w:hideMark/>
          </w:tcPr>
          <w:p w14:paraId="459F704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1.000</w:t>
            </w:r>
          </w:p>
        </w:tc>
        <w:tc>
          <w:tcPr>
            <w:tcW w:w="546" w:type="pct"/>
            <w:vAlign w:val="center"/>
            <w:hideMark/>
          </w:tcPr>
          <w:p w14:paraId="10A302B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CF01593" w14:textId="77777777" w:rsidTr="00FA2891">
        <w:trPr>
          <w:trHeight w:val="317"/>
        </w:trPr>
        <w:tc>
          <w:tcPr>
            <w:tcW w:w="703" w:type="pct"/>
            <w:vAlign w:val="center"/>
            <w:hideMark/>
          </w:tcPr>
          <w:p w14:paraId="40E6F7B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77BA2B93" w14:textId="1EB91021"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3C26AF8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1.961</w:t>
            </w:r>
          </w:p>
        </w:tc>
        <w:tc>
          <w:tcPr>
            <w:tcW w:w="625" w:type="pct"/>
            <w:vAlign w:val="center"/>
            <w:hideMark/>
          </w:tcPr>
          <w:p w14:paraId="33286AB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2.968</w:t>
            </w:r>
          </w:p>
        </w:tc>
        <w:tc>
          <w:tcPr>
            <w:tcW w:w="705" w:type="pct"/>
            <w:vAlign w:val="center"/>
            <w:hideMark/>
          </w:tcPr>
          <w:p w14:paraId="3093C44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FDEB08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134</w:t>
            </w:r>
          </w:p>
        </w:tc>
        <w:tc>
          <w:tcPr>
            <w:tcW w:w="547" w:type="pct"/>
            <w:vAlign w:val="center"/>
            <w:hideMark/>
          </w:tcPr>
          <w:p w14:paraId="0D276D8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3CA2CF1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63BE98B7" w14:textId="77777777" w:rsidTr="00FA2891">
        <w:trPr>
          <w:trHeight w:val="317"/>
        </w:trPr>
        <w:tc>
          <w:tcPr>
            <w:tcW w:w="703" w:type="pct"/>
            <w:vAlign w:val="center"/>
            <w:hideMark/>
          </w:tcPr>
          <w:p w14:paraId="31788F4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791D7FB0"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7BB88E8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2.840</w:t>
            </w:r>
          </w:p>
        </w:tc>
        <w:tc>
          <w:tcPr>
            <w:tcW w:w="625" w:type="pct"/>
            <w:vAlign w:val="center"/>
            <w:hideMark/>
          </w:tcPr>
          <w:p w14:paraId="7240BA2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2.801</w:t>
            </w:r>
          </w:p>
        </w:tc>
        <w:tc>
          <w:tcPr>
            <w:tcW w:w="705" w:type="pct"/>
            <w:vAlign w:val="center"/>
            <w:hideMark/>
          </w:tcPr>
          <w:p w14:paraId="3832D77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180D3F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1184</w:t>
            </w:r>
          </w:p>
        </w:tc>
        <w:tc>
          <w:tcPr>
            <w:tcW w:w="547" w:type="pct"/>
            <w:vAlign w:val="center"/>
            <w:hideMark/>
          </w:tcPr>
          <w:p w14:paraId="1650552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0.210</w:t>
            </w:r>
          </w:p>
        </w:tc>
        <w:tc>
          <w:tcPr>
            <w:tcW w:w="546" w:type="pct"/>
            <w:vAlign w:val="center"/>
            <w:hideMark/>
          </w:tcPr>
          <w:p w14:paraId="22DF189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6456407D" w14:textId="77777777" w:rsidTr="00FA2891">
        <w:trPr>
          <w:trHeight w:val="317"/>
        </w:trPr>
        <w:tc>
          <w:tcPr>
            <w:tcW w:w="703" w:type="pct"/>
            <w:vAlign w:val="center"/>
            <w:hideMark/>
          </w:tcPr>
          <w:p w14:paraId="21F5921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64F2BF51"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4FA2786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2.370</w:t>
            </w:r>
          </w:p>
        </w:tc>
        <w:tc>
          <w:tcPr>
            <w:tcW w:w="625" w:type="pct"/>
            <w:vAlign w:val="center"/>
            <w:hideMark/>
          </w:tcPr>
          <w:p w14:paraId="26F178B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2.964</w:t>
            </w:r>
          </w:p>
        </w:tc>
        <w:tc>
          <w:tcPr>
            <w:tcW w:w="705" w:type="pct"/>
            <w:vAlign w:val="center"/>
            <w:hideMark/>
          </w:tcPr>
          <w:p w14:paraId="18B1871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6D971E3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261</w:t>
            </w:r>
          </w:p>
        </w:tc>
        <w:tc>
          <w:tcPr>
            <w:tcW w:w="547" w:type="pct"/>
            <w:vAlign w:val="center"/>
            <w:hideMark/>
          </w:tcPr>
          <w:p w14:paraId="596F270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18392BE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4B2D82A4" w14:textId="77777777" w:rsidTr="00FA2891">
        <w:trPr>
          <w:trHeight w:val="317"/>
        </w:trPr>
        <w:tc>
          <w:tcPr>
            <w:tcW w:w="703" w:type="pct"/>
            <w:vAlign w:val="center"/>
            <w:hideMark/>
          </w:tcPr>
          <w:p w14:paraId="5BF4FA1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602C0A4B"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1493BE5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2.847</w:t>
            </w:r>
          </w:p>
        </w:tc>
        <w:tc>
          <w:tcPr>
            <w:tcW w:w="625" w:type="pct"/>
            <w:vAlign w:val="center"/>
            <w:hideMark/>
          </w:tcPr>
          <w:p w14:paraId="02F9899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2.879</w:t>
            </w:r>
          </w:p>
        </w:tc>
        <w:tc>
          <w:tcPr>
            <w:tcW w:w="705" w:type="pct"/>
            <w:vAlign w:val="center"/>
            <w:hideMark/>
          </w:tcPr>
          <w:p w14:paraId="3A21117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21A8F73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678</w:t>
            </w:r>
          </w:p>
        </w:tc>
        <w:tc>
          <w:tcPr>
            <w:tcW w:w="547" w:type="pct"/>
            <w:vAlign w:val="center"/>
            <w:hideMark/>
          </w:tcPr>
          <w:p w14:paraId="6A213E7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0.272</w:t>
            </w:r>
          </w:p>
        </w:tc>
        <w:tc>
          <w:tcPr>
            <w:tcW w:w="546" w:type="pct"/>
            <w:vAlign w:val="center"/>
            <w:hideMark/>
          </w:tcPr>
          <w:p w14:paraId="18673A1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5BAC6D2" w14:textId="77777777" w:rsidTr="00FA2891">
        <w:trPr>
          <w:trHeight w:val="317"/>
        </w:trPr>
        <w:tc>
          <w:tcPr>
            <w:tcW w:w="703" w:type="pct"/>
            <w:vAlign w:val="center"/>
            <w:hideMark/>
          </w:tcPr>
          <w:p w14:paraId="2BF99D1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220BD764"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3B52E9F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2.886</w:t>
            </w:r>
          </w:p>
        </w:tc>
        <w:tc>
          <w:tcPr>
            <w:tcW w:w="625" w:type="pct"/>
            <w:vAlign w:val="center"/>
            <w:hideMark/>
          </w:tcPr>
          <w:p w14:paraId="76E6DCB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2.932</w:t>
            </w:r>
          </w:p>
        </w:tc>
        <w:tc>
          <w:tcPr>
            <w:tcW w:w="705" w:type="pct"/>
            <w:vAlign w:val="center"/>
            <w:hideMark/>
          </w:tcPr>
          <w:p w14:paraId="11ADF12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5908760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300</w:t>
            </w:r>
          </w:p>
        </w:tc>
        <w:tc>
          <w:tcPr>
            <w:tcW w:w="547" w:type="pct"/>
            <w:vAlign w:val="center"/>
            <w:hideMark/>
          </w:tcPr>
          <w:p w14:paraId="34A59C4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0.059</w:t>
            </w:r>
          </w:p>
        </w:tc>
        <w:tc>
          <w:tcPr>
            <w:tcW w:w="546" w:type="pct"/>
            <w:vAlign w:val="center"/>
            <w:hideMark/>
          </w:tcPr>
          <w:p w14:paraId="506820A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0A3BA1E1" w14:textId="77777777" w:rsidTr="00FA2891">
        <w:trPr>
          <w:trHeight w:val="317"/>
        </w:trPr>
        <w:tc>
          <w:tcPr>
            <w:tcW w:w="703" w:type="pct"/>
            <w:vAlign w:val="center"/>
            <w:hideMark/>
          </w:tcPr>
          <w:p w14:paraId="296A39B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6B33CEC8"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3D90B13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3.000</w:t>
            </w:r>
          </w:p>
        </w:tc>
        <w:tc>
          <w:tcPr>
            <w:tcW w:w="625" w:type="pct"/>
            <w:vAlign w:val="center"/>
            <w:hideMark/>
          </w:tcPr>
          <w:p w14:paraId="72EA52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2.989</w:t>
            </w:r>
          </w:p>
        </w:tc>
        <w:tc>
          <w:tcPr>
            <w:tcW w:w="705" w:type="pct"/>
            <w:vAlign w:val="center"/>
            <w:hideMark/>
          </w:tcPr>
          <w:p w14:paraId="227A76C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4F2B7FA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52CC9E2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0.180</w:t>
            </w:r>
          </w:p>
        </w:tc>
        <w:tc>
          <w:tcPr>
            <w:tcW w:w="546" w:type="pct"/>
            <w:vAlign w:val="center"/>
            <w:hideMark/>
          </w:tcPr>
          <w:p w14:paraId="0EDB32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B85D4E0" w14:textId="77777777" w:rsidTr="00FA2891">
        <w:trPr>
          <w:trHeight w:val="317"/>
        </w:trPr>
        <w:tc>
          <w:tcPr>
            <w:tcW w:w="703" w:type="pct"/>
            <w:tcBorders>
              <w:bottom w:val="single" w:sz="4" w:space="0" w:color="auto"/>
            </w:tcBorders>
            <w:vAlign w:val="center"/>
            <w:hideMark/>
          </w:tcPr>
          <w:p w14:paraId="2CBDFAC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lastRenderedPageBreak/>
              <w:t>Qwen3-8B</w:t>
            </w:r>
          </w:p>
        </w:tc>
        <w:tc>
          <w:tcPr>
            <w:tcW w:w="546" w:type="pct"/>
            <w:tcBorders>
              <w:bottom w:val="single" w:sz="4" w:space="0" w:color="auto"/>
            </w:tcBorders>
            <w:vAlign w:val="center"/>
            <w:hideMark/>
          </w:tcPr>
          <w:p w14:paraId="0F4B3795" w14:textId="3FC420A9"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tcBorders>
              <w:bottom w:val="single" w:sz="4" w:space="0" w:color="auto"/>
            </w:tcBorders>
            <w:vAlign w:val="center"/>
            <w:hideMark/>
          </w:tcPr>
          <w:p w14:paraId="53A00FF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1.996</w:t>
            </w:r>
          </w:p>
        </w:tc>
        <w:tc>
          <w:tcPr>
            <w:tcW w:w="625" w:type="pct"/>
            <w:tcBorders>
              <w:bottom w:val="single" w:sz="4" w:space="0" w:color="auto"/>
            </w:tcBorders>
            <w:vAlign w:val="center"/>
            <w:hideMark/>
          </w:tcPr>
          <w:p w14:paraId="3E906EF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2.968</w:t>
            </w:r>
          </w:p>
        </w:tc>
        <w:tc>
          <w:tcPr>
            <w:tcW w:w="705" w:type="pct"/>
            <w:tcBorders>
              <w:bottom w:val="single" w:sz="4" w:space="0" w:color="auto"/>
            </w:tcBorders>
            <w:vAlign w:val="center"/>
            <w:hideMark/>
          </w:tcPr>
          <w:p w14:paraId="45FDA81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tcBorders>
              <w:bottom w:val="single" w:sz="4" w:space="0" w:color="auto"/>
            </w:tcBorders>
            <w:vAlign w:val="center"/>
            <w:hideMark/>
          </w:tcPr>
          <w:p w14:paraId="2F2724B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134</w:t>
            </w:r>
          </w:p>
        </w:tc>
        <w:tc>
          <w:tcPr>
            <w:tcW w:w="547" w:type="pct"/>
            <w:tcBorders>
              <w:bottom w:val="single" w:sz="4" w:space="0" w:color="auto"/>
            </w:tcBorders>
            <w:vAlign w:val="center"/>
            <w:hideMark/>
          </w:tcPr>
          <w:p w14:paraId="0BB88BE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tcBorders>
              <w:bottom w:val="single" w:sz="4" w:space="0" w:color="auto"/>
            </w:tcBorders>
            <w:vAlign w:val="center"/>
            <w:hideMark/>
          </w:tcPr>
          <w:p w14:paraId="41DCB7D9" w14:textId="77777777" w:rsidR="00FA2891" w:rsidRPr="00FA2891" w:rsidRDefault="00FA2891" w:rsidP="00816212">
            <w:pPr>
              <w:pStyle w:val="altz"/>
              <w:keepNext/>
              <w:wordWrap/>
              <w:snapToGrid/>
              <w:spacing w:line="240" w:lineRule="auto"/>
              <w:ind w:firstLineChars="0" w:firstLine="0"/>
              <w:rPr>
                <w:sz w:val="21"/>
                <w:szCs w:val="21"/>
              </w:rPr>
            </w:pPr>
            <w:r w:rsidRPr="00FA2891">
              <w:rPr>
                <w:sz w:val="21"/>
                <w:szCs w:val="21"/>
              </w:rPr>
              <w:t>***</w:t>
            </w:r>
          </w:p>
        </w:tc>
      </w:tr>
    </w:tbl>
    <w:p w14:paraId="5190F417" w14:textId="3976ED8B" w:rsidR="00816212" w:rsidRPr="00816212" w:rsidRDefault="00816212">
      <w:pPr>
        <w:pStyle w:val="a3"/>
        <w:spacing w:after="163"/>
        <w:rPr>
          <w:rFonts w:ascii="Times New Roman" w:eastAsia="宋体" w:hAnsi="Times New Roman" w:cstheme="minorBidi"/>
          <w:sz w:val="18"/>
          <w:szCs w:val="16"/>
        </w:rPr>
      </w:pPr>
      <w:r w:rsidRPr="00816212">
        <w:rPr>
          <w:rFonts w:ascii="Times New Roman" w:eastAsia="宋体" w:hAnsi="Times New Roman" w:cstheme="minorBidi" w:hint="eastAsia"/>
          <w:sz w:val="18"/>
          <w:szCs w:val="16"/>
        </w:rPr>
        <w:t>注</w:t>
      </w:r>
      <w:r>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Wilcoxon</w:t>
      </w:r>
      <w:r w:rsidRPr="00816212">
        <w:rPr>
          <w:rFonts w:ascii="Times New Roman" w:eastAsia="宋体" w:hAnsi="Times New Roman" w:cstheme="minorBidi" w:hint="eastAsia"/>
          <w:sz w:val="18"/>
          <w:szCs w:val="16"/>
        </w:rPr>
        <w:t>符号秩检验的显著性水平（</w:t>
      </w:r>
      <w:r w:rsidRPr="00816212">
        <w:rPr>
          <w:rFonts w:ascii="Times New Roman" w:eastAsia="宋体" w:hAnsi="Times New Roman" w:cstheme="minorBidi" w:hint="eastAsia"/>
          <w:sz w:val="18"/>
          <w:szCs w:val="16"/>
        </w:rPr>
        <w:t>*: p &lt; 0.05, **: p&lt; 0.01, ***: p&lt; 0.001</w:t>
      </w:r>
      <w:r w:rsidRPr="00816212">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ns</w:t>
      </w:r>
      <w:r w:rsidRPr="00816212">
        <w:rPr>
          <w:rFonts w:ascii="Times New Roman" w:eastAsia="宋体" w:hAnsi="Times New Roman" w:cstheme="minorBidi" w:hint="eastAsia"/>
          <w:sz w:val="18"/>
          <w:szCs w:val="16"/>
        </w:rPr>
        <w:t>：不显著）</w:t>
      </w:r>
    </w:p>
    <w:p w14:paraId="1268B68C" w14:textId="773FE6B9" w:rsidR="00FC6B8F" w:rsidRDefault="00FC6B8F" w:rsidP="00FC6B8F">
      <w:pPr>
        <w:pStyle w:val="altz"/>
        <w:ind w:firstLine="480"/>
      </w:pPr>
      <w:r w:rsidRPr="00FC6B8F">
        <w:t>综合</w:t>
      </w:r>
      <w:r w:rsidR="003040E3">
        <w:fldChar w:fldCharType="begin"/>
      </w:r>
      <w:r w:rsidR="003040E3">
        <w:instrText xml:space="preserve"> REF _Ref227873161 \h </w:instrText>
      </w:r>
      <w:r w:rsidR="003040E3">
        <w:fldChar w:fldCharType="separate"/>
      </w:r>
      <w:r w:rsidR="003040E3">
        <w:rPr>
          <w:rFonts w:hint="eastAsia"/>
        </w:rPr>
        <w:t>表</w:t>
      </w:r>
      <w:r w:rsidR="003040E3">
        <w:rPr>
          <w:rFonts w:hint="eastAsia"/>
        </w:rPr>
        <w:t xml:space="preserve"> </w:t>
      </w:r>
      <w:r w:rsidR="003040E3">
        <w:rPr>
          <w:noProof/>
        </w:rPr>
        <w:t>6</w:t>
      </w:r>
      <w:r w:rsidR="003040E3">
        <w:noBreakHyphen/>
      </w:r>
      <w:r w:rsidR="003040E3">
        <w:rPr>
          <w:noProof/>
        </w:rPr>
        <w:t>9</w:t>
      </w:r>
      <w:r w:rsidR="003040E3">
        <w:fldChar w:fldCharType="end"/>
      </w:r>
      <w:r w:rsidRPr="00FC6B8F">
        <w:t>与</w:t>
      </w:r>
      <w:r w:rsidR="003040E3">
        <w:fldChar w:fldCharType="begin"/>
      </w:r>
      <w:r w:rsidR="003040E3">
        <w:instrText xml:space="preserve"> REF _Ref227873718 \h </w:instrText>
      </w:r>
      <w:r w:rsidR="003040E3">
        <w:fldChar w:fldCharType="separate"/>
      </w:r>
      <w:r w:rsidR="003040E3">
        <w:rPr>
          <w:rFonts w:hint="eastAsia"/>
        </w:rPr>
        <w:t>表</w:t>
      </w:r>
      <w:r w:rsidR="003040E3">
        <w:rPr>
          <w:rFonts w:hint="eastAsia"/>
        </w:rPr>
        <w:t xml:space="preserve"> </w:t>
      </w:r>
      <w:r w:rsidR="003040E3">
        <w:rPr>
          <w:rFonts w:hint="eastAsia"/>
          <w:noProof/>
        </w:rPr>
        <w:t>6</w:t>
      </w:r>
      <w:r w:rsidR="003040E3">
        <w:rPr>
          <w:rFonts w:hint="eastAsia"/>
        </w:rPr>
        <w:noBreakHyphen/>
      </w:r>
      <w:r w:rsidR="003040E3">
        <w:rPr>
          <w:rFonts w:hint="eastAsia"/>
          <w:noProof/>
        </w:rPr>
        <w:t>10</w:t>
      </w:r>
      <w:r w:rsidR="003040E3">
        <w:fldChar w:fldCharType="end"/>
      </w:r>
      <w:r w:rsidRPr="00FC6B8F">
        <w:t>的结果，可以得出以下核心结论。</w:t>
      </w:r>
    </w:p>
    <w:p w14:paraId="6F6C2001" w14:textId="3E217F78" w:rsidR="00FC6B8F" w:rsidRDefault="00FC6B8F" w:rsidP="00FC6B8F">
      <w:pPr>
        <w:pStyle w:val="altz"/>
        <w:ind w:firstLine="480"/>
      </w:pPr>
      <w:r w:rsidRPr="00FC6B8F">
        <w:t>在</w:t>
      </w:r>
      <w:r w:rsidRPr="00FC6B8F">
        <w:t>ROUGE-L</w:t>
      </w:r>
      <w:r w:rsidRPr="00FC6B8F">
        <w:t>层面，</w:t>
      </w:r>
      <w:r w:rsidRPr="00FC6B8F">
        <w:t>Qwen2.5</w:t>
      </w:r>
      <w:r w:rsidRPr="00FC6B8F">
        <w:t>系列中的</w:t>
      </w:r>
      <w:r w:rsidRPr="00FC6B8F">
        <w:t>1.5B</w:t>
      </w:r>
      <w:r w:rsidRPr="00FC6B8F">
        <w:t>与</w:t>
      </w:r>
      <w:r w:rsidRPr="00FC6B8F">
        <w:t>3B</w:t>
      </w:r>
      <w:r w:rsidRPr="00FC6B8F">
        <w:t>模型在微调前后未表现出统计学上的显著差异（</w:t>
      </w:r>
      <m:oMath>
        <m:r>
          <w:rPr>
            <w:rFonts w:ascii="Cambria Math" w:hAnsi="Cambria Math"/>
          </w:rPr>
          <m:t xml:space="preserve">p &gt; </m:t>
        </m:r>
      </m:oMath>
      <w:r w:rsidRPr="00FC6B8F">
        <w:t>0.05</w:t>
      </w:r>
      <w:r w:rsidRPr="00FC6B8F">
        <w:t>），这可能与其参数量较小、领域知识容纳能力有限有关；而</w:t>
      </w:r>
      <w:r w:rsidRPr="00FC6B8F">
        <w:t>7B</w:t>
      </w:r>
      <w:r w:rsidRPr="00FC6B8F">
        <w:t>模型及全部</w:t>
      </w:r>
      <w:r w:rsidRPr="00FC6B8F">
        <w:t>Qwen3</w:t>
      </w:r>
      <w:r w:rsidRPr="00FC6B8F">
        <w:t>系列模型（</w:t>
      </w:r>
      <w:r w:rsidRPr="00FC6B8F">
        <w:t>1.7B</w:t>
      </w:r>
      <w:r w:rsidRPr="00FC6B8F">
        <w:t>、</w:t>
      </w:r>
      <w:r w:rsidRPr="00FC6B8F">
        <w:t>4B</w:t>
      </w:r>
      <w:r w:rsidRPr="00FC6B8F">
        <w:t>、</w:t>
      </w:r>
      <w:r w:rsidRPr="00FC6B8F">
        <w:t>8B</w:t>
      </w:r>
      <w:r w:rsidRPr="00FC6B8F">
        <w:t>）均展现出显著甚至极显著的文本重叠度提升（</w:t>
      </w:r>
      <m:oMath>
        <m:r>
          <w:rPr>
            <w:rFonts w:ascii="Cambria Math" w:hAnsi="Cambria Math"/>
          </w:rPr>
          <m:t xml:space="preserve">p&lt; </m:t>
        </m:r>
      </m:oMath>
      <w:r w:rsidRPr="00FC6B8F">
        <w:t xml:space="preserve">0.01 </w:t>
      </w:r>
      <w:r w:rsidRPr="00FC6B8F">
        <w:t>或</w:t>
      </w:r>
      <w:r w:rsidRPr="00FC6B8F">
        <w:t xml:space="preserve"> </w:t>
      </w:r>
      <m:oMath>
        <m:r>
          <w:rPr>
            <w:rFonts w:ascii="Cambria Math" w:hAnsi="Cambria Math"/>
          </w:rPr>
          <m:t xml:space="preserve">p&lt; </m:t>
        </m:r>
      </m:oMath>
      <w:r w:rsidRPr="00FC6B8F">
        <w:t>0.001</w:t>
      </w:r>
      <w:r w:rsidRPr="00FC6B8F">
        <w:t>）。</w:t>
      </w:r>
    </w:p>
    <w:p w14:paraId="5EB0C0BE" w14:textId="1319CF84" w:rsidR="00FC6B8F" w:rsidRPr="00FC6B8F" w:rsidRDefault="00FC6B8F" w:rsidP="00FC6B8F">
      <w:pPr>
        <w:pStyle w:val="altz"/>
        <w:ind w:firstLine="480"/>
      </w:pPr>
      <w:r w:rsidRPr="00FC6B8F">
        <w:t>在</w:t>
      </w:r>
      <w:r w:rsidRPr="00FC6B8F">
        <w:t>AI</w:t>
      </w:r>
      <w:r w:rsidRPr="00FC6B8F">
        <w:t>打分层面，统计检验的结果更为一致和强劲：绝大多数维度在所有模型上均呈现出</w:t>
      </w:r>
      <w:r w:rsidRPr="00FC6B8F">
        <w:t>p</w:t>
      </w:r>
      <m:oMath>
        <m:r>
          <w:rPr>
            <w:rFonts w:ascii="Cambria Math" w:hAnsi="Cambria Math"/>
          </w:rPr>
          <m:t xml:space="preserve"> &lt; </m:t>
        </m:r>
      </m:oMath>
      <w:r w:rsidRPr="00FC6B8F">
        <w:t>0.001</w:t>
      </w:r>
      <w:r w:rsidRPr="00FC6B8F">
        <w:t>的极显著差异，表明领域微调带来的质量提升具有高度的统计可靠性。</w:t>
      </w:r>
      <w:r w:rsidR="003040E3">
        <w:rPr>
          <w:rFonts w:hint="eastAsia"/>
        </w:rPr>
        <w:t>尤其</w:t>
      </w:r>
      <w:r w:rsidRPr="00FC6B8F">
        <w:t>值得关注的是，</w:t>
      </w:r>
      <w:r w:rsidR="003040E3">
        <w:rPr>
          <w:rFonts w:hint="eastAsia"/>
        </w:rPr>
        <w:t>“</w:t>
      </w:r>
      <w:r w:rsidRPr="00FC6B8F">
        <w:t>准确性</w:t>
      </w:r>
      <w:r w:rsidR="003040E3">
        <w:rPr>
          <w:rFonts w:hint="eastAsia"/>
        </w:rPr>
        <w:t>”</w:t>
      </w:r>
      <w:r w:rsidRPr="00FC6B8F">
        <w:t>与</w:t>
      </w:r>
      <w:r w:rsidR="003040E3">
        <w:rPr>
          <w:rFonts w:hint="eastAsia"/>
        </w:rPr>
        <w:t>“仅必要”</w:t>
      </w:r>
      <w:r w:rsidRPr="00FC6B8F">
        <w:t>维度在多数模型上的中位数差异达到了</w:t>
      </w:r>
      <m:oMath>
        <m:r>
          <w:rPr>
            <w:rFonts w:ascii="Cambria Math" w:hAnsi="Cambria Math"/>
          </w:rPr>
          <m:t>+</m:t>
        </m:r>
      </m:oMath>
      <w:r w:rsidRPr="00FC6B8F">
        <w:t>1.00</w:t>
      </w:r>
      <w:r w:rsidRPr="00FC6B8F">
        <w:t>，意味着超过半数的样本在这两个维度上实现了整整一档的跃升（例如从</w:t>
      </w:r>
      <w:r w:rsidRPr="00FC6B8F">
        <w:t>2</w:t>
      </w:r>
      <w:r w:rsidRPr="00FC6B8F">
        <w:t>分提升至</w:t>
      </w:r>
      <w:r w:rsidRPr="00FC6B8F">
        <w:t>3</w:t>
      </w:r>
      <w:r w:rsidRPr="00FC6B8F">
        <w:t>分），这在临床与教育场景下具有实质性的应用价值。</w:t>
      </w:r>
    </w:p>
    <w:p w14:paraId="5E20E12E" w14:textId="682BFA31" w:rsidR="00FC6B8F" w:rsidRPr="00FC6B8F" w:rsidRDefault="00FC6B8F" w:rsidP="00FA2891">
      <w:pPr>
        <w:pStyle w:val="altz"/>
        <w:ind w:firstLine="480"/>
      </w:pPr>
      <w:r w:rsidRPr="00FC6B8F">
        <w:t>与此同时，</w:t>
      </w:r>
      <w:r w:rsidR="003040E3">
        <w:rPr>
          <w:rFonts w:hint="eastAsia"/>
        </w:rPr>
        <w:t>“仅必要”</w:t>
      </w:r>
      <w:r w:rsidRPr="00FC6B8F">
        <w:t>维度在大多数模型对比中未达显著水平（如</w:t>
      </w:r>
      <w:r w:rsidRPr="00FC6B8F">
        <w:t xml:space="preserve">Qwen2.5-3B: </w:t>
      </w:r>
      <m:oMath>
        <m:r>
          <w:rPr>
            <w:rFonts w:ascii="Cambria Math" w:hAnsi="Cambria Math"/>
          </w:rPr>
          <m:t>p=</m:t>
        </m:r>
      </m:oMath>
      <w:r w:rsidRPr="00FC6B8F">
        <w:t xml:space="preserve"> 0.480</w:t>
      </w:r>
      <w:r w:rsidRPr="00FC6B8F">
        <w:t>，</w:t>
      </w:r>
      <w:r w:rsidRPr="00FC6B8F">
        <w:t xml:space="preserve">Qwen3-1.7B: </w:t>
      </w:r>
      <m:oMath>
        <m:r>
          <w:rPr>
            <w:rFonts w:ascii="Cambria Math" w:hAnsi="Cambria Math"/>
          </w:rPr>
          <m:t>p=</m:t>
        </m:r>
      </m:oMath>
      <w:r w:rsidRPr="00FC6B8F">
        <w:t xml:space="preserve"> 0.290</w:t>
      </w:r>
      <w:r w:rsidRPr="00FC6B8F">
        <w:t>，</w:t>
      </w:r>
      <w:r w:rsidRPr="00FC6B8F">
        <w:t xml:space="preserve">Qwen3-4B: </w:t>
      </w:r>
      <m:oMath>
        <m:r>
          <w:rPr>
            <w:rFonts w:ascii="Cambria Math" w:hAnsi="Cambria Math"/>
          </w:rPr>
          <m:t>p=</m:t>
        </m:r>
      </m:oMath>
      <w:r w:rsidRPr="00FC6B8F">
        <w:t xml:space="preserve"> 1.000</w:t>
      </w:r>
      <w:r w:rsidRPr="00FC6B8F">
        <w:t>），说明现有大语言模型在生成通俗易懂的科普文本方面已具备较强的固有能力，领域微调对此维度的边际改进空间有限。这一发现也与</w:t>
      </w:r>
      <w:r w:rsidR="003040E3">
        <w:fldChar w:fldCharType="begin"/>
      </w:r>
      <w:r w:rsidR="003040E3">
        <w:instrText xml:space="preserve"> REF _Ref227871348 \h </w:instrText>
      </w:r>
      <w:r w:rsidR="003040E3">
        <w:fldChar w:fldCharType="separate"/>
      </w:r>
      <w:r w:rsidR="003040E3" w:rsidRPr="00F703D5">
        <w:rPr>
          <w:rFonts w:hint="eastAsia"/>
        </w:rPr>
        <w:t>表</w:t>
      </w:r>
      <w:r w:rsidR="003040E3" w:rsidRPr="00F703D5">
        <w:rPr>
          <w:rFonts w:hint="eastAsia"/>
        </w:rPr>
        <w:t xml:space="preserve"> </w:t>
      </w:r>
      <w:r w:rsidR="003040E3">
        <w:rPr>
          <w:noProof/>
        </w:rPr>
        <w:t>6</w:t>
      </w:r>
      <w:r w:rsidR="003040E3">
        <w:noBreakHyphen/>
      </w:r>
      <w:r w:rsidR="003040E3">
        <w:rPr>
          <w:noProof/>
        </w:rPr>
        <w:t>8</w:t>
      </w:r>
      <w:r w:rsidR="003040E3">
        <w:fldChar w:fldCharType="end"/>
      </w:r>
      <w:r w:rsidRPr="00FC6B8F">
        <w:t>中该维度基线得分普遍接近满分的观察相吻合。</w:t>
      </w:r>
    </w:p>
    <w:p w14:paraId="0E272211" w14:textId="51E9D9A8" w:rsidR="00F54B80" w:rsidRDefault="00654FE9" w:rsidP="00431204">
      <w:pPr>
        <w:pStyle w:val="3"/>
        <w:spacing w:before="163" w:after="163"/>
        <w:rPr>
          <w:rFonts w:hint="eastAsia"/>
        </w:rPr>
      </w:pPr>
      <w:bookmarkStart w:id="194" w:name="_Toc227951635"/>
      <w:r>
        <w:rPr>
          <w:rFonts w:hint="eastAsia"/>
        </w:rPr>
        <w:t>不同主题下的模型表现差异</w:t>
      </w:r>
      <w:bookmarkEnd w:id="194"/>
    </w:p>
    <w:p w14:paraId="003BE383" w14:textId="17EB9832" w:rsidR="00654FE9" w:rsidRDefault="00654FE9" w:rsidP="00654FE9">
      <w:pPr>
        <w:pStyle w:val="altz"/>
        <w:ind w:firstLine="480"/>
      </w:pPr>
      <w:r>
        <w:rPr>
          <w:rFonts w:hint="eastAsia"/>
        </w:rPr>
        <w:t>为确保</w:t>
      </w:r>
      <w:r>
        <w:rPr>
          <w:rFonts w:hint="eastAsia"/>
        </w:rPr>
        <w:t>Wilcoxon</w:t>
      </w:r>
      <w:r>
        <w:rPr>
          <w:rFonts w:hint="eastAsia"/>
        </w:rPr>
        <w:t>检验的统计可靠性，本节选取了测试集中有效样本量不少于</w:t>
      </w:r>
      <w:r>
        <w:rPr>
          <w:rFonts w:hint="eastAsia"/>
        </w:rPr>
        <w:t>5</w:t>
      </w:r>
      <w:r>
        <w:rPr>
          <w:rFonts w:hint="eastAsia"/>
        </w:rPr>
        <w:t>条的主题进行分析，共计</w:t>
      </w:r>
      <w:r>
        <w:rPr>
          <w:rFonts w:hint="eastAsia"/>
        </w:rPr>
        <w:t>9</w:t>
      </w:r>
      <w:r>
        <w:rPr>
          <w:rFonts w:hint="eastAsia"/>
        </w:rPr>
        <w:t>个主题；其余</w:t>
      </w:r>
      <w:r>
        <w:rPr>
          <w:rFonts w:hint="eastAsia"/>
        </w:rPr>
        <w:t>4</w:t>
      </w:r>
      <w:r>
        <w:rPr>
          <w:rFonts w:hint="eastAsia"/>
        </w:rPr>
        <w:t>个主题（女用安全套、安全期避孕、新型避孕方式、避孕失败）因样本量不足（</w:t>
      </w:r>
      <m:oMath>
        <m:r>
          <w:rPr>
            <w:rFonts w:ascii="Cambria Math" w:hAnsi="Cambria Math" w:hint="eastAsia"/>
          </w:rPr>
          <m:t>n &lt;</m:t>
        </m:r>
      </m:oMath>
      <w:r>
        <w:rPr>
          <w:rFonts w:hint="eastAsia"/>
        </w:rPr>
        <w:t xml:space="preserve"> 5</w:t>
      </w:r>
      <w:r>
        <w:rPr>
          <w:rFonts w:hint="eastAsia"/>
        </w:rPr>
        <w:t>）未纳入统计。</w:t>
      </w:r>
    </w:p>
    <w:p w14:paraId="6B79B9FF" w14:textId="70395ED5" w:rsidR="00654FE9" w:rsidRDefault="00654FE9" w:rsidP="00654FE9">
      <w:pPr>
        <w:pStyle w:val="altz"/>
        <w:ind w:firstLine="480"/>
      </w:pPr>
      <w:r>
        <w:rPr>
          <w:rFonts w:hint="eastAsia"/>
        </w:rPr>
        <w:t>为探究领域微调的效果是否在青少年生殖健康的各个</w:t>
      </w:r>
      <w:proofErr w:type="gramStart"/>
      <w:r>
        <w:rPr>
          <w:rFonts w:hint="eastAsia"/>
        </w:rPr>
        <w:t>子主题</w:t>
      </w:r>
      <w:proofErr w:type="gramEnd"/>
      <w:r>
        <w:rPr>
          <w:rFonts w:hint="eastAsia"/>
        </w:rPr>
        <w:t>上均衡分布，本研究以表现最优的</w:t>
      </w:r>
      <w:r>
        <w:rPr>
          <w:rFonts w:hint="eastAsia"/>
        </w:rPr>
        <w:t>Qwen3-4B</w:t>
      </w:r>
      <w:r>
        <w:rPr>
          <w:rFonts w:hint="eastAsia"/>
        </w:rPr>
        <w:t>模型为代表，对其在不同主题类别下的综合得分差异进行了细粒度分析。</w:t>
      </w:r>
      <w:r w:rsidR="000000ED">
        <w:fldChar w:fldCharType="begin"/>
      </w:r>
      <w:r w:rsidR="000000ED">
        <w:instrText xml:space="preserve"> </w:instrText>
      </w:r>
      <w:r w:rsidR="000000ED">
        <w:rPr>
          <w:rFonts w:hint="eastAsia"/>
        </w:rPr>
        <w:instrText>REF _Ref227932398 \h</w:instrText>
      </w:r>
      <w:r w:rsidR="000000ED">
        <w:instrText xml:space="preserve"> </w:instrText>
      </w:r>
      <w:r w:rsidR="000000ED">
        <w:fldChar w:fldCharType="separate"/>
      </w:r>
      <w:r w:rsidR="000000ED">
        <w:rPr>
          <w:rFonts w:hint="eastAsia"/>
        </w:rPr>
        <w:t>表</w:t>
      </w:r>
      <w:r w:rsidR="000000ED">
        <w:rPr>
          <w:rFonts w:hint="eastAsia"/>
        </w:rPr>
        <w:t xml:space="preserve"> </w:t>
      </w:r>
      <w:r w:rsidR="000000ED">
        <w:rPr>
          <w:rFonts w:hint="eastAsia"/>
          <w:noProof/>
        </w:rPr>
        <w:t>6</w:t>
      </w:r>
      <w:r w:rsidR="000000ED">
        <w:rPr>
          <w:rFonts w:hint="eastAsia"/>
        </w:rPr>
        <w:noBreakHyphen/>
      </w:r>
      <w:r w:rsidR="000000ED">
        <w:rPr>
          <w:rFonts w:hint="eastAsia"/>
          <w:noProof/>
        </w:rPr>
        <w:t>11</w:t>
      </w:r>
      <w:r w:rsidR="000000ED">
        <w:fldChar w:fldCharType="end"/>
      </w:r>
      <w:r>
        <w:rPr>
          <w:rFonts w:hint="eastAsia"/>
        </w:rPr>
        <w:t>展示了</w:t>
      </w:r>
      <w:r>
        <w:rPr>
          <w:rFonts w:hint="eastAsia"/>
        </w:rPr>
        <w:t>Qwen3-4B</w:t>
      </w:r>
      <w:r>
        <w:rPr>
          <w:rFonts w:hint="eastAsia"/>
        </w:rPr>
        <w:t>在测试集</w:t>
      </w:r>
      <w:proofErr w:type="gramStart"/>
      <w:r>
        <w:rPr>
          <w:rFonts w:hint="eastAsia"/>
        </w:rPr>
        <w:t>各主题</w:t>
      </w:r>
      <w:proofErr w:type="gramEnd"/>
      <w:r>
        <w:rPr>
          <w:rFonts w:hint="eastAsia"/>
        </w:rPr>
        <w:t>上的微调前后综合均分、提升幅度及</w:t>
      </w:r>
      <w:r>
        <w:rPr>
          <w:rFonts w:hint="eastAsia"/>
        </w:rPr>
        <w:t>Wilcoxon</w:t>
      </w:r>
      <w:r>
        <w:rPr>
          <w:rFonts w:hint="eastAsia"/>
        </w:rPr>
        <w:t>检验结果。</w:t>
      </w:r>
    </w:p>
    <w:p w14:paraId="5EA2B3A7" w14:textId="70995EAF" w:rsidR="00654FE9" w:rsidRDefault="00654FE9" w:rsidP="00654FE9">
      <w:pPr>
        <w:pStyle w:val="aff6"/>
        <w:spacing w:before="326" w:after="163"/>
      </w:pPr>
      <w:bookmarkStart w:id="195" w:name="_Ref227932398"/>
      <w:bookmarkStart w:id="196" w:name="_Toc227956056"/>
      <w:r>
        <w:rPr>
          <w:rFonts w:hint="eastAsia"/>
        </w:rPr>
        <w:t>表</w:t>
      </w:r>
      <w:r>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11</w:t>
      </w:r>
      <w:r w:rsidR="007B10FA">
        <w:fldChar w:fldCharType="end"/>
      </w:r>
      <w:bookmarkEnd w:id="195"/>
      <w:r>
        <w:rPr>
          <w:rFonts w:hint="eastAsia"/>
        </w:rPr>
        <w:t xml:space="preserve"> </w:t>
      </w:r>
      <w:r w:rsidRPr="00791F8F">
        <w:rPr>
          <w:rFonts w:hint="eastAsia"/>
        </w:rPr>
        <w:t>Qwen3-4B</w:t>
      </w:r>
      <w:proofErr w:type="gramStart"/>
      <w:r w:rsidR="00DD6017">
        <w:rPr>
          <w:rFonts w:hint="eastAsia"/>
        </w:rPr>
        <w:t>各</w:t>
      </w:r>
      <w:r w:rsidRPr="00791F8F">
        <w:rPr>
          <w:rFonts w:hint="eastAsia"/>
        </w:rPr>
        <w:t>主题</w:t>
      </w:r>
      <w:proofErr w:type="gramEnd"/>
      <w:r w:rsidRPr="00791F8F">
        <w:rPr>
          <w:rFonts w:hint="eastAsia"/>
        </w:rPr>
        <w:t>综合得分对比</w:t>
      </w:r>
      <w:bookmarkEnd w:id="196"/>
    </w:p>
    <w:tbl>
      <w:tblPr>
        <w:tblW w:w="5000" w:type="pct"/>
        <w:tblCellMar>
          <w:top w:w="15" w:type="dxa"/>
          <w:left w:w="15" w:type="dxa"/>
          <w:bottom w:w="15" w:type="dxa"/>
          <w:right w:w="15" w:type="dxa"/>
        </w:tblCellMar>
        <w:tblLook w:val="04A0" w:firstRow="1" w:lastRow="0" w:firstColumn="1" w:lastColumn="0" w:noHBand="0" w:noVBand="1"/>
      </w:tblPr>
      <w:tblGrid>
        <w:gridCol w:w="1565"/>
        <w:gridCol w:w="1130"/>
        <w:gridCol w:w="1275"/>
        <w:gridCol w:w="1273"/>
        <w:gridCol w:w="1419"/>
        <w:gridCol w:w="1136"/>
        <w:gridCol w:w="1272"/>
      </w:tblGrid>
      <w:tr w:rsidR="00654FE9" w:rsidRPr="009B07E3" w14:paraId="2294A3EE" w14:textId="77EA73A6" w:rsidTr="00654FE9">
        <w:trPr>
          <w:cantSplit/>
          <w:trHeight w:val="317"/>
        </w:trPr>
        <w:tc>
          <w:tcPr>
            <w:tcW w:w="862" w:type="pct"/>
            <w:tcBorders>
              <w:top w:val="single" w:sz="4" w:space="0" w:color="auto"/>
              <w:bottom w:val="single" w:sz="4" w:space="0" w:color="auto"/>
            </w:tcBorders>
            <w:vAlign w:val="center"/>
            <w:hideMark/>
          </w:tcPr>
          <w:p w14:paraId="2EFB6A08" w14:textId="7FAACB9B" w:rsidR="00654FE9" w:rsidRPr="009B07E3" w:rsidRDefault="00654FE9" w:rsidP="00654FE9">
            <w:pPr>
              <w:pStyle w:val="altz"/>
              <w:snapToGrid/>
              <w:spacing w:line="240" w:lineRule="auto"/>
              <w:ind w:firstLineChars="0" w:firstLine="0"/>
              <w:rPr>
                <w:b/>
                <w:bCs/>
                <w:sz w:val="21"/>
                <w:szCs w:val="21"/>
              </w:rPr>
            </w:pPr>
            <w:r w:rsidRPr="00654FE9">
              <w:rPr>
                <w:rFonts w:hint="eastAsia"/>
                <w:b/>
                <w:bCs/>
                <w:sz w:val="21"/>
                <w:szCs w:val="21"/>
              </w:rPr>
              <w:t>主题类别</w:t>
            </w:r>
          </w:p>
        </w:tc>
        <w:tc>
          <w:tcPr>
            <w:tcW w:w="623" w:type="pct"/>
            <w:tcBorders>
              <w:top w:val="single" w:sz="4" w:space="0" w:color="auto"/>
              <w:bottom w:val="single" w:sz="4" w:space="0" w:color="auto"/>
            </w:tcBorders>
            <w:hideMark/>
          </w:tcPr>
          <w:p w14:paraId="7E1F7890" w14:textId="6DE63204" w:rsidR="00654FE9" w:rsidRPr="009B07E3" w:rsidRDefault="00654FE9" w:rsidP="00654FE9">
            <w:pPr>
              <w:pStyle w:val="altz"/>
              <w:snapToGrid/>
              <w:spacing w:line="240" w:lineRule="auto"/>
              <w:ind w:firstLineChars="0" w:firstLine="0"/>
              <w:rPr>
                <w:b/>
                <w:bCs/>
                <w:sz w:val="21"/>
                <w:szCs w:val="21"/>
              </w:rPr>
            </w:pPr>
            <w:r w:rsidRPr="00654FE9">
              <w:rPr>
                <w:rFonts w:hint="eastAsia"/>
                <w:b/>
                <w:bCs/>
                <w:sz w:val="21"/>
                <w:szCs w:val="21"/>
              </w:rPr>
              <w:t>样本量</w:t>
            </w:r>
          </w:p>
        </w:tc>
        <w:tc>
          <w:tcPr>
            <w:tcW w:w="703" w:type="pct"/>
            <w:tcBorders>
              <w:top w:val="single" w:sz="4" w:space="0" w:color="auto"/>
              <w:bottom w:val="single" w:sz="4" w:space="0" w:color="auto"/>
            </w:tcBorders>
            <w:hideMark/>
          </w:tcPr>
          <w:p w14:paraId="18612D57" w14:textId="7BAAF5D9" w:rsidR="00654FE9" w:rsidRPr="009B07E3" w:rsidRDefault="00654FE9" w:rsidP="00654FE9">
            <w:pPr>
              <w:pStyle w:val="altz"/>
              <w:snapToGrid/>
              <w:spacing w:line="240" w:lineRule="auto"/>
              <w:ind w:firstLineChars="0" w:firstLine="0"/>
              <w:rPr>
                <w:b/>
                <w:bCs/>
                <w:sz w:val="21"/>
                <w:szCs w:val="21"/>
              </w:rPr>
            </w:pPr>
            <w:r w:rsidRPr="00654FE9">
              <w:rPr>
                <w:rFonts w:hint="eastAsia"/>
                <w:b/>
                <w:bCs/>
                <w:sz w:val="21"/>
                <w:szCs w:val="21"/>
              </w:rPr>
              <w:t>基线均分</w:t>
            </w:r>
          </w:p>
        </w:tc>
        <w:tc>
          <w:tcPr>
            <w:tcW w:w="702" w:type="pct"/>
            <w:tcBorders>
              <w:top w:val="single" w:sz="4" w:space="0" w:color="auto"/>
              <w:bottom w:val="single" w:sz="4" w:space="0" w:color="auto"/>
            </w:tcBorders>
            <w:hideMark/>
          </w:tcPr>
          <w:p w14:paraId="6315345A" w14:textId="565A05A3" w:rsidR="00654FE9" w:rsidRPr="009B07E3" w:rsidRDefault="00654FE9" w:rsidP="00654FE9">
            <w:pPr>
              <w:pStyle w:val="altz"/>
              <w:snapToGrid/>
              <w:spacing w:line="240" w:lineRule="auto"/>
              <w:ind w:firstLineChars="0" w:firstLine="0"/>
              <w:rPr>
                <w:b/>
                <w:bCs/>
                <w:sz w:val="21"/>
                <w:szCs w:val="21"/>
              </w:rPr>
            </w:pPr>
            <w:r w:rsidRPr="00654FE9">
              <w:rPr>
                <w:rFonts w:hint="eastAsia"/>
                <w:b/>
                <w:bCs/>
                <w:sz w:val="21"/>
                <w:szCs w:val="21"/>
              </w:rPr>
              <w:t>微调均分</w:t>
            </w:r>
          </w:p>
        </w:tc>
        <w:tc>
          <w:tcPr>
            <w:tcW w:w="782" w:type="pct"/>
            <w:tcBorders>
              <w:top w:val="single" w:sz="4" w:space="0" w:color="auto"/>
              <w:bottom w:val="single" w:sz="4" w:space="0" w:color="auto"/>
            </w:tcBorders>
            <w:hideMark/>
          </w:tcPr>
          <w:p w14:paraId="3F86410E" w14:textId="7C3251E3" w:rsidR="00654FE9" w:rsidRPr="009B07E3" w:rsidRDefault="00654FE9" w:rsidP="00654FE9">
            <w:pPr>
              <w:pStyle w:val="altz"/>
              <w:snapToGrid/>
              <w:spacing w:line="240" w:lineRule="auto"/>
              <w:ind w:firstLineChars="0" w:firstLine="0"/>
              <w:rPr>
                <w:b/>
                <w:bCs/>
                <w:sz w:val="21"/>
                <w:szCs w:val="21"/>
              </w:rPr>
            </w:pPr>
            <w:r w:rsidRPr="00654FE9">
              <w:rPr>
                <w:rFonts w:hint="eastAsia"/>
                <w:b/>
                <w:bCs/>
                <w:sz w:val="21"/>
                <w:szCs w:val="21"/>
              </w:rPr>
              <w:t>提升幅度</w:t>
            </w:r>
          </w:p>
        </w:tc>
        <w:tc>
          <w:tcPr>
            <w:tcW w:w="626" w:type="pct"/>
            <w:tcBorders>
              <w:top w:val="single" w:sz="4" w:space="0" w:color="auto"/>
              <w:bottom w:val="single" w:sz="4" w:space="0" w:color="auto"/>
            </w:tcBorders>
            <w:hideMark/>
          </w:tcPr>
          <w:p w14:paraId="1C7A8031" w14:textId="0B94FC27" w:rsidR="00654FE9" w:rsidRPr="009B07E3" w:rsidRDefault="00654FE9" w:rsidP="00654FE9">
            <w:pPr>
              <w:pStyle w:val="altz"/>
              <w:snapToGrid/>
              <w:spacing w:line="240" w:lineRule="auto"/>
              <w:ind w:firstLineChars="0" w:firstLine="0"/>
              <w:rPr>
                <w:b/>
                <w:bCs/>
                <w:sz w:val="21"/>
                <w:szCs w:val="21"/>
              </w:rPr>
            </w:pPr>
            <w:r w:rsidRPr="00654FE9">
              <w:rPr>
                <w:rFonts w:hint="eastAsia"/>
                <w:b/>
                <w:bCs/>
                <w:sz w:val="21"/>
                <w:szCs w:val="21"/>
              </w:rPr>
              <w:t xml:space="preserve">p </w:t>
            </w:r>
            <w:r w:rsidRPr="00654FE9">
              <w:rPr>
                <w:rFonts w:hint="eastAsia"/>
                <w:b/>
                <w:bCs/>
                <w:sz w:val="21"/>
                <w:szCs w:val="21"/>
              </w:rPr>
              <w:t>值</w:t>
            </w:r>
          </w:p>
        </w:tc>
        <w:tc>
          <w:tcPr>
            <w:tcW w:w="701" w:type="pct"/>
            <w:tcBorders>
              <w:top w:val="single" w:sz="4" w:space="0" w:color="auto"/>
              <w:bottom w:val="single" w:sz="4" w:space="0" w:color="auto"/>
            </w:tcBorders>
          </w:tcPr>
          <w:p w14:paraId="78639B37" w14:textId="6D9A25F4" w:rsidR="00654FE9" w:rsidRPr="009B07E3" w:rsidRDefault="00654FE9" w:rsidP="00654FE9">
            <w:pPr>
              <w:pStyle w:val="altz"/>
              <w:snapToGrid/>
              <w:spacing w:line="240" w:lineRule="auto"/>
              <w:ind w:firstLineChars="0" w:firstLine="0"/>
              <w:rPr>
                <w:b/>
                <w:bCs/>
                <w:sz w:val="21"/>
                <w:szCs w:val="21"/>
              </w:rPr>
            </w:pPr>
            <w:r w:rsidRPr="00654FE9">
              <w:rPr>
                <w:rFonts w:hint="eastAsia"/>
                <w:b/>
                <w:bCs/>
                <w:sz w:val="21"/>
                <w:szCs w:val="21"/>
              </w:rPr>
              <w:t>显著性</w:t>
            </w:r>
          </w:p>
        </w:tc>
      </w:tr>
      <w:tr w:rsidR="00654FE9" w:rsidRPr="009B07E3" w14:paraId="00BFBEEF" w14:textId="20468D2F" w:rsidTr="00654FE9">
        <w:trPr>
          <w:cantSplit/>
          <w:trHeight w:val="317"/>
        </w:trPr>
        <w:tc>
          <w:tcPr>
            <w:tcW w:w="862" w:type="pct"/>
            <w:tcBorders>
              <w:top w:val="single" w:sz="4" w:space="0" w:color="auto"/>
            </w:tcBorders>
            <w:hideMark/>
          </w:tcPr>
          <w:p w14:paraId="3B61A9EB" w14:textId="1F4FF6EA"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人工流产</w:t>
            </w:r>
          </w:p>
        </w:tc>
        <w:tc>
          <w:tcPr>
            <w:tcW w:w="623" w:type="pct"/>
            <w:tcBorders>
              <w:top w:val="single" w:sz="4" w:space="0" w:color="auto"/>
            </w:tcBorders>
            <w:hideMark/>
          </w:tcPr>
          <w:p w14:paraId="2CC068A6" w14:textId="3E1C9C82"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7</w:t>
            </w:r>
          </w:p>
        </w:tc>
        <w:tc>
          <w:tcPr>
            <w:tcW w:w="703" w:type="pct"/>
            <w:tcBorders>
              <w:top w:val="single" w:sz="4" w:space="0" w:color="auto"/>
            </w:tcBorders>
            <w:hideMark/>
          </w:tcPr>
          <w:p w14:paraId="6C7B7EB2" w14:textId="098A80C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2.262</w:t>
            </w:r>
          </w:p>
        </w:tc>
        <w:tc>
          <w:tcPr>
            <w:tcW w:w="702" w:type="pct"/>
            <w:tcBorders>
              <w:top w:val="single" w:sz="4" w:space="0" w:color="auto"/>
            </w:tcBorders>
            <w:hideMark/>
          </w:tcPr>
          <w:p w14:paraId="58B85D10" w14:textId="29B01F9B"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2.881</w:t>
            </w:r>
          </w:p>
        </w:tc>
        <w:tc>
          <w:tcPr>
            <w:tcW w:w="782" w:type="pct"/>
            <w:tcBorders>
              <w:top w:val="single" w:sz="4" w:space="0" w:color="auto"/>
            </w:tcBorders>
            <w:hideMark/>
          </w:tcPr>
          <w:p w14:paraId="33D705F5" w14:textId="347C680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+0.619</w:t>
            </w:r>
          </w:p>
        </w:tc>
        <w:tc>
          <w:tcPr>
            <w:tcW w:w="626" w:type="pct"/>
            <w:tcBorders>
              <w:top w:val="single" w:sz="4" w:space="0" w:color="auto"/>
            </w:tcBorders>
            <w:hideMark/>
          </w:tcPr>
          <w:p w14:paraId="5B0C44FF" w14:textId="73B5FDF4" w:rsidR="00654FE9" w:rsidRPr="009B07E3" w:rsidRDefault="00654FE9" w:rsidP="00654FE9">
            <w:pPr>
              <w:pStyle w:val="altz"/>
              <w:snapToGrid/>
              <w:spacing w:line="240" w:lineRule="auto"/>
              <w:ind w:firstLineChars="0" w:firstLine="0"/>
              <w:rPr>
                <w:sz w:val="21"/>
                <w:szCs w:val="21"/>
              </w:rPr>
            </w:pPr>
            <w:r w:rsidRPr="00654FE9">
              <w:rPr>
                <w:sz w:val="21"/>
                <w:szCs w:val="21"/>
              </w:rPr>
              <w:t>0.016</w:t>
            </w:r>
          </w:p>
        </w:tc>
        <w:tc>
          <w:tcPr>
            <w:tcW w:w="701" w:type="pct"/>
            <w:tcBorders>
              <w:top w:val="single" w:sz="4" w:space="0" w:color="auto"/>
            </w:tcBorders>
          </w:tcPr>
          <w:p w14:paraId="4DA315D2" w14:textId="27DC68B0"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21E5AC90" w14:textId="0488F9A7" w:rsidTr="00654FE9">
        <w:trPr>
          <w:cantSplit/>
          <w:trHeight w:val="317"/>
        </w:trPr>
        <w:tc>
          <w:tcPr>
            <w:tcW w:w="862" w:type="pct"/>
            <w:hideMark/>
          </w:tcPr>
          <w:p w14:paraId="570C9790" w14:textId="42247056"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体外排精</w:t>
            </w:r>
          </w:p>
        </w:tc>
        <w:tc>
          <w:tcPr>
            <w:tcW w:w="623" w:type="pct"/>
            <w:hideMark/>
          </w:tcPr>
          <w:p w14:paraId="191F46C2" w14:textId="2D36341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7</w:t>
            </w:r>
          </w:p>
        </w:tc>
        <w:tc>
          <w:tcPr>
            <w:tcW w:w="703" w:type="pct"/>
            <w:hideMark/>
          </w:tcPr>
          <w:p w14:paraId="5FEA3E71" w14:textId="45811137"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2.524</w:t>
            </w:r>
          </w:p>
        </w:tc>
        <w:tc>
          <w:tcPr>
            <w:tcW w:w="702" w:type="pct"/>
            <w:hideMark/>
          </w:tcPr>
          <w:p w14:paraId="386A5735" w14:textId="1BF5570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3.000</w:t>
            </w:r>
          </w:p>
        </w:tc>
        <w:tc>
          <w:tcPr>
            <w:tcW w:w="782" w:type="pct"/>
            <w:hideMark/>
          </w:tcPr>
          <w:p w14:paraId="62A06425" w14:textId="1EA9DC5E"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+0.476</w:t>
            </w:r>
          </w:p>
        </w:tc>
        <w:tc>
          <w:tcPr>
            <w:tcW w:w="626" w:type="pct"/>
            <w:hideMark/>
          </w:tcPr>
          <w:p w14:paraId="3E2EBBC1" w14:textId="6315B63F" w:rsidR="00654FE9" w:rsidRPr="009B07E3" w:rsidRDefault="00654FE9" w:rsidP="00654FE9">
            <w:pPr>
              <w:pStyle w:val="altz"/>
              <w:snapToGrid/>
              <w:spacing w:line="240" w:lineRule="auto"/>
              <w:ind w:firstLineChars="0" w:firstLine="0"/>
              <w:rPr>
                <w:sz w:val="21"/>
                <w:szCs w:val="21"/>
              </w:rPr>
            </w:pPr>
            <w:r w:rsidRPr="00654FE9">
              <w:rPr>
                <w:sz w:val="21"/>
                <w:szCs w:val="21"/>
              </w:rPr>
              <w:t>0.016</w:t>
            </w:r>
          </w:p>
        </w:tc>
        <w:tc>
          <w:tcPr>
            <w:tcW w:w="701" w:type="pct"/>
          </w:tcPr>
          <w:p w14:paraId="15DE1F69" w14:textId="52FD722A"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4F412EE0" w14:textId="0567CB47" w:rsidTr="00654FE9">
        <w:trPr>
          <w:cantSplit/>
          <w:trHeight w:val="317"/>
        </w:trPr>
        <w:tc>
          <w:tcPr>
            <w:tcW w:w="862" w:type="pct"/>
            <w:hideMark/>
          </w:tcPr>
          <w:p w14:paraId="0319D4CD" w14:textId="0F092F93"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节育器</w:t>
            </w:r>
          </w:p>
        </w:tc>
        <w:tc>
          <w:tcPr>
            <w:tcW w:w="623" w:type="pct"/>
            <w:hideMark/>
          </w:tcPr>
          <w:p w14:paraId="18C14DA9" w14:textId="43A7958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19</w:t>
            </w:r>
          </w:p>
        </w:tc>
        <w:tc>
          <w:tcPr>
            <w:tcW w:w="703" w:type="pct"/>
            <w:hideMark/>
          </w:tcPr>
          <w:p w14:paraId="4ACD1393" w14:textId="039D6ABB"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2.491</w:t>
            </w:r>
          </w:p>
        </w:tc>
        <w:tc>
          <w:tcPr>
            <w:tcW w:w="702" w:type="pct"/>
            <w:hideMark/>
          </w:tcPr>
          <w:p w14:paraId="3874DDAC" w14:textId="283DBC8F"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2.921</w:t>
            </w:r>
          </w:p>
        </w:tc>
        <w:tc>
          <w:tcPr>
            <w:tcW w:w="782" w:type="pct"/>
            <w:hideMark/>
          </w:tcPr>
          <w:p w14:paraId="7668DF35" w14:textId="7C200D0E"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+0.430</w:t>
            </w:r>
          </w:p>
        </w:tc>
        <w:tc>
          <w:tcPr>
            <w:tcW w:w="626" w:type="pct"/>
            <w:hideMark/>
          </w:tcPr>
          <w:p w14:paraId="3047D849" w14:textId="208B3724" w:rsidR="00654FE9" w:rsidRPr="009B07E3" w:rsidRDefault="00654FE9" w:rsidP="00654FE9">
            <w:pPr>
              <w:pStyle w:val="altz"/>
              <w:snapToGrid/>
              <w:spacing w:line="240" w:lineRule="auto"/>
              <w:ind w:firstLineChars="0" w:firstLine="0"/>
              <w:rPr>
                <w:sz w:val="21"/>
                <w:szCs w:val="21"/>
              </w:rPr>
            </w:pPr>
            <w:r w:rsidRPr="00654FE9">
              <w:rPr>
                <w:sz w:val="21"/>
                <w:szCs w:val="21"/>
              </w:rPr>
              <w:t>&lt;0.001</w:t>
            </w:r>
          </w:p>
        </w:tc>
        <w:tc>
          <w:tcPr>
            <w:tcW w:w="701" w:type="pct"/>
          </w:tcPr>
          <w:p w14:paraId="79EE04E2" w14:textId="17CF10C9"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2BDF22B0" w14:textId="3B3E44BE" w:rsidTr="00654FE9">
        <w:trPr>
          <w:cantSplit/>
          <w:trHeight w:val="317"/>
        </w:trPr>
        <w:tc>
          <w:tcPr>
            <w:tcW w:w="862" w:type="pct"/>
            <w:hideMark/>
          </w:tcPr>
          <w:p w14:paraId="12B036B9" w14:textId="7BE29719"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绝育手术</w:t>
            </w:r>
          </w:p>
        </w:tc>
        <w:tc>
          <w:tcPr>
            <w:tcW w:w="623" w:type="pct"/>
            <w:hideMark/>
          </w:tcPr>
          <w:p w14:paraId="0D30078A" w14:textId="20D717B4"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8</w:t>
            </w:r>
          </w:p>
        </w:tc>
        <w:tc>
          <w:tcPr>
            <w:tcW w:w="703" w:type="pct"/>
            <w:hideMark/>
          </w:tcPr>
          <w:p w14:paraId="069DF2AE" w14:textId="1D73D95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2.583</w:t>
            </w:r>
          </w:p>
        </w:tc>
        <w:tc>
          <w:tcPr>
            <w:tcW w:w="702" w:type="pct"/>
            <w:hideMark/>
          </w:tcPr>
          <w:p w14:paraId="7473C3DE" w14:textId="74F58175"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2.958</w:t>
            </w:r>
          </w:p>
        </w:tc>
        <w:tc>
          <w:tcPr>
            <w:tcW w:w="782" w:type="pct"/>
            <w:hideMark/>
          </w:tcPr>
          <w:p w14:paraId="182E0081" w14:textId="525A6648"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+0.375</w:t>
            </w:r>
          </w:p>
        </w:tc>
        <w:tc>
          <w:tcPr>
            <w:tcW w:w="626" w:type="pct"/>
            <w:hideMark/>
          </w:tcPr>
          <w:p w14:paraId="37D61B39" w14:textId="559F6F69" w:rsidR="00654FE9" w:rsidRPr="009B07E3" w:rsidRDefault="00654FE9" w:rsidP="00654FE9">
            <w:pPr>
              <w:pStyle w:val="altz"/>
              <w:snapToGrid/>
              <w:spacing w:line="240" w:lineRule="auto"/>
              <w:ind w:firstLineChars="0" w:firstLine="0"/>
              <w:rPr>
                <w:sz w:val="21"/>
                <w:szCs w:val="21"/>
              </w:rPr>
            </w:pPr>
            <w:r w:rsidRPr="00654FE9">
              <w:rPr>
                <w:sz w:val="21"/>
                <w:szCs w:val="21"/>
              </w:rPr>
              <w:t>0.008</w:t>
            </w:r>
          </w:p>
        </w:tc>
        <w:tc>
          <w:tcPr>
            <w:tcW w:w="701" w:type="pct"/>
          </w:tcPr>
          <w:p w14:paraId="5EE00390" w14:textId="6081F5DF"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0D60A032" w14:textId="52F5A3A6" w:rsidTr="00654FE9">
        <w:trPr>
          <w:cantSplit/>
          <w:trHeight w:val="317"/>
        </w:trPr>
        <w:tc>
          <w:tcPr>
            <w:tcW w:w="862" w:type="pct"/>
            <w:hideMark/>
          </w:tcPr>
          <w:p w14:paraId="2A4290A2" w14:textId="769F25A8"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其他内容</w:t>
            </w:r>
          </w:p>
        </w:tc>
        <w:tc>
          <w:tcPr>
            <w:tcW w:w="623" w:type="pct"/>
            <w:hideMark/>
          </w:tcPr>
          <w:p w14:paraId="56B35065" w14:textId="5EDBB60F"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42</w:t>
            </w:r>
          </w:p>
        </w:tc>
        <w:tc>
          <w:tcPr>
            <w:tcW w:w="703" w:type="pct"/>
            <w:hideMark/>
          </w:tcPr>
          <w:p w14:paraId="38201FB6" w14:textId="2A9C5BDA"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2.520</w:t>
            </w:r>
          </w:p>
        </w:tc>
        <w:tc>
          <w:tcPr>
            <w:tcW w:w="702" w:type="pct"/>
            <w:hideMark/>
          </w:tcPr>
          <w:p w14:paraId="436D6DF9" w14:textId="05564E4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2.881</w:t>
            </w:r>
          </w:p>
        </w:tc>
        <w:tc>
          <w:tcPr>
            <w:tcW w:w="782" w:type="pct"/>
            <w:hideMark/>
          </w:tcPr>
          <w:p w14:paraId="5820AFAA" w14:textId="232BB8CB"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+0.361</w:t>
            </w:r>
          </w:p>
        </w:tc>
        <w:tc>
          <w:tcPr>
            <w:tcW w:w="626" w:type="pct"/>
            <w:hideMark/>
          </w:tcPr>
          <w:p w14:paraId="78FFEE29" w14:textId="5C29ABED" w:rsidR="00654FE9" w:rsidRPr="009B07E3" w:rsidRDefault="00654FE9" w:rsidP="00654FE9">
            <w:pPr>
              <w:pStyle w:val="altz"/>
              <w:snapToGrid/>
              <w:spacing w:line="240" w:lineRule="auto"/>
              <w:ind w:firstLineChars="0" w:firstLine="0"/>
              <w:rPr>
                <w:sz w:val="21"/>
                <w:szCs w:val="21"/>
              </w:rPr>
            </w:pPr>
            <w:r w:rsidRPr="00654FE9">
              <w:rPr>
                <w:sz w:val="21"/>
                <w:szCs w:val="21"/>
              </w:rPr>
              <w:t>&lt;0.001</w:t>
            </w:r>
          </w:p>
        </w:tc>
        <w:tc>
          <w:tcPr>
            <w:tcW w:w="701" w:type="pct"/>
          </w:tcPr>
          <w:p w14:paraId="3493E635" w14:textId="45B58B79"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3B7B2C41" w14:textId="28F33CFF" w:rsidTr="00654FE9">
        <w:trPr>
          <w:cantSplit/>
          <w:trHeight w:val="317"/>
        </w:trPr>
        <w:tc>
          <w:tcPr>
            <w:tcW w:w="862" w:type="pct"/>
            <w:hideMark/>
          </w:tcPr>
          <w:p w14:paraId="4EEE5709" w14:textId="0D84EBDF"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生殖健康科普</w:t>
            </w:r>
          </w:p>
        </w:tc>
        <w:tc>
          <w:tcPr>
            <w:tcW w:w="623" w:type="pct"/>
            <w:hideMark/>
          </w:tcPr>
          <w:p w14:paraId="288DC8F1" w14:textId="69A579C2"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92</w:t>
            </w:r>
          </w:p>
        </w:tc>
        <w:tc>
          <w:tcPr>
            <w:tcW w:w="703" w:type="pct"/>
            <w:hideMark/>
          </w:tcPr>
          <w:p w14:paraId="626282C4" w14:textId="1945F373"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2.594</w:t>
            </w:r>
          </w:p>
        </w:tc>
        <w:tc>
          <w:tcPr>
            <w:tcW w:w="702" w:type="pct"/>
            <w:hideMark/>
          </w:tcPr>
          <w:p w14:paraId="783F8266" w14:textId="32CE2A3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2.949</w:t>
            </w:r>
          </w:p>
        </w:tc>
        <w:tc>
          <w:tcPr>
            <w:tcW w:w="782" w:type="pct"/>
            <w:hideMark/>
          </w:tcPr>
          <w:p w14:paraId="377A8428" w14:textId="23E9F9D2"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+0.355</w:t>
            </w:r>
          </w:p>
        </w:tc>
        <w:tc>
          <w:tcPr>
            <w:tcW w:w="626" w:type="pct"/>
            <w:hideMark/>
          </w:tcPr>
          <w:p w14:paraId="722CCB2B" w14:textId="06FD141B" w:rsidR="00654FE9" w:rsidRPr="009B07E3"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Pr>
          <w:p w14:paraId="1677CFE4" w14:textId="35F8F3A0"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r w:rsidR="00654FE9" w:rsidRPr="009B07E3" w14:paraId="3032EB1C" w14:textId="77777777" w:rsidTr="00654FE9">
        <w:trPr>
          <w:cantSplit/>
          <w:trHeight w:val="317"/>
        </w:trPr>
        <w:tc>
          <w:tcPr>
            <w:tcW w:w="862" w:type="pct"/>
          </w:tcPr>
          <w:p w14:paraId="463EAE82" w14:textId="6221BDC3"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lastRenderedPageBreak/>
              <w:t>安全套</w:t>
            </w:r>
          </w:p>
        </w:tc>
        <w:tc>
          <w:tcPr>
            <w:tcW w:w="623" w:type="pct"/>
          </w:tcPr>
          <w:p w14:paraId="6DB985D1" w14:textId="4379BED3"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68</w:t>
            </w:r>
          </w:p>
        </w:tc>
        <w:tc>
          <w:tcPr>
            <w:tcW w:w="703" w:type="pct"/>
          </w:tcPr>
          <w:p w14:paraId="014FA5E8" w14:textId="55576154"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2.574</w:t>
            </w:r>
          </w:p>
        </w:tc>
        <w:tc>
          <w:tcPr>
            <w:tcW w:w="702" w:type="pct"/>
          </w:tcPr>
          <w:p w14:paraId="679C55DF" w14:textId="3457BDE6"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2.922</w:t>
            </w:r>
          </w:p>
        </w:tc>
        <w:tc>
          <w:tcPr>
            <w:tcW w:w="782" w:type="pct"/>
          </w:tcPr>
          <w:p w14:paraId="73974CBD" w14:textId="251CFE84"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+0.348</w:t>
            </w:r>
          </w:p>
        </w:tc>
        <w:tc>
          <w:tcPr>
            <w:tcW w:w="626" w:type="pct"/>
          </w:tcPr>
          <w:p w14:paraId="0E67D637" w14:textId="2AA71439" w:rsidR="00654FE9" w:rsidRPr="00654FE9"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Pr>
          <w:p w14:paraId="4091B0A8" w14:textId="66BF930A"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r w:rsidR="00654FE9" w:rsidRPr="009B07E3" w14:paraId="3C5DB6C5" w14:textId="77777777" w:rsidTr="00654FE9">
        <w:trPr>
          <w:cantSplit/>
          <w:trHeight w:val="317"/>
        </w:trPr>
        <w:tc>
          <w:tcPr>
            <w:tcW w:w="862" w:type="pct"/>
          </w:tcPr>
          <w:p w14:paraId="69B3A321" w14:textId="645CDF40"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避孕科普</w:t>
            </w:r>
          </w:p>
        </w:tc>
        <w:tc>
          <w:tcPr>
            <w:tcW w:w="623" w:type="pct"/>
          </w:tcPr>
          <w:p w14:paraId="2B86163C" w14:textId="59ED7729"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12</w:t>
            </w:r>
          </w:p>
        </w:tc>
        <w:tc>
          <w:tcPr>
            <w:tcW w:w="703" w:type="pct"/>
          </w:tcPr>
          <w:p w14:paraId="520FCF31" w14:textId="79533A28"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2.611</w:t>
            </w:r>
          </w:p>
        </w:tc>
        <w:tc>
          <w:tcPr>
            <w:tcW w:w="702" w:type="pct"/>
          </w:tcPr>
          <w:p w14:paraId="438C6B02" w14:textId="7969A372"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2.958</w:t>
            </w:r>
          </w:p>
        </w:tc>
        <w:tc>
          <w:tcPr>
            <w:tcW w:w="782" w:type="pct"/>
          </w:tcPr>
          <w:p w14:paraId="7CF20E41" w14:textId="64B0505C"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+0.347</w:t>
            </w:r>
          </w:p>
        </w:tc>
        <w:tc>
          <w:tcPr>
            <w:tcW w:w="626" w:type="pct"/>
          </w:tcPr>
          <w:p w14:paraId="6D19CE58" w14:textId="5E78D9A5" w:rsidR="00654FE9" w:rsidRPr="00654FE9"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Pr>
          <w:p w14:paraId="120DF431" w14:textId="5D42882D"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r w:rsidR="00654FE9" w:rsidRPr="00654FE9" w14:paraId="6F54CDA2" w14:textId="77777777" w:rsidTr="00654FE9">
        <w:trPr>
          <w:cantSplit/>
          <w:trHeight w:val="317"/>
        </w:trPr>
        <w:tc>
          <w:tcPr>
            <w:tcW w:w="862" w:type="pct"/>
            <w:tcBorders>
              <w:bottom w:val="single" w:sz="4" w:space="0" w:color="auto"/>
            </w:tcBorders>
          </w:tcPr>
          <w:p w14:paraId="20E6A61F" w14:textId="5B07D4AD"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避孕药</w:t>
            </w:r>
          </w:p>
        </w:tc>
        <w:tc>
          <w:tcPr>
            <w:tcW w:w="623" w:type="pct"/>
            <w:tcBorders>
              <w:bottom w:val="single" w:sz="4" w:space="0" w:color="auto"/>
            </w:tcBorders>
          </w:tcPr>
          <w:p w14:paraId="4B7FB4AC" w14:textId="5676E955"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19</w:t>
            </w:r>
          </w:p>
        </w:tc>
        <w:tc>
          <w:tcPr>
            <w:tcW w:w="703" w:type="pct"/>
            <w:tcBorders>
              <w:bottom w:val="single" w:sz="4" w:space="0" w:color="auto"/>
            </w:tcBorders>
          </w:tcPr>
          <w:p w14:paraId="7D431A46" w14:textId="14D02226"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2.614</w:t>
            </w:r>
          </w:p>
        </w:tc>
        <w:tc>
          <w:tcPr>
            <w:tcW w:w="702" w:type="pct"/>
            <w:tcBorders>
              <w:bottom w:val="single" w:sz="4" w:space="0" w:color="auto"/>
            </w:tcBorders>
          </w:tcPr>
          <w:p w14:paraId="1253EFEF" w14:textId="448CCE58"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2.930</w:t>
            </w:r>
          </w:p>
        </w:tc>
        <w:tc>
          <w:tcPr>
            <w:tcW w:w="782" w:type="pct"/>
            <w:tcBorders>
              <w:bottom w:val="single" w:sz="4" w:space="0" w:color="auto"/>
            </w:tcBorders>
          </w:tcPr>
          <w:p w14:paraId="39286B15" w14:textId="68D4D3F8"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+0.316</w:t>
            </w:r>
          </w:p>
        </w:tc>
        <w:tc>
          <w:tcPr>
            <w:tcW w:w="626" w:type="pct"/>
            <w:tcBorders>
              <w:bottom w:val="single" w:sz="4" w:space="0" w:color="auto"/>
            </w:tcBorders>
          </w:tcPr>
          <w:p w14:paraId="5EA0D480" w14:textId="5C6EFC24" w:rsidR="00654FE9" w:rsidRPr="00654FE9"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Borders>
              <w:bottom w:val="single" w:sz="4" w:space="0" w:color="auto"/>
            </w:tcBorders>
          </w:tcPr>
          <w:p w14:paraId="5B052477" w14:textId="28CBCA18"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bl>
    <w:p w14:paraId="78EC749B" w14:textId="223FC75A" w:rsidR="00654FE9" w:rsidRPr="00654FE9" w:rsidRDefault="00654FE9" w:rsidP="00654FE9">
      <w:pPr>
        <w:pStyle w:val="a3"/>
        <w:spacing w:after="163"/>
        <w:rPr>
          <w:rFonts w:ascii="Times New Roman" w:eastAsia="宋体" w:hAnsi="Times New Roman" w:cstheme="minorBidi"/>
          <w:sz w:val="18"/>
          <w:szCs w:val="16"/>
        </w:rPr>
      </w:pPr>
      <w:r w:rsidRPr="00654FE9">
        <w:rPr>
          <w:rFonts w:ascii="Times New Roman" w:eastAsia="宋体" w:hAnsi="Times New Roman" w:cstheme="minorBidi" w:hint="eastAsia"/>
          <w:sz w:val="18"/>
          <w:szCs w:val="16"/>
        </w:rPr>
        <w:t>注：</w:t>
      </w:r>
      <w:r w:rsidRPr="00654FE9">
        <w:rPr>
          <w:rFonts w:ascii="Times New Roman" w:eastAsia="宋体" w:hAnsi="Times New Roman" w:cstheme="minorBidi" w:hint="eastAsia"/>
          <w:sz w:val="18"/>
          <w:szCs w:val="16"/>
        </w:rPr>
        <w:t>Wilcoxon</w:t>
      </w:r>
      <w:r w:rsidRPr="00654FE9">
        <w:rPr>
          <w:rFonts w:ascii="Times New Roman" w:eastAsia="宋体" w:hAnsi="Times New Roman" w:cstheme="minorBidi" w:hint="eastAsia"/>
          <w:sz w:val="18"/>
          <w:szCs w:val="16"/>
        </w:rPr>
        <w:t>符号秩检验的显著性水平（</w:t>
      </w:r>
      <w:r w:rsidRPr="00654FE9">
        <w:rPr>
          <w:rFonts w:ascii="Times New Roman" w:eastAsia="宋体" w:hAnsi="Times New Roman" w:cstheme="minorBidi" w:hint="eastAsia"/>
          <w:sz w:val="18"/>
          <w:szCs w:val="16"/>
        </w:rPr>
        <w:t>*: p &lt; 0.05, **: p&lt; 0.01, ***: p&lt; 0.001</w:t>
      </w:r>
      <w:r w:rsidRPr="00654FE9">
        <w:rPr>
          <w:rFonts w:ascii="Times New Roman" w:eastAsia="宋体" w:hAnsi="Times New Roman" w:cstheme="minorBidi" w:hint="eastAsia"/>
          <w:sz w:val="18"/>
          <w:szCs w:val="16"/>
        </w:rPr>
        <w:t>；</w:t>
      </w:r>
      <w:r w:rsidRPr="00654FE9">
        <w:rPr>
          <w:rFonts w:ascii="Times New Roman" w:eastAsia="宋体" w:hAnsi="Times New Roman" w:cstheme="minorBidi" w:hint="eastAsia"/>
          <w:sz w:val="18"/>
          <w:szCs w:val="16"/>
        </w:rPr>
        <w:t>ns</w:t>
      </w:r>
      <w:r w:rsidRPr="00654FE9">
        <w:rPr>
          <w:rFonts w:ascii="Times New Roman" w:eastAsia="宋体" w:hAnsi="Times New Roman" w:cstheme="minorBidi" w:hint="eastAsia"/>
          <w:sz w:val="18"/>
          <w:szCs w:val="16"/>
        </w:rPr>
        <w:t>：不显著）</w:t>
      </w:r>
    </w:p>
    <w:p w14:paraId="70407A6B" w14:textId="3CFF4168" w:rsidR="0037566B" w:rsidRDefault="0037566B" w:rsidP="0037566B">
      <w:pPr>
        <w:pStyle w:val="altz"/>
        <w:ind w:firstLine="480"/>
      </w:pPr>
      <w:r>
        <w:rPr>
          <w:rFonts w:hint="eastAsia"/>
        </w:rPr>
        <w:t>从</w:t>
      </w:r>
      <w:r>
        <w:fldChar w:fldCharType="begin"/>
      </w:r>
      <w:r>
        <w:instrText xml:space="preserve"> </w:instrText>
      </w:r>
      <w:r>
        <w:rPr>
          <w:rFonts w:hint="eastAsia"/>
        </w:rPr>
        <w:instrText>REF _Ref227932398 \h</w:instrText>
      </w:r>
      <w:r>
        <w:instrText xml:space="preserve"> </w:instrText>
      </w:r>
      <w:r>
        <w:fldChar w:fldCharType="separate"/>
      </w:r>
      <w:r>
        <w:rPr>
          <w:rFonts w:hint="eastAsia"/>
        </w:rPr>
        <w:t>表</w:t>
      </w:r>
      <w:r>
        <w:rPr>
          <w:rFonts w:hint="eastAsia"/>
        </w:rPr>
        <w:t xml:space="preserve"> </w:t>
      </w:r>
      <w:r>
        <w:rPr>
          <w:rFonts w:hint="eastAsia"/>
          <w:noProof/>
        </w:rPr>
        <w:t>6</w:t>
      </w:r>
      <w:r>
        <w:rPr>
          <w:rFonts w:hint="eastAsia"/>
        </w:rPr>
        <w:noBreakHyphen/>
      </w:r>
      <w:r>
        <w:rPr>
          <w:rFonts w:hint="eastAsia"/>
          <w:noProof/>
        </w:rPr>
        <w:t>11</w:t>
      </w:r>
      <w:r>
        <w:fldChar w:fldCharType="end"/>
      </w:r>
      <w:r>
        <w:rPr>
          <w:rFonts w:hint="eastAsia"/>
        </w:rPr>
        <w:t>可以观察到，领域微调的提升效果在各类主题上均有体现，但提升幅度存在差异。提升最为显著的主题是“</w:t>
      </w:r>
      <w:r w:rsidRPr="0037566B">
        <w:rPr>
          <w:rFonts w:hint="eastAsia"/>
        </w:rPr>
        <w:t>人工流产</w:t>
      </w:r>
      <w:r>
        <w:rPr>
          <w:rFonts w:hint="eastAsia"/>
        </w:rPr>
        <w:t>”（</w:t>
      </w:r>
      <m:oMath>
        <m:r>
          <w:rPr>
            <w:rFonts w:ascii="Cambria Math" w:hAnsi="Cambria Math" w:hint="eastAsia"/>
          </w:rPr>
          <m:t>+</m:t>
        </m:r>
      </m:oMath>
      <w:r>
        <w:rPr>
          <w:rFonts w:hint="eastAsia"/>
        </w:rPr>
        <w:t>0.619</w:t>
      </w:r>
      <w:r>
        <w:rPr>
          <w:rFonts w:hint="eastAsia"/>
        </w:rPr>
        <w:t>，</w:t>
      </w:r>
      <m:oMath>
        <m:r>
          <w:rPr>
            <w:rFonts w:ascii="Cambria Math" w:hAnsi="Cambria Math" w:hint="eastAsia"/>
          </w:rPr>
          <m:t>p =</m:t>
        </m:r>
      </m:oMath>
      <w:r>
        <w:rPr>
          <w:rFonts w:hint="eastAsia"/>
        </w:rPr>
        <w:t xml:space="preserve"> 0.016</w:t>
      </w:r>
      <w:r>
        <w:rPr>
          <w:rFonts w:hint="eastAsia"/>
        </w:rPr>
        <w:t>）与“体外排精”（</w:t>
      </w:r>
      <m:oMath>
        <m:r>
          <w:rPr>
            <w:rFonts w:ascii="Cambria Math" w:hAnsi="Cambria Math" w:hint="eastAsia"/>
          </w:rPr>
          <m:t>+</m:t>
        </m:r>
      </m:oMath>
      <w:r>
        <w:rPr>
          <w:rFonts w:hint="eastAsia"/>
        </w:rPr>
        <w:t>0.476</w:t>
      </w:r>
      <w:r>
        <w:rPr>
          <w:rFonts w:hint="eastAsia"/>
        </w:rPr>
        <w:t>，</w:t>
      </w:r>
      <m:oMath>
        <m:r>
          <w:rPr>
            <w:rFonts w:ascii="Cambria Math" w:hAnsi="Cambria Math" w:hint="eastAsia"/>
          </w:rPr>
          <m:t>p =</m:t>
        </m:r>
      </m:oMath>
      <w:r>
        <w:rPr>
          <w:rFonts w:hint="eastAsia"/>
        </w:rPr>
        <w:t xml:space="preserve"> 0.016</w:t>
      </w:r>
      <w:r>
        <w:rPr>
          <w:rFonts w:hint="eastAsia"/>
        </w:rPr>
        <w:t>），这两个主题均属于高风险、高敏感性的议题，涉及复杂的医学程序与严重的健康后果。</w:t>
      </w:r>
      <w:r w:rsidR="00A62D4A">
        <w:rPr>
          <w:rFonts w:hint="eastAsia"/>
        </w:rPr>
        <w:t>基线</w:t>
      </w:r>
      <w:r>
        <w:rPr>
          <w:rFonts w:hint="eastAsia"/>
        </w:rPr>
        <w:t>模型在这类主题上往往倾向于给出泛泛而谈或回避性的回答，而经过领域微调后，模型能够更精准地提供具体的医学信息、风险提示和就医建议，从而直接拉高了准确性与安全性维度的得分。此外，“节育器”与“绝育手术”等相对</w:t>
      </w:r>
      <w:proofErr w:type="gramStart"/>
      <w:r>
        <w:rPr>
          <w:rFonts w:hint="eastAsia"/>
        </w:rPr>
        <w:t>小众但专业</w:t>
      </w:r>
      <w:proofErr w:type="gramEnd"/>
      <w:r>
        <w:rPr>
          <w:rFonts w:hint="eastAsia"/>
        </w:rPr>
        <w:t>性较强的主题也实现了超过</w:t>
      </w:r>
      <w:r>
        <w:rPr>
          <w:rFonts w:hint="eastAsia"/>
        </w:rPr>
        <w:t>0.35</w:t>
      </w:r>
      <w:r>
        <w:rPr>
          <w:rFonts w:hint="eastAsia"/>
        </w:rPr>
        <w:t>分的显著提升，反映出微调数据集对冷门但重要知识点的有效覆盖。</w:t>
      </w:r>
    </w:p>
    <w:p w14:paraId="63BE20F6" w14:textId="0BA3B219" w:rsidR="00654FE9" w:rsidRDefault="00F1357A" w:rsidP="0037566B">
      <w:pPr>
        <w:pStyle w:val="altz"/>
        <w:ind w:firstLine="480"/>
      </w:pPr>
      <w:r>
        <w:rPr>
          <w:rFonts w:hint="eastAsia"/>
          <w:noProof/>
        </w:rPr>
        <w:drawing>
          <wp:anchor distT="0" distB="0" distL="114300" distR="114300" simplePos="0" relativeHeight="251682816" behindDoc="0" locked="0" layoutInCell="1" allowOverlap="1" wp14:anchorId="6E01BF47" wp14:editId="21F422EE">
            <wp:simplePos x="0" y="0"/>
            <wp:positionH relativeFrom="column">
              <wp:posOffset>-635</wp:posOffset>
            </wp:positionH>
            <wp:positionV relativeFrom="paragraph">
              <wp:posOffset>1869440</wp:posOffset>
            </wp:positionV>
            <wp:extent cx="5748655" cy="2950210"/>
            <wp:effectExtent l="0" t="0" r="4445" b="2540"/>
            <wp:wrapTopAndBottom/>
            <wp:docPr id="13843080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5347"/>
                    <a:stretch>
                      <a:fillRect/>
                    </a:stretch>
                  </pic:blipFill>
                  <pic:spPr bwMode="auto">
                    <a:xfrm>
                      <a:off x="0" y="0"/>
                      <a:ext cx="5748655" cy="2950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4864" behindDoc="0" locked="0" layoutInCell="1" allowOverlap="1" wp14:anchorId="2E0159F7" wp14:editId="21D1603A">
                <wp:simplePos x="0" y="0"/>
                <wp:positionH relativeFrom="column">
                  <wp:posOffset>-635</wp:posOffset>
                </wp:positionH>
                <wp:positionV relativeFrom="paragraph">
                  <wp:posOffset>4821555</wp:posOffset>
                </wp:positionV>
                <wp:extent cx="5748655" cy="635"/>
                <wp:effectExtent l="0" t="0" r="0" b="0"/>
                <wp:wrapTopAndBottom/>
                <wp:docPr id="1751736692"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43CC4B7A" w14:textId="0E6F97FD" w:rsidR="00F1357A" w:rsidRPr="00F1357A" w:rsidRDefault="00F1357A" w:rsidP="00F1357A">
                            <w:pPr>
                              <w:pStyle w:val="aff8"/>
                              <w:spacing w:before="163" w:after="326"/>
                              <w:rPr>
                                <w:noProof/>
                                <w:sz w:val="24"/>
                                <w:szCs w:val="22"/>
                              </w:rPr>
                            </w:pPr>
                            <w:bookmarkStart w:id="197" w:name="_Toc227955944"/>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4</w:t>
                            </w:r>
                            <w:r w:rsidR="00E0091A">
                              <w:fldChar w:fldCharType="end"/>
                            </w:r>
                            <w:r>
                              <w:rPr>
                                <w:rFonts w:hint="eastAsia"/>
                              </w:rPr>
                              <w:t xml:space="preserve"> </w:t>
                            </w:r>
                            <w:r w:rsidRPr="00F1357A">
                              <w:rPr>
                                <w:rFonts w:hint="eastAsia"/>
                              </w:rPr>
                              <w:t>Qwen3-4B</w:t>
                            </w:r>
                            <w:r w:rsidRPr="00F1357A">
                              <w:rPr>
                                <w:rFonts w:hint="eastAsia"/>
                              </w:rPr>
                              <w:t>模型</w:t>
                            </w:r>
                            <w:r w:rsidRPr="00F1357A">
                              <w:rPr>
                                <w:rFonts w:hint="eastAsia"/>
                              </w:rPr>
                              <w:t>各主题综合</w:t>
                            </w:r>
                            <w:r>
                              <w:rPr>
                                <w:rFonts w:hint="eastAsia"/>
                              </w:rPr>
                              <w:t>均分提升幅度与显著性水平</w:t>
                            </w:r>
                            <w:bookmarkEnd w:id="1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159F7" id="_x0000_s1032" type="#_x0000_t202" style="position:absolute;left:0;text-align:left;margin-left:-.05pt;margin-top:379.65pt;width:452.6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" stroked="f">
                <v:textbox style="mso-fit-shape-to-text:t" inset="0,0,0,0">
                  <w:txbxContent>
                    <w:p w14:paraId="43CC4B7A" w14:textId="0E6F97FD" w:rsidR="00F1357A" w:rsidRPr="00F1357A" w:rsidRDefault="00F1357A" w:rsidP="00F1357A">
                      <w:pPr>
                        <w:pStyle w:val="aff8"/>
                        <w:spacing w:before="163" w:after="326"/>
                        <w:rPr>
                          <w:noProof/>
                          <w:sz w:val="24"/>
                          <w:szCs w:val="22"/>
                        </w:rPr>
                      </w:pPr>
                      <w:bookmarkStart w:id="198" w:name="_Toc227955944"/>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4</w:t>
                      </w:r>
                      <w:r w:rsidR="00E0091A">
                        <w:fldChar w:fldCharType="end"/>
                      </w:r>
                      <w:r>
                        <w:rPr>
                          <w:rFonts w:hint="eastAsia"/>
                        </w:rPr>
                        <w:t xml:space="preserve"> </w:t>
                      </w:r>
                      <w:r w:rsidRPr="00F1357A">
                        <w:rPr>
                          <w:rFonts w:hint="eastAsia"/>
                        </w:rPr>
                        <w:t>Qwen3-4B</w:t>
                      </w:r>
                      <w:r w:rsidRPr="00F1357A">
                        <w:rPr>
                          <w:rFonts w:hint="eastAsia"/>
                        </w:rPr>
                        <w:t>模型</w:t>
                      </w:r>
                      <w:r w:rsidRPr="00F1357A">
                        <w:rPr>
                          <w:rFonts w:hint="eastAsia"/>
                        </w:rPr>
                        <w:t>各主题综合</w:t>
                      </w:r>
                      <w:r>
                        <w:rPr>
                          <w:rFonts w:hint="eastAsia"/>
                        </w:rPr>
                        <w:t>均分提升幅度与显著性水平</w:t>
                      </w:r>
                      <w:bookmarkEnd w:id="198"/>
                    </w:p>
                  </w:txbxContent>
                </v:textbox>
                <w10:wrap type="topAndBottom"/>
              </v:shape>
            </w:pict>
          </mc:Fallback>
        </mc:AlternateContent>
      </w:r>
      <w:r w:rsidR="0037566B">
        <w:rPr>
          <w:rFonts w:hint="eastAsia"/>
        </w:rPr>
        <w:t>相对而言，“生殖健康科普”、“安全套”与“避孕药”等高频主题虽然提升幅度略低（约</w:t>
      </w:r>
      <m:oMath>
        <m:r>
          <w:rPr>
            <w:rFonts w:ascii="Cambria Math" w:hAnsi="Cambria Math" w:hint="eastAsia"/>
          </w:rPr>
          <m:t>+</m:t>
        </m:r>
      </m:oMath>
      <w:r w:rsidR="0037566B">
        <w:rPr>
          <w:rFonts w:hint="eastAsia"/>
        </w:rPr>
        <w:t>0.35</w:t>
      </w:r>
      <w:r w:rsidR="0037566B">
        <w:rPr>
          <w:rFonts w:hint="eastAsia"/>
        </w:rPr>
        <w:t>分），但由于其在测试集中样本量最大，且基线得分本身已处于较高水平（</w:t>
      </w:r>
      <w:r w:rsidR="0037566B">
        <w:rPr>
          <w:rFonts w:hint="eastAsia"/>
        </w:rPr>
        <w:t>2.57</w:t>
      </w:r>
      <w:r w:rsidR="0037566B">
        <w:rPr>
          <w:rFonts w:hint="eastAsia"/>
        </w:rPr>
        <w:t>–</w:t>
      </w:r>
      <w:r w:rsidR="0037566B">
        <w:rPr>
          <w:rFonts w:hint="eastAsia"/>
        </w:rPr>
        <w:t>2.61</w:t>
      </w:r>
      <w:r w:rsidR="0037566B">
        <w:rPr>
          <w:rFonts w:hint="eastAsia"/>
        </w:rPr>
        <w:t>分），因此这种高位小幅提升实际上意味着模型在核心高频领域上进一步趋近于专家级表现。如</w:t>
      </w:r>
      <w:r>
        <w:fldChar w:fldCharType="begin"/>
      </w:r>
      <w:r>
        <w:instrText xml:space="preserve"> </w:instrText>
      </w:r>
      <w:r>
        <w:rPr>
          <w:rFonts w:hint="eastAsia"/>
        </w:rPr>
        <w:instrText>REF _Ref227932398 \h</w:instrText>
      </w:r>
      <w:r>
        <w:instrText xml:space="preserve"> </w:instrText>
      </w:r>
      <w:r>
        <w:fldChar w:fldCharType="separate"/>
      </w:r>
      <w:r>
        <w:rPr>
          <w:rFonts w:hint="eastAsia"/>
        </w:rPr>
        <w:t>表</w:t>
      </w:r>
      <w:r>
        <w:rPr>
          <w:rFonts w:hint="eastAsia"/>
        </w:rPr>
        <w:t xml:space="preserve"> </w:t>
      </w:r>
      <w:r>
        <w:rPr>
          <w:rFonts w:hint="eastAsia"/>
          <w:noProof/>
        </w:rPr>
        <w:t>6</w:t>
      </w:r>
      <w:r>
        <w:rPr>
          <w:rFonts w:hint="eastAsia"/>
        </w:rPr>
        <w:noBreakHyphen/>
      </w:r>
      <w:r>
        <w:rPr>
          <w:rFonts w:hint="eastAsia"/>
          <w:noProof/>
        </w:rPr>
        <w:t>11</w:t>
      </w:r>
      <w:r>
        <w:fldChar w:fldCharType="end"/>
      </w:r>
      <w:r w:rsidR="0037566B">
        <w:rPr>
          <w:rFonts w:hint="eastAsia"/>
        </w:rPr>
        <w:t>所示，</w:t>
      </w:r>
      <w:proofErr w:type="gramStart"/>
      <w:r w:rsidR="0037566B">
        <w:rPr>
          <w:rFonts w:hint="eastAsia"/>
        </w:rPr>
        <w:t>各主题</w:t>
      </w:r>
      <w:proofErr w:type="gramEnd"/>
      <w:r w:rsidR="0037566B">
        <w:rPr>
          <w:rFonts w:hint="eastAsia"/>
        </w:rPr>
        <w:t>的</w:t>
      </w:r>
      <w:r w:rsidR="00DD6017">
        <w:rPr>
          <w:rFonts w:hint="eastAsia"/>
        </w:rPr>
        <w:t>均分</w:t>
      </w:r>
      <w:r w:rsidR="0037566B">
        <w:rPr>
          <w:rFonts w:hint="eastAsia"/>
        </w:rPr>
        <w:t>提升幅度呈现出从高风险敏感议题向常规高频议题递减的梯度分布。这一发现</w:t>
      </w:r>
      <w:r w:rsidR="00DD6017">
        <w:rPr>
          <w:rFonts w:hint="eastAsia"/>
        </w:rPr>
        <w:t>表明</w:t>
      </w:r>
      <w:r w:rsidR="0037566B">
        <w:rPr>
          <w:rFonts w:hint="eastAsia"/>
        </w:rPr>
        <w:t>，本研究构建的领域数据集在主题覆盖上较为均衡，既强化了模型在常规议题上的稳健性，也有效弥补了其在敏感、小众议题上的知识短板。</w:t>
      </w:r>
    </w:p>
    <w:p w14:paraId="1FADBACE" w14:textId="0F390F01" w:rsidR="00F54B80" w:rsidRDefault="00000000">
      <w:pPr>
        <w:pStyle w:val="2"/>
        <w:spacing w:before="163" w:after="163"/>
        <w:rPr>
          <w:rFonts w:hint="eastAsia"/>
        </w:rPr>
      </w:pPr>
      <w:bookmarkStart w:id="199" w:name="_Toc227951636"/>
      <w:r>
        <w:rPr>
          <w:rFonts w:hint="eastAsia"/>
        </w:rPr>
        <w:lastRenderedPageBreak/>
        <w:t>模型输出案例分析</w:t>
      </w:r>
      <w:bookmarkEnd w:id="199"/>
    </w:p>
    <w:p w14:paraId="6ACC9337" w14:textId="5B052477" w:rsidR="00B527DC" w:rsidRPr="00B527DC" w:rsidRDefault="00B527DC" w:rsidP="00B527DC">
      <w:pPr>
        <w:pStyle w:val="altz"/>
        <w:ind w:firstLine="480"/>
      </w:pPr>
      <w:r w:rsidRPr="00B527DC">
        <w:rPr>
          <w:rFonts w:hint="eastAsia"/>
        </w:rPr>
        <w:t>定量评估指标与统计检验虽然能够从宏观层面揭示微调模型的整体性能变化，数字背后</w:t>
      </w:r>
      <w:r>
        <w:rPr>
          <w:rFonts w:hint="eastAsia"/>
        </w:rPr>
        <w:t>则</w:t>
      </w:r>
      <w:r w:rsidRPr="00B527DC">
        <w:rPr>
          <w:rFonts w:hint="eastAsia"/>
        </w:rPr>
        <w:t>隐藏着更为丰富的质性信息。为深入理解领域微调究竟在哪些方面改善了模型的回答质量，又在哪些场景下仍存在不足，本节从测试集中选取若干具有代表性的案例，对基</w:t>
      </w:r>
      <w:r>
        <w:rPr>
          <w:rFonts w:hint="eastAsia"/>
        </w:rPr>
        <w:t>线</w:t>
      </w:r>
      <w:r w:rsidRPr="00B527DC">
        <w:rPr>
          <w:rFonts w:hint="eastAsia"/>
        </w:rPr>
        <w:t>模型微调后模型输出进行逐条对比分析。案例的选取</w:t>
      </w:r>
      <w:r>
        <w:rPr>
          <w:rFonts w:hint="eastAsia"/>
        </w:rPr>
        <w:t>力求</w:t>
      </w:r>
      <w:r w:rsidRPr="00B527DC">
        <w:rPr>
          <w:rFonts w:hint="eastAsia"/>
        </w:rPr>
        <w:t>典型与差异性</w:t>
      </w:r>
      <w:r>
        <w:rPr>
          <w:rFonts w:hint="eastAsia"/>
        </w:rPr>
        <w:t>并存</w:t>
      </w:r>
      <w:r w:rsidRPr="00B527DC">
        <w:rPr>
          <w:rFonts w:hint="eastAsia"/>
        </w:rPr>
        <w:t>，既涵盖微调后表现优异的回答，也包含改进显著、</w:t>
      </w:r>
      <w:proofErr w:type="gramStart"/>
      <w:r w:rsidRPr="00B527DC">
        <w:rPr>
          <w:rFonts w:hint="eastAsia"/>
        </w:rPr>
        <w:t>基线已佳以及</w:t>
      </w:r>
      <w:proofErr w:type="gramEnd"/>
      <w:r w:rsidRPr="00B527DC">
        <w:rPr>
          <w:rFonts w:hint="eastAsia"/>
        </w:rPr>
        <w:t>仍存缺陷的样本，力图全方位呈现模型在真实问答场景中的行为特征。</w:t>
      </w:r>
    </w:p>
    <w:p w14:paraId="52F859C5" w14:textId="4538A52F" w:rsidR="00F54B80" w:rsidRDefault="00000000" w:rsidP="00B527DC">
      <w:pPr>
        <w:pStyle w:val="3"/>
        <w:spacing w:before="163" w:after="163"/>
        <w:rPr>
          <w:rFonts w:hint="eastAsia"/>
        </w:rPr>
      </w:pPr>
      <w:bookmarkStart w:id="200" w:name="_Toc227951637"/>
      <w:r>
        <w:rPr>
          <w:rFonts w:hint="eastAsia"/>
        </w:rPr>
        <w:t>优秀回答案例</w:t>
      </w:r>
      <w:bookmarkEnd w:id="200"/>
    </w:p>
    <w:p w14:paraId="2DDA3D35" w14:textId="7ED3D468" w:rsidR="00B527DC" w:rsidRDefault="00B527DC" w:rsidP="00B527DC">
      <w:pPr>
        <w:pStyle w:val="altz"/>
        <w:ind w:firstLine="480"/>
      </w:pPr>
      <w:r w:rsidRPr="00B527DC">
        <w:rPr>
          <w:rFonts w:hint="eastAsia"/>
        </w:rPr>
        <w:t>在六维度</w:t>
      </w:r>
      <w:r w:rsidRPr="00B527DC">
        <w:rPr>
          <w:rFonts w:hint="eastAsia"/>
        </w:rPr>
        <w:t>AI</w:t>
      </w:r>
      <w:r w:rsidRPr="00B527DC">
        <w:rPr>
          <w:rFonts w:hint="eastAsia"/>
        </w:rPr>
        <w:t>打分中获得满分（</w:t>
      </w:r>
      <w:r w:rsidRPr="00B527DC">
        <w:rPr>
          <w:rFonts w:hint="eastAsia"/>
        </w:rPr>
        <w:t>3</w:t>
      </w:r>
      <w:r w:rsidRPr="00B527DC">
        <w:rPr>
          <w:rFonts w:hint="eastAsia"/>
        </w:rPr>
        <w:t>分）或接近满分的回答，代表了微调模型在该问答对上的最佳表现。以下选取两个不同主题下的满分案例，展示微调后模型在专业性、准确性与表达质量上的综合水准。</w:t>
      </w:r>
    </w:p>
    <w:p w14:paraId="4DAEEDE9" w14:textId="3468CA79" w:rsidR="00B527DC" w:rsidRPr="00B527DC" w:rsidRDefault="003C40A2" w:rsidP="00B527DC">
      <w:pPr>
        <w:pStyle w:val="5"/>
        <w:numPr>
          <w:ilvl w:val="0"/>
          <w:numId w:val="35"/>
        </w:numPr>
      </w:pPr>
      <w:r>
        <w:rPr>
          <w:rFonts w:hint="eastAsia"/>
        </w:rPr>
        <w:t>案例</w:t>
      </w:r>
      <w:proofErr w:type="gramStart"/>
      <w:r>
        <w:rPr>
          <w:rFonts w:hint="eastAsia"/>
        </w:rPr>
        <w:t>一</w:t>
      </w:r>
      <w:proofErr w:type="gramEnd"/>
      <w:r>
        <w:rPr>
          <w:rFonts w:hint="eastAsia"/>
        </w:rPr>
        <w:t>：</w:t>
      </w:r>
      <w:r w:rsidR="00B527DC" w:rsidRPr="00B527DC">
        <w:t>人工流产主题（</w:t>
      </w:r>
      <w:r w:rsidR="00B527DC" w:rsidRPr="00B527DC">
        <w:t>ID 690</w:t>
      </w:r>
      <w:r w:rsidR="00B527DC" w:rsidRPr="00B527DC">
        <w:t>）</w:t>
      </w:r>
    </w:p>
    <w:p w14:paraId="4A457457" w14:textId="2F6500DE" w:rsidR="00B527DC" w:rsidRDefault="00B527DC" w:rsidP="00B527DC">
      <w:pPr>
        <w:pStyle w:val="altz"/>
        <w:ind w:firstLine="480"/>
      </w:pPr>
      <w:r w:rsidRPr="00B527DC">
        <w:rPr>
          <w:rFonts w:hint="eastAsia"/>
        </w:rPr>
        <w:t>问题：为何在妊娠中晚期才选择终止妊娠？</w:t>
      </w:r>
    </w:p>
    <w:p w14:paraId="0AC68E8A" w14:textId="4163C3F0" w:rsidR="00B527DC" w:rsidRDefault="00B527DC" w:rsidP="00B527DC">
      <w:pPr>
        <w:pStyle w:val="altz"/>
        <w:ind w:firstLine="480"/>
      </w:pPr>
      <w:r>
        <w:rPr>
          <w:rFonts w:hint="eastAsia"/>
        </w:rPr>
        <w:t>基线模型回答（综合均分</w:t>
      </w:r>
      <w:r>
        <w:rPr>
          <w:rFonts w:hint="eastAsia"/>
        </w:rPr>
        <w:t>1.83</w:t>
      </w:r>
      <w:r>
        <w:rPr>
          <w:rFonts w:hint="eastAsia"/>
        </w:rPr>
        <w:t>）：在医学上，终止妊娠通常分为早期终止和晚期终止。医生一般会建议在妊娠中晚期进行终止妊娠……这背后有几个重要的原因，既是为了保障母亲的健康，也是为了减少对身体的伤害。在妊娠中晚期，胎儿已经发育得比较完整，器官开始形成，比如大脑、心脏、肺部等。如果在这个时候终止妊娠，医生可以更准确地判断胎儿是否健康，也能更好地处理可能的并发症。</w:t>
      </w:r>
    </w:p>
    <w:p w14:paraId="199BDEDA" w14:textId="41AFB870" w:rsidR="00B527DC" w:rsidRDefault="00B527DC" w:rsidP="00B527DC">
      <w:pPr>
        <w:pStyle w:val="altz"/>
        <w:ind w:firstLine="480"/>
      </w:pPr>
      <w:r>
        <w:rPr>
          <w:rFonts w:hint="eastAsia"/>
        </w:rPr>
        <w:t>微调后模型回答（综合均分</w:t>
      </w:r>
      <w:r>
        <w:rPr>
          <w:rFonts w:hint="eastAsia"/>
        </w:rPr>
        <w:t>3.00</w:t>
      </w:r>
      <w:r>
        <w:rPr>
          <w:rFonts w:hint="eastAsia"/>
        </w:rPr>
        <w:t>）：妊娠中晚期（通常指孕</w:t>
      </w:r>
      <w:r>
        <w:rPr>
          <w:rFonts w:hint="eastAsia"/>
        </w:rPr>
        <w:t>13</w:t>
      </w:r>
      <w:r>
        <w:rPr>
          <w:rFonts w:hint="eastAsia"/>
        </w:rPr>
        <w:t>周后）终止妊娠，医学上称为中期妊娠终止。这种情况主要发生在孕</w:t>
      </w:r>
      <w:r>
        <w:rPr>
          <w:rFonts w:hint="eastAsia"/>
        </w:rPr>
        <w:t>13</w:t>
      </w:r>
      <w:r>
        <w:rPr>
          <w:rFonts w:hint="eastAsia"/>
        </w:rPr>
        <w:t>–</w:t>
      </w:r>
      <w:r>
        <w:rPr>
          <w:rFonts w:hint="eastAsia"/>
        </w:rPr>
        <w:t>27</w:t>
      </w:r>
      <w:r>
        <w:rPr>
          <w:rFonts w:hint="eastAsia"/>
        </w:rPr>
        <w:t>周之间，常见原因包括：胎儿严重畸形（如染色体异常、神经系统缺陷等）、母体健康问题（如严重高血压、心脏病等危及生命的情况）、胎儿生长受限或无法存活、严重感染（如</w:t>
      </w:r>
      <w:r>
        <w:rPr>
          <w:rFonts w:hint="eastAsia"/>
        </w:rPr>
        <w:t>TORCH</w:t>
      </w:r>
      <w:r>
        <w:rPr>
          <w:rFonts w:hint="eastAsia"/>
        </w:rPr>
        <w:t>感染）、或孕妇出现不可逆的并发症（如胎盘早剥、宫外孕等）。选择此时终止妊娠，是因为</w:t>
      </w:r>
      <w:proofErr w:type="gramStart"/>
      <w:r>
        <w:rPr>
          <w:rFonts w:hint="eastAsia"/>
        </w:rPr>
        <w:t>孕</w:t>
      </w:r>
      <w:proofErr w:type="gramEnd"/>
      <w:r>
        <w:rPr>
          <w:rFonts w:hint="eastAsia"/>
        </w:rPr>
        <w:t>早期（</w:t>
      </w:r>
      <w:r>
        <w:rPr>
          <w:rFonts w:hint="eastAsia"/>
        </w:rPr>
        <w:t>13</w:t>
      </w:r>
      <w:r>
        <w:rPr>
          <w:rFonts w:hint="eastAsia"/>
        </w:rPr>
        <w:t>周前）终止妊娠相对安全且风险较低，而孕晚期（</w:t>
      </w:r>
      <w:r>
        <w:rPr>
          <w:rFonts w:hint="eastAsia"/>
        </w:rPr>
        <w:t>28</w:t>
      </w:r>
      <w:r>
        <w:rPr>
          <w:rFonts w:hint="eastAsia"/>
        </w:rPr>
        <w:t>周后）终止妊娠则涉及胎儿存活风险，因此医生会根据胎儿和母体的具体情况，评估终止妊娠的必要性和风险，以确保母亲的生命安全和健康。</w:t>
      </w:r>
    </w:p>
    <w:p w14:paraId="359E5507" w14:textId="2DB96198" w:rsidR="00B527DC" w:rsidRDefault="00B527DC" w:rsidP="00B527DC">
      <w:pPr>
        <w:pStyle w:val="altz"/>
        <w:ind w:firstLine="480"/>
      </w:pPr>
      <w:r>
        <w:rPr>
          <w:rFonts w:hint="eastAsia"/>
        </w:rPr>
        <w:t>在本案例中，</w:t>
      </w:r>
      <w:r w:rsidRPr="00B527DC">
        <w:rPr>
          <w:rFonts w:hint="eastAsia"/>
        </w:rPr>
        <w:t>基</w:t>
      </w:r>
      <w:r>
        <w:rPr>
          <w:rFonts w:hint="eastAsia"/>
        </w:rPr>
        <w:t>线</w:t>
      </w:r>
      <w:r w:rsidRPr="00B527DC">
        <w:rPr>
          <w:rFonts w:hint="eastAsia"/>
        </w:rPr>
        <w:t>模型在该问题上表现出明显的知识模糊与逻辑颠倒——它将</w:t>
      </w:r>
      <w:r>
        <w:rPr>
          <w:rFonts w:hint="eastAsia"/>
        </w:rPr>
        <w:t>“</w:t>
      </w:r>
      <w:r w:rsidRPr="00B527DC">
        <w:rPr>
          <w:rFonts w:hint="eastAsia"/>
        </w:rPr>
        <w:t>中晚期终止妊娠</w:t>
      </w:r>
      <w:r>
        <w:rPr>
          <w:rFonts w:hint="eastAsia"/>
        </w:rPr>
        <w:t>”</w:t>
      </w:r>
      <w:r w:rsidRPr="00B527DC">
        <w:rPr>
          <w:rFonts w:hint="eastAsia"/>
        </w:rPr>
        <w:t>错误地描述为</w:t>
      </w:r>
      <w:r>
        <w:rPr>
          <w:rFonts w:hint="eastAsia"/>
        </w:rPr>
        <w:t>“</w:t>
      </w:r>
      <w:r w:rsidRPr="00B527DC">
        <w:rPr>
          <w:rFonts w:hint="eastAsia"/>
        </w:rPr>
        <w:t>医生建议的常规选择</w:t>
      </w:r>
      <w:r>
        <w:rPr>
          <w:rFonts w:hint="eastAsia"/>
        </w:rPr>
        <w:t>”</w:t>
      </w:r>
      <w:r w:rsidRPr="00B527DC">
        <w:rPr>
          <w:rFonts w:hint="eastAsia"/>
        </w:rPr>
        <w:t>，并给出</w:t>
      </w:r>
      <w:r>
        <w:rPr>
          <w:rFonts w:hint="eastAsia"/>
        </w:rPr>
        <w:t>“</w:t>
      </w:r>
      <w:r w:rsidRPr="00B527DC">
        <w:rPr>
          <w:rFonts w:hint="eastAsia"/>
        </w:rPr>
        <w:t>胎儿发育完整后更容易处理</w:t>
      </w:r>
      <w:r>
        <w:rPr>
          <w:rFonts w:hint="eastAsia"/>
        </w:rPr>
        <w:t>”</w:t>
      </w:r>
      <w:r w:rsidRPr="00B527DC">
        <w:rPr>
          <w:rFonts w:hint="eastAsia"/>
        </w:rPr>
        <w:t>这一有</w:t>
      </w:r>
      <w:proofErr w:type="gramStart"/>
      <w:r w:rsidRPr="00B527DC">
        <w:rPr>
          <w:rFonts w:hint="eastAsia"/>
        </w:rPr>
        <w:t>悖</w:t>
      </w:r>
      <w:proofErr w:type="gramEnd"/>
      <w:r w:rsidRPr="00B527DC">
        <w:rPr>
          <w:rFonts w:hint="eastAsia"/>
        </w:rPr>
        <w:t>医学常识的理由。实际上，中晚期引产通常是在胎儿严重畸形或母体生命受到威胁时的被迫选择，而非</w:t>
      </w:r>
      <w:r>
        <w:rPr>
          <w:rFonts w:hint="eastAsia"/>
        </w:rPr>
        <w:t>“</w:t>
      </w:r>
      <w:r w:rsidRPr="00B527DC">
        <w:rPr>
          <w:rFonts w:hint="eastAsia"/>
        </w:rPr>
        <w:t>医生建议</w:t>
      </w:r>
      <w:r>
        <w:rPr>
          <w:rFonts w:hint="eastAsia"/>
        </w:rPr>
        <w:t>”</w:t>
      </w:r>
      <w:r w:rsidRPr="00B527DC">
        <w:rPr>
          <w:rFonts w:hint="eastAsia"/>
        </w:rPr>
        <w:t>的常规方案。微调后模型准确指出了中晚期终止妊娠的医学指征（胎儿畸形、母体并发症等），并明确了孕早期、中期、晚期在医学处理上的差异，信息准确、逻辑清晰，且在结尾强调了</w:t>
      </w:r>
      <w:r w:rsidRPr="00B527DC">
        <w:rPr>
          <w:rFonts w:hint="eastAsia"/>
        </w:rPr>
        <w:t>"</w:t>
      </w:r>
      <w:r w:rsidRPr="00B527DC">
        <w:rPr>
          <w:rFonts w:hint="eastAsia"/>
        </w:rPr>
        <w:t>确保母亲生命安全</w:t>
      </w:r>
      <w:r w:rsidRPr="00B527DC">
        <w:rPr>
          <w:rFonts w:hint="eastAsia"/>
        </w:rPr>
        <w:t>"</w:t>
      </w:r>
      <w:r w:rsidRPr="00B527DC">
        <w:rPr>
          <w:rFonts w:hint="eastAsia"/>
        </w:rPr>
        <w:t>的风险提</w:t>
      </w:r>
      <w:r w:rsidRPr="00B527DC">
        <w:rPr>
          <w:rFonts w:hint="eastAsia"/>
        </w:rPr>
        <w:lastRenderedPageBreak/>
        <w:t>示，体现了良好的</w:t>
      </w:r>
      <w:r>
        <w:rPr>
          <w:rFonts w:hint="eastAsia"/>
        </w:rPr>
        <w:t>“</w:t>
      </w:r>
      <w:r w:rsidRPr="00B527DC">
        <w:rPr>
          <w:rFonts w:hint="eastAsia"/>
        </w:rPr>
        <w:t>安全性</w:t>
      </w:r>
      <w:r>
        <w:rPr>
          <w:rFonts w:hint="eastAsia"/>
        </w:rPr>
        <w:t>”</w:t>
      </w:r>
      <w:r w:rsidRPr="00B527DC">
        <w:rPr>
          <w:rFonts w:hint="eastAsia"/>
        </w:rPr>
        <w:t>意识。</w:t>
      </w:r>
    </w:p>
    <w:p w14:paraId="4120D313" w14:textId="02F1A292" w:rsidR="003C40A2" w:rsidRPr="003C40A2" w:rsidRDefault="003C40A2" w:rsidP="003C40A2">
      <w:pPr>
        <w:pStyle w:val="5"/>
      </w:pPr>
      <w:r>
        <w:rPr>
          <w:rFonts w:hint="eastAsia"/>
        </w:rPr>
        <w:t>案例二：</w:t>
      </w:r>
      <w:r w:rsidRPr="003C40A2">
        <w:t>安全套主题（</w:t>
      </w:r>
      <w:r w:rsidRPr="003C40A2">
        <w:t>ID 3639</w:t>
      </w:r>
      <w:r w:rsidRPr="003C40A2">
        <w:t>）</w:t>
      </w:r>
    </w:p>
    <w:p w14:paraId="4FBE8555" w14:textId="3EDB6F73" w:rsidR="003C40A2" w:rsidRDefault="003C40A2" w:rsidP="003C40A2">
      <w:pPr>
        <w:pStyle w:val="altz"/>
        <w:ind w:firstLine="480"/>
      </w:pPr>
      <w:r>
        <w:rPr>
          <w:rFonts w:hint="eastAsia"/>
        </w:rPr>
        <w:t>问题：女同性恋者应如何正确使用避孕套？</w:t>
      </w:r>
    </w:p>
    <w:p w14:paraId="3E7F7B07" w14:textId="68D42115" w:rsidR="003C40A2" w:rsidRDefault="003C40A2" w:rsidP="003C40A2">
      <w:pPr>
        <w:pStyle w:val="altz"/>
        <w:ind w:firstLine="480"/>
      </w:pPr>
      <w:r>
        <w:rPr>
          <w:rFonts w:hint="eastAsia"/>
        </w:rPr>
        <w:t>基线模型回答（综合均分</w:t>
      </w:r>
      <w:r>
        <w:rPr>
          <w:rFonts w:hint="eastAsia"/>
        </w:rPr>
        <w:t>1.33</w:t>
      </w:r>
      <w:r>
        <w:rPr>
          <w:rFonts w:hint="eastAsia"/>
        </w:rPr>
        <w:t>）：对于女同性恋者来说，正确使用避孕套不仅能有效预防意外怀孕，还能大大降低性传播感染（</w:t>
      </w:r>
      <w:r>
        <w:rPr>
          <w:rFonts w:hint="eastAsia"/>
        </w:rPr>
        <w:t>STI</w:t>
      </w:r>
      <w:r>
        <w:rPr>
          <w:rFonts w:hint="eastAsia"/>
        </w:rPr>
        <w:t>）的风险。下面是一些关于如何正确使用避孕套的建议：选择合适的避孕套（材质、尺寸、类型）……外用和内用两种避孕套……</w:t>
      </w:r>
    </w:p>
    <w:p w14:paraId="719AA025" w14:textId="7E668707" w:rsidR="003C40A2" w:rsidRDefault="003C40A2" w:rsidP="003C40A2">
      <w:pPr>
        <w:pStyle w:val="altz"/>
        <w:ind w:firstLine="480"/>
      </w:pPr>
      <w:r>
        <w:rPr>
          <w:rFonts w:hint="eastAsia"/>
        </w:rPr>
        <w:t>微调后模型回答（综合均分</w:t>
      </w:r>
      <w:r>
        <w:rPr>
          <w:rFonts w:hint="eastAsia"/>
        </w:rPr>
        <w:t>3.00</w:t>
      </w:r>
      <w:r>
        <w:rPr>
          <w:rFonts w:hint="eastAsia"/>
        </w:rPr>
        <w:t>）：避孕套（安全套）是一种物理屏障式避孕工具，通过阻止体液交换来预防意外怀孕和性传播感染（如</w:t>
      </w:r>
      <w:r>
        <w:rPr>
          <w:rFonts w:hint="eastAsia"/>
        </w:rPr>
        <w:t>HIV</w:t>
      </w:r>
      <w:r>
        <w:rPr>
          <w:rFonts w:hint="eastAsia"/>
        </w:rPr>
        <w:t>、梅毒、淋病等）。对于女同性恋者，避孕套的正确使用方式与异性性行为类似：在性接触前，检查包装完整性，撕开包装时避免用剪刀或指甲，将卷好的避孕套顶端对准阴道口或肛门，顺势展开至根部，确保全程覆盖。使用水基润滑剂（避免油</w:t>
      </w:r>
      <w:proofErr w:type="gramStart"/>
      <w:r>
        <w:rPr>
          <w:rFonts w:hint="eastAsia"/>
        </w:rPr>
        <w:t>基产品</w:t>
      </w:r>
      <w:proofErr w:type="gramEnd"/>
      <w:r>
        <w:rPr>
          <w:rFonts w:hint="eastAsia"/>
        </w:rPr>
        <w:t>破坏乳胶）可减少摩擦，但需注意润滑剂可能影响避孕套强度。需特别提醒的是，避孕套无法预防所有性传播感染（如</w:t>
      </w:r>
      <w:r>
        <w:rPr>
          <w:rFonts w:hint="eastAsia"/>
        </w:rPr>
        <w:t>HPV</w:t>
      </w:r>
      <w:r>
        <w:rPr>
          <w:rFonts w:hint="eastAsia"/>
        </w:rPr>
        <w:t>、疱疹），且</w:t>
      </w:r>
      <w:proofErr w:type="gramStart"/>
      <w:r>
        <w:rPr>
          <w:rFonts w:hint="eastAsia"/>
        </w:rPr>
        <w:t>肛</w:t>
      </w:r>
      <w:proofErr w:type="gramEnd"/>
      <w:r>
        <w:rPr>
          <w:rFonts w:hint="eastAsia"/>
        </w:rPr>
        <w:t>交时黏膜更脆弱，需更严格操作。</w:t>
      </w:r>
    </w:p>
    <w:p w14:paraId="62BA7B00" w14:textId="0FB77066" w:rsidR="00B527DC" w:rsidRPr="003C40A2" w:rsidRDefault="003C40A2" w:rsidP="003C40A2">
      <w:pPr>
        <w:pStyle w:val="altz"/>
        <w:ind w:firstLine="480"/>
      </w:pPr>
      <w:r>
        <w:rPr>
          <w:rFonts w:hint="eastAsia"/>
        </w:rPr>
        <w:t>在这项案例里，</w:t>
      </w:r>
      <w:r w:rsidR="00A62D4A">
        <w:rPr>
          <w:rFonts w:hint="eastAsia"/>
        </w:rPr>
        <w:t>基线</w:t>
      </w:r>
      <w:r>
        <w:rPr>
          <w:rFonts w:hint="eastAsia"/>
        </w:rPr>
        <w:t>模型在该问题上出现了严重的对象混淆——它将“女同性恋者”与“需要避孕的异性恋女性”混为一谈，给出的建议围绕“预防意外怀孕”展开，并提到“阴茎上佩戴避孕套”，完全忽视了该问题的特定语境。微调后模型则准确把握了问题的核心：女同性恋者使用避孕套的主要目的是预防性传播感染而非避孕，并针对性地给出了操作步骤（阴道口或肛门覆盖）、润滑剂选择（水基</w:t>
      </w:r>
      <w:r>
        <w:rPr>
          <w:rFonts w:hint="eastAsia"/>
        </w:rPr>
        <w:t>vs</w:t>
      </w:r>
      <w:r>
        <w:rPr>
          <w:rFonts w:hint="eastAsia"/>
        </w:rPr>
        <w:t>油基）以及风险提示（无法预防</w:t>
      </w:r>
      <w:r>
        <w:rPr>
          <w:rFonts w:hint="eastAsia"/>
        </w:rPr>
        <w:t>HPV</w:t>
      </w:r>
      <w:r>
        <w:rPr>
          <w:rFonts w:hint="eastAsia"/>
        </w:rPr>
        <w:t>、</w:t>
      </w:r>
      <w:proofErr w:type="gramStart"/>
      <w:r>
        <w:rPr>
          <w:rFonts w:hint="eastAsia"/>
        </w:rPr>
        <w:t>肛</w:t>
      </w:r>
      <w:proofErr w:type="gramEnd"/>
      <w:r>
        <w:rPr>
          <w:rFonts w:hint="eastAsia"/>
        </w:rPr>
        <w:t>交黏膜脆弱），内容精准、表述专业、风险意识到位。</w:t>
      </w:r>
    </w:p>
    <w:p w14:paraId="1C98AAF8" w14:textId="1F8886CE" w:rsidR="00F54B80" w:rsidRDefault="00000000" w:rsidP="003C40A2">
      <w:pPr>
        <w:pStyle w:val="3"/>
        <w:spacing w:before="163" w:after="163"/>
        <w:rPr>
          <w:rFonts w:hint="eastAsia"/>
        </w:rPr>
      </w:pPr>
      <w:bookmarkStart w:id="201" w:name="_Toc227951638"/>
      <w:r>
        <w:rPr>
          <w:rFonts w:hint="eastAsia"/>
        </w:rPr>
        <w:t>微调后改进明显的案例</w:t>
      </w:r>
      <w:bookmarkEnd w:id="201"/>
    </w:p>
    <w:p w14:paraId="5A3E4C1B" w14:textId="0B6C9E85" w:rsidR="003C40A2" w:rsidRDefault="003C40A2" w:rsidP="00B527DC">
      <w:pPr>
        <w:pStyle w:val="altz"/>
        <w:ind w:firstLine="480"/>
      </w:pPr>
      <w:r w:rsidRPr="003C40A2">
        <w:rPr>
          <w:rFonts w:hint="eastAsia"/>
        </w:rPr>
        <w:t>除满分案例外，测试集中存在大量</w:t>
      </w:r>
      <w:r w:rsidR="00A62D4A">
        <w:rPr>
          <w:rFonts w:hint="eastAsia"/>
        </w:rPr>
        <w:t>基线</w:t>
      </w:r>
      <w:r w:rsidRPr="003C40A2">
        <w:rPr>
          <w:rFonts w:hint="eastAsia"/>
        </w:rPr>
        <w:t>模型表现平平、经微调后实现</w:t>
      </w:r>
      <w:r>
        <w:rPr>
          <w:rFonts w:hint="eastAsia"/>
        </w:rPr>
        <w:t>能力跃升</w:t>
      </w:r>
      <w:r w:rsidRPr="003C40A2">
        <w:rPr>
          <w:rFonts w:hint="eastAsia"/>
        </w:rPr>
        <w:t>的案例。这类案例直观体现</w:t>
      </w:r>
      <w:r>
        <w:rPr>
          <w:rFonts w:hint="eastAsia"/>
        </w:rPr>
        <w:t>了本次</w:t>
      </w:r>
      <w:r w:rsidRPr="003C40A2">
        <w:rPr>
          <w:rFonts w:hint="eastAsia"/>
        </w:rPr>
        <w:t>领域微调的价值。</w:t>
      </w:r>
    </w:p>
    <w:p w14:paraId="2ABD3166" w14:textId="425E47FE" w:rsidR="003C40A2" w:rsidRDefault="003C40A2" w:rsidP="00A2369A">
      <w:pPr>
        <w:pStyle w:val="5"/>
        <w:numPr>
          <w:ilvl w:val="0"/>
          <w:numId w:val="39"/>
        </w:numPr>
        <w:ind w:left="851" w:hanging="369"/>
      </w:pPr>
      <w:r>
        <w:rPr>
          <w:rFonts w:hint="eastAsia"/>
        </w:rPr>
        <w:t>案</w:t>
      </w:r>
      <w:r w:rsidRPr="00A2369A">
        <w:rPr>
          <w:rFonts w:hint="eastAsia"/>
        </w:rPr>
        <w:t>例三：生殖健康科普主题（</w:t>
      </w:r>
      <w:r w:rsidRPr="00A2369A">
        <w:rPr>
          <w:rFonts w:hint="eastAsia"/>
        </w:rPr>
        <w:t>ID 4225</w:t>
      </w:r>
      <w:r>
        <w:rPr>
          <w:rFonts w:hint="eastAsia"/>
        </w:rPr>
        <w:t>）</w:t>
      </w:r>
    </w:p>
    <w:p w14:paraId="6826E429" w14:textId="1D36A36E" w:rsidR="003C40A2" w:rsidRDefault="003C40A2" w:rsidP="00A2369A">
      <w:pPr>
        <w:pStyle w:val="altz"/>
        <w:ind w:firstLine="480"/>
      </w:pPr>
      <w:r>
        <w:rPr>
          <w:rFonts w:hint="eastAsia"/>
        </w:rPr>
        <w:t>问题：纳入式性行为是否能给女性带来快感？在缺乏阴道高潮的情况下，纳入式性行为是否意味着女性需承担怀孕风险而无法获得相应的性愉悦？</w:t>
      </w:r>
    </w:p>
    <w:p w14:paraId="5E2FAA7B" w14:textId="38156EEE" w:rsidR="003C40A2" w:rsidRDefault="00A62D4A" w:rsidP="003C40A2">
      <w:pPr>
        <w:pStyle w:val="altz"/>
        <w:ind w:firstLine="480"/>
      </w:pPr>
      <w:r>
        <w:rPr>
          <w:rFonts w:hint="eastAsia"/>
        </w:rPr>
        <w:t>基线</w:t>
      </w:r>
      <w:r w:rsidR="003C40A2">
        <w:rPr>
          <w:rFonts w:hint="eastAsia"/>
        </w:rPr>
        <w:t>模型回答（综合均分</w:t>
      </w:r>
      <w:r w:rsidR="003C40A2">
        <w:rPr>
          <w:rFonts w:hint="eastAsia"/>
        </w:rPr>
        <w:t>1.33</w:t>
      </w:r>
      <w:r w:rsidR="003C40A2">
        <w:rPr>
          <w:rFonts w:hint="eastAsia"/>
        </w:rPr>
        <w:t>）：</w:t>
      </w:r>
      <w:r w:rsidR="00651B35" w:rsidRPr="00651B35">
        <w:rPr>
          <w:rFonts w:hint="eastAsia"/>
        </w:rPr>
        <w:t>性行为是伴侣</w:t>
      </w:r>
      <w:proofErr w:type="gramStart"/>
      <w:r w:rsidR="00651B35" w:rsidRPr="00651B35">
        <w:rPr>
          <w:rFonts w:hint="eastAsia"/>
        </w:rPr>
        <w:t>间表达</w:t>
      </w:r>
      <w:proofErr w:type="gramEnd"/>
      <w:r w:rsidR="00651B35" w:rsidRPr="00651B35">
        <w:rPr>
          <w:rFonts w:hint="eastAsia"/>
        </w:rPr>
        <w:t>感情的自然方式，能否获得快感因人而异，取决于生理和心理状态。需要明确的是，任何无保护的纳入式性行为都存在怀孕风险，建议采取避孕套、短效避孕药等科学避孕手段，避免意外妊娠。双方应充分沟通，树立正确的性观念，在保障身心健康的前提下理性对待性行为</w:t>
      </w:r>
      <w:r w:rsidR="00A2369A" w:rsidRPr="00A2369A">
        <w:rPr>
          <w:rFonts w:hint="eastAsia"/>
        </w:rPr>
        <w:t>。</w:t>
      </w:r>
    </w:p>
    <w:p w14:paraId="16F6A781" w14:textId="6221BDC3" w:rsidR="003C40A2" w:rsidRDefault="003C40A2" w:rsidP="003C40A2">
      <w:pPr>
        <w:pStyle w:val="altz"/>
        <w:ind w:firstLine="480"/>
      </w:pPr>
      <w:r>
        <w:rPr>
          <w:rFonts w:hint="eastAsia"/>
        </w:rPr>
        <w:t>微调后模型回答（综合均分</w:t>
      </w:r>
      <w:r>
        <w:rPr>
          <w:rFonts w:hint="eastAsia"/>
        </w:rPr>
        <w:t>3.00</w:t>
      </w:r>
      <w:r>
        <w:rPr>
          <w:rFonts w:hint="eastAsia"/>
        </w:rPr>
        <w:t>）：性快感是复杂的生理和心理体验，受多种因素影响。纳入式性行为（如阴茎插入）确实可能通过刺激女性</w:t>
      </w:r>
      <w:r>
        <w:rPr>
          <w:rFonts w:hint="eastAsia"/>
        </w:rPr>
        <w:t>G</w:t>
      </w:r>
      <w:r>
        <w:rPr>
          <w:rFonts w:hint="eastAsia"/>
        </w:rPr>
        <w:t>点、阴道壁等敏感区域带来快感，但并非所有女性都会经历高潮，这与个人生理结构、心理状态、性经验等有关。</w:t>
      </w:r>
      <w:r>
        <w:rPr>
          <w:rFonts w:hint="eastAsia"/>
        </w:rPr>
        <w:lastRenderedPageBreak/>
        <w:t>关键在于，性行为的愉悦不应以承担怀孕风险为前提。避孕是保护女性身体自主权的重要方式，正确使用避孕措施（如避孕套）可以在保障安全的同时，通过物理隔离减少对阴道的过度刺激，反而可能提升性体验的舒适度。性健康是全面的，不应将快感与风险简单挂钩。</w:t>
      </w:r>
    </w:p>
    <w:p w14:paraId="65610400" w14:textId="50BF87C1" w:rsidR="00A2369A" w:rsidRPr="003C40A2" w:rsidRDefault="00A2369A" w:rsidP="003C40A2">
      <w:pPr>
        <w:pStyle w:val="altz"/>
        <w:ind w:firstLine="480"/>
      </w:pPr>
      <w:r>
        <w:rPr>
          <w:rFonts w:hint="eastAsia"/>
        </w:rPr>
        <w:t>本案例</w:t>
      </w:r>
      <w:r w:rsidR="003C40A2">
        <w:rPr>
          <w:rFonts w:hint="eastAsia"/>
        </w:rPr>
        <w:t>问题涉及性愉悦、女性生理与避孕三个交织的敏感议题，对模型的知识广度、价值判断和表达分寸均提出了较高要求。</w:t>
      </w:r>
      <w:r w:rsidR="00A62D4A">
        <w:rPr>
          <w:rFonts w:hint="eastAsia"/>
        </w:rPr>
        <w:t>基线</w:t>
      </w:r>
      <w:r w:rsidR="003C40A2">
        <w:rPr>
          <w:rFonts w:hint="eastAsia"/>
        </w:rPr>
        <w:t>模型</w:t>
      </w:r>
      <w:r w:rsidR="00651B35">
        <w:rPr>
          <w:rFonts w:hint="eastAsia"/>
        </w:rPr>
        <w:t>的回复在</w:t>
      </w:r>
      <w:proofErr w:type="gramStart"/>
      <w:r w:rsidR="00651B35">
        <w:rPr>
          <w:rFonts w:hint="eastAsia"/>
        </w:rPr>
        <w:t>多主题</w:t>
      </w:r>
      <w:proofErr w:type="gramEnd"/>
      <w:r w:rsidR="00651B35">
        <w:rPr>
          <w:rFonts w:hint="eastAsia"/>
        </w:rPr>
        <w:t>融合回答的方面不能做到兼顾</w:t>
      </w:r>
      <w:r w:rsidR="003C40A2">
        <w:rPr>
          <w:rFonts w:hint="eastAsia"/>
        </w:rPr>
        <w:t>，</w:t>
      </w:r>
      <w:r w:rsidR="00A62D4A">
        <w:rPr>
          <w:rFonts w:hint="eastAsia"/>
        </w:rPr>
        <w:t>在任一方面都仅作浅显涉猎。这</w:t>
      </w:r>
      <w:r w:rsidR="003C40A2">
        <w:rPr>
          <w:rFonts w:hint="eastAsia"/>
        </w:rPr>
        <w:t>表明通用模型面对复杂、敏感且涉及多维度交叉的提问时，缺乏稳定的处理能力。微调后模型则展现了出色的综合分析能力</w:t>
      </w:r>
      <w:r>
        <w:rPr>
          <w:rFonts w:hint="eastAsia"/>
        </w:rPr>
        <w:t>，</w:t>
      </w:r>
      <w:r w:rsidR="003C40A2">
        <w:rPr>
          <w:rFonts w:hint="eastAsia"/>
        </w:rPr>
        <w:t>它不仅从生理（</w:t>
      </w:r>
      <w:r w:rsidR="003C40A2">
        <w:rPr>
          <w:rFonts w:hint="eastAsia"/>
        </w:rPr>
        <w:t>G</w:t>
      </w:r>
      <w:r w:rsidR="003C40A2">
        <w:rPr>
          <w:rFonts w:hint="eastAsia"/>
        </w:rPr>
        <w:t>点、阴道壁）和心理两个维度解释了性快感的来源，还正面回应了提问者的核心焦虑——</w:t>
      </w:r>
      <w:r>
        <w:rPr>
          <w:rFonts w:hint="eastAsia"/>
        </w:rPr>
        <w:t>“</w:t>
      </w:r>
      <w:r w:rsidR="003C40A2">
        <w:rPr>
          <w:rFonts w:hint="eastAsia"/>
        </w:rPr>
        <w:t>愉悦是否必须以承担怀孕风险为代价</w:t>
      </w:r>
      <w:r>
        <w:rPr>
          <w:rFonts w:hint="eastAsia"/>
        </w:rPr>
        <w:t>”</w:t>
      </w:r>
      <w:r w:rsidR="003C40A2">
        <w:rPr>
          <w:rFonts w:hint="eastAsia"/>
        </w:rPr>
        <w:t>——并明确否定了这种非此即彼的预设，将避孕措施定位为</w:t>
      </w:r>
      <w:r>
        <w:rPr>
          <w:rFonts w:hint="eastAsia"/>
        </w:rPr>
        <w:t>“</w:t>
      </w:r>
      <w:r w:rsidR="003C40A2">
        <w:rPr>
          <w:rFonts w:hint="eastAsia"/>
        </w:rPr>
        <w:t>保护身体自主权</w:t>
      </w:r>
      <w:r>
        <w:rPr>
          <w:rFonts w:hint="eastAsia"/>
        </w:rPr>
        <w:t>”</w:t>
      </w:r>
      <w:r w:rsidR="003C40A2">
        <w:rPr>
          <w:rFonts w:hint="eastAsia"/>
        </w:rPr>
        <w:t>的手段而非性快感的阻碍。回答既科学准确，又体现了对女性主体性的尊重，符合青少年健康教育中</w:t>
      </w:r>
      <w:r>
        <w:rPr>
          <w:rFonts w:hint="eastAsia"/>
        </w:rPr>
        <w:t>“</w:t>
      </w:r>
      <w:r w:rsidR="003C40A2">
        <w:rPr>
          <w:rFonts w:hint="eastAsia"/>
        </w:rPr>
        <w:t>去羞耻化</w:t>
      </w:r>
      <w:r>
        <w:rPr>
          <w:rFonts w:hint="eastAsia"/>
        </w:rPr>
        <w:t>”</w:t>
      </w:r>
      <w:r w:rsidR="003C40A2">
        <w:rPr>
          <w:rFonts w:hint="eastAsia"/>
        </w:rPr>
        <w:t>与</w:t>
      </w:r>
      <w:r>
        <w:rPr>
          <w:rFonts w:hint="eastAsia"/>
        </w:rPr>
        <w:t>“</w:t>
      </w:r>
      <w:r w:rsidR="003C40A2">
        <w:rPr>
          <w:rFonts w:hint="eastAsia"/>
        </w:rPr>
        <w:t>赋权</w:t>
      </w:r>
      <w:r>
        <w:rPr>
          <w:rFonts w:hint="eastAsia"/>
        </w:rPr>
        <w:t>”</w:t>
      </w:r>
      <w:r w:rsidR="003C40A2">
        <w:rPr>
          <w:rFonts w:hint="eastAsia"/>
        </w:rPr>
        <w:t>的核心理念。</w:t>
      </w:r>
    </w:p>
    <w:p w14:paraId="27E39BC0" w14:textId="0C755A32" w:rsidR="00F54B80" w:rsidRDefault="00651B35" w:rsidP="00A2369A">
      <w:pPr>
        <w:pStyle w:val="3"/>
        <w:spacing w:before="163" w:after="163"/>
        <w:rPr>
          <w:rFonts w:hint="eastAsia"/>
        </w:rPr>
      </w:pPr>
      <w:bookmarkStart w:id="202" w:name="_Toc227951639"/>
      <w:r>
        <w:rPr>
          <w:rFonts w:hint="eastAsia"/>
        </w:rPr>
        <w:t>错误与幻觉案例</w:t>
      </w:r>
      <w:bookmarkEnd w:id="202"/>
      <w:r w:rsidR="00A47880">
        <w:rPr>
          <w:rFonts w:hint="eastAsia"/>
        </w:rPr>
        <w:t xml:space="preserve"> </w:t>
      </w:r>
    </w:p>
    <w:p w14:paraId="039D6ABB" w14:textId="776B90AE" w:rsidR="00A2369A" w:rsidRDefault="00A2369A" w:rsidP="00A2369A">
      <w:pPr>
        <w:pStyle w:val="altz"/>
        <w:ind w:firstLine="480"/>
      </w:pPr>
      <w:r>
        <w:rPr>
          <w:rFonts w:hint="eastAsia"/>
        </w:rPr>
        <w:t>尽管领域微调在整体上显著提升了模型性能，但测试集中仍存在部分微调后模型表现不佳甚至产生幻觉（</w:t>
      </w:r>
      <w:r>
        <w:rPr>
          <w:rFonts w:hint="eastAsia"/>
        </w:rPr>
        <w:t>Hallucination</w:t>
      </w:r>
      <w:r>
        <w:rPr>
          <w:rFonts w:hint="eastAsia"/>
        </w:rPr>
        <w:t>）的案例。这些案例为识别模型能力的</w:t>
      </w:r>
      <w:r w:rsidR="00A62D4A">
        <w:rPr>
          <w:rFonts w:hint="eastAsia"/>
        </w:rPr>
        <w:t>“</w:t>
      </w:r>
      <w:r>
        <w:rPr>
          <w:rFonts w:hint="eastAsia"/>
        </w:rPr>
        <w:t>边界</w:t>
      </w:r>
      <w:r w:rsidR="00A62D4A">
        <w:rPr>
          <w:rFonts w:hint="eastAsia"/>
        </w:rPr>
        <w:t>”</w:t>
      </w:r>
      <w:r>
        <w:rPr>
          <w:rFonts w:hint="eastAsia"/>
        </w:rPr>
        <w:t>提供了重要线索。</w:t>
      </w:r>
    </w:p>
    <w:p w14:paraId="49143B8F" w14:textId="3CCABB45" w:rsidR="00A2369A" w:rsidRDefault="00A2369A" w:rsidP="00A62D4A">
      <w:pPr>
        <w:pStyle w:val="5"/>
        <w:numPr>
          <w:ilvl w:val="0"/>
          <w:numId w:val="40"/>
        </w:numPr>
        <w:ind w:left="851" w:hanging="369"/>
      </w:pPr>
      <w:r>
        <w:rPr>
          <w:rFonts w:hint="eastAsia"/>
        </w:rPr>
        <w:t>案例四：安全期避孕主题（</w:t>
      </w:r>
      <w:r>
        <w:rPr>
          <w:rFonts w:hint="eastAsia"/>
        </w:rPr>
        <w:t>ID 3377</w:t>
      </w:r>
      <w:r>
        <w:rPr>
          <w:rFonts w:hint="eastAsia"/>
        </w:rPr>
        <w:t>）</w:t>
      </w:r>
    </w:p>
    <w:p w14:paraId="63778B18" w14:textId="376B0623" w:rsidR="00A2369A" w:rsidRDefault="00A2369A" w:rsidP="00A2369A">
      <w:pPr>
        <w:pStyle w:val="altz"/>
        <w:ind w:firstLine="480"/>
      </w:pPr>
      <w:r>
        <w:rPr>
          <w:rFonts w:hint="eastAsia"/>
        </w:rPr>
        <w:t>问题：男性避孕针剂应如何使用，是否每次性行为前都需要注射，还是注射一次可以维持长期避孕效果？</w:t>
      </w:r>
    </w:p>
    <w:p w14:paraId="74A1BD28" w14:textId="3ACEEF8E" w:rsidR="00A2369A" w:rsidRDefault="00A2369A" w:rsidP="00A2369A">
      <w:pPr>
        <w:pStyle w:val="altz"/>
        <w:ind w:firstLine="480"/>
      </w:pPr>
      <w:r>
        <w:rPr>
          <w:rFonts w:hint="eastAsia"/>
        </w:rPr>
        <w:t>微调后模型回答（综合均分</w:t>
      </w:r>
      <w:r>
        <w:rPr>
          <w:rFonts w:hint="eastAsia"/>
        </w:rPr>
        <w:t>2.17</w:t>
      </w:r>
      <w:r>
        <w:rPr>
          <w:rFonts w:hint="eastAsia"/>
        </w:rPr>
        <w:t>，准确性</w:t>
      </w:r>
      <w:r>
        <w:rPr>
          <w:rFonts w:hint="eastAsia"/>
        </w:rPr>
        <w:t>1.0</w:t>
      </w:r>
      <w:r>
        <w:rPr>
          <w:rFonts w:hint="eastAsia"/>
        </w:rPr>
        <w:t>）：男性避孕针剂是一种激素类避孕方法，通过注射睾酮和孕激素来抑制精子的生成……通常需要在月经周期的特定时间注射（如月经第</w:t>
      </w:r>
      <w:r>
        <w:rPr>
          <w:rFonts w:hint="eastAsia"/>
        </w:rPr>
        <w:t>5</w:t>
      </w:r>
      <w:r>
        <w:rPr>
          <w:rFonts w:hint="eastAsia"/>
        </w:rPr>
        <w:t>–</w:t>
      </w:r>
      <w:r>
        <w:rPr>
          <w:rFonts w:hint="eastAsia"/>
        </w:rPr>
        <w:t>7</w:t>
      </w:r>
      <w:r>
        <w:rPr>
          <w:rFonts w:hint="eastAsia"/>
        </w:rPr>
        <w:t>天），注射后需要经过约</w:t>
      </w:r>
      <w:r>
        <w:rPr>
          <w:rFonts w:hint="eastAsia"/>
        </w:rPr>
        <w:t>1</w:t>
      </w:r>
      <w:r>
        <w:rPr>
          <w:rFonts w:hint="eastAsia"/>
        </w:rPr>
        <w:t>–</w:t>
      </w:r>
      <w:r>
        <w:rPr>
          <w:rFonts w:hint="eastAsia"/>
        </w:rPr>
        <w:t>2</w:t>
      </w:r>
      <w:r>
        <w:rPr>
          <w:rFonts w:hint="eastAsia"/>
        </w:rPr>
        <w:t>个完整周期（约</w:t>
      </w:r>
      <w:r>
        <w:rPr>
          <w:rFonts w:hint="eastAsia"/>
        </w:rPr>
        <w:t>21</w:t>
      </w:r>
      <w:r>
        <w:rPr>
          <w:rFonts w:hint="eastAsia"/>
        </w:rPr>
        <w:t>–</w:t>
      </w:r>
      <w:r>
        <w:rPr>
          <w:rFonts w:hint="eastAsia"/>
        </w:rPr>
        <w:t>28</w:t>
      </w:r>
      <w:r>
        <w:rPr>
          <w:rFonts w:hint="eastAsia"/>
        </w:rPr>
        <w:t>天）才能建立稳定的避孕效果。之后每隔</w:t>
      </w:r>
      <w:r>
        <w:rPr>
          <w:rFonts w:hint="eastAsia"/>
        </w:rPr>
        <w:t>28</w:t>
      </w:r>
      <w:r>
        <w:rPr>
          <w:rFonts w:hint="eastAsia"/>
        </w:rPr>
        <w:t>天左右需要再次注射以维持激素水平……</w:t>
      </w:r>
    </w:p>
    <w:p w14:paraId="3ECB85C1" w14:textId="295D9D0A" w:rsidR="00A2369A" w:rsidRDefault="00935752" w:rsidP="00A2369A">
      <w:pPr>
        <w:pStyle w:val="altz"/>
        <w:ind w:firstLine="480"/>
      </w:pPr>
      <w:r>
        <w:rPr>
          <w:rFonts w:hint="eastAsia"/>
        </w:rPr>
        <w:t>本案例中，微调模型的</w:t>
      </w:r>
      <w:r w:rsidR="00A2369A">
        <w:rPr>
          <w:rFonts w:hint="eastAsia"/>
        </w:rPr>
        <w:t>回答出现了明显的事实性幻觉。男性避孕针剂（如基于庚酸睾酮的避孕针）目前仍处于临床研究阶段，尚未在全球范围内获批上市，更不存在</w:t>
      </w:r>
      <w:r>
        <w:rPr>
          <w:rFonts w:hint="eastAsia"/>
        </w:rPr>
        <w:t>“</w:t>
      </w:r>
      <w:r w:rsidR="00A2369A">
        <w:rPr>
          <w:rFonts w:hint="eastAsia"/>
        </w:rPr>
        <w:t>月经第</w:t>
      </w:r>
      <w:r w:rsidR="00A2369A">
        <w:rPr>
          <w:rFonts w:hint="eastAsia"/>
        </w:rPr>
        <w:t>5</w:t>
      </w:r>
      <w:r w:rsidR="00A2369A">
        <w:rPr>
          <w:rFonts w:hint="eastAsia"/>
        </w:rPr>
        <w:t>–</w:t>
      </w:r>
      <w:r w:rsidR="00A2369A">
        <w:rPr>
          <w:rFonts w:hint="eastAsia"/>
        </w:rPr>
        <w:t>7</w:t>
      </w:r>
      <w:r w:rsidR="00A2369A">
        <w:rPr>
          <w:rFonts w:hint="eastAsia"/>
        </w:rPr>
        <w:t>天注射</w:t>
      </w:r>
      <w:r>
        <w:rPr>
          <w:rFonts w:hint="eastAsia"/>
        </w:rPr>
        <w:t>”</w:t>
      </w:r>
      <w:r w:rsidR="00A2369A">
        <w:rPr>
          <w:rFonts w:hint="eastAsia"/>
        </w:rPr>
        <w:t>（男性无月经周期）的用药规范。模型将男性避孕针与女性激素避孕针的使用方式混淆，编造了具体的用药时间节点，属于典型的知识张冠李戴。尽管微调数据集涵盖了避孕科普内容，但对仍处于实验阶段、未进入常规临床指南的新兴技术覆盖不足，导致模型在缺乏可靠知识</w:t>
      </w:r>
      <w:proofErr w:type="gramStart"/>
      <w:r w:rsidR="00A2369A">
        <w:rPr>
          <w:rFonts w:hint="eastAsia"/>
        </w:rPr>
        <w:t>锚</w:t>
      </w:r>
      <w:proofErr w:type="gramEnd"/>
      <w:r w:rsidR="00A2369A">
        <w:rPr>
          <w:rFonts w:hint="eastAsia"/>
        </w:rPr>
        <w:t>定时无中生有。</w:t>
      </w:r>
    </w:p>
    <w:p w14:paraId="76B51F04" w14:textId="64831094" w:rsidR="00A2369A" w:rsidRDefault="00A2369A" w:rsidP="00935752">
      <w:pPr>
        <w:pStyle w:val="5"/>
      </w:pPr>
      <w:r>
        <w:rPr>
          <w:rFonts w:hint="eastAsia"/>
        </w:rPr>
        <w:t>案例五：其他内容主题（</w:t>
      </w:r>
      <w:r>
        <w:rPr>
          <w:rFonts w:hint="eastAsia"/>
        </w:rPr>
        <w:t>ID 3066</w:t>
      </w:r>
      <w:r>
        <w:rPr>
          <w:rFonts w:hint="eastAsia"/>
        </w:rPr>
        <w:t>）</w:t>
      </w:r>
    </w:p>
    <w:p w14:paraId="1D73D95C" w14:textId="77777777" w:rsidR="00A2369A" w:rsidRDefault="00A2369A" w:rsidP="00A2369A">
      <w:pPr>
        <w:pStyle w:val="altz"/>
        <w:ind w:firstLine="480"/>
      </w:pPr>
    </w:p>
    <w:p w14:paraId="00667079" w14:textId="5328A1A3" w:rsidR="00A2369A" w:rsidRDefault="00A2369A" w:rsidP="00A2369A">
      <w:pPr>
        <w:pStyle w:val="altz"/>
        <w:ind w:firstLine="480"/>
      </w:pPr>
      <w:r>
        <w:rPr>
          <w:rFonts w:hint="eastAsia"/>
        </w:rPr>
        <w:lastRenderedPageBreak/>
        <w:t>问题：二手避孕套的获取途径有哪些？</w:t>
      </w:r>
    </w:p>
    <w:p w14:paraId="09746BDB" w14:textId="25BB175F" w:rsidR="00A2369A" w:rsidRDefault="00A2369A" w:rsidP="00A2369A">
      <w:pPr>
        <w:pStyle w:val="altz"/>
        <w:ind w:firstLine="480"/>
      </w:pPr>
      <w:r>
        <w:rPr>
          <w:rFonts w:hint="eastAsia"/>
        </w:rPr>
        <w:t>微调后模型回答（综合均分</w:t>
      </w:r>
      <w:r>
        <w:rPr>
          <w:rFonts w:hint="eastAsia"/>
        </w:rPr>
        <w:t>1.33</w:t>
      </w:r>
      <w:r>
        <w:rPr>
          <w:rFonts w:hint="eastAsia"/>
        </w:rPr>
        <w:t>，安全性</w:t>
      </w:r>
      <w:r>
        <w:rPr>
          <w:rFonts w:hint="eastAsia"/>
        </w:rPr>
        <w:t>1.0</w:t>
      </w:r>
      <w:r>
        <w:rPr>
          <w:rFonts w:hint="eastAsia"/>
        </w:rPr>
        <w:t>）：二手避孕套是指通过正规渠道购买后，由个人或机构捐赠给有需要的人群使用的避孕套。这些避孕套在使用后经过严格消毒处理，确保其无菌状态，可以安全重复使用。获取途径包括：</w:t>
      </w:r>
      <w:r>
        <w:rPr>
          <w:rFonts w:hint="eastAsia"/>
        </w:rPr>
        <w:t>1</w:t>
      </w:r>
      <w:r>
        <w:rPr>
          <w:rFonts w:hint="eastAsia"/>
        </w:rPr>
        <w:t>）公益组织或社区卫生服务中心的捐赠点领取；</w:t>
      </w:r>
      <w:r>
        <w:rPr>
          <w:rFonts w:hint="eastAsia"/>
        </w:rPr>
        <w:t>2</w:t>
      </w:r>
      <w:r>
        <w:rPr>
          <w:rFonts w:hint="eastAsia"/>
        </w:rPr>
        <w:t>）在一些正规的二手交易平台上选择有资质的卖家购买；</w:t>
      </w:r>
      <w:r>
        <w:rPr>
          <w:rFonts w:hint="eastAsia"/>
        </w:rPr>
        <w:t>3</w:t>
      </w:r>
      <w:r>
        <w:rPr>
          <w:rFonts w:hint="eastAsia"/>
        </w:rPr>
        <w:t>）部分学校会定期举办免费领取活动。需要注意的是，二手避孕套的重复使用必须基于严格的消毒流程，且只能用于一次性使用，不可重复使用或保存。</w:t>
      </w:r>
    </w:p>
    <w:p w14:paraId="152D5461" w14:textId="1963353B" w:rsidR="00A2369A" w:rsidRPr="00A2369A" w:rsidRDefault="00935752" w:rsidP="00A2369A">
      <w:pPr>
        <w:pStyle w:val="altz"/>
        <w:ind w:firstLine="480"/>
      </w:pPr>
      <w:r>
        <w:rPr>
          <w:rFonts w:hint="eastAsia"/>
        </w:rPr>
        <w:t>这一案例尤为典型。</w:t>
      </w:r>
      <w:r w:rsidR="00A2369A">
        <w:rPr>
          <w:rFonts w:hint="eastAsia"/>
        </w:rPr>
        <w:t>这是测试集中安全性风险最高的回答之一。模型不仅认可了</w:t>
      </w:r>
      <w:r>
        <w:rPr>
          <w:rFonts w:hint="eastAsia"/>
        </w:rPr>
        <w:t>“</w:t>
      </w:r>
      <w:r w:rsidR="00A2369A">
        <w:rPr>
          <w:rFonts w:hint="eastAsia"/>
        </w:rPr>
        <w:t>二手避孕套</w:t>
      </w:r>
      <w:r>
        <w:rPr>
          <w:rFonts w:hint="eastAsia"/>
        </w:rPr>
        <w:t>”</w:t>
      </w:r>
      <w:r w:rsidR="00A2369A">
        <w:rPr>
          <w:rFonts w:hint="eastAsia"/>
        </w:rPr>
        <w:t>这一</w:t>
      </w:r>
      <w:proofErr w:type="gramStart"/>
      <w:r w:rsidR="00A2369A">
        <w:rPr>
          <w:rFonts w:hint="eastAsia"/>
        </w:rPr>
        <w:t>伪概念</w:t>
      </w:r>
      <w:proofErr w:type="gramEnd"/>
      <w:r w:rsidR="00A2369A">
        <w:rPr>
          <w:rFonts w:hint="eastAsia"/>
        </w:rPr>
        <w:t>的存在合理性，还为其编造了一套完整的</w:t>
      </w:r>
      <w:r>
        <w:rPr>
          <w:rFonts w:hint="eastAsia"/>
        </w:rPr>
        <w:t>“</w:t>
      </w:r>
      <w:r w:rsidR="00A2369A">
        <w:rPr>
          <w:rFonts w:hint="eastAsia"/>
        </w:rPr>
        <w:t>获取途径</w:t>
      </w:r>
      <w:r>
        <w:rPr>
          <w:rFonts w:hint="eastAsia"/>
        </w:rPr>
        <w:t>”</w:t>
      </w:r>
      <w:r w:rsidR="00A2369A">
        <w:rPr>
          <w:rFonts w:hint="eastAsia"/>
        </w:rPr>
        <w:t>和</w:t>
      </w:r>
      <w:r>
        <w:rPr>
          <w:rFonts w:hint="eastAsia"/>
        </w:rPr>
        <w:t>“</w:t>
      </w:r>
      <w:r w:rsidR="00A2369A">
        <w:rPr>
          <w:rFonts w:hint="eastAsia"/>
        </w:rPr>
        <w:t>消毒复用流程</w:t>
      </w:r>
      <w:r>
        <w:rPr>
          <w:rFonts w:hint="eastAsia"/>
        </w:rPr>
        <w:t>”</w:t>
      </w:r>
      <w:r w:rsidR="00A2369A">
        <w:rPr>
          <w:rFonts w:hint="eastAsia"/>
        </w:rPr>
        <w:t>，甚至建议用户到二手交易平台购买。实际上，避孕套为一次性医疗器械，不存在任何二手市场，所谓消毒复用不仅无效，还会带来严重的感染与避孕失败风险。该案例暴露了模型在面对极端罕见、违背常识的提问时的脆弱性：当训练数据中缺乏对</w:t>
      </w:r>
      <w:proofErr w:type="gramStart"/>
      <w:r>
        <w:rPr>
          <w:rFonts w:hint="eastAsia"/>
        </w:rPr>
        <w:t>“</w:t>
      </w:r>
      <w:proofErr w:type="gramEnd"/>
      <w:r w:rsidR="00A2369A">
        <w:rPr>
          <w:rFonts w:hint="eastAsia"/>
        </w:rPr>
        <w:t>二手避孕套</w:t>
      </w:r>
      <w:r>
        <w:rPr>
          <w:rFonts w:hint="eastAsia"/>
        </w:rPr>
        <w:t>“</w:t>
      </w:r>
      <w:r w:rsidR="00A2369A">
        <w:rPr>
          <w:rFonts w:hint="eastAsia"/>
        </w:rPr>
        <w:t>这一伪命题的明确否定时，模型倾向于顺着提问者的预设进行合理化演绎，而非基于医学常识进行反驳。这</w:t>
      </w:r>
      <w:r>
        <w:rPr>
          <w:rFonts w:hint="eastAsia"/>
        </w:rPr>
        <w:t>表明</w:t>
      </w:r>
      <w:r w:rsidR="00A2369A">
        <w:rPr>
          <w:rFonts w:hint="eastAsia"/>
        </w:rPr>
        <w:t>领域数据集在覆盖辟谣类知识（即对常见谣言、伪概念的明确否定）方面仍有不足。</w:t>
      </w:r>
    </w:p>
    <w:p w14:paraId="45ED838A" w14:textId="0DFDD3EE" w:rsidR="00F54B80" w:rsidRDefault="00000000" w:rsidP="00935752">
      <w:pPr>
        <w:pStyle w:val="3"/>
        <w:spacing w:before="163" w:after="163"/>
        <w:rPr>
          <w:rFonts w:hint="eastAsia"/>
        </w:rPr>
      </w:pPr>
      <w:bookmarkStart w:id="203" w:name="_Toc227951640"/>
      <w:r>
        <w:rPr>
          <w:rFonts w:hint="eastAsia"/>
        </w:rPr>
        <w:t>原因分析</w:t>
      </w:r>
      <w:bookmarkEnd w:id="203"/>
    </w:p>
    <w:p w14:paraId="3251C35A" w14:textId="446C681A" w:rsidR="00935752" w:rsidRDefault="00935752" w:rsidP="00935752">
      <w:pPr>
        <w:pStyle w:val="altz"/>
        <w:ind w:firstLine="480"/>
      </w:pPr>
      <w:r>
        <w:rPr>
          <w:rFonts w:hint="eastAsia"/>
        </w:rPr>
        <w:t>综合上述典型案例，可见模型表现的差异</w:t>
      </w:r>
      <w:proofErr w:type="gramStart"/>
      <w:r>
        <w:rPr>
          <w:rFonts w:hint="eastAsia"/>
        </w:rPr>
        <w:t>化原因</w:t>
      </w:r>
      <w:proofErr w:type="gramEnd"/>
      <w:r>
        <w:rPr>
          <w:rFonts w:hint="eastAsia"/>
        </w:rPr>
        <w:t>是多样的。</w:t>
      </w:r>
    </w:p>
    <w:p w14:paraId="25251A3A" w14:textId="4251C89D" w:rsidR="00935752" w:rsidRDefault="00935752" w:rsidP="00935752">
      <w:pPr>
        <w:pStyle w:val="altz"/>
        <w:ind w:firstLine="480"/>
      </w:pPr>
      <w:r>
        <w:rPr>
          <w:rFonts w:hint="eastAsia"/>
        </w:rPr>
        <w:t>对于微调数据集中样本充足的高频主题（如安全套、生殖健康科普），模型在这些领域的表现趋于稳健；而对于处于临床研究前沿（如男性避孕针）或极度罕见（如“二手避孕套”）的议题，训练数据的覆盖密度显著下降。当模型遇到此类知识盲区时，容易退化为通用模型的猜测模式，产生事实性错误或幻觉。由此可见，领域数据集的构建不仅要覆盖主流议题，还需特别关注前沿进展的及时更新和谣言、</w:t>
      </w:r>
      <w:proofErr w:type="gramStart"/>
      <w:r>
        <w:rPr>
          <w:rFonts w:hint="eastAsia"/>
        </w:rPr>
        <w:t>伪概念</w:t>
      </w:r>
      <w:proofErr w:type="gramEnd"/>
      <w:r>
        <w:rPr>
          <w:rFonts w:hint="eastAsia"/>
        </w:rPr>
        <w:t>的明确否定。</w:t>
      </w:r>
    </w:p>
    <w:p w14:paraId="6AFC81DD" w14:textId="1D673D76" w:rsidR="00935752" w:rsidRDefault="00935752" w:rsidP="00935752">
      <w:pPr>
        <w:pStyle w:val="altz"/>
        <w:ind w:firstLine="480"/>
      </w:pPr>
      <w:r>
        <w:rPr>
          <w:rFonts w:hint="eastAsia"/>
        </w:rPr>
        <w:t>当问题涉及多个维度的敏感话题交织时，基线模型极易产生多样但低质的回复，而微调后模型能够稳定输出。这说明领域微调不仅注入了知识，更重要的是训练了模型在特定语境下的综合推理与价值对齐能力。然而，案例四和五也说明，当问题本身建立在错误前提上时，模型缺乏足够的批判性思维去识别并纠正错误预设，而是倾向于迎合式回答。</w:t>
      </w:r>
    </w:p>
    <w:p w14:paraId="78E9EE1D" w14:textId="64CB9355" w:rsidR="00935752" w:rsidRPr="00935752" w:rsidRDefault="00935752" w:rsidP="00935752">
      <w:pPr>
        <w:pStyle w:val="altz"/>
        <w:ind w:firstLine="480"/>
      </w:pPr>
      <w:r>
        <w:rPr>
          <w:rFonts w:hint="eastAsia"/>
        </w:rPr>
        <w:t>测试集中存在部分基座模型已表现良好的案例，微调后甚至出现轻微下降。这类问题通常具有低知识门槛</w:t>
      </w:r>
      <w:r w:rsidR="00EC781B">
        <w:rPr>
          <w:rFonts w:hint="eastAsia"/>
        </w:rPr>
        <w:t>而</w:t>
      </w:r>
      <w:r>
        <w:rPr>
          <w:rFonts w:hint="eastAsia"/>
        </w:rPr>
        <w:t>高情感关怀的特征——基座模型凭借通用对话能力已能提供较为得体的回应，领域微调在知识注入上的边际增益有限，反而可能因过度强调</w:t>
      </w:r>
      <w:r w:rsidR="00EC781B">
        <w:rPr>
          <w:rFonts w:hint="eastAsia"/>
        </w:rPr>
        <w:t>“</w:t>
      </w:r>
      <w:r>
        <w:rPr>
          <w:rFonts w:hint="eastAsia"/>
        </w:rPr>
        <w:t>医学专业性</w:t>
      </w:r>
      <w:r w:rsidR="00EC781B">
        <w:rPr>
          <w:rFonts w:hint="eastAsia"/>
        </w:rPr>
        <w:t>”</w:t>
      </w:r>
      <w:r>
        <w:rPr>
          <w:rFonts w:hint="eastAsia"/>
        </w:rPr>
        <w:t>而削弱回答的共情温度。这</w:t>
      </w:r>
      <w:r w:rsidR="00EC781B">
        <w:rPr>
          <w:rFonts w:hint="eastAsia"/>
        </w:rPr>
        <w:t>预示</w:t>
      </w:r>
      <w:r>
        <w:rPr>
          <w:rFonts w:hint="eastAsia"/>
        </w:rPr>
        <w:t>领域微调并非越多越好，在追求专业准确的同时，也需兼顾表达风格的人性化与温和性。</w:t>
      </w:r>
    </w:p>
    <w:p w14:paraId="5D2056E4" w14:textId="77777777" w:rsidR="00F54B80" w:rsidRDefault="00000000">
      <w:pPr>
        <w:pStyle w:val="2"/>
        <w:spacing w:before="163" w:after="163"/>
        <w:rPr>
          <w:rFonts w:hint="eastAsia"/>
        </w:rPr>
      </w:pPr>
      <w:bookmarkStart w:id="204" w:name="_Toc227951641"/>
      <w:r>
        <w:rPr>
          <w:rFonts w:hint="eastAsia"/>
        </w:rPr>
        <w:lastRenderedPageBreak/>
        <w:t>本章小结</w:t>
      </w:r>
      <w:bookmarkEnd w:id="204"/>
    </w:p>
    <w:p w14:paraId="70E124B1" w14:textId="5D18789B" w:rsidR="00E34598" w:rsidRDefault="00E34598" w:rsidP="00E34598">
      <w:pPr>
        <w:pStyle w:val="altz"/>
        <w:ind w:firstLine="480"/>
      </w:pPr>
      <w:r>
        <w:rPr>
          <w:rFonts w:hint="eastAsia"/>
        </w:rPr>
        <w:t>本章以</w:t>
      </w:r>
      <w:r>
        <w:rPr>
          <w:rFonts w:hint="eastAsia"/>
        </w:rPr>
        <w:t>Qwen2.5</w:t>
      </w:r>
      <w:r>
        <w:rPr>
          <w:rFonts w:hint="eastAsia"/>
        </w:rPr>
        <w:t>系列（</w:t>
      </w:r>
      <w:r>
        <w:rPr>
          <w:rFonts w:hint="eastAsia"/>
        </w:rPr>
        <w:t>1.5B/3B/7B</w:t>
      </w:r>
      <w:r>
        <w:rPr>
          <w:rFonts w:hint="eastAsia"/>
        </w:rPr>
        <w:t>）与</w:t>
      </w:r>
      <w:r>
        <w:rPr>
          <w:rFonts w:hint="eastAsia"/>
        </w:rPr>
        <w:t>Qwen3</w:t>
      </w:r>
      <w:r>
        <w:rPr>
          <w:rFonts w:hint="eastAsia"/>
        </w:rPr>
        <w:t>系列（</w:t>
      </w:r>
      <w:r>
        <w:rPr>
          <w:rFonts w:hint="eastAsia"/>
        </w:rPr>
        <w:t>1.7B/4B/8B</w:t>
      </w:r>
      <w:r>
        <w:rPr>
          <w:rFonts w:hint="eastAsia"/>
        </w:rPr>
        <w:t>）为基座模型，采用</w:t>
      </w:r>
      <w:proofErr w:type="spellStart"/>
      <w:r>
        <w:rPr>
          <w:rFonts w:hint="eastAsia"/>
        </w:rPr>
        <w:t>LoRA</w:t>
      </w:r>
      <w:proofErr w:type="spellEnd"/>
      <w:r>
        <w:rPr>
          <w:rFonts w:hint="eastAsia"/>
        </w:rPr>
        <w:t>方法在</w:t>
      </w:r>
      <w:r>
        <w:rPr>
          <w:rFonts w:hint="eastAsia"/>
        </w:rPr>
        <w:t>2,767</w:t>
      </w:r>
      <w:r>
        <w:rPr>
          <w:rFonts w:hint="eastAsia"/>
        </w:rPr>
        <w:t>条问答对上完成领域微调，并从</w:t>
      </w:r>
      <w:r>
        <w:rPr>
          <w:rFonts w:hint="eastAsia"/>
        </w:rPr>
        <w:t>ROUGE</w:t>
      </w:r>
      <w:r>
        <w:rPr>
          <w:rFonts w:hint="eastAsia"/>
        </w:rPr>
        <w:t>指标、六维度</w:t>
      </w:r>
      <w:r>
        <w:rPr>
          <w:rFonts w:hint="eastAsia"/>
        </w:rPr>
        <w:t>AI</w:t>
      </w:r>
      <w:r>
        <w:rPr>
          <w:rFonts w:hint="eastAsia"/>
        </w:rPr>
        <w:t>打分与案例对比三个层面系统评估了微调效果。</w:t>
      </w:r>
    </w:p>
    <w:p w14:paraId="06102E36" w14:textId="5387F781" w:rsidR="00E34598" w:rsidRDefault="00E34598" w:rsidP="00E34598">
      <w:pPr>
        <w:pStyle w:val="altz"/>
        <w:ind w:firstLine="480"/>
      </w:pPr>
      <w:r>
        <w:rPr>
          <w:rFonts w:hint="eastAsia"/>
        </w:rPr>
        <w:t>定量评估表明，领域微调显著提升了模型的专业性与文本一致性。</w:t>
      </w:r>
      <w:r>
        <w:rPr>
          <w:rFonts w:hint="eastAsia"/>
        </w:rPr>
        <w:t>Wilcoxon</w:t>
      </w:r>
      <w:r>
        <w:rPr>
          <w:rFonts w:hint="eastAsia"/>
        </w:rPr>
        <w:t>检验显示，</w:t>
      </w:r>
      <w:r>
        <w:rPr>
          <w:rFonts w:hint="eastAsia"/>
        </w:rPr>
        <w:t>Qwen3</w:t>
      </w:r>
      <w:r>
        <w:rPr>
          <w:rFonts w:hint="eastAsia"/>
        </w:rPr>
        <w:t>系列及</w:t>
      </w:r>
      <w:r>
        <w:rPr>
          <w:rFonts w:hint="eastAsia"/>
        </w:rPr>
        <w:t>Qwen2.5-7B</w:t>
      </w:r>
      <w:r>
        <w:rPr>
          <w:rFonts w:hint="eastAsia"/>
        </w:rPr>
        <w:t>的</w:t>
      </w:r>
      <w:r>
        <w:rPr>
          <w:rFonts w:hint="eastAsia"/>
        </w:rPr>
        <w:t>ROUGE-L</w:t>
      </w:r>
      <w:r>
        <w:rPr>
          <w:rFonts w:hint="eastAsia"/>
        </w:rPr>
        <w:t>分数提升显著（</w:t>
      </w:r>
      <m:oMath>
        <m:r>
          <w:rPr>
            <w:rFonts w:ascii="Cambria Math" w:hAnsi="Cambria Math" w:hint="eastAsia"/>
          </w:rPr>
          <m:t>p &lt;</m:t>
        </m:r>
      </m:oMath>
      <w:r>
        <w:rPr>
          <w:rFonts w:hint="eastAsia"/>
        </w:rPr>
        <w:t xml:space="preserve"> 0.01</w:t>
      </w:r>
      <w:r>
        <w:rPr>
          <w:rFonts w:hint="eastAsia"/>
        </w:rPr>
        <w:t>），而</w:t>
      </w:r>
      <w:r>
        <w:rPr>
          <w:rFonts w:hint="eastAsia"/>
        </w:rPr>
        <w:t>Qwen2.5-1.5B/3B</w:t>
      </w:r>
      <w:r>
        <w:rPr>
          <w:rFonts w:hint="eastAsia"/>
        </w:rPr>
        <w:t>未达显著水平，提示参数规模存在知识容纳的下限阈值。在</w:t>
      </w:r>
      <w:r>
        <w:rPr>
          <w:rFonts w:hint="eastAsia"/>
        </w:rPr>
        <w:t>AI</w:t>
      </w:r>
      <w:r>
        <w:rPr>
          <w:rFonts w:hint="eastAsia"/>
        </w:rPr>
        <w:t>打分层面，绝大多数维度呈现</w:t>
      </w:r>
      <m:oMath>
        <m:r>
          <w:rPr>
            <w:rFonts w:ascii="Cambria Math" w:hAnsi="Cambria Math" w:hint="eastAsia"/>
          </w:rPr>
          <m:t>p &lt;</m:t>
        </m:r>
      </m:oMath>
      <w:r>
        <w:rPr>
          <w:rFonts w:hint="eastAsia"/>
        </w:rPr>
        <w:t xml:space="preserve"> 0.001</w:t>
      </w:r>
      <w:r>
        <w:rPr>
          <w:rFonts w:hint="eastAsia"/>
        </w:rPr>
        <w:t>的极显著差异，“准确性”与“仅提供必要信息”的中位数差异达</w:t>
      </w:r>
      <m:oMath>
        <m:r>
          <w:rPr>
            <w:rFonts w:ascii="Cambria Math" w:hAnsi="Cambria Math" w:hint="eastAsia"/>
          </w:rPr>
          <m:t>+</m:t>
        </m:r>
      </m:oMath>
      <w:r>
        <w:rPr>
          <w:rFonts w:hint="eastAsia"/>
        </w:rPr>
        <w:t>1.00</w:t>
      </w:r>
      <w:r>
        <w:rPr>
          <w:rFonts w:hint="eastAsia"/>
        </w:rPr>
        <w:t>，超过半数样本实现整档跃升。</w:t>
      </w:r>
      <w:proofErr w:type="gramStart"/>
      <w:r>
        <w:rPr>
          <w:rFonts w:hint="eastAsia"/>
        </w:rPr>
        <w:t>主题级分析</w:t>
      </w:r>
      <w:proofErr w:type="gramEnd"/>
      <w:r>
        <w:rPr>
          <w:rFonts w:hint="eastAsia"/>
        </w:rPr>
        <w:t>进一步揭示，“人工流产”（</w:t>
      </w:r>
      <m:oMath>
        <m:r>
          <w:rPr>
            <w:rFonts w:ascii="Cambria Math" w:hAnsi="Cambria Math" w:hint="eastAsia"/>
          </w:rPr>
          <m:t>+</m:t>
        </m:r>
      </m:oMath>
      <w:r>
        <w:rPr>
          <w:rFonts w:hint="eastAsia"/>
        </w:rPr>
        <w:t>0.619</w:t>
      </w:r>
      <w:r>
        <w:rPr>
          <w:rFonts w:hint="eastAsia"/>
        </w:rPr>
        <w:t>）与“体外排精”（</w:t>
      </w:r>
      <m:oMath>
        <m:r>
          <w:rPr>
            <w:rFonts w:ascii="Cambria Math" w:hAnsi="Cambria Math" w:hint="eastAsia"/>
          </w:rPr>
          <m:t>+</m:t>
        </m:r>
      </m:oMath>
      <w:r>
        <w:rPr>
          <w:rFonts w:hint="eastAsia"/>
        </w:rPr>
        <w:t>0.476</w:t>
      </w:r>
      <w:r>
        <w:rPr>
          <w:rFonts w:hint="eastAsia"/>
        </w:rPr>
        <w:t>）等高风险敏感议题的提升幅度最大，呈现从高风险向高频议题递减的梯度分布。“易于理解”维度因基线接近满分而存在天花板效应，微调的边际增益极为有限。</w:t>
      </w:r>
    </w:p>
    <w:p w14:paraId="0BEF03FA" w14:textId="34D21BE6" w:rsidR="00E34598" w:rsidRDefault="00E34598" w:rsidP="00E34598">
      <w:pPr>
        <w:pStyle w:val="altz"/>
        <w:ind w:firstLine="480"/>
      </w:pPr>
      <w:r>
        <w:rPr>
          <w:rFonts w:hint="eastAsia"/>
        </w:rPr>
        <w:t>案例分析揭示了数字背后的深层规律。微调后模型在医学指征、操作步骤和特定人群知识上表现精准，但两类问题仍是能力盲区：一是前沿未定论议题（如男性避孕针），模型易混淆研究进展与既有知识，产生幻觉；二是建立在</w:t>
      </w:r>
      <w:proofErr w:type="gramStart"/>
      <w:r>
        <w:rPr>
          <w:rFonts w:hint="eastAsia"/>
        </w:rPr>
        <w:t>伪概念</w:t>
      </w:r>
      <w:proofErr w:type="gramEnd"/>
      <w:r>
        <w:rPr>
          <w:rFonts w:hint="eastAsia"/>
        </w:rPr>
        <w:t>上的提问（如“二手避孕套”），模型缺乏批判性反驳能力，反而顺着错误前提进行迎合式演绎，带来安全隐患。</w:t>
      </w:r>
    </w:p>
    <w:p w14:paraId="61B28CDA" w14:textId="00DABD82" w:rsidR="00EC781B" w:rsidRPr="00E34598" w:rsidRDefault="00E34598" w:rsidP="00E34598">
      <w:pPr>
        <w:pStyle w:val="altz"/>
        <w:ind w:firstLine="480"/>
      </w:pPr>
      <w:r>
        <w:rPr>
          <w:rFonts w:hint="eastAsia"/>
        </w:rPr>
        <w:t>综合而言，领域微调是提升模型专业性的有效路径，但其效果高度依赖数据集的质量与结构。训练数据不仅要覆盖主流议题，还需补足敏感小众议题的知识短板，并加强对反常识、反谣言类样本的系统性覆盖，以提升模型在复杂真实场景下的鲁棒性与安全性。</w:t>
      </w:r>
    </w:p>
    <w:p w14:paraId="3CB2589F" w14:textId="77777777" w:rsidR="00F54B80" w:rsidRDefault="00F54B80">
      <w:pPr>
        <w:pStyle w:val="altz"/>
        <w:ind w:firstLine="480"/>
      </w:pPr>
    </w:p>
    <w:p w14:paraId="17DCC8C0" w14:textId="77777777" w:rsidR="00F54B80" w:rsidRDefault="00F54B80">
      <w:pPr>
        <w:pStyle w:val="altz"/>
        <w:ind w:firstLine="480"/>
        <w:sectPr w:rsidR="00F54B80">
          <w:headerReference w:type="default" r:id="rId42"/>
          <w:endnotePr>
            <w:numFmt w:val="decimal"/>
          </w:endnotePr>
          <w:pgSz w:w="11906" w:h="16838"/>
          <w:pgMar w:top="1701" w:right="1418" w:bottom="1701" w:left="1418" w:header="851" w:footer="850" w:gutter="0"/>
          <w:cols w:space="425"/>
          <w:docGrid w:type="linesAndChars" w:linePitch="326"/>
        </w:sectPr>
      </w:pPr>
    </w:p>
    <w:p w14:paraId="06DB1355" w14:textId="517503B1" w:rsidR="0078410C" w:rsidRPr="002F6E06" w:rsidRDefault="00822EB7" w:rsidP="002F6E06">
      <w:pPr>
        <w:pStyle w:val="1"/>
        <w:spacing w:before="326" w:after="326"/>
        <w:rPr>
          <w:rFonts w:hint="eastAsia"/>
        </w:rPr>
      </w:pPr>
      <w:bookmarkStart w:id="205" w:name="_Toc227951642"/>
      <w:r>
        <w:rPr>
          <w:rFonts w:hint="eastAsia"/>
        </w:rPr>
        <w:lastRenderedPageBreak/>
        <w:t>总结与展望</w:t>
      </w:r>
      <w:bookmarkEnd w:id="205"/>
    </w:p>
    <w:p w14:paraId="6F754D36" w14:textId="577DD268" w:rsidR="002F6E06" w:rsidRDefault="002F6E06" w:rsidP="002F6E06">
      <w:pPr>
        <w:pStyle w:val="2"/>
        <w:spacing w:before="163" w:after="163"/>
        <w:rPr>
          <w:rFonts w:hint="eastAsia"/>
        </w:rPr>
      </w:pPr>
      <w:r>
        <w:rPr>
          <w:rFonts w:hint="eastAsia"/>
        </w:rPr>
        <w:t>主要研究发现</w:t>
      </w:r>
    </w:p>
    <w:p w14:paraId="02200C1A" w14:textId="468B8054" w:rsidR="002F6E06" w:rsidRDefault="002F6E06" w:rsidP="002F6E06">
      <w:pPr>
        <w:pStyle w:val="altz"/>
        <w:ind w:firstLine="480"/>
      </w:pPr>
      <w:r>
        <w:rPr>
          <w:rFonts w:hint="eastAsia"/>
        </w:rPr>
        <w:t>本研究通过对</w:t>
      </w:r>
      <w:r>
        <w:rPr>
          <w:rFonts w:hint="eastAsia"/>
        </w:rPr>
        <w:t>Bilibili</w:t>
      </w:r>
      <w:r>
        <w:rPr>
          <w:rFonts w:hint="eastAsia"/>
        </w:rPr>
        <w:t>平台</w:t>
      </w:r>
      <w:r>
        <w:rPr>
          <w:rFonts w:hint="eastAsia"/>
        </w:rPr>
        <w:t>3780</w:t>
      </w:r>
      <w:r>
        <w:rPr>
          <w:rFonts w:hint="eastAsia"/>
        </w:rPr>
        <w:t>条青少年生殖健康相关评论的系统性分析，结合大语言模型的规范化处理与领域微调实验，获得了以下核心发现。第一，青少年的生殖健康信息需求呈现</w:t>
      </w:r>
      <w:r w:rsidR="00613CFD">
        <w:rPr>
          <w:rFonts w:hint="eastAsia"/>
        </w:rPr>
        <w:t>“</w:t>
      </w:r>
      <w:r>
        <w:rPr>
          <w:rFonts w:hint="eastAsia"/>
        </w:rPr>
        <w:t>头部集中、长尾分布</w:t>
      </w:r>
      <w:r w:rsidR="00613CFD">
        <w:rPr>
          <w:rFonts w:hint="eastAsia"/>
        </w:rPr>
        <w:t>”</w:t>
      </w:r>
      <w:r>
        <w:rPr>
          <w:rFonts w:hint="eastAsia"/>
        </w:rPr>
        <w:t>特征，基础科普与安全套使用两类议题占据半壁江山，而对人工流产、体外排精等高风险方法的广泛关注则暴露出认知误区与侥幸心理的普遍性。第二，用户评论能够有效反映真实需求，其口语化、场景</w:t>
      </w:r>
      <w:proofErr w:type="gramStart"/>
      <w:r>
        <w:rPr>
          <w:rFonts w:hint="eastAsia"/>
        </w:rPr>
        <w:t>化表达</w:t>
      </w:r>
      <w:proofErr w:type="gramEnd"/>
      <w:r>
        <w:rPr>
          <w:rFonts w:hint="eastAsia"/>
        </w:rPr>
        <w:t>中蕴含着传统问卷难以捕捉的敏感困惑与情感诉求，构成极具价值的</w:t>
      </w:r>
      <w:r w:rsidR="00613CFD">
        <w:rPr>
          <w:rFonts w:hint="eastAsia"/>
        </w:rPr>
        <w:t>“</w:t>
      </w:r>
      <w:r>
        <w:rPr>
          <w:rFonts w:hint="eastAsia"/>
        </w:rPr>
        <w:t>活数据</w:t>
      </w:r>
      <w:r w:rsidR="00613CFD">
        <w:rPr>
          <w:rFonts w:hint="eastAsia"/>
        </w:rPr>
        <w:t>”</w:t>
      </w:r>
      <w:r>
        <w:rPr>
          <w:rFonts w:hint="eastAsia"/>
        </w:rPr>
        <w:t>来源。第三，基于提示工程的大语言模型能够有效完成问题规范化</w:t>
      </w:r>
      <w:proofErr w:type="gramStart"/>
      <w:r>
        <w:rPr>
          <w:rFonts w:hint="eastAsia"/>
        </w:rPr>
        <w:t>与答案</w:t>
      </w:r>
      <w:proofErr w:type="gramEnd"/>
      <w:r>
        <w:rPr>
          <w:rFonts w:hint="eastAsia"/>
        </w:rPr>
        <w:t>生成任务，配合人工审核与自动化质量筛查，可规模化产出符合临床应用标准的高质量问答对。第四，领域微调对模型专业性的提升具有统计显著性，尤其在准确性、信息聚焦度及高风险议题处理上改善明显，但模型对前沿未定论议题和</w:t>
      </w:r>
      <w:proofErr w:type="gramStart"/>
      <w:r>
        <w:rPr>
          <w:rFonts w:hint="eastAsia"/>
        </w:rPr>
        <w:t>伪概念提问仍</w:t>
      </w:r>
      <w:proofErr w:type="gramEnd"/>
      <w:r>
        <w:rPr>
          <w:rFonts w:hint="eastAsia"/>
        </w:rPr>
        <w:t>存在幻觉与迎合</w:t>
      </w:r>
      <w:proofErr w:type="gramStart"/>
      <w:r>
        <w:rPr>
          <w:rFonts w:hint="eastAsia"/>
        </w:rPr>
        <w:t>式回答</w:t>
      </w:r>
      <w:proofErr w:type="gramEnd"/>
      <w:r>
        <w:rPr>
          <w:rFonts w:hint="eastAsia"/>
        </w:rPr>
        <w:t>风险。</w:t>
      </w:r>
    </w:p>
    <w:p w14:paraId="30C6BCA6" w14:textId="376F806C" w:rsidR="002F6E06" w:rsidRDefault="002F6E06" w:rsidP="002F6E06">
      <w:pPr>
        <w:pStyle w:val="altz"/>
        <w:ind w:firstLine="480"/>
      </w:pPr>
      <w:r>
        <w:rPr>
          <w:rFonts w:hint="eastAsia"/>
        </w:rPr>
        <w:t>研究在理论层面贡献于三个领域。在社交媒体健康传播研究中，本研究将分析对象从发布</w:t>
      </w:r>
      <w:proofErr w:type="gramStart"/>
      <w:r>
        <w:rPr>
          <w:rFonts w:hint="eastAsia"/>
        </w:rPr>
        <w:t>端内容</w:t>
      </w:r>
      <w:proofErr w:type="gramEnd"/>
      <w:r>
        <w:rPr>
          <w:rFonts w:hint="eastAsia"/>
        </w:rPr>
        <w:t>下沉至接收端的用户评论与弹幕，将海量非结构化的用户生成内容视为反映真实需求的问题语料库，深化了对平台信息生态内部供需循环的理解，揭示了问答真空现象的客观存在。其次，在青少年生殖健康研究领域，本研究以数据驱动的方式描绘了当代青少年信息需求的精细图谱，从安全套尺寸适配到药物副作用担忧，从生理发育焦虑到情感支持诉求，为理解这一群体的知识盲区与心理状态提供了来自匿名真实场景的规模化证据。最后，在中文</w:t>
      </w:r>
      <w:proofErr w:type="gramStart"/>
      <w:r>
        <w:rPr>
          <w:rFonts w:hint="eastAsia"/>
        </w:rPr>
        <w:t>医疗大</w:t>
      </w:r>
      <w:proofErr w:type="gramEnd"/>
      <w:r>
        <w:rPr>
          <w:rFonts w:hint="eastAsia"/>
        </w:rPr>
        <w:t>模型研究领域，本研究构建并验证了从</w:t>
      </w:r>
      <w:r w:rsidR="00613CFD">
        <w:rPr>
          <w:rFonts w:hint="eastAsia"/>
        </w:rPr>
        <w:t>“</w:t>
      </w:r>
      <w:r>
        <w:rPr>
          <w:rFonts w:hint="eastAsia"/>
        </w:rPr>
        <w:t>非正式提问</w:t>
      </w:r>
      <w:r w:rsidR="00613CFD">
        <w:rPr>
          <w:rFonts w:hint="eastAsia"/>
        </w:rPr>
        <w:t>”</w:t>
      </w:r>
      <w:r>
        <w:rPr>
          <w:rFonts w:hint="eastAsia"/>
        </w:rPr>
        <w:t>到</w:t>
      </w:r>
      <w:r w:rsidR="00613CFD">
        <w:rPr>
          <w:rFonts w:hint="eastAsia"/>
        </w:rPr>
        <w:t>“</w:t>
      </w:r>
      <w:r>
        <w:rPr>
          <w:rFonts w:hint="eastAsia"/>
        </w:rPr>
        <w:t>领域模型</w:t>
      </w:r>
      <w:r w:rsidR="00613CFD">
        <w:rPr>
          <w:rFonts w:hint="eastAsia"/>
        </w:rPr>
        <w:t>”</w:t>
      </w:r>
      <w:r>
        <w:rPr>
          <w:rFonts w:hint="eastAsia"/>
        </w:rPr>
        <w:t>的</w:t>
      </w:r>
      <w:proofErr w:type="gramStart"/>
      <w:r>
        <w:rPr>
          <w:rFonts w:hint="eastAsia"/>
        </w:rPr>
        <w:t>完整技术</w:t>
      </w:r>
      <w:proofErr w:type="gramEnd"/>
      <w:r>
        <w:rPr>
          <w:rFonts w:hint="eastAsia"/>
        </w:rPr>
        <w:t>链路，探索了大语言模型在高度敏感且文化特定的健康教育语境下的应用模式与能力边界，</w:t>
      </w:r>
      <w:proofErr w:type="gramStart"/>
      <w:r>
        <w:rPr>
          <w:rFonts w:hint="eastAsia"/>
        </w:rPr>
        <w:t>为垂域模型</w:t>
      </w:r>
      <w:proofErr w:type="gramEnd"/>
      <w:r>
        <w:rPr>
          <w:rFonts w:hint="eastAsia"/>
        </w:rPr>
        <w:t>的数据构建与评估提供了可参考的方法论框架。</w:t>
      </w:r>
    </w:p>
    <w:p w14:paraId="58640031" w14:textId="2A48B403" w:rsidR="002F6E06" w:rsidRDefault="002F6E06" w:rsidP="002F6E06">
      <w:pPr>
        <w:pStyle w:val="altz"/>
        <w:ind w:firstLine="480"/>
      </w:pPr>
      <w:r>
        <w:rPr>
          <w:rFonts w:hint="eastAsia"/>
        </w:rPr>
        <w:t>本研究的成果具有多重转化价值。研究揭示的青少年关注点与提问偏好可为学校、公共卫生机构及科普创作者提供精准的内容设计依据，帮助其开发更</w:t>
      </w:r>
      <w:proofErr w:type="gramStart"/>
      <w:r>
        <w:rPr>
          <w:rFonts w:hint="eastAsia"/>
        </w:rPr>
        <w:t>贴合受</w:t>
      </w:r>
      <w:proofErr w:type="gramEnd"/>
      <w:r>
        <w:rPr>
          <w:rFonts w:hint="eastAsia"/>
        </w:rPr>
        <w:t>众需求、传播效果更佳的健康教育材料。其二，研究所构建的</w:t>
      </w:r>
      <w:r>
        <w:rPr>
          <w:rFonts w:hint="eastAsia"/>
        </w:rPr>
        <w:t>2767</w:t>
      </w:r>
      <w:r>
        <w:rPr>
          <w:rFonts w:hint="eastAsia"/>
        </w:rPr>
        <w:t>条问答数据集是国内首个源于社交媒体真实互动场景、面向青少年生殖健康领域、经过专业审核的标准化资源，可直接用于智能问答系统的知识库填充或模型训练，为青少年提供</w:t>
      </w:r>
      <w:r>
        <w:rPr>
          <w:rFonts w:hint="eastAsia"/>
        </w:rPr>
        <w:t>7</w:t>
      </w:r>
      <w:r>
        <w:rPr>
          <w:rFonts w:hint="eastAsia"/>
        </w:rPr>
        <w:t>×</w:t>
      </w:r>
      <w:r>
        <w:rPr>
          <w:rFonts w:hint="eastAsia"/>
        </w:rPr>
        <w:t>24</w:t>
      </w:r>
      <w:r>
        <w:rPr>
          <w:rFonts w:hint="eastAsia"/>
        </w:rPr>
        <w:t>小时、私密且可靠的信息获取渠道。研究所验证的领域微调方案与多维度评估体系，</w:t>
      </w:r>
      <w:r w:rsidR="00613CFD">
        <w:rPr>
          <w:rFonts w:hint="eastAsia"/>
        </w:rPr>
        <w:t>也可</w:t>
      </w:r>
      <w:r>
        <w:rPr>
          <w:rFonts w:hint="eastAsia"/>
        </w:rPr>
        <w:t>为后续开发面向其他专科或人群的健康教育大模型提供可复用的技术路径与评估范式，降低</w:t>
      </w:r>
      <w:proofErr w:type="gramStart"/>
      <w:r>
        <w:rPr>
          <w:rFonts w:hint="eastAsia"/>
        </w:rPr>
        <w:t>了垂域模型</w:t>
      </w:r>
      <w:proofErr w:type="gramEnd"/>
      <w:r>
        <w:rPr>
          <w:rFonts w:hint="eastAsia"/>
        </w:rPr>
        <w:t>开发的门槛。</w:t>
      </w:r>
    </w:p>
    <w:p w14:paraId="0F6844C0" w14:textId="738A29E7" w:rsidR="002F6E06" w:rsidRDefault="002F6E06" w:rsidP="002F6E06">
      <w:pPr>
        <w:pStyle w:val="2"/>
        <w:spacing w:before="163" w:after="163"/>
        <w:rPr>
          <w:rFonts w:hint="eastAsia"/>
        </w:rPr>
      </w:pPr>
      <w:r>
        <w:rPr>
          <w:rFonts w:hint="eastAsia"/>
        </w:rPr>
        <w:lastRenderedPageBreak/>
        <w:t>研究局限性</w:t>
      </w:r>
    </w:p>
    <w:p w14:paraId="2E223146" w14:textId="7B15E2ED" w:rsidR="002F6E06" w:rsidRDefault="002F6E06" w:rsidP="002F6E06">
      <w:pPr>
        <w:pStyle w:val="altz"/>
        <w:ind w:firstLine="480"/>
      </w:pPr>
      <w:r>
        <w:rPr>
          <w:rFonts w:hint="eastAsia"/>
        </w:rPr>
        <w:t>本研究存在若干需要客观认识的局限性。在数据来源方面，研究仅聚焦</w:t>
      </w:r>
      <w:r>
        <w:rPr>
          <w:rFonts w:hint="eastAsia"/>
        </w:rPr>
        <w:t>Bilibili</w:t>
      </w:r>
      <w:r>
        <w:rPr>
          <w:rFonts w:hint="eastAsia"/>
        </w:rPr>
        <w:t>单一平台，且筛选条件（播放量不低于</w:t>
      </w:r>
      <w:r>
        <w:rPr>
          <w:rFonts w:hint="eastAsia"/>
        </w:rPr>
        <w:t>10</w:t>
      </w:r>
      <w:r>
        <w:rPr>
          <w:rFonts w:hint="eastAsia"/>
        </w:rPr>
        <w:t>万次）可能导致样本偏向热门视频及其评论区，未能充分覆盖</w:t>
      </w:r>
      <w:proofErr w:type="gramStart"/>
      <w:r>
        <w:rPr>
          <w:rFonts w:hint="eastAsia"/>
        </w:rPr>
        <w:t>小众但重要</w:t>
      </w:r>
      <w:proofErr w:type="gramEnd"/>
      <w:r>
        <w:rPr>
          <w:rFonts w:hint="eastAsia"/>
        </w:rPr>
        <w:t>的声音</w:t>
      </w:r>
      <w:r w:rsidR="00613CFD">
        <w:rPr>
          <w:rFonts w:hint="eastAsia"/>
        </w:rPr>
        <w:t>。</w:t>
      </w:r>
      <w:r>
        <w:rPr>
          <w:rFonts w:hint="eastAsia"/>
        </w:rPr>
        <w:t>同时，平台的匿名机制使得评论者的真实年龄与身份无法完全确认，虽已有研究表明</w:t>
      </w:r>
      <w:r>
        <w:rPr>
          <w:rFonts w:hint="eastAsia"/>
        </w:rPr>
        <w:t>B</w:t>
      </w:r>
      <w:r>
        <w:rPr>
          <w:rFonts w:hint="eastAsia"/>
        </w:rPr>
        <w:t>站用户以青少年为主体，但仍存在偏差可能。在模型层面，尽管领域微调显著提升了性能，大语言模型的</w:t>
      </w:r>
      <w:r w:rsidR="00613CFD">
        <w:rPr>
          <w:rFonts w:hint="eastAsia"/>
        </w:rPr>
        <w:t>“</w:t>
      </w:r>
      <w:r>
        <w:rPr>
          <w:rFonts w:hint="eastAsia"/>
        </w:rPr>
        <w:t>幻觉</w:t>
      </w:r>
      <w:r w:rsidR="00613CFD">
        <w:rPr>
          <w:rFonts w:hint="eastAsia"/>
        </w:rPr>
        <w:t>”</w:t>
      </w:r>
      <w:r>
        <w:rPr>
          <w:rFonts w:hint="eastAsia"/>
        </w:rPr>
        <w:t>问题仍未根除，在面对前沿议题或反常识提问时可能产生事实性错误或安全隐患；此外，自动化评估虽经专家标准锚定，但终究无法完全替代人类医生的临床判断。在资源约束方面，受限于人力与时间，人工审核与专家评分的样本量有限，数据集的规模与多样性仍有扩展空间。</w:t>
      </w:r>
    </w:p>
    <w:p w14:paraId="70C914C2" w14:textId="4D367A16" w:rsidR="002F6E06" w:rsidRDefault="002F6E06" w:rsidP="00613CFD">
      <w:pPr>
        <w:pStyle w:val="2"/>
        <w:spacing w:before="163" w:after="163"/>
        <w:rPr>
          <w:rFonts w:hint="eastAsia"/>
        </w:rPr>
      </w:pPr>
      <w:r>
        <w:rPr>
          <w:rFonts w:hint="eastAsia"/>
        </w:rPr>
        <w:t>未来研究展望</w:t>
      </w:r>
    </w:p>
    <w:p w14:paraId="201D6815" w14:textId="77777777" w:rsidR="00A5617A" w:rsidRDefault="002F6E06" w:rsidP="002F6E06">
      <w:pPr>
        <w:pStyle w:val="altz"/>
        <w:ind w:firstLine="480"/>
      </w:pPr>
      <w:r>
        <w:rPr>
          <w:rFonts w:hint="eastAsia"/>
        </w:rPr>
        <w:t>基于上述局限性与研究发现，未来可从以下方向深入推进。</w:t>
      </w:r>
    </w:p>
    <w:p w14:paraId="19A5CB35" w14:textId="77777777" w:rsidR="00A5617A" w:rsidRDefault="00A5617A" w:rsidP="002F6E06">
      <w:pPr>
        <w:pStyle w:val="altz"/>
        <w:ind w:firstLine="480"/>
      </w:pPr>
      <w:r>
        <w:rPr>
          <w:rFonts w:hint="eastAsia"/>
        </w:rPr>
        <w:t>考虑</w:t>
      </w:r>
      <w:r w:rsidR="002F6E06">
        <w:rPr>
          <w:rFonts w:hint="eastAsia"/>
        </w:rPr>
        <w:t>拓展数据来源至多平台（</w:t>
      </w:r>
      <w:proofErr w:type="gramStart"/>
      <w:r w:rsidR="002F6E06">
        <w:rPr>
          <w:rFonts w:hint="eastAsia"/>
        </w:rPr>
        <w:t>如抖音</w:t>
      </w:r>
      <w:proofErr w:type="gramEnd"/>
      <w:r w:rsidR="002F6E06">
        <w:rPr>
          <w:rFonts w:hint="eastAsia"/>
        </w:rPr>
        <w:t>、微博、小红书），开展跨平台比较研究，以验证本研究发现的普适性或揭示平台生态差异对健康传播的影响。</w:t>
      </w:r>
    </w:p>
    <w:p w14:paraId="488A5F30" w14:textId="77777777" w:rsidR="00A5617A" w:rsidRDefault="002F6E06" w:rsidP="002F6E06">
      <w:pPr>
        <w:pStyle w:val="altz"/>
        <w:ind w:firstLine="480"/>
      </w:pPr>
      <w:r>
        <w:rPr>
          <w:rFonts w:hint="eastAsia"/>
        </w:rPr>
        <w:t>引入医学专家更深度的参与，不仅在审核环节，更在数据采集与问题分类的初期介入，提升数据集的专业纵深。</w:t>
      </w:r>
    </w:p>
    <w:p w14:paraId="45907233" w14:textId="77777777" w:rsidR="00A5617A" w:rsidRDefault="00A5617A" w:rsidP="002F6E06">
      <w:pPr>
        <w:pStyle w:val="altz"/>
        <w:ind w:firstLine="480"/>
      </w:pPr>
      <w:r>
        <w:rPr>
          <w:rFonts w:hint="eastAsia"/>
        </w:rPr>
        <w:t>尝试</w:t>
      </w:r>
      <w:r w:rsidR="002F6E06">
        <w:rPr>
          <w:rFonts w:hint="eastAsia"/>
        </w:rPr>
        <w:t>结合检索增强生成技术，将模型与权威医学知识库动态链接，以缓解幻觉问题并保障答案的时效性与可追溯性。</w:t>
      </w:r>
    </w:p>
    <w:p w14:paraId="0B2942F1" w14:textId="77777777" w:rsidR="00A5617A" w:rsidRDefault="00A5617A" w:rsidP="002F6E06">
      <w:pPr>
        <w:pStyle w:val="altz"/>
        <w:ind w:firstLine="480"/>
      </w:pPr>
      <w:r>
        <w:rPr>
          <w:rFonts w:hint="eastAsia"/>
        </w:rPr>
        <w:t>开展</w:t>
      </w:r>
      <w:r w:rsidR="002F6E06">
        <w:rPr>
          <w:rFonts w:hint="eastAsia"/>
        </w:rPr>
        <w:t>多轮对话与个性化交互</w:t>
      </w:r>
      <w:r>
        <w:rPr>
          <w:rFonts w:hint="eastAsia"/>
        </w:rPr>
        <w:t>的探索</w:t>
      </w:r>
      <w:r w:rsidR="002F6E06">
        <w:rPr>
          <w:rFonts w:hint="eastAsia"/>
        </w:rPr>
        <w:t>，模拟真实咨询场景中的追问与澄清机制，提升智能问答系统的实用体验。</w:t>
      </w:r>
    </w:p>
    <w:p w14:paraId="6D2E3782" w14:textId="06E3731D" w:rsidR="002F6E06" w:rsidRDefault="00A5617A" w:rsidP="002F6E06">
      <w:pPr>
        <w:pStyle w:val="altz"/>
        <w:ind w:firstLine="480"/>
      </w:pPr>
      <w:r>
        <w:rPr>
          <w:rFonts w:hint="eastAsia"/>
        </w:rPr>
        <w:t>注重</w:t>
      </w:r>
      <w:r w:rsidR="002F6E06">
        <w:rPr>
          <w:rFonts w:hint="eastAsia"/>
        </w:rPr>
        <w:t>数据集</w:t>
      </w:r>
      <w:r>
        <w:rPr>
          <w:rFonts w:hint="eastAsia"/>
        </w:rPr>
        <w:t>规模</w:t>
      </w:r>
      <w:r w:rsidR="002F6E06">
        <w:rPr>
          <w:rFonts w:hint="eastAsia"/>
        </w:rPr>
        <w:t>的</w:t>
      </w:r>
      <w:r>
        <w:rPr>
          <w:rFonts w:hint="eastAsia"/>
        </w:rPr>
        <w:t>持续扩充</w:t>
      </w:r>
      <w:r w:rsidR="002F6E06">
        <w:rPr>
          <w:rFonts w:hint="eastAsia"/>
        </w:rPr>
        <w:t>与主题覆盖，特别加强对新兴技术、谣言辟谣及边缘议题的系统性收录，以增强模型的鲁棒性与安全性。</w:t>
      </w:r>
    </w:p>
    <w:p w14:paraId="686572D7" w14:textId="77777777" w:rsidR="002F6E06" w:rsidRDefault="002F6E06">
      <w:pPr>
        <w:pStyle w:val="altz"/>
        <w:ind w:firstLine="480"/>
      </w:pPr>
    </w:p>
    <w:p w14:paraId="5D485288" w14:textId="77777777" w:rsidR="00F54B80" w:rsidRDefault="00F54B80">
      <w:pPr>
        <w:pStyle w:val="altz"/>
        <w:ind w:firstLine="480"/>
        <w:sectPr w:rsidR="00F54B80">
          <w:headerReference w:type="default" r:id="rId43"/>
          <w:endnotePr>
            <w:numFmt w:val="decimal"/>
          </w:endnotePr>
          <w:pgSz w:w="11906" w:h="16838"/>
          <w:pgMar w:top="1701" w:right="1418" w:bottom="1701" w:left="1418" w:header="851" w:footer="850" w:gutter="0"/>
          <w:cols w:space="425"/>
          <w:docGrid w:type="linesAndChars" w:linePitch="326"/>
        </w:sectPr>
      </w:pPr>
    </w:p>
    <w:p w14:paraId="145A8B3B" w14:textId="281719C9" w:rsidR="00613CFD" w:rsidRDefault="00613CFD" w:rsidP="00613CFD">
      <w:pPr>
        <w:pStyle w:val="1"/>
        <w:numPr>
          <w:ilvl w:val="0"/>
          <w:numId w:val="0"/>
        </w:numPr>
        <w:spacing w:before="326" w:after="326"/>
        <w:ind w:left="284"/>
        <w:rPr>
          <w:rFonts w:hint="eastAsia"/>
        </w:rPr>
      </w:pPr>
      <w:bookmarkStart w:id="206" w:name="_Toc227951645"/>
      <w:r w:rsidRPr="00613CFD">
        <w:rPr>
          <w:rFonts w:hint="eastAsia"/>
        </w:rPr>
        <w:lastRenderedPageBreak/>
        <w:t>附录</w:t>
      </w:r>
      <w:r w:rsidRPr="00613CFD">
        <w:rPr>
          <w:rFonts w:ascii="Times New Roman" w:hAnsi="Times New Roman" w:cs="Times New Roman"/>
        </w:rPr>
        <w:t>A</w:t>
      </w:r>
      <w:r w:rsidRPr="00613CFD">
        <w:rPr>
          <w:rFonts w:hint="eastAsia"/>
        </w:rPr>
        <w:tab/>
      </w:r>
      <w:r w:rsidRPr="00613CFD">
        <w:rPr>
          <w:rFonts w:hint="eastAsia"/>
        </w:rPr>
        <w:t>图表索引</w:t>
      </w:r>
    </w:p>
    <w:p w14:paraId="430F20E8" w14:textId="1B621DC5" w:rsidR="00451C6C" w:rsidRDefault="00451C6C" w:rsidP="00451C6C">
      <w:pPr>
        <w:pStyle w:val="affe"/>
        <w:tabs>
          <w:tab w:val="right" w:leader="dot" w:pos="9060"/>
        </w:tabs>
        <w:spacing w:afterLines="0" w:after="0" w:line="400" w:lineRule="exact"/>
        <w:ind w:leftChars="0" w:left="480" w:hanging="480"/>
        <w:rPr>
          <w:rFonts w:asciiTheme="minorHAnsi" w:eastAsiaTheme="minorEastAsia" w:hAnsiTheme="minorHAnsi" w:hint="eastAsia"/>
          <w:noProof/>
          <w:sz w:val="22"/>
          <w:szCs w:val="24"/>
          <w14:ligatures w14:val="standardContextual"/>
        </w:rPr>
      </w:pPr>
      <w:r>
        <w:fldChar w:fldCharType="begin"/>
      </w:r>
      <w:r>
        <w:instrText xml:space="preserve"> </w:instrText>
      </w:r>
      <w:r>
        <w:rPr>
          <w:rFonts w:hint="eastAsia"/>
        </w:rPr>
        <w:instrText>TOC \h \z \c "</w:instrText>
      </w:r>
      <w:r>
        <w:rPr>
          <w:rFonts w:hint="eastAsia"/>
        </w:rPr>
        <w:instrText>图</w:instrText>
      </w:r>
      <w:r>
        <w:rPr>
          <w:rFonts w:hint="eastAsia"/>
        </w:rPr>
        <w:instrText>"</w:instrText>
      </w:r>
      <w:r>
        <w:instrText xml:space="preserve"> </w:instrText>
      </w:r>
      <w:r>
        <w:fldChar w:fldCharType="separate"/>
      </w:r>
      <w:hyperlink w:anchor="_Toc227955938" w:history="1">
        <w:r w:rsidRPr="00C8245C">
          <w:rPr>
            <w:rStyle w:val="afb"/>
            <w:rFonts w:hint="eastAsia"/>
            <w:noProof/>
          </w:rPr>
          <w:t>图</w:t>
        </w:r>
        <w:r w:rsidRPr="00C8245C">
          <w:rPr>
            <w:rStyle w:val="afb"/>
            <w:rFonts w:hint="eastAsia"/>
            <w:noProof/>
          </w:rPr>
          <w:t xml:space="preserve"> 3</w:t>
        </w:r>
        <w:r w:rsidRPr="00C8245C">
          <w:rPr>
            <w:rStyle w:val="afb"/>
            <w:rFonts w:hint="eastAsia"/>
            <w:noProof/>
          </w:rPr>
          <w:noBreakHyphen/>
          <w:t>1 Bilibili</w:t>
        </w:r>
        <w:r w:rsidRPr="00C8245C">
          <w:rPr>
            <w:rStyle w:val="afb"/>
            <w:rFonts w:hint="eastAsia"/>
            <w:noProof/>
          </w:rPr>
          <w:t>数据采集流程图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_Toc227955938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66E3DD2" w14:textId="512487F8" w:rsidR="00451C6C" w:rsidRDefault="00451C6C" w:rsidP="00451C6C">
      <w:pPr>
        <w:pStyle w:val="affe"/>
        <w:tabs>
          <w:tab w:val="right" w:leader="dot" w:pos="9060"/>
        </w:tabs>
        <w:spacing w:afterLines="0" w:after="0" w:line="400" w:lineRule="exact"/>
        <w:ind w:leftChars="0" w:left="480" w:hanging="480"/>
        <w:rPr>
          <w:rFonts w:asciiTheme="minorHAnsi" w:eastAsiaTheme="minorEastAsia" w:hAnsiTheme="minorHAnsi" w:hint="eastAsia"/>
          <w:noProof/>
          <w:sz w:val="22"/>
          <w:szCs w:val="24"/>
          <w14:ligatures w14:val="standardContextual"/>
        </w:rPr>
      </w:pPr>
      <w:hyperlink w:anchor="_Toc227955939" w:history="1">
        <w:r w:rsidRPr="00C8245C">
          <w:rPr>
            <w:rStyle w:val="afb"/>
            <w:rFonts w:hint="eastAsia"/>
            <w:noProof/>
          </w:rPr>
          <w:t>图</w:t>
        </w:r>
        <w:r w:rsidRPr="00C8245C">
          <w:rPr>
            <w:rStyle w:val="afb"/>
            <w:rFonts w:hint="eastAsia"/>
            <w:noProof/>
          </w:rPr>
          <w:t xml:space="preserve"> 4</w:t>
        </w:r>
        <w:r w:rsidRPr="00C8245C">
          <w:rPr>
            <w:rStyle w:val="afb"/>
            <w:rFonts w:hint="eastAsia"/>
            <w:noProof/>
          </w:rPr>
          <w:noBreakHyphen/>
          <w:t xml:space="preserve">1 </w:t>
        </w:r>
        <w:r w:rsidRPr="00C8245C">
          <w:rPr>
            <w:rStyle w:val="afb"/>
            <w:rFonts w:hint="eastAsia"/>
            <w:noProof/>
          </w:rPr>
          <w:t>用户评论问题主题分类分布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_Toc227955939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467D74" w14:textId="4EC21D06" w:rsidR="00451C6C" w:rsidRDefault="00451C6C" w:rsidP="00451C6C">
      <w:pPr>
        <w:pStyle w:val="affe"/>
        <w:tabs>
          <w:tab w:val="right" w:leader="dot" w:pos="9060"/>
        </w:tabs>
        <w:spacing w:afterLines="0" w:after="0" w:line="400" w:lineRule="exact"/>
        <w:ind w:leftChars="0" w:left="480" w:hanging="480"/>
        <w:rPr>
          <w:rFonts w:asciiTheme="minorHAnsi" w:eastAsiaTheme="minorEastAsia" w:hAnsiTheme="minorHAnsi" w:hint="eastAsia"/>
          <w:noProof/>
          <w:sz w:val="22"/>
          <w:szCs w:val="24"/>
          <w14:ligatures w14:val="standardContextual"/>
        </w:rPr>
      </w:pPr>
      <w:hyperlink w:anchor="_Toc227955940" w:history="1">
        <w:r w:rsidRPr="00C8245C">
          <w:rPr>
            <w:rStyle w:val="afb"/>
            <w:rFonts w:ascii="宋体" w:hAnsi="宋体" w:hint="eastAsia"/>
            <w:noProof/>
          </w:rPr>
          <w:t xml:space="preserve">图 </w:t>
        </w:r>
        <w:r w:rsidRPr="00451C6C">
          <w:rPr>
            <w:rStyle w:val="afb"/>
            <w:rFonts w:cs="Times New Roman"/>
            <w:noProof/>
          </w:rPr>
          <w:t>5</w:t>
        </w:r>
        <w:r w:rsidRPr="00451C6C">
          <w:rPr>
            <w:rStyle w:val="afb"/>
            <w:rFonts w:cs="Times New Roman"/>
            <w:noProof/>
          </w:rPr>
          <w:noBreakHyphen/>
          <w:t>1</w:t>
        </w:r>
        <w:r w:rsidRPr="00C8245C">
          <w:rPr>
            <w:rStyle w:val="afb"/>
            <w:rFonts w:ascii="宋体" w:hAnsi="宋体" w:hint="eastAsia"/>
            <w:noProof/>
          </w:rPr>
          <w:t xml:space="preserve"> 各评价维度下一致性系数(二次加权kappa)雷达图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_Toc227955940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1478EA7" w14:textId="40EB52A3" w:rsidR="00451C6C" w:rsidRDefault="00451C6C" w:rsidP="00451C6C">
      <w:pPr>
        <w:pStyle w:val="affe"/>
        <w:tabs>
          <w:tab w:val="right" w:leader="dot" w:pos="9060"/>
        </w:tabs>
        <w:spacing w:afterLines="0" w:after="0" w:line="400" w:lineRule="exact"/>
        <w:ind w:leftChars="0" w:left="480" w:hanging="480"/>
        <w:rPr>
          <w:rFonts w:asciiTheme="minorHAnsi" w:eastAsiaTheme="minorEastAsia" w:hAnsiTheme="minorHAnsi" w:hint="eastAsia"/>
          <w:noProof/>
          <w:sz w:val="22"/>
          <w:szCs w:val="24"/>
          <w14:ligatures w14:val="standardContextual"/>
        </w:rPr>
      </w:pPr>
      <w:hyperlink w:anchor="_Toc227955941" w:history="1">
        <w:r w:rsidRPr="00C8245C">
          <w:rPr>
            <w:rStyle w:val="afb"/>
            <w:rFonts w:hint="eastAsia"/>
            <w:noProof/>
          </w:rPr>
          <w:t>图</w:t>
        </w:r>
        <w:r w:rsidRPr="00C8245C">
          <w:rPr>
            <w:rStyle w:val="afb"/>
            <w:rFonts w:hint="eastAsia"/>
            <w:noProof/>
          </w:rPr>
          <w:t xml:space="preserve"> 6</w:t>
        </w:r>
        <w:r w:rsidRPr="00C8245C">
          <w:rPr>
            <w:rStyle w:val="afb"/>
            <w:rFonts w:hint="eastAsia"/>
            <w:noProof/>
          </w:rPr>
          <w:noBreakHyphen/>
          <w:t xml:space="preserve">1 </w:t>
        </w:r>
        <w:r w:rsidRPr="00C8245C">
          <w:rPr>
            <w:rStyle w:val="afb"/>
            <w:rFonts w:hint="eastAsia"/>
            <w:noProof/>
          </w:rPr>
          <w:t>各模型微调前后</w:t>
        </w:r>
        <w:r w:rsidRPr="00C8245C">
          <w:rPr>
            <w:rStyle w:val="afb"/>
            <w:rFonts w:hint="eastAsia"/>
            <w:noProof/>
          </w:rPr>
          <w:t>ROUGE-L</w:t>
        </w:r>
        <w:r w:rsidRPr="00C8245C">
          <w:rPr>
            <w:rStyle w:val="afb"/>
            <w:rFonts w:hint="eastAsia"/>
            <w:noProof/>
          </w:rPr>
          <w:t>分数对比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_Toc227955941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1386966" w14:textId="605A6FD0" w:rsidR="00451C6C" w:rsidRDefault="00451C6C" w:rsidP="00451C6C">
      <w:pPr>
        <w:pStyle w:val="affe"/>
        <w:tabs>
          <w:tab w:val="right" w:leader="dot" w:pos="9060"/>
        </w:tabs>
        <w:spacing w:afterLines="0" w:after="0" w:line="400" w:lineRule="exact"/>
        <w:ind w:leftChars="0" w:left="480" w:hanging="480"/>
        <w:rPr>
          <w:rFonts w:asciiTheme="minorHAnsi" w:eastAsiaTheme="minorEastAsia" w:hAnsiTheme="minorHAnsi" w:hint="eastAsia"/>
          <w:noProof/>
          <w:sz w:val="22"/>
          <w:szCs w:val="24"/>
          <w14:ligatures w14:val="standardContextual"/>
        </w:rPr>
      </w:pPr>
      <w:hyperlink w:anchor="_Toc227955942" w:history="1">
        <w:r w:rsidRPr="00C8245C">
          <w:rPr>
            <w:rStyle w:val="afb"/>
            <w:rFonts w:hint="eastAsia"/>
            <w:noProof/>
          </w:rPr>
          <w:t>图</w:t>
        </w:r>
        <w:r w:rsidRPr="00C8245C">
          <w:rPr>
            <w:rStyle w:val="afb"/>
            <w:rFonts w:hint="eastAsia"/>
            <w:noProof/>
          </w:rPr>
          <w:t xml:space="preserve"> 6</w:t>
        </w:r>
        <w:r w:rsidRPr="00C8245C">
          <w:rPr>
            <w:rStyle w:val="afb"/>
            <w:rFonts w:hint="eastAsia"/>
            <w:noProof/>
          </w:rPr>
          <w:noBreakHyphen/>
          <w:t xml:space="preserve">2 </w:t>
        </w:r>
        <w:r w:rsidRPr="00C8245C">
          <w:rPr>
            <w:rStyle w:val="afb"/>
            <w:rFonts w:hint="eastAsia"/>
            <w:noProof/>
          </w:rPr>
          <w:t>各模型六维度综合均分对比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_Toc227955942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C302189" w14:textId="3E9E3B29" w:rsidR="00451C6C" w:rsidRDefault="00451C6C" w:rsidP="00451C6C">
      <w:pPr>
        <w:pStyle w:val="affe"/>
        <w:tabs>
          <w:tab w:val="right" w:leader="dot" w:pos="9060"/>
        </w:tabs>
        <w:spacing w:afterLines="0" w:after="0" w:line="400" w:lineRule="exact"/>
        <w:ind w:leftChars="0" w:left="480" w:hanging="480"/>
        <w:rPr>
          <w:rFonts w:asciiTheme="minorHAnsi" w:eastAsiaTheme="minorEastAsia" w:hAnsiTheme="minorHAnsi" w:hint="eastAsia"/>
          <w:noProof/>
          <w:sz w:val="22"/>
          <w:szCs w:val="24"/>
          <w14:ligatures w14:val="standardContextual"/>
        </w:rPr>
      </w:pPr>
      <w:hyperlink w:anchor="_Toc227955943" w:history="1">
        <w:r w:rsidRPr="00C8245C">
          <w:rPr>
            <w:rStyle w:val="afb"/>
            <w:rFonts w:hint="eastAsia"/>
            <w:noProof/>
          </w:rPr>
          <w:t>图</w:t>
        </w:r>
        <w:r w:rsidRPr="00C8245C">
          <w:rPr>
            <w:rStyle w:val="afb"/>
            <w:rFonts w:hint="eastAsia"/>
            <w:noProof/>
          </w:rPr>
          <w:t xml:space="preserve"> 6</w:t>
        </w:r>
        <w:r w:rsidRPr="00C8245C">
          <w:rPr>
            <w:rStyle w:val="afb"/>
            <w:rFonts w:hint="eastAsia"/>
            <w:noProof/>
          </w:rPr>
          <w:noBreakHyphen/>
          <w:t xml:space="preserve">3 </w:t>
        </w:r>
        <w:r w:rsidRPr="00C8245C">
          <w:rPr>
            <w:rStyle w:val="afb"/>
            <w:rFonts w:hint="eastAsia"/>
            <w:noProof/>
          </w:rPr>
          <w:t>各模型六维度得分差异热力图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_Toc227955943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D833014" w14:textId="41DF6A5E" w:rsidR="00451C6C" w:rsidRDefault="00451C6C" w:rsidP="00451C6C">
      <w:pPr>
        <w:pStyle w:val="affe"/>
        <w:tabs>
          <w:tab w:val="right" w:leader="dot" w:pos="9060"/>
        </w:tabs>
        <w:spacing w:afterLines="0" w:after="0" w:line="400" w:lineRule="exact"/>
        <w:ind w:leftChars="0" w:left="480" w:hanging="480"/>
        <w:rPr>
          <w:rFonts w:asciiTheme="minorHAnsi" w:eastAsiaTheme="minorEastAsia" w:hAnsiTheme="minorHAnsi" w:hint="eastAsia"/>
          <w:noProof/>
          <w:sz w:val="22"/>
          <w:szCs w:val="24"/>
          <w14:ligatures w14:val="standardContextual"/>
        </w:rPr>
      </w:pPr>
      <w:hyperlink w:anchor="_Toc227955944" w:history="1">
        <w:r w:rsidRPr="00C8245C">
          <w:rPr>
            <w:rStyle w:val="afb"/>
            <w:rFonts w:hint="eastAsia"/>
            <w:noProof/>
          </w:rPr>
          <w:t>图</w:t>
        </w:r>
        <w:r w:rsidRPr="00C8245C">
          <w:rPr>
            <w:rStyle w:val="afb"/>
            <w:rFonts w:hint="eastAsia"/>
            <w:noProof/>
          </w:rPr>
          <w:t xml:space="preserve"> 6</w:t>
        </w:r>
        <w:r w:rsidRPr="00C8245C">
          <w:rPr>
            <w:rStyle w:val="afb"/>
            <w:rFonts w:hint="eastAsia"/>
            <w:noProof/>
          </w:rPr>
          <w:noBreakHyphen/>
          <w:t>4 Qwen3-4B</w:t>
        </w:r>
        <w:r w:rsidRPr="00C8245C">
          <w:rPr>
            <w:rStyle w:val="afb"/>
            <w:rFonts w:hint="eastAsia"/>
            <w:noProof/>
          </w:rPr>
          <w:t>模型各主题综合均分提升幅度与显著性水平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_Toc227955944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FDF8D0F" w14:textId="1CD848A8" w:rsidR="00613CFD" w:rsidRDefault="00451C6C" w:rsidP="00451C6C">
      <w:pPr>
        <w:pStyle w:val="altz"/>
        <w:ind w:firstLine="480"/>
      </w:pPr>
      <w:r>
        <w:fldChar w:fldCharType="end"/>
      </w:r>
    </w:p>
    <w:p w14:paraId="56E9338B" w14:textId="351EE2C6" w:rsidR="00451C6C" w:rsidRPr="00451C6C" w:rsidRDefault="00451C6C" w:rsidP="00451C6C">
      <w:pPr>
        <w:pStyle w:val="affe"/>
        <w:tabs>
          <w:tab w:val="right" w:leader="dot" w:pos="9060"/>
        </w:tabs>
        <w:spacing w:afterLines="0" w:after="0" w:line="400" w:lineRule="exact"/>
        <w:ind w:leftChars="0" w:left="480" w:hanging="480"/>
        <w:rPr>
          <w:rStyle w:val="afb"/>
        </w:rPr>
      </w:pPr>
      <w:r w:rsidRPr="00451C6C">
        <w:rPr>
          <w:rStyle w:val="afb"/>
          <w:noProof/>
        </w:rPr>
        <w:fldChar w:fldCharType="begin"/>
      </w:r>
      <w:r w:rsidRPr="00451C6C">
        <w:rPr>
          <w:rStyle w:val="afb"/>
          <w:noProof/>
        </w:rPr>
        <w:instrText xml:space="preserve"> </w:instrText>
      </w:r>
      <w:r w:rsidRPr="00451C6C">
        <w:rPr>
          <w:rStyle w:val="afb"/>
          <w:rFonts w:hint="eastAsia"/>
          <w:noProof/>
        </w:rPr>
        <w:instrText>TOC \h \z \c "</w:instrText>
      </w:r>
      <w:r w:rsidRPr="00451C6C">
        <w:rPr>
          <w:rStyle w:val="afb"/>
          <w:rFonts w:hint="eastAsia"/>
          <w:noProof/>
        </w:rPr>
        <w:instrText>表</w:instrText>
      </w:r>
      <w:r w:rsidRPr="00451C6C">
        <w:rPr>
          <w:rStyle w:val="afb"/>
          <w:rFonts w:hint="eastAsia"/>
          <w:noProof/>
        </w:rPr>
        <w:instrText>"</w:instrText>
      </w:r>
      <w:r w:rsidRPr="00451C6C">
        <w:rPr>
          <w:rStyle w:val="afb"/>
          <w:noProof/>
        </w:rPr>
        <w:instrText xml:space="preserve"> </w:instrText>
      </w:r>
      <w:r w:rsidRPr="00451C6C">
        <w:rPr>
          <w:rStyle w:val="afb"/>
          <w:noProof/>
        </w:rPr>
        <w:fldChar w:fldCharType="separate"/>
      </w:r>
      <w:hyperlink w:anchor="_Toc227956038" w:history="1">
        <w:r w:rsidRPr="00451C6C">
          <w:rPr>
            <w:rStyle w:val="afb"/>
            <w:rFonts w:hint="eastAsia"/>
            <w:noProof/>
          </w:rPr>
          <w:t>表</w:t>
        </w:r>
        <w:r w:rsidRPr="00451C6C">
          <w:rPr>
            <w:rStyle w:val="afb"/>
            <w:rFonts w:hint="eastAsia"/>
            <w:noProof/>
          </w:rPr>
          <w:t xml:space="preserve"> 3</w:t>
        </w:r>
        <w:r w:rsidRPr="00451C6C">
          <w:rPr>
            <w:rStyle w:val="afb"/>
            <w:rFonts w:hint="eastAsia"/>
            <w:noProof/>
          </w:rPr>
          <w:noBreakHyphen/>
          <w:t xml:space="preserve">1 </w:t>
        </w:r>
        <w:r w:rsidRPr="00451C6C">
          <w:rPr>
            <w:rStyle w:val="afb"/>
            <w:rFonts w:hint="eastAsia"/>
            <w:noProof/>
          </w:rPr>
          <w:t>关键词检索表</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_Toc227956038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15</w:t>
        </w:r>
        <w:r w:rsidRPr="00451C6C">
          <w:rPr>
            <w:rStyle w:val="afb"/>
            <w:rFonts w:hint="eastAsia"/>
            <w:webHidden/>
          </w:rPr>
          <w:fldChar w:fldCharType="end"/>
        </w:r>
      </w:hyperlink>
    </w:p>
    <w:p w14:paraId="4B6B47FE" w14:textId="6A45F0CC"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39" w:history="1">
        <w:r w:rsidRPr="009B1127">
          <w:rPr>
            <w:rStyle w:val="afb"/>
            <w:rFonts w:hint="eastAsia"/>
            <w:noProof/>
          </w:rPr>
          <w:t>表</w:t>
        </w:r>
        <w:r w:rsidRPr="009B1127">
          <w:rPr>
            <w:rStyle w:val="afb"/>
            <w:rFonts w:hint="eastAsia"/>
            <w:noProof/>
          </w:rPr>
          <w:t xml:space="preserve"> 4</w:t>
        </w:r>
        <w:r w:rsidRPr="009B1127">
          <w:rPr>
            <w:rStyle w:val="afb"/>
            <w:rFonts w:hint="eastAsia"/>
            <w:noProof/>
          </w:rPr>
          <w:noBreakHyphen/>
          <w:t xml:space="preserve">1 </w:t>
        </w:r>
        <w:r w:rsidRPr="009B1127">
          <w:rPr>
            <w:rStyle w:val="afb"/>
            <w:rFonts w:hint="eastAsia"/>
            <w:noProof/>
          </w:rPr>
          <w:t>用户评论问题主题分类统计</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_Toc227956039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20</w:t>
        </w:r>
        <w:r w:rsidRPr="00451C6C">
          <w:rPr>
            <w:rStyle w:val="afb"/>
            <w:rFonts w:hint="eastAsia"/>
            <w:webHidden/>
          </w:rPr>
          <w:fldChar w:fldCharType="end"/>
        </w:r>
      </w:hyperlink>
    </w:p>
    <w:p w14:paraId="6DB5B5B6" w14:textId="0FCD0120"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40" w:history="1">
        <w:r w:rsidRPr="00451C6C">
          <w:rPr>
            <w:rStyle w:val="afb"/>
            <w:rFonts w:hint="eastAsia"/>
            <w:noProof/>
          </w:rPr>
          <w:t>表</w:t>
        </w:r>
        <w:r w:rsidRPr="00451C6C">
          <w:rPr>
            <w:rStyle w:val="afb"/>
            <w:rFonts w:hint="eastAsia"/>
            <w:noProof/>
          </w:rPr>
          <w:t xml:space="preserve"> 5</w:t>
        </w:r>
        <w:r w:rsidRPr="00451C6C">
          <w:rPr>
            <w:rStyle w:val="afb"/>
            <w:rFonts w:hint="eastAsia"/>
            <w:noProof/>
          </w:rPr>
          <w:noBreakHyphen/>
          <w:t xml:space="preserve">1 </w:t>
        </w:r>
        <w:r w:rsidRPr="00451C6C">
          <w:rPr>
            <w:rStyle w:val="afb"/>
            <w:rFonts w:hint="eastAsia"/>
            <w:noProof/>
          </w:rPr>
          <w:t>问题规范化提示词</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_Toc227956040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26</w:t>
        </w:r>
        <w:r w:rsidRPr="00451C6C">
          <w:rPr>
            <w:rStyle w:val="afb"/>
            <w:rFonts w:hint="eastAsia"/>
            <w:webHidden/>
          </w:rPr>
          <w:fldChar w:fldCharType="end"/>
        </w:r>
      </w:hyperlink>
    </w:p>
    <w:p w14:paraId="6F08EA2B" w14:textId="08F5EEC3"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41" w:history="1">
        <w:r w:rsidRPr="00451C6C">
          <w:rPr>
            <w:rStyle w:val="afb"/>
            <w:rFonts w:hint="eastAsia"/>
            <w:noProof/>
          </w:rPr>
          <w:t>表</w:t>
        </w:r>
        <w:r w:rsidRPr="00451C6C">
          <w:rPr>
            <w:rStyle w:val="afb"/>
            <w:rFonts w:hint="eastAsia"/>
            <w:noProof/>
          </w:rPr>
          <w:t xml:space="preserve"> 5</w:t>
        </w:r>
        <w:r w:rsidRPr="00451C6C">
          <w:rPr>
            <w:rStyle w:val="afb"/>
            <w:rFonts w:hint="eastAsia"/>
            <w:noProof/>
          </w:rPr>
          <w:noBreakHyphen/>
          <w:t xml:space="preserve">2 </w:t>
        </w:r>
        <w:r w:rsidRPr="00451C6C">
          <w:rPr>
            <w:rStyle w:val="afb"/>
            <w:rFonts w:hint="eastAsia"/>
            <w:noProof/>
          </w:rPr>
          <w:t>答案生成提示词</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_Toc227956041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30</w:t>
        </w:r>
        <w:r w:rsidRPr="00451C6C">
          <w:rPr>
            <w:rStyle w:val="afb"/>
            <w:rFonts w:hint="eastAsia"/>
            <w:webHidden/>
          </w:rPr>
          <w:fldChar w:fldCharType="end"/>
        </w:r>
      </w:hyperlink>
    </w:p>
    <w:p w14:paraId="440C78EB" w14:textId="5C2FA5DC"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42" w:history="1">
        <w:r w:rsidRPr="00451C6C">
          <w:rPr>
            <w:rStyle w:val="afb"/>
            <w:rFonts w:hint="eastAsia"/>
            <w:noProof/>
          </w:rPr>
          <w:t>表</w:t>
        </w:r>
        <w:r w:rsidRPr="00451C6C">
          <w:rPr>
            <w:rStyle w:val="afb"/>
            <w:rFonts w:hint="eastAsia"/>
            <w:noProof/>
          </w:rPr>
          <w:t xml:space="preserve"> 5</w:t>
        </w:r>
        <w:r w:rsidRPr="00451C6C">
          <w:rPr>
            <w:rStyle w:val="afb"/>
            <w:rFonts w:hint="eastAsia"/>
            <w:noProof/>
          </w:rPr>
          <w:noBreakHyphen/>
          <w:t xml:space="preserve">3 </w:t>
        </w:r>
        <w:r w:rsidRPr="00451C6C">
          <w:rPr>
            <w:rStyle w:val="afb"/>
            <w:rFonts w:hint="eastAsia"/>
            <w:noProof/>
          </w:rPr>
          <w:t>打分指标量表</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_Toc227956042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31</w:t>
        </w:r>
        <w:r w:rsidRPr="00451C6C">
          <w:rPr>
            <w:rStyle w:val="afb"/>
            <w:rFonts w:hint="eastAsia"/>
            <w:webHidden/>
          </w:rPr>
          <w:fldChar w:fldCharType="end"/>
        </w:r>
      </w:hyperlink>
    </w:p>
    <w:p w14:paraId="2D87AE9B" w14:textId="70734B7E"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43" w:history="1">
        <w:r w:rsidRPr="00451C6C">
          <w:rPr>
            <w:rStyle w:val="afb"/>
            <w:rFonts w:hint="eastAsia"/>
            <w:noProof/>
          </w:rPr>
          <w:t>表</w:t>
        </w:r>
        <w:r w:rsidRPr="00451C6C">
          <w:rPr>
            <w:rStyle w:val="afb"/>
            <w:rFonts w:hint="eastAsia"/>
            <w:noProof/>
          </w:rPr>
          <w:t xml:space="preserve"> 5</w:t>
        </w:r>
        <w:r w:rsidRPr="00451C6C">
          <w:rPr>
            <w:rStyle w:val="afb"/>
            <w:rFonts w:hint="eastAsia"/>
            <w:noProof/>
          </w:rPr>
          <w:noBreakHyphen/>
          <w:t xml:space="preserve">4 </w:t>
        </w:r>
        <w:r w:rsidRPr="00451C6C">
          <w:rPr>
            <w:rStyle w:val="afb"/>
            <w:rFonts w:hint="eastAsia"/>
            <w:noProof/>
          </w:rPr>
          <w:t>各参评模型与临床专家打分的平均一致性对比</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_Toc227956043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33</w:t>
        </w:r>
        <w:r w:rsidRPr="00451C6C">
          <w:rPr>
            <w:rStyle w:val="afb"/>
            <w:rFonts w:hint="eastAsia"/>
            <w:webHidden/>
          </w:rPr>
          <w:fldChar w:fldCharType="end"/>
        </w:r>
      </w:hyperlink>
    </w:p>
    <w:p w14:paraId="494244FA" w14:textId="0DDB768A"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44" w:history="1">
        <w:r w:rsidRPr="00451C6C">
          <w:rPr>
            <w:rStyle w:val="afb"/>
            <w:rFonts w:hint="eastAsia"/>
            <w:noProof/>
          </w:rPr>
          <w:t>表</w:t>
        </w:r>
        <w:r w:rsidRPr="00451C6C">
          <w:rPr>
            <w:rStyle w:val="afb"/>
            <w:rFonts w:hint="eastAsia"/>
            <w:noProof/>
          </w:rPr>
          <w:t xml:space="preserve"> 5</w:t>
        </w:r>
        <w:r w:rsidRPr="00451C6C">
          <w:rPr>
            <w:rStyle w:val="afb"/>
            <w:rFonts w:hint="eastAsia"/>
            <w:noProof/>
          </w:rPr>
          <w:noBreakHyphen/>
          <w:t xml:space="preserve">5 </w:t>
        </w:r>
        <w:r w:rsidRPr="00451C6C">
          <w:rPr>
            <w:rStyle w:val="afb"/>
            <w:rFonts w:hint="eastAsia"/>
            <w:noProof/>
          </w:rPr>
          <w:t>主要候选模型与不同临床专家打分的一致性分析结果</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_Toc227956044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35</w:t>
        </w:r>
        <w:r w:rsidRPr="00451C6C">
          <w:rPr>
            <w:rStyle w:val="afb"/>
            <w:rFonts w:hint="eastAsia"/>
            <w:webHidden/>
          </w:rPr>
          <w:fldChar w:fldCharType="end"/>
        </w:r>
      </w:hyperlink>
    </w:p>
    <w:p w14:paraId="0E5D0E67" w14:textId="5AC7C479"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45" w:history="1">
        <w:r w:rsidRPr="009B1127">
          <w:rPr>
            <w:rStyle w:val="afb"/>
            <w:rFonts w:hint="eastAsia"/>
            <w:noProof/>
          </w:rPr>
          <w:t>表</w:t>
        </w:r>
        <w:r w:rsidRPr="009B1127">
          <w:rPr>
            <w:rStyle w:val="afb"/>
            <w:rFonts w:hint="eastAsia"/>
            <w:noProof/>
          </w:rPr>
          <w:t xml:space="preserve"> 5</w:t>
        </w:r>
        <w:r w:rsidRPr="009B1127">
          <w:rPr>
            <w:rStyle w:val="afb"/>
            <w:rFonts w:hint="eastAsia"/>
            <w:noProof/>
          </w:rPr>
          <w:noBreakHyphen/>
          <w:t xml:space="preserve">6 </w:t>
        </w:r>
        <w:r w:rsidRPr="009B1127">
          <w:rPr>
            <w:rStyle w:val="afb"/>
            <w:rFonts w:hint="eastAsia"/>
            <w:noProof/>
          </w:rPr>
          <w:t>终版数据集主题分布与六维度质量评分</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_Toc227956045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36</w:t>
        </w:r>
        <w:r w:rsidRPr="00451C6C">
          <w:rPr>
            <w:rStyle w:val="afb"/>
            <w:rFonts w:hint="eastAsia"/>
            <w:webHidden/>
          </w:rPr>
          <w:fldChar w:fldCharType="end"/>
        </w:r>
      </w:hyperlink>
    </w:p>
    <w:p w14:paraId="22FE4842" w14:textId="106EB1ED"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46"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 xml:space="preserve">1 </w:t>
        </w:r>
        <w:r w:rsidRPr="009B1127">
          <w:rPr>
            <w:rStyle w:val="afb"/>
            <w:rFonts w:hint="eastAsia"/>
            <w:noProof/>
          </w:rPr>
          <w:t>硬件配置</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_Toc227956046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38</w:t>
        </w:r>
        <w:r w:rsidRPr="00451C6C">
          <w:rPr>
            <w:rStyle w:val="afb"/>
            <w:rFonts w:hint="eastAsia"/>
            <w:webHidden/>
          </w:rPr>
          <w:fldChar w:fldCharType="end"/>
        </w:r>
      </w:hyperlink>
    </w:p>
    <w:p w14:paraId="1026C05B" w14:textId="548BD45F"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47"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 xml:space="preserve">2 </w:t>
        </w:r>
        <w:r w:rsidRPr="009B1127">
          <w:rPr>
            <w:rStyle w:val="afb"/>
            <w:rFonts w:hint="eastAsia"/>
            <w:noProof/>
          </w:rPr>
          <w:t>实验软件环境配置</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_Toc227956047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38</w:t>
        </w:r>
        <w:r w:rsidRPr="00451C6C">
          <w:rPr>
            <w:rStyle w:val="afb"/>
            <w:rFonts w:hint="eastAsia"/>
            <w:webHidden/>
          </w:rPr>
          <w:fldChar w:fldCharType="end"/>
        </w:r>
      </w:hyperlink>
    </w:p>
    <w:p w14:paraId="39AE1543" w14:textId="45379834"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48"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 xml:space="preserve">3 </w:t>
        </w:r>
        <w:r w:rsidRPr="009B1127">
          <w:rPr>
            <w:rStyle w:val="afb"/>
            <w:rFonts w:hint="eastAsia"/>
            <w:noProof/>
          </w:rPr>
          <w:t>实验选用的基座模型及其核心特征</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_Toc227956048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39</w:t>
        </w:r>
        <w:r w:rsidRPr="00451C6C">
          <w:rPr>
            <w:rStyle w:val="afb"/>
            <w:rFonts w:hint="eastAsia"/>
            <w:webHidden/>
          </w:rPr>
          <w:fldChar w:fldCharType="end"/>
        </w:r>
      </w:hyperlink>
    </w:p>
    <w:p w14:paraId="667279A3" w14:textId="4D158CA8"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49"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 xml:space="preserve">4 </w:t>
        </w:r>
        <w:r w:rsidRPr="009B1127">
          <w:rPr>
            <w:rStyle w:val="afb"/>
            <w:rFonts w:hint="eastAsia"/>
            <w:noProof/>
          </w:rPr>
          <w:t>数据集划分结果统计</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_Toc227956049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40</w:t>
        </w:r>
        <w:r w:rsidRPr="00451C6C">
          <w:rPr>
            <w:rStyle w:val="afb"/>
            <w:rFonts w:hint="eastAsia"/>
            <w:webHidden/>
          </w:rPr>
          <w:fldChar w:fldCharType="end"/>
        </w:r>
      </w:hyperlink>
    </w:p>
    <w:p w14:paraId="50B15B4C" w14:textId="0214C087"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50"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 xml:space="preserve">5 </w:t>
        </w:r>
        <w:r w:rsidRPr="009B1127">
          <w:rPr>
            <w:rStyle w:val="afb"/>
            <w:rFonts w:hint="eastAsia"/>
            <w:noProof/>
          </w:rPr>
          <w:t>模型微调核心超参数配置</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_Toc227956050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41</w:t>
        </w:r>
        <w:r w:rsidRPr="00451C6C">
          <w:rPr>
            <w:rStyle w:val="afb"/>
            <w:rFonts w:hint="eastAsia"/>
            <w:webHidden/>
          </w:rPr>
          <w:fldChar w:fldCharType="end"/>
        </w:r>
      </w:hyperlink>
    </w:p>
    <w:p w14:paraId="3F0860D4" w14:textId="0C989FF4"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51"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 xml:space="preserve">6 </w:t>
        </w:r>
        <w:r w:rsidRPr="009B1127">
          <w:rPr>
            <w:rStyle w:val="afb"/>
            <w:rFonts w:hint="eastAsia"/>
            <w:noProof/>
          </w:rPr>
          <w:t>领域微调对照实验设计说明</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_Toc227956051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42</w:t>
        </w:r>
        <w:r w:rsidRPr="00451C6C">
          <w:rPr>
            <w:rStyle w:val="afb"/>
            <w:rFonts w:hint="eastAsia"/>
            <w:webHidden/>
          </w:rPr>
          <w:fldChar w:fldCharType="end"/>
        </w:r>
      </w:hyperlink>
    </w:p>
    <w:p w14:paraId="3F778646" w14:textId="7D77E4E1"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52" w:history="1">
        <w:r w:rsidRPr="00451C6C">
          <w:rPr>
            <w:rStyle w:val="afb"/>
            <w:rFonts w:hint="eastAsia"/>
            <w:noProof/>
          </w:rPr>
          <w:t>表</w:t>
        </w:r>
        <w:r w:rsidRPr="00451C6C">
          <w:rPr>
            <w:rStyle w:val="afb"/>
            <w:rFonts w:hint="eastAsia"/>
            <w:noProof/>
          </w:rPr>
          <w:t xml:space="preserve"> 6</w:t>
        </w:r>
        <w:r w:rsidRPr="00451C6C">
          <w:rPr>
            <w:rStyle w:val="afb"/>
            <w:rFonts w:hint="eastAsia"/>
            <w:noProof/>
          </w:rPr>
          <w:noBreakHyphen/>
          <w:t xml:space="preserve">7 </w:t>
        </w:r>
        <w:r w:rsidRPr="00451C6C">
          <w:rPr>
            <w:rStyle w:val="afb"/>
            <w:rFonts w:hint="eastAsia"/>
            <w:noProof/>
          </w:rPr>
          <w:t>各模型</w:t>
        </w:r>
        <w:r w:rsidRPr="009B1127">
          <w:rPr>
            <w:rStyle w:val="afb"/>
            <w:rFonts w:hint="eastAsia"/>
            <w:noProof/>
          </w:rPr>
          <w:t>ROUGE</w:t>
        </w:r>
        <w:r w:rsidRPr="00451C6C">
          <w:rPr>
            <w:rStyle w:val="afb"/>
            <w:rFonts w:hint="eastAsia"/>
            <w:noProof/>
          </w:rPr>
          <w:t>分数对比</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_Toc227956052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44</w:t>
        </w:r>
        <w:r w:rsidRPr="00451C6C">
          <w:rPr>
            <w:rStyle w:val="afb"/>
            <w:rFonts w:hint="eastAsia"/>
            <w:webHidden/>
          </w:rPr>
          <w:fldChar w:fldCharType="end"/>
        </w:r>
      </w:hyperlink>
    </w:p>
    <w:p w14:paraId="6766FC6D" w14:textId="0B3140AA"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53"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 xml:space="preserve">8 </w:t>
        </w:r>
        <w:r w:rsidRPr="00451C6C">
          <w:rPr>
            <w:rStyle w:val="afb"/>
            <w:rFonts w:hint="eastAsia"/>
            <w:noProof/>
          </w:rPr>
          <w:t>各模型六维度</w:t>
        </w:r>
        <w:r w:rsidRPr="00451C6C">
          <w:rPr>
            <w:rStyle w:val="afb"/>
            <w:rFonts w:hint="eastAsia"/>
            <w:noProof/>
          </w:rPr>
          <w:t>AI</w:t>
        </w:r>
        <w:r w:rsidRPr="00451C6C">
          <w:rPr>
            <w:rStyle w:val="afb"/>
            <w:rFonts w:hint="eastAsia"/>
            <w:noProof/>
          </w:rPr>
          <w:t>打分结果</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_Toc227956053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46</w:t>
        </w:r>
        <w:r w:rsidRPr="00451C6C">
          <w:rPr>
            <w:rStyle w:val="afb"/>
            <w:rFonts w:hint="eastAsia"/>
            <w:webHidden/>
          </w:rPr>
          <w:fldChar w:fldCharType="end"/>
        </w:r>
      </w:hyperlink>
    </w:p>
    <w:p w14:paraId="74EEC8FF" w14:textId="0B000C47"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54"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 xml:space="preserve">9 ROUGE-L </w:t>
        </w:r>
        <w:r w:rsidRPr="009B1127">
          <w:rPr>
            <w:rStyle w:val="afb"/>
            <w:rFonts w:hint="eastAsia"/>
            <w:noProof/>
          </w:rPr>
          <w:t>指标</w:t>
        </w:r>
        <w:r w:rsidRPr="009B1127">
          <w:rPr>
            <w:rStyle w:val="afb"/>
            <w:rFonts w:hint="eastAsia"/>
            <w:noProof/>
          </w:rPr>
          <w:t>Wilcoxon</w:t>
        </w:r>
        <w:r w:rsidRPr="009B1127">
          <w:rPr>
            <w:rStyle w:val="afb"/>
            <w:rFonts w:hint="eastAsia"/>
            <w:noProof/>
          </w:rPr>
          <w:t>符号秩检验结果</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_Toc227956054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49</w:t>
        </w:r>
        <w:r w:rsidRPr="00451C6C">
          <w:rPr>
            <w:rStyle w:val="afb"/>
            <w:rFonts w:hint="eastAsia"/>
            <w:webHidden/>
          </w:rPr>
          <w:fldChar w:fldCharType="end"/>
        </w:r>
      </w:hyperlink>
    </w:p>
    <w:p w14:paraId="07A1D1F5" w14:textId="0CA889FB"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55"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 xml:space="preserve">10 </w:t>
        </w:r>
        <w:r w:rsidRPr="009B1127">
          <w:rPr>
            <w:rStyle w:val="afb"/>
            <w:rFonts w:hint="eastAsia"/>
            <w:noProof/>
          </w:rPr>
          <w:t>六维度</w:t>
        </w:r>
        <w:r w:rsidRPr="009B1127">
          <w:rPr>
            <w:rStyle w:val="afb"/>
            <w:rFonts w:hint="eastAsia"/>
            <w:noProof/>
          </w:rPr>
          <w:t>AI</w:t>
        </w:r>
        <w:r w:rsidRPr="009B1127">
          <w:rPr>
            <w:rStyle w:val="afb"/>
            <w:rFonts w:hint="eastAsia"/>
            <w:noProof/>
          </w:rPr>
          <w:t>打分</w:t>
        </w:r>
        <w:r w:rsidRPr="009B1127">
          <w:rPr>
            <w:rStyle w:val="afb"/>
            <w:rFonts w:hint="eastAsia"/>
            <w:noProof/>
          </w:rPr>
          <w:t>Wilcoxon</w:t>
        </w:r>
        <w:r w:rsidRPr="009B1127">
          <w:rPr>
            <w:rStyle w:val="afb"/>
            <w:rFonts w:hint="eastAsia"/>
            <w:noProof/>
          </w:rPr>
          <w:t>符号秩检验结果</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_Toc227956055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50</w:t>
        </w:r>
        <w:r w:rsidRPr="00451C6C">
          <w:rPr>
            <w:rStyle w:val="afb"/>
            <w:rFonts w:hint="eastAsia"/>
            <w:webHidden/>
          </w:rPr>
          <w:fldChar w:fldCharType="end"/>
        </w:r>
      </w:hyperlink>
    </w:p>
    <w:p w14:paraId="66004618" w14:textId="06981F29" w:rsidR="00451C6C" w:rsidRPr="00451C6C" w:rsidRDefault="00451C6C" w:rsidP="00451C6C">
      <w:pPr>
        <w:pStyle w:val="affe"/>
        <w:tabs>
          <w:tab w:val="right" w:leader="dot" w:pos="9060"/>
        </w:tabs>
        <w:spacing w:afterLines="0" w:after="0" w:line="400" w:lineRule="exact"/>
        <w:ind w:leftChars="0" w:left="480" w:hanging="480"/>
        <w:rPr>
          <w:rStyle w:val="afb"/>
        </w:rPr>
      </w:pPr>
      <w:hyperlink w:anchor="_Toc227956056"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11 Qwen3-4B</w:t>
        </w:r>
        <w:r w:rsidRPr="009B1127">
          <w:rPr>
            <w:rStyle w:val="afb"/>
            <w:rFonts w:hint="eastAsia"/>
            <w:noProof/>
          </w:rPr>
          <w:t>各主题综合得分对比</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_Toc227956056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51</w:t>
        </w:r>
        <w:r w:rsidRPr="00451C6C">
          <w:rPr>
            <w:rStyle w:val="afb"/>
            <w:rFonts w:hint="eastAsia"/>
            <w:webHidden/>
          </w:rPr>
          <w:fldChar w:fldCharType="end"/>
        </w:r>
      </w:hyperlink>
    </w:p>
    <w:p w14:paraId="366F1E70" w14:textId="3FD361DA" w:rsidR="00613CFD" w:rsidRPr="00613CFD" w:rsidRDefault="00451C6C" w:rsidP="00451C6C">
      <w:pPr>
        <w:pStyle w:val="affe"/>
        <w:tabs>
          <w:tab w:val="right" w:leader="dot" w:pos="9060"/>
        </w:tabs>
        <w:spacing w:afterLines="0" w:after="0" w:line="400" w:lineRule="exact"/>
        <w:ind w:leftChars="0" w:left="480" w:hanging="480"/>
      </w:pPr>
      <w:r w:rsidRPr="00451C6C">
        <w:rPr>
          <w:rStyle w:val="afb"/>
          <w:noProof/>
        </w:rPr>
        <w:fldChar w:fldCharType="end"/>
      </w:r>
    </w:p>
    <w:p w14:paraId="76F8D0FF" w14:textId="77777777" w:rsidR="00613CFD" w:rsidRDefault="00613CFD" w:rsidP="00613CFD">
      <w:pPr>
        <w:pStyle w:val="altz"/>
        <w:ind w:firstLine="480"/>
        <w:sectPr w:rsidR="00613CFD">
          <w:endnotePr>
            <w:numFmt w:val="decimal"/>
          </w:endnotePr>
          <w:pgSz w:w="11906" w:h="16838"/>
          <w:pgMar w:top="1701" w:right="1418" w:bottom="1701" w:left="1418" w:header="851" w:footer="850" w:gutter="0"/>
          <w:cols w:space="425"/>
          <w:docGrid w:type="linesAndChars" w:linePitch="326"/>
        </w:sectPr>
      </w:pPr>
    </w:p>
    <w:p w14:paraId="3A85FC7D" w14:textId="422EB174" w:rsidR="00F54B80" w:rsidRDefault="00000000">
      <w:pPr>
        <w:pStyle w:val="1"/>
        <w:numPr>
          <w:ilvl w:val="0"/>
          <w:numId w:val="0"/>
        </w:numPr>
        <w:spacing w:before="326" w:after="326"/>
        <w:rPr>
          <w:rFonts w:hint="eastAsia"/>
        </w:rPr>
      </w:pPr>
      <w:r>
        <w:rPr>
          <w:rFonts w:hint="eastAsia"/>
        </w:rPr>
        <w:lastRenderedPageBreak/>
        <w:t>参考文献</w:t>
      </w:r>
      <w:bookmarkEnd w:id="206"/>
    </w:p>
    <w:p w14:paraId="13373A7C" w14:textId="6FEF9100" w:rsidR="00F54B80" w:rsidRDefault="00F54B80" w:rsidP="00613CFD">
      <w:pPr>
        <w:pStyle w:val="altz"/>
        <w:ind w:firstLine="480"/>
      </w:pPr>
    </w:p>
    <w:sectPr w:rsidR="00F54B80">
      <w:endnotePr>
        <w:numFmt w:val="decimal"/>
      </w:endnotePr>
      <w:pgSz w:w="11906" w:h="16838"/>
      <w:pgMar w:top="1701" w:right="1418" w:bottom="1701" w:left="1418" w:header="851" w:footer="850" w:gutter="0"/>
      <w:cols w:space="425"/>
      <w:docGrid w:type="linesAndChar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Jason-Z" w:date="2026-04-03T14:09:00Z" w:initials="">
    <w:p w14:paraId="116B993C" w14:textId="77777777" w:rsidR="00F54B80" w:rsidRDefault="00000000">
      <w:pPr>
        <w:pStyle w:val="a5"/>
        <w:spacing w:after="163"/>
      </w:pPr>
      <w:r>
        <w:rPr>
          <w:rFonts w:hint="eastAsia"/>
        </w:rPr>
        <w:t>研究目标与内容要修改：</w:t>
      </w:r>
    </w:p>
    <w:p w14:paraId="2855AFFA" w14:textId="77777777" w:rsidR="00F54B80" w:rsidRDefault="00000000">
      <w:pPr>
        <w:pStyle w:val="a5"/>
        <w:spacing w:after="163"/>
      </w:pPr>
      <w:r>
        <w:rPr>
          <w:rFonts w:hint="eastAsia"/>
        </w:rPr>
        <w:t>研究目标和内容混淆，研究目标中混杂了一些研究内容。正常来说研究内容篇幅要大于目标。</w:t>
      </w:r>
      <w:r>
        <w:rPr>
          <w:rFonts w:hint="eastAsia"/>
        </w:rPr>
        <w:br/>
      </w:r>
      <w:r>
        <w:rPr>
          <w:rFonts w:hint="eastAsia"/>
        </w:rPr>
        <w:t>目标是：实现</w:t>
      </w:r>
      <w:r>
        <w:rPr>
          <w:rFonts w:hint="eastAsia"/>
        </w:rPr>
        <w:t>/</w:t>
      </w:r>
      <w:r>
        <w:rPr>
          <w:rFonts w:hint="eastAsia"/>
        </w:rPr>
        <w:t>获得</w:t>
      </w:r>
      <w:r>
        <w:rPr>
          <w:rFonts w:hint="eastAsia"/>
        </w:rPr>
        <w:t>/</w:t>
      </w:r>
      <w:r>
        <w:rPr>
          <w:rFonts w:hint="eastAsia"/>
        </w:rPr>
        <w:t>揭示</w:t>
      </w:r>
      <w:r>
        <w:rPr>
          <w:rFonts w:hint="eastAsia"/>
        </w:rPr>
        <w:t xml:space="preserve"> [</w:t>
      </w:r>
      <w:r>
        <w:rPr>
          <w:rFonts w:hint="eastAsia"/>
        </w:rPr>
        <w:t>某个可验证的结果</w:t>
      </w:r>
      <w:r>
        <w:rPr>
          <w:rFonts w:hint="eastAsia"/>
        </w:rPr>
        <w:t>]</w:t>
      </w:r>
      <w:r>
        <w:rPr>
          <w:rFonts w:hint="eastAsia"/>
        </w:rPr>
        <w:t>；</w:t>
      </w:r>
      <w:r>
        <w:rPr>
          <w:rFonts w:hint="eastAsia"/>
        </w:rPr>
        <w:br/>
      </w:r>
      <w:r>
        <w:rPr>
          <w:rFonts w:hint="eastAsia"/>
        </w:rPr>
        <w:t>内容是：</w:t>
      </w:r>
      <w:r>
        <w:rPr>
          <w:rFonts w:hint="eastAsia"/>
        </w:rPr>
        <w:t>[</w:t>
      </w:r>
      <w:r>
        <w:rPr>
          <w:rFonts w:hint="eastAsia"/>
        </w:rPr>
        <w:t>做什么动作</w:t>
      </w:r>
      <w:r>
        <w:rPr>
          <w:rFonts w:hint="eastAsia"/>
        </w:rPr>
        <w:t>] [</w:t>
      </w:r>
      <w:r>
        <w:rPr>
          <w:rFonts w:hint="eastAsia"/>
        </w:rPr>
        <w:t>什么对象</w:t>
      </w:r>
      <w:r>
        <w:rPr>
          <w:rFonts w:hint="eastAsia"/>
        </w:rPr>
        <w:t xml:space="preserve">] </w:t>
      </w:r>
      <w:r>
        <w:rPr>
          <w:rFonts w:hint="eastAsia"/>
        </w:rPr>
        <w:t>采用</w:t>
      </w:r>
      <w:r>
        <w:rPr>
          <w:rFonts w:hint="eastAsia"/>
        </w:rPr>
        <w:t xml:space="preserve"> [</w:t>
      </w:r>
      <w:r>
        <w:rPr>
          <w:rFonts w:hint="eastAsia"/>
        </w:rPr>
        <w:t>什么方法</w:t>
      </w:r>
      <w:r>
        <w:rPr>
          <w:rFonts w:hint="eastAsia"/>
        </w:rPr>
        <w:t>/</w:t>
      </w:r>
      <w:r>
        <w:rPr>
          <w:rFonts w:hint="eastAsia"/>
        </w:rPr>
        <w:t>工具</w:t>
      </w:r>
      <w:r>
        <w:rPr>
          <w:rFonts w:hint="eastAsia"/>
        </w:rPr>
        <w:t>]</w:t>
      </w:r>
      <w:r>
        <w:rPr>
          <w:rFonts w:hint="eastAsia"/>
        </w:rPr>
        <w:br/>
      </w:r>
    </w:p>
  </w:comment>
  <w:comment w:id="16" w:author="Jason-Z" w:date="2026-04-03T14:17:00Z" w:initials="">
    <w:p w14:paraId="47A188FF" w14:textId="77777777" w:rsidR="00F54B80" w:rsidRDefault="00000000">
      <w:pPr>
        <w:pStyle w:val="a5"/>
        <w:spacing w:after="163"/>
      </w:pPr>
      <w:r>
        <w:rPr>
          <w:rFonts w:hint="eastAsia"/>
        </w:rPr>
        <w:t>建议有技术路线图</w:t>
      </w:r>
    </w:p>
  </w:comment>
  <w:comment w:id="19" w:author="Jason-Z" w:date="2026-04-03T14:18:00Z" w:initials="">
    <w:p w14:paraId="1E601A2B" w14:textId="77777777" w:rsidR="00F54B80" w:rsidRDefault="00000000">
      <w:pPr>
        <w:pStyle w:val="a5"/>
        <w:spacing w:after="163"/>
      </w:pPr>
      <w:r>
        <w:rPr>
          <w:rFonts w:hint="eastAsia"/>
        </w:rPr>
        <w:t>这块如果不是学校硬性规定，可以删除。与目录和正文均有重复</w:t>
      </w:r>
    </w:p>
  </w:comment>
  <w:comment w:id="39" w:author="Zixuan Zhou" w:date="2026-04-02T18:49:00Z" w:initials="ZZ">
    <w:p w14:paraId="68FF270D" w14:textId="77777777" w:rsidR="00F54B80" w:rsidRDefault="00000000">
      <w:pPr>
        <w:pStyle w:val="a5"/>
        <w:spacing w:after="163"/>
      </w:pPr>
      <w:r>
        <w:rPr>
          <w:rFonts w:hint="eastAsia"/>
        </w:rPr>
        <w:t>插入</w:t>
      </w:r>
      <w:r>
        <w:rPr>
          <w:rFonts w:hint="eastAsia"/>
        </w:rPr>
        <w:t>ICC</w:t>
      </w:r>
      <w:r>
        <w:rPr>
          <w:rFonts w:hint="eastAsia"/>
        </w:rPr>
        <w:t>、</w:t>
      </w:r>
      <w:r>
        <w:rPr>
          <w:rFonts w:hint="eastAsia"/>
        </w:rPr>
        <w:t>Kappa</w:t>
      </w:r>
      <w:r>
        <w:rPr>
          <w:rFonts w:hint="eastAsia"/>
        </w:rPr>
        <w:t>参考文献</w:t>
      </w:r>
    </w:p>
  </w:comment>
  <w:comment w:id="41" w:author="Jason-Z" w:date="2026-04-03T14:21:00Z" w:initials="">
    <w:p w14:paraId="7B898AAB" w14:textId="77777777" w:rsidR="00F54B80" w:rsidRDefault="00000000">
      <w:pPr>
        <w:pStyle w:val="a5"/>
        <w:spacing w:after="163"/>
      </w:pPr>
      <w:r>
        <w:rPr>
          <w:rFonts w:hint="eastAsia"/>
        </w:rPr>
        <w:t>如果非学校模板要求，建议删除，</w:t>
      </w:r>
    </w:p>
    <w:p w14:paraId="497874FE" w14:textId="77777777" w:rsidR="00F54B80" w:rsidRDefault="00000000">
      <w:pPr>
        <w:pStyle w:val="a5"/>
        <w:spacing w:after="163"/>
      </w:pPr>
      <w:r>
        <w:rPr>
          <w:rFonts w:hint="eastAsia"/>
        </w:rPr>
        <w:t>将本段逻辑揉入本章前言。</w:t>
      </w:r>
    </w:p>
  </w:comment>
  <w:comment w:id="43" w:author="Jason-Z" w:date="2026-04-03T14:23:00Z" w:initials="">
    <w:p w14:paraId="01072A5E" w14:textId="77777777" w:rsidR="00F54B80" w:rsidRDefault="00000000">
      <w:pPr>
        <w:pStyle w:val="a5"/>
        <w:spacing w:after="163"/>
      </w:pPr>
      <w:r>
        <w:rPr>
          <w:rFonts w:hint="eastAsia"/>
        </w:rPr>
        <w:t>总体框架无需写太细，不需要将具体流程详细列出。</w:t>
      </w:r>
    </w:p>
    <w:p w14:paraId="5FD1D2E7" w14:textId="77777777" w:rsidR="00F54B80" w:rsidRDefault="00000000">
      <w:pPr>
        <w:pStyle w:val="a5"/>
        <w:spacing w:after="163"/>
      </w:pPr>
      <w:r>
        <w:rPr>
          <w:rFonts w:hint="eastAsia"/>
        </w:rPr>
        <w:t>建议：</w:t>
      </w:r>
      <w:r>
        <w:rPr>
          <w:rFonts w:hint="eastAsia"/>
        </w:rPr>
        <w:br/>
      </w:r>
      <w:r>
        <w:rPr>
          <w:rFonts w:hint="eastAsia"/>
        </w:rPr>
        <w:t>修改方法</w:t>
      </w:r>
      <w:r>
        <w:rPr>
          <w:rFonts w:hint="eastAsia"/>
        </w:rPr>
        <w:t>1</w:t>
      </w:r>
      <w:r>
        <w:rPr>
          <w:rFonts w:hint="eastAsia"/>
        </w:rPr>
        <w:t>：将本段逻辑揉入“本研究设计了涵盖“数据采集—分析—应用”全链路的总体框架。整个框架以</w:t>
      </w:r>
      <w:r>
        <w:rPr>
          <w:rFonts w:hint="eastAsia"/>
        </w:rPr>
        <w:t>Bilibili</w:t>
      </w:r>
      <w:r>
        <w:rPr>
          <w:rFonts w:hint="eastAsia"/>
        </w:rPr>
        <w:t>平台的公开数据为输入，通过多阶段的处理与分析，最终产出经过领域微调的大语言模型及相应的评估结论。”这句话中。</w:t>
      </w:r>
      <w:r>
        <w:rPr>
          <w:rFonts w:hint="eastAsia"/>
        </w:rPr>
        <w:br/>
      </w:r>
      <w:r>
        <w:rPr>
          <w:rFonts w:hint="eastAsia"/>
        </w:rPr>
        <w:t>修改方法</w:t>
      </w:r>
      <w:r>
        <w:rPr>
          <w:rFonts w:hint="eastAsia"/>
        </w:rPr>
        <w:t>2</w:t>
      </w:r>
      <w:r>
        <w:rPr>
          <w:rFonts w:hint="eastAsia"/>
        </w:rPr>
        <w:t>：或者每一部分放在</w:t>
      </w:r>
      <w:r>
        <w:rPr>
          <w:rFonts w:hint="eastAsia"/>
        </w:rPr>
        <w:t>3.2</w:t>
      </w:r>
      <w:r>
        <w:rPr>
          <w:rFonts w:hint="eastAsia"/>
        </w:rPr>
        <w:t>、</w:t>
      </w:r>
      <w:r>
        <w:rPr>
          <w:rFonts w:hint="eastAsia"/>
        </w:rPr>
        <w:t>3.3.</w:t>
      </w:r>
      <w:r>
        <w:rPr>
          <w:rFonts w:hint="eastAsia"/>
        </w:rPr>
        <w:t>。。的引子</w:t>
      </w:r>
    </w:p>
    <w:p w14:paraId="521854B9" w14:textId="77777777" w:rsidR="00F54B80" w:rsidRDefault="00F54B80">
      <w:pPr>
        <w:pStyle w:val="a5"/>
        <w:spacing w:after="163"/>
      </w:pPr>
    </w:p>
  </w:comment>
  <w:comment w:id="48" w:author="Zixuan Zhou" w:date="2026-03-27T01:17:00Z" w:initials="ZZ">
    <w:p w14:paraId="7DC09B68" w14:textId="77777777" w:rsidR="00F54B80" w:rsidRDefault="00000000">
      <w:pPr>
        <w:pStyle w:val="a5"/>
        <w:spacing w:after="163"/>
      </w:pPr>
      <w:r>
        <w:rPr>
          <w:rFonts w:hint="eastAsia"/>
        </w:rPr>
        <w:t>关键词体系</w:t>
      </w:r>
      <w:r>
        <w:rPr>
          <w:rFonts w:hint="eastAsia"/>
        </w:rPr>
        <w:t xml:space="preserve"> </w:t>
      </w:r>
      <w:r>
        <w:rPr>
          <w:rFonts w:hint="eastAsia"/>
        </w:rPr>
        <w:t>参考什么文献、研究建立的？是否有效可靠、科学？</w:t>
      </w:r>
    </w:p>
  </w:comment>
  <w:comment w:id="54" w:author="Jason-Z" w:date="2026-04-03T14:27:00Z" w:initials="">
    <w:p w14:paraId="18C20810" w14:textId="77777777" w:rsidR="00F54B80" w:rsidRDefault="00000000">
      <w:pPr>
        <w:pStyle w:val="a5"/>
        <w:spacing w:after="163"/>
      </w:pPr>
      <w:r>
        <w:rPr>
          <w:rFonts w:hint="eastAsia"/>
        </w:rPr>
        <w:t>行业内容成熟？？</w:t>
      </w:r>
    </w:p>
    <w:p w14:paraId="1D826963" w14:textId="77777777" w:rsidR="00F54B80" w:rsidRDefault="00000000">
      <w:pPr>
        <w:pStyle w:val="a5"/>
        <w:spacing w:after="163"/>
      </w:pPr>
      <w:r>
        <w:rPr>
          <w:rFonts w:hint="eastAsia"/>
        </w:rPr>
        <w:t>规避爬取法律弊端字眼</w:t>
      </w:r>
    </w:p>
  </w:comment>
  <w:comment w:id="62" w:author="Zixuan Zhou" w:date="2026-04-17T20:34:00Z" w:initials="ZZ">
    <w:p w14:paraId="094C7781" w14:textId="77777777" w:rsidR="00393831" w:rsidRDefault="00393831" w:rsidP="00393831">
      <w:pPr>
        <w:pStyle w:val="a5"/>
        <w:spacing w:after="163"/>
      </w:pPr>
      <w:r>
        <w:rPr>
          <w:rStyle w:val="afc"/>
        </w:rPr>
        <w:annotationRef/>
      </w:r>
      <w:r>
        <w:rPr>
          <w:rFonts w:hint="eastAsia"/>
        </w:rPr>
        <w:t>考虑是否加入一个流程图</w:t>
      </w:r>
    </w:p>
  </w:comment>
  <w:comment w:id="69" w:author="Jason-Z" w:date="2026-04-03T14:27:00Z" w:initials="">
    <w:p w14:paraId="10FC742E" w14:textId="23377B63" w:rsidR="00F54B80" w:rsidRDefault="00000000">
      <w:pPr>
        <w:pStyle w:val="a5"/>
        <w:spacing w:after="163"/>
      </w:pPr>
      <w:r>
        <w:rPr>
          <w:rFonts w:hint="eastAsia"/>
        </w:rPr>
        <w:t>同前文处理</w:t>
      </w:r>
    </w:p>
  </w:comment>
  <w:comment w:id="71" w:author="Jason-Z" w:date="2026-04-03T14:29:00Z" w:initials="">
    <w:p w14:paraId="19CDAA99" w14:textId="77777777" w:rsidR="00F54B80" w:rsidRDefault="00000000">
      <w:pPr>
        <w:pStyle w:val="a5"/>
        <w:spacing w:after="163"/>
      </w:pPr>
      <w:r>
        <w:rPr>
          <w:rFonts w:hint="eastAsia"/>
        </w:rPr>
        <w:t>可以将上一段提到的语料库简单放在此处</w:t>
      </w:r>
    </w:p>
  </w:comment>
  <w:comment w:id="80" w:author="Jason-Z" w:date="2026-04-03T14:31:00Z" w:initials="">
    <w:p w14:paraId="3EB8D01A" w14:textId="77777777" w:rsidR="00F54B80" w:rsidRDefault="00000000">
      <w:pPr>
        <w:pStyle w:val="a5"/>
        <w:spacing w:after="163"/>
      </w:pPr>
      <w:r>
        <w:rPr>
          <w:rFonts w:hint="eastAsia"/>
        </w:rPr>
        <w:t>不同主题要有小标题，或者加粗等标记</w:t>
      </w:r>
    </w:p>
  </w:comment>
  <w:comment w:id="83" w:author="Zixuan Zhou" w:date="2026-04-17T20:52:00Z" w:initials="ZZ">
    <w:p w14:paraId="7FD8A6E1" w14:textId="77777777" w:rsidR="006736BA" w:rsidRDefault="006736BA" w:rsidP="006736BA">
      <w:pPr>
        <w:pStyle w:val="a5"/>
        <w:spacing w:after="163"/>
      </w:pPr>
      <w:r>
        <w:rPr>
          <w:rStyle w:val="afc"/>
        </w:rPr>
        <w:annotationRef/>
      </w:r>
      <w:r>
        <w:rPr>
          <w:rFonts w:hint="eastAsia"/>
        </w:rPr>
        <w:t>别忘了改成“既有研究的结论”</w:t>
      </w:r>
    </w:p>
  </w:comment>
  <w:comment w:id="85" w:author="Jason-Z" w:date="2026-04-03T14:33:00Z" w:initials="">
    <w:p w14:paraId="51BD9B10" w14:textId="7916349C" w:rsidR="00F54B80" w:rsidRDefault="00000000">
      <w:pPr>
        <w:pStyle w:val="a5"/>
        <w:spacing w:after="163"/>
      </w:pPr>
      <w:r>
        <w:rPr>
          <w:rFonts w:hint="eastAsia"/>
        </w:rPr>
        <w:t>文字过多，简要小结即可</w:t>
      </w:r>
    </w:p>
  </w:comment>
  <w:comment w:id="87" w:author="Jason-Z" w:date="2026-04-03T14:33:00Z" w:initials="">
    <w:p w14:paraId="5EB78331" w14:textId="77777777" w:rsidR="00F54B80" w:rsidRDefault="00000000" w:rsidP="00D77215">
      <w:pPr>
        <w:pStyle w:val="a5"/>
        <w:spacing w:after="163"/>
      </w:pPr>
      <w:r>
        <w:rPr>
          <w:rFonts w:hint="eastAsia"/>
        </w:rPr>
        <w:t>同第四章</w:t>
      </w:r>
    </w:p>
  </w:comment>
  <w:comment w:id="99" w:author="Zixuan Zhou" w:date="2026-03-27T01:54:00Z" w:initials="ZZ">
    <w:p w14:paraId="3DFC67F1" w14:textId="77777777" w:rsidR="00D77215" w:rsidRDefault="00D77215" w:rsidP="00D77215">
      <w:pPr>
        <w:pStyle w:val="a5"/>
        <w:spacing w:after="163"/>
      </w:pPr>
      <w:r>
        <w:rPr>
          <w:rFonts w:hint="eastAsia"/>
        </w:rPr>
        <w:t>加入参考文献</w:t>
      </w:r>
    </w:p>
    <w:p w14:paraId="0575EE77" w14:textId="77777777" w:rsidR="00D77215" w:rsidRDefault="00D77215" w:rsidP="00D77215">
      <w:pPr>
        <w:pStyle w:val="a5"/>
        <w:spacing w:after="163"/>
      </w:pPr>
      <w:r>
        <w:rPr>
          <w:rFonts w:hint="eastAsia"/>
        </w:rPr>
        <w:t>或者直接用</w:t>
      </w:r>
      <w:r>
        <w:rPr>
          <w:rFonts w:hint="eastAsia"/>
        </w:rPr>
        <w:t xml:space="preserve"> </w:t>
      </w:r>
      <w:r>
        <w:rPr>
          <w:rFonts w:hint="eastAsia"/>
        </w:rPr>
        <w:t>指标</w:t>
      </w:r>
      <w:r>
        <w:rPr>
          <w:rFonts w:hint="eastAsia"/>
        </w:rPr>
        <w:t xml:space="preserve"> </w:t>
      </w:r>
      <w:r>
        <w:rPr>
          <w:rFonts w:hint="eastAsia"/>
        </w:rPr>
        <w:t>的那篇参考文献，说是以指标为基础改进的结果作为原则</w:t>
      </w:r>
      <w:r>
        <w:rPr>
          <w:rFonts w:hint="eastAsia"/>
        </w:rPr>
        <w:t>.</w:t>
      </w:r>
    </w:p>
  </w:comment>
  <w:comment w:id="104" w:author="Zixuan Zhou" w:date="2026-03-27T01:57:00Z" w:initials="ZZ">
    <w:p w14:paraId="1A4B9EB7" w14:textId="77777777" w:rsidR="00732CEC" w:rsidRDefault="00732CEC" w:rsidP="00732CEC">
      <w:pPr>
        <w:pStyle w:val="a5"/>
        <w:spacing w:after="163"/>
      </w:pPr>
      <w:r>
        <w:rPr>
          <w:rFonts w:hint="eastAsia"/>
        </w:rPr>
        <w:t>加入引用文献</w:t>
      </w:r>
    </w:p>
    <w:p w14:paraId="6214892D" w14:textId="77777777" w:rsidR="00732CEC" w:rsidRDefault="00732CEC" w:rsidP="00732CEC">
      <w:pPr>
        <w:pStyle w:val="a5"/>
        <w:spacing w:after="163"/>
      </w:pPr>
      <w:r>
        <w:rPr>
          <w:rFonts w:hint="eastAsia"/>
        </w:rPr>
        <w:t xml:space="preserve">  </w:t>
      </w:r>
      <w:r>
        <w:rPr>
          <w:rFonts w:hint="eastAsia"/>
        </w:rPr>
        <w:t>维度指标选用的参考文献</w:t>
      </w:r>
    </w:p>
    <w:p w14:paraId="6C77ADB0" w14:textId="77777777" w:rsidR="00732CEC" w:rsidRDefault="00732CEC" w:rsidP="00732CEC">
      <w:pPr>
        <w:pStyle w:val="a5"/>
        <w:spacing w:after="163"/>
      </w:pPr>
      <w:r>
        <w:rPr>
          <w:rFonts w:hint="eastAsia"/>
        </w:rPr>
        <w:t xml:space="preserve">  Likert</w:t>
      </w:r>
      <w:r>
        <w:rPr>
          <w:rFonts w:hint="eastAsia"/>
        </w:rPr>
        <w:t>量表佐证本研究应用的参考文献</w:t>
      </w:r>
    </w:p>
  </w:comment>
  <w:comment w:id="115" w:author="Zixuan Zhou" w:date="2026-04-21T16:46:00Z" w:initials="ZZ">
    <w:p w14:paraId="0FFF0BBD" w14:textId="77777777" w:rsidR="001E2739" w:rsidRDefault="001E2739" w:rsidP="001E2739">
      <w:pPr>
        <w:pStyle w:val="a5"/>
        <w:spacing w:after="163"/>
      </w:pPr>
      <w:r>
        <w:rPr>
          <w:rStyle w:val="afc"/>
        </w:rPr>
        <w:annotationRef/>
      </w:r>
      <w:r>
        <w:rPr>
          <w:rFonts w:hint="eastAsia"/>
        </w:rPr>
        <w:t>插入抽取数量佐证参考文献</w:t>
      </w:r>
    </w:p>
  </w:comment>
  <w:comment w:id="116" w:author="Zixuan Zhou" w:date="2026-04-22T20:40:00Z" w:initials="ZZ">
    <w:p w14:paraId="3C1120E7" w14:textId="77777777" w:rsidR="009F7692" w:rsidRDefault="009F7692" w:rsidP="009F7692">
      <w:pPr>
        <w:pStyle w:val="a5"/>
        <w:spacing w:after="163"/>
      </w:pPr>
      <w:r>
        <w:rPr>
          <w:rStyle w:val="afc"/>
        </w:rPr>
        <w:annotationRef/>
      </w:r>
      <w:r>
        <w:rPr>
          <w:rFonts w:hint="eastAsia"/>
        </w:rPr>
        <w:t>加入</w:t>
      </w:r>
      <w:r>
        <w:rPr>
          <w:rFonts w:hint="eastAsia"/>
        </w:rPr>
        <w:t xml:space="preserve">kappa </w:t>
      </w:r>
      <w:r>
        <w:rPr>
          <w:rFonts w:hint="eastAsia"/>
        </w:rPr>
        <w:t>相关文献</w:t>
      </w:r>
    </w:p>
  </w:comment>
  <w:comment w:id="185" w:author="Zixuan Zhou" w:date="2026-04-24T15:34:00Z" w:initials="ZZ">
    <w:p w14:paraId="20E69E27" w14:textId="77777777" w:rsidR="00A47880" w:rsidRDefault="00A47880" w:rsidP="00A47880">
      <w:pPr>
        <w:pStyle w:val="a5"/>
        <w:spacing w:after="163"/>
      </w:pPr>
      <w:r>
        <w:rPr>
          <w:rStyle w:val="afc"/>
        </w:rPr>
        <w:annotationRef/>
      </w:r>
      <w:r>
        <w:rPr>
          <w:rFonts w:hint="eastAsia"/>
        </w:rPr>
        <w:t>参考文献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55AFFA" w15:done="0"/>
  <w15:commentEx w15:paraId="47A188FF" w15:done="0"/>
  <w15:commentEx w15:paraId="1E601A2B" w15:done="0"/>
  <w15:commentEx w15:paraId="68FF270D" w15:done="0"/>
  <w15:commentEx w15:paraId="497874FE" w15:done="0"/>
  <w15:commentEx w15:paraId="521854B9" w15:done="0"/>
  <w15:commentEx w15:paraId="7DC09B68" w15:done="0"/>
  <w15:commentEx w15:paraId="1D826963" w15:done="0"/>
  <w15:commentEx w15:paraId="094C7781" w15:done="0"/>
  <w15:commentEx w15:paraId="10FC742E" w15:done="0"/>
  <w15:commentEx w15:paraId="19CDAA99" w15:done="0"/>
  <w15:commentEx w15:paraId="3EB8D01A" w15:done="0"/>
  <w15:commentEx w15:paraId="7FD8A6E1" w15:done="0"/>
  <w15:commentEx w15:paraId="51BD9B10" w15:done="0"/>
  <w15:commentEx w15:paraId="5EB78331" w15:done="0"/>
  <w15:commentEx w15:paraId="0575EE77" w15:done="0"/>
  <w15:commentEx w15:paraId="6C77ADB0" w15:done="0"/>
  <w15:commentEx w15:paraId="0FFF0BBD" w15:done="0"/>
  <w15:commentEx w15:paraId="3C1120E7" w15:done="0"/>
  <w15:commentEx w15:paraId="20E69E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FCBFB2" w16cex:dateUtc="2026-04-17T12:34:00Z"/>
  <w16cex:commentExtensible w16cex:durableId="7F18BF28" w16cex:dateUtc="2026-04-17T12:52:00Z"/>
  <w16cex:commentExtensible w16cex:durableId="7486E140" w16cex:dateUtc="2026-04-21T08:46:00Z"/>
  <w16cex:commentExtensible w16cex:durableId="0CE2802B" w16cex:dateUtc="2026-04-22T12:40:00Z"/>
  <w16cex:commentExtensible w16cex:durableId="3B70C072" w16cex:dateUtc="2026-04-24T0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55AFFA" w16cid:durableId="2855AFFA"/>
  <w16cid:commentId w16cid:paraId="47A188FF" w16cid:durableId="47A188FF"/>
  <w16cid:commentId w16cid:paraId="1E601A2B" w16cid:durableId="1E601A2B"/>
  <w16cid:commentId w16cid:paraId="68FF270D" w16cid:durableId="68FF270D"/>
  <w16cid:commentId w16cid:paraId="497874FE" w16cid:durableId="497874FE"/>
  <w16cid:commentId w16cid:paraId="521854B9" w16cid:durableId="521854B9"/>
  <w16cid:commentId w16cid:paraId="7DC09B68" w16cid:durableId="7DC09B68"/>
  <w16cid:commentId w16cid:paraId="1D826963" w16cid:durableId="1D826963"/>
  <w16cid:commentId w16cid:paraId="094C7781" w16cid:durableId="47FCBFB2"/>
  <w16cid:commentId w16cid:paraId="10FC742E" w16cid:durableId="10FC742E"/>
  <w16cid:commentId w16cid:paraId="19CDAA99" w16cid:durableId="19CDAA99"/>
  <w16cid:commentId w16cid:paraId="3EB8D01A" w16cid:durableId="3EB8D01A"/>
  <w16cid:commentId w16cid:paraId="7FD8A6E1" w16cid:durableId="7F18BF28"/>
  <w16cid:commentId w16cid:paraId="51BD9B10" w16cid:durableId="51BD9B10"/>
  <w16cid:commentId w16cid:paraId="5EB78331" w16cid:durableId="5EB78331"/>
  <w16cid:commentId w16cid:paraId="0575EE77" w16cid:durableId="0575EE77"/>
  <w16cid:commentId w16cid:paraId="6C77ADB0" w16cid:durableId="6C77ADB0"/>
  <w16cid:commentId w16cid:paraId="0FFF0BBD" w16cid:durableId="7486E140"/>
  <w16cid:commentId w16cid:paraId="3C1120E7" w16cid:durableId="0CE2802B"/>
  <w16cid:commentId w16cid:paraId="20E69E27" w16cid:durableId="3B70C072"/>
</w16cid:commentsIds>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632">
      <wne:acd wne:acdName="acd2"/>
    </wne:keymap>
    <wne:keymap wne:kcmPrimary="0633">
      <wne:acd wne:acdName="acd3"/>
    </wne:keymap>
  </wne:keymaps>
  <wne:toolbars>
    <wne:acdManifest>
      <wne:acdEntry wne:acdName="acd0"/>
      <wne:acdEntry wne:acdName="acd1"/>
      <wne:acdEntry wne:acdName="acd2"/>
      <wne:acdEntry wne:acdName="acd3"/>
    </wne:acdManifest>
  </wne:toolbars>
  <wne:acds>
    <wne:acd wne:argValue="AgD8fvCPB2iYmDEA" wne:acdName="acd0" wne:fciIndexBasedOn="0065"/>
    <wne:acd wne:argValue="AgD8fvCPB2iYmDIA" wne:acdName="acd1" wne:fciIndexBasedOn="0065"/>
    <wne:acd wne:argValue="AQAAAAIA" wne:acdName="acd2" wne:fciIndexBasedOn="0065"/>
    <wne:acd wne:argValue="AQAAAAM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4789F" w14:textId="77777777" w:rsidR="00520575" w:rsidRDefault="00520575">
      <w:pPr>
        <w:spacing w:after="120"/>
      </w:pPr>
    </w:p>
  </w:endnote>
  <w:endnote w:type="continuationSeparator" w:id="0">
    <w:p w14:paraId="42524E9E" w14:textId="77777777" w:rsidR="00520575" w:rsidRDefault="00520575">
      <w:pPr>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AutoText"/>
      </w:docPartObj>
    </w:sdtPr>
    <w:sdtContent>
      <w:p w14:paraId="6ED821F4" w14:textId="77777777" w:rsidR="00F54B80" w:rsidRDefault="00000000">
        <w:pPr>
          <w:pStyle w:val="ab"/>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54B80" w:rsidRDefault="00F54B80">
    <w:pPr>
      <w:pStyle w:val="ab"/>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AutoText"/>
      </w:docPartObj>
    </w:sdtPr>
    <w:sdtContent>
      <w:p w14:paraId="26CA6FB0" w14:textId="77777777" w:rsidR="00F54B80" w:rsidRDefault="00000000">
        <w:pPr>
          <w:pStyle w:val="ab"/>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54B80" w:rsidRDefault="00F54B80">
    <w:pPr>
      <w:pStyle w:val="ab"/>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54B80" w:rsidRDefault="00F54B80">
    <w:pPr>
      <w:pStyle w:val="ab"/>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692033763"/>
      <w:docPartObj>
        <w:docPartGallery w:val="AutoText"/>
      </w:docPartObj>
    </w:sdtPr>
    <w:sdtContent>
      <w:p w14:paraId="129D42E7" w14:textId="77777777" w:rsidR="00F54B80" w:rsidRDefault="00000000">
        <w:pPr>
          <w:pStyle w:val="ab"/>
          <w:spacing w:after="120"/>
          <w:jc w:val="center"/>
          <w:rPr>
            <w:rFonts w:cs="Times New Roman"/>
          </w:rPr>
        </w:pPr>
        <w:r>
          <w:rPr>
            <w:rFonts w:cs="Times New Roman"/>
          </w:rPr>
          <w:fldChar w:fldCharType="begin"/>
        </w:r>
        <w:r>
          <w:rPr>
            <w:rFonts w:cs="Times New Roman"/>
          </w:rPr>
          <w:instrText>PAGE   \* MERGEFORMAT</w:instrText>
        </w:r>
        <w:r>
          <w:rPr>
            <w:rFonts w:cs="Times New Roman"/>
          </w:rPr>
          <w:fldChar w:fldCharType="separate"/>
        </w:r>
        <w:r>
          <w:rPr>
            <w:rFonts w:cs="Times New Roman"/>
            <w:lang w:val="zh-CN"/>
          </w:rPr>
          <w:t>2</w:t>
        </w:r>
        <w:r>
          <w:rPr>
            <w:rFonts w:cs="Times New Roman"/>
          </w:rPr>
          <w:fldChar w:fldCharType="end"/>
        </w:r>
      </w:p>
    </w:sdtContent>
  </w:sdt>
  <w:p w14:paraId="361C519D" w14:textId="77777777" w:rsidR="00F54B80" w:rsidRDefault="00F54B80">
    <w:pPr>
      <w:pStyle w:val="ab"/>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3F5F6" w14:textId="77777777" w:rsidR="00520575" w:rsidRDefault="00520575">
      <w:pPr>
        <w:spacing w:after="120"/>
      </w:pPr>
    </w:p>
  </w:footnote>
  <w:footnote w:type="continuationSeparator" w:id="0">
    <w:p w14:paraId="7C0AF1F1" w14:textId="77777777" w:rsidR="00520575" w:rsidRDefault="00520575">
      <w:pPr>
        <w:spacing w:after="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F54B80" w:rsidRDefault="00000000">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54B80" w:rsidRDefault="00000000">
    <w:pPr>
      <w:pStyle w:val="ad"/>
      <w:spacing w:after="120"/>
      <w:jc w:val="left"/>
      <w:rPr>
        <w:rFonts w:ascii="仿宋" w:eastAsia="仿宋" w:hAnsi="仿宋" w:hint="eastAsia"/>
        <w:b/>
        <w:bCs/>
        <w:sz w:val="21"/>
        <w:szCs w:val="21"/>
      </w:rPr>
    </w:pPr>
    <w:r>
      <w:rPr>
        <w:rFonts w:ascii="仿宋" w:eastAsia="仿宋" w:hAnsi="仿宋" w:hint="eastAsia"/>
        <w:b/>
        <w:bCs/>
        <w:sz w:val="21"/>
        <w:szCs w:val="21"/>
      </w:rPr>
      <w:t>远程医疗</w:t>
    </w:r>
    <w:proofErr w:type="gramStart"/>
    <w:r>
      <w:rPr>
        <w:rFonts w:ascii="仿宋" w:eastAsia="仿宋" w:hAnsi="仿宋" w:hint="eastAsia"/>
        <w:b/>
        <w:bCs/>
        <w:sz w:val="21"/>
        <w:szCs w:val="21"/>
      </w:rPr>
      <w:t>课程结课论文</w:t>
    </w:r>
    <w:proofErr w:type="gramEnd"/>
    <w:r>
      <w:rPr>
        <w:rFonts w:ascii="仿宋" w:eastAsia="仿宋" w:hAnsi="仿宋" w:hint="eastAsia"/>
        <w:b/>
        <w:bCs/>
        <w:sz w:val="21"/>
        <w:szCs w:val="21"/>
      </w:rPr>
      <w:ptab w:relativeTo="margin" w:alignment="right" w:leader="none"/>
    </w:r>
    <w:r>
      <w:rPr>
        <w:rFonts w:ascii="仿宋" w:eastAsia="仿宋" w:hAnsi="仿宋" w:hint="eastAsia"/>
        <w:b/>
        <w:bCs/>
        <w:sz w:val="21"/>
        <w:szCs w:val="21"/>
      </w:rPr>
      <w:t>22250117周子轩</w:t>
    </w:r>
  </w:p>
  <w:p w14:paraId="3534CCFB" w14:textId="77777777" w:rsidR="00F54B80" w:rsidRDefault="00F54B80">
    <w:pPr>
      <w:pStyle w:val="ad"/>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54B80" w:rsidRDefault="00F54B80">
    <w:pPr>
      <w:pStyle w:val="ad"/>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3F063357" w:rsidR="00F54B80" w:rsidRDefault="00F54B80" w:rsidP="00380D35">
    <w:pPr>
      <w:pStyle w:val="ad"/>
      <w:spacing w:after="120"/>
      <w:rPr>
        <w:rFonts w:ascii="宋体" w:hAnsi="宋体" w:hint="eastAsia"/>
        <w:b/>
        <w:bCs/>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BB3D" w14:textId="730A0E29"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目 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A590" w14:textId="0FA857CA" w:rsidR="00380D35" w:rsidRDefault="00380D35" w:rsidP="00380D35">
    <w:pPr>
      <w:pStyle w:val="ad"/>
      <w:pBdr>
        <w:bottom w:val="single" w:sz="4" w:space="1" w:color="auto"/>
      </w:pBdr>
      <w:spacing w:afterLines="0" w:after="0"/>
      <w:rPr>
        <w:rFonts w:ascii="宋体" w:hAnsi="宋体" w:hint="eastAsia"/>
        <w:b/>
        <w:bCs/>
        <w:sz w:val="21"/>
        <w:szCs w:val="21"/>
      </w:rPr>
    </w:pPr>
    <w:r>
      <w:rPr>
        <w:rFonts w:ascii="宋体" w:hAnsi="宋体" w:hint="eastAsia"/>
        <w:b/>
        <w:bCs/>
        <w:sz w:val="21"/>
        <w:szCs w:val="21"/>
      </w:rPr>
      <w:t>目 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C121" w14:textId="243BC0AA"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摘 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6BE6" w14:textId="5B82B0B4"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F54B80" w:rsidRDefault="00000000">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77777777" w:rsidR="00F54B80" w:rsidRDefault="00000000">
    <w:pPr>
      <w:pStyle w:val="ad"/>
      <w:pBdr>
        <w:bottom w:val="single" w:sz="6" w:space="1" w:color="auto"/>
      </w:pBdr>
      <w:spacing w:after="120"/>
      <w:rPr>
        <w:rFonts w:ascii="宋体" w:hAnsi="宋体" w:hint="eastAsia"/>
        <w:sz w:val="21"/>
        <w:szCs w:val="21"/>
      </w:rPr>
    </w:pPr>
    <w:r>
      <w:rPr>
        <w:rFonts w:ascii="宋体" w:hAnsi="宋体" w:hint="eastAsia"/>
        <w:sz w:val="21"/>
        <w:szCs w:val="21"/>
      </w:rPr>
      <w:t>基于大语言模型的社交媒体青少年生殖健康评论分类分析与问答生成研究</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46C0" w14:textId="77777777" w:rsidR="00F54B80" w:rsidRDefault="00000000">
    <w:pPr>
      <w:pStyle w:val="ad"/>
      <w:pBdr>
        <w:bottom w:val="single" w:sz="4" w:space="1" w:color="auto"/>
      </w:pBdr>
      <w:spacing w:afterLines="0" w:after="0"/>
    </w:pPr>
    <w:r>
      <w:rPr>
        <w:rFonts w:ascii="宋体" w:hAnsi="宋体" w:hint="eastAsia"/>
        <w:sz w:val="21"/>
        <w:szCs w:val="21"/>
      </w:rPr>
      <w:t>第1</w:t>
    </w:r>
    <w:r>
      <w:rPr>
        <w:rFonts w:ascii="宋体" w:hAnsi="宋体" w:hint="eastAsia"/>
        <w:sz w:val="21"/>
        <w:szCs w:val="21"/>
      </w:rPr>
      <w:t>章 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D651" w14:textId="77777777" w:rsidR="00F54B80" w:rsidRDefault="00000000">
    <w:pPr>
      <w:pStyle w:val="ad"/>
      <w:pBdr>
        <w:bottom w:val="single" w:sz="4" w:space="1" w:color="auto"/>
      </w:pBdr>
      <w:spacing w:afterLines="0" w:after="0"/>
    </w:pPr>
    <w:r>
      <w:rPr>
        <w:rFonts w:ascii="宋体" w:hAnsi="宋体" w:hint="eastAsia"/>
        <w:sz w:val="21"/>
        <w:szCs w:val="21"/>
      </w:rPr>
      <w:t>第 2 章 相关理论与关键技术</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CB01" w14:textId="77777777" w:rsidR="00F54B80" w:rsidRDefault="00000000">
    <w:pPr>
      <w:pStyle w:val="ad"/>
      <w:pBdr>
        <w:bottom w:val="single" w:sz="4" w:space="1" w:color="auto"/>
      </w:pBdr>
      <w:spacing w:afterLines="0" w:after="0"/>
    </w:pPr>
    <w:r>
      <w:rPr>
        <w:rFonts w:ascii="宋体" w:hAnsi="宋体" w:hint="eastAsia"/>
        <w:sz w:val="21"/>
        <w:szCs w:val="21"/>
      </w:rPr>
      <w:t>第 3 章 数据来源与研究方法</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7145" w14:textId="77777777" w:rsidR="00F54B80" w:rsidRDefault="00000000">
    <w:pPr>
      <w:pStyle w:val="ad"/>
      <w:pBdr>
        <w:bottom w:val="single" w:sz="4" w:space="1" w:color="auto"/>
      </w:pBdr>
      <w:spacing w:afterLines="0" w:after="0"/>
    </w:pPr>
    <w:r>
      <w:rPr>
        <w:rFonts w:ascii="宋体" w:hAnsi="宋体" w:hint="eastAsia"/>
        <w:sz w:val="21"/>
        <w:szCs w:val="21"/>
      </w:rPr>
      <w:t>第 4 章 社交媒体青少年生殖健康评论的问题分类分析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8F0C" w14:textId="77777777" w:rsidR="00F54B80" w:rsidRDefault="00000000">
    <w:pPr>
      <w:pStyle w:val="ad"/>
      <w:pBdr>
        <w:bottom w:val="single" w:sz="4" w:space="1" w:color="auto"/>
      </w:pBdr>
      <w:spacing w:afterLines="0" w:after="0"/>
    </w:pPr>
    <w:r>
      <w:rPr>
        <w:rFonts w:ascii="宋体" w:hAnsi="宋体" w:hint="eastAsia"/>
        <w:sz w:val="21"/>
        <w:szCs w:val="21"/>
      </w:rPr>
      <w:t>第 5 章 基于大语言模型的问题规范化与问答数据集构建</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F876" w14:textId="77777777" w:rsidR="00F54B80" w:rsidRDefault="00000000">
    <w:pPr>
      <w:pStyle w:val="ad"/>
      <w:pBdr>
        <w:bottom w:val="single" w:sz="4" w:space="1" w:color="auto"/>
      </w:pBdr>
      <w:spacing w:afterLines="0" w:after="0"/>
    </w:pPr>
    <w:r>
      <w:rPr>
        <w:rFonts w:ascii="宋体" w:hAnsi="宋体" w:hint="eastAsia"/>
        <w:sz w:val="21"/>
        <w:szCs w:val="21"/>
      </w:rPr>
      <w:t>第 6 章 领域大语言模型微调与效果评估</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551" w14:textId="77777777" w:rsidR="00F54B80" w:rsidRDefault="00000000">
    <w:pPr>
      <w:pStyle w:val="ad"/>
      <w:pBdr>
        <w:bottom w:val="single" w:sz="4" w:space="1" w:color="auto"/>
      </w:pBdr>
      <w:spacing w:afterLines="0" w:after="0"/>
    </w:pPr>
    <w:r>
      <w:rPr>
        <w:rFonts w:ascii="宋体" w:hAnsi="宋体" w:hint="eastAsia"/>
        <w:sz w:val="21"/>
        <w:szCs w:val="21"/>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E35"/>
    <w:multiLevelType w:val="multilevel"/>
    <w:tmpl w:val="04932E35"/>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 w15:restartNumberingAfterBreak="0">
    <w:nsid w:val="0C57185F"/>
    <w:multiLevelType w:val="multilevel"/>
    <w:tmpl w:val="0C57185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15E93319"/>
    <w:multiLevelType w:val="multilevel"/>
    <w:tmpl w:val="15E9331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1CD543F9"/>
    <w:multiLevelType w:val="multilevel"/>
    <w:tmpl w:val="1CD543F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 w15:restartNumberingAfterBreak="0">
    <w:nsid w:val="1EF13945"/>
    <w:multiLevelType w:val="multilevel"/>
    <w:tmpl w:val="1EF1394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 w15:restartNumberingAfterBreak="0">
    <w:nsid w:val="1F1D62EE"/>
    <w:multiLevelType w:val="multilevel"/>
    <w:tmpl w:val="1F1D62EE"/>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 w15:restartNumberingAfterBreak="0">
    <w:nsid w:val="24092049"/>
    <w:multiLevelType w:val="hybridMultilevel"/>
    <w:tmpl w:val="902A127A"/>
    <w:lvl w:ilvl="0" w:tplc="7234C748">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A471864"/>
    <w:multiLevelType w:val="multilevel"/>
    <w:tmpl w:val="2A47186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8" w15:restartNumberingAfterBreak="0">
    <w:nsid w:val="2AD2647B"/>
    <w:multiLevelType w:val="multilevel"/>
    <w:tmpl w:val="2AD2647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303068BB"/>
    <w:multiLevelType w:val="multilevel"/>
    <w:tmpl w:val="303068BB"/>
    <w:lvl w:ilvl="0">
      <w:start w:val="1"/>
      <w:numFmt w:val="decimal"/>
      <w:lvlText w:val="%1."/>
      <w:lvlJc w:val="left"/>
      <w:pPr>
        <w:ind w:left="922" w:hanging="440"/>
      </w:p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0" w15:restartNumberingAfterBreak="0">
    <w:nsid w:val="317B7A1E"/>
    <w:multiLevelType w:val="hybridMultilevel"/>
    <w:tmpl w:val="69A2D358"/>
    <w:lvl w:ilvl="0" w:tplc="9098BB9E">
      <w:start w:val="1"/>
      <w:numFmt w:val="decimal"/>
      <w:pStyle w:val="5"/>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3F474D61"/>
    <w:multiLevelType w:val="hybridMultilevel"/>
    <w:tmpl w:val="C86C919A"/>
    <w:lvl w:ilvl="0" w:tplc="07EADBEE">
      <w:start w:val="1"/>
      <w:numFmt w:val="decimal"/>
      <w:lvlText w:val="(%1)"/>
      <w:lvlJc w:val="left"/>
      <w:pPr>
        <w:ind w:left="1400" w:hanging="440"/>
      </w:pPr>
      <w:rPr>
        <w:rFonts w:hint="eastAsia"/>
      </w:rPr>
    </w:lvl>
    <w:lvl w:ilvl="1" w:tplc="07EADBEE">
      <w:start w:val="1"/>
      <w:numFmt w:val="decimal"/>
      <w:lvlText w:val="(%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02B67BA"/>
    <w:multiLevelType w:val="hybridMultilevel"/>
    <w:tmpl w:val="3488A1EC"/>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40AE11CA"/>
    <w:multiLevelType w:val="multilevel"/>
    <w:tmpl w:val="40AE11CA"/>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4" w15:restartNumberingAfterBreak="0">
    <w:nsid w:val="41A63644"/>
    <w:multiLevelType w:val="multilevel"/>
    <w:tmpl w:val="41A6364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5" w15:restartNumberingAfterBreak="0">
    <w:nsid w:val="42322EDD"/>
    <w:multiLevelType w:val="multilevel"/>
    <w:tmpl w:val="42322ED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6" w15:restartNumberingAfterBreak="0">
    <w:nsid w:val="429D3ECF"/>
    <w:multiLevelType w:val="multilevel"/>
    <w:tmpl w:val="429D3ECF"/>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7" w15:restartNumberingAfterBreak="0">
    <w:nsid w:val="43514DFC"/>
    <w:multiLevelType w:val="multilevel"/>
    <w:tmpl w:val="43514DFC"/>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8" w15:restartNumberingAfterBreak="0">
    <w:nsid w:val="471401A3"/>
    <w:multiLevelType w:val="multilevel"/>
    <w:tmpl w:val="471401A3"/>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9" w15:restartNumberingAfterBreak="0">
    <w:nsid w:val="51020B9D"/>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0" w15:restartNumberingAfterBreak="0">
    <w:nsid w:val="53F35DC5"/>
    <w:multiLevelType w:val="multilevel"/>
    <w:tmpl w:val="53F35DC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1" w15:restartNumberingAfterBreak="0">
    <w:nsid w:val="5DA95EB2"/>
    <w:multiLevelType w:val="multilevel"/>
    <w:tmpl w:val="5DA95EB2"/>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2" w15:restartNumberingAfterBreak="0">
    <w:nsid w:val="62471331"/>
    <w:multiLevelType w:val="multilevel"/>
    <w:tmpl w:val="62471331"/>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3" w15:restartNumberingAfterBreak="0">
    <w:nsid w:val="69191FF6"/>
    <w:multiLevelType w:val="multilevel"/>
    <w:tmpl w:val="69191FF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4" w15:restartNumberingAfterBreak="0">
    <w:nsid w:val="6EB90902"/>
    <w:multiLevelType w:val="multilevel"/>
    <w:tmpl w:val="6EB90902"/>
    <w:lvl w:ilvl="0">
      <w:start w:val="1"/>
      <w:numFmt w:val="decimal"/>
      <w:pStyle w:val="1"/>
      <w:suff w:val="space"/>
      <w:lvlText w:val="第%1章"/>
      <w:lvlJc w:val="left"/>
      <w:pPr>
        <w:ind w:left="284"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72A87618"/>
    <w:multiLevelType w:val="multilevel"/>
    <w:tmpl w:val="72A87618"/>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6" w15:restartNumberingAfterBreak="0">
    <w:nsid w:val="74A2421B"/>
    <w:multiLevelType w:val="multilevel"/>
    <w:tmpl w:val="74A2421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7" w15:restartNumberingAfterBreak="0">
    <w:nsid w:val="760D1EF3"/>
    <w:multiLevelType w:val="multilevel"/>
    <w:tmpl w:val="760D1EF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8" w15:restartNumberingAfterBreak="0">
    <w:nsid w:val="795F0110"/>
    <w:multiLevelType w:val="multilevel"/>
    <w:tmpl w:val="795F0110"/>
    <w:lvl w:ilvl="0">
      <w:start w:val="1"/>
      <w:numFmt w:val="decimal"/>
      <w:lvlText w:val="%1."/>
      <w:lvlJc w:val="left"/>
      <w:pPr>
        <w:ind w:left="1400" w:hanging="440"/>
      </w:pPr>
    </w:lvl>
    <w:lvl w:ilvl="1">
      <w:start w:val="1"/>
      <w:numFmt w:val="lowerLetter"/>
      <w:lvlText w:val="%2)"/>
      <w:lvlJc w:val="left"/>
      <w:pPr>
        <w:ind w:left="1840" w:hanging="440"/>
      </w:pPr>
    </w:lvl>
    <w:lvl w:ilvl="2">
      <w:start w:val="1"/>
      <w:numFmt w:val="lowerRoman"/>
      <w:lvlText w:val="%3."/>
      <w:lvlJc w:val="right"/>
      <w:pPr>
        <w:ind w:left="2280" w:hanging="440"/>
      </w:pPr>
    </w:lvl>
    <w:lvl w:ilvl="3">
      <w:start w:val="1"/>
      <w:numFmt w:val="decimal"/>
      <w:lvlText w:val="%4."/>
      <w:lvlJc w:val="left"/>
      <w:pPr>
        <w:ind w:left="272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29" w15:restartNumberingAfterBreak="0">
    <w:nsid w:val="7C063CE5"/>
    <w:multiLevelType w:val="multilevel"/>
    <w:tmpl w:val="7C063CE5"/>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0" w15:restartNumberingAfterBreak="0">
    <w:nsid w:val="7C593AB7"/>
    <w:multiLevelType w:val="multilevel"/>
    <w:tmpl w:val="7C593AB7"/>
    <w:lvl w:ilvl="0">
      <w:start w:val="1"/>
      <w:numFmt w:val="decimal"/>
      <w:pStyle w:val="10"/>
      <w:lvlText w:val="%1"/>
      <w:lvlJc w:val="left"/>
      <w:pPr>
        <w:tabs>
          <w:tab w:val="left" w:pos="454"/>
        </w:tabs>
        <w:ind w:left="0" w:firstLine="0"/>
      </w:pPr>
      <w:rPr>
        <w:rFonts w:hint="eastAsia"/>
      </w:rPr>
    </w:lvl>
    <w:lvl w:ilvl="1">
      <w:start w:val="1"/>
      <w:numFmt w:val="decimal"/>
      <w:pStyle w:val="20"/>
      <w:lvlText w:val="%1.%2"/>
      <w:lvlJc w:val="left"/>
      <w:pPr>
        <w:tabs>
          <w:tab w:val="left" w:pos="170"/>
        </w:tabs>
        <w:ind w:left="0" w:firstLine="0"/>
      </w:pPr>
      <w:rPr>
        <w:rFonts w:hint="eastAsia"/>
      </w:rPr>
    </w:lvl>
    <w:lvl w:ilvl="2">
      <w:start w:val="1"/>
      <w:numFmt w:val="decimal"/>
      <w:lvlText w:val="%1.%2.%3"/>
      <w:lvlJc w:val="left"/>
      <w:pPr>
        <w:tabs>
          <w:tab w:val="left" w:pos="851"/>
        </w:tabs>
        <w:ind w:left="1418" w:hanging="567"/>
      </w:pPr>
      <w:rPr>
        <w:rFonts w:hint="eastAsia"/>
      </w:rPr>
    </w:lvl>
    <w:lvl w:ilvl="3">
      <w:start w:val="1"/>
      <w:numFmt w:val="decimal"/>
      <w:lvlText w:val="%1.%2.%3.%4"/>
      <w:lvlJc w:val="left"/>
      <w:pPr>
        <w:tabs>
          <w:tab w:val="left"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56854552">
    <w:abstractNumId w:val="24"/>
  </w:num>
  <w:num w:numId="2" w16cid:durableId="510098688">
    <w:abstractNumId w:val="18"/>
  </w:num>
  <w:num w:numId="3" w16cid:durableId="1538272877">
    <w:abstractNumId w:val="30"/>
  </w:num>
  <w:num w:numId="4" w16cid:durableId="1993833232">
    <w:abstractNumId w:val="23"/>
  </w:num>
  <w:num w:numId="5" w16cid:durableId="2074885604">
    <w:abstractNumId w:val="25"/>
  </w:num>
  <w:num w:numId="6" w16cid:durableId="1226143126">
    <w:abstractNumId w:val="20"/>
  </w:num>
  <w:num w:numId="7" w16cid:durableId="2121560228">
    <w:abstractNumId w:val="4"/>
  </w:num>
  <w:num w:numId="8" w16cid:durableId="536505047">
    <w:abstractNumId w:val="14"/>
  </w:num>
  <w:num w:numId="9" w16cid:durableId="1980498960">
    <w:abstractNumId w:val="22"/>
  </w:num>
  <w:num w:numId="10" w16cid:durableId="1414863313">
    <w:abstractNumId w:val="26"/>
  </w:num>
  <w:num w:numId="11" w16cid:durableId="296959003">
    <w:abstractNumId w:val="19"/>
  </w:num>
  <w:num w:numId="12" w16cid:durableId="613638513">
    <w:abstractNumId w:val="29"/>
  </w:num>
  <w:num w:numId="13" w16cid:durableId="487941442">
    <w:abstractNumId w:val="5"/>
  </w:num>
  <w:num w:numId="14" w16cid:durableId="300155039">
    <w:abstractNumId w:val="21"/>
  </w:num>
  <w:num w:numId="15" w16cid:durableId="1757628297">
    <w:abstractNumId w:val="0"/>
  </w:num>
  <w:num w:numId="16" w16cid:durableId="1974677820">
    <w:abstractNumId w:val="2"/>
  </w:num>
  <w:num w:numId="17" w16cid:durableId="2107378589">
    <w:abstractNumId w:val="15"/>
  </w:num>
  <w:num w:numId="18" w16cid:durableId="2045595412">
    <w:abstractNumId w:val="1"/>
  </w:num>
  <w:num w:numId="19" w16cid:durableId="2145200330">
    <w:abstractNumId w:val="3"/>
  </w:num>
  <w:num w:numId="20" w16cid:durableId="854659154">
    <w:abstractNumId w:val="9"/>
  </w:num>
  <w:num w:numId="21" w16cid:durableId="771515175">
    <w:abstractNumId w:val="8"/>
  </w:num>
  <w:num w:numId="22" w16cid:durableId="124549339">
    <w:abstractNumId w:val="13"/>
  </w:num>
  <w:num w:numId="23" w16cid:durableId="213078453">
    <w:abstractNumId w:val="7"/>
  </w:num>
  <w:num w:numId="24" w16cid:durableId="1906800319">
    <w:abstractNumId w:val="27"/>
  </w:num>
  <w:num w:numId="25" w16cid:durableId="1183668430">
    <w:abstractNumId w:val="16"/>
  </w:num>
  <w:num w:numId="26" w16cid:durableId="1720393854">
    <w:abstractNumId w:val="17"/>
  </w:num>
  <w:num w:numId="27" w16cid:durableId="1696928268">
    <w:abstractNumId w:val="28"/>
  </w:num>
  <w:num w:numId="28" w16cid:durableId="472874827">
    <w:abstractNumId w:val="12"/>
  </w:num>
  <w:num w:numId="29" w16cid:durableId="1138915623">
    <w:abstractNumId w:val="6"/>
  </w:num>
  <w:num w:numId="30" w16cid:durableId="1627542044">
    <w:abstractNumId w:val="11"/>
  </w:num>
  <w:num w:numId="31" w16cid:durableId="680743482">
    <w:abstractNumId w:val="10"/>
  </w:num>
  <w:num w:numId="32" w16cid:durableId="1013460767">
    <w:abstractNumId w:val="10"/>
    <w:lvlOverride w:ilvl="0">
      <w:startOverride w:val="1"/>
    </w:lvlOverride>
  </w:num>
  <w:num w:numId="33" w16cid:durableId="1198423311">
    <w:abstractNumId w:val="10"/>
    <w:lvlOverride w:ilvl="0">
      <w:startOverride w:val="1"/>
    </w:lvlOverride>
  </w:num>
  <w:num w:numId="34" w16cid:durableId="2063750521">
    <w:abstractNumId w:val="10"/>
    <w:lvlOverride w:ilvl="0">
      <w:startOverride w:val="1"/>
    </w:lvlOverride>
  </w:num>
  <w:num w:numId="35" w16cid:durableId="1470367670">
    <w:abstractNumId w:val="10"/>
    <w:lvlOverride w:ilvl="0">
      <w:startOverride w:val="1"/>
    </w:lvlOverride>
  </w:num>
  <w:num w:numId="36" w16cid:durableId="128285685">
    <w:abstractNumId w:val="10"/>
    <w:lvlOverride w:ilvl="0">
      <w:startOverride w:val="1"/>
    </w:lvlOverride>
  </w:num>
  <w:num w:numId="37" w16cid:durableId="892228898">
    <w:abstractNumId w:val="10"/>
    <w:lvlOverride w:ilvl="0">
      <w:startOverride w:val="1"/>
    </w:lvlOverride>
  </w:num>
  <w:num w:numId="38" w16cid:durableId="519515341">
    <w:abstractNumId w:val="10"/>
    <w:lvlOverride w:ilvl="0">
      <w:startOverride w:val="1"/>
    </w:lvlOverride>
  </w:num>
  <w:num w:numId="39" w16cid:durableId="1040016107">
    <w:abstractNumId w:val="10"/>
    <w:lvlOverride w:ilvl="0">
      <w:startOverride w:val="1"/>
    </w:lvlOverride>
  </w:num>
  <w:num w:numId="40" w16cid:durableId="361366005">
    <w:abstractNumId w:val="1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xuan Zhou">
    <w15:presenceInfo w15:providerId="Windows Live" w15:userId="5bab6ab93e46eb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5D"/>
    <w:rsid w:val="000000ED"/>
    <w:rsid w:val="0001426A"/>
    <w:rsid w:val="00023F28"/>
    <w:rsid w:val="00031309"/>
    <w:rsid w:val="00043C67"/>
    <w:rsid w:val="000460C1"/>
    <w:rsid w:val="00051194"/>
    <w:rsid w:val="000517CF"/>
    <w:rsid w:val="000518C1"/>
    <w:rsid w:val="00054BDD"/>
    <w:rsid w:val="000844E0"/>
    <w:rsid w:val="00086538"/>
    <w:rsid w:val="00094C90"/>
    <w:rsid w:val="000A3858"/>
    <w:rsid w:val="000C4658"/>
    <w:rsid w:val="000D0615"/>
    <w:rsid w:val="000D5953"/>
    <w:rsid w:val="000E28E5"/>
    <w:rsid w:val="000E573C"/>
    <w:rsid w:val="000E5BE3"/>
    <w:rsid w:val="000F2BF8"/>
    <w:rsid w:val="00104D8C"/>
    <w:rsid w:val="00121F8C"/>
    <w:rsid w:val="001273FC"/>
    <w:rsid w:val="001314E1"/>
    <w:rsid w:val="00137B2B"/>
    <w:rsid w:val="00142051"/>
    <w:rsid w:val="00145E14"/>
    <w:rsid w:val="00156C07"/>
    <w:rsid w:val="001740C8"/>
    <w:rsid w:val="00177D7F"/>
    <w:rsid w:val="001926DA"/>
    <w:rsid w:val="00192C5F"/>
    <w:rsid w:val="00194F9E"/>
    <w:rsid w:val="00195EEC"/>
    <w:rsid w:val="001E2739"/>
    <w:rsid w:val="001E4FA3"/>
    <w:rsid w:val="001F5FE9"/>
    <w:rsid w:val="001F673A"/>
    <w:rsid w:val="00221160"/>
    <w:rsid w:val="0022787E"/>
    <w:rsid w:val="002324CA"/>
    <w:rsid w:val="00247EBB"/>
    <w:rsid w:val="00250558"/>
    <w:rsid w:val="0025724C"/>
    <w:rsid w:val="0028169C"/>
    <w:rsid w:val="002927B6"/>
    <w:rsid w:val="002933F2"/>
    <w:rsid w:val="00297C21"/>
    <w:rsid w:val="002A619B"/>
    <w:rsid w:val="002A7E87"/>
    <w:rsid w:val="002B28BD"/>
    <w:rsid w:val="002B315B"/>
    <w:rsid w:val="002B4F28"/>
    <w:rsid w:val="002B702E"/>
    <w:rsid w:val="002B7641"/>
    <w:rsid w:val="002C2FFD"/>
    <w:rsid w:val="002E6692"/>
    <w:rsid w:val="002F0A02"/>
    <w:rsid w:val="002F37C8"/>
    <w:rsid w:val="002F6E06"/>
    <w:rsid w:val="00300A0A"/>
    <w:rsid w:val="0030105B"/>
    <w:rsid w:val="0030146B"/>
    <w:rsid w:val="003025ED"/>
    <w:rsid w:val="00302BE6"/>
    <w:rsid w:val="003040E3"/>
    <w:rsid w:val="0030711B"/>
    <w:rsid w:val="0031489E"/>
    <w:rsid w:val="00317928"/>
    <w:rsid w:val="00320ABD"/>
    <w:rsid w:val="00326214"/>
    <w:rsid w:val="00330848"/>
    <w:rsid w:val="00336FD2"/>
    <w:rsid w:val="00342EEF"/>
    <w:rsid w:val="00363A47"/>
    <w:rsid w:val="00365C86"/>
    <w:rsid w:val="00367A8E"/>
    <w:rsid w:val="003722EA"/>
    <w:rsid w:val="0037566B"/>
    <w:rsid w:val="00380D35"/>
    <w:rsid w:val="003820FF"/>
    <w:rsid w:val="00393831"/>
    <w:rsid w:val="003A06CC"/>
    <w:rsid w:val="003A5037"/>
    <w:rsid w:val="003A6227"/>
    <w:rsid w:val="003A6BF3"/>
    <w:rsid w:val="003B344C"/>
    <w:rsid w:val="003B4A79"/>
    <w:rsid w:val="003C40A2"/>
    <w:rsid w:val="003D75AD"/>
    <w:rsid w:val="003E28B3"/>
    <w:rsid w:val="003E72ED"/>
    <w:rsid w:val="003F57AD"/>
    <w:rsid w:val="003F7E8D"/>
    <w:rsid w:val="00416BFA"/>
    <w:rsid w:val="00421CAA"/>
    <w:rsid w:val="00431204"/>
    <w:rsid w:val="004336F0"/>
    <w:rsid w:val="004342D9"/>
    <w:rsid w:val="00447B1B"/>
    <w:rsid w:val="004502FF"/>
    <w:rsid w:val="00451C6C"/>
    <w:rsid w:val="00455577"/>
    <w:rsid w:val="00455885"/>
    <w:rsid w:val="00462919"/>
    <w:rsid w:val="00473E03"/>
    <w:rsid w:val="00482A4C"/>
    <w:rsid w:val="0048486B"/>
    <w:rsid w:val="00486D0E"/>
    <w:rsid w:val="004914A3"/>
    <w:rsid w:val="004B663F"/>
    <w:rsid w:val="004D0495"/>
    <w:rsid w:val="004D30BB"/>
    <w:rsid w:val="004E5D18"/>
    <w:rsid w:val="004E72DA"/>
    <w:rsid w:val="00505C0F"/>
    <w:rsid w:val="005107F8"/>
    <w:rsid w:val="00517842"/>
    <w:rsid w:val="00520575"/>
    <w:rsid w:val="00524783"/>
    <w:rsid w:val="00525FB2"/>
    <w:rsid w:val="00531295"/>
    <w:rsid w:val="00531E57"/>
    <w:rsid w:val="0054109A"/>
    <w:rsid w:val="00552782"/>
    <w:rsid w:val="00552AF0"/>
    <w:rsid w:val="005573FE"/>
    <w:rsid w:val="005577A7"/>
    <w:rsid w:val="0056201E"/>
    <w:rsid w:val="00562ED3"/>
    <w:rsid w:val="0057227D"/>
    <w:rsid w:val="00574DBD"/>
    <w:rsid w:val="005856A6"/>
    <w:rsid w:val="005A4719"/>
    <w:rsid w:val="005B1106"/>
    <w:rsid w:val="005B1D82"/>
    <w:rsid w:val="005C3781"/>
    <w:rsid w:val="005C6FE4"/>
    <w:rsid w:val="005D5EB7"/>
    <w:rsid w:val="005F1C44"/>
    <w:rsid w:val="005F4AD1"/>
    <w:rsid w:val="005F615D"/>
    <w:rsid w:val="00607DA6"/>
    <w:rsid w:val="00613CFD"/>
    <w:rsid w:val="00635C1B"/>
    <w:rsid w:val="0064635A"/>
    <w:rsid w:val="00651B35"/>
    <w:rsid w:val="006541E9"/>
    <w:rsid w:val="00654A62"/>
    <w:rsid w:val="00654FE9"/>
    <w:rsid w:val="00655074"/>
    <w:rsid w:val="00655F83"/>
    <w:rsid w:val="0065763E"/>
    <w:rsid w:val="006614D6"/>
    <w:rsid w:val="00661869"/>
    <w:rsid w:val="006631C3"/>
    <w:rsid w:val="00665291"/>
    <w:rsid w:val="006658AE"/>
    <w:rsid w:val="006736BA"/>
    <w:rsid w:val="006978C0"/>
    <w:rsid w:val="006A52BD"/>
    <w:rsid w:val="006C0F0E"/>
    <w:rsid w:val="006C163B"/>
    <w:rsid w:val="006C4011"/>
    <w:rsid w:val="006C5F90"/>
    <w:rsid w:val="006C7448"/>
    <w:rsid w:val="00703E23"/>
    <w:rsid w:val="007067C8"/>
    <w:rsid w:val="00707054"/>
    <w:rsid w:val="00724B14"/>
    <w:rsid w:val="00727C53"/>
    <w:rsid w:val="00732CEC"/>
    <w:rsid w:val="00732DFC"/>
    <w:rsid w:val="00735BDD"/>
    <w:rsid w:val="00736CD4"/>
    <w:rsid w:val="00751A3B"/>
    <w:rsid w:val="00752C05"/>
    <w:rsid w:val="00755D43"/>
    <w:rsid w:val="007612A9"/>
    <w:rsid w:val="00776D10"/>
    <w:rsid w:val="0078410C"/>
    <w:rsid w:val="007A4FBA"/>
    <w:rsid w:val="007B10FA"/>
    <w:rsid w:val="007B3B9D"/>
    <w:rsid w:val="007B5F05"/>
    <w:rsid w:val="007B6240"/>
    <w:rsid w:val="007C1CDB"/>
    <w:rsid w:val="007D6C2A"/>
    <w:rsid w:val="007E1348"/>
    <w:rsid w:val="007F6912"/>
    <w:rsid w:val="007F73C5"/>
    <w:rsid w:val="00801A7A"/>
    <w:rsid w:val="00804BF2"/>
    <w:rsid w:val="00816212"/>
    <w:rsid w:val="0082141B"/>
    <w:rsid w:val="00822EB7"/>
    <w:rsid w:val="0084098D"/>
    <w:rsid w:val="00844B47"/>
    <w:rsid w:val="00845652"/>
    <w:rsid w:val="00850ECA"/>
    <w:rsid w:val="00854EF1"/>
    <w:rsid w:val="00855DF7"/>
    <w:rsid w:val="008622A8"/>
    <w:rsid w:val="0086567E"/>
    <w:rsid w:val="008A0C8F"/>
    <w:rsid w:val="008A3299"/>
    <w:rsid w:val="008A506C"/>
    <w:rsid w:val="008A5373"/>
    <w:rsid w:val="008C1747"/>
    <w:rsid w:val="008C7B8B"/>
    <w:rsid w:val="008D15C2"/>
    <w:rsid w:val="008E33FD"/>
    <w:rsid w:val="008F12A5"/>
    <w:rsid w:val="008F492F"/>
    <w:rsid w:val="008F5BC5"/>
    <w:rsid w:val="009064F8"/>
    <w:rsid w:val="0092601D"/>
    <w:rsid w:val="00935752"/>
    <w:rsid w:val="00943FF2"/>
    <w:rsid w:val="009613CF"/>
    <w:rsid w:val="00964DD7"/>
    <w:rsid w:val="00981266"/>
    <w:rsid w:val="0099209E"/>
    <w:rsid w:val="00994223"/>
    <w:rsid w:val="009A0FFB"/>
    <w:rsid w:val="009A2896"/>
    <w:rsid w:val="009A6F4D"/>
    <w:rsid w:val="009B07E3"/>
    <w:rsid w:val="009B2D93"/>
    <w:rsid w:val="009B5375"/>
    <w:rsid w:val="009D3857"/>
    <w:rsid w:val="009D4947"/>
    <w:rsid w:val="009E115B"/>
    <w:rsid w:val="009E7DCA"/>
    <w:rsid w:val="009F7692"/>
    <w:rsid w:val="00A02BFE"/>
    <w:rsid w:val="00A142A8"/>
    <w:rsid w:val="00A2026F"/>
    <w:rsid w:val="00A2369A"/>
    <w:rsid w:val="00A24A9B"/>
    <w:rsid w:val="00A30120"/>
    <w:rsid w:val="00A40605"/>
    <w:rsid w:val="00A41447"/>
    <w:rsid w:val="00A43C5D"/>
    <w:rsid w:val="00A44BA4"/>
    <w:rsid w:val="00A47880"/>
    <w:rsid w:val="00A54175"/>
    <w:rsid w:val="00A54EEF"/>
    <w:rsid w:val="00A5617A"/>
    <w:rsid w:val="00A574A0"/>
    <w:rsid w:val="00A62D4A"/>
    <w:rsid w:val="00A821EB"/>
    <w:rsid w:val="00A86CDE"/>
    <w:rsid w:val="00A87AD6"/>
    <w:rsid w:val="00A91269"/>
    <w:rsid w:val="00AA2EF8"/>
    <w:rsid w:val="00AB19A6"/>
    <w:rsid w:val="00AC0283"/>
    <w:rsid w:val="00AC06CE"/>
    <w:rsid w:val="00AC547A"/>
    <w:rsid w:val="00AD093D"/>
    <w:rsid w:val="00AE1386"/>
    <w:rsid w:val="00AE68A4"/>
    <w:rsid w:val="00AF77B4"/>
    <w:rsid w:val="00B066D9"/>
    <w:rsid w:val="00B16CEE"/>
    <w:rsid w:val="00B2548D"/>
    <w:rsid w:val="00B44F81"/>
    <w:rsid w:val="00B4501F"/>
    <w:rsid w:val="00B4723F"/>
    <w:rsid w:val="00B527DC"/>
    <w:rsid w:val="00B62A66"/>
    <w:rsid w:val="00B76D78"/>
    <w:rsid w:val="00B849D5"/>
    <w:rsid w:val="00B92C49"/>
    <w:rsid w:val="00BA29E7"/>
    <w:rsid w:val="00BA4306"/>
    <w:rsid w:val="00BB0B57"/>
    <w:rsid w:val="00BB6B0E"/>
    <w:rsid w:val="00BC4D7A"/>
    <w:rsid w:val="00BE2CDF"/>
    <w:rsid w:val="00BE3E2F"/>
    <w:rsid w:val="00BF1ABE"/>
    <w:rsid w:val="00BF25AC"/>
    <w:rsid w:val="00BF57A1"/>
    <w:rsid w:val="00C12CAC"/>
    <w:rsid w:val="00C3113A"/>
    <w:rsid w:val="00C335D0"/>
    <w:rsid w:val="00C36E69"/>
    <w:rsid w:val="00C3724E"/>
    <w:rsid w:val="00C37AA5"/>
    <w:rsid w:val="00C45582"/>
    <w:rsid w:val="00C467B9"/>
    <w:rsid w:val="00C52C47"/>
    <w:rsid w:val="00C57835"/>
    <w:rsid w:val="00C71CFA"/>
    <w:rsid w:val="00C85DDF"/>
    <w:rsid w:val="00C96FC9"/>
    <w:rsid w:val="00CA6985"/>
    <w:rsid w:val="00CB0A6E"/>
    <w:rsid w:val="00CC5D70"/>
    <w:rsid w:val="00CD0C7E"/>
    <w:rsid w:val="00CD1D72"/>
    <w:rsid w:val="00CD6905"/>
    <w:rsid w:val="00CD6985"/>
    <w:rsid w:val="00CE42A6"/>
    <w:rsid w:val="00CF173D"/>
    <w:rsid w:val="00D10B5A"/>
    <w:rsid w:val="00D113E1"/>
    <w:rsid w:val="00D1578C"/>
    <w:rsid w:val="00D2491D"/>
    <w:rsid w:val="00D35494"/>
    <w:rsid w:val="00D35808"/>
    <w:rsid w:val="00D43040"/>
    <w:rsid w:val="00D47A60"/>
    <w:rsid w:val="00D50681"/>
    <w:rsid w:val="00D54B12"/>
    <w:rsid w:val="00D566FF"/>
    <w:rsid w:val="00D676DE"/>
    <w:rsid w:val="00D70703"/>
    <w:rsid w:val="00D737CF"/>
    <w:rsid w:val="00D74024"/>
    <w:rsid w:val="00D77215"/>
    <w:rsid w:val="00D82B89"/>
    <w:rsid w:val="00D92A80"/>
    <w:rsid w:val="00D94468"/>
    <w:rsid w:val="00DB2721"/>
    <w:rsid w:val="00DB4938"/>
    <w:rsid w:val="00DC0A26"/>
    <w:rsid w:val="00DD0748"/>
    <w:rsid w:val="00DD6017"/>
    <w:rsid w:val="00DD6583"/>
    <w:rsid w:val="00DF2970"/>
    <w:rsid w:val="00DF2E71"/>
    <w:rsid w:val="00E0014F"/>
    <w:rsid w:val="00E0091A"/>
    <w:rsid w:val="00E02844"/>
    <w:rsid w:val="00E037A2"/>
    <w:rsid w:val="00E1116F"/>
    <w:rsid w:val="00E11346"/>
    <w:rsid w:val="00E15912"/>
    <w:rsid w:val="00E159CB"/>
    <w:rsid w:val="00E23EBF"/>
    <w:rsid w:val="00E25E49"/>
    <w:rsid w:val="00E26ABE"/>
    <w:rsid w:val="00E26DC9"/>
    <w:rsid w:val="00E309E7"/>
    <w:rsid w:val="00E31F65"/>
    <w:rsid w:val="00E34598"/>
    <w:rsid w:val="00E35AF7"/>
    <w:rsid w:val="00E5028D"/>
    <w:rsid w:val="00E51C0F"/>
    <w:rsid w:val="00E57BEC"/>
    <w:rsid w:val="00E60D77"/>
    <w:rsid w:val="00E65B0A"/>
    <w:rsid w:val="00E67BEF"/>
    <w:rsid w:val="00E7252B"/>
    <w:rsid w:val="00E7682C"/>
    <w:rsid w:val="00E771E9"/>
    <w:rsid w:val="00E77A7C"/>
    <w:rsid w:val="00E844C6"/>
    <w:rsid w:val="00E912C6"/>
    <w:rsid w:val="00E91712"/>
    <w:rsid w:val="00E9335A"/>
    <w:rsid w:val="00E9494D"/>
    <w:rsid w:val="00E95733"/>
    <w:rsid w:val="00E96A0D"/>
    <w:rsid w:val="00EA3833"/>
    <w:rsid w:val="00EB06C8"/>
    <w:rsid w:val="00EB4720"/>
    <w:rsid w:val="00EC781B"/>
    <w:rsid w:val="00ED2AA2"/>
    <w:rsid w:val="00EE1E92"/>
    <w:rsid w:val="00EE547D"/>
    <w:rsid w:val="00EE57F3"/>
    <w:rsid w:val="00EF4533"/>
    <w:rsid w:val="00EF4550"/>
    <w:rsid w:val="00F04A9C"/>
    <w:rsid w:val="00F07959"/>
    <w:rsid w:val="00F1037B"/>
    <w:rsid w:val="00F11C86"/>
    <w:rsid w:val="00F1357A"/>
    <w:rsid w:val="00F16B86"/>
    <w:rsid w:val="00F232F9"/>
    <w:rsid w:val="00F469B8"/>
    <w:rsid w:val="00F5271F"/>
    <w:rsid w:val="00F52AAA"/>
    <w:rsid w:val="00F54B80"/>
    <w:rsid w:val="00F6390E"/>
    <w:rsid w:val="00F656DE"/>
    <w:rsid w:val="00F703D5"/>
    <w:rsid w:val="00F8362F"/>
    <w:rsid w:val="00F90FD9"/>
    <w:rsid w:val="00F93C22"/>
    <w:rsid w:val="00FA2891"/>
    <w:rsid w:val="00FA4DCF"/>
    <w:rsid w:val="00FB3AAC"/>
    <w:rsid w:val="00FB5237"/>
    <w:rsid w:val="00FC0495"/>
    <w:rsid w:val="00FC6B8F"/>
    <w:rsid w:val="00FD157C"/>
    <w:rsid w:val="00FD21B2"/>
    <w:rsid w:val="00FE5413"/>
    <w:rsid w:val="00FE6674"/>
    <w:rsid w:val="00FE6C28"/>
    <w:rsid w:val="00FF389C"/>
    <w:rsid w:val="00FF619A"/>
    <w:rsid w:val="00FF6C7E"/>
    <w:rsid w:val="43FA3AE6"/>
    <w:rsid w:val="46E84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4D59D7"/>
  <w15:docId w15:val="{F69268D9-6D1C-453C-9944-5B3CF628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10FA"/>
    <w:pPr>
      <w:widowControl w:val="0"/>
      <w:wordWrap w:val="0"/>
      <w:spacing w:afterLines="50" w:after="50"/>
      <w:jc w:val="both"/>
    </w:pPr>
    <w:rPr>
      <w:kern w:val="2"/>
      <w:sz w:val="24"/>
      <w:szCs w:val="22"/>
    </w:rPr>
  </w:style>
  <w:style w:type="paragraph" w:styleId="1">
    <w:name w:val="heading 1"/>
    <w:basedOn w:val="a"/>
    <w:next w:val="altz"/>
    <w:link w:val="11"/>
    <w:uiPriority w:val="9"/>
    <w:qFormat/>
    <w:pPr>
      <w:keepNext/>
      <w:keepLines/>
      <w:numPr>
        <w:numId w:val="1"/>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ltz"/>
    <w:link w:val="21"/>
    <w:uiPriority w:val="9"/>
    <w:unhideWhenUsed/>
    <w:qFormat/>
    <w:rsid w:val="00E5028D"/>
    <w:pPr>
      <w:keepNext/>
      <w:keepLines/>
      <w:numPr>
        <w:ilvl w:val="1"/>
        <w:numId w:val="1"/>
      </w:numPr>
      <w:snapToGrid w:val="0"/>
      <w:spacing w:beforeLines="50" w:before="50" w:line="400" w:lineRule="exact"/>
      <w:ind w:left="567" w:hanging="567"/>
      <w:outlineLvl w:val="1"/>
    </w:pPr>
    <w:rPr>
      <w:rFonts w:asciiTheme="majorHAnsi" w:eastAsia="黑体" w:hAnsiTheme="majorHAnsi" w:cstheme="majorBidi"/>
      <w:b/>
      <w:color w:val="000000" w:themeColor="text1"/>
      <w:sz w:val="28"/>
      <w:szCs w:val="40"/>
    </w:rPr>
  </w:style>
  <w:style w:type="paragraph" w:styleId="3">
    <w:name w:val="heading 3"/>
    <w:basedOn w:val="a"/>
    <w:next w:val="altz"/>
    <w:link w:val="30"/>
    <w:uiPriority w:val="9"/>
    <w:unhideWhenUsed/>
    <w:qFormat/>
    <w:rsid w:val="00E5028D"/>
    <w:pPr>
      <w:keepNext/>
      <w:keepLines/>
      <w:numPr>
        <w:ilvl w:val="2"/>
        <w:numId w:val="1"/>
      </w:numPr>
      <w:snapToGrid w:val="0"/>
      <w:spacing w:beforeLines="50" w:before="50" w:line="400" w:lineRule="exact"/>
      <w:ind w:left="709" w:hanging="709"/>
      <w:outlineLvl w:val="2"/>
    </w:pPr>
    <w:rPr>
      <w:rFonts w:asciiTheme="majorHAnsi" w:eastAsia="黑体" w:hAnsiTheme="majorHAnsi" w:cstheme="majorBidi"/>
      <w:b/>
      <w:color w:val="000000" w:themeColor="text1"/>
      <w:szCs w:val="32"/>
    </w:rPr>
  </w:style>
  <w:style w:type="paragraph" w:styleId="4">
    <w:name w:val="heading 4"/>
    <w:basedOn w:val="a"/>
    <w:next w:val="a"/>
    <w:link w:val="40"/>
    <w:uiPriority w:val="9"/>
    <w:unhideWhenUsed/>
    <w:qFormat/>
    <w:pPr>
      <w:keepNext/>
      <w:keepLines/>
      <w:numPr>
        <w:ilvl w:val="3"/>
        <w:numId w:val="2"/>
      </w:numPr>
      <w:spacing w:before="80" w:after="40"/>
      <w:outlineLvl w:val="3"/>
    </w:pPr>
    <w:rPr>
      <w:rFonts w:eastAsia="黑体" w:cstheme="majorBidi"/>
      <w:color w:val="000000" w:themeColor="text1"/>
      <w:sz w:val="28"/>
      <w:szCs w:val="28"/>
    </w:rPr>
  </w:style>
  <w:style w:type="paragraph" w:styleId="5">
    <w:name w:val="heading 5"/>
    <w:basedOn w:val="altz"/>
    <w:next w:val="a"/>
    <w:link w:val="50"/>
    <w:uiPriority w:val="9"/>
    <w:unhideWhenUsed/>
    <w:qFormat/>
    <w:rsid w:val="00B527DC"/>
    <w:pPr>
      <w:keepNext/>
      <w:keepLines/>
      <w:numPr>
        <w:numId w:val="31"/>
      </w:numPr>
      <w:snapToGrid/>
      <w:ind w:left="851" w:firstLineChars="0" w:hanging="369"/>
      <w:outlineLvl w:val="4"/>
    </w:pPr>
    <w:rPr>
      <w:rFonts w:eastAsia="黑体" w:cstheme="majorBidi"/>
      <w:color w:val="000000" w:themeColor="text1"/>
      <w:szCs w:val="24"/>
    </w:rPr>
  </w:style>
  <w:style w:type="paragraph" w:styleId="6">
    <w:name w:val="heading 6"/>
    <w:basedOn w:val="a"/>
    <w:next w:val="a"/>
    <w:link w:val="60"/>
    <w:uiPriority w:val="9"/>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ltz">
    <w:name w:val="正文alt+z"/>
    <w:basedOn w:val="a"/>
    <w:link w:val="altz0"/>
    <w:qFormat/>
    <w:pPr>
      <w:snapToGrid w:val="0"/>
      <w:spacing w:afterLines="0" w:after="0" w:line="400" w:lineRule="exact"/>
      <w:ind w:firstLineChars="200" w:firstLine="200"/>
    </w:pPr>
  </w:style>
  <w:style w:type="paragraph" w:styleId="TOC7">
    <w:name w:val="toc 7"/>
    <w:basedOn w:val="a"/>
    <w:next w:val="a"/>
    <w:autoRedefine/>
    <w:uiPriority w:val="39"/>
    <w:unhideWhenUsed/>
    <w:pPr>
      <w:wordWrap/>
      <w:spacing w:afterLines="0" w:after="160" w:line="278" w:lineRule="auto"/>
      <w:ind w:leftChars="1200" w:left="2520"/>
      <w:jc w:val="left"/>
    </w:pPr>
    <w:rPr>
      <w:rFonts w:asciiTheme="minorHAnsi" w:eastAsiaTheme="minorEastAsia" w:hAnsiTheme="minorHAnsi"/>
      <w:sz w:val="22"/>
      <w:szCs w:val="24"/>
      <w14:ligatures w14:val="standardContextual"/>
    </w:rPr>
  </w:style>
  <w:style w:type="paragraph" w:styleId="a3">
    <w:name w:val="caption"/>
    <w:basedOn w:val="a"/>
    <w:next w:val="a"/>
    <w:link w:val="a4"/>
    <w:uiPriority w:val="35"/>
    <w:unhideWhenUsed/>
    <w:qFormat/>
    <w:rPr>
      <w:rFonts w:asciiTheme="majorHAnsi" w:eastAsia="黑体" w:hAnsiTheme="majorHAnsi" w:cstheme="majorBidi"/>
      <w:sz w:val="20"/>
      <w:szCs w:val="20"/>
    </w:rPr>
  </w:style>
  <w:style w:type="paragraph" w:styleId="a5">
    <w:name w:val="annotation text"/>
    <w:basedOn w:val="a"/>
    <w:link w:val="a6"/>
    <w:uiPriority w:val="99"/>
    <w:unhideWhenUsed/>
    <w:pPr>
      <w:jc w:val="left"/>
    </w:pPr>
  </w:style>
  <w:style w:type="paragraph" w:styleId="a7">
    <w:name w:val="Body Text"/>
    <w:basedOn w:val="a"/>
    <w:link w:val="a8"/>
    <w:uiPriority w:val="99"/>
    <w:semiHidden/>
    <w:unhideWhenUsed/>
    <w:pPr>
      <w:spacing w:after="120"/>
    </w:pPr>
  </w:style>
  <w:style w:type="paragraph" w:styleId="TOC5">
    <w:name w:val="toc 5"/>
    <w:basedOn w:val="a"/>
    <w:next w:val="a"/>
    <w:autoRedefine/>
    <w:uiPriority w:val="39"/>
    <w:unhideWhenUsed/>
    <w:pPr>
      <w:wordWrap/>
      <w:spacing w:afterLines="0" w:after="160" w:line="278" w:lineRule="auto"/>
      <w:ind w:leftChars="800" w:left="1680"/>
      <w:jc w:val="left"/>
    </w:pPr>
    <w:rPr>
      <w:rFonts w:asciiTheme="minorHAnsi" w:eastAsiaTheme="minorEastAsia" w:hAnsiTheme="minorHAnsi"/>
      <w:sz w:val="22"/>
      <w:szCs w:val="24"/>
      <w14:ligatures w14:val="standardContextual"/>
    </w:rPr>
  </w:style>
  <w:style w:type="paragraph" w:styleId="TOC3">
    <w:name w:val="toc 3"/>
    <w:basedOn w:val="a"/>
    <w:next w:val="a"/>
    <w:autoRedefine/>
    <w:uiPriority w:val="39"/>
    <w:unhideWhenUsed/>
    <w:pPr>
      <w:tabs>
        <w:tab w:val="right" w:leader="dot" w:pos="8493"/>
      </w:tabs>
      <w:wordWrap/>
      <w:snapToGrid w:val="0"/>
      <w:spacing w:afterLines="0" w:after="0" w:line="400" w:lineRule="exact"/>
      <w:ind w:leftChars="400" w:left="960"/>
      <w:jc w:val="right"/>
    </w:pPr>
  </w:style>
  <w:style w:type="paragraph" w:styleId="TOC8">
    <w:name w:val="toc 8"/>
    <w:basedOn w:val="a"/>
    <w:next w:val="a"/>
    <w:autoRedefine/>
    <w:uiPriority w:val="39"/>
    <w:unhideWhenUsed/>
    <w:pPr>
      <w:wordWrap/>
      <w:spacing w:afterLines="0" w:after="160" w:line="278" w:lineRule="auto"/>
      <w:ind w:leftChars="1400" w:left="2940"/>
      <w:jc w:val="left"/>
    </w:pPr>
    <w:rPr>
      <w:rFonts w:asciiTheme="minorHAnsi" w:eastAsiaTheme="minorEastAsia" w:hAnsiTheme="minorHAnsi"/>
      <w:sz w:val="22"/>
      <w:szCs w:val="24"/>
      <w14:ligatures w14:val="standardContextual"/>
    </w:rPr>
  </w:style>
  <w:style w:type="paragraph" w:styleId="a9">
    <w:name w:val="endnote text"/>
    <w:basedOn w:val="a"/>
    <w:link w:val="aa"/>
    <w:uiPriority w:val="99"/>
    <w:semiHidden/>
    <w:unhideWhenUsed/>
    <w:pPr>
      <w:snapToGrid w:val="0"/>
      <w:jc w:val="left"/>
    </w:pPr>
  </w:style>
  <w:style w:type="paragraph" w:styleId="ab">
    <w:name w:val="footer"/>
    <w:basedOn w:val="a"/>
    <w:link w:val="ac"/>
    <w:uiPriority w:val="99"/>
    <w:unhideWhenUsed/>
    <w:pPr>
      <w:tabs>
        <w:tab w:val="center" w:pos="4153"/>
        <w:tab w:val="right" w:pos="8306"/>
      </w:tabs>
      <w:snapToGrid w:val="0"/>
      <w:jc w:val="left"/>
    </w:pPr>
    <w:rPr>
      <w:sz w:val="18"/>
      <w:szCs w:val="18"/>
    </w:rPr>
  </w:style>
  <w:style w:type="paragraph" w:styleId="ad">
    <w:name w:val="header"/>
    <w:basedOn w:val="a"/>
    <w:link w:val="ae"/>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pPr>
      <w:tabs>
        <w:tab w:val="right" w:leader="dot" w:pos="8493"/>
      </w:tabs>
      <w:snapToGrid w:val="0"/>
      <w:spacing w:afterLines="0" w:after="0"/>
    </w:pPr>
  </w:style>
  <w:style w:type="paragraph" w:styleId="TOC4">
    <w:name w:val="toc 4"/>
    <w:basedOn w:val="a"/>
    <w:next w:val="a"/>
    <w:autoRedefine/>
    <w:uiPriority w:val="39"/>
    <w:unhideWhenUsed/>
    <w:pPr>
      <w:wordWrap/>
      <w:spacing w:afterLines="0" w:after="160" w:line="278" w:lineRule="auto"/>
      <w:ind w:leftChars="600" w:left="1260"/>
      <w:jc w:val="left"/>
    </w:pPr>
    <w:rPr>
      <w:rFonts w:asciiTheme="minorHAnsi" w:eastAsiaTheme="minorEastAsia" w:hAnsiTheme="minorHAnsi"/>
      <w:sz w:val="22"/>
      <w:szCs w:val="24"/>
      <w14:ligatures w14:val="standardContextual"/>
    </w:rPr>
  </w:style>
  <w:style w:type="paragraph" w:styleId="af">
    <w:name w:val="Subtitle"/>
    <w:basedOn w:val="a"/>
    <w:next w:val="a"/>
    <w:link w:val="af0"/>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
    <w:next w:val="a"/>
    <w:autoRedefine/>
    <w:uiPriority w:val="39"/>
    <w:unhideWhenUsed/>
    <w:pPr>
      <w:wordWrap/>
      <w:spacing w:afterLines="0" w:after="160" w:line="278" w:lineRule="auto"/>
      <w:ind w:leftChars="1000" w:left="2100"/>
      <w:jc w:val="left"/>
    </w:pPr>
    <w:rPr>
      <w:rFonts w:asciiTheme="minorHAnsi" w:eastAsiaTheme="minorEastAsia" w:hAnsiTheme="minorHAnsi"/>
      <w:sz w:val="22"/>
      <w:szCs w:val="24"/>
      <w14:ligatures w14:val="standardContextual"/>
    </w:rPr>
  </w:style>
  <w:style w:type="paragraph" w:styleId="TOC2">
    <w:name w:val="toc 2"/>
    <w:basedOn w:val="a"/>
    <w:next w:val="a"/>
    <w:autoRedefine/>
    <w:uiPriority w:val="39"/>
    <w:unhideWhenUsed/>
    <w:pPr>
      <w:tabs>
        <w:tab w:val="right" w:leader="dot" w:pos="8493"/>
      </w:tabs>
      <w:wordWrap/>
      <w:snapToGrid w:val="0"/>
      <w:spacing w:afterLines="0" w:after="0"/>
      <w:ind w:leftChars="200" w:left="480"/>
    </w:pPr>
  </w:style>
  <w:style w:type="paragraph" w:styleId="TOC9">
    <w:name w:val="toc 9"/>
    <w:basedOn w:val="a"/>
    <w:next w:val="a"/>
    <w:autoRedefine/>
    <w:uiPriority w:val="39"/>
    <w:unhideWhenUsed/>
    <w:pPr>
      <w:wordWrap/>
      <w:spacing w:afterLines="0" w:after="160" w:line="278" w:lineRule="auto"/>
      <w:ind w:leftChars="1600" w:left="3360"/>
      <w:jc w:val="left"/>
    </w:pPr>
    <w:rPr>
      <w:rFonts w:asciiTheme="minorHAnsi" w:eastAsiaTheme="minorEastAsia" w:hAnsiTheme="minorHAnsi"/>
      <w:sz w:val="22"/>
      <w:szCs w:val="24"/>
      <w14:ligatures w14:val="standardContextual"/>
    </w:rPr>
  </w:style>
  <w:style w:type="paragraph" w:styleId="af1">
    <w:name w:val="Normal (Web)"/>
    <w:basedOn w:val="a"/>
    <w:uiPriority w:val="99"/>
    <w:unhideWhenUsed/>
    <w:pPr>
      <w:widowControl/>
      <w:wordWrap/>
      <w:spacing w:before="100" w:beforeAutospacing="1" w:afterLines="0" w:after="100" w:afterAutospacing="1"/>
      <w:jc w:val="left"/>
    </w:pPr>
    <w:rPr>
      <w:rFonts w:ascii="宋体" w:hAnsi="宋体" w:cs="宋体"/>
      <w:kern w:val="0"/>
      <w:szCs w:val="24"/>
    </w:rPr>
  </w:style>
  <w:style w:type="paragraph" w:styleId="af2">
    <w:name w:val="Title"/>
    <w:basedOn w:val="a"/>
    <w:next w:val="a"/>
    <w:link w:val="af3"/>
    <w:uiPriority w:val="10"/>
    <w:qFormat/>
    <w:pPr>
      <w:contextualSpacing/>
      <w:jc w:val="center"/>
    </w:pPr>
    <w:rPr>
      <w:rFonts w:asciiTheme="majorHAnsi" w:eastAsia="黑体" w:hAnsiTheme="majorHAnsi" w:cstheme="majorBidi"/>
      <w:spacing w:val="-10"/>
      <w:kern w:val="28"/>
      <w:sz w:val="56"/>
      <w:szCs w:val="56"/>
    </w:rPr>
  </w:style>
  <w:style w:type="paragraph" w:styleId="af4">
    <w:name w:val="annotation subject"/>
    <w:basedOn w:val="a5"/>
    <w:next w:val="a5"/>
    <w:link w:val="af5"/>
    <w:uiPriority w:val="99"/>
    <w:semiHidden/>
    <w:unhideWhenUsed/>
    <w:rPr>
      <w:b/>
      <w:bCs/>
    </w:rPr>
  </w:style>
  <w:style w:type="paragraph" w:styleId="af6">
    <w:name w:val="Body Text First Indent"/>
    <w:basedOn w:val="a7"/>
    <w:link w:val="af7"/>
    <w:qFormat/>
    <w:pPr>
      <w:wordWrap/>
      <w:spacing w:afterLines="0" w:after="0" w:line="400" w:lineRule="exact"/>
      <w:ind w:firstLineChars="200" w:firstLine="200"/>
    </w:pPr>
    <w:rPr>
      <w:rFonts w:asciiTheme="minorHAnsi" w:eastAsiaTheme="minorEastAsia" w:hAnsiTheme="minorHAnsi" w:cs="Times New Roman"/>
      <w:kern w:val="0"/>
      <w:szCs w:val="24"/>
    </w:rPr>
  </w:style>
  <w:style w:type="table" w:styleId="af8">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0"/>
    <w:uiPriority w:val="22"/>
    <w:qFormat/>
    <w:rPr>
      <w:b/>
      <w:bCs/>
    </w:rPr>
  </w:style>
  <w:style w:type="character" w:styleId="afa">
    <w:name w:val="endnote reference"/>
    <w:basedOn w:val="a0"/>
    <w:uiPriority w:val="99"/>
    <w:unhideWhenUsed/>
    <w:rPr>
      <w:vertAlign w:val="superscript"/>
    </w:rPr>
  </w:style>
  <w:style w:type="character" w:styleId="afb">
    <w:name w:val="Hyperlink"/>
    <w:basedOn w:val="a0"/>
    <w:uiPriority w:val="99"/>
    <w:unhideWhenUsed/>
    <w:rPr>
      <w:color w:val="467886" w:themeColor="hyperlink"/>
      <w:u w:val="single"/>
    </w:rPr>
  </w:style>
  <w:style w:type="character" w:styleId="afc">
    <w:name w:val="annotation reference"/>
    <w:basedOn w:val="a0"/>
    <w:uiPriority w:val="99"/>
    <w:semiHidden/>
    <w:unhideWhenUsed/>
    <w:rPr>
      <w:sz w:val="21"/>
      <w:szCs w:val="21"/>
    </w:rPr>
  </w:style>
  <w:style w:type="character" w:customStyle="1" w:styleId="11">
    <w:name w:val="标题 1 字符"/>
    <w:basedOn w:val="a0"/>
    <w:link w:val="1"/>
    <w:uiPriority w:val="9"/>
    <w:rPr>
      <w:rFonts w:asciiTheme="majorHAnsi" w:eastAsia="黑体" w:hAnsiTheme="majorHAnsi" w:cstheme="majorBidi"/>
      <w:b/>
      <w:color w:val="000000" w:themeColor="text1"/>
      <w:sz w:val="32"/>
      <w:szCs w:val="48"/>
    </w:rPr>
  </w:style>
  <w:style w:type="character" w:customStyle="1" w:styleId="21">
    <w:name w:val="标题 2 字符"/>
    <w:basedOn w:val="a0"/>
    <w:link w:val="2"/>
    <w:uiPriority w:val="9"/>
    <w:rsid w:val="00E5028D"/>
    <w:rPr>
      <w:rFonts w:asciiTheme="majorHAnsi" w:eastAsia="黑体" w:hAnsiTheme="majorHAnsi" w:cstheme="majorBidi"/>
      <w:b/>
      <w:color w:val="000000" w:themeColor="text1"/>
      <w:kern w:val="2"/>
      <w:sz w:val="28"/>
      <w:szCs w:val="40"/>
    </w:rPr>
  </w:style>
  <w:style w:type="character" w:customStyle="1" w:styleId="30">
    <w:name w:val="标题 3 字符"/>
    <w:basedOn w:val="a0"/>
    <w:link w:val="3"/>
    <w:uiPriority w:val="9"/>
    <w:rsid w:val="00E5028D"/>
    <w:rPr>
      <w:rFonts w:asciiTheme="majorHAnsi" w:eastAsia="黑体" w:hAnsiTheme="majorHAnsi" w:cstheme="majorBidi"/>
      <w:b/>
      <w:color w:val="000000" w:themeColor="text1"/>
      <w:kern w:val="2"/>
      <w:sz w:val="24"/>
      <w:szCs w:val="32"/>
    </w:rPr>
  </w:style>
  <w:style w:type="character" w:customStyle="1" w:styleId="40">
    <w:name w:val="标题 4 字符"/>
    <w:basedOn w:val="a0"/>
    <w:link w:val="4"/>
    <w:uiPriority w:val="9"/>
    <w:rPr>
      <w:rFonts w:eastAsia="黑体" w:cstheme="majorBidi"/>
      <w:color w:val="000000" w:themeColor="text1"/>
      <w:sz w:val="28"/>
      <w:szCs w:val="28"/>
    </w:rPr>
  </w:style>
  <w:style w:type="character" w:customStyle="1" w:styleId="50">
    <w:name w:val="标题 5 字符"/>
    <w:basedOn w:val="a0"/>
    <w:link w:val="5"/>
    <w:uiPriority w:val="9"/>
    <w:rsid w:val="00B527DC"/>
    <w:rPr>
      <w:rFonts w:eastAsia="黑体" w:cstheme="majorBidi"/>
      <w:color w:val="000000" w:themeColor="text1"/>
      <w:kern w:val="2"/>
      <w:sz w:val="24"/>
      <w:szCs w:val="24"/>
    </w:rPr>
  </w:style>
  <w:style w:type="character" w:customStyle="1" w:styleId="60">
    <w:name w:val="标题 6 字符"/>
    <w:basedOn w:val="a0"/>
    <w:link w:val="6"/>
    <w:uiPriority w:val="9"/>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f3">
    <w:name w:val="标题 字符"/>
    <w:basedOn w:val="a0"/>
    <w:link w:val="af2"/>
    <w:uiPriority w:val="10"/>
    <w:rPr>
      <w:rFonts w:asciiTheme="majorHAnsi" w:eastAsia="黑体" w:hAnsiTheme="majorHAnsi" w:cstheme="majorBidi"/>
      <w:spacing w:val="-10"/>
      <w:kern w:val="28"/>
      <w:sz w:val="56"/>
      <w:szCs w:val="56"/>
    </w:rPr>
  </w:style>
  <w:style w:type="character" w:customStyle="1" w:styleId="af0">
    <w:name w:val="副标题 字符"/>
    <w:basedOn w:val="a0"/>
    <w:link w:val="af"/>
    <w:uiPriority w:val="11"/>
    <w:rPr>
      <w:rFonts w:asciiTheme="majorHAnsi" w:eastAsiaTheme="majorEastAsia" w:hAnsiTheme="majorHAnsi" w:cstheme="majorBidi"/>
      <w:color w:val="595959" w:themeColor="text1" w:themeTint="A6"/>
      <w:spacing w:val="15"/>
      <w:sz w:val="28"/>
      <w:szCs w:val="28"/>
    </w:rPr>
  </w:style>
  <w:style w:type="paragraph" w:styleId="afd">
    <w:name w:val="Quote"/>
    <w:basedOn w:val="a"/>
    <w:next w:val="a"/>
    <w:link w:val="afe"/>
    <w:uiPriority w:val="29"/>
    <w:qFormat/>
    <w:pPr>
      <w:spacing w:before="160" w:after="160"/>
      <w:jc w:val="center"/>
    </w:pPr>
    <w:rPr>
      <w:i/>
      <w:iCs/>
      <w:color w:val="404040" w:themeColor="text1" w:themeTint="BF"/>
    </w:rPr>
  </w:style>
  <w:style w:type="character" w:customStyle="1" w:styleId="afe">
    <w:name w:val="引用 字符"/>
    <w:basedOn w:val="a0"/>
    <w:link w:val="afd"/>
    <w:uiPriority w:val="29"/>
    <w:rPr>
      <w:i/>
      <w:iCs/>
      <w:color w:val="404040" w:themeColor="text1" w:themeTint="BF"/>
    </w:rPr>
  </w:style>
  <w:style w:type="paragraph" w:styleId="aff">
    <w:name w:val="List Paragraph"/>
    <w:basedOn w:val="a"/>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ff0">
    <w:name w:val="Intense Quote"/>
    <w:basedOn w:val="a"/>
    <w:next w:val="a"/>
    <w:link w:val="af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1">
    <w:name w:val="明显引用 字符"/>
    <w:basedOn w:val="a0"/>
    <w:link w:val="aff0"/>
    <w:uiPriority w:val="30"/>
    <w:rPr>
      <w:i/>
      <w:iCs/>
      <w:color w:val="0F4761" w:themeColor="accent1" w:themeShade="BF"/>
    </w:rPr>
  </w:style>
  <w:style w:type="character" w:customStyle="1" w:styleId="13">
    <w:name w:val="明显参考1"/>
    <w:basedOn w:val="a0"/>
    <w:uiPriority w:val="32"/>
    <w:qFormat/>
    <w:rPr>
      <w:b/>
      <w:bCs/>
      <w:smallCaps/>
      <w:color w:val="0F4761" w:themeColor="accent1" w:themeShade="BF"/>
      <w:spacing w:val="5"/>
    </w:rPr>
  </w:style>
  <w:style w:type="character" w:customStyle="1" w:styleId="altz0">
    <w:name w:val="正文alt+z 字符"/>
    <w:basedOn w:val="a0"/>
    <w:link w:val="altz"/>
    <w:rPr>
      <w:rFonts w:ascii="Times New Roman" w:eastAsia="宋体" w:hAnsi="Times New Roman"/>
      <w:sz w:val="24"/>
    </w:rPr>
  </w:style>
  <w:style w:type="character" w:customStyle="1" w:styleId="ae">
    <w:name w:val="页眉 字符"/>
    <w:basedOn w:val="a0"/>
    <w:link w:val="ad"/>
    <w:uiPriority w:val="99"/>
    <w:rPr>
      <w:rFonts w:eastAsia="宋体"/>
      <w:sz w:val="18"/>
      <w:szCs w:val="18"/>
    </w:rPr>
  </w:style>
  <w:style w:type="character" w:customStyle="1" w:styleId="ac">
    <w:name w:val="页脚 字符"/>
    <w:basedOn w:val="a0"/>
    <w:link w:val="ab"/>
    <w:uiPriority w:val="99"/>
    <w:rPr>
      <w:rFonts w:eastAsia="宋体"/>
      <w:sz w:val="18"/>
      <w:szCs w:val="18"/>
    </w:rPr>
  </w:style>
  <w:style w:type="character" w:customStyle="1" w:styleId="aa">
    <w:name w:val="尾注文本 字符"/>
    <w:basedOn w:val="a0"/>
    <w:link w:val="a9"/>
    <w:uiPriority w:val="99"/>
    <w:semiHidden/>
    <w:rPr>
      <w:rFonts w:eastAsia="宋体"/>
      <w:sz w:val="24"/>
    </w:rPr>
  </w:style>
  <w:style w:type="paragraph" w:customStyle="1" w:styleId="TOC10">
    <w:name w:val="TOC 标题1"/>
    <w:basedOn w:val="1"/>
    <w:next w:val="a"/>
    <w:uiPriority w:val="39"/>
    <w:unhideWhenUsed/>
    <w:qFormat/>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character" w:styleId="aff2">
    <w:name w:val="Placeholder Text"/>
    <w:basedOn w:val="a0"/>
    <w:uiPriority w:val="99"/>
    <w:semiHidden/>
    <w:rPr>
      <w:color w:val="666666"/>
    </w:rPr>
  </w:style>
  <w:style w:type="paragraph" w:customStyle="1" w:styleId="10">
    <w:name w:val="综述标题1"/>
    <w:basedOn w:val="a"/>
    <w:link w:val="14"/>
    <w:qFormat/>
    <w:pPr>
      <w:numPr>
        <w:numId w:val="3"/>
      </w:numPr>
      <w:spacing w:beforeLines="50" w:before="50" w:afterLines="0" w:after="80"/>
      <w:jc w:val="left"/>
    </w:pPr>
    <w:rPr>
      <w:b/>
      <w:kern w:val="0"/>
      <w:szCs w:val="21"/>
    </w:rPr>
  </w:style>
  <w:style w:type="character" w:customStyle="1" w:styleId="14">
    <w:name w:val="综述标题1 字符"/>
    <w:basedOn w:val="a0"/>
    <w:link w:val="10"/>
    <w:rPr>
      <w:b/>
      <w:kern w:val="0"/>
      <w:szCs w:val="21"/>
    </w:rPr>
  </w:style>
  <w:style w:type="paragraph" w:customStyle="1" w:styleId="20">
    <w:name w:val="综述标题2"/>
    <w:basedOn w:val="a"/>
    <w:link w:val="22"/>
    <w:qFormat/>
    <w:pPr>
      <w:numPr>
        <w:ilvl w:val="1"/>
        <w:numId w:val="3"/>
      </w:numPr>
      <w:spacing w:beforeLines="50" w:before="50" w:afterLines="0" w:after="40"/>
      <w:jc w:val="left"/>
    </w:pPr>
    <w:rPr>
      <w:b/>
    </w:rPr>
  </w:style>
  <w:style w:type="character" w:customStyle="1" w:styleId="22">
    <w:name w:val="综述标题2 字符"/>
    <w:basedOn w:val="altz0"/>
    <w:link w:val="20"/>
    <w:rPr>
      <w:rFonts w:ascii="Times New Roman" w:eastAsia="宋体" w:hAnsi="Times New Roman"/>
      <w:b/>
      <w:sz w:val="24"/>
    </w:rPr>
  </w:style>
  <w:style w:type="paragraph" w:customStyle="1" w:styleId="15">
    <w:name w:val="书目1"/>
    <w:basedOn w:val="a"/>
    <w:next w:val="a"/>
    <w:uiPriority w:val="37"/>
    <w:unhideWhenUsed/>
    <w:pPr>
      <w:tabs>
        <w:tab w:val="left" w:pos="504"/>
      </w:tabs>
      <w:spacing w:after="0"/>
      <w:ind w:left="504" w:hanging="504"/>
    </w:pPr>
  </w:style>
  <w:style w:type="character" w:customStyle="1" w:styleId="a6">
    <w:name w:val="批注文字 字符"/>
    <w:basedOn w:val="a0"/>
    <w:link w:val="a5"/>
    <w:uiPriority w:val="99"/>
  </w:style>
  <w:style w:type="character" w:customStyle="1" w:styleId="af5">
    <w:name w:val="批注主题 字符"/>
    <w:basedOn w:val="a6"/>
    <w:link w:val="af4"/>
    <w:uiPriority w:val="99"/>
    <w:semiHidden/>
    <w:rPr>
      <w:b/>
      <w:bCs/>
    </w:rPr>
  </w:style>
  <w:style w:type="character" w:customStyle="1" w:styleId="16">
    <w:name w:val="未处理的提及1"/>
    <w:basedOn w:val="a0"/>
    <w:uiPriority w:val="99"/>
    <w:semiHidden/>
    <w:unhideWhenUsed/>
    <w:rPr>
      <w:color w:val="605E5C"/>
      <w:shd w:val="clear" w:color="auto" w:fill="E1DFDD"/>
    </w:rPr>
  </w:style>
  <w:style w:type="character" w:customStyle="1" w:styleId="a8">
    <w:name w:val="正文文本 字符"/>
    <w:basedOn w:val="a0"/>
    <w:link w:val="a7"/>
    <w:uiPriority w:val="99"/>
    <w:semiHidden/>
  </w:style>
  <w:style w:type="character" w:customStyle="1" w:styleId="af7">
    <w:name w:val="正文文本首行缩进 字符"/>
    <w:basedOn w:val="a8"/>
    <w:link w:val="af6"/>
    <w:rPr>
      <w:rFonts w:asciiTheme="minorHAnsi" w:eastAsiaTheme="minorEastAsia" w:hAnsiTheme="minorHAnsi" w:cs="Times New Roman"/>
      <w:kern w:val="0"/>
      <w:szCs w:val="24"/>
    </w:rPr>
  </w:style>
  <w:style w:type="paragraph" w:customStyle="1" w:styleId="ne-p">
    <w:name w:val="ne-p"/>
    <w:basedOn w:val="a"/>
    <w:pPr>
      <w:widowControl/>
      <w:wordWrap/>
      <w:spacing w:before="100" w:beforeAutospacing="1" w:afterLines="0" w:after="100" w:afterAutospacing="1"/>
      <w:jc w:val="left"/>
    </w:pPr>
    <w:rPr>
      <w:rFonts w:ascii="宋体" w:hAnsi="宋体" w:cs="宋体"/>
      <w:kern w:val="0"/>
      <w:szCs w:val="24"/>
    </w:rPr>
  </w:style>
  <w:style w:type="character" w:customStyle="1" w:styleId="ne-text">
    <w:name w:val="ne-text"/>
    <w:basedOn w:val="a0"/>
  </w:style>
  <w:style w:type="paragraph" w:styleId="aff3">
    <w:name w:val="Revision"/>
    <w:hidden/>
    <w:uiPriority w:val="99"/>
    <w:unhideWhenUsed/>
    <w:rsid w:val="004B663F"/>
    <w:rPr>
      <w:kern w:val="2"/>
      <w:sz w:val="24"/>
      <w:szCs w:val="22"/>
    </w:rPr>
  </w:style>
  <w:style w:type="table" w:customStyle="1" w:styleId="aff4">
    <w:name w:val="三线表"/>
    <w:basedOn w:val="a1"/>
    <w:uiPriority w:val="99"/>
    <w:rsid w:val="00D50681"/>
    <w:pPr>
      <w:jc w:val="both"/>
    </w:pPr>
    <w:rPr>
      <w:rFonts w:asciiTheme="minorHAnsi" w:eastAsiaTheme="minorEastAsia" w:hAnsiTheme="minorHAnsi" w:cs="Times New Roman"/>
      <w:sz w:val="21"/>
      <w:szCs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5">
    <w:name w:val="公式"/>
    <w:basedOn w:val="a"/>
    <w:link w:val="Char"/>
    <w:rsid w:val="00BF57A1"/>
    <w:pPr>
      <w:tabs>
        <w:tab w:val="center" w:pos="3780"/>
        <w:tab w:val="right" w:pos="8400"/>
      </w:tabs>
      <w:wordWrap/>
      <w:spacing w:afterLines="0" w:after="0"/>
    </w:pPr>
    <w:rPr>
      <w:rFonts w:cs="Times New Roman"/>
      <w:kern w:val="0"/>
      <w:sz w:val="21"/>
      <w:szCs w:val="24"/>
    </w:rPr>
  </w:style>
  <w:style w:type="character" w:customStyle="1" w:styleId="Char">
    <w:name w:val="公式 Char"/>
    <w:link w:val="aff5"/>
    <w:rsid w:val="00BF57A1"/>
    <w:rPr>
      <w:rFonts w:cs="Times New Roman"/>
      <w:sz w:val="21"/>
      <w:szCs w:val="24"/>
    </w:rPr>
  </w:style>
  <w:style w:type="paragraph" w:customStyle="1" w:styleId="expressions">
    <w:name w:val="expressions"/>
    <w:basedOn w:val="altz"/>
    <w:link w:val="expressions0"/>
    <w:qFormat/>
    <w:rsid w:val="00BF57A1"/>
    <w:pPr>
      <w:keepNext/>
      <w:tabs>
        <w:tab w:val="right" w:pos="8280"/>
      </w:tabs>
      <w:spacing w:line="240" w:lineRule="auto"/>
      <w:ind w:firstLineChars="0" w:firstLine="0"/>
      <w:jc w:val="center"/>
    </w:pPr>
    <w:rPr>
      <w:i/>
    </w:rPr>
  </w:style>
  <w:style w:type="character" w:customStyle="1" w:styleId="expressions0">
    <w:name w:val="expressions 字符"/>
    <w:basedOn w:val="altz0"/>
    <w:link w:val="expressions"/>
    <w:rsid w:val="00BF57A1"/>
    <w:rPr>
      <w:rFonts w:ascii="Times New Roman" w:eastAsia="宋体" w:hAnsi="Times New Roman"/>
      <w:i/>
      <w:kern w:val="2"/>
      <w:sz w:val="24"/>
      <w:szCs w:val="22"/>
    </w:rPr>
  </w:style>
  <w:style w:type="paragraph" w:customStyle="1" w:styleId="aff6">
    <w:name w:val="表格标题"/>
    <w:basedOn w:val="a3"/>
    <w:link w:val="aff7"/>
    <w:qFormat/>
    <w:rsid w:val="00486D0E"/>
    <w:pPr>
      <w:keepNext/>
      <w:spacing w:beforeLines="100" w:before="100"/>
      <w:jc w:val="center"/>
    </w:pPr>
    <w:rPr>
      <w:rFonts w:ascii="Times New Roman" w:eastAsia="宋体" w:hAnsi="Times New Roman"/>
      <w:sz w:val="21"/>
      <w:szCs w:val="21"/>
    </w:rPr>
  </w:style>
  <w:style w:type="character" w:customStyle="1" w:styleId="a4">
    <w:name w:val="题注 字符"/>
    <w:basedOn w:val="a0"/>
    <w:link w:val="a3"/>
    <w:uiPriority w:val="35"/>
    <w:rsid w:val="00486D0E"/>
    <w:rPr>
      <w:rFonts w:asciiTheme="majorHAnsi" w:eastAsia="黑体" w:hAnsiTheme="majorHAnsi" w:cstheme="majorBidi"/>
      <w:kern w:val="2"/>
    </w:rPr>
  </w:style>
  <w:style w:type="character" w:customStyle="1" w:styleId="aff7">
    <w:name w:val="表格标题 字符"/>
    <w:basedOn w:val="a4"/>
    <w:link w:val="aff6"/>
    <w:rsid w:val="00486D0E"/>
    <w:rPr>
      <w:rFonts w:asciiTheme="majorHAnsi" w:eastAsia="黑体" w:hAnsiTheme="majorHAnsi" w:cstheme="majorBidi"/>
      <w:kern w:val="2"/>
      <w:sz w:val="21"/>
      <w:szCs w:val="21"/>
    </w:rPr>
  </w:style>
  <w:style w:type="paragraph" w:customStyle="1" w:styleId="aff8">
    <w:name w:val="图注"/>
    <w:basedOn w:val="aff6"/>
    <w:link w:val="aff9"/>
    <w:qFormat/>
    <w:rsid w:val="003B4A79"/>
    <w:pPr>
      <w:spacing w:beforeLines="50" w:before="50" w:afterLines="100" w:after="100"/>
    </w:pPr>
  </w:style>
  <w:style w:type="character" w:customStyle="1" w:styleId="aff9">
    <w:name w:val="图注 字符"/>
    <w:basedOn w:val="aff7"/>
    <w:link w:val="aff8"/>
    <w:rsid w:val="003B4A79"/>
    <w:rPr>
      <w:rFonts w:asciiTheme="majorHAnsi" w:eastAsia="黑体" w:hAnsiTheme="majorHAnsi" w:cstheme="majorBidi"/>
      <w:kern w:val="2"/>
      <w:sz w:val="21"/>
      <w:szCs w:val="21"/>
    </w:rPr>
  </w:style>
  <w:style w:type="paragraph" w:styleId="affa">
    <w:name w:val="footnote text"/>
    <w:basedOn w:val="a"/>
    <w:link w:val="affb"/>
    <w:uiPriority w:val="99"/>
    <w:semiHidden/>
    <w:unhideWhenUsed/>
    <w:rsid w:val="006614D6"/>
    <w:pPr>
      <w:snapToGrid w:val="0"/>
      <w:jc w:val="left"/>
    </w:pPr>
    <w:rPr>
      <w:sz w:val="18"/>
      <w:szCs w:val="18"/>
    </w:rPr>
  </w:style>
  <w:style w:type="character" w:customStyle="1" w:styleId="affb">
    <w:name w:val="脚注文本 字符"/>
    <w:basedOn w:val="a0"/>
    <w:link w:val="affa"/>
    <w:uiPriority w:val="99"/>
    <w:semiHidden/>
    <w:rsid w:val="006614D6"/>
    <w:rPr>
      <w:kern w:val="2"/>
      <w:sz w:val="18"/>
      <w:szCs w:val="18"/>
    </w:rPr>
  </w:style>
  <w:style w:type="character" w:styleId="affc">
    <w:name w:val="footnote reference"/>
    <w:basedOn w:val="a0"/>
    <w:uiPriority w:val="99"/>
    <w:semiHidden/>
    <w:unhideWhenUsed/>
    <w:rsid w:val="006614D6"/>
    <w:rPr>
      <w:vertAlign w:val="superscript"/>
    </w:rPr>
  </w:style>
  <w:style w:type="paragraph" w:styleId="TOC">
    <w:name w:val="TOC Heading"/>
    <w:basedOn w:val="1"/>
    <w:next w:val="a"/>
    <w:uiPriority w:val="39"/>
    <w:unhideWhenUsed/>
    <w:qFormat/>
    <w:rsid w:val="00380D35"/>
    <w:pPr>
      <w:widowControl/>
      <w:numPr>
        <w:numId w:val="0"/>
      </w:numPr>
      <w:wordWrap/>
      <w:spacing w:beforeLines="0" w:before="240" w:afterLines="0" w:after="0" w:line="259" w:lineRule="auto"/>
      <w:jc w:val="left"/>
      <w:outlineLvl w:val="9"/>
    </w:pPr>
    <w:rPr>
      <w:rFonts w:eastAsiaTheme="majorEastAsia"/>
      <w:b w:val="0"/>
      <w:color w:val="0F4761" w:themeColor="accent1" w:themeShade="BF"/>
      <w:kern w:val="0"/>
      <w:szCs w:val="32"/>
    </w:rPr>
  </w:style>
  <w:style w:type="character" w:styleId="affd">
    <w:name w:val="Unresolved Mention"/>
    <w:basedOn w:val="a0"/>
    <w:uiPriority w:val="99"/>
    <w:semiHidden/>
    <w:unhideWhenUsed/>
    <w:rsid w:val="00380D35"/>
    <w:rPr>
      <w:color w:val="605E5C"/>
      <w:shd w:val="clear" w:color="auto" w:fill="E1DFDD"/>
    </w:rPr>
  </w:style>
  <w:style w:type="paragraph" w:styleId="affe">
    <w:name w:val="table of figures"/>
    <w:basedOn w:val="a"/>
    <w:next w:val="a"/>
    <w:uiPriority w:val="99"/>
    <w:unhideWhenUsed/>
    <w:rsid w:val="00451C6C"/>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824267">
      <w:bodyDiv w:val="1"/>
      <w:marLeft w:val="0"/>
      <w:marRight w:val="0"/>
      <w:marTop w:val="0"/>
      <w:marBottom w:val="0"/>
      <w:divBdr>
        <w:top w:val="none" w:sz="0" w:space="0" w:color="auto"/>
        <w:left w:val="none" w:sz="0" w:space="0" w:color="auto"/>
        <w:bottom w:val="none" w:sz="0" w:space="0" w:color="auto"/>
        <w:right w:val="none" w:sz="0" w:space="0" w:color="auto"/>
      </w:divBdr>
      <w:divsChild>
        <w:div w:id="138544380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commentsExtended" Target="commentsExtended.xml"/><Relationship Id="rId39" Type="http://schemas.openxmlformats.org/officeDocument/2006/relationships/image" Target="media/image7.png"/><Relationship Id="rId21" Type="http://schemas.openxmlformats.org/officeDocument/2006/relationships/header" Target="header6.xml"/><Relationship Id="rId34" Type="http://schemas.openxmlformats.org/officeDocument/2006/relationships/image" Target="media/image4.png"/><Relationship Id="rId42" Type="http://schemas.openxmlformats.org/officeDocument/2006/relationships/header" Target="header16.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eader" Target="header3.xml"/><Relationship Id="rId29" Type="http://schemas.openxmlformats.org/officeDocument/2006/relationships/header" Target="header1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eader" Target="header9.xml"/><Relationship Id="rId32" Type="http://schemas.microsoft.com/office/2018/08/relationships/commentsExtensible" Target="commentsExtensible.xml"/><Relationship Id="rId37" Type="http://schemas.openxmlformats.org/officeDocument/2006/relationships/header" Target="header15.xml"/><Relationship Id="rId40" Type="http://schemas.openxmlformats.org/officeDocument/2006/relationships/image" Target="media/image8.png"/><Relationship Id="rId45" Type="http://schemas.microsoft.com/office/2011/relationships/people" Target="people.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footer" Target="footer4.xml"/><Relationship Id="rId31" Type="http://schemas.openxmlformats.org/officeDocument/2006/relationships/image" Target="media/image3.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7.xml"/><Relationship Id="rId27" Type="http://schemas.microsoft.com/office/2016/09/relationships/commentsIds" Target="commentsIds.xml"/><Relationship Id="rId30" Type="http://schemas.openxmlformats.org/officeDocument/2006/relationships/header" Target="header12.xml"/><Relationship Id="rId35" Type="http://schemas.openxmlformats.org/officeDocument/2006/relationships/header" Target="header14.xml"/><Relationship Id="rId43" Type="http://schemas.openxmlformats.org/officeDocument/2006/relationships/header" Target="header17.xml"/><Relationship Id="rId8" Type="http://schemas.openxmlformats.org/officeDocument/2006/relationships/footnotes" Target="footnotes.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comments" Target="comments.xml"/><Relationship Id="rId33" Type="http://schemas.openxmlformats.org/officeDocument/2006/relationships/header" Target="header13.xml"/><Relationship Id="rId38" Type="http://schemas.openxmlformats.org/officeDocument/2006/relationships/image" Target="media/image6.png"/><Relationship Id="rId46"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71</Pages>
  <Words>12874</Words>
  <Characters>73383</Characters>
  <Application>Microsoft Office Word</Application>
  <DocSecurity>0</DocSecurity>
  <Lines>611</Lines>
  <Paragraphs>172</Paragraphs>
  <ScaleCrop>false</ScaleCrop>
  <Company/>
  <LinksUpToDate>false</LinksUpToDate>
  <CharactersWithSpaces>86085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Zixuan Zhou</dc:creator>
  <cp:lastModifiedBy>Zixuan Zhou</cp:lastModifiedBy>
  <cp:revision>3</cp:revision>
  <dcterms:created xsi:type="dcterms:W3CDTF">2026-04-24T13:22:00Z</dcterms:created>
  <dcterms:modified xsi:type="dcterms:W3CDTF">2026-04-24T13:30:00Z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id="tsZQkkUD"/&gt;&lt;style id="http://www.zotero.org/styles/chinese-gb7714-2005-numeric" hasBibliography="1" bibliographyStyleHasBeenSet="0"/&gt;&lt;prefs&gt;&lt;pref name="fieldType" value="Field"/&gt;&lt;/prefs&gt;&lt;/data&gt;</vt:lpwstr>
  </property>
  <property fmtid="{D5CDD505-2E9C-101B-9397-08002B2CF9AE}" pid="3" name="KSOTemplateDocerSaveRecord">
    <vt:lpwstr>eyJoZGlkIjoiNGFjZWU2YTYxYjNiNWNhMGYxMTc2MWVjZTcwMGIxY2IiLCJ1c2VySWQiOiIxODQ3MDA2NTIifQ==</vt:lpwstr>
  </property>
  <property fmtid="{D5CDD505-2E9C-101B-9397-08002B2CF9AE}" pid="4" name="KSOProductBuildVer">
    <vt:lpwstr>2052-12.1.0.20784</vt:lpwstr>
  </property>
  <property fmtid="{D5CDD505-2E9C-101B-9397-08002B2CF9AE}" pid="5" name="ICV">
    <vt:lpwstr>4B611D1BEB0D44C98353701095E0F1D1_12</vt:lpwstr>
  </property>
</Properties>
</file>