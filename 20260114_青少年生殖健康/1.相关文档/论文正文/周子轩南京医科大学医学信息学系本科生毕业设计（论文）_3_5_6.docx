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commentsExtensible.xml" ContentType="application/vnd.openxmlformats-officedocument.wordprocessingml.commentsExtensible+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D19B6" w14:textId="77777777" w:rsidR="00F54B80" w:rsidRDefault="00F54B80">
      <w:pPr>
        <w:pStyle w:val="altz"/>
        <w:spacing w:after="163"/>
        <w:ind w:firstLineChars="0" w:firstLine="0"/>
      </w:pPr>
    </w:p>
    <w:p w14:paraId="0D404BAA" w14:textId="77777777" w:rsidR="00F54B80" w:rsidRDefault="00000000">
      <w:pPr>
        <w:pStyle w:val="af2"/>
        <w:tabs>
          <w:tab w:val="left" w:pos="993"/>
        </w:tabs>
        <w:spacing w:after="163"/>
        <w:rPr>
          <w:rFonts w:ascii="仿宋" w:eastAsia="仿宋" w:hAnsi="仿宋" w:hint="eastAsia"/>
        </w:rPr>
      </w:pPr>
      <w:r>
        <w:rPr>
          <w:rFonts w:ascii="宋体" w:hAnsi="宋体" w:hint="eastAsia"/>
          <w:noProof/>
          <w:sz w:val="44"/>
        </w:rPr>
        <w:drawing>
          <wp:inline distT="0" distB="0" distL="0" distR="0" wp14:anchorId="2213E890" wp14:editId="70CDABF5">
            <wp:extent cx="600710" cy="803275"/>
            <wp:effectExtent l="0" t="0" r="8890" b="0"/>
            <wp:docPr id="169657808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78082" name="图片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614499" cy="821822"/>
                    </a:xfrm>
                    <a:prstGeom prst="rect">
                      <a:avLst/>
                    </a:prstGeom>
                    <a:noFill/>
                    <a:ln>
                      <a:noFill/>
                    </a:ln>
                  </pic:spPr>
                </pic:pic>
              </a:graphicData>
            </a:graphic>
          </wp:inline>
        </w:drawing>
      </w:r>
      <w:r>
        <w:rPr>
          <w:rFonts w:ascii="宋体" w:hAnsi="宋体"/>
          <w:noProof/>
          <w:sz w:val="44"/>
        </w:rPr>
        <w:drawing>
          <wp:inline distT="0" distB="0" distL="0" distR="0" wp14:anchorId="1D4AD96E" wp14:editId="5B841B83">
            <wp:extent cx="3381375" cy="638175"/>
            <wp:effectExtent l="0" t="0" r="0" b="0"/>
            <wp:docPr id="1" name="图片 1" descr="卡通人物&#10;&#10;AI 生成的内容可能不正确。"/>
            <wp:cNvGraphicFramePr/>
            <a:graphic xmlns:a="http://schemas.openxmlformats.org/drawingml/2006/main">
              <a:graphicData uri="http://schemas.openxmlformats.org/drawingml/2006/picture">
                <pic:pic xmlns:pic="http://schemas.openxmlformats.org/drawingml/2006/picture">
                  <pic:nvPicPr>
                    <pic:cNvPr id="1" name="图片 1" descr="卡通人物&#10;&#10;AI 生成的内容可能不正确。"/>
                    <pic:cNvPicPr/>
                  </pic:nvPicPr>
                  <pic:blipFill>
                    <a:blip r:embed="rId11">
                      <a:extLst>
                        <a:ext uri="{28A0092B-C50C-407E-A947-70E740481C1C}">
                          <a14:useLocalDpi xmlns:a14="http://schemas.microsoft.com/office/drawing/2010/main" val="0"/>
                        </a:ext>
                      </a:extLst>
                    </a:blip>
                    <a:srcRect/>
                    <a:stretch>
                      <a:fillRect/>
                    </a:stretch>
                  </pic:blipFill>
                  <pic:spPr>
                    <a:xfrm>
                      <a:off x="0" y="0"/>
                      <a:ext cx="3381375" cy="638175"/>
                    </a:xfrm>
                    <a:prstGeom prst="rect">
                      <a:avLst/>
                    </a:prstGeom>
                    <a:noFill/>
                    <a:ln>
                      <a:noFill/>
                    </a:ln>
                  </pic:spPr>
                </pic:pic>
              </a:graphicData>
            </a:graphic>
          </wp:inline>
        </w:drawing>
      </w:r>
    </w:p>
    <w:p w14:paraId="76A365A3" w14:textId="77777777" w:rsidR="00F54B80" w:rsidRDefault="00F54B80">
      <w:pPr>
        <w:spacing w:after="163"/>
      </w:pPr>
    </w:p>
    <w:p w14:paraId="757F16D9" w14:textId="77777777" w:rsidR="00F54B80" w:rsidRDefault="00000000">
      <w:pPr>
        <w:spacing w:after="163"/>
      </w:pPr>
      <w:r>
        <w:rPr>
          <w:rFonts w:hint="eastAsia"/>
        </w:rPr>
        <w:t xml:space="preserve"> </w:t>
      </w:r>
    </w:p>
    <w:p w14:paraId="03E092AA" w14:textId="77777777" w:rsidR="00F54B80" w:rsidRDefault="00000000">
      <w:pPr>
        <w:wordWrap/>
        <w:spacing w:beforeLines="50" w:before="163" w:afterLines="0" w:after="120"/>
        <w:jc w:val="center"/>
        <w:rPr>
          <w:rFonts w:ascii="华文中宋" w:eastAsia="华文中宋" w:hAnsi="华文中宋" w:cs="Times New Roman" w:hint="eastAsia"/>
          <w:b/>
          <w:sz w:val="72"/>
          <w:szCs w:val="72"/>
        </w:rPr>
      </w:pPr>
      <w:r>
        <w:rPr>
          <w:rFonts w:ascii="华文中宋" w:eastAsia="华文中宋" w:hAnsi="华文中宋" w:cs="Times New Roman" w:hint="eastAsia"/>
          <w:b/>
          <w:sz w:val="72"/>
          <w:szCs w:val="72"/>
        </w:rPr>
        <w:t>本科生毕业论文（设计）</w:t>
      </w:r>
    </w:p>
    <w:p w14:paraId="372B66BF" w14:textId="77777777" w:rsidR="00F54B80" w:rsidRDefault="00F54B80">
      <w:pPr>
        <w:spacing w:before="98" w:afterLines="0" w:after="0" w:line="221" w:lineRule="auto"/>
        <w:ind w:left="480" w:firstLineChars="500" w:firstLine="1600"/>
        <w:rPr>
          <w:rFonts w:ascii="方正姚体" w:eastAsia="方正姚体" w:hAnsi="黑体" w:cs="黑体" w:hint="eastAsia"/>
          <w:sz w:val="32"/>
          <w:szCs w:val="32"/>
          <w:u w:val="single"/>
        </w:rPr>
      </w:pPr>
    </w:p>
    <w:p w14:paraId="17117ADE" w14:textId="77777777" w:rsidR="00F54B80" w:rsidRDefault="00F54B80">
      <w:pPr>
        <w:spacing w:before="98" w:afterLines="0" w:after="0" w:line="221" w:lineRule="auto"/>
        <w:ind w:left="480" w:firstLineChars="500" w:firstLine="1600"/>
        <w:rPr>
          <w:rFonts w:ascii="方正姚体" w:eastAsia="方正姚体" w:hAnsi="黑体" w:cs="黑体" w:hint="eastAsia"/>
          <w:sz w:val="32"/>
          <w:szCs w:val="32"/>
          <w:u w:val="single"/>
        </w:rPr>
      </w:pPr>
    </w:p>
    <w:tbl>
      <w:tblPr>
        <w:tblW w:w="5540" w:type="pct"/>
        <w:tblInd w:w="-284" w:type="dxa"/>
        <w:tblLook w:val="04A0" w:firstRow="1" w:lastRow="0" w:firstColumn="1" w:lastColumn="0" w:noHBand="0" w:noVBand="1"/>
      </w:tblPr>
      <w:tblGrid>
        <w:gridCol w:w="284"/>
        <w:gridCol w:w="1418"/>
        <w:gridCol w:w="7222"/>
        <w:gridCol w:w="286"/>
      </w:tblGrid>
      <w:tr w:rsidR="00F54B80" w14:paraId="1B5C59A5" w14:textId="77777777">
        <w:trPr>
          <w:gridAfter w:val="1"/>
          <w:wAfter w:w="155" w:type="pct"/>
          <w:trHeight w:val="680"/>
        </w:trPr>
        <w:tc>
          <w:tcPr>
            <w:tcW w:w="924" w:type="pct"/>
            <w:gridSpan w:val="2"/>
            <w:vAlign w:val="center"/>
          </w:tcPr>
          <w:p w14:paraId="751482BB" w14:textId="77777777" w:rsidR="00F54B80" w:rsidRDefault="00000000">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题    目:</w:t>
            </w:r>
          </w:p>
        </w:tc>
        <w:tc>
          <w:tcPr>
            <w:tcW w:w="3921" w:type="pct"/>
            <w:tcBorders>
              <w:top w:val="nil"/>
              <w:left w:val="nil"/>
              <w:bottom w:val="single" w:sz="4" w:space="0" w:color="auto"/>
              <w:right w:val="nil"/>
            </w:tcBorders>
            <w:vAlign w:val="center"/>
          </w:tcPr>
          <w:p w14:paraId="2EE8283C" w14:textId="77777777" w:rsidR="00F54B80" w:rsidRDefault="00000000">
            <w:pPr>
              <w:spacing w:afterLines="0" w:after="0" w:line="360" w:lineRule="exact"/>
              <w:jc w:val="center"/>
              <w:rPr>
                <w:rFonts w:ascii="仿宋" w:eastAsia="仿宋" w:hAnsi="仿宋" w:hint="eastAsia"/>
                <w:b/>
                <w:bCs/>
                <w:sz w:val="36"/>
                <w:szCs w:val="36"/>
              </w:rPr>
            </w:pPr>
            <w:r>
              <w:rPr>
                <w:rFonts w:ascii="仿宋" w:eastAsia="仿宋" w:hAnsi="仿宋" w:hint="eastAsia"/>
                <w:b/>
                <w:bCs/>
                <w:sz w:val="36"/>
                <w:szCs w:val="36"/>
              </w:rPr>
              <w:t>基于大语言模型的社交媒体青少年生殖健康</w:t>
            </w:r>
          </w:p>
        </w:tc>
      </w:tr>
      <w:tr w:rsidR="00F54B80" w14:paraId="7932618F" w14:textId="77777777">
        <w:trPr>
          <w:gridAfter w:val="1"/>
          <w:wAfter w:w="155" w:type="pct"/>
          <w:trHeight w:val="680"/>
        </w:trPr>
        <w:tc>
          <w:tcPr>
            <w:tcW w:w="924" w:type="pct"/>
            <w:gridSpan w:val="2"/>
            <w:vAlign w:val="center"/>
          </w:tcPr>
          <w:p w14:paraId="40E7CC3C" w14:textId="77777777" w:rsidR="00F54B80" w:rsidRDefault="00F54B80">
            <w:pPr>
              <w:spacing w:afterLines="0" w:after="0" w:line="360" w:lineRule="exact"/>
              <w:jc w:val="center"/>
              <w:rPr>
                <w:rFonts w:ascii="黑体" w:eastAsia="黑体" w:hAnsi="黑体" w:hint="eastAsia"/>
                <w:sz w:val="32"/>
                <w:szCs w:val="32"/>
              </w:rPr>
            </w:pPr>
          </w:p>
        </w:tc>
        <w:tc>
          <w:tcPr>
            <w:tcW w:w="3921" w:type="pct"/>
            <w:tcBorders>
              <w:top w:val="nil"/>
              <w:left w:val="nil"/>
              <w:bottom w:val="single" w:sz="4" w:space="0" w:color="auto"/>
              <w:right w:val="nil"/>
            </w:tcBorders>
            <w:vAlign w:val="center"/>
          </w:tcPr>
          <w:p w14:paraId="1792E39B" w14:textId="77777777" w:rsidR="00F54B80" w:rsidRDefault="00000000">
            <w:pPr>
              <w:spacing w:afterLines="0" w:after="0" w:line="360" w:lineRule="exact"/>
              <w:jc w:val="center"/>
              <w:rPr>
                <w:rFonts w:ascii="仿宋" w:eastAsia="仿宋" w:hAnsi="仿宋" w:hint="eastAsia"/>
                <w:b/>
                <w:bCs/>
                <w:sz w:val="36"/>
                <w:szCs w:val="36"/>
              </w:rPr>
            </w:pPr>
            <w:r>
              <w:rPr>
                <w:rFonts w:ascii="仿宋" w:eastAsia="仿宋" w:hAnsi="仿宋" w:hint="eastAsia"/>
                <w:b/>
                <w:bCs/>
                <w:sz w:val="36"/>
                <w:szCs w:val="36"/>
              </w:rPr>
              <w:t>评论分类分析与问答生成研究</w:t>
            </w:r>
          </w:p>
        </w:tc>
      </w:tr>
      <w:tr w:rsidR="00F54B80" w14:paraId="02C2A2AF" w14:textId="77777777">
        <w:trPr>
          <w:gridAfter w:val="1"/>
          <w:wAfter w:w="155" w:type="pct"/>
          <w:trHeight w:val="680"/>
        </w:trPr>
        <w:tc>
          <w:tcPr>
            <w:tcW w:w="924" w:type="pct"/>
            <w:gridSpan w:val="2"/>
            <w:vAlign w:val="center"/>
          </w:tcPr>
          <w:p w14:paraId="1CD5AA41" w14:textId="77777777" w:rsidR="00F54B80" w:rsidRDefault="00000000">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姓    名:</w:t>
            </w:r>
          </w:p>
        </w:tc>
        <w:tc>
          <w:tcPr>
            <w:tcW w:w="3921" w:type="pct"/>
            <w:tcBorders>
              <w:top w:val="single" w:sz="4" w:space="0" w:color="auto"/>
              <w:left w:val="nil"/>
              <w:bottom w:val="single" w:sz="4" w:space="0" w:color="auto"/>
              <w:right w:val="nil"/>
            </w:tcBorders>
            <w:vAlign w:val="bottom"/>
          </w:tcPr>
          <w:p w14:paraId="4BF14A77" w14:textId="77777777" w:rsidR="00F54B80" w:rsidRDefault="00000000">
            <w:pPr>
              <w:spacing w:after="163" w:line="360" w:lineRule="exact"/>
              <w:jc w:val="center"/>
              <w:rPr>
                <w:rFonts w:ascii="仿宋" w:eastAsia="仿宋" w:hAnsi="仿宋" w:hint="eastAsia"/>
                <w:sz w:val="32"/>
                <w:szCs w:val="32"/>
              </w:rPr>
            </w:pPr>
            <w:proofErr w:type="gramStart"/>
            <w:r>
              <w:rPr>
                <w:rFonts w:ascii="仿宋" w:eastAsia="仿宋" w:hAnsi="仿宋" w:hint="eastAsia"/>
                <w:sz w:val="32"/>
                <w:szCs w:val="32"/>
              </w:rPr>
              <w:t>周子轩</w:t>
            </w:r>
            <w:proofErr w:type="gramEnd"/>
          </w:p>
        </w:tc>
      </w:tr>
      <w:tr w:rsidR="00F54B80" w14:paraId="5633D7AE" w14:textId="77777777">
        <w:trPr>
          <w:gridAfter w:val="1"/>
          <w:wAfter w:w="155" w:type="pct"/>
          <w:trHeight w:val="680"/>
        </w:trPr>
        <w:tc>
          <w:tcPr>
            <w:tcW w:w="924" w:type="pct"/>
            <w:gridSpan w:val="2"/>
            <w:vAlign w:val="center"/>
          </w:tcPr>
          <w:p w14:paraId="7FE7B2D1" w14:textId="77777777" w:rsidR="00F54B80" w:rsidRDefault="00000000">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学    号:</w:t>
            </w:r>
          </w:p>
        </w:tc>
        <w:tc>
          <w:tcPr>
            <w:tcW w:w="3921" w:type="pct"/>
            <w:tcBorders>
              <w:top w:val="single" w:sz="4" w:space="0" w:color="auto"/>
              <w:left w:val="nil"/>
              <w:bottom w:val="single" w:sz="4" w:space="0" w:color="auto"/>
              <w:right w:val="nil"/>
            </w:tcBorders>
            <w:vAlign w:val="bottom"/>
          </w:tcPr>
          <w:p w14:paraId="76C3F250" w14:textId="77777777" w:rsidR="00F54B80" w:rsidRDefault="00000000">
            <w:pPr>
              <w:spacing w:after="163" w:line="360" w:lineRule="exact"/>
              <w:jc w:val="center"/>
              <w:rPr>
                <w:rFonts w:ascii="仿宋" w:eastAsia="仿宋" w:hAnsi="仿宋" w:hint="eastAsia"/>
                <w:sz w:val="32"/>
                <w:szCs w:val="32"/>
              </w:rPr>
            </w:pPr>
            <w:r>
              <w:rPr>
                <w:rFonts w:ascii="仿宋" w:eastAsia="仿宋" w:hAnsi="仿宋" w:hint="eastAsia"/>
                <w:sz w:val="32"/>
                <w:szCs w:val="32"/>
              </w:rPr>
              <w:t>22250117</w:t>
            </w:r>
          </w:p>
        </w:tc>
      </w:tr>
      <w:tr w:rsidR="00F54B80" w14:paraId="1F2F1FA5" w14:textId="77777777">
        <w:trPr>
          <w:gridAfter w:val="1"/>
          <w:wAfter w:w="155" w:type="pct"/>
          <w:trHeight w:val="680"/>
        </w:trPr>
        <w:tc>
          <w:tcPr>
            <w:tcW w:w="924" w:type="pct"/>
            <w:gridSpan w:val="2"/>
            <w:vAlign w:val="center"/>
          </w:tcPr>
          <w:p w14:paraId="1DE6085A" w14:textId="77777777" w:rsidR="00F54B80" w:rsidRDefault="00000000">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学    院:</w:t>
            </w:r>
          </w:p>
        </w:tc>
        <w:tc>
          <w:tcPr>
            <w:tcW w:w="3921" w:type="pct"/>
            <w:tcBorders>
              <w:top w:val="single" w:sz="4" w:space="0" w:color="auto"/>
              <w:left w:val="nil"/>
              <w:bottom w:val="single" w:sz="4" w:space="0" w:color="auto"/>
              <w:right w:val="nil"/>
            </w:tcBorders>
            <w:vAlign w:val="bottom"/>
          </w:tcPr>
          <w:p w14:paraId="1CDB2BE1" w14:textId="77777777" w:rsidR="00F54B80" w:rsidRDefault="00000000">
            <w:pPr>
              <w:spacing w:after="163" w:line="360" w:lineRule="exact"/>
              <w:jc w:val="center"/>
              <w:rPr>
                <w:rFonts w:ascii="仿宋" w:eastAsia="仿宋" w:hAnsi="仿宋" w:hint="eastAsia"/>
                <w:sz w:val="32"/>
                <w:szCs w:val="32"/>
              </w:rPr>
            </w:pPr>
            <w:r>
              <w:rPr>
                <w:rFonts w:ascii="仿宋" w:eastAsia="仿宋" w:hAnsi="仿宋" w:hint="eastAsia"/>
                <w:sz w:val="32"/>
                <w:szCs w:val="32"/>
              </w:rPr>
              <w:t>生物医学工程与信息学院</w:t>
            </w:r>
          </w:p>
        </w:tc>
      </w:tr>
      <w:tr w:rsidR="00F54B80" w14:paraId="60AA00BD" w14:textId="77777777">
        <w:trPr>
          <w:gridAfter w:val="1"/>
          <w:wAfter w:w="155" w:type="pct"/>
          <w:trHeight w:val="680"/>
        </w:trPr>
        <w:tc>
          <w:tcPr>
            <w:tcW w:w="924" w:type="pct"/>
            <w:gridSpan w:val="2"/>
            <w:vAlign w:val="center"/>
          </w:tcPr>
          <w:p w14:paraId="6DDDCCAA" w14:textId="77777777" w:rsidR="00F54B80" w:rsidRDefault="00000000">
            <w:pPr>
              <w:spacing w:afterLines="0" w:after="0" w:line="360" w:lineRule="exact"/>
              <w:jc w:val="center"/>
              <w:rPr>
                <w:rFonts w:ascii="黑体" w:eastAsia="黑体" w:hAnsi="黑体" w:hint="eastAsia"/>
                <w:sz w:val="32"/>
                <w:szCs w:val="32"/>
              </w:rPr>
            </w:pPr>
            <w:r>
              <w:rPr>
                <w:rFonts w:ascii="黑体" w:eastAsia="黑体" w:hAnsi="黑体" w:hint="eastAsia"/>
                <w:sz w:val="32"/>
                <w:szCs w:val="32"/>
              </w:rPr>
              <w:t>专    业:</w:t>
            </w:r>
          </w:p>
        </w:tc>
        <w:tc>
          <w:tcPr>
            <w:tcW w:w="3921" w:type="pct"/>
            <w:tcBorders>
              <w:top w:val="single" w:sz="4" w:space="0" w:color="auto"/>
              <w:left w:val="nil"/>
              <w:bottom w:val="single" w:sz="4" w:space="0" w:color="auto"/>
              <w:right w:val="nil"/>
            </w:tcBorders>
            <w:vAlign w:val="bottom"/>
          </w:tcPr>
          <w:p w14:paraId="710179C9" w14:textId="77777777" w:rsidR="00F54B80" w:rsidRDefault="00000000">
            <w:pPr>
              <w:spacing w:after="163" w:line="360" w:lineRule="exact"/>
              <w:jc w:val="center"/>
              <w:rPr>
                <w:rFonts w:ascii="仿宋" w:eastAsia="仿宋" w:hAnsi="仿宋" w:hint="eastAsia"/>
                <w:sz w:val="32"/>
                <w:szCs w:val="32"/>
              </w:rPr>
            </w:pPr>
            <w:r>
              <w:rPr>
                <w:rFonts w:ascii="仿宋" w:eastAsia="仿宋" w:hAnsi="仿宋" w:hint="eastAsia"/>
                <w:sz w:val="32"/>
                <w:szCs w:val="32"/>
              </w:rPr>
              <w:t>智能医学工程</w:t>
            </w:r>
          </w:p>
        </w:tc>
      </w:tr>
      <w:tr w:rsidR="00F54B80" w14:paraId="050C1E0A" w14:textId="77777777">
        <w:trPr>
          <w:gridAfter w:val="1"/>
          <w:wAfter w:w="155" w:type="pct"/>
          <w:trHeight w:val="680"/>
        </w:trPr>
        <w:tc>
          <w:tcPr>
            <w:tcW w:w="924" w:type="pct"/>
            <w:gridSpan w:val="2"/>
            <w:vAlign w:val="center"/>
          </w:tcPr>
          <w:p w14:paraId="74EB4213" w14:textId="77777777" w:rsidR="00F54B80" w:rsidRDefault="00000000">
            <w:pPr>
              <w:spacing w:afterLines="0" w:after="0" w:line="360" w:lineRule="exact"/>
              <w:rPr>
                <w:rFonts w:ascii="黑体" w:eastAsia="黑体" w:hAnsi="黑体" w:hint="eastAsia"/>
                <w:sz w:val="32"/>
                <w:szCs w:val="32"/>
              </w:rPr>
            </w:pPr>
            <w:r>
              <w:rPr>
                <w:rFonts w:ascii="黑体" w:eastAsia="黑体" w:hAnsi="黑体" w:hint="eastAsia"/>
                <w:snapToGrid w:val="0"/>
                <w:kern w:val="18"/>
                <w:sz w:val="32"/>
                <w:szCs w:val="32"/>
              </w:rPr>
              <w:t>指导教</w:t>
            </w:r>
            <w:r>
              <w:rPr>
                <w:rFonts w:ascii="黑体" w:eastAsia="黑体" w:hAnsi="黑体" w:hint="eastAsia"/>
                <w:sz w:val="32"/>
                <w:szCs w:val="32"/>
              </w:rPr>
              <w:t>师:</w:t>
            </w:r>
          </w:p>
        </w:tc>
        <w:tc>
          <w:tcPr>
            <w:tcW w:w="3921" w:type="pct"/>
            <w:tcBorders>
              <w:top w:val="single" w:sz="4" w:space="0" w:color="auto"/>
              <w:left w:val="nil"/>
              <w:bottom w:val="single" w:sz="4" w:space="0" w:color="auto"/>
              <w:right w:val="nil"/>
            </w:tcBorders>
            <w:vAlign w:val="bottom"/>
          </w:tcPr>
          <w:p w14:paraId="0052D6EE" w14:textId="77777777" w:rsidR="00F54B80" w:rsidRDefault="00000000">
            <w:pPr>
              <w:spacing w:after="163" w:line="360" w:lineRule="exact"/>
              <w:jc w:val="center"/>
              <w:rPr>
                <w:rFonts w:ascii="仿宋" w:eastAsia="仿宋" w:hAnsi="仿宋" w:hint="eastAsia"/>
                <w:sz w:val="32"/>
                <w:szCs w:val="32"/>
              </w:rPr>
            </w:pPr>
            <w:r>
              <w:rPr>
                <w:rFonts w:ascii="仿宋" w:eastAsia="仿宋" w:hAnsi="仿宋" w:hint="eastAsia"/>
                <w:sz w:val="32"/>
                <w:szCs w:val="32"/>
              </w:rPr>
              <w:t>黄若尘</w:t>
            </w:r>
          </w:p>
        </w:tc>
      </w:tr>
      <w:tr w:rsidR="00F54B80" w14:paraId="0A8D6A32" w14:textId="77777777">
        <w:trPr>
          <w:gridAfter w:val="1"/>
          <w:wAfter w:w="155" w:type="pct"/>
          <w:trHeight w:val="680"/>
        </w:trPr>
        <w:tc>
          <w:tcPr>
            <w:tcW w:w="924" w:type="pct"/>
            <w:gridSpan w:val="2"/>
            <w:vAlign w:val="center"/>
          </w:tcPr>
          <w:p w14:paraId="3CE9143D" w14:textId="77777777" w:rsidR="00F54B80" w:rsidRDefault="00000000">
            <w:pPr>
              <w:spacing w:afterLines="0" w:after="0" w:line="360" w:lineRule="exact"/>
              <w:rPr>
                <w:rFonts w:ascii="黑体" w:eastAsia="黑体" w:hAnsi="黑体" w:hint="eastAsia"/>
                <w:sz w:val="32"/>
                <w:szCs w:val="32"/>
              </w:rPr>
            </w:pPr>
            <w:r>
              <w:rPr>
                <w:rFonts w:ascii="黑体" w:eastAsia="黑体" w:hAnsi="黑体" w:hint="eastAsia"/>
                <w:sz w:val="32"/>
                <w:szCs w:val="32"/>
              </w:rPr>
              <w:t>职    称:</w:t>
            </w:r>
          </w:p>
        </w:tc>
        <w:tc>
          <w:tcPr>
            <w:tcW w:w="3921" w:type="pct"/>
            <w:tcBorders>
              <w:top w:val="single" w:sz="4" w:space="0" w:color="auto"/>
              <w:left w:val="nil"/>
              <w:bottom w:val="single" w:sz="4" w:space="0" w:color="auto"/>
              <w:right w:val="nil"/>
            </w:tcBorders>
            <w:vAlign w:val="bottom"/>
          </w:tcPr>
          <w:p w14:paraId="54BA4F9F" w14:textId="77777777" w:rsidR="00F54B80" w:rsidRDefault="00000000">
            <w:pPr>
              <w:spacing w:after="163" w:line="360" w:lineRule="exact"/>
              <w:jc w:val="center"/>
              <w:rPr>
                <w:rFonts w:ascii="仿宋" w:eastAsia="仿宋" w:hAnsi="仿宋" w:hint="eastAsia"/>
                <w:sz w:val="32"/>
                <w:szCs w:val="32"/>
              </w:rPr>
            </w:pPr>
            <w:r>
              <w:rPr>
                <w:rFonts w:ascii="仿宋" w:eastAsia="仿宋" w:hAnsi="仿宋" w:hint="eastAsia"/>
                <w:sz w:val="32"/>
                <w:szCs w:val="32"/>
              </w:rPr>
              <w:t>讲师</w:t>
            </w:r>
          </w:p>
        </w:tc>
      </w:tr>
      <w:tr w:rsidR="00F54B80" w14:paraId="7B7E88A2" w14:textId="77777777">
        <w:trPr>
          <w:gridAfter w:val="1"/>
          <w:wAfter w:w="155" w:type="pct"/>
          <w:trHeight w:val="680"/>
        </w:trPr>
        <w:tc>
          <w:tcPr>
            <w:tcW w:w="924" w:type="pct"/>
            <w:gridSpan w:val="2"/>
            <w:vAlign w:val="center"/>
          </w:tcPr>
          <w:p w14:paraId="6E2FB510" w14:textId="77777777" w:rsidR="00F54B80" w:rsidRDefault="00000000">
            <w:pPr>
              <w:spacing w:afterLines="0" w:after="0" w:line="360" w:lineRule="exact"/>
              <w:rPr>
                <w:rFonts w:ascii="黑体" w:eastAsia="黑体" w:hAnsi="黑体" w:hint="eastAsia"/>
                <w:sz w:val="32"/>
                <w:szCs w:val="32"/>
              </w:rPr>
            </w:pPr>
            <w:r>
              <w:rPr>
                <w:rFonts w:ascii="黑体" w:eastAsia="黑体" w:hAnsi="黑体" w:hint="eastAsia"/>
                <w:kern w:val="24"/>
                <w:sz w:val="32"/>
                <w:szCs w:val="32"/>
              </w:rPr>
              <w:t>答辩时</w:t>
            </w:r>
            <w:r>
              <w:rPr>
                <w:rFonts w:ascii="黑体" w:eastAsia="黑体" w:hAnsi="黑体" w:hint="eastAsia"/>
                <w:sz w:val="32"/>
                <w:szCs w:val="32"/>
              </w:rPr>
              <w:t>间：</w:t>
            </w:r>
          </w:p>
        </w:tc>
        <w:tc>
          <w:tcPr>
            <w:tcW w:w="3921" w:type="pct"/>
            <w:tcBorders>
              <w:top w:val="single" w:sz="4" w:space="0" w:color="auto"/>
              <w:left w:val="nil"/>
              <w:bottom w:val="single" w:sz="4" w:space="0" w:color="auto"/>
              <w:right w:val="nil"/>
            </w:tcBorders>
            <w:vAlign w:val="bottom"/>
          </w:tcPr>
          <w:p w14:paraId="374209CB" w14:textId="039FFCA1" w:rsidR="00F54B80" w:rsidRDefault="00000000">
            <w:pPr>
              <w:spacing w:after="163" w:line="360" w:lineRule="exact"/>
              <w:jc w:val="center"/>
              <w:rPr>
                <w:rFonts w:ascii="仿宋" w:eastAsia="仿宋" w:hAnsi="仿宋" w:hint="eastAsia"/>
                <w:sz w:val="32"/>
                <w:szCs w:val="32"/>
              </w:rPr>
            </w:pPr>
            <w:r>
              <w:rPr>
                <w:rFonts w:ascii="仿宋" w:eastAsia="仿宋" w:hAnsi="仿宋" w:hint="eastAsia"/>
                <w:sz w:val="32"/>
                <w:szCs w:val="32"/>
              </w:rPr>
              <w:t>202</w:t>
            </w:r>
            <w:r w:rsidR="00CA0741">
              <w:rPr>
                <w:rFonts w:ascii="仿宋" w:eastAsia="仿宋" w:hAnsi="仿宋" w:hint="eastAsia"/>
                <w:sz w:val="32"/>
                <w:szCs w:val="32"/>
              </w:rPr>
              <w:t>6</w:t>
            </w:r>
            <w:r>
              <w:rPr>
                <w:rFonts w:ascii="仿宋" w:eastAsia="仿宋" w:hAnsi="仿宋" w:hint="eastAsia"/>
                <w:sz w:val="32"/>
                <w:szCs w:val="32"/>
              </w:rPr>
              <w:t>年</w:t>
            </w:r>
            <w:r w:rsidR="00CA0741">
              <w:rPr>
                <w:rFonts w:ascii="仿宋" w:eastAsia="仿宋" w:hAnsi="仿宋" w:hint="eastAsia"/>
                <w:sz w:val="32"/>
                <w:szCs w:val="32"/>
              </w:rPr>
              <w:t>5</w:t>
            </w:r>
            <w:r>
              <w:rPr>
                <w:rFonts w:ascii="仿宋" w:eastAsia="仿宋" w:hAnsi="仿宋" w:hint="eastAsia"/>
                <w:sz w:val="32"/>
                <w:szCs w:val="32"/>
              </w:rPr>
              <w:t>月1</w:t>
            </w:r>
            <w:r w:rsidR="00CA0741">
              <w:rPr>
                <w:rFonts w:ascii="仿宋" w:eastAsia="仿宋" w:hAnsi="仿宋" w:hint="eastAsia"/>
                <w:sz w:val="32"/>
                <w:szCs w:val="32"/>
              </w:rPr>
              <w:t>5</w:t>
            </w:r>
            <w:r>
              <w:rPr>
                <w:rFonts w:ascii="仿宋" w:eastAsia="仿宋" w:hAnsi="仿宋" w:hint="eastAsia"/>
                <w:sz w:val="32"/>
                <w:szCs w:val="32"/>
              </w:rPr>
              <w:t>日</w:t>
            </w:r>
          </w:p>
        </w:tc>
      </w:tr>
      <w:tr w:rsidR="00F54B80" w14:paraId="5943597D" w14:textId="77777777">
        <w:trPr>
          <w:gridBefore w:val="1"/>
          <w:wBefore w:w="154" w:type="pct"/>
          <w:cantSplit/>
          <w:trHeight w:val="476"/>
        </w:trPr>
        <w:tc>
          <w:tcPr>
            <w:tcW w:w="4846" w:type="pct"/>
            <w:gridSpan w:val="3"/>
            <w:vAlign w:val="center"/>
          </w:tcPr>
          <w:p w14:paraId="404CB187" w14:textId="77777777" w:rsidR="00F54B80" w:rsidRDefault="00F54B80">
            <w:pPr>
              <w:spacing w:after="163"/>
              <w:jc w:val="center"/>
              <w:rPr>
                <w:b/>
                <w:bCs/>
              </w:rPr>
            </w:pPr>
          </w:p>
        </w:tc>
      </w:tr>
    </w:tbl>
    <w:p w14:paraId="575F936F" w14:textId="77777777" w:rsidR="00F54B80" w:rsidRDefault="00F54B80">
      <w:pPr>
        <w:spacing w:after="163"/>
        <w:jc w:val="center"/>
        <w:rPr>
          <w:b/>
          <w:bCs/>
        </w:rPr>
      </w:pPr>
    </w:p>
    <w:p w14:paraId="08A7F12E" w14:textId="77777777" w:rsidR="00F54B80" w:rsidRDefault="00F54B80">
      <w:pPr>
        <w:spacing w:after="163"/>
      </w:pPr>
    </w:p>
    <w:p w14:paraId="2DDC1BBF" w14:textId="77777777" w:rsidR="00F54B80" w:rsidRDefault="00F54B80">
      <w:pPr>
        <w:spacing w:after="163"/>
        <w:sectPr w:rsidR="00F54B80">
          <w:headerReference w:type="even" r:id="rId12"/>
          <w:headerReference w:type="default" r:id="rId13"/>
          <w:footerReference w:type="even" r:id="rId14"/>
          <w:footerReference w:type="default" r:id="rId15"/>
          <w:headerReference w:type="first" r:id="rId16"/>
          <w:footerReference w:type="first" r:id="rId17"/>
          <w:pgSz w:w="11906" w:h="16838"/>
          <w:pgMar w:top="1440" w:right="1797" w:bottom="1440" w:left="1797" w:header="851" w:footer="992" w:gutter="0"/>
          <w:cols w:space="425"/>
          <w:titlePg/>
          <w:docGrid w:type="linesAndChars" w:linePitch="326"/>
        </w:sectPr>
      </w:pPr>
    </w:p>
    <w:tbl>
      <w:tblPr>
        <w:tblW w:w="8671" w:type="dxa"/>
        <w:tblInd w:w="-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71"/>
      </w:tblGrid>
      <w:tr w:rsidR="006C5F90" w:rsidRPr="006C5F90" w14:paraId="17BBD017" w14:textId="77777777" w:rsidTr="00380D35">
        <w:tc>
          <w:tcPr>
            <w:tcW w:w="8671" w:type="dxa"/>
          </w:tcPr>
          <w:p w14:paraId="52CC1A0A" w14:textId="77777777" w:rsidR="006C5F90" w:rsidRPr="006C5F90" w:rsidRDefault="006C5F90" w:rsidP="006C5F90">
            <w:pPr>
              <w:wordWrap/>
              <w:spacing w:afterLines="0" w:after="0" w:line="400" w:lineRule="exact"/>
              <w:rPr>
                <w:rFonts w:ascii="黑体" w:eastAsia="黑体" w:hAnsi="黑体" w:cs="黑体" w:hint="eastAsia"/>
                <w:b/>
                <w:bCs/>
                <w:szCs w:val="24"/>
              </w:rPr>
            </w:pPr>
            <w:r w:rsidRPr="006C5F90">
              <w:rPr>
                <w:rFonts w:ascii="黑体" w:eastAsia="黑体" w:hAnsi="黑体" w:cs="黑体" w:hint="eastAsia"/>
                <w:b/>
                <w:bCs/>
                <w:szCs w:val="24"/>
              </w:rPr>
              <w:lastRenderedPageBreak/>
              <w:t>《学位论文作假行为处理办法》（节选）</w:t>
            </w:r>
          </w:p>
          <w:p w14:paraId="7B0FC300" w14:textId="77777777" w:rsidR="006C5F90" w:rsidRPr="006C5F90" w:rsidRDefault="006C5F90" w:rsidP="006C5F90">
            <w:pPr>
              <w:wordWrap/>
              <w:spacing w:afterLines="0" w:after="0" w:line="400" w:lineRule="exact"/>
              <w:rPr>
                <w:rFonts w:ascii="黑体" w:eastAsia="黑体" w:hAnsi="黑体" w:cs="黑体" w:hint="eastAsia"/>
                <w:b/>
                <w:bCs/>
                <w:szCs w:val="24"/>
              </w:rPr>
            </w:pPr>
            <w:r w:rsidRPr="006C5F90">
              <w:rPr>
                <w:rFonts w:ascii="黑体" w:eastAsia="黑体" w:hAnsi="黑体" w:cs="黑体" w:hint="eastAsia"/>
                <w:b/>
                <w:bCs/>
                <w:szCs w:val="24"/>
              </w:rPr>
              <w:t>（中华人民共和国教育部令第34号发布，自2013年1月1日起施行）</w:t>
            </w:r>
          </w:p>
          <w:p w14:paraId="26B8E13F" w14:textId="77777777" w:rsidR="006C5F90" w:rsidRPr="006C5F90" w:rsidRDefault="006C5F90" w:rsidP="006C5F90">
            <w:pPr>
              <w:wordWrap/>
              <w:spacing w:afterLines="0" w:after="0" w:line="400" w:lineRule="exact"/>
              <w:rPr>
                <w:rFonts w:ascii="宋体" w:hAnsi="宋体" w:cs="Times New Roman" w:hint="eastAsia"/>
                <w:sz w:val="20"/>
                <w:szCs w:val="20"/>
              </w:rPr>
            </w:pPr>
            <w:r w:rsidRPr="006C5F90">
              <w:rPr>
                <w:rFonts w:ascii="宋体" w:hAnsi="宋体" w:cs="Times New Roman" w:hint="eastAsia"/>
                <w:b/>
                <w:bCs/>
                <w:sz w:val="20"/>
                <w:szCs w:val="20"/>
              </w:rPr>
              <w:t>第三条</w:t>
            </w:r>
            <w:r w:rsidRPr="006C5F90">
              <w:rPr>
                <w:rFonts w:ascii="宋体" w:hAnsi="宋体" w:cs="Times New Roman" w:hint="eastAsia"/>
                <w:sz w:val="20"/>
                <w:szCs w:val="20"/>
              </w:rPr>
              <w:t xml:space="preserve"> 本办法所称学位论文作假行为包括下列情形：（一）购买、出售学位论文或者组织学位论文买卖的；（二）由他人代写、为他人代写学位论文或者组织学位论文代写的；（三）剽窃他人作品和学术成果的；（四）伪造数据的；（五）有其他严重学位论文作假行为的。</w:t>
            </w:r>
          </w:p>
          <w:p w14:paraId="1DA5E64F" w14:textId="77777777" w:rsidR="006C5F90" w:rsidRPr="006C5F90" w:rsidRDefault="006C5F90" w:rsidP="006C5F90">
            <w:pPr>
              <w:wordWrap/>
              <w:spacing w:afterLines="0" w:after="0" w:line="400" w:lineRule="exact"/>
              <w:rPr>
                <w:rFonts w:ascii="宋体" w:hAnsi="宋体" w:cs="Times New Roman" w:hint="eastAsia"/>
                <w:sz w:val="20"/>
                <w:szCs w:val="20"/>
              </w:rPr>
            </w:pPr>
            <w:r w:rsidRPr="006C5F90">
              <w:rPr>
                <w:rFonts w:ascii="宋体" w:hAnsi="宋体" w:cs="Times New Roman" w:hint="eastAsia"/>
                <w:b/>
                <w:bCs/>
                <w:sz w:val="20"/>
                <w:szCs w:val="20"/>
              </w:rPr>
              <w:t>第四条</w:t>
            </w:r>
            <w:r w:rsidRPr="006C5F90">
              <w:rPr>
                <w:rFonts w:ascii="宋体" w:hAnsi="宋体" w:cs="Times New Roman" w:hint="eastAsia"/>
                <w:sz w:val="20"/>
                <w:szCs w:val="20"/>
              </w:rPr>
              <w:t xml:space="preserve"> 学位申请人员应当恪守学术道德和学术规范，在指导教师指导下独立完成学位论文。</w:t>
            </w:r>
          </w:p>
          <w:p w14:paraId="008135ED" w14:textId="77777777" w:rsidR="006C5F90" w:rsidRPr="006C5F90" w:rsidRDefault="006C5F90" w:rsidP="006C5F90">
            <w:pPr>
              <w:wordWrap/>
              <w:spacing w:afterLines="0" w:after="0" w:line="400" w:lineRule="exact"/>
              <w:rPr>
                <w:rFonts w:ascii="宋体" w:hAnsi="宋体" w:cs="Times New Roman" w:hint="eastAsia"/>
                <w:sz w:val="20"/>
                <w:szCs w:val="20"/>
              </w:rPr>
            </w:pPr>
            <w:r w:rsidRPr="006C5F90">
              <w:rPr>
                <w:rFonts w:ascii="宋体" w:hAnsi="宋体" w:cs="Times New Roman" w:hint="eastAsia"/>
                <w:b/>
                <w:bCs/>
                <w:sz w:val="20"/>
                <w:szCs w:val="20"/>
              </w:rPr>
              <w:t>第五条</w:t>
            </w:r>
            <w:r w:rsidRPr="006C5F90">
              <w:rPr>
                <w:rFonts w:ascii="宋体" w:hAnsi="宋体" w:cs="Times New Roman" w:hint="eastAsia"/>
                <w:sz w:val="20"/>
                <w:szCs w:val="20"/>
              </w:rPr>
              <w:t xml:space="preserve"> 指导教师应当对学位申请人员进行学术道德、学术规范教育，对其学位论文研究和撰写过程予以指导，对学位论文是否由其独立完成进行审查。</w:t>
            </w:r>
          </w:p>
          <w:p w14:paraId="77FE74AD" w14:textId="77777777" w:rsidR="006C5F90" w:rsidRPr="006C5F90" w:rsidRDefault="006C5F90" w:rsidP="006C5F90">
            <w:pPr>
              <w:wordWrap/>
              <w:spacing w:afterLines="0" w:after="0" w:line="400" w:lineRule="exact"/>
              <w:rPr>
                <w:rFonts w:ascii="宋体" w:hAnsi="宋体" w:cs="Times New Roman" w:hint="eastAsia"/>
                <w:sz w:val="20"/>
                <w:szCs w:val="20"/>
              </w:rPr>
            </w:pPr>
            <w:r w:rsidRPr="006C5F90">
              <w:rPr>
                <w:rFonts w:ascii="宋体" w:hAnsi="宋体" w:cs="Times New Roman" w:hint="eastAsia"/>
                <w:b/>
                <w:bCs/>
                <w:sz w:val="20"/>
                <w:szCs w:val="20"/>
              </w:rPr>
              <w:t>第七条</w:t>
            </w:r>
            <w:r w:rsidRPr="006C5F90">
              <w:rPr>
                <w:rFonts w:ascii="宋体" w:hAnsi="宋体" w:cs="Times New Roman" w:hint="eastAsia"/>
                <w:sz w:val="20"/>
                <w:szCs w:val="20"/>
              </w:rPr>
              <w:t xml:space="preserve"> 学位申请人员的学位论文出现购买、由他人代写、剽窃或者伪造数据等作假情形的，学位授予单位可以取消其学位申请资格；已经获得学位的，学位授予单位可以依法撤销其学位，并注销学位证书。取消学位申请资格或者撤销学位的处理决定应当向社会公布。从做出处理决定之日起至少3年内，各学位授予单位不得再接受其学位申请。前款规定的学位申请人员为在读学生的，其所在学校或者学位授予单位可以给予开除学籍处分；为在职人员的，学位授予单位除给予纪律处分外，还应当通报其所在单位。</w:t>
            </w:r>
          </w:p>
          <w:p w14:paraId="77CEF7CC" w14:textId="77777777" w:rsidR="006C5F90" w:rsidRPr="006C5F90" w:rsidRDefault="006C5F90" w:rsidP="006C5F90">
            <w:pPr>
              <w:wordWrap/>
              <w:spacing w:afterLines="0" w:after="0" w:line="400" w:lineRule="exact"/>
              <w:rPr>
                <w:rFonts w:ascii="宋体" w:hAnsi="宋体" w:cs="Times New Roman" w:hint="eastAsia"/>
                <w:sz w:val="20"/>
                <w:szCs w:val="20"/>
              </w:rPr>
            </w:pPr>
            <w:r w:rsidRPr="006C5F90">
              <w:rPr>
                <w:rFonts w:ascii="宋体" w:hAnsi="宋体" w:cs="Times New Roman" w:hint="eastAsia"/>
                <w:b/>
                <w:bCs/>
                <w:sz w:val="20"/>
                <w:szCs w:val="20"/>
              </w:rPr>
              <w:t>第八条</w:t>
            </w:r>
            <w:r w:rsidRPr="006C5F90">
              <w:rPr>
                <w:rFonts w:ascii="宋体" w:hAnsi="宋体" w:cs="Times New Roman" w:hint="eastAsia"/>
                <w:sz w:val="20"/>
                <w:szCs w:val="20"/>
              </w:rPr>
              <w:t xml:space="preserve"> 为他人代写学位论文、出售学位论文或者组织学位论文买卖、代写的人员，属于在读学生的，其所在学校或者学位授予单位可以给予开除学籍处分；属于学校或者学位授予单位的教师和其他工作人员的，其所在学校或者学位授予单位可以给予开除处分或者解除聘任合同。</w:t>
            </w:r>
          </w:p>
          <w:p w14:paraId="5A054884" w14:textId="77777777" w:rsidR="006C5F90" w:rsidRPr="006C5F90" w:rsidRDefault="006C5F90" w:rsidP="006C5F90">
            <w:pPr>
              <w:wordWrap/>
              <w:spacing w:afterLines="0" w:after="0" w:line="400" w:lineRule="exact"/>
              <w:rPr>
                <w:rFonts w:ascii="宋体" w:hAnsi="宋体" w:cs="Times New Roman" w:hint="eastAsia"/>
                <w:szCs w:val="24"/>
              </w:rPr>
            </w:pPr>
            <w:r w:rsidRPr="006C5F90">
              <w:rPr>
                <w:rFonts w:ascii="宋体" w:hAnsi="宋体" w:cs="Times New Roman" w:hint="eastAsia"/>
                <w:b/>
                <w:bCs/>
                <w:sz w:val="20"/>
                <w:szCs w:val="20"/>
              </w:rPr>
              <w:t>第九条</w:t>
            </w:r>
            <w:r w:rsidRPr="006C5F90">
              <w:rPr>
                <w:rFonts w:ascii="宋体" w:hAnsi="宋体" w:cs="Times New Roman" w:hint="eastAsia"/>
                <w:sz w:val="20"/>
                <w:szCs w:val="20"/>
              </w:rPr>
              <w:t xml:space="preserve"> 指导教师未履行学术道德和学术规范教育、论文指导和审查把关等职责，其指导的学位论文存在作假情形的，学位授予单位可以给予警告、记过处分；情节严重的，可以降低岗位等级直至给予开除处分或者解除聘任合同。</w:t>
            </w:r>
          </w:p>
        </w:tc>
      </w:tr>
      <w:tr w:rsidR="006C5F90" w:rsidRPr="006C5F90" w14:paraId="32EECE28" w14:textId="77777777" w:rsidTr="00380D35">
        <w:tc>
          <w:tcPr>
            <w:tcW w:w="8671" w:type="dxa"/>
          </w:tcPr>
          <w:p w14:paraId="1B2AB78F" w14:textId="77777777" w:rsidR="006C5F90" w:rsidRPr="006C5F90" w:rsidRDefault="006C5F90" w:rsidP="006C5F90">
            <w:pPr>
              <w:wordWrap/>
              <w:spacing w:afterLines="0" w:after="0" w:line="400" w:lineRule="exact"/>
              <w:rPr>
                <w:rFonts w:ascii="黑体" w:eastAsia="黑体" w:hAnsi="黑体" w:cs="黑体" w:hint="eastAsia"/>
                <w:szCs w:val="24"/>
              </w:rPr>
            </w:pPr>
            <w:r w:rsidRPr="006C5F90">
              <w:rPr>
                <w:rFonts w:ascii="黑体" w:eastAsia="黑体" w:hAnsi="黑体" w:cs="黑体" w:hint="eastAsia"/>
                <w:szCs w:val="24"/>
              </w:rPr>
              <w:t>论文撰写人承诺：</w:t>
            </w:r>
          </w:p>
          <w:p w14:paraId="50D09B13" w14:textId="77777777" w:rsidR="006C5F90" w:rsidRPr="006C5F90" w:rsidRDefault="006C5F90" w:rsidP="006C5F90">
            <w:pPr>
              <w:wordWrap/>
              <w:spacing w:afterLines="0" w:after="0" w:line="400" w:lineRule="exact"/>
              <w:ind w:firstLineChars="200" w:firstLine="400"/>
              <w:rPr>
                <w:rFonts w:ascii="宋体" w:hAnsi="宋体" w:cs="宋体" w:hint="eastAsia"/>
                <w:sz w:val="20"/>
                <w:szCs w:val="20"/>
              </w:rPr>
            </w:pPr>
            <w:r w:rsidRPr="006C5F90">
              <w:rPr>
                <w:rFonts w:ascii="宋体" w:hAnsi="宋体" w:cs="宋体" w:hint="eastAsia"/>
                <w:sz w:val="20"/>
                <w:szCs w:val="20"/>
              </w:rPr>
              <w:t>本毕业论文是本人在导师指导下独立完成的，内容真实、可靠。本人在撰写毕业论文过程中不存在请人代写、抄袭或者剽窃他人作品、伪造或者篡改数据以及其他学位论文作假行为。</w:t>
            </w:r>
          </w:p>
          <w:p w14:paraId="6DDA1598" w14:textId="77777777" w:rsidR="006C5F90" w:rsidRPr="006C5F90" w:rsidRDefault="006C5F90" w:rsidP="006C5F90">
            <w:pPr>
              <w:wordWrap/>
              <w:spacing w:afterLines="0" w:after="0" w:line="400" w:lineRule="exact"/>
              <w:ind w:firstLineChars="200" w:firstLine="400"/>
              <w:rPr>
                <w:rFonts w:ascii="宋体" w:hAnsi="宋体" w:cs="宋体" w:hint="eastAsia"/>
                <w:sz w:val="20"/>
                <w:szCs w:val="20"/>
              </w:rPr>
            </w:pPr>
            <w:r w:rsidRPr="006C5F90">
              <w:rPr>
                <w:rFonts w:ascii="宋体" w:hAnsi="宋体" w:cs="宋体" w:hint="eastAsia"/>
                <w:sz w:val="20"/>
                <w:szCs w:val="20"/>
              </w:rPr>
              <w:t>本人清楚知道学位论文作假行为将会导致行为人受到不授予/撤销学位、开除学籍等处理（处分）决定。本人如果被查证在撰写本毕业论文过程中存在学位论文作假行为，愿意接受学校依法</w:t>
            </w:r>
            <w:proofErr w:type="gramStart"/>
            <w:r w:rsidRPr="006C5F90">
              <w:rPr>
                <w:rFonts w:ascii="宋体" w:hAnsi="宋体" w:cs="宋体" w:hint="eastAsia"/>
                <w:sz w:val="20"/>
                <w:szCs w:val="20"/>
              </w:rPr>
              <w:t>作出</w:t>
            </w:r>
            <w:proofErr w:type="gramEnd"/>
            <w:r w:rsidRPr="006C5F90">
              <w:rPr>
                <w:rFonts w:ascii="宋体" w:hAnsi="宋体" w:cs="宋体" w:hint="eastAsia"/>
                <w:sz w:val="20"/>
                <w:szCs w:val="20"/>
              </w:rPr>
              <w:t>的处理（处分）决定。</w:t>
            </w:r>
          </w:p>
          <w:p w14:paraId="627B656C" w14:textId="68BB8545" w:rsidR="006C5F90" w:rsidRPr="006C5F90" w:rsidRDefault="006C5F90" w:rsidP="006C5F90">
            <w:pPr>
              <w:wordWrap/>
              <w:spacing w:afterLines="0" w:after="0" w:line="400" w:lineRule="exact"/>
              <w:ind w:firstLineChars="200" w:firstLine="482"/>
              <w:rPr>
                <w:rFonts w:ascii="黑体" w:eastAsia="黑体" w:hAnsi="黑体" w:cs="黑体" w:hint="eastAsia"/>
                <w:b/>
                <w:bCs/>
                <w:szCs w:val="24"/>
              </w:rPr>
            </w:pPr>
            <w:r w:rsidRPr="006C5F90">
              <w:rPr>
                <w:rFonts w:ascii="黑体" w:eastAsia="黑体" w:hAnsi="黑体" w:cs="黑体" w:hint="eastAsia"/>
                <w:b/>
                <w:bCs/>
                <w:szCs w:val="24"/>
              </w:rPr>
              <w:t>承诺人签名：                 日期：  202</w:t>
            </w:r>
            <w:r w:rsidRPr="006C5F90">
              <w:rPr>
                <w:rFonts w:ascii="黑体" w:eastAsia="黑体" w:hAnsi="黑体" w:cs="黑体"/>
                <w:b/>
                <w:bCs/>
                <w:szCs w:val="24"/>
              </w:rPr>
              <w:t>6</w:t>
            </w:r>
            <w:r w:rsidRPr="006C5F90">
              <w:rPr>
                <w:rFonts w:ascii="黑体" w:eastAsia="黑体" w:hAnsi="黑体" w:cs="黑体" w:hint="eastAsia"/>
                <w:b/>
                <w:bCs/>
                <w:szCs w:val="24"/>
              </w:rPr>
              <w:t>年</w:t>
            </w:r>
            <w:r w:rsidR="00380D35">
              <w:rPr>
                <w:rFonts w:ascii="黑体" w:eastAsia="黑体" w:hAnsi="黑体" w:cs="黑体" w:hint="eastAsia"/>
                <w:b/>
                <w:bCs/>
                <w:szCs w:val="24"/>
              </w:rPr>
              <w:t xml:space="preserve"> </w:t>
            </w:r>
            <w:r w:rsidRPr="006C5F90">
              <w:rPr>
                <w:rFonts w:ascii="黑体" w:eastAsia="黑体" w:hAnsi="黑体" w:cs="黑体" w:hint="eastAsia"/>
                <w:b/>
                <w:bCs/>
                <w:szCs w:val="24"/>
              </w:rPr>
              <w:t>月</w:t>
            </w:r>
            <w:r w:rsidR="00380D35">
              <w:rPr>
                <w:rFonts w:ascii="黑体" w:eastAsia="黑体" w:hAnsi="黑体" w:cs="黑体" w:hint="eastAsia"/>
                <w:b/>
                <w:bCs/>
                <w:szCs w:val="24"/>
              </w:rPr>
              <w:t xml:space="preserve"> </w:t>
            </w:r>
            <w:r w:rsidRPr="006C5F90">
              <w:rPr>
                <w:rFonts w:ascii="黑体" w:eastAsia="黑体" w:hAnsi="黑体" w:cs="黑体" w:hint="eastAsia"/>
                <w:b/>
                <w:bCs/>
                <w:szCs w:val="24"/>
              </w:rPr>
              <w:t xml:space="preserve">日 </w:t>
            </w:r>
          </w:p>
        </w:tc>
      </w:tr>
      <w:tr w:rsidR="006C5F90" w:rsidRPr="006C5F90" w14:paraId="45EACD7F" w14:textId="77777777" w:rsidTr="00380D35">
        <w:trPr>
          <w:trHeight w:val="3064"/>
        </w:trPr>
        <w:tc>
          <w:tcPr>
            <w:tcW w:w="8671" w:type="dxa"/>
          </w:tcPr>
          <w:p w14:paraId="0E6799EB" w14:textId="77777777" w:rsidR="006C5F90" w:rsidRPr="006C5F90" w:rsidRDefault="006C5F90" w:rsidP="006C5F90">
            <w:pPr>
              <w:wordWrap/>
              <w:spacing w:afterLines="0" w:after="0" w:line="400" w:lineRule="exact"/>
              <w:rPr>
                <w:rFonts w:ascii="黑体" w:eastAsia="黑体" w:hAnsi="黑体" w:cs="黑体" w:hint="eastAsia"/>
                <w:szCs w:val="24"/>
              </w:rPr>
            </w:pPr>
            <w:r w:rsidRPr="006C5F90">
              <w:rPr>
                <w:rFonts w:ascii="黑体" w:eastAsia="黑体" w:hAnsi="黑体" w:cs="黑体" w:hint="eastAsia"/>
                <w:szCs w:val="24"/>
              </w:rPr>
              <w:t>指导教师对论文独立性的审查意见：</w:t>
            </w:r>
          </w:p>
          <w:p w14:paraId="3788877E" w14:textId="77777777" w:rsidR="006C5F90" w:rsidRPr="006C5F90" w:rsidRDefault="006C5F90" w:rsidP="006C5F90">
            <w:pPr>
              <w:wordWrap/>
              <w:spacing w:afterLines="0" w:after="0" w:line="400" w:lineRule="exact"/>
              <w:ind w:firstLineChars="200" w:firstLine="400"/>
              <w:rPr>
                <w:rFonts w:ascii="宋体" w:hAnsi="宋体" w:cs="宋体" w:hint="eastAsia"/>
                <w:sz w:val="20"/>
                <w:szCs w:val="20"/>
                <w:lang w:val="zh-CN"/>
              </w:rPr>
            </w:pPr>
            <w:r w:rsidRPr="006C5F90">
              <w:rPr>
                <w:rFonts w:cs="Times New Roman"/>
                <w:sz w:val="20"/>
                <w:szCs w:val="20"/>
                <w:lang w:val="zh-CN"/>
              </w:rPr>
              <w:fldChar w:fldCharType="begin"/>
            </w:r>
            <w:r w:rsidRPr="006C5F90">
              <w:rPr>
                <w:rFonts w:cs="Times New Roman"/>
                <w:sz w:val="20"/>
                <w:szCs w:val="20"/>
                <w:lang w:val="zh-CN"/>
              </w:rPr>
              <w:instrText xml:space="preserve"> </w:instrText>
            </w:r>
            <w:r w:rsidRPr="006C5F90">
              <w:rPr>
                <w:rFonts w:cs="Times New Roman" w:hint="eastAsia"/>
                <w:sz w:val="20"/>
                <w:szCs w:val="20"/>
                <w:lang w:val="zh-CN"/>
              </w:rPr>
              <w:instrText>eq \o\ac(</w:instrText>
            </w:r>
            <w:r w:rsidRPr="006C5F90">
              <w:rPr>
                <w:rFonts w:cs="Times New Roman" w:hint="eastAsia"/>
                <w:sz w:val="20"/>
                <w:szCs w:val="20"/>
                <w:lang w:val="zh-CN"/>
              </w:rPr>
              <w:instrText>□</w:instrText>
            </w:r>
            <w:r w:rsidRPr="006C5F90">
              <w:rPr>
                <w:rFonts w:cs="Times New Roman" w:hint="eastAsia"/>
                <w:sz w:val="20"/>
                <w:szCs w:val="20"/>
                <w:lang w:val="zh-CN"/>
              </w:rPr>
              <w:instrText>,</w:instrText>
            </w:r>
            <w:r w:rsidRPr="006C5F90">
              <w:rPr>
                <w:rFonts w:ascii="宋体" w:cs="Times New Roman" w:hint="eastAsia"/>
                <w:position w:val="1"/>
                <w:sz w:val="14"/>
                <w:szCs w:val="20"/>
                <w:lang w:val="zh-CN"/>
              </w:rPr>
              <w:instrText>√</w:instrText>
            </w:r>
            <w:r w:rsidRPr="006C5F90">
              <w:rPr>
                <w:rFonts w:cs="Times New Roman" w:hint="eastAsia"/>
                <w:sz w:val="20"/>
                <w:szCs w:val="20"/>
                <w:lang w:val="zh-CN"/>
              </w:rPr>
              <w:instrText>)</w:instrText>
            </w:r>
            <w:r w:rsidRPr="006C5F90">
              <w:rPr>
                <w:rFonts w:cs="Times New Roman"/>
                <w:sz w:val="20"/>
                <w:szCs w:val="20"/>
                <w:lang w:val="zh-CN"/>
              </w:rPr>
              <w:fldChar w:fldCharType="end"/>
            </w:r>
            <w:r w:rsidRPr="006C5F90">
              <w:rPr>
                <w:rFonts w:ascii="宋体" w:hAnsi="宋体" w:cs="宋体" w:hint="eastAsia"/>
                <w:sz w:val="20"/>
                <w:szCs w:val="20"/>
                <w:lang w:val="zh-CN"/>
              </w:rPr>
              <w:t xml:space="preserve"> 本人依据《学位论文作假行为处理办法》，经过尽职审查，未发现毕业论文撰写人有学位论文作假行为。本人认为毕业论文撰写人独立完成了本毕业论文。</w:t>
            </w:r>
          </w:p>
          <w:p w14:paraId="0BC2AC51" w14:textId="77777777" w:rsidR="006C5F90" w:rsidRPr="006C5F90" w:rsidRDefault="006C5F90" w:rsidP="006C5F90">
            <w:pPr>
              <w:wordWrap/>
              <w:spacing w:afterLines="0" w:after="0" w:line="400" w:lineRule="exact"/>
              <w:ind w:firstLineChars="200" w:firstLine="400"/>
              <w:rPr>
                <w:rFonts w:ascii="宋体" w:hAnsi="宋体" w:cs="宋体" w:hint="eastAsia"/>
                <w:sz w:val="20"/>
                <w:szCs w:val="20"/>
              </w:rPr>
            </w:pPr>
            <w:r w:rsidRPr="006C5F90">
              <w:rPr>
                <w:rFonts w:ascii="宋体" w:hAnsi="宋体" w:cs="宋体" w:hint="eastAsia"/>
                <w:sz w:val="20"/>
                <w:szCs w:val="20"/>
                <w:lang w:val="zh-CN"/>
              </w:rPr>
              <w:t>□ 本人依据《学位论文作假行为处理办法》，经过尽职审查，发现毕业论文撰写人有如下学位论文作假行为：</w:t>
            </w:r>
          </w:p>
          <w:p w14:paraId="4659541A" w14:textId="77777777" w:rsidR="006C5F90" w:rsidRPr="006C5F90" w:rsidRDefault="006C5F90" w:rsidP="006C5F90">
            <w:pPr>
              <w:wordWrap/>
              <w:spacing w:afterLines="0" w:after="0" w:line="400" w:lineRule="exact"/>
              <w:rPr>
                <w:rFonts w:ascii="宋体" w:hAnsi="宋体" w:cs="Times New Roman" w:hint="eastAsia"/>
                <w:szCs w:val="24"/>
                <w:lang w:val="zh-CN"/>
              </w:rPr>
            </w:pPr>
            <w:r w:rsidRPr="006C5F90">
              <w:rPr>
                <w:rFonts w:ascii="新宋体" w:eastAsia="新宋体" w:hAnsi="新宋体" w:cs="新宋体" w:hint="eastAsia"/>
                <w:sz w:val="20"/>
                <w:szCs w:val="20"/>
              </w:rPr>
              <w:t xml:space="preserve">    </w:t>
            </w:r>
            <w:r w:rsidRPr="006C5F90">
              <w:rPr>
                <w:rFonts w:ascii="新宋体" w:eastAsia="新宋体" w:hAnsi="新宋体" w:cs="新宋体" w:hint="eastAsia"/>
                <w:sz w:val="20"/>
                <w:szCs w:val="20"/>
                <w:u w:val="single"/>
              </w:rPr>
              <w:t xml:space="preserve">                                                                              </w:t>
            </w:r>
            <w:r w:rsidRPr="006C5F90">
              <w:rPr>
                <w:rFonts w:ascii="新宋体" w:eastAsia="新宋体" w:hAnsi="新宋体" w:cs="新宋体" w:hint="eastAsia"/>
                <w:sz w:val="20"/>
                <w:szCs w:val="20"/>
              </w:rPr>
              <w:t xml:space="preserve"> </w:t>
            </w:r>
            <w:r w:rsidRPr="006C5F90">
              <w:rPr>
                <w:rFonts w:ascii="宋体" w:hAnsi="宋体" w:cs="Times New Roman" w:hint="eastAsia"/>
                <w:szCs w:val="24"/>
                <w:lang w:val="zh-CN"/>
              </w:rPr>
              <w:t xml:space="preserve">                                                               </w:t>
            </w:r>
          </w:p>
          <w:p w14:paraId="6BFC3785" w14:textId="45B984A7" w:rsidR="006C5F90" w:rsidRPr="006C5F90" w:rsidRDefault="006C5F90" w:rsidP="006C5F90">
            <w:pPr>
              <w:wordWrap/>
              <w:spacing w:afterLines="0" w:after="0" w:line="400" w:lineRule="exact"/>
              <w:rPr>
                <w:rFonts w:ascii="黑体" w:eastAsia="黑体" w:hAnsi="黑体" w:cs="黑体" w:hint="eastAsia"/>
                <w:b/>
                <w:bCs/>
                <w:szCs w:val="24"/>
              </w:rPr>
            </w:pPr>
            <w:r w:rsidRPr="006C5F90">
              <w:rPr>
                <w:rFonts w:ascii="宋体" w:hAnsi="宋体" w:cs="Times New Roman" w:hint="eastAsia"/>
                <w:szCs w:val="24"/>
              </w:rPr>
              <w:t xml:space="preserve">   </w:t>
            </w:r>
            <w:r w:rsidRPr="006C5F90">
              <w:rPr>
                <w:rFonts w:ascii="黑体" w:eastAsia="黑体" w:hAnsi="黑体" w:cs="黑体" w:hint="eastAsia"/>
                <w:b/>
                <w:bCs/>
                <w:szCs w:val="24"/>
              </w:rPr>
              <w:t>指导教师签名：                日期：  202</w:t>
            </w:r>
            <w:r w:rsidRPr="006C5F90">
              <w:rPr>
                <w:rFonts w:ascii="黑体" w:eastAsia="黑体" w:hAnsi="黑体" w:cs="黑体"/>
                <w:b/>
                <w:bCs/>
                <w:szCs w:val="24"/>
              </w:rPr>
              <w:t>6</w:t>
            </w:r>
            <w:r w:rsidRPr="006C5F90">
              <w:rPr>
                <w:rFonts w:ascii="黑体" w:eastAsia="黑体" w:hAnsi="黑体" w:cs="黑体" w:hint="eastAsia"/>
                <w:b/>
                <w:bCs/>
                <w:szCs w:val="24"/>
              </w:rPr>
              <w:t>年</w:t>
            </w:r>
            <w:r w:rsidR="00380D35">
              <w:rPr>
                <w:rFonts w:ascii="黑体" w:eastAsia="黑体" w:hAnsi="黑体" w:cs="黑体" w:hint="eastAsia"/>
                <w:b/>
                <w:bCs/>
                <w:szCs w:val="24"/>
              </w:rPr>
              <w:t xml:space="preserve"> </w:t>
            </w:r>
            <w:r w:rsidRPr="006C5F90">
              <w:rPr>
                <w:rFonts w:ascii="黑体" w:eastAsia="黑体" w:hAnsi="黑体" w:cs="黑体" w:hint="eastAsia"/>
                <w:b/>
                <w:bCs/>
                <w:szCs w:val="24"/>
              </w:rPr>
              <w:t>月</w:t>
            </w:r>
            <w:r w:rsidR="00380D35">
              <w:rPr>
                <w:rFonts w:ascii="黑体" w:eastAsia="黑体" w:hAnsi="黑体" w:cs="黑体" w:hint="eastAsia"/>
                <w:b/>
                <w:bCs/>
                <w:szCs w:val="24"/>
              </w:rPr>
              <w:t xml:space="preserve"> </w:t>
            </w:r>
            <w:r w:rsidRPr="006C5F90">
              <w:rPr>
                <w:rFonts w:ascii="黑体" w:eastAsia="黑体" w:hAnsi="黑体" w:cs="黑体" w:hint="eastAsia"/>
                <w:b/>
                <w:bCs/>
                <w:szCs w:val="24"/>
              </w:rPr>
              <w:t>日</w:t>
            </w:r>
          </w:p>
        </w:tc>
      </w:tr>
    </w:tbl>
    <w:p w14:paraId="0645EA93" w14:textId="77777777" w:rsidR="006C5F90" w:rsidRPr="006C5F90" w:rsidRDefault="006C5F90" w:rsidP="006C5F90">
      <w:pPr>
        <w:pStyle w:val="altz"/>
        <w:ind w:firstLine="480"/>
        <w:sectPr w:rsidR="006C5F90" w:rsidRPr="006C5F90">
          <w:headerReference w:type="default" r:id="rId18"/>
          <w:footerReference w:type="default" r:id="rId19"/>
          <w:pgSz w:w="11906" w:h="16838"/>
          <w:pgMar w:top="1440" w:right="1797" w:bottom="1440" w:left="1797" w:header="851" w:footer="567" w:gutter="0"/>
          <w:pgNumType w:fmt="upperRoman" w:start="1"/>
          <w:cols w:space="425"/>
          <w:docGrid w:type="linesAndChars" w:linePitch="326"/>
        </w:sectPr>
      </w:pPr>
    </w:p>
    <w:sdt>
      <w:sdtPr>
        <w:rPr>
          <w:rFonts w:asciiTheme="minorHAnsi" w:eastAsia="宋体" w:hAnsiTheme="minorHAnsi" w:cstheme="minorBidi"/>
          <w:b w:val="0"/>
          <w:color w:val="auto"/>
          <w:kern w:val="2"/>
          <w:sz w:val="24"/>
          <w:szCs w:val="22"/>
          <w:lang w:val="zh-CN"/>
        </w:rPr>
        <w:id w:val="-2144343544"/>
        <w:docPartObj>
          <w:docPartGallery w:val="Table of Contents"/>
          <w:docPartUnique/>
        </w:docPartObj>
      </w:sdtPr>
      <w:sdtEndPr>
        <w:rPr>
          <w:rFonts w:ascii="Times New Roman" w:hAnsi="Times New Roman"/>
          <w:bCs/>
        </w:rPr>
      </w:sdtEndPr>
      <w:sdtContent>
        <w:p w14:paraId="7924EB25" w14:textId="77777777" w:rsidR="00380D35" w:rsidRDefault="00380D35" w:rsidP="00380D35">
          <w:pPr>
            <w:pStyle w:val="TOC10"/>
            <w:spacing w:before="326" w:afterLines="100" w:after="326" w:line="400" w:lineRule="exact"/>
            <w:jc w:val="center"/>
            <w:rPr>
              <w:rFonts w:ascii="黑体" w:eastAsia="黑体" w:hAnsi="黑体" w:hint="eastAsia"/>
              <w:b w:val="0"/>
              <w:bCs/>
              <w:color w:val="000000" w:themeColor="text1"/>
            </w:rPr>
          </w:pPr>
          <w:r>
            <w:rPr>
              <w:rFonts w:ascii="黑体" w:eastAsia="黑体" w:hAnsi="黑体"/>
              <w:bCs/>
              <w:color w:val="000000" w:themeColor="text1"/>
              <w:lang w:val="zh-CN"/>
            </w:rPr>
            <w:t>目</w:t>
          </w:r>
          <w:r>
            <w:rPr>
              <w:rFonts w:ascii="黑体" w:eastAsia="黑体" w:hAnsi="黑体" w:hint="eastAsia"/>
              <w:b w:val="0"/>
              <w:bCs/>
              <w:color w:val="000000" w:themeColor="text1"/>
              <w:lang w:val="zh-CN"/>
            </w:rPr>
            <w:t xml:space="preserve"> </w:t>
          </w:r>
          <w:r>
            <w:rPr>
              <w:rFonts w:ascii="黑体" w:eastAsia="黑体" w:hAnsi="黑体" w:hint="eastAsia"/>
              <w:bCs/>
              <w:color w:val="000000" w:themeColor="text1"/>
              <w:lang w:val="zh-CN"/>
            </w:rPr>
            <w:t xml:space="preserve"> </w:t>
          </w:r>
          <w:r>
            <w:rPr>
              <w:rFonts w:ascii="黑体" w:eastAsia="黑体" w:hAnsi="黑体"/>
              <w:bCs/>
              <w:color w:val="000000" w:themeColor="text1"/>
              <w:lang w:val="zh-CN"/>
            </w:rPr>
            <w:t>录</w:t>
          </w:r>
        </w:p>
        <w:p w14:paraId="5480E716" w14:textId="67B4E639" w:rsidR="001704E8" w:rsidRDefault="00380D35" w:rsidP="001704E8">
          <w:pPr>
            <w:pStyle w:val="TOC1"/>
            <w:wordWrap/>
            <w:snapToGrid/>
            <w:spacing w:line="400" w:lineRule="exact"/>
            <w:rPr>
              <w:ins w:id="0" w:author="Zixuan Zhou" w:date="2026-04-27T21:54:00Z" w16du:dateUtc="2026-04-27T13:54:00Z"/>
              <w:rFonts w:asciiTheme="minorHAnsi" w:eastAsiaTheme="minorEastAsia" w:hAnsiTheme="minorHAnsi" w:hint="eastAsia"/>
              <w:noProof/>
              <w:sz w:val="22"/>
              <w:szCs w:val="24"/>
              <w14:ligatures w14:val="standardContextual"/>
            </w:rPr>
            <w:pPrChange w:id="1" w:author="Zixuan Zhou" w:date="2026-04-27T21:54:00Z" w16du:dateUtc="2026-04-27T13:54:00Z">
              <w:pPr>
                <w:pStyle w:val="TOC1"/>
              </w:pPr>
            </w:pPrChange>
          </w:pPr>
          <w:r>
            <w:fldChar w:fldCharType="begin"/>
          </w:r>
          <w:r>
            <w:instrText xml:space="preserve"> TOC \o "1-3" \h \z \u </w:instrText>
          </w:r>
          <w:r>
            <w:fldChar w:fldCharType="separate"/>
          </w:r>
          <w:ins w:id="2" w:author="Zixuan Zhou" w:date="2026-04-27T21:54:00Z" w16du:dateUtc="2026-04-27T13:54:00Z">
            <w:r w:rsidR="001704E8" w:rsidRPr="001B0A35">
              <w:rPr>
                <w:rStyle w:val="afb"/>
                <w:rFonts w:hint="eastAsia"/>
                <w:noProof/>
              </w:rPr>
              <w:fldChar w:fldCharType="begin"/>
            </w:r>
            <w:r w:rsidR="001704E8" w:rsidRPr="001B0A35">
              <w:rPr>
                <w:rStyle w:val="afb"/>
                <w:rFonts w:hint="eastAsia"/>
                <w:noProof/>
              </w:rPr>
              <w:instrText xml:space="preserve"> </w:instrText>
            </w:r>
            <w:r w:rsidR="001704E8">
              <w:rPr>
                <w:rFonts w:hint="eastAsia"/>
                <w:noProof/>
              </w:rPr>
              <w:instrText>HYPERLINK \l "_Toc228219271"</w:instrText>
            </w:r>
            <w:r w:rsidR="001704E8" w:rsidRPr="001B0A35">
              <w:rPr>
                <w:rStyle w:val="afb"/>
                <w:rFonts w:hint="eastAsia"/>
                <w:noProof/>
              </w:rPr>
              <w:instrText xml:space="preserve"> </w:instrText>
            </w:r>
            <w:r w:rsidR="001704E8" w:rsidRPr="001B0A35">
              <w:rPr>
                <w:rStyle w:val="afb"/>
                <w:rFonts w:hint="eastAsia"/>
                <w:noProof/>
              </w:rPr>
            </w:r>
            <w:r w:rsidR="001704E8" w:rsidRPr="001B0A35">
              <w:rPr>
                <w:rStyle w:val="afb"/>
                <w:rFonts w:hint="eastAsia"/>
                <w:noProof/>
              </w:rPr>
              <w:fldChar w:fldCharType="separate"/>
            </w:r>
            <w:r w:rsidR="001704E8" w:rsidRPr="001B0A35">
              <w:rPr>
                <w:rStyle w:val="afb"/>
                <w:rFonts w:hint="eastAsia"/>
                <w:noProof/>
              </w:rPr>
              <w:t>摘</w:t>
            </w:r>
            <w:r w:rsidR="001704E8" w:rsidRPr="001B0A35">
              <w:rPr>
                <w:rStyle w:val="afb"/>
                <w:rFonts w:hint="eastAsia"/>
                <w:noProof/>
              </w:rPr>
              <w:t xml:space="preserve">  </w:t>
            </w:r>
            <w:r w:rsidR="001704E8" w:rsidRPr="001B0A35">
              <w:rPr>
                <w:rStyle w:val="afb"/>
                <w:rFonts w:hint="eastAsia"/>
                <w:noProof/>
              </w:rPr>
              <w:t>要</w:t>
            </w:r>
            <w:r w:rsidR="001704E8">
              <w:rPr>
                <w:rFonts w:hint="eastAsia"/>
                <w:noProof/>
                <w:webHidden/>
              </w:rPr>
              <w:tab/>
            </w:r>
            <w:r w:rsidR="001704E8">
              <w:rPr>
                <w:rFonts w:hint="eastAsia"/>
                <w:noProof/>
                <w:webHidden/>
              </w:rPr>
              <w:fldChar w:fldCharType="begin"/>
            </w:r>
            <w:r w:rsidR="001704E8">
              <w:rPr>
                <w:rFonts w:hint="eastAsia"/>
                <w:noProof/>
                <w:webHidden/>
              </w:rPr>
              <w:instrText xml:space="preserve"> </w:instrText>
            </w:r>
            <w:r w:rsidR="001704E8">
              <w:rPr>
                <w:noProof/>
                <w:webHidden/>
              </w:rPr>
              <w:instrText>PAGEREF _Toc228219271 \h</w:instrText>
            </w:r>
            <w:r w:rsidR="001704E8">
              <w:rPr>
                <w:rFonts w:hint="eastAsia"/>
                <w:noProof/>
                <w:webHidden/>
              </w:rPr>
              <w:instrText xml:space="preserve"> </w:instrText>
            </w:r>
            <w:r w:rsidR="001704E8">
              <w:rPr>
                <w:rFonts w:hint="eastAsia"/>
                <w:noProof/>
                <w:webHidden/>
              </w:rPr>
            </w:r>
            <w:r w:rsidR="001704E8">
              <w:rPr>
                <w:rFonts w:hint="eastAsia"/>
                <w:noProof/>
                <w:webHidden/>
              </w:rPr>
              <w:fldChar w:fldCharType="separate"/>
            </w:r>
            <w:r w:rsidR="001704E8">
              <w:rPr>
                <w:noProof/>
                <w:webHidden/>
              </w:rPr>
              <w:t>IV</w:t>
            </w:r>
            <w:r w:rsidR="001704E8">
              <w:rPr>
                <w:rFonts w:hint="eastAsia"/>
                <w:noProof/>
                <w:webHidden/>
              </w:rPr>
              <w:fldChar w:fldCharType="end"/>
            </w:r>
            <w:r w:rsidR="001704E8" w:rsidRPr="001B0A35">
              <w:rPr>
                <w:rStyle w:val="afb"/>
                <w:rFonts w:hint="eastAsia"/>
                <w:noProof/>
              </w:rPr>
              <w:fldChar w:fldCharType="end"/>
            </w:r>
          </w:ins>
        </w:p>
        <w:p w14:paraId="702E2AD4" w14:textId="36FCAF59" w:rsidR="001704E8" w:rsidRDefault="001704E8" w:rsidP="001704E8">
          <w:pPr>
            <w:pStyle w:val="TOC1"/>
            <w:wordWrap/>
            <w:snapToGrid/>
            <w:spacing w:line="400" w:lineRule="exact"/>
            <w:rPr>
              <w:ins w:id="3" w:author="Zixuan Zhou" w:date="2026-04-27T21:54:00Z" w16du:dateUtc="2026-04-27T13:54:00Z"/>
              <w:rFonts w:asciiTheme="minorHAnsi" w:eastAsiaTheme="minorEastAsia" w:hAnsiTheme="minorHAnsi" w:hint="eastAsia"/>
              <w:noProof/>
              <w:sz w:val="22"/>
              <w:szCs w:val="24"/>
              <w14:ligatures w14:val="standardContextual"/>
            </w:rPr>
            <w:pPrChange w:id="4" w:author="Zixuan Zhou" w:date="2026-04-27T21:54:00Z" w16du:dateUtc="2026-04-27T13:54:00Z">
              <w:pPr>
                <w:pStyle w:val="TOC1"/>
              </w:pPr>
            </w:pPrChange>
          </w:pPr>
          <w:ins w:id="5"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"_Toc228219272"</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cs="Times New Roman"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_Toc228219272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V</w:t>
            </w:r>
            <w:r>
              <w:rPr>
                <w:rFonts w:hint="eastAsia"/>
                <w:noProof/>
                <w:webHidden/>
              </w:rPr>
              <w:fldChar w:fldCharType="end"/>
            </w:r>
            <w:r w:rsidRPr="001B0A35">
              <w:rPr>
                <w:rStyle w:val="afb"/>
                <w:rFonts w:hint="eastAsia"/>
                <w:noProof/>
              </w:rPr>
              <w:fldChar w:fldCharType="end"/>
            </w:r>
          </w:ins>
        </w:p>
        <w:p w14:paraId="362E002D" w14:textId="1E1645C6" w:rsidR="001704E8" w:rsidRDefault="001704E8" w:rsidP="001704E8">
          <w:pPr>
            <w:pStyle w:val="TOC1"/>
            <w:tabs>
              <w:tab w:val="left" w:pos="1260"/>
            </w:tabs>
            <w:wordWrap/>
            <w:snapToGrid/>
            <w:spacing w:line="400" w:lineRule="exact"/>
            <w:rPr>
              <w:ins w:id="6" w:author="Zixuan Zhou" w:date="2026-04-27T21:54:00Z" w16du:dateUtc="2026-04-27T13:54:00Z"/>
              <w:rFonts w:asciiTheme="minorHAnsi" w:eastAsiaTheme="minorEastAsia" w:hAnsiTheme="minorHAnsi" w:hint="eastAsia"/>
              <w:noProof/>
              <w:sz w:val="22"/>
              <w:szCs w:val="24"/>
              <w14:ligatures w14:val="standardContextual"/>
            </w:rPr>
            <w:pPrChange w:id="7" w:author="Zixuan Zhou" w:date="2026-04-27T21:54:00Z" w16du:dateUtc="2026-04-27T13:54:00Z">
              <w:pPr>
                <w:pStyle w:val="TOC1"/>
                <w:tabs>
                  <w:tab w:val="left" w:pos="1260"/>
                </w:tabs>
              </w:pPr>
            </w:pPrChange>
          </w:pPr>
          <w:ins w:id="8"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"_Toc228219273"</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第</w:t>
            </w:r>
            <w:r w:rsidRPr="001B0A35">
              <w:rPr>
                <w:rStyle w:val="afb"/>
                <w:rFonts w:hint="eastAsia"/>
                <w:noProof/>
              </w:rPr>
              <w:t xml:space="preserve"> 1 </w:t>
            </w:r>
            <w:r w:rsidRPr="001B0A35">
              <w:rPr>
                <w:rStyle w:val="afb"/>
                <w:rFonts w:hint="eastAsia"/>
                <w:noProof/>
              </w:rPr>
              <w:t>章</w:t>
            </w:r>
            <w:r>
              <w:rPr>
                <w:rFonts w:asciiTheme="minorHAnsi" w:eastAsiaTheme="minorEastAsia" w:hAnsiTheme="minorHAnsi" w:hint="eastAsia"/>
                <w:noProof/>
                <w:sz w:val="22"/>
                <w:szCs w:val="24"/>
                <w14:ligatures w14:val="standardContextual"/>
              </w:rPr>
              <w:tab/>
            </w:r>
            <w:r w:rsidRPr="001B0A35">
              <w:rPr>
                <w:rStyle w:val="afb"/>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_Toc228219273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r w:rsidRPr="001B0A35">
              <w:rPr>
                <w:rStyle w:val="afb"/>
                <w:rFonts w:hint="eastAsia"/>
                <w:noProof/>
              </w:rPr>
              <w:fldChar w:fldCharType="end"/>
            </w:r>
          </w:ins>
        </w:p>
        <w:p w14:paraId="1DC98D40" w14:textId="53BC8144" w:rsidR="001704E8" w:rsidRDefault="001704E8" w:rsidP="001704E8">
          <w:pPr>
            <w:pStyle w:val="TOC2"/>
            <w:snapToGrid/>
            <w:spacing w:line="400" w:lineRule="exact"/>
            <w:rPr>
              <w:ins w:id="9" w:author="Zixuan Zhou" w:date="2026-04-27T21:54:00Z" w16du:dateUtc="2026-04-27T13:54:00Z"/>
              <w:rFonts w:asciiTheme="minorHAnsi" w:eastAsiaTheme="minorEastAsia" w:hAnsiTheme="minorHAnsi" w:hint="eastAsia"/>
              <w:noProof/>
              <w:sz w:val="22"/>
              <w:szCs w:val="24"/>
              <w14:ligatures w14:val="standardContextual"/>
            </w:rPr>
            <w:pPrChange w:id="10" w:author="Zixuan Zhou" w:date="2026-04-27T21:54:00Z" w16du:dateUtc="2026-04-27T13:54:00Z">
              <w:pPr>
                <w:pStyle w:val="TOC2"/>
              </w:pPr>
            </w:pPrChange>
          </w:pPr>
          <w:ins w:id="11"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"_Toc228219274"</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1.1 </w:t>
            </w:r>
            <w:r w:rsidRPr="001B0A35">
              <w:rPr>
                <w:rStyle w:val="afb"/>
                <w:rFonts w:hint="eastAsia"/>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_Toc228219274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r w:rsidRPr="001B0A35">
              <w:rPr>
                <w:rStyle w:val="afb"/>
                <w:rFonts w:hint="eastAsia"/>
                <w:noProof/>
              </w:rPr>
              <w:fldChar w:fldCharType="end"/>
            </w:r>
          </w:ins>
        </w:p>
        <w:p w14:paraId="583C8DFD" w14:textId="071AF298" w:rsidR="001704E8" w:rsidRDefault="001704E8" w:rsidP="001704E8">
          <w:pPr>
            <w:pStyle w:val="TOC2"/>
            <w:snapToGrid/>
            <w:spacing w:line="400" w:lineRule="exact"/>
            <w:rPr>
              <w:ins w:id="12" w:author="Zixuan Zhou" w:date="2026-04-27T21:54:00Z" w16du:dateUtc="2026-04-27T13:54:00Z"/>
              <w:rFonts w:asciiTheme="minorHAnsi" w:eastAsiaTheme="minorEastAsia" w:hAnsiTheme="minorHAnsi" w:hint="eastAsia"/>
              <w:noProof/>
              <w:sz w:val="22"/>
              <w:szCs w:val="24"/>
              <w14:ligatures w14:val="standardContextual"/>
            </w:rPr>
            <w:pPrChange w:id="13" w:author="Zixuan Zhou" w:date="2026-04-27T21:54:00Z" w16du:dateUtc="2026-04-27T13:54:00Z">
              <w:pPr>
                <w:pStyle w:val="TOC2"/>
              </w:pPr>
            </w:pPrChange>
          </w:pPr>
          <w:ins w:id="14"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"_Toc228219275"</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1.2 </w:t>
            </w:r>
            <w:r w:rsidRPr="001B0A35">
              <w:rPr>
                <w:rStyle w:val="afb"/>
                <w:rFonts w:hint="eastAsia"/>
                <w:noProof/>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_Toc228219275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r w:rsidRPr="001B0A35">
              <w:rPr>
                <w:rStyle w:val="afb"/>
                <w:rFonts w:hint="eastAsia"/>
                <w:noProof/>
              </w:rPr>
              <w:fldChar w:fldCharType="end"/>
            </w:r>
          </w:ins>
        </w:p>
        <w:p w14:paraId="26201687" w14:textId="42F2FE14" w:rsidR="001704E8" w:rsidRDefault="001704E8" w:rsidP="001704E8">
          <w:pPr>
            <w:pStyle w:val="TOC3"/>
            <w:snapToGrid/>
            <w:rPr>
              <w:ins w:id="15" w:author="Zixuan Zhou" w:date="2026-04-27T21:54:00Z" w16du:dateUtc="2026-04-27T13:54:00Z"/>
              <w:rFonts w:asciiTheme="minorHAnsi" w:eastAsiaTheme="minorEastAsia" w:hAnsiTheme="minorHAnsi" w:hint="eastAsia"/>
              <w:noProof/>
              <w:sz w:val="22"/>
              <w:szCs w:val="24"/>
              <w14:ligatures w14:val="standardContextual"/>
            </w:rPr>
            <w:pPrChange w:id="16" w:author="Zixuan Zhou" w:date="2026-04-27T21:54:00Z" w16du:dateUtc="2026-04-27T13:54:00Z">
              <w:pPr>
                <w:pStyle w:val="TOC3"/>
              </w:pPr>
            </w:pPrChange>
          </w:pPr>
          <w:ins w:id="17"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"_Toc228219276"</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1.2.1 </w:t>
            </w:r>
            <w:r w:rsidRPr="001B0A35">
              <w:rPr>
                <w:rStyle w:val="afb"/>
                <w:rFonts w:hint="eastAsia"/>
                <w:noProof/>
              </w:rPr>
              <w:t>理论意义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_Toc228219276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r w:rsidRPr="001B0A35">
              <w:rPr>
                <w:rStyle w:val="afb"/>
                <w:rFonts w:hint="eastAsia"/>
                <w:noProof/>
              </w:rPr>
              <w:fldChar w:fldCharType="end"/>
            </w:r>
          </w:ins>
        </w:p>
        <w:p w14:paraId="380CF6EF" w14:textId="42650FDC" w:rsidR="001704E8" w:rsidRDefault="001704E8" w:rsidP="001704E8">
          <w:pPr>
            <w:pStyle w:val="TOC3"/>
            <w:snapToGrid/>
            <w:rPr>
              <w:ins w:id="18" w:author="Zixuan Zhou" w:date="2026-04-27T21:54:00Z" w16du:dateUtc="2026-04-27T13:54:00Z"/>
              <w:rFonts w:asciiTheme="minorHAnsi" w:eastAsiaTheme="minorEastAsia" w:hAnsiTheme="minorHAnsi" w:hint="eastAsia"/>
              <w:noProof/>
              <w:sz w:val="22"/>
              <w:szCs w:val="24"/>
              <w14:ligatures w14:val="standardContextual"/>
            </w:rPr>
            <w:pPrChange w:id="19" w:author="Zixuan Zhou" w:date="2026-04-27T21:54:00Z" w16du:dateUtc="2026-04-27T13:54:00Z">
              <w:pPr>
                <w:pStyle w:val="TOC3"/>
              </w:pPr>
            </w:pPrChange>
          </w:pPr>
          <w:ins w:id="20"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"_Toc228219277"</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1.2.2 </w:t>
            </w:r>
            <w:r w:rsidRPr="001B0A35">
              <w:rPr>
                <w:rStyle w:val="afb"/>
                <w:rFonts w:hint="eastAsia"/>
                <w:noProof/>
              </w:rPr>
              <w:t>实践意义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_Toc228219277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r w:rsidRPr="001B0A35">
              <w:rPr>
                <w:rStyle w:val="afb"/>
                <w:rFonts w:hint="eastAsia"/>
                <w:noProof/>
              </w:rPr>
              <w:fldChar w:fldCharType="end"/>
            </w:r>
          </w:ins>
        </w:p>
        <w:p w14:paraId="646A0A03" w14:textId="38A22318" w:rsidR="001704E8" w:rsidRDefault="001704E8" w:rsidP="001704E8">
          <w:pPr>
            <w:pStyle w:val="TOC2"/>
            <w:snapToGrid/>
            <w:spacing w:line="400" w:lineRule="exact"/>
            <w:rPr>
              <w:ins w:id="21" w:author="Zixuan Zhou" w:date="2026-04-27T21:54:00Z" w16du:dateUtc="2026-04-27T13:54:00Z"/>
              <w:rFonts w:asciiTheme="minorHAnsi" w:eastAsiaTheme="minorEastAsia" w:hAnsiTheme="minorHAnsi" w:hint="eastAsia"/>
              <w:noProof/>
              <w:sz w:val="22"/>
              <w:szCs w:val="24"/>
              <w14:ligatures w14:val="standardContextual"/>
            </w:rPr>
            <w:pPrChange w:id="22" w:author="Zixuan Zhou" w:date="2026-04-27T21:54:00Z" w16du:dateUtc="2026-04-27T13:54:00Z">
              <w:pPr>
                <w:pStyle w:val="TOC2"/>
              </w:pPr>
            </w:pPrChange>
          </w:pPr>
          <w:ins w:id="23"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"_Toc228219278"</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1.3 </w:t>
            </w:r>
            <w:r w:rsidRPr="001B0A35">
              <w:rPr>
                <w:rStyle w:val="afb"/>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_Toc228219278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r w:rsidRPr="001B0A35">
              <w:rPr>
                <w:rStyle w:val="afb"/>
                <w:rFonts w:hint="eastAsia"/>
                <w:noProof/>
              </w:rPr>
              <w:fldChar w:fldCharType="end"/>
            </w:r>
          </w:ins>
        </w:p>
        <w:p w14:paraId="530EF11A" w14:textId="2A685666" w:rsidR="001704E8" w:rsidRDefault="001704E8" w:rsidP="001704E8">
          <w:pPr>
            <w:pStyle w:val="TOC2"/>
            <w:snapToGrid/>
            <w:spacing w:line="400" w:lineRule="exact"/>
            <w:rPr>
              <w:ins w:id="24" w:author="Zixuan Zhou" w:date="2026-04-27T21:54:00Z" w16du:dateUtc="2026-04-27T13:54:00Z"/>
              <w:rFonts w:asciiTheme="minorHAnsi" w:eastAsiaTheme="minorEastAsia" w:hAnsiTheme="minorHAnsi" w:hint="eastAsia"/>
              <w:noProof/>
              <w:sz w:val="22"/>
              <w:szCs w:val="24"/>
              <w14:ligatures w14:val="standardContextual"/>
            </w:rPr>
            <w:pPrChange w:id="25" w:author="Zixuan Zhou" w:date="2026-04-27T21:54:00Z" w16du:dateUtc="2026-04-27T13:54:00Z">
              <w:pPr>
                <w:pStyle w:val="TOC2"/>
              </w:pPr>
            </w:pPrChange>
          </w:pPr>
          <w:ins w:id="26"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"_Toc228219279"</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1.4 </w:t>
            </w:r>
            <w:r w:rsidRPr="001B0A35">
              <w:rPr>
                <w:rStyle w:val="afb"/>
                <w:rFonts w:hint="eastAsia"/>
                <w:noProof/>
              </w:rPr>
              <w:t>研究目标与研究内容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_Toc228219279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r w:rsidRPr="001B0A35">
              <w:rPr>
                <w:rStyle w:val="afb"/>
                <w:rFonts w:hint="eastAsia"/>
                <w:noProof/>
              </w:rPr>
              <w:fldChar w:fldCharType="end"/>
            </w:r>
          </w:ins>
        </w:p>
        <w:p w14:paraId="7F444E61" w14:textId="1A1A39B3" w:rsidR="001704E8" w:rsidRDefault="001704E8" w:rsidP="001704E8">
          <w:pPr>
            <w:pStyle w:val="TOC2"/>
            <w:snapToGrid/>
            <w:spacing w:line="400" w:lineRule="exact"/>
            <w:rPr>
              <w:ins w:id="27" w:author="Zixuan Zhou" w:date="2026-04-27T21:54:00Z" w16du:dateUtc="2026-04-27T13:54:00Z"/>
              <w:rFonts w:asciiTheme="minorHAnsi" w:eastAsiaTheme="minorEastAsia" w:hAnsiTheme="minorHAnsi" w:hint="eastAsia"/>
              <w:noProof/>
              <w:sz w:val="22"/>
              <w:szCs w:val="24"/>
              <w14:ligatures w14:val="standardContextual"/>
            </w:rPr>
            <w:pPrChange w:id="28" w:author="Zixuan Zhou" w:date="2026-04-27T21:54:00Z" w16du:dateUtc="2026-04-27T13:54:00Z">
              <w:pPr>
                <w:pStyle w:val="TOC2"/>
              </w:pPr>
            </w:pPrChange>
          </w:pPr>
          <w:ins w:id="29"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"_Toc228219280"</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1.5 </w:t>
            </w:r>
            <w:r w:rsidRPr="001B0A35">
              <w:rPr>
                <w:rStyle w:val="afb"/>
                <w:rFonts w:hint="eastAsia"/>
                <w:noProof/>
              </w:rPr>
              <w:t>研究思路与技术路线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_Toc228219280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r w:rsidRPr="001B0A35">
              <w:rPr>
                <w:rStyle w:val="afb"/>
                <w:rFonts w:hint="eastAsia"/>
                <w:noProof/>
              </w:rPr>
              <w:fldChar w:fldCharType="end"/>
            </w:r>
          </w:ins>
        </w:p>
        <w:p w14:paraId="7A7FDA91" w14:textId="3B24F1D8" w:rsidR="001704E8" w:rsidRDefault="001704E8" w:rsidP="001704E8">
          <w:pPr>
            <w:pStyle w:val="TOC2"/>
            <w:snapToGrid/>
            <w:spacing w:line="400" w:lineRule="exact"/>
            <w:rPr>
              <w:ins w:id="30" w:author="Zixuan Zhou" w:date="2026-04-27T21:54:00Z" w16du:dateUtc="2026-04-27T13:54:00Z"/>
              <w:rFonts w:asciiTheme="minorHAnsi" w:eastAsiaTheme="minorEastAsia" w:hAnsiTheme="minorHAnsi" w:hint="eastAsia"/>
              <w:noProof/>
              <w:sz w:val="22"/>
              <w:szCs w:val="24"/>
              <w14:ligatures w14:val="standardContextual"/>
            </w:rPr>
            <w:pPrChange w:id="31" w:author="Zixuan Zhou" w:date="2026-04-27T21:54:00Z" w16du:dateUtc="2026-04-27T13:54:00Z">
              <w:pPr>
                <w:pStyle w:val="TOC2"/>
              </w:pPr>
            </w:pPrChange>
          </w:pPr>
          <w:ins w:id="32"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"_Toc228219281"</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1.6 </w:t>
            </w:r>
            <w:r w:rsidRPr="001B0A35">
              <w:rPr>
                <w:rStyle w:val="afb"/>
                <w:rFonts w:hint="eastAsia"/>
                <w:noProof/>
              </w:rPr>
              <w:t>研究创新点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_Toc228219281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r w:rsidRPr="001B0A35">
              <w:rPr>
                <w:rStyle w:val="afb"/>
                <w:rFonts w:hint="eastAsia"/>
                <w:noProof/>
              </w:rPr>
              <w:fldChar w:fldCharType="end"/>
            </w:r>
          </w:ins>
        </w:p>
        <w:p w14:paraId="15F0EC48" w14:textId="31FE64D3" w:rsidR="001704E8" w:rsidRDefault="001704E8" w:rsidP="001704E8">
          <w:pPr>
            <w:pStyle w:val="TOC2"/>
            <w:snapToGrid/>
            <w:spacing w:line="400" w:lineRule="exact"/>
            <w:rPr>
              <w:ins w:id="33" w:author="Zixuan Zhou" w:date="2026-04-27T21:54:00Z" w16du:dateUtc="2026-04-27T13:54:00Z"/>
              <w:rFonts w:asciiTheme="minorHAnsi" w:eastAsiaTheme="minorEastAsia" w:hAnsiTheme="minorHAnsi" w:hint="eastAsia"/>
              <w:noProof/>
              <w:sz w:val="22"/>
              <w:szCs w:val="24"/>
              <w14:ligatures w14:val="standardContextual"/>
            </w:rPr>
            <w:pPrChange w:id="34" w:author="Zixuan Zhou" w:date="2026-04-27T21:54:00Z" w16du:dateUtc="2026-04-27T13:54:00Z">
              <w:pPr>
                <w:pStyle w:val="TOC2"/>
              </w:pPr>
            </w:pPrChange>
          </w:pPr>
          <w:ins w:id="35"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"_Toc228219282"</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1.7 </w:t>
            </w:r>
            <w:r w:rsidRPr="001B0A35">
              <w:rPr>
                <w:rStyle w:val="afb"/>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_Toc228219282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r w:rsidRPr="001B0A35">
              <w:rPr>
                <w:rStyle w:val="afb"/>
                <w:rFonts w:hint="eastAsia"/>
                <w:noProof/>
              </w:rPr>
              <w:fldChar w:fldCharType="end"/>
            </w:r>
          </w:ins>
        </w:p>
        <w:p w14:paraId="56A54685" w14:textId="41208A04" w:rsidR="001704E8" w:rsidRDefault="001704E8" w:rsidP="001704E8">
          <w:pPr>
            <w:pStyle w:val="TOC1"/>
            <w:tabs>
              <w:tab w:val="left" w:pos="1260"/>
            </w:tabs>
            <w:wordWrap/>
            <w:snapToGrid/>
            <w:spacing w:line="400" w:lineRule="exact"/>
            <w:rPr>
              <w:ins w:id="36" w:author="Zixuan Zhou" w:date="2026-04-27T21:54:00Z" w16du:dateUtc="2026-04-27T13:54:00Z"/>
              <w:rFonts w:asciiTheme="minorHAnsi" w:eastAsiaTheme="minorEastAsia" w:hAnsiTheme="minorHAnsi" w:hint="eastAsia"/>
              <w:noProof/>
              <w:sz w:val="22"/>
              <w:szCs w:val="24"/>
              <w14:ligatures w14:val="standardContextual"/>
            </w:rPr>
            <w:pPrChange w:id="37" w:author="Zixuan Zhou" w:date="2026-04-27T21:54:00Z" w16du:dateUtc="2026-04-27T13:54:00Z">
              <w:pPr>
                <w:pStyle w:val="TOC1"/>
                <w:tabs>
                  <w:tab w:val="left" w:pos="1260"/>
                </w:tabs>
              </w:pPr>
            </w:pPrChange>
          </w:pPr>
          <w:ins w:id="38"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"_Toc228219283"</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第</w:t>
            </w:r>
            <w:r w:rsidRPr="001B0A35">
              <w:rPr>
                <w:rStyle w:val="afb"/>
                <w:rFonts w:hint="eastAsia"/>
                <w:noProof/>
              </w:rPr>
              <w:t xml:space="preserve"> 2 </w:t>
            </w:r>
            <w:r w:rsidRPr="001B0A35">
              <w:rPr>
                <w:rStyle w:val="afb"/>
                <w:rFonts w:hint="eastAsia"/>
                <w:noProof/>
              </w:rPr>
              <w:t>章</w:t>
            </w:r>
            <w:r>
              <w:rPr>
                <w:rFonts w:asciiTheme="minorHAnsi" w:eastAsiaTheme="minorEastAsia" w:hAnsiTheme="minorHAnsi" w:hint="eastAsia"/>
                <w:noProof/>
                <w:sz w:val="22"/>
                <w:szCs w:val="24"/>
                <w14:ligatures w14:val="standardContextual"/>
              </w:rPr>
              <w:tab/>
            </w:r>
            <w:r w:rsidRPr="001B0A35">
              <w:rPr>
                <w:rStyle w:val="afb"/>
                <w:rFonts w:hint="eastAsia"/>
                <w:noProof/>
              </w:rPr>
              <w:t>相关理论与关键技术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_Toc228219283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r w:rsidRPr="001B0A35">
              <w:rPr>
                <w:rStyle w:val="afb"/>
                <w:rFonts w:hint="eastAsia"/>
                <w:noProof/>
              </w:rPr>
              <w:fldChar w:fldCharType="end"/>
            </w:r>
          </w:ins>
        </w:p>
        <w:p w14:paraId="1D8F3748" w14:textId="0978D295" w:rsidR="001704E8" w:rsidRDefault="001704E8" w:rsidP="001704E8">
          <w:pPr>
            <w:pStyle w:val="TOC2"/>
            <w:snapToGrid/>
            <w:spacing w:line="400" w:lineRule="exact"/>
            <w:rPr>
              <w:ins w:id="39" w:author="Zixuan Zhou" w:date="2026-04-27T21:54:00Z" w16du:dateUtc="2026-04-27T13:54:00Z"/>
              <w:rFonts w:asciiTheme="minorHAnsi" w:eastAsiaTheme="minorEastAsia" w:hAnsiTheme="minorHAnsi" w:hint="eastAsia"/>
              <w:noProof/>
              <w:sz w:val="22"/>
              <w:szCs w:val="24"/>
              <w14:ligatures w14:val="standardContextual"/>
            </w:rPr>
            <w:pPrChange w:id="40" w:author="Zixuan Zhou" w:date="2026-04-27T21:54:00Z" w16du:dateUtc="2026-04-27T13:54:00Z">
              <w:pPr>
                <w:pStyle w:val="TOC2"/>
              </w:pPr>
            </w:pPrChange>
          </w:pPr>
          <w:ins w:id="41"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"_Toc228219284"</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2.1 </w:t>
            </w:r>
            <w:r w:rsidRPr="001B0A35">
              <w:rPr>
                <w:rStyle w:val="afb"/>
                <w:rFonts w:hint="eastAsia"/>
                <w:noProof/>
              </w:rPr>
              <w:t>青少年生殖健康与社交媒体健康传播相关理论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_Toc228219284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r w:rsidRPr="001B0A35">
              <w:rPr>
                <w:rStyle w:val="afb"/>
                <w:rFonts w:hint="eastAsia"/>
                <w:noProof/>
              </w:rPr>
              <w:fldChar w:fldCharType="end"/>
            </w:r>
          </w:ins>
        </w:p>
        <w:p w14:paraId="1A488C44" w14:textId="7986C7B8" w:rsidR="001704E8" w:rsidRDefault="001704E8" w:rsidP="001704E8">
          <w:pPr>
            <w:pStyle w:val="TOC3"/>
            <w:snapToGrid/>
            <w:rPr>
              <w:ins w:id="42" w:author="Zixuan Zhou" w:date="2026-04-27T21:54:00Z" w16du:dateUtc="2026-04-27T13:54:00Z"/>
              <w:rFonts w:asciiTheme="minorHAnsi" w:eastAsiaTheme="minorEastAsia" w:hAnsiTheme="minorHAnsi" w:hint="eastAsia"/>
              <w:noProof/>
              <w:sz w:val="22"/>
              <w:szCs w:val="24"/>
              <w14:ligatures w14:val="standardContextual"/>
            </w:rPr>
            <w:pPrChange w:id="43" w:author="Zixuan Zhou" w:date="2026-04-27T21:54:00Z" w16du:dateUtc="2026-04-27T13:54:00Z">
              <w:pPr>
                <w:pStyle w:val="TOC3"/>
              </w:pPr>
            </w:pPrChange>
          </w:pPr>
          <w:ins w:id="44"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"_Toc228219285"</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2.1.1 </w:t>
            </w:r>
            <w:r w:rsidRPr="001B0A35">
              <w:rPr>
                <w:rStyle w:val="afb"/>
                <w:rFonts w:hint="eastAsia"/>
                <w:noProof/>
              </w:rPr>
              <w:t>青少年生殖健康的内涵与主要议题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_Toc228219285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r w:rsidRPr="001B0A35">
              <w:rPr>
                <w:rStyle w:val="afb"/>
                <w:rFonts w:hint="eastAsia"/>
                <w:noProof/>
              </w:rPr>
              <w:fldChar w:fldCharType="end"/>
            </w:r>
          </w:ins>
        </w:p>
        <w:p w14:paraId="6C39CEA3" w14:textId="64B43496" w:rsidR="001704E8" w:rsidRDefault="001704E8" w:rsidP="001704E8">
          <w:pPr>
            <w:pStyle w:val="TOC3"/>
            <w:snapToGrid/>
            <w:rPr>
              <w:ins w:id="45" w:author="Zixuan Zhou" w:date="2026-04-27T21:54:00Z" w16du:dateUtc="2026-04-27T13:54:00Z"/>
              <w:rFonts w:asciiTheme="minorHAnsi" w:eastAsiaTheme="minorEastAsia" w:hAnsiTheme="minorHAnsi" w:hint="eastAsia"/>
              <w:noProof/>
              <w:sz w:val="22"/>
              <w:szCs w:val="24"/>
              <w14:ligatures w14:val="standardContextual"/>
            </w:rPr>
            <w:pPrChange w:id="46" w:author="Zixuan Zhou" w:date="2026-04-27T21:54:00Z" w16du:dateUtc="2026-04-27T13:54:00Z">
              <w:pPr>
                <w:pStyle w:val="TOC3"/>
              </w:pPr>
            </w:pPrChange>
          </w:pPr>
          <w:ins w:id="47"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"_Toc228219286"</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2.1.2 </w:t>
            </w:r>
            <w:r w:rsidRPr="001B0A35">
              <w:rPr>
                <w:rStyle w:val="afb"/>
                <w:rFonts w:hint="eastAsia"/>
                <w:noProof/>
              </w:rPr>
              <w:t>社交媒体健康传播的特点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_Toc228219286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r w:rsidRPr="001B0A35">
              <w:rPr>
                <w:rStyle w:val="afb"/>
                <w:rFonts w:hint="eastAsia"/>
                <w:noProof/>
              </w:rPr>
              <w:fldChar w:fldCharType="end"/>
            </w:r>
          </w:ins>
        </w:p>
        <w:p w14:paraId="00B93D6D" w14:textId="1EE2F40F" w:rsidR="001704E8" w:rsidRDefault="001704E8" w:rsidP="001704E8">
          <w:pPr>
            <w:pStyle w:val="TOC3"/>
            <w:snapToGrid/>
            <w:rPr>
              <w:ins w:id="48" w:author="Zixuan Zhou" w:date="2026-04-27T21:54:00Z" w16du:dateUtc="2026-04-27T13:54:00Z"/>
              <w:rFonts w:asciiTheme="minorHAnsi" w:eastAsiaTheme="minorEastAsia" w:hAnsiTheme="minorHAnsi" w:hint="eastAsia"/>
              <w:noProof/>
              <w:sz w:val="22"/>
              <w:szCs w:val="24"/>
              <w14:ligatures w14:val="standardContextual"/>
            </w:rPr>
            <w:pPrChange w:id="49" w:author="Zixuan Zhou" w:date="2026-04-27T21:54:00Z" w16du:dateUtc="2026-04-27T13:54:00Z">
              <w:pPr>
                <w:pStyle w:val="TOC3"/>
              </w:pPr>
            </w:pPrChange>
          </w:pPr>
          <w:ins w:id="50"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"_Toc228219287"</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2.1.3 </w:t>
            </w:r>
            <w:r w:rsidRPr="001B0A35">
              <w:rPr>
                <w:rStyle w:val="afb"/>
                <w:rFonts w:hint="eastAsia"/>
                <w:noProof/>
              </w:rPr>
              <w:t>用户生成内容在健康研究中的价值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_Toc228219287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r w:rsidRPr="001B0A35">
              <w:rPr>
                <w:rStyle w:val="afb"/>
                <w:rFonts w:hint="eastAsia"/>
                <w:noProof/>
              </w:rPr>
              <w:fldChar w:fldCharType="end"/>
            </w:r>
          </w:ins>
        </w:p>
        <w:p w14:paraId="5D763BF6" w14:textId="057D6A21" w:rsidR="001704E8" w:rsidRDefault="001704E8" w:rsidP="001704E8">
          <w:pPr>
            <w:pStyle w:val="TOC2"/>
            <w:snapToGrid/>
            <w:spacing w:line="400" w:lineRule="exact"/>
            <w:rPr>
              <w:ins w:id="51" w:author="Zixuan Zhou" w:date="2026-04-27T21:54:00Z" w16du:dateUtc="2026-04-27T13:54:00Z"/>
              <w:rFonts w:asciiTheme="minorHAnsi" w:eastAsiaTheme="minorEastAsia" w:hAnsiTheme="minorHAnsi" w:hint="eastAsia"/>
              <w:noProof/>
              <w:sz w:val="22"/>
              <w:szCs w:val="24"/>
              <w14:ligatures w14:val="standardContextual"/>
            </w:rPr>
            <w:pPrChange w:id="52" w:author="Zixuan Zhou" w:date="2026-04-27T21:54:00Z" w16du:dateUtc="2026-04-27T13:54:00Z">
              <w:pPr>
                <w:pStyle w:val="TOC2"/>
              </w:pPr>
            </w:pPrChange>
          </w:pPr>
          <w:ins w:id="53"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"_Toc228219288"</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2.2 </w:t>
            </w:r>
            <w:r w:rsidRPr="001B0A35">
              <w:rPr>
                <w:rStyle w:val="afb"/>
                <w:rFonts w:hint="eastAsia"/>
                <w:noProof/>
              </w:rPr>
              <w:t>大语言模型相关技术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_Toc228219288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r w:rsidRPr="001B0A35">
              <w:rPr>
                <w:rStyle w:val="afb"/>
                <w:rFonts w:hint="eastAsia"/>
                <w:noProof/>
              </w:rPr>
              <w:fldChar w:fldCharType="end"/>
            </w:r>
          </w:ins>
        </w:p>
        <w:p w14:paraId="1BE74382" w14:textId="0E0A3786" w:rsidR="001704E8" w:rsidRDefault="001704E8" w:rsidP="001704E8">
          <w:pPr>
            <w:pStyle w:val="TOC3"/>
            <w:snapToGrid/>
            <w:rPr>
              <w:ins w:id="54" w:author="Zixuan Zhou" w:date="2026-04-27T21:54:00Z" w16du:dateUtc="2026-04-27T13:54:00Z"/>
              <w:rFonts w:asciiTheme="minorHAnsi" w:eastAsiaTheme="minorEastAsia" w:hAnsiTheme="minorHAnsi" w:hint="eastAsia"/>
              <w:noProof/>
              <w:sz w:val="22"/>
              <w:szCs w:val="24"/>
              <w14:ligatures w14:val="standardContextual"/>
            </w:rPr>
            <w:pPrChange w:id="55" w:author="Zixuan Zhou" w:date="2026-04-27T21:54:00Z" w16du:dateUtc="2026-04-27T13:54:00Z">
              <w:pPr>
                <w:pStyle w:val="TOC3"/>
              </w:pPr>
            </w:pPrChange>
          </w:pPr>
          <w:ins w:id="56"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"_Toc228219289"</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2.2.1 </w:t>
            </w:r>
            <w:r w:rsidRPr="001B0A35">
              <w:rPr>
                <w:rStyle w:val="afb"/>
                <w:rFonts w:hint="eastAsia"/>
                <w:noProof/>
              </w:rPr>
              <w:t>大语言模型基本原理与特点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_Toc228219289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r w:rsidRPr="001B0A35">
              <w:rPr>
                <w:rStyle w:val="afb"/>
                <w:rFonts w:hint="eastAsia"/>
                <w:noProof/>
              </w:rPr>
              <w:fldChar w:fldCharType="end"/>
            </w:r>
          </w:ins>
        </w:p>
        <w:p w14:paraId="121589D4" w14:textId="6DB8E249" w:rsidR="001704E8" w:rsidRDefault="001704E8" w:rsidP="001704E8">
          <w:pPr>
            <w:pStyle w:val="TOC3"/>
            <w:snapToGrid/>
            <w:rPr>
              <w:ins w:id="57" w:author="Zixuan Zhou" w:date="2026-04-27T21:54:00Z" w16du:dateUtc="2026-04-27T13:54:00Z"/>
              <w:rFonts w:asciiTheme="minorHAnsi" w:eastAsiaTheme="minorEastAsia" w:hAnsiTheme="minorHAnsi" w:hint="eastAsia"/>
              <w:noProof/>
              <w:sz w:val="22"/>
              <w:szCs w:val="24"/>
              <w14:ligatures w14:val="standardContextual"/>
            </w:rPr>
            <w:pPrChange w:id="58" w:author="Zixuan Zhou" w:date="2026-04-27T21:54:00Z" w16du:dateUtc="2026-04-27T13:54:00Z">
              <w:pPr>
                <w:pStyle w:val="TOC3"/>
              </w:pPr>
            </w:pPrChange>
          </w:pPr>
          <w:ins w:id="59"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"_Toc228219290"</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2.2.2 </w:t>
            </w:r>
            <w:r w:rsidRPr="001B0A35">
              <w:rPr>
                <w:rStyle w:val="afb"/>
                <w:rFonts w:hint="eastAsia"/>
                <w:noProof/>
              </w:rPr>
              <w:t>大语言模型在医疗健康问答中的应用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_Toc228219290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r w:rsidRPr="001B0A35">
              <w:rPr>
                <w:rStyle w:val="afb"/>
                <w:rFonts w:hint="eastAsia"/>
                <w:noProof/>
              </w:rPr>
              <w:fldChar w:fldCharType="end"/>
            </w:r>
          </w:ins>
        </w:p>
        <w:p w14:paraId="5F5534F3" w14:textId="42F43329" w:rsidR="001704E8" w:rsidRDefault="001704E8" w:rsidP="001704E8">
          <w:pPr>
            <w:pStyle w:val="TOC3"/>
            <w:snapToGrid/>
            <w:rPr>
              <w:ins w:id="60" w:author="Zixuan Zhou" w:date="2026-04-27T21:54:00Z" w16du:dateUtc="2026-04-27T13:54:00Z"/>
              <w:rFonts w:asciiTheme="minorHAnsi" w:eastAsiaTheme="minorEastAsia" w:hAnsiTheme="minorHAnsi" w:hint="eastAsia"/>
              <w:noProof/>
              <w:sz w:val="22"/>
              <w:szCs w:val="24"/>
              <w14:ligatures w14:val="standardContextual"/>
            </w:rPr>
            <w:pPrChange w:id="61" w:author="Zixuan Zhou" w:date="2026-04-27T21:54:00Z" w16du:dateUtc="2026-04-27T13:54:00Z">
              <w:pPr>
                <w:pStyle w:val="TOC3"/>
              </w:pPr>
            </w:pPrChange>
          </w:pPr>
          <w:ins w:id="62"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"_Toc228219291"</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2.2.3 </w:t>
            </w:r>
            <w:r w:rsidRPr="001B0A35">
              <w:rPr>
                <w:rStyle w:val="afb"/>
                <w:rFonts w:hint="eastAsia"/>
                <w:noProof/>
              </w:rPr>
              <w:t>问题规范化改写、答案生成与指令跟随能力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_Toc228219291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r w:rsidRPr="001B0A35">
              <w:rPr>
                <w:rStyle w:val="afb"/>
                <w:rFonts w:hint="eastAsia"/>
                <w:noProof/>
              </w:rPr>
              <w:fldChar w:fldCharType="end"/>
            </w:r>
          </w:ins>
        </w:p>
        <w:p w14:paraId="62DD2B30" w14:textId="2D06595F" w:rsidR="001704E8" w:rsidRDefault="001704E8" w:rsidP="001704E8">
          <w:pPr>
            <w:pStyle w:val="TOC3"/>
            <w:snapToGrid/>
            <w:rPr>
              <w:ins w:id="63" w:author="Zixuan Zhou" w:date="2026-04-27T21:54:00Z" w16du:dateUtc="2026-04-27T13:54:00Z"/>
              <w:rFonts w:asciiTheme="minorHAnsi" w:eastAsiaTheme="minorEastAsia" w:hAnsiTheme="minorHAnsi" w:hint="eastAsia"/>
              <w:noProof/>
              <w:sz w:val="22"/>
              <w:szCs w:val="24"/>
              <w14:ligatures w14:val="standardContextual"/>
            </w:rPr>
            <w:pPrChange w:id="64" w:author="Zixuan Zhou" w:date="2026-04-27T21:54:00Z" w16du:dateUtc="2026-04-27T13:54:00Z">
              <w:pPr>
                <w:pStyle w:val="TOC3"/>
              </w:pPr>
            </w:pPrChange>
          </w:pPr>
          <w:ins w:id="65"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"_Toc228219292"</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2.2.4 </w:t>
            </w:r>
            <w:r w:rsidRPr="001B0A35">
              <w:rPr>
                <w:rStyle w:val="afb"/>
                <w:rFonts w:hint="eastAsia"/>
                <w:noProof/>
              </w:rPr>
              <w:t>模型微调</w:t>
            </w:r>
            <w:r w:rsidRPr="001B0A35">
              <w:rPr>
                <w:rStyle w:val="afb"/>
                <w:rFonts w:ascii="黑体" w:hAnsi="黑体" w:hint="eastAsia"/>
                <w:noProof/>
              </w:rPr>
              <w:t>-</w:t>
            </w:r>
            <w:r w:rsidRPr="001B0A35">
              <w:rPr>
                <w:rStyle w:val="afb"/>
                <w:rFonts w:cs="Times New Roman" w:hint="eastAsia"/>
                <w:noProof/>
              </w:rPr>
              <w:t>LLaMA Factory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_Toc228219292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r w:rsidRPr="001B0A35">
              <w:rPr>
                <w:rStyle w:val="afb"/>
                <w:rFonts w:hint="eastAsia"/>
                <w:noProof/>
              </w:rPr>
              <w:fldChar w:fldCharType="end"/>
            </w:r>
          </w:ins>
        </w:p>
        <w:p w14:paraId="59CEB344" w14:textId="6A2E0A22" w:rsidR="001704E8" w:rsidRDefault="001704E8" w:rsidP="001704E8">
          <w:pPr>
            <w:pStyle w:val="TOC2"/>
            <w:snapToGrid/>
            <w:spacing w:line="400" w:lineRule="exact"/>
            <w:rPr>
              <w:ins w:id="66" w:author="Zixuan Zhou" w:date="2026-04-27T21:54:00Z" w16du:dateUtc="2026-04-27T13:54:00Z"/>
              <w:rFonts w:asciiTheme="minorHAnsi" w:eastAsiaTheme="minorEastAsia" w:hAnsiTheme="minorHAnsi" w:hint="eastAsia"/>
              <w:noProof/>
              <w:sz w:val="22"/>
              <w:szCs w:val="24"/>
              <w14:ligatures w14:val="standardContextual"/>
            </w:rPr>
            <w:pPrChange w:id="67" w:author="Zixuan Zhou" w:date="2026-04-27T21:54:00Z" w16du:dateUtc="2026-04-27T13:54:00Z">
              <w:pPr>
                <w:pStyle w:val="TOC2"/>
              </w:pPr>
            </w:pPrChange>
          </w:pPr>
          <w:ins w:id="68"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"_Toc228219307"</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2.3 </w:t>
            </w:r>
            <w:r w:rsidRPr="001B0A35">
              <w:rPr>
                <w:rStyle w:val="afb"/>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r w:rsidRPr="001B0A35">
              <w:rPr>
                <w:rStyle w:val="afb"/>
                <w:rFonts w:hint="eastAsia"/>
                <w:noProof/>
              </w:rPr>
              <w:fldChar w:fldCharType="end"/>
            </w:r>
          </w:ins>
        </w:p>
        <w:p w14:paraId="69C027F2" w14:textId="6DCA796D" w:rsidR="001704E8" w:rsidRDefault="001704E8" w:rsidP="001704E8">
          <w:pPr>
            <w:pStyle w:val="TOC1"/>
            <w:tabs>
              <w:tab w:val="left" w:pos="1260"/>
            </w:tabs>
            <w:wordWrap/>
            <w:snapToGrid/>
            <w:spacing w:line="400" w:lineRule="exact"/>
            <w:rPr>
              <w:ins w:id="69" w:author="Zixuan Zhou" w:date="2026-04-27T21:54:00Z" w16du:dateUtc="2026-04-27T13:54:00Z"/>
              <w:rFonts w:asciiTheme="minorHAnsi" w:eastAsiaTheme="minorEastAsia" w:hAnsiTheme="minorHAnsi" w:hint="eastAsia"/>
              <w:noProof/>
              <w:sz w:val="22"/>
              <w:szCs w:val="24"/>
              <w14:ligatures w14:val="standardContextual"/>
            </w:rPr>
            <w:pPrChange w:id="70" w:author="Zixuan Zhou" w:date="2026-04-27T21:54:00Z" w16du:dateUtc="2026-04-27T13:54:00Z">
              <w:pPr>
                <w:pStyle w:val="TOC1"/>
                <w:tabs>
                  <w:tab w:val="left" w:pos="1260"/>
                </w:tabs>
              </w:pPr>
            </w:pPrChange>
          </w:pPr>
          <w:ins w:id="71"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"_Toc228219308"</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第</w:t>
            </w:r>
            <w:r w:rsidRPr="001B0A35">
              <w:rPr>
                <w:rStyle w:val="afb"/>
                <w:rFonts w:hint="eastAsia"/>
                <w:noProof/>
              </w:rPr>
              <w:t xml:space="preserve"> 3 </w:t>
            </w:r>
            <w:r w:rsidRPr="001B0A35">
              <w:rPr>
                <w:rStyle w:val="afb"/>
                <w:rFonts w:hint="eastAsia"/>
                <w:noProof/>
              </w:rPr>
              <w:t>章</w:t>
            </w:r>
            <w:r>
              <w:rPr>
                <w:rFonts w:asciiTheme="minorHAnsi" w:eastAsiaTheme="minorEastAsia" w:hAnsiTheme="minorHAnsi" w:hint="eastAsia"/>
                <w:noProof/>
                <w:sz w:val="22"/>
                <w:szCs w:val="24"/>
                <w14:ligatures w14:val="standardContextual"/>
              </w:rPr>
              <w:tab/>
            </w:r>
            <w:r w:rsidRPr="001B0A35">
              <w:rPr>
                <w:rStyle w:val="afb"/>
                <w:rFonts w:hint="eastAsia"/>
                <w:noProof/>
              </w:rPr>
              <w:t>数据来源与处理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r w:rsidRPr="001B0A35">
              <w:rPr>
                <w:rStyle w:val="afb"/>
                <w:rFonts w:hint="eastAsia"/>
                <w:noProof/>
              </w:rPr>
              <w:fldChar w:fldCharType="end"/>
            </w:r>
          </w:ins>
        </w:p>
        <w:p w14:paraId="0BC94C81" w14:textId="41F10F10" w:rsidR="001704E8" w:rsidRDefault="001704E8" w:rsidP="001704E8">
          <w:pPr>
            <w:pStyle w:val="TOC2"/>
            <w:snapToGrid/>
            <w:spacing w:line="400" w:lineRule="exact"/>
            <w:rPr>
              <w:ins w:id="72" w:author="Zixuan Zhou" w:date="2026-04-27T21:54:00Z" w16du:dateUtc="2026-04-27T13:54:00Z"/>
              <w:rFonts w:asciiTheme="minorHAnsi" w:eastAsiaTheme="minorEastAsia" w:hAnsiTheme="minorHAnsi" w:hint="eastAsia"/>
              <w:noProof/>
              <w:sz w:val="22"/>
              <w:szCs w:val="24"/>
              <w14:ligatures w14:val="standardContextual"/>
            </w:rPr>
            <w:pPrChange w:id="73" w:author="Zixuan Zhou" w:date="2026-04-27T21:54:00Z" w16du:dateUtc="2026-04-27T13:54:00Z">
              <w:pPr>
                <w:pStyle w:val="TOC2"/>
              </w:pPr>
            </w:pPrChange>
          </w:pPr>
          <w:ins w:id="74"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"_Toc228219309"</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3.1 </w:t>
            </w:r>
            <w:r w:rsidRPr="001B0A35">
              <w:rPr>
                <w:rStyle w:val="afb"/>
                <w:rFonts w:hint="eastAsia"/>
                <w:noProof/>
              </w:rPr>
              <w:t>数据来源与样本筛选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r w:rsidRPr="001B0A35">
              <w:rPr>
                <w:rStyle w:val="afb"/>
                <w:rFonts w:hint="eastAsia"/>
                <w:noProof/>
              </w:rPr>
              <w:fldChar w:fldCharType="end"/>
            </w:r>
          </w:ins>
        </w:p>
        <w:p w14:paraId="44889F52" w14:textId="24640B31" w:rsidR="001704E8" w:rsidRDefault="001704E8" w:rsidP="001704E8">
          <w:pPr>
            <w:pStyle w:val="TOC3"/>
            <w:snapToGrid/>
            <w:rPr>
              <w:ins w:id="75" w:author="Zixuan Zhou" w:date="2026-04-27T21:54:00Z" w16du:dateUtc="2026-04-27T13:54:00Z"/>
              <w:rFonts w:asciiTheme="minorHAnsi" w:eastAsiaTheme="minorEastAsia" w:hAnsiTheme="minorHAnsi" w:hint="eastAsia"/>
              <w:noProof/>
              <w:sz w:val="22"/>
              <w:szCs w:val="24"/>
              <w14:ligatures w14:val="standardContextual"/>
            </w:rPr>
            <w:pPrChange w:id="76" w:author="Zixuan Zhou" w:date="2026-04-27T21:54:00Z" w16du:dateUtc="2026-04-27T13:54:00Z">
              <w:pPr>
                <w:pStyle w:val="TOC3"/>
              </w:pPr>
            </w:pPrChange>
          </w:pPr>
          <w:ins w:id="77"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"_Toc228219310"</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3.1.1 </w:t>
            </w:r>
            <w:r w:rsidRPr="001B0A35">
              <w:rPr>
                <w:rStyle w:val="afb"/>
                <w:rFonts w:hint="eastAsia"/>
                <w:noProof/>
              </w:rPr>
              <w:t>数据平台与时间范围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r w:rsidRPr="001B0A35">
              <w:rPr>
                <w:rStyle w:val="afb"/>
                <w:rFonts w:hint="eastAsia"/>
                <w:noProof/>
              </w:rPr>
              <w:fldChar w:fldCharType="end"/>
            </w:r>
          </w:ins>
        </w:p>
        <w:p w14:paraId="4854D7F1" w14:textId="130B4529" w:rsidR="001704E8" w:rsidRDefault="001704E8" w:rsidP="001704E8">
          <w:pPr>
            <w:pStyle w:val="TOC3"/>
            <w:snapToGrid/>
            <w:rPr>
              <w:ins w:id="78" w:author="Zixuan Zhou" w:date="2026-04-27T21:54:00Z" w16du:dateUtc="2026-04-27T13:54:00Z"/>
              <w:rFonts w:asciiTheme="minorHAnsi" w:eastAsiaTheme="minorEastAsia" w:hAnsiTheme="minorHAnsi" w:hint="eastAsia"/>
              <w:noProof/>
              <w:sz w:val="22"/>
              <w:szCs w:val="24"/>
              <w14:ligatures w14:val="standardContextual"/>
            </w:rPr>
            <w:pPrChange w:id="79" w:author="Zixuan Zhou" w:date="2026-04-27T21:54:00Z" w16du:dateUtc="2026-04-27T13:54:00Z">
              <w:pPr>
                <w:pStyle w:val="TOC3"/>
              </w:pPr>
            </w:pPrChange>
          </w:pPr>
          <w:ins w:id="80"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"_Toc228219311"</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3.1.2 </w:t>
            </w:r>
            <w:r w:rsidRPr="001B0A35">
              <w:rPr>
                <w:rStyle w:val="afb"/>
                <w:rFonts w:hint="eastAsia"/>
                <w:noProof/>
              </w:rPr>
              <w:t>视频筛选标准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r w:rsidRPr="001B0A35">
              <w:rPr>
                <w:rStyle w:val="afb"/>
                <w:rFonts w:hint="eastAsia"/>
                <w:noProof/>
              </w:rPr>
              <w:fldChar w:fldCharType="end"/>
            </w:r>
          </w:ins>
        </w:p>
        <w:p w14:paraId="79ED1981" w14:textId="7EF5C5DC" w:rsidR="001704E8" w:rsidRDefault="001704E8" w:rsidP="001704E8">
          <w:pPr>
            <w:pStyle w:val="TOC3"/>
            <w:snapToGrid/>
            <w:rPr>
              <w:ins w:id="81" w:author="Zixuan Zhou" w:date="2026-04-27T21:54:00Z" w16du:dateUtc="2026-04-27T13:54:00Z"/>
              <w:rFonts w:asciiTheme="minorHAnsi" w:eastAsiaTheme="minorEastAsia" w:hAnsiTheme="minorHAnsi" w:hint="eastAsia"/>
              <w:noProof/>
              <w:sz w:val="22"/>
              <w:szCs w:val="24"/>
              <w14:ligatures w14:val="standardContextual"/>
            </w:rPr>
            <w:pPrChange w:id="82" w:author="Zixuan Zhou" w:date="2026-04-27T21:54:00Z" w16du:dateUtc="2026-04-27T13:54:00Z">
              <w:pPr>
                <w:pStyle w:val="TOC3"/>
              </w:pPr>
            </w:pPrChange>
          </w:pPr>
          <w:ins w:id="83"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"_Toc228219312"</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3.1.3 </w:t>
            </w:r>
            <w:r w:rsidRPr="001B0A35">
              <w:rPr>
                <w:rStyle w:val="afb"/>
                <w:rFonts w:hint="eastAsia"/>
                <w:noProof/>
              </w:rPr>
              <w:t>关键词体系设计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r w:rsidRPr="001B0A35">
              <w:rPr>
                <w:rStyle w:val="afb"/>
                <w:rFonts w:hint="eastAsia"/>
                <w:noProof/>
              </w:rPr>
              <w:fldChar w:fldCharType="end"/>
            </w:r>
          </w:ins>
        </w:p>
        <w:p w14:paraId="17F86BB7" w14:textId="698D4757" w:rsidR="001704E8" w:rsidRDefault="001704E8" w:rsidP="001704E8">
          <w:pPr>
            <w:pStyle w:val="TOC2"/>
            <w:snapToGrid/>
            <w:spacing w:line="400" w:lineRule="exact"/>
            <w:rPr>
              <w:ins w:id="84" w:author="Zixuan Zhou" w:date="2026-04-27T21:54:00Z" w16du:dateUtc="2026-04-27T13:54:00Z"/>
              <w:rFonts w:asciiTheme="minorHAnsi" w:eastAsiaTheme="minorEastAsia" w:hAnsiTheme="minorHAnsi" w:hint="eastAsia"/>
              <w:noProof/>
              <w:sz w:val="22"/>
              <w:szCs w:val="24"/>
              <w14:ligatures w14:val="standardContextual"/>
            </w:rPr>
            <w:pPrChange w:id="85" w:author="Zixuan Zhou" w:date="2026-04-27T21:54:00Z" w16du:dateUtc="2026-04-27T13:54:00Z">
              <w:pPr>
                <w:pStyle w:val="TOC2"/>
              </w:pPr>
            </w:pPrChange>
          </w:pPr>
          <w:ins w:id="86"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"_Toc228219313"</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3.2 </w:t>
            </w:r>
            <w:r w:rsidRPr="001B0A35">
              <w:rPr>
                <w:rStyle w:val="afb"/>
                <w:rFonts w:hint="eastAsia"/>
                <w:noProof/>
              </w:rPr>
              <w:t>数据采集与伦理合规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r w:rsidRPr="001B0A35">
              <w:rPr>
                <w:rStyle w:val="afb"/>
                <w:rFonts w:hint="eastAsia"/>
                <w:noProof/>
              </w:rPr>
              <w:fldChar w:fldCharType="end"/>
            </w:r>
          </w:ins>
        </w:p>
        <w:p w14:paraId="30491D14" w14:textId="7294B151" w:rsidR="001704E8" w:rsidRDefault="001704E8" w:rsidP="001704E8">
          <w:pPr>
            <w:pStyle w:val="TOC3"/>
            <w:snapToGrid/>
            <w:rPr>
              <w:ins w:id="87" w:author="Zixuan Zhou" w:date="2026-04-27T21:54:00Z" w16du:dateUtc="2026-04-27T13:54:00Z"/>
              <w:rFonts w:asciiTheme="minorHAnsi" w:eastAsiaTheme="minorEastAsia" w:hAnsiTheme="minorHAnsi" w:hint="eastAsia"/>
              <w:noProof/>
              <w:sz w:val="22"/>
              <w:szCs w:val="24"/>
              <w14:ligatures w14:val="standardContextual"/>
            </w:rPr>
            <w:pPrChange w:id="88" w:author="Zixuan Zhou" w:date="2026-04-27T21:54:00Z" w16du:dateUtc="2026-04-27T13:54:00Z">
              <w:pPr>
                <w:pStyle w:val="TOC3"/>
              </w:pPr>
            </w:pPrChange>
          </w:pPr>
          <w:ins w:id="89"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"_Toc228219314"</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3.2.1 </w:t>
            </w:r>
            <w:r w:rsidRPr="001B0A35">
              <w:rPr>
                <w:rStyle w:val="afb"/>
                <w:rFonts w:hint="eastAsia"/>
                <w:noProof/>
              </w:rPr>
              <w:t>数据采集内容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r w:rsidRPr="001B0A35">
              <w:rPr>
                <w:rStyle w:val="afb"/>
                <w:rFonts w:hint="eastAsia"/>
                <w:noProof/>
              </w:rPr>
              <w:fldChar w:fldCharType="end"/>
            </w:r>
          </w:ins>
        </w:p>
        <w:p w14:paraId="7FED5AAF" w14:textId="76611639" w:rsidR="001704E8" w:rsidRDefault="001704E8" w:rsidP="001704E8">
          <w:pPr>
            <w:pStyle w:val="TOC3"/>
            <w:snapToGrid/>
            <w:rPr>
              <w:ins w:id="90" w:author="Zixuan Zhou" w:date="2026-04-27T21:54:00Z" w16du:dateUtc="2026-04-27T13:54:00Z"/>
              <w:rFonts w:asciiTheme="minorHAnsi" w:eastAsiaTheme="minorEastAsia" w:hAnsiTheme="minorHAnsi" w:hint="eastAsia"/>
              <w:noProof/>
              <w:sz w:val="22"/>
              <w:szCs w:val="24"/>
              <w14:ligatures w14:val="standardContextual"/>
            </w:rPr>
            <w:pPrChange w:id="91" w:author="Zixuan Zhou" w:date="2026-04-27T21:54:00Z" w16du:dateUtc="2026-04-27T13:54:00Z">
              <w:pPr>
                <w:pStyle w:val="TOC3"/>
              </w:pPr>
            </w:pPrChange>
          </w:pPr>
          <w:ins w:id="92"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"_Toc228219315"</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3.2.2 </w:t>
            </w:r>
            <w:r w:rsidRPr="001B0A35">
              <w:rPr>
                <w:rStyle w:val="afb"/>
                <w:rFonts w:hint="eastAsia"/>
                <w:noProof/>
              </w:rPr>
              <w:t>数据脱敏与匿名化处理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r w:rsidRPr="001B0A35">
              <w:rPr>
                <w:rStyle w:val="afb"/>
                <w:rFonts w:hint="eastAsia"/>
                <w:noProof/>
              </w:rPr>
              <w:fldChar w:fldCharType="end"/>
            </w:r>
          </w:ins>
        </w:p>
        <w:p w14:paraId="4FBCE448" w14:textId="2A3FAF20" w:rsidR="001704E8" w:rsidRDefault="001704E8" w:rsidP="001704E8">
          <w:pPr>
            <w:pStyle w:val="TOC3"/>
            <w:snapToGrid/>
            <w:rPr>
              <w:ins w:id="93" w:author="Zixuan Zhou" w:date="2026-04-27T21:54:00Z" w16du:dateUtc="2026-04-27T13:54:00Z"/>
              <w:rFonts w:asciiTheme="minorHAnsi" w:eastAsiaTheme="minorEastAsia" w:hAnsiTheme="minorHAnsi" w:hint="eastAsia"/>
              <w:noProof/>
              <w:sz w:val="22"/>
              <w:szCs w:val="24"/>
              <w14:ligatures w14:val="standardContextual"/>
            </w:rPr>
            <w:pPrChange w:id="94" w:author="Zixuan Zhou" w:date="2026-04-27T21:54:00Z" w16du:dateUtc="2026-04-27T13:54:00Z">
              <w:pPr>
                <w:pStyle w:val="TOC3"/>
              </w:pPr>
            </w:pPrChange>
          </w:pPr>
          <w:ins w:id="95"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"_Toc228219316"</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3.2.3 </w:t>
            </w:r>
            <w:r w:rsidRPr="001B0A35">
              <w:rPr>
                <w:rStyle w:val="afb"/>
                <w:rFonts w:hint="eastAsia"/>
                <w:noProof/>
              </w:rPr>
              <w:t>研究伦理与平台合规说明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r w:rsidRPr="001B0A35">
              <w:rPr>
                <w:rStyle w:val="afb"/>
                <w:rFonts w:hint="eastAsia"/>
                <w:noProof/>
              </w:rPr>
              <w:fldChar w:fldCharType="end"/>
            </w:r>
          </w:ins>
        </w:p>
        <w:p w14:paraId="1C8E8FFA" w14:textId="4D9B3D09" w:rsidR="001704E8" w:rsidRDefault="001704E8" w:rsidP="001704E8">
          <w:pPr>
            <w:pStyle w:val="TOC2"/>
            <w:snapToGrid/>
            <w:spacing w:line="400" w:lineRule="exact"/>
            <w:rPr>
              <w:ins w:id="96" w:author="Zixuan Zhou" w:date="2026-04-27T21:54:00Z" w16du:dateUtc="2026-04-27T13:54:00Z"/>
              <w:rFonts w:asciiTheme="minorHAnsi" w:eastAsiaTheme="minorEastAsia" w:hAnsiTheme="minorHAnsi" w:hint="eastAsia"/>
              <w:noProof/>
              <w:sz w:val="22"/>
              <w:szCs w:val="24"/>
              <w14:ligatures w14:val="standardContextual"/>
            </w:rPr>
            <w:pPrChange w:id="97" w:author="Zixuan Zhou" w:date="2026-04-27T21:54:00Z" w16du:dateUtc="2026-04-27T13:54:00Z">
              <w:pPr>
                <w:pStyle w:val="TOC2"/>
              </w:pPr>
            </w:pPrChange>
          </w:pPr>
          <w:ins w:id="98" w:author="Zixuan Zhou" w:date="2026-04-27T21:54:00Z" w16du:dateUtc="2026-04-27T13:54:00Z">
            <w:r w:rsidRPr="001B0A35">
              <w:rPr>
                <w:rStyle w:val="afb"/>
                <w:rFonts w:hint="eastAsia"/>
                <w:noProof/>
              </w:rPr>
              <w:lastRenderedPageBreak/>
              <w:fldChar w:fldCharType="begin"/>
            </w:r>
            <w:r w:rsidRPr="001B0A35">
              <w:rPr>
                <w:rStyle w:val="afb"/>
                <w:rFonts w:hint="eastAsia"/>
                <w:noProof/>
              </w:rPr>
              <w:instrText xml:space="preserve"> </w:instrText>
            </w:r>
            <w:r>
              <w:rPr>
                <w:rFonts w:hint="eastAsia"/>
                <w:noProof/>
              </w:rPr>
              <w:instrText>HYPERLINK \l "_Toc228219317"</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3.3 </w:t>
            </w:r>
            <w:r w:rsidRPr="001B0A35">
              <w:rPr>
                <w:rStyle w:val="afb"/>
                <w:rFonts w:hint="eastAsia"/>
                <w:noProof/>
              </w:rPr>
              <w:t>数据预处理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r w:rsidRPr="001B0A35">
              <w:rPr>
                <w:rStyle w:val="afb"/>
                <w:rFonts w:hint="eastAsia"/>
                <w:noProof/>
              </w:rPr>
              <w:fldChar w:fldCharType="end"/>
            </w:r>
          </w:ins>
        </w:p>
        <w:p w14:paraId="243619ED" w14:textId="18D14EAF" w:rsidR="001704E8" w:rsidRDefault="001704E8" w:rsidP="001704E8">
          <w:pPr>
            <w:pStyle w:val="TOC3"/>
            <w:snapToGrid/>
            <w:rPr>
              <w:ins w:id="99" w:author="Zixuan Zhou" w:date="2026-04-27T21:54:00Z" w16du:dateUtc="2026-04-27T13:54:00Z"/>
              <w:rFonts w:asciiTheme="minorHAnsi" w:eastAsiaTheme="minorEastAsia" w:hAnsiTheme="minorHAnsi" w:hint="eastAsia"/>
              <w:noProof/>
              <w:sz w:val="22"/>
              <w:szCs w:val="24"/>
              <w14:ligatures w14:val="standardContextual"/>
            </w:rPr>
            <w:pPrChange w:id="100" w:author="Zixuan Zhou" w:date="2026-04-27T21:54:00Z" w16du:dateUtc="2026-04-27T13:54:00Z">
              <w:pPr>
                <w:pStyle w:val="TOC3"/>
              </w:pPr>
            </w:pPrChange>
          </w:pPr>
          <w:ins w:id="101"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"_Toc228219318"</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3.3.1 </w:t>
            </w:r>
            <w:r w:rsidRPr="001B0A35">
              <w:rPr>
                <w:rStyle w:val="afb"/>
                <w:rFonts w:hint="eastAsia"/>
                <w:noProof/>
              </w:rPr>
              <w:t>去重与无效数据清洗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r w:rsidRPr="001B0A35">
              <w:rPr>
                <w:rStyle w:val="afb"/>
                <w:rFonts w:hint="eastAsia"/>
                <w:noProof/>
              </w:rPr>
              <w:fldChar w:fldCharType="end"/>
            </w:r>
          </w:ins>
        </w:p>
        <w:p w14:paraId="4A8D641A" w14:textId="746CB9F8" w:rsidR="001704E8" w:rsidRDefault="001704E8" w:rsidP="001704E8">
          <w:pPr>
            <w:pStyle w:val="TOC3"/>
            <w:snapToGrid/>
            <w:rPr>
              <w:ins w:id="102" w:author="Zixuan Zhou" w:date="2026-04-27T21:54:00Z" w16du:dateUtc="2026-04-27T13:54:00Z"/>
              <w:rFonts w:asciiTheme="minorHAnsi" w:eastAsiaTheme="minorEastAsia" w:hAnsiTheme="minorHAnsi" w:hint="eastAsia"/>
              <w:noProof/>
              <w:sz w:val="22"/>
              <w:szCs w:val="24"/>
              <w14:ligatures w14:val="standardContextual"/>
            </w:rPr>
            <w:pPrChange w:id="103" w:author="Zixuan Zhou" w:date="2026-04-27T21:54:00Z" w16du:dateUtc="2026-04-27T13:54:00Z">
              <w:pPr>
                <w:pStyle w:val="TOC3"/>
              </w:pPr>
            </w:pPrChange>
          </w:pPr>
          <w:ins w:id="104"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"_Toc228219319"</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3.3.2 </w:t>
            </w:r>
            <w:r w:rsidRPr="001B0A35">
              <w:rPr>
                <w:rStyle w:val="afb"/>
                <w:rFonts w:hint="eastAsia"/>
                <w:noProof/>
              </w:rPr>
              <w:t>文本规范化处理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r w:rsidRPr="001B0A35">
              <w:rPr>
                <w:rStyle w:val="afb"/>
                <w:rFonts w:hint="eastAsia"/>
                <w:noProof/>
              </w:rPr>
              <w:fldChar w:fldCharType="end"/>
            </w:r>
          </w:ins>
        </w:p>
        <w:p w14:paraId="2D460C78" w14:textId="22632516" w:rsidR="001704E8" w:rsidRDefault="001704E8" w:rsidP="001704E8">
          <w:pPr>
            <w:pStyle w:val="TOC3"/>
            <w:snapToGrid/>
            <w:rPr>
              <w:ins w:id="105" w:author="Zixuan Zhou" w:date="2026-04-27T21:54:00Z" w16du:dateUtc="2026-04-27T13:54:00Z"/>
              <w:rFonts w:asciiTheme="minorHAnsi" w:eastAsiaTheme="minorEastAsia" w:hAnsiTheme="minorHAnsi" w:hint="eastAsia"/>
              <w:noProof/>
              <w:sz w:val="22"/>
              <w:szCs w:val="24"/>
              <w14:ligatures w14:val="standardContextual"/>
            </w:rPr>
            <w:pPrChange w:id="106" w:author="Zixuan Zhou" w:date="2026-04-27T21:54:00Z" w16du:dateUtc="2026-04-27T13:54:00Z">
              <w:pPr>
                <w:pStyle w:val="TOC3"/>
              </w:pPr>
            </w:pPrChange>
          </w:pPr>
          <w:ins w:id="107"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"_Toc228219320"</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3.3.3 </w:t>
            </w:r>
            <w:r w:rsidRPr="001B0A35">
              <w:rPr>
                <w:rStyle w:val="afb"/>
                <w:rFonts w:hint="eastAsia"/>
                <w:noProof/>
              </w:rPr>
              <w:t>中文分词与停用词处理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r w:rsidRPr="001B0A35">
              <w:rPr>
                <w:rStyle w:val="afb"/>
                <w:rFonts w:hint="eastAsia"/>
                <w:noProof/>
              </w:rPr>
              <w:fldChar w:fldCharType="end"/>
            </w:r>
          </w:ins>
        </w:p>
        <w:p w14:paraId="735914F5" w14:textId="20867403" w:rsidR="001704E8" w:rsidRDefault="001704E8" w:rsidP="001704E8">
          <w:pPr>
            <w:pStyle w:val="TOC3"/>
            <w:snapToGrid/>
            <w:rPr>
              <w:ins w:id="108" w:author="Zixuan Zhou" w:date="2026-04-27T21:54:00Z" w16du:dateUtc="2026-04-27T13:54:00Z"/>
              <w:rFonts w:asciiTheme="minorHAnsi" w:eastAsiaTheme="minorEastAsia" w:hAnsiTheme="minorHAnsi" w:hint="eastAsia"/>
              <w:noProof/>
              <w:sz w:val="22"/>
              <w:szCs w:val="24"/>
              <w14:ligatures w14:val="standardContextual"/>
            </w:rPr>
            <w:pPrChange w:id="109" w:author="Zixuan Zhou" w:date="2026-04-27T21:54:00Z" w16du:dateUtc="2026-04-27T13:54:00Z">
              <w:pPr>
                <w:pStyle w:val="TOC3"/>
              </w:pPr>
            </w:pPrChange>
          </w:pPr>
          <w:ins w:id="110"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"_Toc228219321"</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3.3.4 </w:t>
            </w:r>
            <w:r w:rsidRPr="001B0A35">
              <w:rPr>
                <w:rStyle w:val="afb"/>
                <w:rFonts w:hint="eastAsia"/>
                <w:noProof/>
              </w:rPr>
              <w:t>噪声、广告、灌水文本识别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r w:rsidRPr="001B0A35">
              <w:rPr>
                <w:rStyle w:val="afb"/>
                <w:rFonts w:hint="eastAsia"/>
                <w:noProof/>
              </w:rPr>
              <w:fldChar w:fldCharType="end"/>
            </w:r>
          </w:ins>
        </w:p>
        <w:p w14:paraId="3B85F224" w14:textId="3FE71EA0" w:rsidR="001704E8" w:rsidRDefault="001704E8" w:rsidP="001704E8">
          <w:pPr>
            <w:pStyle w:val="TOC2"/>
            <w:snapToGrid/>
            <w:spacing w:line="400" w:lineRule="exact"/>
            <w:rPr>
              <w:ins w:id="111" w:author="Zixuan Zhou" w:date="2026-04-27T21:54:00Z" w16du:dateUtc="2026-04-27T13:54:00Z"/>
              <w:rFonts w:asciiTheme="minorHAnsi" w:eastAsiaTheme="minorEastAsia" w:hAnsiTheme="minorHAnsi" w:hint="eastAsia"/>
              <w:noProof/>
              <w:sz w:val="22"/>
              <w:szCs w:val="24"/>
              <w14:ligatures w14:val="standardContextual"/>
            </w:rPr>
            <w:pPrChange w:id="112" w:author="Zixuan Zhou" w:date="2026-04-27T21:54:00Z" w16du:dateUtc="2026-04-27T13:54:00Z">
              <w:pPr>
                <w:pStyle w:val="TOC2"/>
              </w:pPr>
            </w:pPrChange>
          </w:pPr>
          <w:ins w:id="113"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"_Toc228219322"</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3.4 </w:t>
            </w:r>
            <w:r w:rsidRPr="001B0A35">
              <w:rPr>
                <w:rStyle w:val="afb"/>
                <w:rFonts w:hint="eastAsia"/>
                <w:noProof/>
              </w:rPr>
              <w:t>问题提取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r w:rsidRPr="001B0A35">
              <w:rPr>
                <w:rStyle w:val="afb"/>
                <w:rFonts w:hint="eastAsia"/>
                <w:noProof/>
              </w:rPr>
              <w:fldChar w:fldCharType="end"/>
            </w:r>
          </w:ins>
        </w:p>
        <w:p w14:paraId="1CA721BA" w14:textId="20839341" w:rsidR="001704E8" w:rsidRDefault="001704E8" w:rsidP="001704E8">
          <w:pPr>
            <w:pStyle w:val="TOC2"/>
            <w:snapToGrid/>
            <w:spacing w:line="400" w:lineRule="exact"/>
            <w:rPr>
              <w:ins w:id="114" w:author="Zixuan Zhou" w:date="2026-04-27T21:54:00Z" w16du:dateUtc="2026-04-27T13:54:00Z"/>
              <w:rFonts w:asciiTheme="minorHAnsi" w:eastAsiaTheme="minorEastAsia" w:hAnsiTheme="minorHAnsi" w:hint="eastAsia"/>
              <w:noProof/>
              <w:sz w:val="22"/>
              <w:szCs w:val="24"/>
              <w14:ligatures w14:val="standardContextual"/>
            </w:rPr>
            <w:pPrChange w:id="115" w:author="Zixuan Zhou" w:date="2026-04-27T21:54:00Z" w16du:dateUtc="2026-04-27T13:54:00Z">
              <w:pPr>
                <w:pStyle w:val="TOC2"/>
              </w:pPr>
            </w:pPrChange>
          </w:pPr>
          <w:ins w:id="116"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"_Toc228219323"</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3.5 </w:t>
            </w:r>
            <w:r w:rsidRPr="001B0A35">
              <w:rPr>
                <w:rStyle w:val="afb"/>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r w:rsidRPr="001B0A35">
              <w:rPr>
                <w:rStyle w:val="afb"/>
                <w:rFonts w:hint="eastAsia"/>
                <w:noProof/>
              </w:rPr>
              <w:fldChar w:fldCharType="end"/>
            </w:r>
          </w:ins>
        </w:p>
        <w:p w14:paraId="52C59D75" w14:textId="2330E9B9" w:rsidR="001704E8" w:rsidRDefault="001704E8" w:rsidP="001704E8">
          <w:pPr>
            <w:pStyle w:val="TOC1"/>
            <w:tabs>
              <w:tab w:val="left" w:pos="1260"/>
            </w:tabs>
            <w:wordWrap/>
            <w:snapToGrid/>
            <w:spacing w:line="400" w:lineRule="exact"/>
            <w:rPr>
              <w:ins w:id="117" w:author="Zixuan Zhou" w:date="2026-04-27T21:54:00Z" w16du:dateUtc="2026-04-27T13:54:00Z"/>
              <w:rFonts w:asciiTheme="minorHAnsi" w:eastAsiaTheme="minorEastAsia" w:hAnsiTheme="minorHAnsi" w:hint="eastAsia"/>
              <w:noProof/>
              <w:sz w:val="22"/>
              <w:szCs w:val="24"/>
              <w14:ligatures w14:val="standardContextual"/>
            </w:rPr>
            <w:pPrChange w:id="118" w:author="Zixuan Zhou" w:date="2026-04-27T21:54:00Z" w16du:dateUtc="2026-04-27T13:54:00Z">
              <w:pPr>
                <w:pStyle w:val="TOC1"/>
                <w:tabs>
                  <w:tab w:val="left" w:pos="1260"/>
                </w:tabs>
              </w:pPr>
            </w:pPrChange>
          </w:pPr>
          <w:ins w:id="119"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"_Toc228219324"</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第</w:t>
            </w:r>
            <w:r w:rsidRPr="001B0A35">
              <w:rPr>
                <w:rStyle w:val="afb"/>
                <w:rFonts w:hint="eastAsia"/>
                <w:noProof/>
              </w:rPr>
              <w:t xml:space="preserve"> 4 </w:t>
            </w:r>
            <w:r w:rsidRPr="001B0A35">
              <w:rPr>
                <w:rStyle w:val="afb"/>
                <w:rFonts w:hint="eastAsia"/>
                <w:noProof/>
              </w:rPr>
              <w:t>章</w:t>
            </w:r>
            <w:r>
              <w:rPr>
                <w:rFonts w:asciiTheme="minorHAnsi" w:eastAsiaTheme="minorEastAsia" w:hAnsiTheme="minorHAnsi" w:hint="eastAsia"/>
                <w:noProof/>
                <w:sz w:val="22"/>
                <w:szCs w:val="24"/>
                <w14:ligatures w14:val="standardContextual"/>
              </w:rPr>
              <w:tab/>
            </w:r>
            <w:r w:rsidRPr="001B0A35">
              <w:rPr>
                <w:rStyle w:val="afb"/>
                <w:rFonts w:hint="eastAsia"/>
                <w:noProof/>
              </w:rPr>
              <w:t>社交媒体青少年生殖健康评论的问题分类分析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r w:rsidRPr="001B0A35">
              <w:rPr>
                <w:rStyle w:val="afb"/>
                <w:rFonts w:hint="eastAsia"/>
                <w:noProof/>
              </w:rPr>
              <w:fldChar w:fldCharType="end"/>
            </w:r>
          </w:ins>
        </w:p>
        <w:p w14:paraId="023676E3" w14:textId="0E752ACD" w:rsidR="001704E8" w:rsidRDefault="001704E8" w:rsidP="001704E8">
          <w:pPr>
            <w:pStyle w:val="TOC2"/>
            <w:snapToGrid/>
            <w:spacing w:line="400" w:lineRule="exact"/>
            <w:rPr>
              <w:ins w:id="120" w:author="Zixuan Zhou" w:date="2026-04-27T21:54:00Z" w16du:dateUtc="2026-04-27T13:54:00Z"/>
              <w:rFonts w:asciiTheme="minorHAnsi" w:eastAsiaTheme="minorEastAsia" w:hAnsiTheme="minorHAnsi" w:hint="eastAsia"/>
              <w:noProof/>
              <w:sz w:val="22"/>
              <w:szCs w:val="24"/>
              <w14:ligatures w14:val="standardContextual"/>
            </w:rPr>
            <w:pPrChange w:id="121" w:author="Zixuan Zhou" w:date="2026-04-27T21:54:00Z" w16du:dateUtc="2026-04-27T13:54:00Z">
              <w:pPr>
                <w:pStyle w:val="TOC2"/>
              </w:pPr>
            </w:pPrChange>
          </w:pPr>
          <w:ins w:id="122"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"_Toc228219325"</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4.1 </w:t>
            </w:r>
            <w:r w:rsidRPr="001B0A35">
              <w:rPr>
                <w:rStyle w:val="afb"/>
                <w:rFonts w:hint="eastAsia"/>
                <w:noProof/>
              </w:rPr>
              <w:t>语料总体特征分析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r w:rsidRPr="001B0A35">
              <w:rPr>
                <w:rStyle w:val="afb"/>
                <w:rFonts w:hint="eastAsia"/>
                <w:noProof/>
              </w:rPr>
              <w:fldChar w:fldCharType="end"/>
            </w:r>
          </w:ins>
        </w:p>
        <w:p w14:paraId="7E7B8CB9" w14:textId="1ACAE11C" w:rsidR="001704E8" w:rsidRDefault="001704E8" w:rsidP="001704E8">
          <w:pPr>
            <w:pStyle w:val="TOC2"/>
            <w:snapToGrid/>
            <w:spacing w:line="400" w:lineRule="exact"/>
            <w:rPr>
              <w:ins w:id="123" w:author="Zixuan Zhou" w:date="2026-04-27T21:54:00Z" w16du:dateUtc="2026-04-27T13:54:00Z"/>
              <w:rFonts w:asciiTheme="minorHAnsi" w:eastAsiaTheme="minorEastAsia" w:hAnsiTheme="minorHAnsi" w:hint="eastAsia"/>
              <w:noProof/>
              <w:sz w:val="22"/>
              <w:szCs w:val="24"/>
              <w14:ligatures w14:val="standardContextual"/>
            </w:rPr>
            <w:pPrChange w:id="124" w:author="Zixuan Zhou" w:date="2026-04-27T21:54:00Z" w16du:dateUtc="2026-04-27T13:54:00Z">
              <w:pPr>
                <w:pStyle w:val="TOC2"/>
              </w:pPr>
            </w:pPrChange>
          </w:pPr>
          <w:ins w:id="125"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"_Toc228219328"</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4.2 </w:t>
            </w:r>
            <w:r w:rsidRPr="001B0A35">
              <w:rPr>
                <w:rStyle w:val="afb"/>
                <w:rFonts w:hint="eastAsia"/>
                <w:noProof/>
              </w:rPr>
              <w:t>问题分类结果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r w:rsidRPr="001B0A35">
              <w:rPr>
                <w:rStyle w:val="afb"/>
                <w:rFonts w:hint="eastAsia"/>
                <w:noProof/>
              </w:rPr>
              <w:fldChar w:fldCharType="end"/>
            </w:r>
          </w:ins>
        </w:p>
        <w:p w14:paraId="64D28021" w14:textId="232D064A" w:rsidR="001704E8" w:rsidRDefault="001704E8" w:rsidP="001704E8">
          <w:pPr>
            <w:pStyle w:val="TOC2"/>
            <w:snapToGrid/>
            <w:spacing w:line="400" w:lineRule="exact"/>
            <w:rPr>
              <w:ins w:id="126" w:author="Zixuan Zhou" w:date="2026-04-27T21:54:00Z" w16du:dateUtc="2026-04-27T13:54:00Z"/>
              <w:rFonts w:asciiTheme="minorHAnsi" w:eastAsiaTheme="minorEastAsia" w:hAnsiTheme="minorHAnsi" w:hint="eastAsia"/>
              <w:noProof/>
              <w:sz w:val="22"/>
              <w:szCs w:val="24"/>
              <w14:ligatures w14:val="standardContextual"/>
            </w:rPr>
            <w:pPrChange w:id="127" w:author="Zixuan Zhou" w:date="2026-04-27T21:54:00Z" w16du:dateUtc="2026-04-27T13:54:00Z">
              <w:pPr>
                <w:pStyle w:val="TOC2"/>
              </w:pPr>
            </w:pPrChange>
          </w:pPr>
          <w:ins w:id="128"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"_Toc228219329"</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4.3 </w:t>
            </w:r>
            <w:r w:rsidRPr="001B0A35">
              <w:rPr>
                <w:rStyle w:val="afb"/>
                <w:rFonts w:hint="eastAsia"/>
                <w:noProof/>
              </w:rPr>
              <w:t>不同主题下的问题特征分析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r w:rsidRPr="001B0A35">
              <w:rPr>
                <w:rStyle w:val="afb"/>
                <w:rFonts w:hint="eastAsia"/>
                <w:noProof/>
              </w:rPr>
              <w:fldChar w:fldCharType="end"/>
            </w:r>
          </w:ins>
        </w:p>
        <w:p w14:paraId="7A8A6A8B" w14:textId="5209A181" w:rsidR="001704E8" w:rsidRDefault="001704E8" w:rsidP="001704E8">
          <w:pPr>
            <w:pStyle w:val="TOC2"/>
            <w:snapToGrid/>
            <w:spacing w:line="400" w:lineRule="exact"/>
            <w:rPr>
              <w:ins w:id="129" w:author="Zixuan Zhou" w:date="2026-04-27T21:54:00Z" w16du:dateUtc="2026-04-27T13:54:00Z"/>
              <w:rFonts w:asciiTheme="minorHAnsi" w:eastAsiaTheme="minorEastAsia" w:hAnsiTheme="minorHAnsi" w:hint="eastAsia"/>
              <w:noProof/>
              <w:sz w:val="22"/>
              <w:szCs w:val="24"/>
              <w14:ligatures w14:val="standardContextual"/>
            </w:rPr>
            <w:pPrChange w:id="130" w:author="Zixuan Zhou" w:date="2026-04-27T21:54:00Z" w16du:dateUtc="2026-04-27T13:54:00Z">
              <w:pPr>
                <w:pStyle w:val="TOC2"/>
              </w:pPr>
            </w:pPrChange>
          </w:pPr>
          <w:ins w:id="131"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"_Toc228219330"</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4.4 </w:t>
            </w:r>
            <w:r w:rsidRPr="001B0A35">
              <w:rPr>
                <w:rStyle w:val="afb"/>
                <w:rFonts w:hint="eastAsia"/>
                <w:noProof/>
              </w:rPr>
              <w:t>真实需求与潜在风险分析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r w:rsidRPr="001B0A35">
              <w:rPr>
                <w:rStyle w:val="afb"/>
                <w:rFonts w:hint="eastAsia"/>
                <w:noProof/>
              </w:rPr>
              <w:fldChar w:fldCharType="end"/>
            </w:r>
          </w:ins>
        </w:p>
        <w:p w14:paraId="2B2660AA" w14:textId="634690F9" w:rsidR="001704E8" w:rsidRDefault="001704E8" w:rsidP="001704E8">
          <w:pPr>
            <w:pStyle w:val="TOC2"/>
            <w:snapToGrid/>
            <w:spacing w:line="400" w:lineRule="exact"/>
            <w:rPr>
              <w:ins w:id="132" w:author="Zixuan Zhou" w:date="2026-04-27T21:54:00Z" w16du:dateUtc="2026-04-27T13:54:00Z"/>
              <w:rFonts w:asciiTheme="minorHAnsi" w:eastAsiaTheme="minorEastAsia" w:hAnsiTheme="minorHAnsi" w:hint="eastAsia"/>
              <w:noProof/>
              <w:sz w:val="22"/>
              <w:szCs w:val="24"/>
              <w14:ligatures w14:val="standardContextual"/>
            </w:rPr>
            <w:pPrChange w:id="133" w:author="Zixuan Zhou" w:date="2026-04-27T21:54:00Z" w16du:dateUtc="2026-04-27T13:54:00Z">
              <w:pPr>
                <w:pStyle w:val="TOC2"/>
              </w:pPr>
            </w:pPrChange>
          </w:pPr>
          <w:ins w:id="134"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"_Toc228219331"</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4.5 </w:t>
            </w:r>
            <w:r w:rsidRPr="001B0A35">
              <w:rPr>
                <w:rStyle w:val="afb"/>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r w:rsidRPr="001B0A35">
              <w:rPr>
                <w:rStyle w:val="afb"/>
                <w:rFonts w:hint="eastAsia"/>
                <w:noProof/>
              </w:rPr>
              <w:fldChar w:fldCharType="end"/>
            </w:r>
          </w:ins>
        </w:p>
        <w:p w14:paraId="7A57317F" w14:textId="6A1EFD73" w:rsidR="001704E8" w:rsidRDefault="001704E8" w:rsidP="001704E8">
          <w:pPr>
            <w:pStyle w:val="TOC1"/>
            <w:tabs>
              <w:tab w:val="left" w:pos="1260"/>
            </w:tabs>
            <w:wordWrap/>
            <w:snapToGrid/>
            <w:spacing w:line="400" w:lineRule="exact"/>
            <w:rPr>
              <w:ins w:id="135" w:author="Zixuan Zhou" w:date="2026-04-27T21:54:00Z" w16du:dateUtc="2026-04-27T13:54:00Z"/>
              <w:rFonts w:asciiTheme="minorHAnsi" w:eastAsiaTheme="minorEastAsia" w:hAnsiTheme="minorHAnsi" w:hint="eastAsia"/>
              <w:noProof/>
              <w:sz w:val="22"/>
              <w:szCs w:val="24"/>
              <w14:ligatures w14:val="standardContextual"/>
            </w:rPr>
            <w:pPrChange w:id="136" w:author="Zixuan Zhou" w:date="2026-04-27T21:54:00Z" w16du:dateUtc="2026-04-27T13:54:00Z">
              <w:pPr>
                <w:pStyle w:val="TOC1"/>
                <w:tabs>
                  <w:tab w:val="left" w:pos="1260"/>
                </w:tabs>
              </w:pPr>
            </w:pPrChange>
          </w:pPr>
          <w:ins w:id="137"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"_Toc228219332"</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第</w:t>
            </w:r>
            <w:r w:rsidRPr="001B0A35">
              <w:rPr>
                <w:rStyle w:val="afb"/>
                <w:rFonts w:hint="eastAsia"/>
                <w:noProof/>
              </w:rPr>
              <w:t xml:space="preserve"> 5 </w:t>
            </w:r>
            <w:r w:rsidRPr="001B0A35">
              <w:rPr>
                <w:rStyle w:val="afb"/>
                <w:rFonts w:hint="eastAsia"/>
                <w:noProof/>
              </w:rPr>
              <w:t>章</w:t>
            </w:r>
            <w:r>
              <w:rPr>
                <w:rFonts w:asciiTheme="minorHAnsi" w:eastAsiaTheme="minorEastAsia" w:hAnsiTheme="minorHAnsi" w:hint="eastAsia"/>
                <w:noProof/>
                <w:sz w:val="22"/>
                <w:szCs w:val="24"/>
                <w14:ligatures w14:val="standardContextual"/>
              </w:rPr>
              <w:tab/>
            </w:r>
            <w:r w:rsidRPr="001B0A35">
              <w:rPr>
                <w:rStyle w:val="afb"/>
                <w:rFonts w:hint="eastAsia"/>
                <w:noProof/>
              </w:rPr>
              <w:t>基于大语言模型的问题规范化与问答数据集构建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r w:rsidRPr="001B0A35">
              <w:rPr>
                <w:rStyle w:val="afb"/>
                <w:rFonts w:hint="eastAsia"/>
                <w:noProof/>
              </w:rPr>
              <w:fldChar w:fldCharType="end"/>
            </w:r>
          </w:ins>
        </w:p>
        <w:p w14:paraId="7E12C9DF" w14:textId="670ACE7E" w:rsidR="001704E8" w:rsidRDefault="001704E8" w:rsidP="001704E8">
          <w:pPr>
            <w:pStyle w:val="TOC2"/>
            <w:snapToGrid/>
            <w:spacing w:line="400" w:lineRule="exact"/>
            <w:rPr>
              <w:ins w:id="138" w:author="Zixuan Zhou" w:date="2026-04-27T21:54:00Z" w16du:dateUtc="2026-04-27T13:54:00Z"/>
              <w:rFonts w:asciiTheme="minorHAnsi" w:eastAsiaTheme="minorEastAsia" w:hAnsiTheme="minorHAnsi" w:hint="eastAsia"/>
              <w:noProof/>
              <w:sz w:val="22"/>
              <w:szCs w:val="24"/>
              <w14:ligatures w14:val="standardContextual"/>
            </w:rPr>
            <w:pPrChange w:id="139" w:author="Zixuan Zhou" w:date="2026-04-27T21:54:00Z" w16du:dateUtc="2026-04-27T13:54:00Z">
              <w:pPr>
                <w:pStyle w:val="TOC2"/>
              </w:pPr>
            </w:pPrChange>
          </w:pPr>
          <w:ins w:id="140"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"_Toc228219333"</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5.1 </w:t>
            </w:r>
            <w:r w:rsidRPr="001B0A35">
              <w:rPr>
                <w:rStyle w:val="afb"/>
                <w:rFonts w:hint="eastAsia"/>
                <w:noProof/>
              </w:rPr>
              <w:t>问题规范化设计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r w:rsidRPr="001B0A35">
              <w:rPr>
                <w:rStyle w:val="afb"/>
                <w:rFonts w:hint="eastAsia"/>
                <w:noProof/>
              </w:rPr>
              <w:fldChar w:fldCharType="end"/>
            </w:r>
          </w:ins>
        </w:p>
        <w:p w14:paraId="31D77037" w14:textId="42C4DA41" w:rsidR="001704E8" w:rsidRDefault="001704E8" w:rsidP="001704E8">
          <w:pPr>
            <w:pStyle w:val="TOC3"/>
            <w:snapToGrid/>
            <w:rPr>
              <w:ins w:id="141" w:author="Zixuan Zhou" w:date="2026-04-27T21:54:00Z" w16du:dateUtc="2026-04-27T13:54:00Z"/>
              <w:rFonts w:asciiTheme="minorHAnsi" w:eastAsiaTheme="minorEastAsia" w:hAnsiTheme="minorHAnsi" w:hint="eastAsia"/>
              <w:noProof/>
              <w:sz w:val="22"/>
              <w:szCs w:val="24"/>
              <w14:ligatures w14:val="standardContextual"/>
            </w:rPr>
            <w:pPrChange w:id="142" w:author="Zixuan Zhou" w:date="2026-04-27T21:54:00Z" w16du:dateUtc="2026-04-27T13:54:00Z">
              <w:pPr>
                <w:pStyle w:val="TOC3"/>
              </w:pPr>
            </w:pPrChange>
          </w:pPr>
          <w:ins w:id="143"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"_Toc228219334"</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5.1.1 </w:t>
            </w:r>
            <w:r w:rsidRPr="001B0A35">
              <w:rPr>
                <w:rStyle w:val="afb"/>
                <w:rFonts w:hint="eastAsia"/>
                <w:noProof/>
              </w:rPr>
              <w:t>规范化目标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r w:rsidRPr="001B0A35">
              <w:rPr>
                <w:rStyle w:val="afb"/>
                <w:rFonts w:hint="eastAsia"/>
                <w:noProof/>
              </w:rPr>
              <w:fldChar w:fldCharType="end"/>
            </w:r>
          </w:ins>
        </w:p>
        <w:p w14:paraId="30F8BFBA" w14:textId="33A2FFCC" w:rsidR="001704E8" w:rsidRDefault="001704E8" w:rsidP="001704E8">
          <w:pPr>
            <w:pStyle w:val="TOC3"/>
            <w:snapToGrid/>
            <w:rPr>
              <w:ins w:id="144" w:author="Zixuan Zhou" w:date="2026-04-27T21:54:00Z" w16du:dateUtc="2026-04-27T13:54:00Z"/>
              <w:rFonts w:asciiTheme="minorHAnsi" w:eastAsiaTheme="minorEastAsia" w:hAnsiTheme="minorHAnsi" w:hint="eastAsia"/>
              <w:noProof/>
              <w:sz w:val="22"/>
              <w:szCs w:val="24"/>
              <w14:ligatures w14:val="standardContextual"/>
            </w:rPr>
            <w:pPrChange w:id="145" w:author="Zixuan Zhou" w:date="2026-04-27T21:54:00Z" w16du:dateUtc="2026-04-27T13:54:00Z">
              <w:pPr>
                <w:pStyle w:val="TOC3"/>
              </w:pPr>
            </w:pPrChange>
          </w:pPr>
          <w:ins w:id="146"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"_Toc228219335"</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5.1.2 </w:t>
            </w:r>
            <w:r w:rsidRPr="001B0A35">
              <w:rPr>
                <w:rStyle w:val="afb"/>
                <w:rFonts w:hint="eastAsia"/>
                <w:noProof/>
              </w:rPr>
              <w:t>规范化原则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r w:rsidRPr="001B0A35">
              <w:rPr>
                <w:rStyle w:val="afb"/>
                <w:rFonts w:hint="eastAsia"/>
                <w:noProof/>
              </w:rPr>
              <w:fldChar w:fldCharType="end"/>
            </w:r>
          </w:ins>
        </w:p>
        <w:p w14:paraId="51E022ED" w14:textId="0CDFDFEB" w:rsidR="001704E8" w:rsidRDefault="001704E8" w:rsidP="001704E8">
          <w:pPr>
            <w:pStyle w:val="TOC3"/>
            <w:snapToGrid/>
            <w:rPr>
              <w:ins w:id="147" w:author="Zixuan Zhou" w:date="2026-04-27T21:54:00Z" w16du:dateUtc="2026-04-27T13:54:00Z"/>
              <w:rFonts w:asciiTheme="minorHAnsi" w:eastAsiaTheme="minorEastAsia" w:hAnsiTheme="minorHAnsi" w:hint="eastAsia"/>
              <w:noProof/>
              <w:sz w:val="22"/>
              <w:szCs w:val="24"/>
              <w14:ligatures w14:val="standardContextual"/>
            </w:rPr>
            <w:pPrChange w:id="148" w:author="Zixuan Zhou" w:date="2026-04-27T21:54:00Z" w16du:dateUtc="2026-04-27T13:54:00Z">
              <w:pPr>
                <w:pStyle w:val="TOC3"/>
              </w:pPr>
            </w:pPrChange>
          </w:pPr>
          <w:ins w:id="149"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"_Toc228219336"</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5.1.3 </w:t>
            </w:r>
            <w:r w:rsidRPr="001B0A35">
              <w:rPr>
                <w:rStyle w:val="afb"/>
                <w:rFonts w:hint="eastAsia"/>
                <w:noProof/>
              </w:rPr>
              <w:t>提示词设计与执行流程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r w:rsidRPr="001B0A35">
              <w:rPr>
                <w:rStyle w:val="afb"/>
                <w:rFonts w:hint="eastAsia"/>
                <w:noProof/>
              </w:rPr>
              <w:fldChar w:fldCharType="end"/>
            </w:r>
          </w:ins>
        </w:p>
        <w:p w14:paraId="1EA8CE91" w14:textId="601E8872" w:rsidR="001704E8" w:rsidRDefault="001704E8" w:rsidP="001704E8">
          <w:pPr>
            <w:pStyle w:val="TOC2"/>
            <w:snapToGrid/>
            <w:spacing w:line="400" w:lineRule="exact"/>
            <w:rPr>
              <w:ins w:id="150" w:author="Zixuan Zhou" w:date="2026-04-27T21:54:00Z" w16du:dateUtc="2026-04-27T13:54:00Z"/>
              <w:rFonts w:asciiTheme="minorHAnsi" w:eastAsiaTheme="minorEastAsia" w:hAnsiTheme="minorHAnsi" w:hint="eastAsia"/>
              <w:noProof/>
              <w:sz w:val="22"/>
              <w:szCs w:val="24"/>
              <w14:ligatures w14:val="standardContextual"/>
            </w:rPr>
            <w:pPrChange w:id="151" w:author="Zixuan Zhou" w:date="2026-04-27T21:54:00Z" w16du:dateUtc="2026-04-27T13:54:00Z">
              <w:pPr>
                <w:pStyle w:val="TOC2"/>
              </w:pPr>
            </w:pPrChange>
          </w:pPr>
          <w:ins w:id="152"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"_Toc228219363"</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5.2 </w:t>
            </w:r>
            <w:r w:rsidRPr="001B0A35">
              <w:rPr>
                <w:rStyle w:val="afb"/>
                <w:rFonts w:hint="eastAsia"/>
                <w:noProof/>
              </w:rPr>
              <w:t>问答生成方法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r w:rsidRPr="001B0A35">
              <w:rPr>
                <w:rStyle w:val="afb"/>
                <w:rFonts w:hint="eastAsia"/>
                <w:noProof/>
              </w:rPr>
              <w:fldChar w:fldCharType="end"/>
            </w:r>
          </w:ins>
        </w:p>
        <w:p w14:paraId="4D095CCD" w14:textId="63F60612" w:rsidR="001704E8" w:rsidRDefault="001704E8" w:rsidP="001704E8">
          <w:pPr>
            <w:pStyle w:val="TOC3"/>
            <w:snapToGrid/>
            <w:rPr>
              <w:ins w:id="153" w:author="Zixuan Zhou" w:date="2026-04-27T21:54:00Z" w16du:dateUtc="2026-04-27T13:54:00Z"/>
              <w:rFonts w:asciiTheme="minorHAnsi" w:eastAsiaTheme="minorEastAsia" w:hAnsiTheme="minorHAnsi" w:hint="eastAsia"/>
              <w:noProof/>
              <w:sz w:val="22"/>
              <w:szCs w:val="24"/>
              <w14:ligatures w14:val="standardContextual"/>
            </w:rPr>
            <w:pPrChange w:id="154" w:author="Zixuan Zhou" w:date="2026-04-27T21:54:00Z" w16du:dateUtc="2026-04-27T13:54:00Z">
              <w:pPr>
                <w:pStyle w:val="TOC3"/>
              </w:pPr>
            </w:pPrChange>
          </w:pPr>
          <w:ins w:id="155"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"_Toc228219364"</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5.2.1 </w:t>
            </w:r>
            <w:r w:rsidRPr="001B0A35">
              <w:rPr>
                <w:rStyle w:val="afb"/>
                <w:rFonts w:hint="eastAsia"/>
                <w:noProof/>
              </w:rPr>
              <w:t>答案生成原则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r w:rsidRPr="001B0A35">
              <w:rPr>
                <w:rStyle w:val="afb"/>
                <w:rFonts w:hint="eastAsia"/>
                <w:noProof/>
              </w:rPr>
              <w:fldChar w:fldCharType="end"/>
            </w:r>
          </w:ins>
        </w:p>
        <w:p w14:paraId="7B3A134A" w14:textId="5C5D70A5" w:rsidR="001704E8" w:rsidRDefault="001704E8" w:rsidP="001704E8">
          <w:pPr>
            <w:pStyle w:val="TOC3"/>
            <w:snapToGrid/>
            <w:rPr>
              <w:ins w:id="156" w:author="Zixuan Zhou" w:date="2026-04-27T21:54:00Z" w16du:dateUtc="2026-04-27T13:54:00Z"/>
              <w:rFonts w:asciiTheme="minorHAnsi" w:eastAsiaTheme="minorEastAsia" w:hAnsiTheme="minorHAnsi" w:hint="eastAsia"/>
              <w:noProof/>
              <w:sz w:val="22"/>
              <w:szCs w:val="24"/>
              <w14:ligatures w14:val="standardContextual"/>
            </w:rPr>
            <w:pPrChange w:id="157" w:author="Zixuan Zhou" w:date="2026-04-27T21:54:00Z" w16du:dateUtc="2026-04-27T13:54:00Z">
              <w:pPr>
                <w:pStyle w:val="TOC3"/>
              </w:pPr>
            </w:pPrChange>
          </w:pPr>
          <w:ins w:id="158"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"_Toc228219365"</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5.2.2 </w:t>
            </w:r>
            <w:r w:rsidRPr="001B0A35">
              <w:rPr>
                <w:rStyle w:val="afb"/>
                <w:rFonts w:hint="eastAsia"/>
                <w:noProof/>
              </w:rPr>
              <w:t>答案生成提示设计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r w:rsidRPr="001B0A35">
              <w:rPr>
                <w:rStyle w:val="afb"/>
                <w:rFonts w:hint="eastAsia"/>
                <w:noProof/>
              </w:rPr>
              <w:fldChar w:fldCharType="end"/>
            </w:r>
          </w:ins>
        </w:p>
        <w:p w14:paraId="7E02F085" w14:textId="1C48A5FC" w:rsidR="001704E8" w:rsidRDefault="001704E8" w:rsidP="001704E8">
          <w:pPr>
            <w:pStyle w:val="TOC3"/>
            <w:snapToGrid/>
            <w:rPr>
              <w:ins w:id="159" w:author="Zixuan Zhou" w:date="2026-04-27T21:54:00Z" w16du:dateUtc="2026-04-27T13:54:00Z"/>
              <w:rFonts w:asciiTheme="minorHAnsi" w:eastAsiaTheme="minorEastAsia" w:hAnsiTheme="minorHAnsi" w:hint="eastAsia"/>
              <w:noProof/>
              <w:sz w:val="22"/>
              <w:szCs w:val="24"/>
              <w14:ligatures w14:val="standardContextual"/>
            </w:rPr>
            <w:pPrChange w:id="160" w:author="Zixuan Zhou" w:date="2026-04-27T21:54:00Z" w16du:dateUtc="2026-04-27T13:54:00Z">
              <w:pPr>
                <w:pStyle w:val="TOC3"/>
              </w:pPr>
            </w:pPrChange>
          </w:pPr>
          <w:ins w:id="161"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"_Toc228219366"</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5.2.3 </w:t>
            </w:r>
            <w:r w:rsidRPr="001B0A35">
              <w:rPr>
                <w:rStyle w:val="afb"/>
                <w:rFonts w:hint="eastAsia"/>
                <w:noProof/>
              </w:rPr>
              <w:t>人工修订流程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r w:rsidRPr="001B0A35">
              <w:rPr>
                <w:rStyle w:val="afb"/>
                <w:rFonts w:hint="eastAsia"/>
                <w:noProof/>
              </w:rPr>
              <w:fldChar w:fldCharType="end"/>
            </w:r>
          </w:ins>
        </w:p>
        <w:p w14:paraId="51D21B39" w14:textId="70D28734" w:rsidR="001704E8" w:rsidRDefault="001704E8" w:rsidP="001704E8">
          <w:pPr>
            <w:pStyle w:val="TOC3"/>
            <w:snapToGrid/>
            <w:rPr>
              <w:ins w:id="162" w:author="Zixuan Zhou" w:date="2026-04-27T21:54:00Z" w16du:dateUtc="2026-04-27T13:54:00Z"/>
              <w:rFonts w:asciiTheme="minorHAnsi" w:eastAsiaTheme="minorEastAsia" w:hAnsiTheme="minorHAnsi" w:hint="eastAsia"/>
              <w:noProof/>
              <w:sz w:val="22"/>
              <w:szCs w:val="24"/>
              <w14:ligatures w14:val="standardContextual"/>
            </w:rPr>
            <w:pPrChange w:id="163" w:author="Zixuan Zhou" w:date="2026-04-27T21:54:00Z" w16du:dateUtc="2026-04-27T13:54:00Z">
              <w:pPr>
                <w:pStyle w:val="TOC3"/>
              </w:pPr>
            </w:pPrChange>
          </w:pPr>
          <w:ins w:id="164"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"_Toc228219367"</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5.2.4 </w:t>
            </w:r>
            <w:r w:rsidRPr="001B0A35">
              <w:rPr>
                <w:rStyle w:val="afb"/>
                <w:rFonts w:hint="eastAsia"/>
                <w:noProof/>
              </w:rPr>
              <w:t>专家审核规则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r w:rsidRPr="001B0A35">
              <w:rPr>
                <w:rStyle w:val="afb"/>
                <w:rFonts w:hint="eastAsia"/>
                <w:noProof/>
              </w:rPr>
              <w:fldChar w:fldCharType="end"/>
            </w:r>
          </w:ins>
        </w:p>
        <w:p w14:paraId="046B2BC2" w14:textId="435B2C9B" w:rsidR="001704E8" w:rsidRDefault="001704E8" w:rsidP="001704E8">
          <w:pPr>
            <w:pStyle w:val="TOC2"/>
            <w:snapToGrid/>
            <w:spacing w:line="400" w:lineRule="exact"/>
            <w:rPr>
              <w:ins w:id="165" w:author="Zixuan Zhou" w:date="2026-04-27T21:54:00Z" w16du:dateUtc="2026-04-27T13:54:00Z"/>
              <w:rFonts w:asciiTheme="minorHAnsi" w:eastAsiaTheme="minorEastAsia" w:hAnsiTheme="minorHAnsi" w:hint="eastAsia"/>
              <w:noProof/>
              <w:sz w:val="22"/>
              <w:szCs w:val="24"/>
              <w14:ligatures w14:val="standardContextual"/>
            </w:rPr>
            <w:pPrChange w:id="166" w:author="Zixuan Zhou" w:date="2026-04-27T21:54:00Z" w16du:dateUtc="2026-04-27T13:54:00Z">
              <w:pPr>
                <w:pStyle w:val="TOC2"/>
              </w:pPr>
            </w:pPrChange>
          </w:pPr>
          <w:ins w:id="167"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"_Toc228219368"</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5.3 </w:t>
            </w:r>
            <w:r w:rsidRPr="001B0A35">
              <w:rPr>
                <w:rStyle w:val="afb"/>
                <w:rFonts w:hint="eastAsia"/>
                <w:noProof/>
              </w:rPr>
              <w:t>数据集质量评估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r w:rsidRPr="001B0A35">
              <w:rPr>
                <w:rStyle w:val="afb"/>
                <w:rFonts w:hint="eastAsia"/>
                <w:noProof/>
              </w:rPr>
              <w:fldChar w:fldCharType="end"/>
            </w:r>
          </w:ins>
        </w:p>
        <w:p w14:paraId="1E7A60FC" w14:textId="55F58D78" w:rsidR="001704E8" w:rsidRDefault="001704E8" w:rsidP="001704E8">
          <w:pPr>
            <w:pStyle w:val="TOC3"/>
            <w:snapToGrid/>
            <w:rPr>
              <w:ins w:id="168" w:author="Zixuan Zhou" w:date="2026-04-27T21:54:00Z" w16du:dateUtc="2026-04-27T13:54:00Z"/>
              <w:rFonts w:asciiTheme="minorHAnsi" w:eastAsiaTheme="minorEastAsia" w:hAnsiTheme="minorHAnsi" w:hint="eastAsia"/>
              <w:noProof/>
              <w:sz w:val="22"/>
              <w:szCs w:val="24"/>
              <w14:ligatures w14:val="standardContextual"/>
            </w:rPr>
            <w:pPrChange w:id="169" w:author="Zixuan Zhou" w:date="2026-04-27T21:54:00Z" w16du:dateUtc="2026-04-27T13:54:00Z">
              <w:pPr>
                <w:pStyle w:val="TOC3"/>
              </w:pPr>
            </w:pPrChange>
          </w:pPr>
          <w:ins w:id="170"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"_Toc228219369"</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5.3.1 </w:t>
            </w:r>
            <w:r w:rsidRPr="001B0A35">
              <w:rPr>
                <w:rStyle w:val="afb"/>
                <w:rFonts w:hint="eastAsia"/>
                <w:noProof/>
              </w:rPr>
              <w:t>多维度评估体系设计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r w:rsidRPr="001B0A35">
              <w:rPr>
                <w:rStyle w:val="afb"/>
                <w:rFonts w:hint="eastAsia"/>
                <w:noProof/>
              </w:rPr>
              <w:fldChar w:fldCharType="end"/>
            </w:r>
          </w:ins>
        </w:p>
        <w:p w14:paraId="57E75D2A" w14:textId="06294397" w:rsidR="001704E8" w:rsidRDefault="001704E8" w:rsidP="001704E8">
          <w:pPr>
            <w:pStyle w:val="TOC3"/>
            <w:snapToGrid/>
            <w:rPr>
              <w:ins w:id="171" w:author="Zixuan Zhou" w:date="2026-04-27T21:54:00Z" w16du:dateUtc="2026-04-27T13:54:00Z"/>
              <w:rFonts w:asciiTheme="minorHAnsi" w:eastAsiaTheme="minorEastAsia" w:hAnsiTheme="minorHAnsi" w:hint="eastAsia"/>
              <w:noProof/>
              <w:sz w:val="22"/>
              <w:szCs w:val="24"/>
              <w14:ligatures w14:val="standardContextual"/>
            </w:rPr>
            <w:pPrChange w:id="172" w:author="Zixuan Zhou" w:date="2026-04-27T21:54:00Z" w16du:dateUtc="2026-04-27T13:54:00Z">
              <w:pPr>
                <w:pStyle w:val="TOC3"/>
              </w:pPr>
            </w:pPrChange>
          </w:pPr>
          <w:ins w:id="173"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"_Toc228219370"</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5.3.2 </w:t>
            </w:r>
            <w:r w:rsidRPr="001B0A35">
              <w:rPr>
                <w:rStyle w:val="afb"/>
                <w:rFonts w:hint="eastAsia"/>
                <w:noProof/>
              </w:rPr>
              <w:t>参评大模型的专家一致性横向对比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r w:rsidRPr="001B0A35">
              <w:rPr>
                <w:rStyle w:val="afb"/>
                <w:rFonts w:hint="eastAsia"/>
                <w:noProof/>
              </w:rPr>
              <w:fldChar w:fldCharType="end"/>
            </w:r>
          </w:ins>
        </w:p>
        <w:p w14:paraId="61EE083F" w14:textId="7FBF47FC" w:rsidR="001704E8" w:rsidRDefault="001704E8" w:rsidP="001704E8">
          <w:pPr>
            <w:pStyle w:val="TOC3"/>
            <w:snapToGrid/>
            <w:rPr>
              <w:ins w:id="174" w:author="Zixuan Zhou" w:date="2026-04-27T21:54:00Z" w16du:dateUtc="2026-04-27T13:54:00Z"/>
              <w:rFonts w:asciiTheme="minorHAnsi" w:eastAsiaTheme="minorEastAsia" w:hAnsiTheme="minorHAnsi" w:hint="eastAsia"/>
              <w:noProof/>
              <w:sz w:val="22"/>
              <w:szCs w:val="24"/>
              <w14:ligatures w14:val="standardContextual"/>
            </w:rPr>
            <w:pPrChange w:id="175" w:author="Zixuan Zhou" w:date="2026-04-27T21:54:00Z" w16du:dateUtc="2026-04-27T13:54:00Z">
              <w:pPr>
                <w:pStyle w:val="TOC3"/>
              </w:pPr>
            </w:pPrChange>
          </w:pPr>
          <w:ins w:id="176"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"_Toc228219371"</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5.3.3 </w:t>
            </w:r>
            <w:r w:rsidRPr="001B0A35">
              <w:rPr>
                <w:rStyle w:val="afb"/>
                <w:rFonts w:hint="eastAsia"/>
                <w:noProof/>
              </w:rPr>
              <w:t>专家内部一致性与</w:t>
            </w:r>
            <w:r w:rsidRPr="001B0A35">
              <w:rPr>
                <w:rStyle w:val="afb"/>
                <w:rFonts w:hint="eastAsia"/>
                <w:noProof/>
              </w:rPr>
              <w:t>AI</w:t>
            </w:r>
            <w:r w:rsidRPr="001B0A35">
              <w:rPr>
                <w:rStyle w:val="afb"/>
                <w:rFonts w:hint="eastAsia"/>
                <w:noProof/>
              </w:rPr>
              <w:t>群体平均一致性对比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r w:rsidRPr="001B0A35">
              <w:rPr>
                <w:rStyle w:val="afb"/>
                <w:rFonts w:hint="eastAsia"/>
                <w:noProof/>
              </w:rPr>
              <w:fldChar w:fldCharType="end"/>
            </w:r>
          </w:ins>
        </w:p>
        <w:p w14:paraId="03BF39A0" w14:textId="054854EE" w:rsidR="001704E8" w:rsidRDefault="001704E8" w:rsidP="001704E8">
          <w:pPr>
            <w:pStyle w:val="TOC3"/>
            <w:snapToGrid/>
            <w:rPr>
              <w:ins w:id="177" w:author="Zixuan Zhou" w:date="2026-04-27T21:54:00Z" w16du:dateUtc="2026-04-27T13:54:00Z"/>
              <w:rFonts w:asciiTheme="minorHAnsi" w:eastAsiaTheme="minorEastAsia" w:hAnsiTheme="minorHAnsi" w:hint="eastAsia"/>
              <w:noProof/>
              <w:sz w:val="22"/>
              <w:szCs w:val="24"/>
              <w14:ligatures w14:val="standardContextual"/>
            </w:rPr>
            <w:pPrChange w:id="178" w:author="Zixuan Zhou" w:date="2026-04-27T21:54:00Z" w16du:dateUtc="2026-04-27T13:54:00Z">
              <w:pPr>
                <w:pStyle w:val="TOC3"/>
              </w:pPr>
            </w:pPrChange>
          </w:pPr>
          <w:ins w:id="179"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"_Toc228219372"</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5.3.4</w:t>
            </w:r>
            <w:r w:rsidRPr="001B0A35">
              <w:rPr>
                <w:rStyle w:val="afb"/>
                <w:rFonts w:cs="Times New Roman" w:hint="eastAsia"/>
                <w:noProof/>
              </w:rPr>
              <w:t xml:space="preserve"> DeepSeek-V3.2</w:t>
            </w:r>
            <w:r w:rsidRPr="001B0A35">
              <w:rPr>
                <w:rStyle w:val="afb"/>
                <w:rFonts w:hint="eastAsia"/>
                <w:noProof/>
              </w:rPr>
              <w:t>的专家级评价能力验证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r w:rsidRPr="001B0A35">
              <w:rPr>
                <w:rStyle w:val="afb"/>
                <w:rFonts w:hint="eastAsia"/>
                <w:noProof/>
              </w:rPr>
              <w:fldChar w:fldCharType="end"/>
            </w:r>
          </w:ins>
        </w:p>
        <w:p w14:paraId="5A124F58" w14:textId="5FFCF5C4" w:rsidR="001704E8" w:rsidRDefault="001704E8" w:rsidP="001704E8">
          <w:pPr>
            <w:pStyle w:val="TOC3"/>
            <w:snapToGrid/>
            <w:rPr>
              <w:ins w:id="180" w:author="Zixuan Zhou" w:date="2026-04-27T21:54:00Z" w16du:dateUtc="2026-04-27T13:54:00Z"/>
              <w:rFonts w:asciiTheme="minorHAnsi" w:eastAsiaTheme="minorEastAsia" w:hAnsiTheme="minorHAnsi" w:hint="eastAsia"/>
              <w:noProof/>
              <w:sz w:val="22"/>
              <w:szCs w:val="24"/>
              <w14:ligatures w14:val="standardContextual"/>
            </w:rPr>
            <w:pPrChange w:id="181" w:author="Zixuan Zhou" w:date="2026-04-27T21:54:00Z" w16du:dateUtc="2026-04-27T13:54:00Z">
              <w:pPr>
                <w:pStyle w:val="TOC3"/>
              </w:pPr>
            </w:pPrChange>
          </w:pPr>
          <w:ins w:id="182"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"_Toc228219373"</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5.3.5 </w:t>
            </w:r>
            <w:r w:rsidRPr="001B0A35">
              <w:rPr>
                <w:rStyle w:val="afb"/>
                <w:rFonts w:hint="eastAsia"/>
                <w:noProof/>
              </w:rPr>
              <w:t>大模型自动打分范式的确立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r w:rsidRPr="001B0A35">
              <w:rPr>
                <w:rStyle w:val="afb"/>
                <w:rFonts w:hint="eastAsia"/>
                <w:noProof/>
              </w:rPr>
              <w:fldChar w:fldCharType="end"/>
            </w:r>
          </w:ins>
        </w:p>
        <w:p w14:paraId="0B7AC0DC" w14:textId="28809C59" w:rsidR="001704E8" w:rsidRDefault="001704E8" w:rsidP="001704E8">
          <w:pPr>
            <w:pStyle w:val="TOC3"/>
            <w:snapToGrid/>
            <w:rPr>
              <w:ins w:id="183" w:author="Zixuan Zhou" w:date="2026-04-27T21:54:00Z" w16du:dateUtc="2026-04-27T13:54:00Z"/>
              <w:rFonts w:asciiTheme="minorHAnsi" w:eastAsiaTheme="minorEastAsia" w:hAnsiTheme="minorHAnsi" w:hint="eastAsia"/>
              <w:noProof/>
              <w:sz w:val="22"/>
              <w:szCs w:val="24"/>
              <w14:ligatures w14:val="standardContextual"/>
            </w:rPr>
            <w:pPrChange w:id="184" w:author="Zixuan Zhou" w:date="2026-04-27T21:54:00Z" w16du:dateUtc="2026-04-27T13:54:00Z">
              <w:pPr>
                <w:pStyle w:val="TOC3"/>
              </w:pPr>
            </w:pPrChange>
          </w:pPr>
          <w:ins w:id="185"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"_Toc228219374"</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5.3.6 </w:t>
            </w:r>
            <w:r w:rsidRPr="001B0A35">
              <w:rPr>
                <w:rStyle w:val="afb"/>
                <w:rFonts w:hint="eastAsia"/>
                <w:noProof/>
              </w:rPr>
              <w:t>全量数据自动化质量筛查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r w:rsidRPr="001B0A35">
              <w:rPr>
                <w:rStyle w:val="afb"/>
                <w:rFonts w:hint="eastAsia"/>
                <w:noProof/>
              </w:rPr>
              <w:fldChar w:fldCharType="end"/>
            </w:r>
          </w:ins>
        </w:p>
        <w:p w14:paraId="7F455BE2" w14:textId="7A6D3AB2" w:rsidR="001704E8" w:rsidRDefault="001704E8" w:rsidP="001704E8">
          <w:pPr>
            <w:pStyle w:val="TOC2"/>
            <w:snapToGrid/>
            <w:spacing w:line="400" w:lineRule="exact"/>
            <w:rPr>
              <w:ins w:id="186" w:author="Zixuan Zhou" w:date="2026-04-27T21:54:00Z" w16du:dateUtc="2026-04-27T13:54:00Z"/>
              <w:rFonts w:asciiTheme="minorHAnsi" w:eastAsiaTheme="minorEastAsia" w:hAnsiTheme="minorHAnsi" w:hint="eastAsia"/>
              <w:noProof/>
              <w:sz w:val="22"/>
              <w:szCs w:val="24"/>
              <w14:ligatures w14:val="standardContextual"/>
            </w:rPr>
            <w:pPrChange w:id="187" w:author="Zixuan Zhou" w:date="2026-04-27T21:54:00Z" w16du:dateUtc="2026-04-27T13:54:00Z">
              <w:pPr>
                <w:pStyle w:val="TOC2"/>
              </w:pPr>
            </w:pPrChange>
          </w:pPr>
          <w:ins w:id="188"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"_Toc228219375"</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5.4 </w:t>
            </w:r>
            <w:r w:rsidRPr="001B0A35">
              <w:rPr>
                <w:rStyle w:val="afb"/>
                <w:rFonts w:hint="eastAsia"/>
                <w:noProof/>
              </w:rPr>
              <w:t>问答数据集构建结果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r w:rsidRPr="001B0A35">
              <w:rPr>
                <w:rStyle w:val="afb"/>
                <w:rFonts w:hint="eastAsia"/>
                <w:noProof/>
              </w:rPr>
              <w:fldChar w:fldCharType="end"/>
            </w:r>
          </w:ins>
        </w:p>
        <w:p w14:paraId="22E2F480" w14:textId="66B9B0B3" w:rsidR="001704E8" w:rsidRDefault="001704E8" w:rsidP="001704E8">
          <w:pPr>
            <w:pStyle w:val="TOC2"/>
            <w:snapToGrid/>
            <w:spacing w:line="400" w:lineRule="exact"/>
            <w:rPr>
              <w:ins w:id="189" w:author="Zixuan Zhou" w:date="2026-04-27T21:54:00Z" w16du:dateUtc="2026-04-27T13:54:00Z"/>
              <w:rFonts w:asciiTheme="minorHAnsi" w:eastAsiaTheme="minorEastAsia" w:hAnsiTheme="minorHAnsi" w:hint="eastAsia"/>
              <w:noProof/>
              <w:sz w:val="22"/>
              <w:szCs w:val="24"/>
              <w14:ligatures w14:val="standardContextual"/>
            </w:rPr>
            <w:pPrChange w:id="190" w:author="Zixuan Zhou" w:date="2026-04-27T21:54:00Z" w16du:dateUtc="2026-04-27T13:54:00Z">
              <w:pPr>
                <w:pStyle w:val="TOC2"/>
              </w:pPr>
            </w:pPrChange>
          </w:pPr>
          <w:ins w:id="191"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"_Toc228219376"</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5.5 </w:t>
            </w:r>
            <w:r w:rsidRPr="001B0A35">
              <w:rPr>
                <w:rStyle w:val="afb"/>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r w:rsidRPr="001B0A35">
              <w:rPr>
                <w:rStyle w:val="afb"/>
                <w:rFonts w:hint="eastAsia"/>
                <w:noProof/>
              </w:rPr>
              <w:fldChar w:fldCharType="end"/>
            </w:r>
          </w:ins>
        </w:p>
        <w:p w14:paraId="77CA8EAA" w14:textId="6E2ABC2B" w:rsidR="001704E8" w:rsidRDefault="001704E8" w:rsidP="001704E8">
          <w:pPr>
            <w:pStyle w:val="TOC1"/>
            <w:tabs>
              <w:tab w:val="left" w:pos="1260"/>
            </w:tabs>
            <w:wordWrap/>
            <w:snapToGrid/>
            <w:spacing w:line="400" w:lineRule="exact"/>
            <w:rPr>
              <w:ins w:id="192" w:author="Zixuan Zhou" w:date="2026-04-27T21:54:00Z" w16du:dateUtc="2026-04-27T13:54:00Z"/>
              <w:rFonts w:asciiTheme="minorHAnsi" w:eastAsiaTheme="minorEastAsia" w:hAnsiTheme="minorHAnsi" w:hint="eastAsia"/>
              <w:noProof/>
              <w:sz w:val="22"/>
              <w:szCs w:val="24"/>
              <w14:ligatures w14:val="standardContextual"/>
            </w:rPr>
            <w:pPrChange w:id="193" w:author="Zixuan Zhou" w:date="2026-04-27T21:54:00Z" w16du:dateUtc="2026-04-27T13:54:00Z">
              <w:pPr>
                <w:pStyle w:val="TOC1"/>
                <w:tabs>
                  <w:tab w:val="left" w:pos="1260"/>
                </w:tabs>
              </w:pPr>
            </w:pPrChange>
          </w:pPr>
          <w:ins w:id="194"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"_Toc228219377"</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第</w:t>
            </w:r>
            <w:r w:rsidRPr="001B0A35">
              <w:rPr>
                <w:rStyle w:val="afb"/>
                <w:rFonts w:hint="eastAsia"/>
                <w:noProof/>
              </w:rPr>
              <w:t xml:space="preserve"> 6 </w:t>
            </w:r>
            <w:r w:rsidRPr="001B0A35">
              <w:rPr>
                <w:rStyle w:val="afb"/>
                <w:rFonts w:hint="eastAsia"/>
                <w:noProof/>
              </w:rPr>
              <w:t>章</w:t>
            </w:r>
            <w:r>
              <w:rPr>
                <w:rFonts w:asciiTheme="minorHAnsi" w:eastAsiaTheme="minorEastAsia" w:hAnsiTheme="minorHAnsi" w:hint="eastAsia"/>
                <w:noProof/>
                <w:sz w:val="22"/>
                <w:szCs w:val="24"/>
                <w14:ligatures w14:val="standardContextual"/>
              </w:rPr>
              <w:tab/>
            </w:r>
            <w:r w:rsidRPr="001B0A35">
              <w:rPr>
                <w:rStyle w:val="afb"/>
                <w:rFonts w:hint="eastAsia"/>
                <w:noProof/>
              </w:rPr>
              <w:t>领域大语言模型微调与效果评估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r w:rsidRPr="001B0A35">
              <w:rPr>
                <w:rStyle w:val="afb"/>
                <w:rFonts w:hint="eastAsia"/>
                <w:noProof/>
              </w:rPr>
              <w:fldChar w:fldCharType="end"/>
            </w:r>
          </w:ins>
        </w:p>
        <w:p w14:paraId="30D00A7E" w14:textId="205707B3" w:rsidR="001704E8" w:rsidRDefault="001704E8" w:rsidP="001704E8">
          <w:pPr>
            <w:pStyle w:val="TOC2"/>
            <w:snapToGrid/>
            <w:spacing w:line="400" w:lineRule="exact"/>
            <w:rPr>
              <w:ins w:id="195" w:author="Zixuan Zhou" w:date="2026-04-27T21:54:00Z" w16du:dateUtc="2026-04-27T13:54:00Z"/>
              <w:rFonts w:asciiTheme="minorHAnsi" w:eastAsiaTheme="minorEastAsia" w:hAnsiTheme="minorHAnsi" w:hint="eastAsia"/>
              <w:noProof/>
              <w:sz w:val="22"/>
              <w:szCs w:val="24"/>
              <w14:ligatures w14:val="standardContextual"/>
            </w:rPr>
            <w:pPrChange w:id="196" w:author="Zixuan Zhou" w:date="2026-04-27T21:54:00Z" w16du:dateUtc="2026-04-27T13:54:00Z">
              <w:pPr>
                <w:pStyle w:val="TOC2"/>
              </w:pPr>
            </w:pPrChange>
          </w:pPr>
          <w:ins w:id="197"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"_Toc228219378"</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6.1 </w:t>
            </w:r>
            <w:r w:rsidRPr="001B0A35">
              <w:rPr>
                <w:rStyle w:val="afb"/>
                <w:rFonts w:hint="eastAsia"/>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r w:rsidRPr="001B0A35">
              <w:rPr>
                <w:rStyle w:val="afb"/>
                <w:rFonts w:hint="eastAsia"/>
                <w:noProof/>
              </w:rPr>
              <w:fldChar w:fldCharType="end"/>
            </w:r>
          </w:ins>
        </w:p>
        <w:p w14:paraId="382F4BA1" w14:textId="377CE9E5" w:rsidR="001704E8" w:rsidRDefault="001704E8" w:rsidP="001704E8">
          <w:pPr>
            <w:pStyle w:val="TOC3"/>
            <w:snapToGrid/>
            <w:rPr>
              <w:ins w:id="198" w:author="Zixuan Zhou" w:date="2026-04-27T21:54:00Z" w16du:dateUtc="2026-04-27T13:54:00Z"/>
              <w:rFonts w:asciiTheme="minorHAnsi" w:eastAsiaTheme="minorEastAsia" w:hAnsiTheme="minorHAnsi" w:hint="eastAsia"/>
              <w:noProof/>
              <w:sz w:val="22"/>
              <w:szCs w:val="24"/>
              <w14:ligatures w14:val="standardContextual"/>
            </w:rPr>
            <w:pPrChange w:id="199" w:author="Zixuan Zhou" w:date="2026-04-27T21:54:00Z" w16du:dateUtc="2026-04-27T13:54:00Z">
              <w:pPr>
                <w:pStyle w:val="TOC3"/>
              </w:pPr>
            </w:pPrChange>
          </w:pPr>
          <w:ins w:id="200" w:author="Zixuan Zhou" w:date="2026-04-27T21:54:00Z" w16du:dateUtc="2026-04-27T13:54:00Z">
            <w:r w:rsidRPr="001B0A35">
              <w:rPr>
                <w:rStyle w:val="afb"/>
                <w:rFonts w:hint="eastAsia"/>
                <w:noProof/>
              </w:rPr>
              <w:lastRenderedPageBreak/>
              <w:fldChar w:fldCharType="begin"/>
            </w:r>
            <w:r w:rsidRPr="001B0A35">
              <w:rPr>
                <w:rStyle w:val="afb"/>
                <w:rFonts w:hint="eastAsia"/>
                <w:noProof/>
              </w:rPr>
              <w:instrText xml:space="preserve"> </w:instrText>
            </w:r>
            <w:r>
              <w:rPr>
                <w:rFonts w:hint="eastAsia"/>
                <w:noProof/>
              </w:rPr>
              <w:instrText>HYPERLINK \l "_Toc228219379"</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6.1.1 </w:t>
            </w:r>
            <w:r w:rsidRPr="001B0A35">
              <w:rPr>
                <w:rStyle w:val="afb"/>
                <w:rFonts w:hint="eastAsia"/>
                <w:noProof/>
              </w:rPr>
              <w:t>实验环境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r w:rsidRPr="001B0A35">
              <w:rPr>
                <w:rStyle w:val="afb"/>
                <w:rFonts w:hint="eastAsia"/>
                <w:noProof/>
              </w:rPr>
              <w:fldChar w:fldCharType="end"/>
            </w:r>
          </w:ins>
        </w:p>
        <w:p w14:paraId="097540C0" w14:textId="18353C6A" w:rsidR="001704E8" w:rsidRDefault="001704E8" w:rsidP="001704E8">
          <w:pPr>
            <w:pStyle w:val="TOC3"/>
            <w:snapToGrid/>
            <w:rPr>
              <w:ins w:id="201" w:author="Zixuan Zhou" w:date="2026-04-27T21:54:00Z" w16du:dateUtc="2026-04-27T13:54:00Z"/>
              <w:rFonts w:asciiTheme="minorHAnsi" w:eastAsiaTheme="minorEastAsia" w:hAnsiTheme="minorHAnsi" w:hint="eastAsia"/>
              <w:noProof/>
              <w:sz w:val="22"/>
              <w:szCs w:val="24"/>
              <w14:ligatures w14:val="standardContextual"/>
            </w:rPr>
            <w:pPrChange w:id="202" w:author="Zixuan Zhou" w:date="2026-04-27T21:54:00Z" w16du:dateUtc="2026-04-27T13:54:00Z">
              <w:pPr>
                <w:pStyle w:val="TOC3"/>
              </w:pPr>
            </w:pPrChange>
          </w:pPr>
          <w:ins w:id="203"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"_Toc228219381"</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6.1.2 </w:t>
            </w:r>
            <w:r w:rsidRPr="001B0A35">
              <w:rPr>
                <w:rStyle w:val="afb"/>
                <w:rFonts w:hint="eastAsia"/>
                <w:noProof/>
              </w:rPr>
              <w:t>基础模型介绍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r w:rsidRPr="001B0A35">
              <w:rPr>
                <w:rStyle w:val="afb"/>
                <w:rFonts w:hint="eastAsia"/>
                <w:noProof/>
              </w:rPr>
              <w:fldChar w:fldCharType="end"/>
            </w:r>
          </w:ins>
        </w:p>
        <w:p w14:paraId="7241B062" w14:textId="46380D4E" w:rsidR="001704E8" w:rsidRDefault="001704E8" w:rsidP="001704E8">
          <w:pPr>
            <w:pStyle w:val="TOC3"/>
            <w:snapToGrid/>
            <w:rPr>
              <w:ins w:id="204" w:author="Zixuan Zhou" w:date="2026-04-27T21:54:00Z" w16du:dateUtc="2026-04-27T13:54:00Z"/>
              <w:rFonts w:asciiTheme="minorHAnsi" w:eastAsiaTheme="minorEastAsia" w:hAnsiTheme="minorHAnsi" w:hint="eastAsia"/>
              <w:noProof/>
              <w:sz w:val="22"/>
              <w:szCs w:val="24"/>
              <w14:ligatures w14:val="standardContextual"/>
            </w:rPr>
            <w:pPrChange w:id="205" w:author="Zixuan Zhou" w:date="2026-04-27T21:54:00Z" w16du:dateUtc="2026-04-27T13:54:00Z">
              <w:pPr>
                <w:pStyle w:val="TOC3"/>
              </w:pPr>
            </w:pPrChange>
          </w:pPr>
          <w:ins w:id="206"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"_Toc228219382"</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6.1.3 </w:t>
            </w:r>
            <w:r w:rsidRPr="001B0A35">
              <w:rPr>
                <w:rStyle w:val="afb"/>
                <w:rFonts w:hint="eastAsia"/>
                <w:noProof/>
              </w:rPr>
              <w:t>数据集划分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r w:rsidRPr="001B0A35">
              <w:rPr>
                <w:rStyle w:val="afb"/>
                <w:rFonts w:hint="eastAsia"/>
                <w:noProof/>
              </w:rPr>
              <w:fldChar w:fldCharType="end"/>
            </w:r>
          </w:ins>
        </w:p>
        <w:p w14:paraId="5D188700" w14:textId="4D8AED3A" w:rsidR="001704E8" w:rsidRDefault="001704E8" w:rsidP="001704E8">
          <w:pPr>
            <w:pStyle w:val="TOC2"/>
            <w:snapToGrid/>
            <w:spacing w:line="400" w:lineRule="exact"/>
            <w:rPr>
              <w:ins w:id="207" w:author="Zixuan Zhou" w:date="2026-04-27T21:54:00Z" w16du:dateUtc="2026-04-27T13:54:00Z"/>
              <w:rFonts w:asciiTheme="minorHAnsi" w:eastAsiaTheme="minorEastAsia" w:hAnsiTheme="minorHAnsi" w:hint="eastAsia"/>
              <w:noProof/>
              <w:sz w:val="22"/>
              <w:szCs w:val="24"/>
              <w14:ligatures w14:val="standardContextual"/>
            </w:rPr>
            <w:pPrChange w:id="208" w:author="Zixuan Zhou" w:date="2026-04-27T21:54:00Z" w16du:dateUtc="2026-04-27T13:54:00Z">
              <w:pPr>
                <w:pStyle w:val="TOC2"/>
              </w:pPr>
            </w:pPrChange>
          </w:pPr>
          <w:ins w:id="209"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"_Toc228219383"</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6.2 </w:t>
            </w:r>
            <w:r w:rsidRPr="001B0A35">
              <w:rPr>
                <w:rStyle w:val="afb"/>
                <w:rFonts w:hint="eastAsia"/>
                <w:noProof/>
              </w:rPr>
              <w:t>模型微调方案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r w:rsidRPr="001B0A35">
              <w:rPr>
                <w:rStyle w:val="afb"/>
                <w:rFonts w:hint="eastAsia"/>
                <w:noProof/>
              </w:rPr>
              <w:fldChar w:fldCharType="end"/>
            </w:r>
          </w:ins>
        </w:p>
        <w:p w14:paraId="10FFFE51" w14:textId="6B66697C" w:rsidR="001704E8" w:rsidRDefault="001704E8" w:rsidP="001704E8">
          <w:pPr>
            <w:pStyle w:val="TOC3"/>
            <w:snapToGrid/>
            <w:rPr>
              <w:ins w:id="210" w:author="Zixuan Zhou" w:date="2026-04-27T21:54:00Z" w16du:dateUtc="2026-04-27T13:54:00Z"/>
              <w:rFonts w:asciiTheme="minorHAnsi" w:eastAsiaTheme="minorEastAsia" w:hAnsiTheme="minorHAnsi" w:hint="eastAsia"/>
              <w:noProof/>
              <w:sz w:val="22"/>
              <w:szCs w:val="24"/>
              <w14:ligatures w14:val="standardContextual"/>
            </w:rPr>
            <w:pPrChange w:id="211" w:author="Zixuan Zhou" w:date="2026-04-27T21:54:00Z" w16du:dateUtc="2026-04-27T13:54:00Z">
              <w:pPr>
                <w:pStyle w:val="TOC3"/>
              </w:pPr>
            </w:pPrChange>
          </w:pPr>
          <w:ins w:id="212"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"_Toc228219384"</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6.2.1 </w:t>
            </w:r>
            <w:r w:rsidRPr="001B0A35">
              <w:rPr>
                <w:rStyle w:val="afb"/>
                <w:rFonts w:hint="eastAsia"/>
                <w:noProof/>
              </w:rPr>
              <w:t>微调目标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r w:rsidRPr="001B0A35">
              <w:rPr>
                <w:rStyle w:val="afb"/>
                <w:rFonts w:hint="eastAsia"/>
                <w:noProof/>
              </w:rPr>
              <w:fldChar w:fldCharType="end"/>
            </w:r>
          </w:ins>
        </w:p>
        <w:p w14:paraId="47CC31CE" w14:textId="6A9846A2" w:rsidR="001704E8" w:rsidRDefault="001704E8" w:rsidP="001704E8">
          <w:pPr>
            <w:pStyle w:val="TOC3"/>
            <w:snapToGrid/>
            <w:rPr>
              <w:ins w:id="213" w:author="Zixuan Zhou" w:date="2026-04-27T21:54:00Z" w16du:dateUtc="2026-04-27T13:54:00Z"/>
              <w:rFonts w:asciiTheme="minorHAnsi" w:eastAsiaTheme="minorEastAsia" w:hAnsiTheme="minorHAnsi" w:hint="eastAsia"/>
              <w:noProof/>
              <w:sz w:val="22"/>
              <w:szCs w:val="24"/>
              <w14:ligatures w14:val="standardContextual"/>
            </w:rPr>
            <w:pPrChange w:id="214" w:author="Zixuan Zhou" w:date="2026-04-27T21:54:00Z" w16du:dateUtc="2026-04-27T13:54:00Z">
              <w:pPr>
                <w:pStyle w:val="TOC3"/>
              </w:pPr>
            </w:pPrChange>
          </w:pPr>
          <w:ins w:id="215"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"_Toc228219385"</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6.2.2 </w:t>
            </w:r>
            <w:r w:rsidRPr="001B0A35">
              <w:rPr>
                <w:rStyle w:val="afb"/>
                <w:rFonts w:hint="eastAsia"/>
                <w:noProof/>
              </w:rPr>
              <w:t>微调方法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r w:rsidRPr="001B0A35">
              <w:rPr>
                <w:rStyle w:val="afb"/>
                <w:rFonts w:hint="eastAsia"/>
                <w:noProof/>
              </w:rPr>
              <w:fldChar w:fldCharType="end"/>
            </w:r>
          </w:ins>
        </w:p>
        <w:p w14:paraId="7F9F9781" w14:textId="5672167E" w:rsidR="001704E8" w:rsidRDefault="001704E8" w:rsidP="001704E8">
          <w:pPr>
            <w:pStyle w:val="TOC3"/>
            <w:snapToGrid/>
            <w:rPr>
              <w:ins w:id="216" w:author="Zixuan Zhou" w:date="2026-04-27T21:54:00Z" w16du:dateUtc="2026-04-27T13:54:00Z"/>
              <w:rFonts w:asciiTheme="minorHAnsi" w:eastAsiaTheme="minorEastAsia" w:hAnsiTheme="minorHAnsi" w:hint="eastAsia"/>
              <w:noProof/>
              <w:sz w:val="22"/>
              <w:szCs w:val="24"/>
              <w14:ligatures w14:val="standardContextual"/>
            </w:rPr>
            <w:pPrChange w:id="217" w:author="Zixuan Zhou" w:date="2026-04-27T21:54:00Z" w16du:dateUtc="2026-04-27T13:54:00Z">
              <w:pPr>
                <w:pStyle w:val="TOC3"/>
              </w:pPr>
            </w:pPrChange>
          </w:pPr>
          <w:ins w:id="218"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"_Toc228219386"</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6.2.3 </w:t>
            </w:r>
            <w:r w:rsidRPr="001B0A35">
              <w:rPr>
                <w:rStyle w:val="afb"/>
                <w:rFonts w:hint="eastAsia"/>
                <w:noProof/>
              </w:rPr>
              <w:t>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r w:rsidRPr="001B0A35">
              <w:rPr>
                <w:rStyle w:val="afb"/>
                <w:rFonts w:hint="eastAsia"/>
                <w:noProof/>
              </w:rPr>
              <w:fldChar w:fldCharType="end"/>
            </w:r>
          </w:ins>
        </w:p>
        <w:p w14:paraId="288430BE" w14:textId="2EB493EB" w:rsidR="001704E8" w:rsidRDefault="001704E8" w:rsidP="001704E8">
          <w:pPr>
            <w:pStyle w:val="TOC3"/>
            <w:snapToGrid/>
            <w:rPr>
              <w:ins w:id="219" w:author="Zixuan Zhou" w:date="2026-04-27T21:54:00Z" w16du:dateUtc="2026-04-27T13:54:00Z"/>
              <w:rFonts w:asciiTheme="minorHAnsi" w:eastAsiaTheme="minorEastAsia" w:hAnsiTheme="minorHAnsi" w:hint="eastAsia"/>
              <w:noProof/>
              <w:sz w:val="22"/>
              <w:szCs w:val="24"/>
              <w14:ligatures w14:val="standardContextual"/>
            </w:rPr>
            <w:pPrChange w:id="220" w:author="Zixuan Zhou" w:date="2026-04-27T21:54:00Z" w16du:dateUtc="2026-04-27T13:54:00Z">
              <w:pPr>
                <w:pStyle w:val="TOC3"/>
              </w:pPr>
            </w:pPrChange>
          </w:pPr>
          <w:ins w:id="221"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"_Toc228219387"</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6.2.4 </w:t>
            </w:r>
            <w:r w:rsidRPr="001B0A35">
              <w:rPr>
                <w:rStyle w:val="afb"/>
                <w:rFonts w:hint="eastAsia"/>
                <w:noProof/>
              </w:rPr>
              <w:t>对照实验设计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r w:rsidRPr="001B0A35">
              <w:rPr>
                <w:rStyle w:val="afb"/>
                <w:rFonts w:hint="eastAsia"/>
                <w:noProof/>
              </w:rPr>
              <w:fldChar w:fldCharType="end"/>
            </w:r>
          </w:ins>
        </w:p>
        <w:p w14:paraId="724EACAE" w14:textId="427A39AD" w:rsidR="001704E8" w:rsidRDefault="001704E8" w:rsidP="001704E8">
          <w:pPr>
            <w:pStyle w:val="TOC2"/>
            <w:snapToGrid/>
            <w:spacing w:line="400" w:lineRule="exact"/>
            <w:rPr>
              <w:ins w:id="222" w:author="Zixuan Zhou" w:date="2026-04-27T21:54:00Z" w16du:dateUtc="2026-04-27T13:54:00Z"/>
              <w:rFonts w:asciiTheme="minorHAnsi" w:eastAsiaTheme="minorEastAsia" w:hAnsiTheme="minorHAnsi" w:hint="eastAsia"/>
              <w:noProof/>
              <w:sz w:val="22"/>
              <w:szCs w:val="24"/>
              <w14:ligatures w14:val="standardContextual"/>
            </w:rPr>
            <w:pPrChange w:id="223" w:author="Zixuan Zhou" w:date="2026-04-27T21:54:00Z" w16du:dateUtc="2026-04-27T13:54:00Z">
              <w:pPr>
                <w:pStyle w:val="TOC2"/>
              </w:pPr>
            </w:pPrChange>
          </w:pPr>
          <w:ins w:id="224"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"_Toc228219388"</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6.3 </w:t>
            </w:r>
            <w:r w:rsidRPr="001B0A35">
              <w:rPr>
                <w:rStyle w:val="afb"/>
                <w:rFonts w:hint="eastAsia"/>
                <w:noProof/>
              </w:rPr>
              <w:t>微调结果评估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r w:rsidRPr="001B0A35">
              <w:rPr>
                <w:rStyle w:val="afb"/>
                <w:rFonts w:hint="eastAsia"/>
                <w:noProof/>
              </w:rPr>
              <w:fldChar w:fldCharType="end"/>
            </w:r>
          </w:ins>
        </w:p>
        <w:p w14:paraId="4F43903D" w14:textId="2DAA2C40" w:rsidR="001704E8" w:rsidRDefault="001704E8" w:rsidP="001704E8">
          <w:pPr>
            <w:pStyle w:val="TOC3"/>
            <w:snapToGrid/>
            <w:rPr>
              <w:ins w:id="225" w:author="Zixuan Zhou" w:date="2026-04-27T21:54:00Z" w16du:dateUtc="2026-04-27T13:54:00Z"/>
              <w:rFonts w:asciiTheme="minorHAnsi" w:eastAsiaTheme="minorEastAsia" w:hAnsiTheme="minorHAnsi" w:hint="eastAsia"/>
              <w:noProof/>
              <w:sz w:val="22"/>
              <w:szCs w:val="24"/>
              <w14:ligatures w14:val="standardContextual"/>
            </w:rPr>
            <w:pPrChange w:id="226" w:author="Zixuan Zhou" w:date="2026-04-27T21:54:00Z" w16du:dateUtc="2026-04-27T13:54:00Z">
              <w:pPr>
                <w:pStyle w:val="TOC3"/>
              </w:pPr>
            </w:pPrChange>
          </w:pPr>
          <w:ins w:id="227"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"_Toc228219389"</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6.3.1 </w:t>
            </w:r>
            <w:r w:rsidRPr="001B0A35">
              <w:rPr>
                <w:rStyle w:val="afb"/>
                <w:rFonts w:hint="eastAsia"/>
                <w:noProof/>
              </w:rPr>
              <w:t>自动化指标结果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r w:rsidRPr="001B0A35">
              <w:rPr>
                <w:rStyle w:val="afb"/>
                <w:rFonts w:hint="eastAsia"/>
                <w:noProof/>
              </w:rPr>
              <w:fldChar w:fldCharType="end"/>
            </w:r>
          </w:ins>
        </w:p>
        <w:p w14:paraId="6E0145E8" w14:textId="2D78DCE0" w:rsidR="001704E8" w:rsidRDefault="001704E8" w:rsidP="001704E8">
          <w:pPr>
            <w:pStyle w:val="TOC3"/>
            <w:snapToGrid/>
            <w:rPr>
              <w:ins w:id="228" w:author="Zixuan Zhou" w:date="2026-04-27T21:54:00Z" w16du:dateUtc="2026-04-27T13:54:00Z"/>
              <w:rFonts w:asciiTheme="minorHAnsi" w:eastAsiaTheme="minorEastAsia" w:hAnsiTheme="minorHAnsi" w:hint="eastAsia"/>
              <w:noProof/>
              <w:sz w:val="22"/>
              <w:szCs w:val="24"/>
              <w14:ligatures w14:val="standardContextual"/>
            </w:rPr>
            <w:pPrChange w:id="229" w:author="Zixuan Zhou" w:date="2026-04-27T21:54:00Z" w16du:dateUtc="2026-04-27T13:54:00Z">
              <w:pPr>
                <w:pStyle w:val="TOC3"/>
              </w:pPr>
            </w:pPrChange>
          </w:pPr>
          <w:ins w:id="230"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"_Toc228219390"</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6.3.2</w:t>
            </w:r>
            <w:r w:rsidRPr="001B0A35">
              <w:rPr>
                <w:rStyle w:val="afb"/>
                <w:rFonts w:cs="Times New Roman" w:hint="eastAsia"/>
                <w:noProof/>
              </w:rPr>
              <w:t xml:space="preserve"> AI</w:t>
            </w:r>
            <w:r w:rsidRPr="001B0A35">
              <w:rPr>
                <w:rStyle w:val="afb"/>
                <w:rFonts w:hint="eastAsia"/>
                <w:noProof/>
              </w:rPr>
              <w:t>打分结果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r w:rsidRPr="001B0A35">
              <w:rPr>
                <w:rStyle w:val="afb"/>
                <w:rFonts w:hint="eastAsia"/>
                <w:noProof/>
              </w:rPr>
              <w:fldChar w:fldCharType="end"/>
            </w:r>
          </w:ins>
        </w:p>
        <w:p w14:paraId="41E3B5A4" w14:textId="2B1CF11B" w:rsidR="001704E8" w:rsidRDefault="001704E8" w:rsidP="001704E8">
          <w:pPr>
            <w:pStyle w:val="TOC3"/>
            <w:snapToGrid/>
            <w:rPr>
              <w:ins w:id="231" w:author="Zixuan Zhou" w:date="2026-04-27T21:54:00Z" w16du:dateUtc="2026-04-27T13:54:00Z"/>
              <w:rFonts w:asciiTheme="minorHAnsi" w:eastAsiaTheme="minorEastAsia" w:hAnsiTheme="minorHAnsi" w:hint="eastAsia"/>
              <w:noProof/>
              <w:sz w:val="22"/>
              <w:szCs w:val="24"/>
              <w14:ligatures w14:val="standardContextual"/>
            </w:rPr>
            <w:pPrChange w:id="232" w:author="Zixuan Zhou" w:date="2026-04-27T21:54:00Z" w16du:dateUtc="2026-04-27T13:54:00Z">
              <w:pPr>
                <w:pStyle w:val="TOC3"/>
              </w:pPr>
            </w:pPrChange>
          </w:pPr>
          <w:ins w:id="233"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"_Toc228219391"</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6.3.3 </w:t>
            </w:r>
            <w:r w:rsidRPr="001B0A35">
              <w:rPr>
                <w:rStyle w:val="afb"/>
                <w:rFonts w:hint="eastAsia"/>
                <w:noProof/>
              </w:rPr>
              <w:t>微调前后结果对比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r w:rsidRPr="001B0A35">
              <w:rPr>
                <w:rStyle w:val="afb"/>
                <w:rFonts w:hint="eastAsia"/>
                <w:noProof/>
              </w:rPr>
              <w:fldChar w:fldCharType="end"/>
            </w:r>
          </w:ins>
        </w:p>
        <w:p w14:paraId="57BC1ED5" w14:textId="767A782B" w:rsidR="001704E8" w:rsidRDefault="001704E8" w:rsidP="001704E8">
          <w:pPr>
            <w:pStyle w:val="TOC3"/>
            <w:snapToGrid/>
            <w:rPr>
              <w:ins w:id="234" w:author="Zixuan Zhou" w:date="2026-04-27T21:54:00Z" w16du:dateUtc="2026-04-27T13:54:00Z"/>
              <w:rFonts w:asciiTheme="minorHAnsi" w:eastAsiaTheme="minorEastAsia" w:hAnsiTheme="minorHAnsi" w:hint="eastAsia"/>
              <w:noProof/>
              <w:sz w:val="22"/>
              <w:szCs w:val="24"/>
              <w14:ligatures w14:val="standardContextual"/>
            </w:rPr>
            <w:pPrChange w:id="235" w:author="Zixuan Zhou" w:date="2026-04-27T21:54:00Z" w16du:dateUtc="2026-04-27T13:54:00Z">
              <w:pPr>
                <w:pStyle w:val="TOC3"/>
              </w:pPr>
            </w:pPrChange>
          </w:pPr>
          <w:ins w:id="236"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"_Toc228219392"</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6.3.4 </w:t>
            </w:r>
            <w:r w:rsidRPr="001B0A35">
              <w:rPr>
                <w:rStyle w:val="afb"/>
                <w:rFonts w:hint="eastAsia"/>
                <w:noProof/>
              </w:rPr>
              <w:t>不同主题下的模型表现差异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r w:rsidRPr="001B0A35">
              <w:rPr>
                <w:rStyle w:val="afb"/>
                <w:rFonts w:hint="eastAsia"/>
                <w:noProof/>
              </w:rPr>
              <w:fldChar w:fldCharType="end"/>
            </w:r>
          </w:ins>
        </w:p>
        <w:p w14:paraId="66F7AB71" w14:textId="4958DCB7" w:rsidR="001704E8" w:rsidRDefault="001704E8" w:rsidP="001704E8">
          <w:pPr>
            <w:pStyle w:val="TOC2"/>
            <w:snapToGrid/>
            <w:spacing w:line="400" w:lineRule="exact"/>
            <w:rPr>
              <w:ins w:id="237" w:author="Zixuan Zhou" w:date="2026-04-27T21:54:00Z" w16du:dateUtc="2026-04-27T13:54:00Z"/>
              <w:rFonts w:asciiTheme="minorHAnsi" w:eastAsiaTheme="minorEastAsia" w:hAnsiTheme="minorHAnsi" w:hint="eastAsia"/>
              <w:noProof/>
              <w:sz w:val="22"/>
              <w:szCs w:val="24"/>
              <w14:ligatures w14:val="standardContextual"/>
            </w:rPr>
            <w:pPrChange w:id="238" w:author="Zixuan Zhou" w:date="2026-04-27T21:54:00Z" w16du:dateUtc="2026-04-27T13:54:00Z">
              <w:pPr>
                <w:pStyle w:val="TOC2"/>
              </w:pPr>
            </w:pPrChange>
          </w:pPr>
          <w:ins w:id="239"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"_Toc228219393"</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6.4 </w:t>
            </w:r>
            <w:r w:rsidRPr="001B0A35">
              <w:rPr>
                <w:rStyle w:val="afb"/>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r w:rsidRPr="001B0A35">
              <w:rPr>
                <w:rStyle w:val="afb"/>
                <w:rFonts w:hint="eastAsia"/>
                <w:noProof/>
              </w:rPr>
              <w:fldChar w:fldCharType="end"/>
            </w:r>
          </w:ins>
        </w:p>
        <w:p w14:paraId="4678F4A1" w14:textId="474F70F9" w:rsidR="001704E8" w:rsidRDefault="001704E8" w:rsidP="001704E8">
          <w:pPr>
            <w:pStyle w:val="TOC1"/>
            <w:tabs>
              <w:tab w:val="left" w:pos="1260"/>
            </w:tabs>
            <w:wordWrap/>
            <w:snapToGrid/>
            <w:spacing w:line="400" w:lineRule="exact"/>
            <w:rPr>
              <w:ins w:id="240" w:author="Zixuan Zhou" w:date="2026-04-27T21:54:00Z" w16du:dateUtc="2026-04-27T13:54:00Z"/>
              <w:rFonts w:asciiTheme="minorHAnsi" w:eastAsiaTheme="minorEastAsia" w:hAnsiTheme="minorHAnsi" w:hint="eastAsia"/>
              <w:noProof/>
              <w:sz w:val="22"/>
              <w:szCs w:val="24"/>
              <w14:ligatures w14:val="standardContextual"/>
            </w:rPr>
            <w:pPrChange w:id="241" w:author="Zixuan Zhou" w:date="2026-04-27T21:54:00Z" w16du:dateUtc="2026-04-27T13:54:00Z">
              <w:pPr>
                <w:pStyle w:val="TOC1"/>
                <w:tabs>
                  <w:tab w:val="left" w:pos="1260"/>
                </w:tabs>
              </w:pPr>
            </w:pPrChange>
          </w:pPr>
          <w:ins w:id="242"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"_Toc228219394"</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第</w:t>
            </w:r>
            <w:r w:rsidRPr="001B0A35">
              <w:rPr>
                <w:rStyle w:val="afb"/>
                <w:rFonts w:hint="eastAsia"/>
                <w:noProof/>
              </w:rPr>
              <w:t xml:space="preserve"> 7 </w:t>
            </w:r>
            <w:r w:rsidRPr="001B0A35">
              <w:rPr>
                <w:rStyle w:val="afb"/>
                <w:rFonts w:hint="eastAsia"/>
                <w:noProof/>
              </w:rPr>
              <w:t>章</w:t>
            </w:r>
            <w:r>
              <w:rPr>
                <w:rFonts w:asciiTheme="minorHAnsi" w:eastAsiaTheme="minorEastAsia" w:hAnsiTheme="minorHAnsi" w:hint="eastAsia"/>
                <w:noProof/>
                <w:sz w:val="22"/>
                <w:szCs w:val="24"/>
                <w14:ligatures w14:val="standardContextual"/>
              </w:rPr>
              <w:tab/>
            </w:r>
            <w:r w:rsidRPr="001B0A35">
              <w:rPr>
                <w:rStyle w:val="afb"/>
                <w:rFonts w:hint="eastAsia"/>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r w:rsidRPr="001B0A35">
              <w:rPr>
                <w:rStyle w:val="afb"/>
                <w:rFonts w:hint="eastAsia"/>
                <w:noProof/>
              </w:rPr>
              <w:fldChar w:fldCharType="end"/>
            </w:r>
          </w:ins>
        </w:p>
        <w:p w14:paraId="294D9184" w14:textId="1F074507" w:rsidR="001704E8" w:rsidRDefault="001704E8" w:rsidP="001704E8">
          <w:pPr>
            <w:pStyle w:val="TOC2"/>
            <w:snapToGrid/>
            <w:spacing w:line="400" w:lineRule="exact"/>
            <w:rPr>
              <w:ins w:id="243" w:author="Zixuan Zhou" w:date="2026-04-27T21:54:00Z" w16du:dateUtc="2026-04-27T13:54:00Z"/>
              <w:rFonts w:asciiTheme="minorHAnsi" w:eastAsiaTheme="minorEastAsia" w:hAnsiTheme="minorHAnsi" w:hint="eastAsia"/>
              <w:noProof/>
              <w:sz w:val="22"/>
              <w:szCs w:val="24"/>
              <w14:ligatures w14:val="standardContextual"/>
            </w:rPr>
            <w:pPrChange w:id="244" w:author="Zixuan Zhou" w:date="2026-04-27T21:54:00Z" w16du:dateUtc="2026-04-27T13:54:00Z">
              <w:pPr>
                <w:pStyle w:val="TOC2"/>
              </w:pPr>
            </w:pPrChange>
          </w:pPr>
          <w:ins w:id="245"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"_Toc228219395"</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7.1 </w:t>
            </w:r>
            <w:r w:rsidRPr="001B0A35">
              <w:rPr>
                <w:rStyle w:val="afb"/>
                <w:rFonts w:hint="eastAsia"/>
                <w:noProof/>
              </w:rPr>
              <w:t>主要研究成果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r w:rsidRPr="001B0A35">
              <w:rPr>
                <w:rStyle w:val="afb"/>
                <w:rFonts w:hint="eastAsia"/>
                <w:noProof/>
              </w:rPr>
              <w:fldChar w:fldCharType="end"/>
            </w:r>
          </w:ins>
        </w:p>
        <w:p w14:paraId="1FD4444E" w14:textId="3331D073" w:rsidR="001704E8" w:rsidRDefault="001704E8" w:rsidP="001704E8">
          <w:pPr>
            <w:pStyle w:val="TOC2"/>
            <w:snapToGrid/>
            <w:spacing w:line="400" w:lineRule="exact"/>
            <w:rPr>
              <w:ins w:id="246" w:author="Zixuan Zhou" w:date="2026-04-27T21:54:00Z" w16du:dateUtc="2026-04-27T13:54:00Z"/>
              <w:rFonts w:asciiTheme="minorHAnsi" w:eastAsiaTheme="minorEastAsia" w:hAnsiTheme="minorHAnsi" w:hint="eastAsia"/>
              <w:noProof/>
              <w:sz w:val="22"/>
              <w:szCs w:val="24"/>
              <w14:ligatures w14:val="standardContextual"/>
            </w:rPr>
            <w:pPrChange w:id="247" w:author="Zixuan Zhou" w:date="2026-04-27T21:54:00Z" w16du:dateUtc="2026-04-27T13:54:00Z">
              <w:pPr>
                <w:pStyle w:val="TOC2"/>
              </w:pPr>
            </w:pPrChange>
          </w:pPr>
          <w:ins w:id="248"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"_Toc228219396"</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7.2 </w:t>
            </w:r>
            <w:r w:rsidRPr="001B0A35">
              <w:rPr>
                <w:rStyle w:val="afb"/>
                <w:rFonts w:hint="eastAsia"/>
                <w:noProof/>
              </w:rPr>
              <w:t>研究局限性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r w:rsidRPr="001B0A35">
              <w:rPr>
                <w:rStyle w:val="afb"/>
                <w:rFonts w:hint="eastAsia"/>
                <w:noProof/>
              </w:rPr>
              <w:fldChar w:fldCharType="end"/>
            </w:r>
          </w:ins>
        </w:p>
        <w:p w14:paraId="2D4D2586" w14:textId="136C80A1" w:rsidR="001704E8" w:rsidRDefault="001704E8" w:rsidP="001704E8">
          <w:pPr>
            <w:pStyle w:val="TOC2"/>
            <w:snapToGrid/>
            <w:spacing w:line="400" w:lineRule="exact"/>
            <w:rPr>
              <w:ins w:id="249" w:author="Zixuan Zhou" w:date="2026-04-27T21:54:00Z" w16du:dateUtc="2026-04-27T13:54:00Z"/>
              <w:rFonts w:asciiTheme="minorHAnsi" w:eastAsiaTheme="minorEastAsia" w:hAnsiTheme="minorHAnsi" w:hint="eastAsia"/>
              <w:noProof/>
              <w:sz w:val="22"/>
              <w:szCs w:val="24"/>
              <w14:ligatures w14:val="standardContextual"/>
            </w:rPr>
            <w:pPrChange w:id="250" w:author="Zixuan Zhou" w:date="2026-04-27T21:54:00Z" w16du:dateUtc="2026-04-27T13:54:00Z">
              <w:pPr>
                <w:pStyle w:val="TOC2"/>
              </w:pPr>
            </w:pPrChange>
          </w:pPr>
          <w:ins w:id="251"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"_Toc228219397"</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 xml:space="preserve">7.3 </w:t>
            </w:r>
            <w:r w:rsidRPr="001B0A35">
              <w:rPr>
                <w:rStyle w:val="afb"/>
                <w:rFonts w:hint="eastAsia"/>
                <w:noProof/>
              </w:rPr>
              <w:t>未来研究展望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r w:rsidRPr="001B0A35">
              <w:rPr>
                <w:rStyle w:val="afb"/>
                <w:rFonts w:hint="eastAsia"/>
                <w:noProof/>
              </w:rPr>
              <w:fldChar w:fldCharType="end"/>
            </w:r>
          </w:ins>
        </w:p>
        <w:p w14:paraId="03A56092" w14:textId="4813CDBB" w:rsidR="001704E8" w:rsidRDefault="001704E8" w:rsidP="001704E8">
          <w:pPr>
            <w:pStyle w:val="TOC1"/>
            <w:tabs>
              <w:tab w:val="left" w:pos="1260"/>
            </w:tabs>
            <w:wordWrap/>
            <w:snapToGrid/>
            <w:spacing w:line="400" w:lineRule="exact"/>
            <w:rPr>
              <w:ins w:id="252" w:author="Zixuan Zhou" w:date="2026-04-27T21:54:00Z" w16du:dateUtc="2026-04-27T13:54:00Z"/>
              <w:rFonts w:asciiTheme="minorHAnsi" w:eastAsiaTheme="minorEastAsia" w:hAnsiTheme="minorHAnsi" w:hint="eastAsia"/>
              <w:noProof/>
              <w:sz w:val="22"/>
              <w:szCs w:val="24"/>
              <w14:ligatures w14:val="standardContextual"/>
            </w:rPr>
            <w:pPrChange w:id="253" w:author="Zixuan Zhou" w:date="2026-04-27T21:54:00Z" w16du:dateUtc="2026-04-27T13:54:00Z">
              <w:pPr>
                <w:pStyle w:val="TOC1"/>
                <w:tabs>
                  <w:tab w:val="left" w:pos="1260"/>
                </w:tabs>
              </w:pPr>
            </w:pPrChange>
          </w:pPr>
          <w:ins w:id="254"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"_Toc228219398"</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附录</w:t>
            </w:r>
            <w:r w:rsidRPr="001B0A35">
              <w:rPr>
                <w:rStyle w:val="afb"/>
                <w:rFonts w:cs="Times New Roman" w:hint="eastAsia"/>
                <w:noProof/>
              </w:rPr>
              <w:t>A</w:t>
            </w:r>
            <w:r>
              <w:rPr>
                <w:rFonts w:asciiTheme="minorHAnsi" w:eastAsiaTheme="minorEastAsia" w:hAnsiTheme="minorHAnsi" w:hint="eastAsia"/>
                <w:noProof/>
                <w:sz w:val="22"/>
                <w:szCs w:val="24"/>
                <w14:ligatures w14:val="standardContextual"/>
              </w:rPr>
              <w:tab/>
            </w:r>
            <w:r w:rsidRPr="001B0A35">
              <w:rPr>
                <w:rStyle w:val="afb"/>
                <w:rFonts w:hint="eastAsia"/>
                <w:noProof/>
              </w:rPr>
              <w:t>图表索引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r w:rsidRPr="001B0A35">
              <w:rPr>
                <w:rStyle w:val="afb"/>
                <w:rFonts w:hint="eastAsia"/>
                <w:noProof/>
              </w:rPr>
              <w:fldChar w:fldCharType="end"/>
            </w:r>
          </w:ins>
        </w:p>
        <w:p w14:paraId="7A76812D" w14:textId="3535DC41" w:rsidR="001704E8" w:rsidRDefault="001704E8" w:rsidP="001704E8">
          <w:pPr>
            <w:pStyle w:val="TOC1"/>
            <w:wordWrap/>
            <w:snapToGrid/>
            <w:spacing w:line="400" w:lineRule="exact"/>
            <w:rPr>
              <w:ins w:id="255" w:author="Zixuan Zhou" w:date="2026-04-27T21:54:00Z" w16du:dateUtc="2026-04-27T13:54:00Z"/>
              <w:rFonts w:asciiTheme="minorHAnsi" w:eastAsiaTheme="minorEastAsia" w:hAnsiTheme="minorHAnsi" w:hint="eastAsia"/>
              <w:noProof/>
              <w:sz w:val="22"/>
              <w:szCs w:val="24"/>
              <w14:ligatures w14:val="standardContextual"/>
            </w:rPr>
            <w:pPrChange w:id="256" w:author="Zixuan Zhou" w:date="2026-04-27T21:54:00Z" w16du:dateUtc="2026-04-27T13:54:00Z">
              <w:pPr>
                <w:pStyle w:val="TOC1"/>
              </w:pPr>
            </w:pPrChange>
          </w:pPr>
          <w:ins w:id="257"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"_Toc228219399"</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_Toc228219399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r w:rsidRPr="001B0A35">
              <w:rPr>
                <w:rStyle w:val="afb"/>
                <w:rFonts w:hint="eastAsia"/>
                <w:noProof/>
              </w:rPr>
              <w:fldChar w:fldCharType="end"/>
            </w:r>
          </w:ins>
        </w:p>
        <w:p w14:paraId="2F4687C5" w14:textId="7B110F35" w:rsidR="001704E8" w:rsidRDefault="001704E8" w:rsidP="001704E8">
          <w:pPr>
            <w:pStyle w:val="TOC1"/>
            <w:wordWrap/>
            <w:snapToGrid/>
            <w:spacing w:line="400" w:lineRule="exact"/>
            <w:rPr>
              <w:ins w:id="258" w:author="Zixuan Zhou" w:date="2026-04-27T21:54:00Z" w16du:dateUtc="2026-04-27T13:54:00Z"/>
              <w:rFonts w:asciiTheme="minorHAnsi" w:eastAsiaTheme="minorEastAsia" w:hAnsiTheme="minorHAnsi" w:hint="eastAsia"/>
              <w:noProof/>
              <w:sz w:val="22"/>
              <w:szCs w:val="24"/>
              <w14:ligatures w14:val="standardContextual"/>
            </w:rPr>
            <w:pPrChange w:id="259" w:author="Zixuan Zhou" w:date="2026-04-27T21:54:00Z" w16du:dateUtc="2026-04-27T13:54:00Z">
              <w:pPr>
                <w:pStyle w:val="TOC1"/>
              </w:pPr>
            </w:pPrChange>
          </w:pPr>
          <w:ins w:id="260" w:author="Zixuan Zhou" w:date="2026-04-27T21:54:00Z" w16du:dateUtc="2026-04-27T13:54:00Z">
            <w:r w:rsidRPr="001B0A35">
              <w:rPr>
                <w:rStyle w:val="afb"/>
                <w:rFonts w:hint="eastAsia"/>
                <w:noProof/>
              </w:rPr>
              <w:fldChar w:fldCharType="begin"/>
            </w:r>
            <w:r w:rsidRPr="001B0A35">
              <w:rPr>
                <w:rStyle w:val="afb"/>
                <w:rFonts w:hint="eastAsia"/>
                <w:noProof/>
              </w:rPr>
              <w:instrText xml:space="preserve"> </w:instrText>
            </w:r>
            <w:r>
              <w:rPr>
                <w:rFonts w:hint="eastAsia"/>
                <w:noProof/>
              </w:rPr>
              <w:instrText>HYPERLINK \l "_Toc228219400"</w:instrText>
            </w:r>
            <w:r w:rsidRPr="001B0A35">
              <w:rPr>
                <w:rStyle w:val="afb"/>
                <w:rFonts w:hint="eastAsia"/>
                <w:noProof/>
              </w:rPr>
              <w:instrText xml:space="preserve"> </w:instrText>
            </w:r>
            <w:r w:rsidRPr="001B0A35">
              <w:rPr>
                <w:rStyle w:val="afb"/>
                <w:rFonts w:hint="eastAsia"/>
                <w:noProof/>
              </w:rPr>
            </w:r>
            <w:r w:rsidRPr="001B0A35">
              <w:rPr>
                <w:rStyle w:val="afb"/>
                <w:rFonts w:hint="eastAsia"/>
                <w:noProof/>
              </w:rPr>
              <w:fldChar w:fldCharType="separate"/>
            </w:r>
            <w:r w:rsidRPr="001B0A35">
              <w:rPr>
                <w:rStyle w:val="afb"/>
                <w:rFonts w:hint="eastAsia"/>
                <w:noProof/>
              </w:rPr>
              <w:t>致</w:t>
            </w:r>
            <w:r w:rsidRPr="001B0A35">
              <w:rPr>
                <w:rStyle w:val="afb"/>
                <w:rFonts w:hint="eastAsia"/>
                <w:noProof/>
              </w:rPr>
              <w:t xml:space="preserve">  </w:t>
            </w:r>
            <w:r w:rsidRPr="001B0A35">
              <w:rPr>
                <w:rStyle w:val="afb"/>
                <w:rFonts w:hint="eastAsia"/>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_Toc228219400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r w:rsidRPr="001B0A35">
              <w:rPr>
                <w:rStyle w:val="afb"/>
                <w:rFonts w:hint="eastAsia"/>
                <w:noProof/>
              </w:rPr>
              <w:fldChar w:fldCharType="end"/>
            </w:r>
          </w:ins>
        </w:p>
        <w:p w14:paraId="3012D1E9" w14:textId="3FD3641D" w:rsidR="00BA1BF6" w:rsidDel="00DC6D96" w:rsidRDefault="00BA1BF6">
          <w:pPr>
            <w:pStyle w:val="TOC1"/>
            <w:wordWrap/>
            <w:snapToGrid/>
            <w:spacing w:line="400" w:lineRule="exact"/>
            <w:rPr>
              <w:del w:id="261" w:author="Zixuan Zhou" w:date="2026-04-27T03:45:00Z" w16du:dateUtc="2026-04-26T19:45:00Z"/>
              <w:rFonts w:asciiTheme="minorHAnsi" w:eastAsiaTheme="minorEastAsia" w:hAnsiTheme="minorHAnsi" w:hint="eastAsia"/>
              <w:noProof/>
              <w:sz w:val="22"/>
              <w:szCs w:val="24"/>
              <w14:ligatures w14:val="standardContextual"/>
            </w:rPr>
          </w:pPr>
          <w:del w:id="262" w:author="Zixuan Zhou" w:date="2026-04-27T03:45:00Z" w16du:dateUtc="2026-04-26T19:45:00Z">
            <w:r w:rsidRPr="00DC6D96" w:rsidDel="00DC6D96">
              <w:rPr>
                <w:rFonts w:hint="eastAsia"/>
                <w:noProof/>
                <w:rPrChange w:id="263" w:author="Zixuan Zhou" w:date="2026-04-27T03:45:00Z" w16du:dateUtc="2026-04-26T19:45:00Z">
                  <w:rPr>
                    <w:rStyle w:val="afb"/>
                    <w:rFonts w:hint="eastAsia"/>
                    <w:noProof/>
                  </w:rPr>
                </w:rPrChange>
              </w:rPr>
              <w:delText>摘</w:delText>
            </w:r>
            <w:r w:rsidRPr="00DC6D96" w:rsidDel="00DC6D96">
              <w:rPr>
                <w:noProof/>
                <w:rPrChange w:id="264" w:author="Zixuan Zhou" w:date="2026-04-27T03:45:00Z" w16du:dateUtc="2026-04-26T19:45:00Z">
                  <w:rPr>
                    <w:rStyle w:val="afb"/>
                    <w:noProof/>
                  </w:rPr>
                </w:rPrChange>
              </w:rPr>
              <w:delText xml:space="preserve">  </w:delText>
            </w:r>
            <w:r w:rsidRPr="00DC6D96" w:rsidDel="00DC6D96">
              <w:rPr>
                <w:rFonts w:hint="eastAsia"/>
                <w:noProof/>
                <w:rPrChange w:id="265" w:author="Zixuan Zhou" w:date="2026-04-27T03:45:00Z" w16du:dateUtc="2026-04-26T19:45:00Z">
                  <w:rPr>
                    <w:rStyle w:val="afb"/>
                    <w:rFonts w:hint="eastAsia"/>
                    <w:noProof/>
                  </w:rPr>
                </w:rPrChange>
              </w:rPr>
              <w:delText>要</w:delText>
            </w:r>
            <w:r w:rsidDel="00DC6D96">
              <w:rPr>
                <w:rFonts w:hint="eastAsia"/>
                <w:noProof/>
                <w:webHidden/>
              </w:rPr>
              <w:tab/>
            </w:r>
            <w:r w:rsidDel="00DC6D96">
              <w:rPr>
                <w:noProof/>
                <w:webHidden/>
              </w:rPr>
              <w:delText>IV</w:delText>
            </w:r>
          </w:del>
        </w:p>
        <w:p w14:paraId="5D0BA425" w14:textId="704AA2C7" w:rsidR="00BA1BF6" w:rsidDel="00DC6D96" w:rsidRDefault="00BA1BF6">
          <w:pPr>
            <w:pStyle w:val="TOC1"/>
            <w:wordWrap/>
            <w:snapToGrid/>
            <w:spacing w:line="400" w:lineRule="exact"/>
            <w:rPr>
              <w:del w:id="266" w:author="Zixuan Zhou" w:date="2026-04-27T03:45:00Z" w16du:dateUtc="2026-04-26T19:45:00Z"/>
              <w:rFonts w:asciiTheme="minorHAnsi" w:eastAsiaTheme="minorEastAsia" w:hAnsiTheme="minorHAnsi" w:hint="eastAsia"/>
              <w:noProof/>
              <w:sz w:val="22"/>
              <w:szCs w:val="24"/>
              <w14:ligatures w14:val="standardContextual"/>
            </w:rPr>
          </w:pPr>
          <w:del w:id="267" w:author="Zixuan Zhou" w:date="2026-04-27T03:45:00Z" w16du:dateUtc="2026-04-26T19:45:00Z">
            <w:r w:rsidRPr="00DC6D96" w:rsidDel="00DC6D96">
              <w:rPr>
                <w:noProof/>
                <w:rPrChange w:id="268" w:author="Zixuan Zhou" w:date="2026-04-27T03:45:00Z" w16du:dateUtc="2026-04-26T19:45:00Z">
                  <w:rPr>
                    <w:rStyle w:val="afb"/>
                    <w:rFonts w:cs="Times New Roman"/>
                    <w:noProof/>
                  </w:rPr>
                </w:rPrChange>
              </w:rPr>
              <w:delText>Abstract</w:delText>
            </w:r>
            <w:r w:rsidDel="00DC6D96">
              <w:rPr>
                <w:rFonts w:hint="eastAsia"/>
                <w:noProof/>
                <w:webHidden/>
              </w:rPr>
              <w:tab/>
            </w:r>
            <w:r w:rsidDel="00DC6D96">
              <w:rPr>
                <w:noProof/>
                <w:webHidden/>
              </w:rPr>
              <w:delText>V</w:delText>
            </w:r>
          </w:del>
        </w:p>
        <w:p w14:paraId="22A50ABE" w14:textId="67A3B2C7" w:rsidR="00BA1BF6" w:rsidDel="00DC6D96" w:rsidRDefault="00BA1BF6">
          <w:pPr>
            <w:pStyle w:val="TOC1"/>
            <w:tabs>
              <w:tab w:val="left" w:pos="1260"/>
            </w:tabs>
            <w:wordWrap/>
            <w:snapToGrid/>
            <w:spacing w:line="400" w:lineRule="exact"/>
            <w:rPr>
              <w:del w:id="269" w:author="Zixuan Zhou" w:date="2026-04-27T03:45:00Z" w16du:dateUtc="2026-04-26T19:45:00Z"/>
              <w:rFonts w:asciiTheme="minorHAnsi" w:eastAsiaTheme="minorEastAsia" w:hAnsiTheme="minorHAnsi" w:hint="eastAsia"/>
              <w:noProof/>
              <w:sz w:val="22"/>
              <w:szCs w:val="24"/>
              <w14:ligatures w14:val="standardContextual"/>
            </w:rPr>
          </w:pPr>
          <w:del w:id="270" w:author="Zixuan Zhou" w:date="2026-04-27T03:45:00Z" w16du:dateUtc="2026-04-26T19:45:00Z">
            <w:r w:rsidRPr="00DC6D96" w:rsidDel="00DC6D96">
              <w:rPr>
                <w:rFonts w:hint="eastAsia"/>
                <w:noProof/>
                <w:rPrChange w:id="271" w:author="Zixuan Zhou" w:date="2026-04-27T03:45:00Z" w16du:dateUtc="2026-04-26T19:45:00Z">
                  <w:rPr>
                    <w:rStyle w:val="afb"/>
                    <w:rFonts w:hint="eastAsia"/>
                    <w:noProof/>
                  </w:rPr>
                </w:rPrChange>
              </w:rPr>
              <w:delText>第</w:delText>
            </w:r>
            <w:r w:rsidRPr="00DC6D96" w:rsidDel="00DC6D96">
              <w:rPr>
                <w:noProof/>
                <w:rPrChange w:id="272" w:author="Zixuan Zhou" w:date="2026-04-27T03:45:00Z" w16du:dateUtc="2026-04-26T19:45:00Z">
                  <w:rPr>
                    <w:rStyle w:val="afb"/>
                    <w:noProof/>
                  </w:rPr>
                </w:rPrChange>
              </w:rPr>
              <w:delText xml:space="preserve"> 1 </w:delText>
            </w:r>
            <w:r w:rsidRPr="00DC6D96" w:rsidDel="00DC6D96">
              <w:rPr>
                <w:rFonts w:hint="eastAsia"/>
                <w:noProof/>
                <w:rPrChange w:id="273" w:author="Zixuan Zhou" w:date="2026-04-27T03:45:00Z" w16du:dateUtc="2026-04-26T19:45:00Z">
                  <w:rPr>
                    <w:rStyle w:val="afb"/>
                    <w:rFonts w:hint="eastAsia"/>
                    <w:noProof/>
                  </w:rPr>
                </w:rPrChange>
              </w:rPr>
              <w:delText>章</w:delText>
            </w:r>
            <w:r w:rsidDel="00DC6D96">
              <w:rPr>
                <w:rFonts w:asciiTheme="minorHAnsi" w:eastAsiaTheme="minorEastAsia" w:hAnsiTheme="minorHAnsi" w:hint="eastAsia"/>
                <w:noProof/>
                <w:sz w:val="22"/>
                <w:szCs w:val="24"/>
                <w14:ligatures w14:val="standardContextual"/>
              </w:rPr>
              <w:tab/>
            </w:r>
            <w:r w:rsidRPr="00DC6D96" w:rsidDel="00DC6D96">
              <w:rPr>
                <w:rFonts w:hint="eastAsia"/>
                <w:noProof/>
                <w:rPrChange w:id="274" w:author="Zixuan Zhou" w:date="2026-04-27T03:45:00Z" w16du:dateUtc="2026-04-26T19:45:00Z">
                  <w:rPr>
                    <w:rStyle w:val="afb"/>
                    <w:rFonts w:hint="eastAsia"/>
                    <w:noProof/>
                  </w:rPr>
                </w:rPrChange>
              </w:rPr>
              <w:delText>绪论</w:delText>
            </w:r>
            <w:r w:rsidDel="00DC6D96">
              <w:rPr>
                <w:rFonts w:hint="eastAsia"/>
                <w:noProof/>
                <w:webHidden/>
              </w:rPr>
              <w:tab/>
            </w:r>
            <w:r w:rsidDel="00DC6D96">
              <w:rPr>
                <w:noProof/>
                <w:webHidden/>
              </w:rPr>
              <w:delText>1</w:delText>
            </w:r>
          </w:del>
        </w:p>
        <w:p w14:paraId="3099D2B2" w14:textId="367A04D2" w:rsidR="00BA1BF6" w:rsidDel="00DC6D96" w:rsidRDefault="00BA1BF6">
          <w:pPr>
            <w:pStyle w:val="TOC2"/>
            <w:snapToGrid/>
            <w:spacing w:line="400" w:lineRule="exact"/>
            <w:rPr>
              <w:del w:id="275" w:author="Zixuan Zhou" w:date="2026-04-27T03:45:00Z" w16du:dateUtc="2026-04-26T19:45:00Z"/>
              <w:rFonts w:asciiTheme="minorHAnsi" w:eastAsiaTheme="minorEastAsia" w:hAnsiTheme="minorHAnsi" w:hint="eastAsia"/>
              <w:noProof/>
              <w:sz w:val="22"/>
              <w:szCs w:val="24"/>
              <w14:ligatures w14:val="standardContextual"/>
            </w:rPr>
          </w:pPr>
          <w:del w:id="276" w:author="Zixuan Zhou" w:date="2026-04-27T03:45:00Z" w16du:dateUtc="2026-04-26T19:45:00Z">
            <w:r w:rsidRPr="00DC6D96" w:rsidDel="00DC6D96">
              <w:rPr>
                <w:noProof/>
                <w:rPrChange w:id="277" w:author="Zixuan Zhou" w:date="2026-04-27T03:45:00Z" w16du:dateUtc="2026-04-26T19:45:00Z">
                  <w:rPr>
                    <w:rStyle w:val="afb"/>
                    <w:noProof/>
                  </w:rPr>
                </w:rPrChange>
              </w:rPr>
              <w:delText xml:space="preserve">1.1 </w:delText>
            </w:r>
            <w:r w:rsidRPr="00DC6D96" w:rsidDel="00DC6D96">
              <w:rPr>
                <w:rFonts w:hint="eastAsia"/>
                <w:noProof/>
                <w:rPrChange w:id="278" w:author="Zixuan Zhou" w:date="2026-04-27T03:45:00Z" w16du:dateUtc="2026-04-26T19:45:00Z">
                  <w:rPr>
                    <w:rStyle w:val="afb"/>
                    <w:rFonts w:hint="eastAsia"/>
                    <w:noProof/>
                  </w:rPr>
                </w:rPrChange>
              </w:rPr>
              <w:delText>研究背景</w:delText>
            </w:r>
            <w:r w:rsidDel="00DC6D96">
              <w:rPr>
                <w:rFonts w:hint="eastAsia"/>
                <w:noProof/>
                <w:webHidden/>
              </w:rPr>
              <w:tab/>
            </w:r>
            <w:r w:rsidDel="00DC6D96">
              <w:rPr>
                <w:noProof/>
                <w:webHidden/>
              </w:rPr>
              <w:delText>1</w:delText>
            </w:r>
          </w:del>
        </w:p>
        <w:p w14:paraId="1834CEEF" w14:textId="7F7A0815" w:rsidR="00BA1BF6" w:rsidDel="00DC6D96" w:rsidRDefault="00BA1BF6">
          <w:pPr>
            <w:pStyle w:val="TOC2"/>
            <w:snapToGrid/>
            <w:spacing w:line="400" w:lineRule="exact"/>
            <w:rPr>
              <w:del w:id="279" w:author="Zixuan Zhou" w:date="2026-04-27T03:45:00Z" w16du:dateUtc="2026-04-26T19:45:00Z"/>
              <w:rFonts w:asciiTheme="minorHAnsi" w:eastAsiaTheme="minorEastAsia" w:hAnsiTheme="minorHAnsi" w:hint="eastAsia"/>
              <w:noProof/>
              <w:sz w:val="22"/>
              <w:szCs w:val="24"/>
              <w14:ligatures w14:val="standardContextual"/>
            </w:rPr>
          </w:pPr>
          <w:del w:id="280" w:author="Zixuan Zhou" w:date="2026-04-27T03:45:00Z" w16du:dateUtc="2026-04-26T19:45:00Z">
            <w:r w:rsidRPr="00DC6D96" w:rsidDel="00DC6D96">
              <w:rPr>
                <w:noProof/>
                <w:rPrChange w:id="281" w:author="Zixuan Zhou" w:date="2026-04-27T03:45:00Z" w16du:dateUtc="2026-04-26T19:45:00Z">
                  <w:rPr>
                    <w:rStyle w:val="afb"/>
                    <w:noProof/>
                  </w:rPr>
                </w:rPrChange>
              </w:rPr>
              <w:delText xml:space="preserve">1.2 </w:delText>
            </w:r>
            <w:r w:rsidRPr="00DC6D96" w:rsidDel="00DC6D96">
              <w:rPr>
                <w:rFonts w:hint="eastAsia"/>
                <w:noProof/>
                <w:rPrChange w:id="282" w:author="Zixuan Zhou" w:date="2026-04-27T03:45:00Z" w16du:dateUtc="2026-04-26T19:45:00Z">
                  <w:rPr>
                    <w:rStyle w:val="afb"/>
                    <w:rFonts w:hint="eastAsia"/>
                    <w:noProof/>
                  </w:rPr>
                </w:rPrChange>
              </w:rPr>
              <w:delText>研究意义</w:delText>
            </w:r>
            <w:r w:rsidDel="00DC6D96">
              <w:rPr>
                <w:rFonts w:hint="eastAsia"/>
                <w:noProof/>
                <w:webHidden/>
              </w:rPr>
              <w:tab/>
            </w:r>
            <w:r w:rsidDel="00DC6D96">
              <w:rPr>
                <w:noProof/>
                <w:webHidden/>
              </w:rPr>
              <w:delText>2</w:delText>
            </w:r>
          </w:del>
        </w:p>
        <w:p w14:paraId="3CF35940" w14:textId="0DA3C729" w:rsidR="00BA1BF6" w:rsidDel="00DC6D96" w:rsidRDefault="00BA1BF6">
          <w:pPr>
            <w:pStyle w:val="TOC3"/>
            <w:snapToGrid/>
            <w:rPr>
              <w:del w:id="283" w:author="Zixuan Zhou" w:date="2026-04-27T03:45:00Z" w16du:dateUtc="2026-04-26T19:45:00Z"/>
              <w:rFonts w:asciiTheme="minorHAnsi" w:eastAsiaTheme="minorEastAsia" w:hAnsiTheme="minorHAnsi" w:hint="eastAsia"/>
              <w:noProof/>
              <w:sz w:val="22"/>
              <w:szCs w:val="24"/>
              <w14:ligatures w14:val="standardContextual"/>
            </w:rPr>
          </w:pPr>
          <w:del w:id="284" w:author="Zixuan Zhou" w:date="2026-04-27T03:45:00Z" w16du:dateUtc="2026-04-26T19:45:00Z">
            <w:r w:rsidRPr="00DC6D96" w:rsidDel="00DC6D96">
              <w:rPr>
                <w:noProof/>
                <w:rPrChange w:id="285" w:author="Zixuan Zhou" w:date="2026-04-27T03:45:00Z" w16du:dateUtc="2026-04-26T19:45:00Z">
                  <w:rPr>
                    <w:rStyle w:val="afb"/>
                    <w:noProof/>
                  </w:rPr>
                </w:rPrChange>
              </w:rPr>
              <w:delText xml:space="preserve">1.2.1 </w:delText>
            </w:r>
            <w:r w:rsidRPr="00DC6D96" w:rsidDel="00DC6D96">
              <w:rPr>
                <w:rFonts w:hint="eastAsia"/>
                <w:noProof/>
                <w:rPrChange w:id="286" w:author="Zixuan Zhou" w:date="2026-04-27T03:45:00Z" w16du:dateUtc="2026-04-26T19:45:00Z">
                  <w:rPr>
                    <w:rStyle w:val="afb"/>
                    <w:rFonts w:hint="eastAsia"/>
                    <w:noProof/>
                  </w:rPr>
                </w:rPrChange>
              </w:rPr>
              <w:delText>理论意义</w:delText>
            </w:r>
            <w:r w:rsidDel="00DC6D96">
              <w:rPr>
                <w:rFonts w:hint="eastAsia"/>
                <w:noProof/>
                <w:webHidden/>
              </w:rPr>
              <w:tab/>
            </w:r>
            <w:r w:rsidDel="00DC6D96">
              <w:rPr>
                <w:noProof/>
                <w:webHidden/>
              </w:rPr>
              <w:delText>2</w:delText>
            </w:r>
          </w:del>
        </w:p>
        <w:p w14:paraId="5EB3CF74" w14:textId="4771D66A" w:rsidR="00BA1BF6" w:rsidDel="00DC6D96" w:rsidRDefault="00BA1BF6">
          <w:pPr>
            <w:pStyle w:val="TOC3"/>
            <w:snapToGrid/>
            <w:rPr>
              <w:del w:id="287" w:author="Zixuan Zhou" w:date="2026-04-27T03:45:00Z" w16du:dateUtc="2026-04-26T19:45:00Z"/>
              <w:rFonts w:asciiTheme="minorHAnsi" w:eastAsiaTheme="minorEastAsia" w:hAnsiTheme="minorHAnsi" w:hint="eastAsia"/>
              <w:noProof/>
              <w:sz w:val="22"/>
              <w:szCs w:val="24"/>
              <w14:ligatures w14:val="standardContextual"/>
            </w:rPr>
          </w:pPr>
          <w:del w:id="288" w:author="Zixuan Zhou" w:date="2026-04-27T03:45:00Z" w16du:dateUtc="2026-04-26T19:45:00Z">
            <w:r w:rsidRPr="00DC6D96" w:rsidDel="00DC6D96">
              <w:rPr>
                <w:noProof/>
                <w:rPrChange w:id="289" w:author="Zixuan Zhou" w:date="2026-04-27T03:45:00Z" w16du:dateUtc="2026-04-26T19:45:00Z">
                  <w:rPr>
                    <w:rStyle w:val="afb"/>
                    <w:noProof/>
                  </w:rPr>
                </w:rPrChange>
              </w:rPr>
              <w:delText xml:space="preserve">1.2.2 </w:delText>
            </w:r>
            <w:r w:rsidRPr="00DC6D96" w:rsidDel="00DC6D96">
              <w:rPr>
                <w:rFonts w:hint="eastAsia"/>
                <w:noProof/>
                <w:rPrChange w:id="290" w:author="Zixuan Zhou" w:date="2026-04-27T03:45:00Z" w16du:dateUtc="2026-04-26T19:45:00Z">
                  <w:rPr>
                    <w:rStyle w:val="afb"/>
                    <w:rFonts w:hint="eastAsia"/>
                    <w:noProof/>
                  </w:rPr>
                </w:rPrChange>
              </w:rPr>
              <w:delText>实践意义</w:delText>
            </w:r>
            <w:r w:rsidDel="00DC6D96">
              <w:rPr>
                <w:rFonts w:hint="eastAsia"/>
                <w:noProof/>
                <w:webHidden/>
              </w:rPr>
              <w:tab/>
            </w:r>
            <w:r w:rsidDel="00DC6D96">
              <w:rPr>
                <w:noProof/>
                <w:webHidden/>
              </w:rPr>
              <w:delText>2</w:delText>
            </w:r>
          </w:del>
        </w:p>
        <w:p w14:paraId="332A81DD" w14:textId="757899D8" w:rsidR="00BA1BF6" w:rsidDel="00DC6D96" w:rsidRDefault="00BA1BF6">
          <w:pPr>
            <w:pStyle w:val="TOC2"/>
            <w:snapToGrid/>
            <w:spacing w:line="400" w:lineRule="exact"/>
            <w:rPr>
              <w:del w:id="291" w:author="Zixuan Zhou" w:date="2026-04-27T03:45:00Z" w16du:dateUtc="2026-04-26T19:45:00Z"/>
              <w:rFonts w:asciiTheme="minorHAnsi" w:eastAsiaTheme="minorEastAsia" w:hAnsiTheme="minorHAnsi" w:hint="eastAsia"/>
              <w:noProof/>
              <w:sz w:val="22"/>
              <w:szCs w:val="24"/>
              <w14:ligatures w14:val="standardContextual"/>
            </w:rPr>
          </w:pPr>
          <w:del w:id="292" w:author="Zixuan Zhou" w:date="2026-04-27T03:45:00Z" w16du:dateUtc="2026-04-26T19:45:00Z">
            <w:r w:rsidRPr="00DC6D96" w:rsidDel="00DC6D96">
              <w:rPr>
                <w:noProof/>
                <w:rPrChange w:id="293" w:author="Zixuan Zhou" w:date="2026-04-27T03:45:00Z" w16du:dateUtc="2026-04-26T19:45:00Z">
                  <w:rPr>
                    <w:rStyle w:val="afb"/>
                    <w:noProof/>
                  </w:rPr>
                </w:rPrChange>
              </w:rPr>
              <w:delText xml:space="preserve">1.3 </w:delText>
            </w:r>
            <w:r w:rsidRPr="00DC6D96" w:rsidDel="00DC6D96">
              <w:rPr>
                <w:rFonts w:hint="eastAsia"/>
                <w:noProof/>
                <w:rPrChange w:id="294" w:author="Zixuan Zhou" w:date="2026-04-27T03:45:00Z" w16du:dateUtc="2026-04-26T19:45:00Z">
                  <w:rPr>
                    <w:rStyle w:val="afb"/>
                    <w:rFonts w:hint="eastAsia"/>
                    <w:noProof/>
                  </w:rPr>
                </w:rPrChange>
              </w:rPr>
              <w:delText>国内外研究现状</w:delText>
            </w:r>
            <w:r w:rsidDel="00DC6D96">
              <w:rPr>
                <w:rFonts w:hint="eastAsia"/>
                <w:noProof/>
                <w:webHidden/>
              </w:rPr>
              <w:tab/>
            </w:r>
            <w:r w:rsidDel="00DC6D96">
              <w:rPr>
                <w:noProof/>
                <w:webHidden/>
              </w:rPr>
              <w:delText>3</w:delText>
            </w:r>
          </w:del>
        </w:p>
        <w:p w14:paraId="00C4C445" w14:textId="585D0AD0" w:rsidR="00BA1BF6" w:rsidDel="00DC6D96" w:rsidRDefault="00BA1BF6">
          <w:pPr>
            <w:pStyle w:val="TOC3"/>
            <w:snapToGrid/>
            <w:rPr>
              <w:del w:id="295" w:author="Zixuan Zhou" w:date="2026-04-27T03:45:00Z" w16du:dateUtc="2026-04-26T19:45:00Z"/>
              <w:rFonts w:asciiTheme="minorHAnsi" w:eastAsiaTheme="minorEastAsia" w:hAnsiTheme="minorHAnsi" w:hint="eastAsia"/>
              <w:noProof/>
              <w:sz w:val="22"/>
              <w:szCs w:val="24"/>
              <w14:ligatures w14:val="standardContextual"/>
            </w:rPr>
          </w:pPr>
          <w:del w:id="296" w:author="Zixuan Zhou" w:date="2026-04-27T03:45:00Z" w16du:dateUtc="2026-04-26T19:45:00Z">
            <w:r w:rsidRPr="00DC6D96" w:rsidDel="00DC6D96">
              <w:rPr>
                <w:noProof/>
                <w:rPrChange w:id="297" w:author="Zixuan Zhou" w:date="2026-04-27T03:45:00Z" w16du:dateUtc="2026-04-26T19:45:00Z">
                  <w:rPr>
                    <w:rStyle w:val="afb"/>
                    <w:noProof/>
                  </w:rPr>
                </w:rPrChange>
              </w:rPr>
              <w:delText xml:space="preserve">1.3.1 </w:delText>
            </w:r>
            <w:r w:rsidRPr="00DC6D96" w:rsidDel="00DC6D96">
              <w:rPr>
                <w:rFonts w:hint="eastAsia"/>
                <w:noProof/>
                <w:rPrChange w:id="298" w:author="Zixuan Zhou" w:date="2026-04-27T03:45:00Z" w16du:dateUtc="2026-04-26T19:45:00Z">
                  <w:rPr>
                    <w:rStyle w:val="afb"/>
                    <w:rFonts w:hint="eastAsia"/>
                    <w:noProof/>
                  </w:rPr>
                </w:rPrChange>
              </w:rPr>
              <w:delText>青少年生殖健康教育研究现状</w:delText>
            </w:r>
            <w:r w:rsidDel="00DC6D96">
              <w:rPr>
                <w:rFonts w:hint="eastAsia"/>
                <w:noProof/>
                <w:webHidden/>
              </w:rPr>
              <w:tab/>
            </w:r>
            <w:r w:rsidDel="00DC6D96">
              <w:rPr>
                <w:noProof/>
                <w:webHidden/>
              </w:rPr>
              <w:delText>3</w:delText>
            </w:r>
          </w:del>
        </w:p>
        <w:p w14:paraId="17AA3B66" w14:textId="3E10EE5E" w:rsidR="00BA1BF6" w:rsidDel="00DC6D96" w:rsidRDefault="00BA1BF6">
          <w:pPr>
            <w:pStyle w:val="TOC3"/>
            <w:snapToGrid/>
            <w:rPr>
              <w:del w:id="299" w:author="Zixuan Zhou" w:date="2026-04-27T03:45:00Z" w16du:dateUtc="2026-04-26T19:45:00Z"/>
              <w:rFonts w:asciiTheme="minorHAnsi" w:eastAsiaTheme="minorEastAsia" w:hAnsiTheme="minorHAnsi" w:hint="eastAsia"/>
              <w:noProof/>
              <w:sz w:val="22"/>
              <w:szCs w:val="24"/>
              <w14:ligatures w14:val="standardContextual"/>
            </w:rPr>
          </w:pPr>
          <w:del w:id="300" w:author="Zixuan Zhou" w:date="2026-04-27T03:45:00Z" w16du:dateUtc="2026-04-26T19:45:00Z">
            <w:r w:rsidRPr="00DC6D96" w:rsidDel="00DC6D96">
              <w:rPr>
                <w:noProof/>
                <w:rPrChange w:id="301" w:author="Zixuan Zhou" w:date="2026-04-27T03:45:00Z" w16du:dateUtc="2026-04-26T19:45:00Z">
                  <w:rPr>
                    <w:rStyle w:val="afb"/>
                    <w:noProof/>
                  </w:rPr>
                </w:rPrChange>
              </w:rPr>
              <w:delText xml:space="preserve">1.3.2 </w:delText>
            </w:r>
            <w:r w:rsidRPr="00DC6D96" w:rsidDel="00DC6D96">
              <w:rPr>
                <w:rFonts w:hint="eastAsia"/>
                <w:noProof/>
                <w:rPrChange w:id="302" w:author="Zixuan Zhou" w:date="2026-04-27T03:45:00Z" w16du:dateUtc="2026-04-26T19:45:00Z">
                  <w:rPr>
                    <w:rStyle w:val="afb"/>
                    <w:rFonts w:hint="eastAsia"/>
                    <w:noProof/>
                  </w:rPr>
                </w:rPrChange>
              </w:rPr>
              <w:delText>社交媒体健康传播研究现状</w:delText>
            </w:r>
            <w:r w:rsidDel="00DC6D96">
              <w:rPr>
                <w:rFonts w:hint="eastAsia"/>
                <w:noProof/>
                <w:webHidden/>
              </w:rPr>
              <w:tab/>
            </w:r>
            <w:r w:rsidDel="00DC6D96">
              <w:rPr>
                <w:noProof/>
                <w:webHidden/>
              </w:rPr>
              <w:delText>3</w:delText>
            </w:r>
          </w:del>
        </w:p>
        <w:p w14:paraId="78B57199" w14:textId="5E9DA0C7" w:rsidR="00BA1BF6" w:rsidDel="00DC6D96" w:rsidRDefault="00BA1BF6">
          <w:pPr>
            <w:pStyle w:val="TOC3"/>
            <w:snapToGrid/>
            <w:rPr>
              <w:del w:id="303" w:author="Zixuan Zhou" w:date="2026-04-27T03:45:00Z" w16du:dateUtc="2026-04-26T19:45:00Z"/>
              <w:rFonts w:asciiTheme="minorHAnsi" w:eastAsiaTheme="minorEastAsia" w:hAnsiTheme="minorHAnsi" w:hint="eastAsia"/>
              <w:noProof/>
              <w:sz w:val="22"/>
              <w:szCs w:val="24"/>
              <w14:ligatures w14:val="standardContextual"/>
            </w:rPr>
          </w:pPr>
          <w:del w:id="304" w:author="Zixuan Zhou" w:date="2026-04-27T03:45:00Z" w16du:dateUtc="2026-04-26T19:45:00Z">
            <w:r w:rsidRPr="00DC6D96" w:rsidDel="00DC6D96">
              <w:rPr>
                <w:noProof/>
                <w:rPrChange w:id="305" w:author="Zixuan Zhou" w:date="2026-04-27T03:45:00Z" w16du:dateUtc="2026-04-26T19:45:00Z">
                  <w:rPr>
                    <w:rStyle w:val="afb"/>
                    <w:noProof/>
                  </w:rPr>
                </w:rPrChange>
              </w:rPr>
              <w:delText xml:space="preserve">1.3.3 </w:delText>
            </w:r>
            <w:r w:rsidRPr="00DC6D96" w:rsidDel="00DC6D96">
              <w:rPr>
                <w:rFonts w:hint="eastAsia"/>
                <w:noProof/>
                <w:rPrChange w:id="306" w:author="Zixuan Zhou" w:date="2026-04-27T03:45:00Z" w16du:dateUtc="2026-04-26T19:45:00Z">
                  <w:rPr>
                    <w:rStyle w:val="afb"/>
                    <w:rFonts w:hint="eastAsia"/>
                    <w:noProof/>
                  </w:rPr>
                </w:rPrChange>
              </w:rPr>
              <w:delText>评论文本挖掘与问题分类研究现状</w:delText>
            </w:r>
            <w:r w:rsidDel="00DC6D96">
              <w:rPr>
                <w:rFonts w:hint="eastAsia"/>
                <w:noProof/>
                <w:webHidden/>
              </w:rPr>
              <w:tab/>
            </w:r>
            <w:r w:rsidDel="00DC6D96">
              <w:rPr>
                <w:noProof/>
                <w:webHidden/>
              </w:rPr>
              <w:delText>3</w:delText>
            </w:r>
          </w:del>
        </w:p>
        <w:p w14:paraId="63D3F31A" w14:textId="7E7E0F94" w:rsidR="00BA1BF6" w:rsidDel="00DC6D96" w:rsidRDefault="00BA1BF6">
          <w:pPr>
            <w:pStyle w:val="TOC3"/>
            <w:snapToGrid/>
            <w:rPr>
              <w:del w:id="307" w:author="Zixuan Zhou" w:date="2026-04-27T03:45:00Z" w16du:dateUtc="2026-04-26T19:45:00Z"/>
              <w:rFonts w:asciiTheme="minorHAnsi" w:eastAsiaTheme="minorEastAsia" w:hAnsiTheme="minorHAnsi" w:hint="eastAsia"/>
              <w:noProof/>
              <w:sz w:val="22"/>
              <w:szCs w:val="24"/>
              <w14:ligatures w14:val="standardContextual"/>
            </w:rPr>
          </w:pPr>
          <w:del w:id="308" w:author="Zixuan Zhou" w:date="2026-04-27T03:45:00Z" w16du:dateUtc="2026-04-26T19:45:00Z">
            <w:r w:rsidRPr="00DC6D96" w:rsidDel="00DC6D96">
              <w:rPr>
                <w:noProof/>
                <w:rPrChange w:id="309" w:author="Zixuan Zhou" w:date="2026-04-27T03:45:00Z" w16du:dateUtc="2026-04-26T19:45:00Z">
                  <w:rPr>
                    <w:rStyle w:val="afb"/>
                    <w:noProof/>
                  </w:rPr>
                </w:rPrChange>
              </w:rPr>
              <w:delText xml:space="preserve">1.3.4 </w:delText>
            </w:r>
            <w:r w:rsidRPr="00DC6D96" w:rsidDel="00DC6D96">
              <w:rPr>
                <w:rFonts w:hint="eastAsia"/>
                <w:noProof/>
                <w:rPrChange w:id="310" w:author="Zixuan Zhou" w:date="2026-04-27T03:45:00Z" w16du:dateUtc="2026-04-26T19:45:00Z">
                  <w:rPr>
                    <w:rStyle w:val="afb"/>
                    <w:rFonts w:hint="eastAsia"/>
                    <w:noProof/>
                  </w:rPr>
                </w:rPrChange>
              </w:rPr>
              <w:delText>大语言模型在医疗问答中的应用现状</w:delText>
            </w:r>
            <w:r w:rsidDel="00DC6D96">
              <w:rPr>
                <w:rFonts w:hint="eastAsia"/>
                <w:noProof/>
                <w:webHidden/>
              </w:rPr>
              <w:tab/>
            </w:r>
            <w:r w:rsidDel="00DC6D96">
              <w:rPr>
                <w:noProof/>
                <w:webHidden/>
              </w:rPr>
              <w:delText>4</w:delText>
            </w:r>
          </w:del>
        </w:p>
        <w:p w14:paraId="5522200F" w14:textId="664B4816" w:rsidR="00BA1BF6" w:rsidDel="00DC6D96" w:rsidRDefault="00BA1BF6">
          <w:pPr>
            <w:pStyle w:val="TOC3"/>
            <w:snapToGrid/>
            <w:rPr>
              <w:del w:id="311" w:author="Zixuan Zhou" w:date="2026-04-27T03:45:00Z" w16du:dateUtc="2026-04-26T19:45:00Z"/>
              <w:rFonts w:asciiTheme="minorHAnsi" w:eastAsiaTheme="minorEastAsia" w:hAnsiTheme="minorHAnsi" w:hint="eastAsia"/>
              <w:noProof/>
              <w:sz w:val="22"/>
              <w:szCs w:val="24"/>
              <w14:ligatures w14:val="standardContextual"/>
            </w:rPr>
          </w:pPr>
          <w:del w:id="312" w:author="Zixuan Zhou" w:date="2026-04-27T03:45:00Z" w16du:dateUtc="2026-04-26T19:45:00Z">
            <w:r w:rsidRPr="00DC6D96" w:rsidDel="00DC6D96">
              <w:rPr>
                <w:noProof/>
                <w:rPrChange w:id="313" w:author="Zixuan Zhou" w:date="2026-04-27T03:45:00Z" w16du:dateUtc="2026-04-26T19:45:00Z">
                  <w:rPr>
                    <w:rStyle w:val="afb"/>
                    <w:noProof/>
                  </w:rPr>
                </w:rPrChange>
              </w:rPr>
              <w:delText xml:space="preserve">1.3.5 </w:delText>
            </w:r>
            <w:r w:rsidRPr="00DC6D96" w:rsidDel="00DC6D96">
              <w:rPr>
                <w:rFonts w:hint="eastAsia"/>
                <w:noProof/>
                <w:rPrChange w:id="314" w:author="Zixuan Zhou" w:date="2026-04-27T03:45:00Z" w16du:dateUtc="2026-04-26T19:45:00Z">
                  <w:rPr>
                    <w:rStyle w:val="afb"/>
                    <w:rFonts w:hint="eastAsia"/>
                    <w:noProof/>
                  </w:rPr>
                </w:rPrChange>
              </w:rPr>
              <w:delText>现有研究不足</w:delText>
            </w:r>
            <w:r w:rsidDel="00DC6D96">
              <w:rPr>
                <w:rFonts w:hint="eastAsia"/>
                <w:noProof/>
                <w:webHidden/>
              </w:rPr>
              <w:tab/>
            </w:r>
            <w:r w:rsidDel="00DC6D96">
              <w:rPr>
                <w:noProof/>
                <w:webHidden/>
              </w:rPr>
              <w:delText>4</w:delText>
            </w:r>
          </w:del>
        </w:p>
        <w:p w14:paraId="1934C3B5" w14:textId="10360C58" w:rsidR="00BA1BF6" w:rsidDel="00DC6D96" w:rsidRDefault="00BA1BF6">
          <w:pPr>
            <w:pStyle w:val="TOC2"/>
            <w:snapToGrid/>
            <w:spacing w:line="400" w:lineRule="exact"/>
            <w:rPr>
              <w:del w:id="315" w:author="Zixuan Zhou" w:date="2026-04-27T03:45:00Z" w16du:dateUtc="2026-04-26T19:45:00Z"/>
              <w:rFonts w:asciiTheme="minorHAnsi" w:eastAsiaTheme="minorEastAsia" w:hAnsiTheme="minorHAnsi" w:hint="eastAsia"/>
              <w:noProof/>
              <w:sz w:val="22"/>
              <w:szCs w:val="24"/>
              <w14:ligatures w14:val="standardContextual"/>
            </w:rPr>
          </w:pPr>
          <w:del w:id="316" w:author="Zixuan Zhou" w:date="2026-04-27T03:45:00Z" w16du:dateUtc="2026-04-26T19:45:00Z">
            <w:r w:rsidRPr="00DC6D96" w:rsidDel="00DC6D96">
              <w:rPr>
                <w:noProof/>
                <w:rPrChange w:id="317" w:author="Zixuan Zhou" w:date="2026-04-27T03:45:00Z" w16du:dateUtc="2026-04-26T19:45:00Z">
                  <w:rPr>
                    <w:rStyle w:val="afb"/>
                    <w:noProof/>
                  </w:rPr>
                </w:rPrChange>
              </w:rPr>
              <w:delText xml:space="preserve">1.4 </w:delText>
            </w:r>
            <w:r w:rsidRPr="00DC6D96" w:rsidDel="00DC6D96">
              <w:rPr>
                <w:rFonts w:hint="eastAsia"/>
                <w:noProof/>
                <w:rPrChange w:id="318" w:author="Zixuan Zhou" w:date="2026-04-27T03:45:00Z" w16du:dateUtc="2026-04-26T19:45:00Z">
                  <w:rPr>
                    <w:rStyle w:val="afb"/>
                    <w:rFonts w:hint="eastAsia"/>
                    <w:noProof/>
                  </w:rPr>
                </w:rPrChange>
              </w:rPr>
              <w:delText>研究目标与研究内容</w:delText>
            </w:r>
            <w:r w:rsidDel="00DC6D96">
              <w:rPr>
                <w:rFonts w:hint="eastAsia"/>
                <w:noProof/>
                <w:webHidden/>
              </w:rPr>
              <w:tab/>
            </w:r>
            <w:r w:rsidDel="00DC6D96">
              <w:rPr>
                <w:noProof/>
                <w:webHidden/>
              </w:rPr>
              <w:delText>4</w:delText>
            </w:r>
          </w:del>
        </w:p>
        <w:p w14:paraId="1844AB95" w14:textId="599DE8B4" w:rsidR="00BA1BF6" w:rsidDel="00DC6D96" w:rsidRDefault="00BA1BF6">
          <w:pPr>
            <w:pStyle w:val="TOC2"/>
            <w:snapToGrid/>
            <w:spacing w:line="400" w:lineRule="exact"/>
            <w:rPr>
              <w:del w:id="319" w:author="Zixuan Zhou" w:date="2026-04-27T03:45:00Z" w16du:dateUtc="2026-04-26T19:45:00Z"/>
              <w:rFonts w:asciiTheme="minorHAnsi" w:eastAsiaTheme="minorEastAsia" w:hAnsiTheme="minorHAnsi" w:hint="eastAsia"/>
              <w:noProof/>
              <w:sz w:val="22"/>
              <w:szCs w:val="24"/>
              <w14:ligatures w14:val="standardContextual"/>
            </w:rPr>
          </w:pPr>
          <w:del w:id="320" w:author="Zixuan Zhou" w:date="2026-04-27T03:45:00Z" w16du:dateUtc="2026-04-26T19:45:00Z">
            <w:r w:rsidRPr="00DC6D96" w:rsidDel="00DC6D96">
              <w:rPr>
                <w:noProof/>
                <w:rPrChange w:id="321" w:author="Zixuan Zhou" w:date="2026-04-27T03:45:00Z" w16du:dateUtc="2026-04-26T19:45:00Z">
                  <w:rPr>
                    <w:rStyle w:val="afb"/>
                    <w:noProof/>
                  </w:rPr>
                </w:rPrChange>
              </w:rPr>
              <w:delText xml:space="preserve">1.5 </w:delText>
            </w:r>
            <w:r w:rsidRPr="00DC6D96" w:rsidDel="00DC6D96">
              <w:rPr>
                <w:rFonts w:hint="eastAsia"/>
                <w:noProof/>
                <w:rPrChange w:id="322" w:author="Zixuan Zhou" w:date="2026-04-27T03:45:00Z" w16du:dateUtc="2026-04-26T19:45:00Z">
                  <w:rPr>
                    <w:rStyle w:val="afb"/>
                    <w:rFonts w:hint="eastAsia"/>
                    <w:noProof/>
                  </w:rPr>
                </w:rPrChange>
              </w:rPr>
              <w:delText>研究思路与技术路线</w:delText>
            </w:r>
            <w:r w:rsidDel="00DC6D96">
              <w:rPr>
                <w:rFonts w:hint="eastAsia"/>
                <w:noProof/>
                <w:webHidden/>
              </w:rPr>
              <w:tab/>
            </w:r>
            <w:r w:rsidDel="00DC6D96">
              <w:rPr>
                <w:noProof/>
                <w:webHidden/>
              </w:rPr>
              <w:delText>5</w:delText>
            </w:r>
          </w:del>
        </w:p>
        <w:p w14:paraId="1D7728C8" w14:textId="428AFFFA" w:rsidR="00BA1BF6" w:rsidDel="00DC6D96" w:rsidRDefault="00BA1BF6">
          <w:pPr>
            <w:pStyle w:val="TOC2"/>
            <w:snapToGrid/>
            <w:spacing w:line="400" w:lineRule="exact"/>
            <w:rPr>
              <w:del w:id="323" w:author="Zixuan Zhou" w:date="2026-04-27T03:45:00Z" w16du:dateUtc="2026-04-26T19:45:00Z"/>
              <w:rFonts w:asciiTheme="minorHAnsi" w:eastAsiaTheme="minorEastAsia" w:hAnsiTheme="minorHAnsi" w:hint="eastAsia"/>
              <w:noProof/>
              <w:sz w:val="22"/>
              <w:szCs w:val="24"/>
              <w14:ligatures w14:val="standardContextual"/>
            </w:rPr>
          </w:pPr>
          <w:del w:id="324" w:author="Zixuan Zhou" w:date="2026-04-27T03:45:00Z" w16du:dateUtc="2026-04-26T19:45:00Z">
            <w:r w:rsidRPr="00DC6D96" w:rsidDel="00DC6D96">
              <w:rPr>
                <w:noProof/>
                <w:rPrChange w:id="325" w:author="Zixuan Zhou" w:date="2026-04-27T03:45:00Z" w16du:dateUtc="2026-04-26T19:45:00Z">
                  <w:rPr>
                    <w:rStyle w:val="afb"/>
                    <w:noProof/>
                  </w:rPr>
                </w:rPrChange>
              </w:rPr>
              <w:delText xml:space="preserve">1.6 </w:delText>
            </w:r>
            <w:r w:rsidRPr="00DC6D96" w:rsidDel="00DC6D96">
              <w:rPr>
                <w:rFonts w:hint="eastAsia"/>
                <w:noProof/>
                <w:rPrChange w:id="326" w:author="Zixuan Zhou" w:date="2026-04-27T03:45:00Z" w16du:dateUtc="2026-04-26T19:45:00Z">
                  <w:rPr>
                    <w:rStyle w:val="afb"/>
                    <w:rFonts w:hint="eastAsia"/>
                    <w:noProof/>
                  </w:rPr>
                </w:rPrChange>
              </w:rPr>
              <w:delText>研究创新点</w:delText>
            </w:r>
            <w:r w:rsidDel="00DC6D96">
              <w:rPr>
                <w:rFonts w:hint="eastAsia"/>
                <w:noProof/>
                <w:webHidden/>
              </w:rPr>
              <w:tab/>
            </w:r>
            <w:r w:rsidDel="00DC6D96">
              <w:rPr>
                <w:noProof/>
                <w:webHidden/>
              </w:rPr>
              <w:delText>6</w:delText>
            </w:r>
          </w:del>
        </w:p>
        <w:p w14:paraId="7F64363A" w14:textId="15F92998" w:rsidR="00BA1BF6" w:rsidDel="00DC6D96" w:rsidRDefault="00BA1BF6">
          <w:pPr>
            <w:pStyle w:val="TOC2"/>
            <w:snapToGrid/>
            <w:spacing w:line="400" w:lineRule="exact"/>
            <w:rPr>
              <w:del w:id="327" w:author="Zixuan Zhou" w:date="2026-04-27T03:45:00Z" w16du:dateUtc="2026-04-26T19:45:00Z"/>
              <w:rFonts w:asciiTheme="minorHAnsi" w:eastAsiaTheme="minorEastAsia" w:hAnsiTheme="minorHAnsi" w:hint="eastAsia"/>
              <w:noProof/>
              <w:sz w:val="22"/>
              <w:szCs w:val="24"/>
              <w14:ligatures w14:val="standardContextual"/>
            </w:rPr>
          </w:pPr>
          <w:del w:id="328" w:author="Zixuan Zhou" w:date="2026-04-27T03:45:00Z" w16du:dateUtc="2026-04-26T19:45:00Z">
            <w:r w:rsidRPr="00DC6D96" w:rsidDel="00DC6D96">
              <w:rPr>
                <w:noProof/>
                <w:rPrChange w:id="329" w:author="Zixuan Zhou" w:date="2026-04-27T03:45:00Z" w16du:dateUtc="2026-04-26T19:45:00Z">
                  <w:rPr>
                    <w:rStyle w:val="afb"/>
                    <w:noProof/>
                  </w:rPr>
                </w:rPrChange>
              </w:rPr>
              <w:delText xml:space="preserve">1.7 </w:delText>
            </w:r>
            <w:r w:rsidRPr="00DC6D96" w:rsidDel="00DC6D96">
              <w:rPr>
                <w:rFonts w:hint="eastAsia"/>
                <w:noProof/>
                <w:rPrChange w:id="330" w:author="Zixuan Zhou" w:date="2026-04-27T03:45:00Z" w16du:dateUtc="2026-04-26T19:45:00Z">
                  <w:rPr>
                    <w:rStyle w:val="afb"/>
                    <w:rFonts w:hint="eastAsia"/>
                    <w:noProof/>
                  </w:rPr>
                </w:rPrChange>
              </w:rPr>
              <w:delText>本章小结</w:delText>
            </w:r>
            <w:r w:rsidDel="00DC6D96">
              <w:rPr>
                <w:rFonts w:hint="eastAsia"/>
                <w:noProof/>
                <w:webHidden/>
              </w:rPr>
              <w:tab/>
            </w:r>
            <w:r w:rsidDel="00DC6D96">
              <w:rPr>
                <w:noProof/>
                <w:webHidden/>
              </w:rPr>
              <w:delText>6</w:delText>
            </w:r>
          </w:del>
        </w:p>
        <w:p w14:paraId="42814A67" w14:textId="51906F9A" w:rsidR="00BA1BF6" w:rsidDel="00DC6D96" w:rsidRDefault="00BA1BF6">
          <w:pPr>
            <w:pStyle w:val="TOC1"/>
            <w:tabs>
              <w:tab w:val="left" w:pos="1260"/>
            </w:tabs>
            <w:wordWrap/>
            <w:snapToGrid/>
            <w:spacing w:line="400" w:lineRule="exact"/>
            <w:rPr>
              <w:del w:id="331" w:author="Zixuan Zhou" w:date="2026-04-27T03:45:00Z" w16du:dateUtc="2026-04-26T19:45:00Z"/>
              <w:rFonts w:asciiTheme="minorHAnsi" w:eastAsiaTheme="minorEastAsia" w:hAnsiTheme="minorHAnsi" w:hint="eastAsia"/>
              <w:noProof/>
              <w:sz w:val="22"/>
              <w:szCs w:val="24"/>
              <w14:ligatures w14:val="standardContextual"/>
            </w:rPr>
          </w:pPr>
          <w:del w:id="332" w:author="Zixuan Zhou" w:date="2026-04-27T03:45:00Z" w16du:dateUtc="2026-04-26T19:45:00Z">
            <w:r w:rsidRPr="00DC6D96" w:rsidDel="00DC6D96">
              <w:rPr>
                <w:rFonts w:hint="eastAsia"/>
                <w:noProof/>
                <w:rPrChange w:id="333" w:author="Zixuan Zhou" w:date="2026-04-27T03:45:00Z" w16du:dateUtc="2026-04-26T19:45:00Z">
                  <w:rPr>
                    <w:rStyle w:val="afb"/>
                    <w:rFonts w:hint="eastAsia"/>
                    <w:noProof/>
                  </w:rPr>
                </w:rPrChange>
              </w:rPr>
              <w:delText>第</w:delText>
            </w:r>
            <w:r w:rsidRPr="00DC6D96" w:rsidDel="00DC6D96">
              <w:rPr>
                <w:noProof/>
                <w:rPrChange w:id="334" w:author="Zixuan Zhou" w:date="2026-04-27T03:45:00Z" w16du:dateUtc="2026-04-26T19:45:00Z">
                  <w:rPr>
                    <w:rStyle w:val="afb"/>
                    <w:noProof/>
                  </w:rPr>
                </w:rPrChange>
              </w:rPr>
              <w:delText xml:space="preserve"> 2 </w:delText>
            </w:r>
            <w:r w:rsidRPr="00DC6D96" w:rsidDel="00DC6D96">
              <w:rPr>
                <w:rFonts w:hint="eastAsia"/>
                <w:noProof/>
                <w:rPrChange w:id="335" w:author="Zixuan Zhou" w:date="2026-04-27T03:45:00Z" w16du:dateUtc="2026-04-26T19:45:00Z">
                  <w:rPr>
                    <w:rStyle w:val="afb"/>
                    <w:rFonts w:hint="eastAsia"/>
                    <w:noProof/>
                  </w:rPr>
                </w:rPrChange>
              </w:rPr>
              <w:delText>章</w:delText>
            </w:r>
            <w:r w:rsidDel="00DC6D96">
              <w:rPr>
                <w:rFonts w:asciiTheme="minorHAnsi" w:eastAsiaTheme="minorEastAsia" w:hAnsiTheme="minorHAnsi" w:hint="eastAsia"/>
                <w:noProof/>
                <w:sz w:val="22"/>
                <w:szCs w:val="24"/>
                <w14:ligatures w14:val="standardContextual"/>
              </w:rPr>
              <w:tab/>
            </w:r>
            <w:r w:rsidRPr="00DC6D96" w:rsidDel="00DC6D96">
              <w:rPr>
                <w:rFonts w:hint="eastAsia"/>
                <w:noProof/>
                <w:rPrChange w:id="336" w:author="Zixuan Zhou" w:date="2026-04-27T03:45:00Z" w16du:dateUtc="2026-04-26T19:45:00Z">
                  <w:rPr>
                    <w:rStyle w:val="afb"/>
                    <w:rFonts w:hint="eastAsia"/>
                    <w:noProof/>
                  </w:rPr>
                </w:rPrChange>
              </w:rPr>
              <w:delText>相关理论与关键技术</w:delText>
            </w:r>
            <w:r w:rsidDel="00DC6D96">
              <w:rPr>
                <w:rFonts w:hint="eastAsia"/>
                <w:noProof/>
                <w:webHidden/>
              </w:rPr>
              <w:tab/>
            </w:r>
            <w:r w:rsidDel="00DC6D96">
              <w:rPr>
                <w:noProof/>
                <w:webHidden/>
              </w:rPr>
              <w:delText>8</w:delText>
            </w:r>
          </w:del>
        </w:p>
        <w:p w14:paraId="75102AA8" w14:textId="416F9F3B" w:rsidR="00BA1BF6" w:rsidDel="00DC6D96" w:rsidRDefault="00BA1BF6">
          <w:pPr>
            <w:pStyle w:val="TOC2"/>
            <w:snapToGrid/>
            <w:spacing w:line="400" w:lineRule="exact"/>
            <w:rPr>
              <w:del w:id="337" w:author="Zixuan Zhou" w:date="2026-04-27T03:45:00Z" w16du:dateUtc="2026-04-26T19:45:00Z"/>
              <w:rFonts w:asciiTheme="minorHAnsi" w:eastAsiaTheme="minorEastAsia" w:hAnsiTheme="minorHAnsi" w:hint="eastAsia"/>
              <w:noProof/>
              <w:sz w:val="22"/>
              <w:szCs w:val="24"/>
              <w14:ligatures w14:val="standardContextual"/>
            </w:rPr>
          </w:pPr>
          <w:del w:id="338" w:author="Zixuan Zhou" w:date="2026-04-27T03:45:00Z" w16du:dateUtc="2026-04-26T19:45:00Z">
            <w:r w:rsidRPr="00DC6D96" w:rsidDel="00DC6D96">
              <w:rPr>
                <w:noProof/>
                <w:rPrChange w:id="339" w:author="Zixuan Zhou" w:date="2026-04-27T03:45:00Z" w16du:dateUtc="2026-04-26T19:45:00Z">
                  <w:rPr>
                    <w:rStyle w:val="afb"/>
                    <w:noProof/>
                  </w:rPr>
                </w:rPrChange>
              </w:rPr>
              <w:delText xml:space="preserve">2.1 </w:delText>
            </w:r>
            <w:r w:rsidRPr="00DC6D96" w:rsidDel="00DC6D96">
              <w:rPr>
                <w:rFonts w:hint="eastAsia"/>
                <w:noProof/>
                <w:rPrChange w:id="340" w:author="Zixuan Zhou" w:date="2026-04-27T03:45:00Z" w16du:dateUtc="2026-04-26T19:45:00Z">
                  <w:rPr>
                    <w:rStyle w:val="afb"/>
                    <w:rFonts w:hint="eastAsia"/>
                    <w:noProof/>
                  </w:rPr>
                </w:rPrChange>
              </w:rPr>
              <w:delText>青少年生殖健康与社交媒体健康传播相关理论</w:delText>
            </w:r>
            <w:r w:rsidDel="00DC6D96">
              <w:rPr>
                <w:rFonts w:hint="eastAsia"/>
                <w:noProof/>
                <w:webHidden/>
              </w:rPr>
              <w:tab/>
            </w:r>
            <w:r w:rsidDel="00DC6D96">
              <w:rPr>
                <w:noProof/>
                <w:webHidden/>
              </w:rPr>
              <w:delText>8</w:delText>
            </w:r>
          </w:del>
        </w:p>
        <w:p w14:paraId="084155B0" w14:textId="568017E3" w:rsidR="00BA1BF6" w:rsidDel="00DC6D96" w:rsidRDefault="00BA1BF6">
          <w:pPr>
            <w:pStyle w:val="TOC3"/>
            <w:snapToGrid/>
            <w:rPr>
              <w:del w:id="341" w:author="Zixuan Zhou" w:date="2026-04-27T03:45:00Z" w16du:dateUtc="2026-04-26T19:45:00Z"/>
              <w:rFonts w:asciiTheme="minorHAnsi" w:eastAsiaTheme="minorEastAsia" w:hAnsiTheme="minorHAnsi" w:hint="eastAsia"/>
              <w:noProof/>
              <w:sz w:val="22"/>
              <w:szCs w:val="24"/>
              <w14:ligatures w14:val="standardContextual"/>
            </w:rPr>
          </w:pPr>
          <w:del w:id="342" w:author="Zixuan Zhou" w:date="2026-04-27T03:45:00Z" w16du:dateUtc="2026-04-26T19:45:00Z">
            <w:r w:rsidRPr="00DC6D96" w:rsidDel="00DC6D96">
              <w:rPr>
                <w:noProof/>
                <w:rPrChange w:id="343" w:author="Zixuan Zhou" w:date="2026-04-27T03:45:00Z" w16du:dateUtc="2026-04-26T19:45:00Z">
                  <w:rPr>
                    <w:rStyle w:val="afb"/>
                    <w:noProof/>
                  </w:rPr>
                </w:rPrChange>
              </w:rPr>
              <w:delText xml:space="preserve">2.1.1 </w:delText>
            </w:r>
            <w:r w:rsidRPr="00DC6D96" w:rsidDel="00DC6D96">
              <w:rPr>
                <w:rFonts w:hint="eastAsia"/>
                <w:noProof/>
                <w:rPrChange w:id="344" w:author="Zixuan Zhou" w:date="2026-04-27T03:45:00Z" w16du:dateUtc="2026-04-26T19:45:00Z">
                  <w:rPr>
                    <w:rStyle w:val="afb"/>
                    <w:rFonts w:hint="eastAsia"/>
                    <w:noProof/>
                  </w:rPr>
                </w:rPrChange>
              </w:rPr>
              <w:delText>青少年生殖健康的内涵与主要议题</w:delText>
            </w:r>
            <w:r w:rsidDel="00DC6D96">
              <w:rPr>
                <w:rFonts w:hint="eastAsia"/>
                <w:noProof/>
                <w:webHidden/>
              </w:rPr>
              <w:tab/>
            </w:r>
            <w:r w:rsidDel="00DC6D96">
              <w:rPr>
                <w:noProof/>
                <w:webHidden/>
              </w:rPr>
              <w:delText>8</w:delText>
            </w:r>
          </w:del>
        </w:p>
        <w:p w14:paraId="4D80EEB8" w14:textId="0E9ED8BD" w:rsidR="00BA1BF6" w:rsidDel="00DC6D96" w:rsidRDefault="00BA1BF6">
          <w:pPr>
            <w:pStyle w:val="TOC3"/>
            <w:snapToGrid/>
            <w:rPr>
              <w:del w:id="345" w:author="Zixuan Zhou" w:date="2026-04-27T03:45:00Z" w16du:dateUtc="2026-04-26T19:45:00Z"/>
              <w:rFonts w:asciiTheme="minorHAnsi" w:eastAsiaTheme="minorEastAsia" w:hAnsiTheme="minorHAnsi" w:hint="eastAsia"/>
              <w:noProof/>
              <w:sz w:val="22"/>
              <w:szCs w:val="24"/>
              <w14:ligatures w14:val="standardContextual"/>
            </w:rPr>
          </w:pPr>
          <w:del w:id="346" w:author="Zixuan Zhou" w:date="2026-04-27T03:45:00Z" w16du:dateUtc="2026-04-26T19:45:00Z">
            <w:r w:rsidRPr="00DC6D96" w:rsidDel="00DC6D96">
              <w:rPr>
                <w:noProof/>
                <w:rPrChange w:id="347" w:author="Zixuan Zhou" w:date="2026-04-27T03:45:00Z" w16du:dateUtc="2026-04-26T19:45:00Z">
                  <w:rPr>
                    <w:rStyle w:val="afb"/>
                    <w:noProof/>
                  </w:rPr>
                </w:rPrChange>
              </w:rPr>
              <w:delText xml:space="preserve">2.1.2 </w:delText>
            </w:r>
            <w:r w:rsidRPr="00DC6D96" w:rsidDel="00DC6D96">
              <w:rPr>
                <w:rFonts w:hint="eastAsia"/>
                <w:noProof/>
                <w:rPrChange w:id="348" w:author="Zixuan Zhou" w:date="2026-04-27T03:45:00Z" w16du:dateUtc="2026-04-26T19:45:00Z">
                  <w:rPr>
                    <w:rStyle w:val="afb"/>
                    <w:rFonts w:hint="eastAsia"/>
                    <w:noProof/>
                  </w:rPr>
                </w:rPrChange>
              </w:rPr>
              <w:delText>社交媒体健康传播的特点</w:delText>
            </w:r>
            <w:r w:rsidDel="00DC6D96">
              <w:rPr>
                <w:rFonts w:hint="eastAsia"/>
                <w:noProof/>
                <w:webHidden/>
              </w:rPr>
              <w:tab/>
            </w:r>
            <w:r w:rsidDel="00DC6D96">
              <w:rPr>
                <w:noProof/>
                <w:webHidden/>
              </w:rPr>
              <w:delText>8</w:delText>
            </w:r>
          </w:del>
        </w:p>
        <w:p w14:paraId="6652E202" w14:textId="3B0B6506" w:rsidR="00BA1BF6" w:rsidDel="00DC6D96" w:rsidRDefault="00BA1BF6">
          <w:pPr>
            <w:pStyle w:val="TOC3"/>
            <w:snapToGrid/>
            <w:rPr>
              <w:del w:id="349" w:author="Zixuan Zhou" w:date="2026-04-27T03:45:00Z" w16du:dateUtc="2026-04-26T19:45:00Z"/>
              <w:rFonts w:asciiTheme="minorHAnsi" w:eastAsiaTheme="minorEastAsia" w:hAnsiTheme="minorHAnsi" w:hint="eastAsia"/>
              <w:noProof/>
              <w:sz w:val="22"/>
              <w:szCs w:val="24"/>
              <w14:ligatures w14:val="standardContextual"/>
            </w:rPr>
          </w:pPr>
          <w:del w:id="350" w:author="Zixuan Zhou" w:date="2026-04-27T03:45:00Z" w16du:dateUtc="2026-04-26T19:45:00Z">
            <w:r w:rsidRPr="00DC6D96" w:rsidDel="00DC6D96">
              <w:rPr>
                <w:noProof/>
                <w:rPrChange w:id="351" w:author="Zixuan Zhou" w:date="2026-04-27T03:45:00Z" w16du:dateUtc="2026-04-26T19:45:00Z">
                  <w:rPr>
                    <w:rStyle w:val="afb"/>
                    <w:noProof/>
                  </w:rPr>
                </w:rPrChange>
              </w:rPr>
              <w:delText xml:space="preserve">2.1.3 </w:delText>
            </w:r>
            <w:r w:rsidRPr="00DC6D96" w:rsidDel="00DC6D96">
              <w:rPr>
                <w:rFonts w:hint="eastAsia"/>
                <w:noProof/>
                <w:rPrChange w:id="352" w:author="Zixuan Zhou" w:date="2026-04-27T03:45:00Z" w16du:dateUtc="2026-04-26T19:45:00Z">
                  <w:rPr>
                    <w:rStyle w:val="afb"/>
                    <w:rFonts w:hint="eastAsia"/>
                    <w:noProof/>
                  </w:rPr>
                </w:rPrChange>
              </w:rPr>
              <w:delText>用户生成内容在健康研究中的价值</w:delText>
            </w:r>
            <w:r w:rsidDel="00DC6D96">
              <w:rPr>
                <w:rFonts w:hint="eastAsia"/>
                <w:noProof/>
                <w:webHidden/>
              </w:rPr>
              <w:tab/>
            </w:r>
            <w:r w:rsidDel="00DC6D96">
              <w:rPr>
                <w:noProof/>
                <w:webHidden/>
              </w:rPr>
              <w:delText>9</w:delText>
            </w:r>
          </w:del>
        </w:p>
        <w:p w14:paraId="14B5466A" w14:textId="7197CF2F" w:rsidR="00BA1BF6" w:rsidDel="00DC6D96" w:rsidRDefault="00BA1BF6">
          <w:pPr>
            <w:pStyle w:val="TOC2"/>
            <w:snapToGrid/>
            <w:spacing w:line="400" w:lineRule="exact"/>
            <w:rPr>
              <w:del w:id="353" w:author="Zixuan Zhou" w:date="2026-04-27T03:45:00Z" w16du:dateUtc="2026-04-26T19:45:00Z"/>
              <w:rFonts w:asciiTheme="minorHAnsi" w:eastAsiaTheme="minorEastAsia" w:hAnsiTheme="minorHAnsi" w:hint="eastAsia"/>
              <w:noProof/>
              <w:sz w:val="22"/>
              <w:szCs w:val="24"/>
              <w14:ligatures w14:val="standardContextual"/>
            </w:rPr>
          </w:pPr>
          <w:del w:id="354" w:author="Zixuan Zhou" w:date="2026-04-27T03:45:00Z" w16du:dateUtc="2026-04-26T19:45:00Z">
            <w:r w:rsidRPr="00DC6D96" w:rsidDel="00DC6D96">
              <w:rPr>
                <w:noProof/>
                <w:rPrChange w:id="355" w:author="Zixuan Zhou" w:date="2026-04-27T03:45:00Z" w16du:dateUtc="2026-04-26T19:45:00Z">
                  <w:rPr>
                    <w:rStyle w:val="afb"/>
                    <w:noProof/>
                  </w:rPr>
                </w:rPrChange>
              </w:rPr>
              <w:delText xml:space="preserve">2.2 </w:delText>
            </w:r>
            <w:r w:rsidRPr="00DC6D96" w:rsidDel="00DC6D96">
              <w:rPr>
                <w:rFonts w:hint="eastAsia"/>
                <w:noProof/>
                <w:rPrChange w:id="356" w:author="Zixuan Zhou" w:date="2026-04-27T03:45:00Z" w16du:dateUtc="2026-04-26T19:45:00Z">
                  <w:rPr>
                    <w:rStyle w:val="afb"/>
                    <w:rFonts w:hint="eastAsia"/>
                    <w:noProof/>
                  </w:rPr>
                </w:rPrChange>
              </w:rPr>
              <w:delText>大语言模型相关技术</w:delText>
            </w:r>
            <w:r w:rsidDel="00DC6D96">
              <w:rPr>
                <w:rFonts w:hint="eastAsia"/>
                <w:noProof/>
                <w:webHidden/>
              </w:rPr>
              <w:tab/>
            </w:r>
            <w:r w:rsidDel="00DC6D96">
              <w:rPr>
                <w:noProof/>
                <w:webHidden/>
              </w:rPr>
              <w:delText>9</w:delText>
            </w:r>
          </w:del>
        </w:p>
        <w:p w14:paraId="095B0244" w14:textId="4A705056" w:rsidR="00BA1BF6" w:rsidDel="00DC6D96" w:rsidRDefault="00BA1BF6">
          <w:pPr>
            <w:pStyle w:val="TOC3"/>
            <w:snapToGrid/>
            <w:rPr>
              <w:del w:id="357" w:author="Zixuan Zhou" w:date="2026-04-27T03:45:00Z" w16du:dateUtc="2026-04-26T19:45:00Z"/>
              <w:rFonts w:asciiTheme="minorHAnsi" w:eastAsiaTheme="minorEastAsia" w:hAnsiTheme="minorHAnsi" w:hint="eastAsia"/>
              <w:noProof/>
              <w:sz w:val="22"/>
              <w:szCs w:val="24"/>
              <w14:ligatures w14:val="standardContextual"/>
            </w:rPr>
          </w:pPr>
          <w:del w:id="358" w:author="Zixuan Zhou" w:date="2026-04-27T03:45:00Z" w16du:dateUtc="2026-04-26T19:45:00Z">
            <w:r w:rsidRPr="00DC6D96" w:rsidDel="00DC6D96">
              <w:rPr>
                <w:noProof/>
                <w:rPrChange w:id="359" w:author="Zixuan Zhou" w:date="2026-04-27T03:45:00Z" w16du:dateUtc="2026-04-26T19:45:00Z">
                  <w:rPr>
                    <w:rStyle w:val="afb"/>
                    <w:noProof/>
                  </w:rPr>
                </w:rPrChange>
              </w:rPr>
              <w:delText xml:space="preserve">2.2.1 </w:delText>
            </w:r>
            <w:r w:rsidRPr="00DC6D96" w:rsidDel="00DC6D96">
              <w:rPr>
                <w:rFonts w:hint="eastAsia"/>
                <w:noProof/>
                <w:rPrChange w:id="360" w:author="Zixuan Zhou" w:date="2026-04-27T03:45:00Z" w16du:dateUtc="2026-04-26T19:45:00Z">
                  <w:rPr>
                    <w:rStyle w:val="afb"/>
                    <w:rFonts w:hint="eastAsia"/>
                    <w:noProof/>
                  </w:rPr>
                </w:rPrChange>
              </w:rPr>
              <w:delText>大语言模型基本原理与特点</w:delText>
            </w:r>
            <w:r w:rsidDel="00DC6D96">
              <w:rPr>
                <w:rFonts w:hint="eastAsia"/>
                <w:noProof/>
                <w:webHidden/>
              </w:rPr>
              <w:tab/>
            </w:r>
            <w:r w:rsidDel="00DC6D96">
              <w:rPr>
                <w:noProof/>
                <w:webHidden/>
              </w:rPr>
              <w:delText>9</w:delText>
            </w:r>
          </w:del>
        </w:p>
        <w:p w14:paraId="03728F32" w14:textId="38906D5D" w:rsidR="00BA1BF6" w:rsidDel="00DC6D96" w:rsidRDefault="00BA1BF6">
          <w:pPr>
            <w:pStyle w:val="TOC3"/>
            <w:snapToGrid/>
            <w:rPr>
              <w:del w:id="361" w:author="Zixuan Zhou" w:date="2026-04-27T03:45:00Z" w16du:dateUtc="2026-04-26T19:45:00Z"/>
              <w:rFonts w:asciiTheme="minorHAnsi" w:eastAsiaTheme="minorEastAsia" w:hAnsiTheme="minorHAnsi" w:hint="eastAsia"/>
              <w:noProof/>
              <w:sz w:val="22"/>
              <w:szCs w:val="24"/>
              <w14:ligatures w14:val="standardContextual"/>
            </w:rPr>
          </w:pPr>
          <w:del w:id="362" w:author="Zixuan Zhou" w:date="2026-04-27T03:45:00Z" w16du:dateUtc="2026-04-26T19:45:00Z">
            <w:r w:rsidRPr="00DC6D96" w:rsidDel="00DC6D96">
              <w:rPr>
                <w:noProof/>
                <w:rPrChange w:id="363" w:author="Zixuan Zhou" w:date="2026-04-27T03:45:00Z" w16du:dateUtc="2026-04-26T19:45:00Z">
                  <w:rPr>
                    <w:rStyle w:val="afb"/>
                    <w:noProof/>
                  </w:rPr>
                </w:rPrChange>
              </w:rPr>
              <w:delText xml:space="preserve">2.2.2 </w:delText>
            </w:r>
            <w:r w:rsidRPr="00DC6D96" w:rsidDel="00DC6D96">
              <w:rPr>
                <w:rFonts w:hint="eastAsia"/>
                <w:noProof/>
                <w:rPrChange w:id="364" w:author="Zixuan Zhou" w:date="2026-04-27T03:45:00Z" w16du:dateUtc="2026-04-26T19:45:00Z">
                  <w:rPr>
                    <w:rStyle w:val="afb"/>
                    <w:rFonts w:hint="eastAsia"/>
                    <w:noProof/>
                  </w:rPr>
                </w:rPrChange>
              </w:rPr>
              <w:delText>大语言模型在医疗健康问答中的应用</w:delText>
            </w:r>
            <w:r w:rsidDel="00DC6D96">
              <w:rPr>
                <w:rFonts w:hint="eastAsia"/>
                <w:noProof/>
                <w:webHidden/>
              </w:rPr>
              <w:tab/>
            </w:r>
            <w:r w:rsidDel="00DC6D96">
              <w:rPr>
                <w:noProof/>
                <w:webHidden/>
              </w:rPr>
              <w:delText>10</w:delText>
            </w:r>
          </w:del>
        </w:p>
        <w:p w14:paraId="5CEC363F" w14:textId="004451B5" w:rsidR="00BA1BF6" w:rsidDel="00DC6D96" w:rsidRDefault="00BA1BF6">
          <w:pPr>
            <w:pStyle w:val="TOC3"/>
            <w:snapToGrid/>
            <w:rPr>
              <w:del w:id="365" w:author="Zixuan Zhou" w:date="2026-04-27T03:45:00Z" w16du:dateUtc="2026-04-26T19:45:00Z"/>
              <w:rFonts w:asciiTheme="minorHAnsi" w:eastAsiaTheme="minorEastAsia" w:hAnsiTheme="minorHAnsi" w:hint="eastAsia"/>
              <w:noProof/>
              <w:sz w:val="22"/>
              <w:szCs w:val="24"/>
              <w14:ligatures w14:val="standardContextual"/>
            </w:rPr>
          </w:pPr>
          <w:del w:id="366" w:author="Zixuan Zhou" w:date="2026-04-27T03:45:00Z" w16du:dateUtc="2026-04-26T19:45:00Z">
            <w:r w:rsidRPr="00DC6D96" w:rsidDel="00DC6D96">
              <w:rPr>
                <w:noProof/>
                <w:rPrChange w:id="367" w:author="Zixuan Zhou" w:date="2026-04-27T03:45:00Z" w16du:dateUtc="2026-04-26T19:45:00Z">
                  <w:rPr>
                    <w:rStyle w:val="afb"/>
                    <w:noProof/>
                  </w:rPr>
                </w:rPrChange>
              </w:rPr>
              <w:delText xml:space="preserve">2.2.3 </w:delText>
            </w:r>
            <w:r w:rsidRPr="00DC6D96" w:rsidDel="00DC6D96">
              <w:rPr>
                <w:rFonts w:hint="eastAsia"/>
                <w:noProof/>
                <w:rPrChange w:id="368" w:author="Zixuan Zhou" w:date="2026-04-27T03:45:00Z" w16du:dateUtc="2026-04-26T19:45:00Z">
                  <w:rPr>
                    <w:rStyle w:val="afb"/>
                    <w:rFonts w:hint="eastAsia"/>
                    <w:noProof/>
                  </w:rPr>
                </w:rPrChange>
              </w:rPr>
              <w:delText>问题规范化改写、答案生成与指令跟随能力</w:delText>
            </w:r>
            <w:r w:rsidDel="00DC6D96">
              <w:rPr>
                <w:rFonts w:hint="eastAsia"/>
                <w:noProof/>
                <w:webHidden/>
              </w:rPr>
              <w:tab/>
            </w:r>
            <w:r w:rsidDel="00DC6D96">
              <w:rPr>
                <w:noProof/>
                <w:webHidden/>
              </w:rPr>
              <w:delText>10</w:delText>
            </w:r>
          </w:del>
        </w:p>
        <w:p w14:paraId="6CE9FADB" w14:textId="58CF97E5" w:rsidR="00BA1BF6" w:rsidDel="00DC6D96" w:rsidRDefault="00BA1BF6">
          <w:pPr>
            <w:pStyle w:val="TOC3"/>
            <w:snapToGrid/>
            <w:rPr>
              <w:del w:id="369" w:author="Zixuan Zhou" w:date="2026-04-27T03:45:00Z" w16du:dateUtc="2026-04-26T19:45:00Z"/>
              <w:rFonts w:asciiTheme="minorHAnsi" w:eastAsiaTheme="minorEastAsia" w:hAnsiTheme="minorHAnsi" w:hint="eastAsia"/>
              <w:noProof/>
              <w:sz w:val="22"/>
              <w:szCs w:val="24"/>
              <w14:ligatures w14:val="standardContextual"/>
            </w:rPr>
          </w:pPr>
          <w:del w:id="370" w:author="Zixuan Zhou" w:date="2026-04-27T03:45:00Z" w16du:dateUtc="2026-04-26T19:45:00Z">
            <w:r w:rsidRPr="00DC6D96" w:rsidDel="00DC6D96">
              <w:rPr>
                <w:noProof/>
                <w:rPrChange w:id="371" w:author="Zixuan Zhou" w:date="2026-04-27T03:45:00Z" w16du:dateUtc="2026-04-26T19:45:00Z">
                  <w:rPr>
                    <w:rStyle w:val="afb"/>
                    <w:noProof/>
                  </w:rPr>
                </w:rPrChange>
              </w:rPr>
              <w:delText xml:space="preserve">2.2.4 </w:delText>
            </w:r>
            <w:r w:rsidRPr="00DC6D96" w:rsidDel="00DC6D96">
              <w:rPr>
                <w:rFonts w:hint="eastAsia"/>
                <w:noProof/>
                <w:rPrChange w:id="372" w:author="Zixuan Zhou" w:date="2026-04-27T03:45:00Z" w16du:dateUtc="2026-04-26T19:45:00Z">
                  <w:rPr>
                    <w:rStyle w:val="afb"/>
                    <w:rFonts w:hint="eastAsia"/>
                    <w:noProof/>
                  </w:rPr>
                </w:rPrChange>
              </w:rPr>
              <w:delText>模型微调</w:delText>
            </w:r>
            <w:r w:rsidRPr="00DC6D96" w:rsidDel="00DC6D96">
              <w:rPr>
                <w:noProof/>
                <w:rPrChange w:id="373" w:author="Zixuan Zhou" w:date="2026-04-27T03:45:00Z" w16du:dateUtc="2026-04-26T19:45:00Z">
                  <w:rPr>
                    <w:rStyle w:val="afb"/>
                    <w:noProof/>
                  </w:rPr>
                </w:rPrChange>
              </w:rPr>
              <w:delText>-LLaMA Factory</w:delText>
            </w:r>
            <w:r w:rsidDel="00DC6D96">
              <w:rPr>
                <w:rFonts w:hint="eastAsia"/>
                <w:noProof/>
                <w:webHidden/>
              </w:rPr>
              <w:tab/>
            </w:r>
            <w:r w:rsidDel="00DC6D96">
              <w:rPr>
                <w:noProof/>
                <w:webHidden/>
              </w:rPr>
              <w:delText>10</w:delText>
            </w:r>
          </w:del>
        </w:p>
        <w:p w14:paraId="674999F1" w14:textId="47194E25" w:rsidR="00BA1BF6" w:rsidDel="00DC6D96" w:rsidRDefault="00BA1BF6">
          <w:pPr>
            <w:pStyle w:val="TOC2"/>
            <w:snapToGrid/>
            <w:spacing w:line="400" w:lineRule="exact"/>
            <w:rPr>
              <w:del w:id="374" w:author="Zixuan Zhou" w:date="2026-04-27T03:45:00Z" w16du:dateUtc="2026-04-26T19:45:00Z"/>
              <w:rFonts w:asciiTheme="minorHAnsi" w:eastAsiaTheme="minorEastAsia" w:hAnsiTheme="minorHAnsi" w:hint="eastAsia"/>
              <w:noProof/>
              <w:sz w:val="22"/>
              <w:szCs w:val="24"/>
              <w14:ligatures w14:val="standardContextual"/>
            </w:rPr>
          </w:pPr>
          <w:del w:id="375" w:author="Zixuan Zhou" w:date="2026-04-27T03:45:00Z" w16du:dateUtc="2026-04-26T19:45:00Z">
            <w:r w:rsidRPr="00DC6D96" w:rsidDel="00DC6D96">
              <w:rPr>
                <w:noProof/>
                <w:rPrChange w:id="376" w:author="Zixuan Zhou" w:date="2026-04-27T03:45:00Z" w16du:dateUtc="2026-04-26T19:45:00Z">
                  <w:rPr>
                    <w:rStyle w:val="afb"/>
                    <w:noProof/>
                  </w:rPr>
                </w:rPrChange>
              </w:rPr>
              <w:delText xml:space="preserve">2.3 </w:delText>
            </w:r>
            <w:r w:rsidRPr="00DC6D96" w:rsidDel="00DC6D96">
              <w:rPr>
                <w:rFonts w:hint="eastAsia"/>
                <w:noProof/>
                <w:rPrChange w:id="377" w:author="Zixuan Zhou" w:date="2026-04-27T03:45:00Z" w16du:dateUtc="2026-04-26T19:45:00Z">
                  <w:rPr>
                    <w:rStyle w:val="afb"/>
                    <w:rFonts w:hint="eastAsia"/>
                    <w:noProof/>
                  </w:rPr>
                </w:rPrChange>
              </w:rPr>
              <w:delText>模型评估方法</w:delText>
            </w:r>
            <w:r w:rsidDel="00DC6D96">
              <w:rPr>
                <w:rFonts w:hint="eastAsia"/>
                <w:noProof/>
                <w:webHidden/>
              </w:rPr>
              <w:tab/>
            </w:r>
            <w:r w:rsidDel="00DC6D96">
              <w:rPr>
                <w:noProof/>
                <w:webHidden/>
              </w:rPr>
              <w:delText>10</w:delText>
            </w:r>
          </w:del>
        </w:p>
        <w:p w14:paraId="0DA3B275" w14:textId="7B6B5E4A" w:rsidR="00BA1BF6" w:rsidDel="00DC6D96" w:rsidRDefault="00BA1BF6">
          <w:pPr>
            <w:pStyle w:val="TOC3"/>
            <w:snapToGrid/>
            <w:rPr>
              <w:del w:id="378" w:author="Zixuan Zhou" w:date="2026-04-27T03:45:00Z" w16du:dateUtc="2026-04-26T19:45:00Z"/>
              <w:rFonts w:asciiTheme="minorHAnsi" w:eastAsiaTheme="minorEastAsia" w:hAnsiTheme="minorHAnsi" w:hint="eastAsia"/>
              <w:noProof/>
              <w:sz w:val="22"/>
              <w:szCs w:val="24"/>
              <w14:ligatures w14:val="standardContextual"/>
            </w:rPr>
          </w:pPr>
          <w:del w:id="379" w:author="Zixuan Zhou" w:date="2026-04-27T03:45:00Z" w16du:dateUtc="2026-04-26T19:45:00Z">
            <w:r w:rsidRPr="00DC6D96" w:rsidDel="00DC6D96">
              <w:rPr>
                <w:noProof/>
                <w:rPrChange w:id="380" w:author="Zixuan Zhou" w:date="2026-04-27T03:45:00Z" w16du:dateUtc="2026-04-26T19:45:00Z">
                  <w:rPr>
                    <w:rStyle w:val="afb"/>
                    <w:noProof/>
                  </w:rPr>
                </w:rPrChange>
              </w:rPr>
              <w:delText xml:space="preserve">2.3.1 </w:delText>
            </w:r>
            <w:r w:rsidRPr="00DC6D96" w:rsidDel="00DC6D96">
              <w:rPr>
                <w:rFonts w:hint="eastAsia"/>
                <w:noProof/>
                <w:rPrChange w:id="381" w:author="Zixuan Zhou" w:date="2026-04-27T03:45:00Z" w16du:dateUtc="2026-04-26T19:45:00Z">
                  <w:rPr>
                    <w:rStyle w:val="afb"/>
                    <w:rFonts w:hint="eastAsia"/>
                    <w:noProof/>
                  </w:rPr>
                </w:rPrChange>
              </w:rPr>
              <w:delText>人工评估维度</w:delText>
            </w:r>
            <w:r w:rsidDel="00DC6D96">
              <w:rPr>
                <w:rFonts w:hint="eastAsia"/>
                <w:noProof/>
                <w:webHidden/>
              </w:rPr>
              <w:tab/>
            </w:r>
            <w:r w:rsidDel="00DC6D96">
              <w:rPr>
                <w:noProof/>
                <w:webHidden/>
              </w:rPr>
              <w:delText>11</w:delText>
            </w:r>
          </w:del>
        </w:p>
        <w:p w14:paraId="5C01E84D" w14:textId="260D6911" w:rsidR="00BA1BF6" w:rsidDel="00DC6D96" w:rsidRDefault="00BA1BF6">
          <w:pPr>
            <w:pStyle w:val="TOC3"/>
            <w:snapToGrid/>
            <w:rPr>
              <w:del w:id="382" w:author="Zixuan Zhou" w:date="2026-04-27T03:45:00Z" w16du:dateUtc="2026-04-26T19:45:00Z"/>
              <w:rFonts w:asciiTheme="minorHAnsi" w:eastAsiaTheme="minorEastAsia" w:hAnsiTheme="minorHAnsi" w:hint="eastAsia"/>
              <w:noProof/>
              <w:sz w:val="22"/>
              <w:szCs w:val="24"/>
              <w14:ligatures w14:val="standardContextual"/>
            </w:rPr>
          </w:pPr>
          <w:del w:id="383" w:author="Zixuan Zhou" w:date="2026-04-27T03:45:00Z" w16du:dateUtc="2026-04-26T19:45:00Z">
            <w:r w:rsidRPr="00DC6D96" w:rsidDel="00DC6D96">
              <w:rPr>
                <w:noProof/>
                <w:rPrChange w:id="384" w:author="Zixuan Zhou" w:date="2026-04-27T03:45:00Z" w16du:dateUtc="2026-04-26T19:45:00Z">
                  <w:rPr>
                    <w:rStyle w:val="afb"/>
                    <w:noProof/>
                  </w:rPr>
                </w:rPrChange>
              </w:rPr>
              <w:delText xml:space="preserve">2.3.2 </w:delText>
            </w:r>
            <w:r w:rsidRPr="00DC6D96" w:rsidDel="00DC6D96">
              <w:rPr>
                <w:rFonts w:hint="eastAsia"/>
                <w:noProof/>
                <w:rPrChange w:id="385" w:author="Zixuan Zhou" w:date="2026-04-27T03:45:00Z" w16du:dateUtc="2026-04-26T19:45:00Z">
                  <w:rPr>
                    <w:rStyle w:val="afb"/>
                    <w:rFonts w:hint="eastAsia"/>
                    <w:noProof/>
                  </w:rPr>
                </w:rPrChange>
              </w:rPr>
              <w:delText>自动化评估方法</w:delText>
            </w:r>
            <w:r w:rsidDel="00DC6D96">
              <w:rPr>
                <w:rFonts w:hint="eastAsia"/>
                <w:noProof/>
                <w:webHidden/>
              </w:rPr>
              <w:tab/>
            </w:r>
            <w:r w:rsidDel="00DC6D96">
              <w:rPr>
                <w:noProof/>
                <w:webHidden/>
              </w:rPr>
              <w:delText>11</w:delText>
            </w:r>
          </w:del>
        </w:p>
        <w:p w14:paraId="5039BBD8" w14:textId="5932D9FF" w:rsidR="00BA1BF6" w:rsidDel="00DC6D96" w:rsidRDefault="00BA1BF6">
          <w:pPr>
            <w:pStyle w:val="TOC2"/>
            <w:snapToGrid/>
            <w:spacing w:line="400" w:lineRule="exact"/>
            <w:rPr>
              <w:del w:id="386" w:author="Zixuan Zhou" w:date="2026-04-27T03:45:00Z" w16du:dateUtc="2026-04-26T19:45:00Z"/>
              <w:rFonts w:asciiTheme="minorHAnsi" w:eastAsiaTheme="minorEastAsia" w:hAnsiTheme="minorHAnsi" w:hint="eastAsia"/>
              <w:noProof/>
              <w:sz w:val="22"/>
              <w:szCs w:val="24"/>
              <w14:ligatures w14:val="standardContextual"/>
            </w:rPr>
          </w:pPr>
          <w:del w:id="387" w:author="Zixuan Zhou" w:date="2026-04-27T03:45:00Z" w16du:dateUtc="2026-04-26T19:45:00Z">
            <w:r w:rsidRPr="00DC6D96" w:rsidDel="00DC6D96">
              <w:rPr>
                <w:noProof/>
                <w:rPrChange w:id="388" w:author="Zixuan Zhou" w:date="2026-04-27T03:45:00Z" w16du:dateUtc="2026-04-26T19:45:00Z">
                  <w:rPr>
                    <w:rStyle w:val="afb"/>
                    <w:noProof/>
                  </w:rPr>
                </w:rPrChange>
              </w:rPr>
              <w:delText xml:space="preserve">2.4 </w:delText>
            </w:r>
            <w:r w:rsidRPr="00DC6D96" w:rsidDel="00DC6D96">
              <w:rPr>
                <w:rFonts w:hint="eastAsia"/>
                <w:noProof/>
                <w:rPrChange w:id="389" w:author="Zixuan Zhou" w:date="2026-04-27T03:45:00Z" w16du:dateUtc="2026-04-26T19:45:00Z">
                  <w:rPr>
                    <w:rStyle w:val="afb"/>
                    <w:rFonts w:hint="eastAsia"/>
                    <w:noProof/>
                  </w:rPr>
                </w:rPrChange>
              </w:rPr>
              <w:delText>本章小结</w:delText>
            </w:r>
            <w:r w:rsidDel="00DC6D96">
              <w:rPr>
                <w:rFonts w:hint="eastAsia"/>
                <w:noProof/>
                <w:webHidden/>
              </w:rPr>
              <w:tab/>
            </w:r>
            <w:r w:rsidDel="00DC6D96">
              <w:rPr>
                <w:noProof/>
                <w:webHidden/>
              </w:rPr>
              <w:delText>11</w:delText>
            </w:r>
          </w:del>
        </w:p>
        <w:p w14:paraId="51E8408F" w14:textId="536A820D" w:rsidR="00BA1BF6" w:rsidDel="00DC6D96" w:rsidRDefault="00BA1BF6">
          <w:pPr>
            <w:pStyle w:val="TOC1"/>
            <w:tabs>
              <w:tab w:val="left" w:pos="1260"/>
            </w:tabs>
            <w:wordWrap/>
            <w:snapToGrid/>
            <w:spacing w:line="400" w:lineRule="exact"/>
            <w:rPr>
              <w:del w:id="390" w:author="Zixuan Zhou" w:date="2026-04-27T03:45:00Z" w16du:dateUtc="2026-04-26T19:45:00Z"/>
              <w:rFonts w:asciiTheme="minorHAnsi" w:eastAsiaTheme="minorEastAsia" w:hAnsiTheme="minorHAnsi" w:hint="eastAsia"/>
              <w:noProof/>
              <w:sz w:val="22"/>
              <w:szCs w:val="24"/>
              <w14:ligatures w14:val="standardContextual"/>
            </w:rPr>
          </w:pPr>
          <w:del w:id="391" w:author="Zixuan Zhou" w:date="2026-04-27T03:45:00Z" w16du:dateUtc="2026-04-26T19:45:00Z">
            <w:r w:rsidRPr="00DC6D96" w:rsidDel="00DC6D96">
              <w:rPr>
                <w:rFonts w:hint="eastAsia"/>
                <w:noProof/>
                <w:rPrChange w:id="392" w:author="Zixuan Zhou" w:date="2026-04-27T03:45:00Z" w16du:dateUtc="2026-04-26T19:45:00Z">
                  <w:rPr>
                    <w:rStyle w:val="afb"/>
                    <w:rFonts w:hint="eastAsia"/>
                    <w:noProof/>
                  </w:rPr>
                </w:rPrChange>
              </w:rPr>
              <w:delText>第</w:delText>
            </w:r>
            <w:r w:rsidRPr="00DC6D96" w:rsidDel="00DC6D96">
              <w:rPr>
                <w:noProof/>
                <w:rPrChange w:id="393" w:author="Zixuan Zhou" w:date="2026-04-27T03:45:00Z" w16du:dateUtc="2026-04-26T19:45:00Z">
                  <w:rPr>
                    <w:rStyle w:val="afb"/>
                    <w:noProof/>
                  </w:rPr>
                </w:rPrChange>
              </w:rPr>
              <w:delText xml:space="preserve"> 3 </w:delText>
            </w:r>
            <w:r w:rsidRPr="00DC6D96" w:rsidDel="00DC6D96">
              <w:rPr>
                <w:rFonts w:hint="eastAsia"/>
                <w:noProof/>
                <w:rPrChange w:id="394" w:author="Zixuan Zhou" w:date="2026-04-27T03:45:00Z" w16du:dateUtc="2026-04-26T19:45:00Z">
                  <w:rPr>
                    <w:rStyle w:val="afb"/>
                    <w:rFonts w:hint="eastAsia"/>
                    <w:noProof/>
                  </w:rPr>
                </w:rPrChange>
              </w:rPr>
              <w:delText>章</w:delText>
            </w:r>
            <w:r w:rsidDel="00DC6D96">
              <w:rPr>
                <w:rFonts w:asciiTheme="minorHAnsi" w:eastAsiaTheme="minorEastAsia" w:hAnsiTheme="minorHAnsi" w:hint="eastAsia"/>
                <w:noProof/>
                <w:sz w:val="22"/>
                <w:szCs w:val="24"/>
                <w14:ligatures w14:val="standardContextual"/>
              </w:rPr>
              <w:tab/>
            </w:r>
            <w:r w:rsidRPr="00DC6D96" w:rsidDel="00DC6D96">
              <w:rPr>
                <w:rFonts w:hint="eastAsia"/>
                <w:noProof/>
                <w:rPrChange w:id="395" w:author="Zixuan Zhou" w:date="2026-04-27T03:45:00Z" w16du:dateUtc="2026-04-26T19:45:00Z">
                  <w:rPr>
                    <w:rStyle w:val="afb"/>
                    <w:rFonts w:hint="eastAsia"/>
                    <w:noProof/>
                  </w:rPr>
                </w:rPrChange>
              </w:rPr>
              <w:delText>数据来源与处理</w:delText>
            </w:r>
            <w:r w:rsidDel="00DC6D96">
              <w:rPr>
                <w:rFonts w:hint="eastAsia"/>
                <w:noProof/>
                <w:webHidden/>
              </w:rPr>
              <w:tab/>
            </w:r>
            <w:r w:rsidDel="00DC6D96">
              <w:rPr>
                <w:noProof/>
                <w:webHidden/>
              </w:rPr>
              <w:delText>13</w:delText>
            </w:r>
          </w:del>
        </w:p>
        <w:p w14:paraId="560187CA" w14:textId="6CE2FF40" w:rsidR="00BA1BF6" w:rsidDel="00DC6D96" w:rsidRDefault="00BA1BF6">
          <w:pPr>
            <w:pStyle w:val="TOC2"/>
            <w:snapToGrid/>
            <w:spacing w:line="400" w:lineRule="exact"/>
            <w:rPr>
              <w:del w:id="396" w:author="Zixuan Zhou" w:date="2026-04-27T03:45:00Z" w16du:dateUtc="2026-04-26T19:45:00Z"/>
              <w:rFonts w:asciiTheme="minorHAnsi" w:eastAsiaTheme="minorEastAsia" w:hAnsiTheme="minorHAnsi" w:hint="eastAsia"/>
              <w:noProof/>
              <w:sz w:val="22"/>
              <w:szCs w:val="24"/>
              <w14:ligatures w14:val="standardContextual"/>
            </w:rPr>
          </w:pPr>
          <w:del w:id="397" w:author="Zixuan Zhou" w:date="2026-04-27T03:45:00Z" w16du:dateUtc="2026-04-26T19:45:00Z">
            <w:r w:rsidRPr="00DC6D96" w:rsidDel="00DC6D96">
              <w:rPr>
                <w:noProof/>
                <w:rPrChange w:id="398" w:author="Zixuan Zhou" w:date="2026-04-27T03:45:00Z" w16du:dateUtc="2026-04-26T19:45:00Z">
                  <w:rPr>
                    <w:rStyle w:val="afb"/>
                    <w:noProof/>
                  </w:rPr>
                </w:rPrChange>
              </w:rPr>
              <w:delText xml:space="preserve">3.1 </w:delText>
            </w:r>
            <w:r w:rsidRPr="00DC6D96" w:rsidDel="00DC6D96">
              <w:rPr>
                <w:rFonts w:hint="eastAsia"/>
                <w:noProof/>
                <w:rPrChange w:id="399" w:author="Zixuan Zhou" w:date="2026-04-27T03:45:00Z" w16du:dateUtc="2026-04-26T19:45:00Z">
                  <w:rPr>
                    <w:rStyle w:val="afb"/>
                    <w:rFonts w:hint="eastAsia"/>
                    <w:noProof/>
                  </w:rPr>
                </w:rPrChange>
              </w:rPr>
              <w:delText>数据来源与样本筛选</w:delText>
            </w:r>
            <w:r w:rsidDel="00DC6D96">
              <w:rPr>
                <w:rFonts w:hint="eastAsia"/>
                <w:noProof/>
                <w:webHidden/>
              </w:rPr>
              <w:tab/>
            </w:r>
            <w:r w:rsidDel="00DC6D96">
              <w:rPr>
                <w:noProof/>
                <w:webHidden/>
              </w:rPr>
              <w:delText>13</w:delText>
            </w:r>
          </w:del>
        </w:p>
        <w:p w14:paraId="13C3220F" w14:textId="3AA12CFE" w:rsidR="00BA1BF6" w:rsidDel="00DC6D96" w:rsidRDefault="00BA1BF6">
          <w:pPr>
            <w:pStyle w:val="TOC3"/>
            <w:snapToGrid/>
            <w:rPr>
              <w:del w:id="400" w:author="Zixuan Zhou" w:date="2026-04-27T03:45:00Z" w16du:dateUtc="2026-04-26T19:45:00Z"/>
              <w:rFonts w:asciiTheme="minorHAnsi" w:eastAsiaTheme="minorEastAsia" w:hAnsiTheme="minorHAnsi" w:hint="eastAsia"/>
              <w:noProof/>
              <w:sz w:val="22"/>
              <w:szCs w:val="24"/>
              <w14:ligatures w14:val="standardContextual"/>
            </w:rPr>
          </w:pPr>
          <w:del w:id="401" w:author="Zixuan Zhou" w:date="2026-04-27T03:45:00Z" w16du:dateUtc="2026-04-26T19:45:00Z">
            <w:r w:rsidRPr="00DC6D96" w:rsidDel="00DC6D96">
              <w:rPr>
                <w:noProof/>
                <w:rPrChange w:id="402" w:author="Zixuan Zhou" w:date="2026-04-27T03:45:00Z" w16du:dateUtc="2026-04-26T19:45:00Z">
                  <w:rPr>
                    <w:rStyle w:val="afb"/>
                    <w:noProof/>
                  </w:rPr>
                </w:rPrChange>
              </w:rPr>
              <w:delText xml:space="preserve">3.1.1 </w:delText>
            </w:r>
            <w:r w:rsidRPr="00DC6D96" w:rsidDel="00DC6D96">
              <w:rPr>
                <w:rFonts w:hint="eastAsia"/>
                <w:noProof/>
                <w:rPrChange w:id="403" w:author="Zixuan Zhou" w:date="2026-04-27T03:45:00Z" w16du:dateUtc="2026-04-26T19:45:00Z">
                  <w:rPr>
                    <w:rStyle w:val="afb"/>
                    <w:rFonts w:hint="eastAsia"/>
                    <w:noProof/>
                  </w:rPr>
                </w:rPrChange>
              </w:rPr>
              <w:delText>数据平台与时间范围</w:delText>
            </w:r>
            <w:r w:rsidDel="00DC6D96">
              <w:rPr>
                <w:rFonts w:hint="eastAsia"/>
                <w:noProof/>
                <w:webHidden/>
              </w:rPr>
              <w:tab/>
            </w:r>
            <w:r w:rsidDel="00DC6D96">
              <w:rPr>
                <w:noProof/>
                <w:webHidden/>
              </w:rPr>
              <w:delText>13</w:delText>
            </w:r>
          </w:del>
        </w:p>
        <w:p w14:paraId="3FFE4C7A" w14:textId="33C04966" w:rsidR="00BA1BF6" w:rsidDel="00DC6D96" w:rsidRDefault="00BA1BF6">
          <w:pPr>
            <w:pStyle w:val="TOC3"/>
            <w:snapToGrid/>
            <w:rPr>
              <w:del w:id="404" w:author="Zixuan Zhou" w:date="2026-04-27T03:45:00Z" w16du:dateUtc="2026-04-26T19:45:00Z"/>
              <w:rFonts w:asciiTheme="minorHAnsi" w:eastAsiaTheme="minorEastAsia" w:hAnsiTheme="minorHAnsi" w:hint="eastAsia"/>
              <w:noProof/>
              <w:sz w:val="22"/>
              <w:szCs w:val="24"/>
              <w14:ligatures w14:val="standardContextual"/>
            </w:rPr>
          </w:pPr>
          <w:del w:id="405" w:author="Zixuan Zhou" w:date="2026-04-27T03:45:00Z" w16du:dateUtc="2026-04-26T19:45:00Z">
            <w:r w:rsidRPr="00DC6D96" w:rsidDel="00DC6D96">
              <w:rPr>
                <w:noProof/>
                <w:rPrChange w:id="406" w:author="Zixuan Zhou" w:date="2026-04-27T03:45:00Z" w16du:dateUtc="2026-04-26T19:45:00Z">
                  <w:rPr>
                    <w:rStyle w:val="afb"/>
                    <w:noProof/>
                  </w:rPr>
                </w:rPrChange>
              </w:rPr>
              <w:delText xml:space="preserve">3.1.2 </w:delText>
            </w:r>
            <w:r w:rsidRPr="00DC6D96" w:rsidDel="00DC6D96">
              <w:rPr>
                <w:rFonts w:hint="eastAsia"/>
                <w:noProof/>
                <w:rPrChange w:id="407" w:author="Zixuan Zhou" w:date="2026-04-27T03:45:00Z" w16du:dateUtc="2026-04-26T19:45:00Z">
                  <w:rPr>
                    <w:rStyle w:val="afb"/>
                    <w:rFonts w:hint="eastAsia"/>
                    <w:noProof/>
                  </w:rPr>
                </w:rPrChange>
              </w:rPr>
              <w:delText>视频筛选标准</w:delText>
            </w:r>
            <w:r w:rsidDel="00DC6D96">
              <w:rPr>
                <w:rFonts w:hint="eastAsia"/>
                <w:noProof/>
                <w:webHidden/>
              </w:rPr>
              <w:tab/>
            </w:r>
            <w:r w:rsidDel="00DC6D96">
              <w:rPr>
                <w:noProof/>
                <w:webHidden/>
              </w:rPr>
              <w:delText>13</w:delText>
            </w:r>
          </w:del>
        </w:p>
        <w:p w14:paraId="19C8B28C" w14:textId="26A165B6" w:rsidR="00BA1BF6" w:rsidDel="00DC6D96" w:rsidRDefault="00BA1BF6">
          <w:pPr>
            <w:pStyle w:val="TOC3"/>
            <w:snapToGrid/>
            <w:rPr>
              <w:del w:id="408" w:author="Zixuan Zhou" w:date="2026-04-27T03:45:00Z" w16du:dateUtc="2026-04-26T19:45:00Z"/>
              <w:rFonts w:asciiTheme="minorHAnsi" w:eastAsiaTheme="minorEastAsia" w:hAnsiTheme="minorHAnsi" w:hint="eastAsia"/>
              <w:noProof/>
              <w:sz w:val="22"/>
              <w:szCs w:val="24"/>
              <w14:ligatures w14:val="standardContextual"/>
            </w:rPr>
          </w:pPr>
          <w:del w:id="409" w:author="Zixuan Zhou" w:date="2026-04-27T03:45:00Z" w16du:dateUtc="2026-04-26T19:45:00Z">
            <w:r w:rsidRPr="00DC6D96" w:rsidDel="00DC6D96">
              <w:rPr>
                <w:noProof/>
                <w:rPrChange w:id="410" w:author="Zixuan Zhou" w:date="2026-04-27T03:45:00Z" w16du:dateUtc="2026-04-26T19:45:00Z">
                  <w:rPr>
                    <w:rStyle w:val="afb"/>
                    <w:noProof/>
                  </w:rPr>
                </w:rPrChange>
              </w:rPr>
              <w:delText xml:space="preserve">3.1.3 </w:delText>
            </w:r>
            <w:r w:rsidRPr="00DC6D96" w:rsidDel="00DC6D96">
              <w:rPr>
                <w:rFonts w:hint="eastAsia"/>
                <w:noProof/>
                <w:rPrChange w:id="411" w:author="Zixuan Zhou" w:date="2026-04-27T03:45:00Z" w16du:dateUtc="2026-04-26T19:45:00Z">
                  <w:rPr>
                    <w:rStyle w:val="afb"/>
                    <w:rFonts w:hint="eastAsia"/>
                    <w:noProof/>
                  </w:rPr>
                </w:rPrChange>
              </w:rPr>
              <w:delText>关键词体系设计</w:delText>
            </w:r>
            <w:r w:rsidDel="00DC6D96">
              <w:rPr>
                <w:rFonts w:hint="eastAsia"/>
                <w:noProof/>
                <w:webHidden/>
              </w:rPr>
              <w:tab/>
            </w:r>
            <w:r w:rsidDel="00DC6D96">
              <w:rPr>
                <w:noProof/>
                <w:webHidden/>
              </w:rPr>
              <w:delText>13</w:delText>
            </w:r>
          </w:del>
        </w:p>
        <w:p w14:paraId="4376709D" w14:textId="687295B3" w:rsidR="00BA1BF6" w:rsidDel="00DC6D96" w:rsidRDefault="00BA1BF6">
          <w:pPr>
            <w:pStyle w:val="TOC2"/>
            <w:snapToGrid/>
            <w:spacing w:line="400" w:lineRule="exact"/>
            <w:rPr>
              <w:del w:id="412" w:author="Zixuan Zhou" w:date="2026-04-27T03:45:00Z" w16du:dateUtc="2026-04-26T19:45:00Z"/>
              <w:rFonts w:asciiTheme="minorHAnsi" w:eastAsiaTheme="minorEastAsia" w:hAnsiTheme="minorHAnsi" w:hint="eastAsia"/>
              <w:noProof/>
              <w:sz w:val="22"/>
              <w:szCs w:val="24"/>
              <w14:ligatures w14:val="standardContextual"/>
            </w:rPr>
          </w:pPr>
          <w:del w:id="413" w:author="Zixuan Zhou" w:date="2026-04-27T03:45:00Z" w16du:dateUtc="2026-04-26T19:45:00Z">
            <w:r w:rsidRPr="00DC6D96" w:rsidDel="00DC6D96">
              <w:rPr>
                <w:noProof/>
                <w:rPrChange w:id="414" w:author="Zixuan Zhou" w:date="2026-04-27T03:45:00Z" w16du:dateUtc="2026-04-26T19:45:00Z">
                  <w:rPr>
                    <w:rStyle w:val="afb"/>
                    <w:noProof/>
                  </w:rPr>
                </w:rPrChange>
              </w:rPr>
              <w:delText xml:space="preserve">3.2 </w:delText>
            </w:r>
            <w:r w:rsidRPr="00DC6D96" w:rsidDel="00DC6D96">
              <w:rPr>
                <w:rFonts w:hint="eastAsia"/>
                <w:noProof/>
                <w:rPrChange w:id="415" w:author="Zixuan Zhou" w:date="2026-04-27T03:45:00Z" w16du:dateUtc="2026-04-26T19:45:00Z">
                  <w:rPr>
                    <w:rStyle w:val="afb"/>
                    <w:rFonts w:hint="eastAsia"/>
                    <w:noProof/>
                  </w:rPr>
                </w:rPrChange>
              </w:rPr>
              <w:delText>数据采集与伦理合规</w:delText>
            </w:r>
            <w:r w:rsidDel="00DC6D96">
              <w:rPr>
                <w:rFonts w:hint="eastAsia"/>
                <w:noProof/>
                <w:webHidden/>
              </w:rPr>
              <w:tab/>
            </w:r>
            <w:r w:rsidDel="00DC6D96">
              <w:rPr>
                <w:noProof/>
                <w:webHidden/>
              </w:rPr>
              <w:delText>15</w:delText>
            </w:r>
          </w:del>
        </w:p>
        <w:p w14:paraId="31CB0303" w14:textId="459C0226" w:rsidR="00BA1BF6" w:rsidDel="00DC6D96" w:rsidRDefault="00BA1BF6">
          <w:pPr>
            <w:pStyle w:val="TOC3"/>
            <w:snapToGrid/>
            <w:rPr>
              <w:del w:id="416" w:author="Zixuan Zhou" w:date="2026-04-27T03:45:00Z" w16du:dateUtc="2026-04-26T19:45:00Z"/>
              <w:rFonts w:asciiTheme="minorHAnsi" w:eastAsiaTheme="minorEastAsia" w:hAnsiTheme="minorHAnsi" w:hint="eastAsia"/>
              <w:noProof/>
              <w:sz w:val="22"/>
              <w:szCs w:val="24"/>
              <w14:ligatures w14:val="standardContextual"/>
            </w:rPr>
          </w:pPr>
          <w:del w:id="417" w:author="Zixuan Zhou" w:date="2026-04-27T03:45:00Z" w16du:dateUtc="2026-04-26T19:45:00Z">
            <w:r w:rsidRPr="00DC6D96" w:rsidDel="00DC6D96">
              <w:rPr>
                <w:noProof/>
                <w:rPrChange w:id="418" w:author="Zixuan Zhou" w:date="2026-04-27T03:45:00Z" w16du:dateUtc="2026-04-26T19:45:00Z">
                  <w:rPr>
                    <w:rStyle w:val="afb"/>
                    <w:noProof/>
                  </w:rPr>
                </w:rPrChange>
              </w:rPr>
              <w:delText xml:space="preserve">3.2.1 </w:delText>
            </w:r>
            <w:r w:rsidRPr="00DC6D96" w:rsidDel="00DC6D96">
              <w:rPr>
                <w:rFonts w:hint="eastAsia"/>
                <w:noProof/>
                <w:rPrChange w:id="419" w:author="Zixuan Zhou" w:date="2026-04-27T03:45:00Z" w16du:dateUtc="2026-04-26T19:45:00Z">
                  <w:rPr>
                    <w:rStyle w:val="afb"/>
                    <w:rFonts w:hint="eastAsia"/>
                    <w:noProof/>
                  </w:rPr>
                </w:rPrChange>
              </w:rPr>
              <w:delText>数据采集内容</w:delText>
            </w:r>
            <w:r w:rsidDel="00DC6D96">
              <w:rPr>
                <w:rFonts w:hint="eastAsia"/>
                <w:noProof/>
                <w:webHidden/>
              </w:rPr>
              <w:tab/>
            </w:r>
            <w:r w:rsidDel="00DC6D96">
              <w:rPr>
                <w:noProof/>
                <w:webHidden/>
              </w:rPr>
              <w:delText>15</w:delText>
            </w:r>
          </w:del>
        </w:p>
        <w:p w14:paraId="543F6AF9" w14:textId="13461EF3" w:rsidR="00BA1BF6" w:rsidDel="00DC6D96" w:rsidRDefault="00BA1BF6">
          <w:pPr>
            <w:pStyle w:val="TOC3"/>
            <w:snapToGrid/>
            <w:rPr>
              <w:del w:id="420" w:author="Zixuan Zhou" w:date="2026-04-27T03:45:00Z" w16du:dateUtc="2026-04-26T19:45:00Z"/>
              <w:rFonts w:asciiTheme="minorHAnsi" w:eastAsiaTheme="minorEastAsia" w:hAnsiTheme="minorHAnsi" w:hint="eastAsia"/>
              <w:noProof/>
              <w:sz w:val="22"/>
              <w:szCs w:val="24"/>
              <w14:ligatures w14:val="standardContextual"/>
            </w:rPr>
          </w:pPr>
          <w:del w:id="421" w:author="Zixuan Zhou" w:date="2026-04-27T03:45:00Z" w16du:dateUtc="2026-04-26T19:45:00Z">
            <w:r w:rsidRPr="00DC6D96" w:rsidDel="00DC6D96">
              <w:rPr>
                <w:noProof/>
                <w:rPrChange w:id="422" w:author="Zixuan Zhou" w:date="2026-04-27T03:45:00Z" w16du:dateUtc="2026-04-26T19:45:00Z">
                  <w:rPr>
                    <w:rStyle w:val="afb"/>
                    <w:noProof/>
                  </w:rPr>
                </w:rPrChange>
              </w:rPr>
              <w:delText xml:space="preserve">3.2.2 </w:delText>
            </w:r>
            <w:r w:rsidRPr="00DC6D96" w:rsidDel="00DC6D96">
              <w:rPr>
                <w:rFonts w:hint="eastAsia"/>
                <w:noProof/>
                <w:rPrChange w:id="423" w:author="Zixuan Zhou" w:date="2026-04-27T03:45:00Z" w16du:dateUtc="2026-04-26T19:45:00Z">
                  <w:rPr>
                    <w:rStyle w:val="afb"/>
                    <w:rFonts w:hint="eastAsia"/>
                    <w:noProof/>
                  </w:rPr>
                </w:rPrChange>
              </w:rPr>
              <w:delText>数据脱敏与匿名化处理</w:delText>
            </w:r>
            <w:r w:rsidDel="00DC6D96">
              <w:rPr>
                <w:rFonts w:hint="eastAsia"/>
                <w:noProof/>
                <w:webHidden/>
              </w:rPr>
              <w:tab/>
            </w:r>
            <w:r w:rsidDel="00DC6D96">
              <w:rPr>
                <w:noProof/>
                <w:webHidden/>
              </w:rPr>
              <w:delText>16</w:delText>
            </w:r>
          </w:del>
        </w:p>
        <w:p w14:paraId="1FF7A6FA" w14:textId="2C8CE11F" w:rsidR="00BA1BF6" w:rsidDel="00DC6D96" w:rsidRDefault="00BA1BF6">
          <w:pPr>
            <w:pStyle w:val="TOC3"/>
            <w:snapToGrid/>
            <w:rPr>
              <w:del w:id="424" w:author="Zixuan Zhou" w:date="2026-04-27T03:45:00Z" w16du:dateUtc="2026-04-26T19:45:00Z"/>
              <w:rFonts w:asciiTheme="minorHAnsi" w:eastAsiaTheme="minorEastAsia" w:hAnsiTheme="minorHAnsi" w:hint="eastAsia"/>
              <w:noProof/>
              <w:sz w:val="22"/>
              <w:szCs w:val="24"/>
              <w14:ligatures w14:val="standardContextual"/>
            </w:rPr>
          </w:pPr>
          <w:del w:id="425" w:author="Zixuan Zhou" w:date="2026-04-27T03:45:00Z" w16du:dateUtc="2026-04-26T19:45:00Z">
            <w:r w:rsidRPr="00DC6D96" w:rsidDel="00DC6D96">
              <w:rPr>
                <w:noProof/>
                <w:rPrChange w:id="426" w:author="Zixuan Zhou" w:date="2026-04-27T03:45:00Z" w16du:dateUtc="2026-04-26T19:45:00Z">
                  <w:rPr>
                    <w:rStyle w:val="afb"/>
                    <w:noProof/>
                  </w:rPr>
                </w:rPrChange>
              </w:rPr>
              <w:delText xml:space="preserve">3.2.3 </w:delText>
            </w:r>
            <w:r w:rsidRPr="00DC6D96" w:rsidDel="00DC6D96">
              <w:rPr>
                <w:rFonts w:hint="eastAsia"/>
                <w:noProof/>
                <w:rPrChange w:id="427" w:author="Zixuan Zhou" w:date="2026-04-27T03:45:00Z" w16du:dateUtc="2026-04-26T19:45:00Z">
                  <w:rPr>
                    <w:rStyle w:val="afb"/>
                    <w:rFonts w:hint="eastAsia"/>
                    <w:noProof/>
                  </w:rPr>
                </w:rPrChange>
              </w:rPr>
              <w:delText>研究伦理与平台合规说明</w:delText>
            </w:r>
            <w:r w:rsidDel="00DC6D96">
              <w:rPr>
                <w:rFonts w:hint="eastAsia"/>
                <w:noProof/>
                <w:webHidden/>
              </w:rPr>
              <w:tab/>
            </w:r>
            <w:r w:rsidDel="00DC6D96">
              <w:rPr>
                <w:noProof/>
                <w:webHidden/>
              </w:rPr>
              <w:delText>16</w:delText>
            </w:r>
          </w:del>
        </w:p>
        <w:p w14:paraId="7ACD9A76" w14:textId="3F6314D1" w:rsidR="00BA1BF6" w:rsidDel="00DC6D96" w:rsidRDefault="00BA1BF6">
          <w:pPr>
            <w:pStyle w:val="TOC2"/>
            <w:snapToGrid/>
            <w:spacing w:line="400" w:lineRule="exact"/>
            <w:rPr>
              <w:del w:id="428" w:author="Zixuan Zhou" w:date="2026-04-27T03:45:00Z" w16du:dateUtc="2026-04-26T19:45:00Z"/>
              <w:rFonts w:asciiTheme="minorHAnsi" w:eastAsiaTheme="minorEastAsia" w:hAnsiTheme="minorHAnsi" w:hint="eastAsia"/>
              <w:noProof/>
              <w:sz w:val="22"/>
              <w:szCs w:val="24"/>
              <w14:ligatures w14:val="standardContextual"/>
            </w:rPr>
          </w:pPr>
          <w:del w:id="429" w:author="Zixuan Zhou" w:date="2026-04-27T03:45:00Z" w16du:dateUtc="2026-04-26T19:45:00Z">
            <w:r w:rsidRPr="00DC6D96" w:rsidDel="00DC6D96">
              <w:rPr>
                <w:noProof/>
                <w:rPrChange w:id="430" w:author="Zixuan Zhou" w:date="2026-04-27T03:45:00Z" w16du:dateUtc="2026-04-26T19:45:00Z">
                  <w:rPr>
                    <w:rStyle w:val="afb"/>
                    <w:noProof/>
                  </w:rPr>
                </w:rPrChange>
              </w:rPr>
              <w:delText xml:space="preserve">3.3 </w:delText>
            </w:r>
            <w:r w:rsidRPr="00DC6D96" w:rsidDel="00DC6D96">
              <w:rPr>
                <w:rFonts w:hint="eastAsia"/>
                <w:noProof/>
                <w:rPrChange w:id="431" w:author="Zixuan Zhou" w:date="2026-04-27T03:45:00Z" w16du:dateUtc="2026-04-26T19:45:00Z">
                  <w:rPr>
                    <w:rStyle w:val="afb"/>
                    <w:rFonts w:hint="eastAsia"/>
                    <w:noProof/>
                  </w:rPr>
                </w:rPrChange>
              </w:rPr>
              <w:delText>数据预处理</w:delText>
            </w:r>
            <w:r w:rsidDel="00DC6D96">
              <w:rPr>
                <w:rFonts w:hint="eastAsia"/>
                <w:noProof/>
                <w:webHidden/>
              </w:rPr>
              <w:tab/>
            </w:r>
            <w:r w:rsidDel="00DC6D96">
              <w:rPr>
                <w:noProof/>
                <w:webHidden/>
              </w:rPr>
              <w:delText>16</w:delText>
            </w:r>
          </w:del>
        </w:p>
        <w:p w14:paraId="3CAB924F" w14:textId="744BD34F" w:rsidR="00BA1BF6" w:rsidDel="00DC6D96" w:rsidRDefault="00BA1BF6">
          <w:pPr>
            <w:pStyle w:val="TOC3"/>
            <w:snapToGrid/>
            <w:rPr>
              <w:del w:id="432" w:author="Zixuan Zhou" w:date="2026-04-27T03:45:00Z" w16du:dateUtc="2026-04-26T19:45:00Z"/>
              <w:rFonts w:asciiTheme="minorHAnsi" w:eastAsiaTheme="minorEastAsia" w:hAnsiTheme="minorHAnsi" w:hint="eastAsia"/>
              <w:noProof/>
              <w:sz w:val="22"/>
              <w:szCs w:val="24"/>
              <w14:ligatures w14:val="standardContextual"/>
            </w:rPr>
          </w:pPr>
          <w:del w:id="433" w:author="Zixuan Zhou" w:date="2026-04-27T03:45:00Z" w16du:dateUtc="2026-04-26T19:45:00Z">
            <w:r w:rsidRPr="00DC6D96" w:rsidDel="00DC6D96">
              <w:rPr>
                <w:noProof/>
                <w:rPrChange w:id="434" w:author="Zixuan Zhou" w:date="2026-04-27T03:45:00Z" w16du:dateUtc="2026-04-26T19:45:00Z">
                  <w:rPr>
                    <w:rStyle w:val="afb"/>
                    <w:noProof/>
                  </w:rPr>
                </w:rPrChange>
              </w:rPr>
              <w:delText xml:space="preserve">3.3.1 </w:delText>
            </w:r>
            <w:r w:rsidRPr="00DC6D96" w:rsidDel="00DC6D96">
              <w:rPr>
                <w:rFonts w:hint="eastAsia"/>
                <w:noProof/>
                <w:rPrChange w:id="435" w:author="Zixuan Zhou" w:date="2026-04-27T03:45:00Z" w16du:dateUtc="2026-04-26T19:45:00Z">
                  <w:rPr>
                    <w:rStyle w:val="afb"/>
                    <w:rFonts w:hint="eastAsia"/>
                    <w:noProof/>
                  </w:rPr>
                </w:rPrChange>
              </w:rPr>
              <w:delText>去重与无效数据清洗</w:delText>
            </w:r>
            <w:r w:rsidDel="00DC6D96">
              <w:rPr>
                <w:rFonts w:hint="eastAsia"/>
                <w:noProof/>
                <w:webHidden/>
              </w:rPr>
              <w:tab/>
            </w:r>
            <w:r w:rsidDel="00DC6D96">
              <w:rPr>
                <w:noProof/>
                <w:webHidden/>
              </w:rPr>
              <w:delText>16</w:delText>
            </w:r>
          </w:del>
        </w:p>
        <w:p w14:paraId="1D18BAD7" w14:textId="76062811" w:rsidR="00BA1BF6" w:rsidDel="00DC6D96" w:rsidRDefault="00BA1BF6">
          <w:pPr>
            <w:pStyle w:val="TOC3"/>
            <w:snapToGrid/>
            <w:rPr>
              <w:del w:id="436" w:author="Zixuan Zhou" w:date="2026-04-27T03:45:00Z" w16du:dateUtc="2026-04-26T19:45:00Z"/>
              <w:rFonts w:asciiTheme="minorHAnsi" w:eastAsiaTheme="minorEastAsia" w:hAnsiTheme="minorHAnsi" w:hint="eastAsia"/>
              <w:noProof/>
              <w:sz w:val="22"/>
              <w:szCs w:val="24"/>
              <w14:ligatures w14:val="standardContextual"/>
            </w:rPr>
          </w:pPr>
          <w:del w:id="437" w:author="Zixuan Zhou" w:date="2026-04-27T03:45:00Z" w16du:dateUtc="2026-04-26T19:45:00Z">
            <w:r w:rsidRPr="00DC6D96" w:rsidDel="00DC6D96">
              <w:rPr>
                <w:noProof/>
                <w:rPrChange w:id="438" w:author="Zixuan Zhou" w:date="2026-04-27T03:45:00Z" w16du:dateUtc="2026-04-26T19:45:00Z">
                  <w:rPr>
                    <w:rStyle w:val="afb"/>
                    <w:noProof/>
                  </w:rPr>
                </w:rPrChange>
              </w:rPr>
              <w:delText xml:space="preserve">3.3.2 </w:delText>
            </w:r>
            <w:r w:rsidRPr="00DC6D96" w:rsidDel="00DC6D96">
              <w:rPr>
                <w:rFonts w:hint="eastAsia"/>
                <w:noProof/>
                <w:rPrChange w:id="439" w:author="Zixuan Zhou" w:date="2026-04-27T03:45:00Z" w16du:dateUtc="2026-04-26T19:45:00Z">
                  <w:rPr>
                    <w:rStyle w:val="afb"/>
                    <w:rFonts w:hint="eastAsia"/>
                    <w:noProof/>
                  </w:rPr>
                </w:rPrChange>
              </w:rPr>
              <w:delText>文本规范化处理</w:delText>
            </w:r>
            <w:r w:rsidDel="00DC6D96">
              <w:rPr>
                <w:rFonts w:hint="eastAsia"/>
                <w:noProof/>
                <w:webHidden/>
              </w:rPr>
              <w:tab/>
            </w:r>
            <w:r w:rsidDel="00DC6D96">
              <w:rPr>
                <w:noProof/>
                <w:webHidden/>
              </w:rPr>
              <w:delText>16</w:delText>
            </w:r>
          </w:del>
        </w:p>
        <w:p w14:paraId="58C49149" w14:textId="122C50EA" w:rsidR="00BA1BF6" w:rsidDel="00DC6D96" w:rsidRDefault="00BA1BF6">
          <w:pPr>
            <w:pStyle w:val="TOC3"/>
            <w:snapToGrid/>
            <w:rPr>
              <w:del w:id="440" w:author="Zixuan Zhou" w:date="2026-04-27T03:45:00Z" w16du:dateUtc="2026-04-26T19:45:00Z"/>
              <w:rFonts w:asciiTheme="minorHAnsi" w:eastAsiaTheme="minorEastAsia" w:hAnsiTheme="minorHAnsi" w:hint="eastAsia"/>
              <w:noProof/>
              <w:sz w:val="22"/>
              <w:szCs w:val="24"/>
              <w14:ligatures w14:val="standardContextual"/>
            </w:rPr>
          </w:pPr>
          <w:del w:id="441" w:author="Zixuan Zhou" w:date="2026-04-27T03:45:00Z" w16du:dateUtc="2026-04-26T19:45:00Z">
            <w:r w:rsidRPr="00DC6D96" w:rsidDel="00DC6D96">
              <w:rPr>
                <w:noProof/>
                <w:rPrChange w:id="442" w:author="Zixuan Zhou" w:date="2026-04-27T03:45:00Z" w16du:dateUtc="2026-04-26T19:45:00Z">
                  <w:rPr>
                    <w:rStyle w:val="afb"/>
                    <w:noProof/>
                  </w:rPr>
                </w:rPrChange>
              </w:rPr>
              <w:delText xml:space="preserve">3.3.3 </w:delText>
            </w:r>
            <w:r w:rsidRPr="00DC6D96" w:rsidDel="00DC6D96">
              <w:rPr>
                <w:rFonts w:hint="eastAsia"/>
                <w:noProof/>
                <w:rPrChange w:id="443" w:author="Zixuan Zhou" w:date="2026-04-27T03:45:00Z" w16du:dateUtc="2026-04-26T19:45:00Z">
                  <w:rPr>
                    <w:rStyle w:val="afb"/>
                    <w:rFonts w:hint="eastAsia"/>
                    <w:noProof/>
                  </w:rPr>
                </w:rPrChange>
              </w:rPr>
              <w:delText>中文分词与停用词处理</w:delText>
            </w:r>
            <w:r w:rsidDel="00DC6D96">
              <w:rPr>
                <w:rFonts w:hint="eastAsia"/>
                <w:noProof/>
                <w:webHidden/>
              </w:rPr>
              <w:tab/>
            </w:r>
            <w:r w:rsidDel="00DC6D96">
              <w:rPr>
                <w:noProof/>
                <w:webHidden/>
              </w:rPr>
              <w:delText>17</w:delText>
            </w:r>
          </w:del>
        </w:p>
        <w:p w14:paraId="08068CCB" w14:textId="084A60E1" w:rsidR="00BA1BF6" w:rsidDel="00DC6D96" w:rsidRDefault="00BA1BF6">
          <w:pPr>
            <w:pStyle w:val="TOC3"/>
            <w:snapToGrid/>
            <w:rPr>
              <w:del w:id="444" w:author="Zixuan Zhou" w:date="2026-04-27T03:45:00Z" w16du:dateUtc="2026-04-26T19:45:00Z"/>
              <w:rFonts w:asciiTheme="minorHAnsi" w:eastAsiaTheme="minorEastAsia" w:hAnsiTheme="minorHAnsi" w:hint="eastAsia"/>
              <w:noProof/>
              <w:sz w:val="22"/>
              <w:szCs w:val="24"/>
              <w14:ligatures w14:val="standardContextual"/>
            </w:rPr>
          </w:pPr>
          <w:del w:id="445" w:author="Zixuan Zhou" w:date="2026-04-27T03:45:00Z" w16du:dateUtc="2026-04-26T19:45:00Z">
            <w:r w:rsidRPr="00DC6D96" w:rsidDel="00DC6D96">
              <w:rPr>
                <w:noProof/>
                <w:rPrChange w:id="446" w:author="Zixuan Zhou" w:date="2026-04-27T03:45:00Z" w16du:dateUtc="2026-04-26T19:45:00Z">
                  <w:rPr>
                    <w:rStyle w:val="afb"/>
                    <w:noProof/>
                  </w:rPr>
                </w:rPrChange>
              </w:rPr>
              <w:delText xml:space="preserve">3.3.4 </w:delText>
            </w:r>
            <w:r w:rsidRPr="00DC6D96" w:rsidDel="00DC6D96">
              <w:rPr>
                <w:rFonts w:hint="eastAsia"/>
                <w:noProof/>
                <w:rPrChange w:id="447" w:author="Zixuan Zhou" w:date="2026-04-27T03:45:00Z" w16du:dateUtc="2026-04-26T19:45:00Z">
                  <w:rPr>
                    <w:rStyle w:val="afb"/>
                    <w:rFonts w:hint="eastAsia"/>
                    <w:noProof/>
                  </w:rPr>
                </w:rPrChange>
              </w:rPr>
              <w:delText>噪声、广告、灌水文本识别</w:delText>
            </w:r>
            <w:r w:rsidDel="00DC6D96">
              <w:rPr>
                <w:rFonts w:hint="eastAsia"/>
                <w:noProof/>
                <w:webHidden/>
              </w:rPr>
              <w:tab/>
            </w:r>
            <w:r w:rsidDel="00DC6D96">
              <w:rPr>
                <w:noProof/>
                <w:webHidden/>
              </w:rPr>
              <w:delText>17</w:delText>
            </w:r>
          </w:del>
        </w:p>
        <w:p w14:paraId="7E53F11A" w14:textId="2F7B0DDC" w:rsidR="00BA1BF6" w:rsidDel="00DC6D96" w:rsidRDefault="00BA1BF6">
          <w:pPr>
            <w:pStyle w:val="TOC2"/>
            <w:snapToGrid/>
            <w:spacing w:line="400" w:lineRule="exact"/>
            <w:rPr>
              <w:del w:id="448" w:author="Zixuan Zhou" w:date="2026-04-27T03:45:00Z" w16du:dateUtc="2026-04-26T19:45:00Z"/>
              <w:rFonts w:asciiTheme="minorHAnsi" w:eastAsiaTheme="minorEastAsia" w:hAnsiTheme="minorHAnsi" w:hint="eastAsia"/>
              <w:noProof/>
              <w:sz w:val="22"/>
              <w:szCs w:val="24"/>
              <w14:ligatures w14:val="standardContextual"/>
            </w:rPr>
          </w:pPr>
          <w:del w:id="449" w:author="Zixuan Zhou" w:date="2026-04-27T03:45:00Z" w16du:dateUtc="2026-04-26T19:45:00Z">
            <w:r w:rsidRPr="00DC6D96" w:rsidDel="00DC6D96">
              <w:rPr>
                <w:noProof/>
                <w:rPrChange w:id="450" w:author="Zixuan Zhou" w:date="2026-04-27T03:45:00Z" w16du:dateUtc="2026-04-26T19:45:00Z">
                  <w:rPr>
                    <w:rStyle w:val="afb"/>
                    <w:noProof/>
                  </w:rPr>
                </w:rPrChange>
              </w:rPr>
              <w:delText xml:space="preserve">3.4 </w:delText>
            </w:r>
            <w:r w:rsidRPr="00DC6D96" w:rsidDel="00DC6D96">
              <w:rPr>
                <w:rFonts w:hint="eastAsia"/>
                <w:noProof/>
                <w:rPrChange w:id="451" w:author="Zixuan Zhou" w:date="2026-04-27T03:45:00Z" w16du:dateUtc="2026-04-26T19:45:00Z">
                  <w:rPr>
                    <w:rStyle w:val="afb"/>
                    <w:rFonts w:hint="eastAsia"/>
                    <w:noProof/>
                  </w:rPr>
                </w:rPrChange>
              </w:rPr>
              <w:delText>问题提取</w:delText>
            </w:r>
            <w:r w:rsidDel="00DC6D96">
              <w:rPr>
                <w:rFonts w:hint="eastAsia"/>
                <w:noProof/>
                <w:webHidden/>
              </w:rPr>
              <w:tab/>
            </w:r>
            <w:r w:rsidDel="00DC6D96">
              <w:rPr>
                <w:noProof/>
                <w:webHidden/>
              </w:rPr>
              <w:delText>17</w:delText>
            </w:r>
          </w:del>
        </w:p>
        <w:p w14:paraId="75557CD6" w14:textId="3193D91D" w:rsidR="00BA1BF6" w:rsidDel="00DC6D96" w:rsidRDefault="00BA1BF6">
          <w:pPr>
            <w:pStyle w:val="TOC2"/>
            <w:snapToGrid/>
            <w:spacing w:line="400" w:lineRule="exact"/>
            <w:rPr>
              <w:del w:id="452" w:author="Zixuan Zhou" w:date="2026-04-27T03:45:00Z" w16du:dateUtc="2026-04-26T19:45:00Z"/>
              <w:rFonts w:asciiTheme="minorHAnsi" w:eastAsiaTheme="minorEastAsia" w:hAnsiTheme="minorHAnsi" w:hint="eastAsia"/>
              <w:noProof/>
              <w:sz w:val="22"/>
              <w:szCs w:val="24"/>
              <w14:ligatures w14:val="standardContextual"/>
            </w:rPr>
          </w:pPr>
          <w:del w:id="453" w:author="Zixuan Zhou" w:date="2026-04-27T03:45:00Z" w16du:dateUtc="2026-04-26T19:45:00Z">
            <w:r w:rsidRPr="00DC6D96" w:rsidDel="00DC6D96">
              <w:rPr>
                <w:noProof/>
                <w:rPrChange w:id="454" w:author="Zixuan Zhou" w:date="2026-04-27T03:45:00Z" w16du:dateUtc="2026-04-26T19:45:00Z">
                  <w:rPr>
                    <w:rStyle w:val="afb"/>
                    <w:noProof/>
                  </w:rPr>
                </w:rPrChange>
              </w:rPr>
              <w:delText xml:space="preserve">3.5 </w:delText>
            </w:r>
            <w:r w:rsidRPr="00DC6D96" w:rsidDel="00DC6D96">
              <w:rPr>
                <w:rFonts w:hint="eastAsia"/>
                <w:noProof/>
                <w:rPrChange w:id="455" w:author="Zixuan Zhou" w:date="2026-04-27T03:45:00Z" w16du:dateUtc="2026-04-26T19:45:00Z">
                  <w:rPr>
                    <w:rStyle w:val="afb"/>
                    <w:rFonts w:hint="eastAsia"/>
                    <w:noProof/>
                  </w:rPr>
                </w:rPrChange>
              </w:rPr>
              <w:delText>本章小结</w:delText>
            </w:r>
            <w:r w:rsidDel="00DC6D96">
              <w:rPr>
                <w:rFonts w:hint="eastAsia"/>
                <w:noProof/>
                <w:webHidden/>
              </w:rPr>
              <w:tab/>
            </w:r>
            <w:r w:rsidDel="00DC6D96">
              <w:rPr>
                <w:noProof/>
                <w:webHidden/>
              </w:rPr>
              <w:delText>17</w:delText>
            </w:r>
          </w:del>
        </w:p>
        <w:p w14:paraId="6BA30A76" w14:textId="64921C7B" w:rsidR="00BA1BF6" w:rsidDel="00DC6D96" w:rsidRDefault="00BA1BF6">
          <w:pPr>
            <w:pStyle w:val="TOC1"/>
            <w:tabs>
              <w:tab w:val="left" w:pos="1260"/>
            </w:tabs>
            <w:wordWrap/>
            <w:snapToGrid/>
            <w:spacing w:line="400" w:lineRule="exact"/>
            <w:rPr>
              <w:del w:id="456" w:author="Zixuan Zhou" w:date="2026-04-27T03:45:00Z" w16du:dateUtc="2026-04-26T19:45:00Z"/>
              <w:rFonts w:asciiTheme="minorHAnsi" w:eastAsiaTheme="minorEastAsia" w:hAnsiTheme="minorHAnsi" w:hint="eastAsia"/>
              <w:noProof/>
              <w:sz w:val="22"/>
              <w:szCs w:val="24"/>
              <w14:ligatures w14:val="standardContextual"/>
            </w:rPr>
          </w:pPr>
          <w:del w:id="457" w:author="Zixuan Zhou" w:date="2026-04-27T03:45:00Z" w16du:dateUtc="2026-04-26T19:45:00Z">
            <w:r w:rsidRPr="00DC6D96" w:rsidDel="00DC6D96">
              <w:rPr>
                <w:rFonts w:hint="eastAsia"/>
                <w:noProof/>
                <w:rPrChange w:id="458" w:author="Zixuan Zhou" w:date="2026-04-27T03:45:00Z" w16du:dateUtc="2026-04-26T19:45:00Z">
                  <w:rPr>
                    <w:rStyle w:val="afb"/>
                    <w:rFonts w:hint="eastAsia"/>
                    <w:noProof/>
                  </w:rPr>
                </w:rPrChange>
              </w:rPr>
              <w:delText>第</w:delText>
            </w:r>
            <w:r w:rsidRPr="00DC6D96" w:rsidDel="00DC6D96">
              <w:rPr>
                <w:noProof/>
                <w:rPrChange w:id="459" w:author="Zixuan Zhou" w:date="2026-04-27T03:45:00Z" w16du:dateUtc="2026-04-26T19:45:00Z">
                  <w:rPr>
                    <w:rStyle w:val="afb"/>
                    <w:noProof/>
                  </w:rPr>
                </w:rPrChange>
              </w:rPr>
              <w:delText xml:space="preserve"> 4 </w:delText>
            </w:r>
            <w:r w:rsidRPr="00DC6D96" w:rsidDel="00DC6D96">
              <w:rPr>
                <w:rFonts w:hint="eastAsia"/>
                <w:noProof/>
                <w:rPrChange w:id="460" w:author="Zixuan Zhou" w:date="2026-04-27T03:45:00Z" w16du:dateUtc="2026-04-26T19:45:00Z">
                  <w:rPr>
                    <w:rStyle w:val="afb"/>
                    <w:rFonts w:hint="eastAsia"/>
                    <w:noProof/>
                  </w:rPr>
                </w:rPrChange>
              </w:rPr>
              <w:delText>章</w:delText>
            </w:r>
            <w:r w:rsidDel="00DC6D96">
              <w:rPr>
                <w:rFonts w:asciiTheme="minorHAnsi" w:eastAsiaTheme="minorEastAsia" w:hAnsiTheme="minorHAnsi" w:hint="eastAsia"/>
                <w:noProof/>
                <w:sz w:val="22"/>
                <w:szCs w:val="24"/>
                <w14:ligatures w14:val="standardContextual"/>
              </w:rPr>
              <w:tab/>
            </w:r>
            <w:r w:rsidRPr="00DC6D96" w:rsidDel="00DC6D96">
              <w:rPr>
                <w:rFonts w:hint="eastAsia"/>
                <w:noProof/>
                <w:rPrChange w:id="461" w:author="Zixuan Zhou" w:date="2026-04-27T03:45:00Z" w16du:dateUtc="2026-04-26T19:45:00Z">
                  <w:rPr>
                    <w:rStyle w:val="afb"/>
                    <w:rFonts w:hint="eastAsia"/>
                    <w:noProof/>
                  </w:rPr>
                </w:rPrChange>
              </w:rPr>
              <w:delText>社交媒体青少年生殖健康评论的问题分类分析</w:delText>
            </w:r>
            <w:r w:rsidDel="00DC6D96">
              <w:rPr>
                <w:rFonts w:hint="eastAsia"/>
                <w:noProof/>
                <w:webHidden/>
              </w:rPr>
              <w:tab/>
            </w:r>
            <w:r w:rsidDel="00DC6D96">
              <w:rPr>
                <w:noProof/>
                <w:webHidden/>
              </w:rPr>
              <w:delText>18</w:delText>
            </w:r>
          </w:del>
        </w:p>
        <w:p w14:paraId="68D54049" w14:textId="0C9A8EC7" w:rsidR="00BA1BF6" w:rsidDel="00DC6D96" w:rsidRDefault="00BA1BF6">
          <w:pPr>
            <w:pStyle w:val="TOC2"/>
            <w:snapToGrid/>
            <w:spacing w:line="400" w:lineRule="exact"/>
            <w:rPr>
              <w:del w:id="462" w:author="Zixuan Zhou" w:date="2026-04-27T03:45:00Z" w16du:dateUtc="2026-04-26T19:45:00Z"/>
              <w:rFonts w:asciiTheme="minorHAnsi" w:eastAsiaTheme="minorEastAsia" w:hAnsiTheme="minorHAnsi" w:hint="eastAsia"/>
              <w:noProof/>
              <w:sz w:val="22"/>
              <w:szCs w:val="24"/>
              <w14:ligatures w14:val="standardContextual"/>
            </w:rPr>
          </w:pPr>
          <w:del w:id="463" w:author="Zixuan Zhou" w:date="2026-04-27T03:45:00Z" w16du:dateUtc="2026-04-26T19:45:00Z">
            <w:r w:rsidRPr="00DC6D96" w:rsidDel="00DC6D96">
              <w:rPr>
                <w:noProof/>
                <w:rPrChange w:id="464" w:author="Zixuan Zhou" w:date="2026-04-27T03:45:00Z" w16du:dateUtc="2026-04-26T19:45:00Z">
                  <w:rPr>
                    <w:rStyle w:val="afb"/>
                    <w:noProof/>
                  </w:rPr>
                </w:rPrChange>
              </w:rPr>
              <w:delText xml:space="preserve">4.1 </w:delText>
            </w:r>
            <w:r w:rsidRPr="00DC6D96" w:rsidDel="00DC6D96">
              <w:rPr>
                <w:rFonts w:hint="eastAsia"/>
                <w:noProof/>
                <w:rPrChange w:id="465" w:author="Zixuan Zhou" w:date="2026-04-27T03:45:00Z" w16du:dateUtc="2026-04-26T19:45:00Z">
                  <w:rPr>
                    <w:rStyle w:val="afb"/>
                    <w:rFonts w:hint="eastAsia"/>
                    <w:noProof/>
                  </w:rPr>
                </w:rPrChange>
              </w:rPr>
              <w:delText>语料总体特征分析</w:delText>
            </w:r>
            <w:r w:rsidDel="00DC6D96">
              <w:rPr>
                <w:rFonts w:hint="eastAsia"/>
                <w:noProof/>
                <w:webHidden/>
              </w:rPr>
              <w:tab/>
            </w:r>
            <w:r w:rsidDel="00DC6D96">
              <w:rPr>
                <w:noProof/>
                <w:webHidden/>
              </w:rPr>
              <w:delText>18</w:delText>
            </w:r>
          </w:del>
        </w:p>
        <w:p w14:paraId="58100E41" w14:textId="47A674C9" w:rsidR="00BA1BF6" w:rsidDel="00DC6D96" w:rsidRDefault="00BA1BF6">
          <w:pPr>
            <w:pStyle w:val="TOC2"/>
            <w:snapToGrid/>
            <w:spacing w:line="400" w:lineRule="exact"/>
            <w:rPr>
              <w:del w:id="466" w:author="Zixuan Zhou" w:date="2026-04-27T03:45:00Z" w16du:dateUtc="2026-04-26T19:45:00Z"/>
              <w:rFonts w:asciiTheme="minorHAnsi" w:eastAsiaTheme="minorEastAsia" w:hAnsiTheme="minorHAnsi" w:hint="eastAsia"/>
              <w:noProof/>
              <w:sz w:val="22"/>
              <w:szCs w:val="24"/>
              <w14:ligatures w14:val="standardContextual"/>
            </w:rPr>
          </w:pPr>
          <w:del w:id="467" w:author="Zixuan Zhou" w:date="2026-04-27T03:45:00Z" w16du:dateUtc="2026-04-26T19:45:00Z">
            <w:r w:rsidRPr="00DC6D96" w:rsidDel="00DC6D96">
              <w:rPr>
                <w:noProof/>
                <w:rPrChange w:id="468" w:author="Zixuan Zhou" w:date="2026-04-27T03:45:00Z" w16du:dateUtc="2026-04-26T19:45:00Z">
                  <w:rPr>
                    <w:rStyle w:val="afb"/>
                    <w:noProof/>
                  </w:rPr>
                </w:rPrChange>
              </w:rPr>
              <w:delText xml:space="preserve">4.2 </w:delText>
            </w:r>
            <w:r w:rsidRPr="00DC6D96" w:rsidDel="00DC6D96">
              <w:rPr>
                <w:rFonts w:hint="eastAsia"/>
                <w:noProof/>
                <w:rPrChange w:id="469" w:author="Zixuan Zhou" w:date="2026-04-27T03:45:00Z" w16du:dateUtc="2026-04-26T19:45:00Z">
                  <w:rPr>
                    <w:rStyle w:val="afb"/>
                    <w:rFonts w:hint="eastAsia"/>
                    <w:noProof/>
                  </w:rPr>
                </w:rPrChange>
              </w:rPr>
              <w:delText>问题分类结果</w:delText>
            </w:r>
            <w:r w:rsidDel="00DC6D96">
              <w:rPr>
                <w:rFonts w:hint="eastAsia"/>
                <w:noProof/>
                <w:webHidden/>
              </w:rPr>
              <w:tab/>
            </w:r>
            <w:r w:rsidDel="00DC6D96">
              <w:rPr>
                <w:noProof/>
                <w:webHidden/>
              </w:rPr>
              <w:delText>18</w:delText>
            </w:r>
          </w:del>
        </w:p>
        <w:p w14:paraId="7AFFB65E" w14:textId="5C3D1052" w:rsidR="00BA1BF6" w:rsidDel="00DC6D96" w:rsidRDefault="00BA1BF6">
          <w:pPr>
            <w:pStyle w:val="TOC2"/>
            <w:snapToGrid/>
            <w:spacing w:line="400" w:lineRule="exact"/>
            <w:rPr>
              <w:del w:id="470" w:author="Zixuan Zhou" w:date="2026-04-27T03:45:00Z" w16du:dateUtc="2026-04-26T19:45:00Z"/>
              <w:rFonts w:asciiTheme="minorHAnsi" w:eastAsiaTheme="minorEastAsia" w:hAnsiTheme="minorHAnsi" w:hint="eastAsia"/>
              <w:noProof/>
              <w:sz w:val="22"/>
              <w:szCs w:val="24"/>
              <w14:ligatures w14:val="standardContextual"/>
            </w:rPr>
          </w:pPr>
          <w:del w:id="471" w:author="Zixuan Zhou" w:date="2026-04-27T03:45:00Z" w16du:dateUtc="2026-04-26T19:45:00Z">
            <w:r w:rsidRPr="00DC6D96" w:rsidDel="00DC6D96">
              <w:rPr>
                <w:noProof/>
                <w:rPrChange w:id="472" w:author="Zixuan Zhou" w:date="2026-04-27T03:45:00Z" w16du:dateUtc="2026-04-26T19:45:00Z">
                  <w:rPr>
                    <w:rStyle w:val="afb"/>
                    <w:noProof/>
                  </w:rPr>
                </w:rPrChange>
              </w:rPr>
              <w:delText xml:space="preserve">4.3 </w:delText>
            </w:r>
            <w:r w:rsidRPr="00DC6D96" w:rsidDel="00DC6D96">
              <w:rPr>
                <w:rFonts w:hint="eastAsia"/>
                <w:noProof/>
                <w:rPrChange w:id="473" w:author="Zixuan Zhou" w:date="2026-04-27T03:45:00Z" w16du:dateUtc="2026-04-26T19:45:00Z">
                  <w:rPr>
                    <w:rStyle w:val="afb"/>
                    <w:rFonts w:hint="eastAsia"/>
                    <w:noProof/>
                  </w:rPr>
                </w:rPrChange>
              </w:rPr>
              <w:delText>不同主题下的问题特征分析</w:delText>
            </w:r>
            <w:r w:rsidDel="00DC6D96">
              <w:rPr>
                <w:rFonts w:hint="eastAsia"/>
                <w:noProof/>
                <w:webHidden/>
              </w:rPr>
              <w:tab/>
            </w:r>
            <w:r w:rsidDel="00DC6D96">
              <w:rPr>
                <w:noProof/>
                <w:webHidden/>
              </w:rPr>
              <w:delText>20</w:delText>
            </w:r>
          </w:del>
        </w:p>
        <w:p w14:paraId="3F041D6C" w14:textId="3B2E620E" w:rsidR="00BA1BF6" w:rsidDel="00DC6D96" w:rsidRDefault="00BA1BF6">
          <w:pPr>
            <w:pStyle w:val="TOC2"/>
            <w:snapToGrid/>
            <w:spacing w:line="400" w:lineRule="exact"/>
            <w:rPr>
              <w:del w:id="474" w:author="Zixuan Zhou" w:date="2026-04-27T03:45:00Z" w16du:dateUtc="2026-04-26T19:45:00Z"/>
              <w:rFonts w:asciiTheme="minorHAnsi" w:eastAsiaTheme="minorEastAsia" w:hAnsiTheme="minorHAnsi" w:hint="eastAsia"/>
              <w:noProof/>
              <w:sz w:val="22"/>
              <w:szCs w:val="24"/>
              <w14:ligatures w14:val="standardContextual"/>
            </w:rPr>
          </w:pPr>
          <w:del w:id="475" w:author="Zixuan Zhou" w:date="2026-04-27T03:45:00Z" w16du:dateUtc="2026-04-26T19:45:00Z">
            <w:r w:rsidRPr="00DC6D96" w:rsidDel="00DC6D96">
              <w:rPr>
                <w:noProof/>
                <w:rPrChange w:id="476" w:author="Zixuan Zhou" w:date="2026-04-27T03:45:00Z" w16du:dateUtc="2026-04-26T19:45:00Z">
                  <w:rPr>
                    <w:rStyle w:val="afb"/>
                    <w:noProof/>
                  </w:rPr>
                </w:rPrChange>
              </w:rPr>
              <w:delText xml:space="preserve">4.4 </w:delText>
            </w:r>
            <w:r w:rsidRPr="00DC6D96" w:rsidDel="00DC6D96">
              <w:rPr>
                <w:rFonts w:hint="eastAsia"/>
                <w:noProof/>
                <w:rPrChange w:id="477" w:author="Zixuan Zhou" w:date="2026-04-27T03:45:00Z" w16du:dateUtc="2026-04-26T19:45:00Z">
                  <w:rPr>
                    <w:rStyle w:val="afb"/>
                    <w:rFonts w:hint="eastAsia"/>
                    <w:noProof/>
                  </w:rPr>
                </w:rPrChange>
              </w:rPr>
              <w:delText>真实需求与潜在风险分析</w:delText>
            </w:r>
            <w:r w:rsidDel="00DC6D96">
              <w:rPr>
                <w:rFonts w:hint="eastAsia"/>
                <w:noProof/>
                <w:webHidden/>
              </w:rPr>
              <w:tab/>
            </w:r>
            <w:r w:rsidDel="00DC6D96">
              <w:rPr>
                <w:noProof/>
                <w:webHidden/>
              </w:rPr>
              <w:delText>21</w:delText>
            </w:r>
          </w:del>
        </w:p>
        <w:p w14:paraId="1BE99A05" w14:textId="00C30715" w:rsidR="00BA1BF6" w:rsidDel="00DC6D96" w:rsidRDefault="00BA1BF6">
          <w:pPr>
            <w:pStyle w:val="TOC2"/>
            <w:snapToGrid/>
            <w:spacing w:line="400" w:lineRule="exact"/>
            <w:rPr>
              <w:del w:id="478" w:author="Zixuan Zhou" w:date="2026-04-27T03:45:00Z" w16du:dateUtc="2026-04-26T19:45:00Z"/>
              <w:rFonts w:asciiTheme="minorHAnsi" w:eastAsiaTheme="minorEastAsia" w:hAnsiTheme="minorHAnsi" w:hint="eastAsia"/>
              <w:noProof/>
              <w:sz w:val="22"/>
              <w:szCs w:val="24"/>
              <w14:ligatures w14:val="standardContextual"/>
            </w:rPr>
          </w:pPr>
          <w:del w:id="479" w:author="Zixuan Zhou" w:date="2026-04-27T03:45:00Z" w16du:dateUtc="2026-04-26T19:45:00Z">
            <w:r w:rsidRPr="00DC6D96" w:rsidDel="00DC6D96">
              <w:rPr>
                <w:noProof/>
                <w:rPrChange w:id="480" w:author="Zixuan Zhou" w:date="2026-04-27T03:45:00Z" w16du:dateUtc="2026-04-26T19:45:00Z">
                  <w:rPr>
                    <w:rStyle w:val="afb"/>
                    <w:noProof/>
                  </w:rPr>
                </w:rPrChange>
              </w:rPr>
              <w:delText xml:space="preserve">4.5 </w:delText>
            </w:r>
            <w:r w:rsidRPr="00DC6D96" w:rsidDel="00DC6D96">
              <w:rPr>
                <w:rFonts w:hint="eastAsia"/>
                <w:noProof/>
                <w:rPrChange w:id="481" w:author="Zixuan Zhou" w:date="2026-04-27T03:45:00Z" w16du:dateUtc="2026-04-26T19:45:00Z">
                  <w:rPr>
                    <w:rStyle w:val="afb"/>
                    <w:rFonts w:hint="eastAsia"/>
                    <w:noProof/>
                  </w:rPr>
                </w:rPrChange>
              </w:rPr>
              <w:delText>与已有研究的比较</w:delText>
            </w:r>
            <w:r w:rsidDel="00DC6D96">
              <w:rPr>
                <w:rFonts w:hint="eastAsia"/>
                <w:noProof/>
                <w:webHidden/>
              </w:rPr>
              <w:tab/>
            </w:r>
            <w:r w:rsidDel="00DC6D96">
              <w:rPr>
                <w:noProof/>
                <w:webHidden/>
              </w:rPr>
              <w:delText>22</w:delText>
            </w:r>
          </w:del>
        </w:p>
        <w:p w14:paraId="6BC666DD" w14:textId="540B1313" w:rsidR="00BA1BF6" w:rsidDel="00DC6D96" w:rsidRDefault="00BA1BF6">
          <w:pPr>
            <w:pStyle w:val="TOC2"/>
            <w:snapToGrid/>
            <w:spacing w:line="400" w:lineRule="exact"/>
            <w:rPr>
              <w:del w:id="482" w:author="Zixuan Zhou" w:date="2026-04-27T03:45:00Z" w16du:dateUtc="2026-04-26T19:45:00Z"/>
              <w:rFonts w:asciiTheme="minorHAnsi" w:eastAsiaTheme="minorEastAsia" w:hAnsiTheme="minorHAnsi" w:hint="eastAsia"/>
              <w:noProof/>
              <w:sz w:val="22"/>
              <w:szCs w:val="24"/>
              <w14:ligatures w14:val="standardContextual"/>
            </w:rPr>
          </w:pPr>
          <w:del w:id="483" w:author="Zixuan Zhou" w:date="2026-04-27T03:45:00Z" w16du:dateUtc="2026-04-26T19:45:00Z">
            <w:r w:rsidRPr="00DC6D96" w:rsidDel="00DC6D96">
              <w:rPr>
                <w:noProof/>
                <w:rPrChange w:id="484" w:author="Zixuan Zhou" w:date="2026-04-27T03:45:00Z" w16du:dateUtc="2026-04-26T19:45:00Z">
                  <w:rPr>
                    <w:rStyle w:val="afb"/>
                    <w:noProof/>
                  </w:rPr>
                </w:rPrChange>
              </w:rPr>
              <w:delText xml:space="preserve">4.6 </w:delText>
            </w:r>
            <w:r w:rsidRPr="00DC6D96" w:rsidDel="00DC6D96">
              <w:rPr>
                <w:rFonts w:hint="eastAsia"/>
                <w:noProof/>
                <w:rPrChange w:id="485" w:author="Zixuan Zhou" w:date="2026-04-27T03:45:00Z" w16du:dateUtc="2026-04-26T19:45:00Z">
                  <w:rPr>
                    <w:rStyle w:val="afb"/>
                    <w:rFonts w:hint="eastAsia"/>
                    <w:noProof/>
                  </w:rPr>
                </w:rPrChange>
              </w:rPr>
              <w:delText>本章小结</w:delText>
            </w:r>
            <w:r w:rsidDel="00DC6D96">
              <w:rPr>
                <w:rFonts w:hint="eastAsia"/>
                <w:noProof/>
                <w:webHidden/>
              </w:rPr>
              <w:tab/>
            </w:r>
            <w:r w:rsidDel="00DC6D96">
              <w:rPr>
                <w:noProof/>
                <w:webHidden/>
              </w:rPr>
              <w:delText>23</w:delText>
            </w:r>
          </w:del>
        </w:p>
        <w:p w14:paraId="35651D34" w14:textId="425E8425" w:rsidR="00BA1BF6" w:rsidDel="00DC6D96" w:rsidRDefault="00BA1BF6">
          <w:pPr>
            <w:pStyle w:val="TOC1"/>
            <w:tabs>
              <w:tab w:val="left" w:pos="1260"/>
            </w:tabs>
            <w:wordWrap/>
            <w:snapToGrid/>
            <w:spacing w:line="400" w:lineRule="exact"/>
            <w:rPr>
              <w:del w:id="486" w:author="Zixuan Zhou" w:date="2026-04-27T03:45:00Z" w16du:dateUtc="2026-04-26T19:45:00Z"/>
              <w:rFonts w:asciiTheme="minorHAnsi" w:eastAsiaTheme="minorEastAsia" w:hAnsiTheme="minorHAnsi" w:hint="eastAsia"/>
              <w:noProof/>
              <w:sz w:val="22"/>
              <w:szCs w:val="24"/>
              <w14:ligatures w14:val="standardContextual"/>
            </w:rPr>
          </w:pPr>
          <w:del w:id="487" w:author="Zixuan Zhou" w:date="2026-04-27T03:45:00Z" w16du:dateUtc="2026-04-26T19:45:00Z">
            <w:r w:rsidRPr="00DC6D96" w:rsidDel="00DC6D96">
              <w:rPr>
                <w:rFonts w:hint="eastAsia"/>
                <w:noProof/>
                <w:rPrChange w:id="488" w:author="Zixuan Zhou" w:date="2026-04-27T03:45:00Z" w16du:dateUtc="2026-04-26T19:45:00Z">
                  <w:rPr>
                    <w:rStyle w:val="afb"/>
                    <w:rFonts w:hint="eastAsia"/>
                    <w:noProof/>
                  </w:rPr>
                </w:rPrChange>
              </w:rPr>
              <w:delText>第</w:delText>
            </w:r>
            <w:r w:rsidRPr="00DC6D96" w:rsidDel="00DC6D96">
              <w:rPr>
                <w:noProof/>
                <w:rPrChange w:id="489" w:author="Zixuan Zhou" w:date="2026-04-27T03:45:00Z" w16du:dateUtc="2026-04-26T19:45:00Z">
                  <w:rPr>
                    <w:rStyle w:val="afb"/>
                    <w:noProof/>
                  </w:rPr>
                </w:rPrChange>
              </w:rPr>
              <w:delText xml:space="preserve"> 5 </w:delText>
            </w:r>
            <w:r w:rsidRPr="00DC6D96" w:rsidDel="00DC6D96">
              <w:rPr>
                <w:rFonts w:hint="eastAsia"/>
                <w:noProof/>
                <w:rPrChange w:id="490" w:author="Zixuan Zhou" w:date="2026-04-27T03:45:00Z" w16du:dateUtc="2026-04-26T19:45:00Z">
                  <w:rPr>
                    <w:rStyle w:val="afb"/>
                    <w:rFonts w:hint="eastAsia"/>
                    <w:noProof/>
                  </w:rPr>
                </w:rPrChange>
              </w:rPr>
              <w:delText>章</w:delText>
            </w:r>
            <w:r w:rsidDel="00DC6D96">
              <w:rPr>
                <w:rFonts w:asciiTheme="minorHAnsi" w:eastAsiaTheme="minorEastAsia" w:hAnsiTheme="minorHAnsi" w:hint="eastAsia"/>
                <w:noProof/>
                <w:sz w:val="22"/>
                <w:szCs w:val="24"/>
                <w14:ligatures w14:val="standardContextual"/>
              </w:rPr>
              <w:tab/>
            </w:r>
            <w:r w:rsidRPr="00DC6D96" w:rsidDel="00DC6D96">
              <w:rPr>
                <w:rFonts w:hint="eastAsia"/>
                <w:noProof/>
                <w:rPrChange w:id="491" w:author="Zixuan Zhou" w:date="2026-04-27T03:45:00Z" w16du:dateUtc="2026-04-26T19:45:00Z">
                  <w:rPr>
                    <w:rStyle w:val="afb"/>
                    <w:rFonts w:hint="eastAsia"/>
                    <w:noProof/>
                  </w:rPr>
                </w:rPrChange>
              </w:rPr>
              <w:delText>基于大语言模型的问题规范化与问答数据集构建</w:delText>
            </w:r>
            <w:r w:rsidDel="00DC6D96">
              <w:rPr>
                <w:rFonts w:hint="eastAsia"/>
                <w:noProof/>
                <w:webHidden/>
              </w:rPr>
              <w:tab/>
            </w:r>
            <w:r w:rsidDel="00DC6D96">
              <w:rPr>
                <w:noProof/>
                <w:webHidden/>
              </w:rPr>
              <w:delText>24</w:delText>
            </w:r>
          </w:del>
        </w:p>
        <w:p w14:paraId="031E238B" w14:textId="59AFC135" w:rsidR="00BA1BF6" w:rsidDel="00DC6D96" w:rsidRDefault="00BA1BF6">
          <w:pPr>
            <w:pStyle w:val="TOC2"/>
            <w:snapToGrid/>
            <w:spacing w:line="400" w:lineRule="exact"/>
            <w:rPr>
              <w:del w:id="492" w:author="Zixuan Zhou" w:date="2026-04-27T03:45:00Z" w16du:dateUtc="2026-04-26T19:45:00Z"/>
              <w:rFonts w:asciiTheme="minorHAnsi" w:eastAsiaTheme="minorEastAsia" w:hAnsiTheme="minorHAnsi" w:hint="eastAsia"/>
              <w:noProof/>
              <w:sz w:val="22"/>
              <w:szCs w:val="24"/>
              <w14:ligatures w14:val="standardContextual"/>
            </w:rPr>
          </w:pPr>
          <w:del w:id="493" w:author="Zixuan Zhou" w:date="2026-04-27T03:45:00Z" w16du:dateUtc="2026-04-26T19:45:00Z">
            <w:r w:rsidRPr="00DC6D96" w:rsidDel="00DC6D96">
              <w:rPr>
                <w:noProof/>
                <w:rPrChange w:id="494" w:author="Zixuan Zhou" w:date="2026-04-27T03:45:00Z" w16du:dateUtc="2026-04-26T19:45:00Z">
                  <w:rPr>
                    <w:rStyle w:val="afb"/>
                    <w:noProof/>
                  </w:rPr>
                </w:rPrChange>
              </w:rPr>
              <w:delText xml:space="preserve">5.1 </w:delText>
            </w:r>
            <w:r w:rsidRPr="00DC6D96" w:rsidDel="00DC6D96">
              <w:rPr>
                <w:rFonts w:hint="eastAsia"/>
                <w:noProof/>
                <w:rPrChange w:id="495" w:author="Zixuan Zhou" w:date="2026-04-27T03:45:00Z" w16du:dateUtc="2026-04-26T19:45:00Z">
                  <w:rPr>
                    <w:rStyle w:val="afb"/>
                    <w:rFonts w:hint="eastAsia"/>
                    <w:noProof/>
                  </w:rPr>
                </w:rPrChange>
              </w:rPr>
              <w:delText>问题规范化设计</w:delText>
            </w:r>
            <w:r w:rsidDel="00DC6D96">
              <w:rPr>
                <w:rFonts w:hint="eastAsia"/>
                <w:noProof/>
                <w:webHidden/>
              </w:rPr>
              <w:tab/>
            </w:r>
            <w:r w:rsidDel="00DC6D96">
              <w:rPr>
                <w:noProof/>
                <w:webHidden/>
              </w:rPr>
              <w:delText>24</w:delText>
            </w:r>
          </w:del>
        </w:p>
        <w:p w14:paraId="36464232" w14:textId="1ABFCBD5" w:rsidR="00BA1BF6" w:rsidDel="00DC6D96" w:rsidRDefault="00BA1BF6">
          <w:pPr>
            <w:pStyle w:val="TOC3"/>
            <w:snapToGrid/>
            <w:rPr>
              <w:del w:id="496" w:author="Zixuan Zhou" w:date="2026-04-27T03:45:00Z" w16du:dateUtc="2026-04-26T19:45:00Z"/>
              <w:rFonts w:asciiTheme="minorHAnsi" w:eastAsiaTheme="minorEastAsia" w:hAnsiTheme="minorHAnsi" w:hint="eastAsia"/>
              <w:noProof/>
              <w:sz w:val="22"/>
              <w:szCs w:val="24"/>
              <w14:ligatures w14:val="standardContextual"/>
            </w:rPr>
          </w:pPr>
          <w:del w:id="497" w:author="Zixuan Zhou" w:date="2026-04-27T03:45:00Z" w16du:dateUtc="2026-04-26T19:45:00Z">
            <w:r w:rsidRPr="00DC6D96" w:rsidDel="00DC6D96">
              <w:rPr>
                <w:noProof/>
                <w:rPrChange w:id="498" w:author="Zixuan Zhou" w:date="2026-04-27T03:45:00Z" w16du:dateUtc="2026-04-26T19:45:00Z">
                  <w:rPr>
                    <w:rStyle w:val="afb"/>
                    <w:noProof/>
                  </w:rPr>
                </w:rPrChange>
              </w:rPr>
              <w:delText xml:space="preserve">5.1.1 </w:delText>
            </w:r>
            <w:r w:rsidRPr="00DC6D96" w:rsidDel="00DC6D96">
              <w:rPr>
                <w:rFonts w:hint="eastAsia"/>
                <w:noProof/>
                <w:rPrChange w:id="499" w:author="Zixuan Zhou" w:date="2026-04-27T03:45:00Z" w16du:dateUtc="2026-04-26T19:45:00Z">
                  <w:rPr>
                    <w:rStyle w:val="afb"/>
                    <w:rFonts w:hint="eastAsia"/>
                    <w:noProof/>
                  </w:rPr>
                </w:rPrChange>
              </w:rPr>
              <w:delText>规范化目标</w:delText>
            </w:r>
            <w:r w:rsidDel="00DC6D96">
              <w:rPr>
                <w:rFonts w:hint="eastAsia"/>
                <w:noProof/>
                <w:webHidden/>
              </w:rPr>
              <w:tab/>
            </w:r>
            <w:r w:rsidDel="00DC6D96">
              <w:rPr>
                <w:noProof/>
                <w:webHidden/>
              </w:rPr>
              <w:delText>24</w:delText>
            </w:r>
          </w:del>
        </w:p>
        <w:p w14:paraId="40664292" w14:textId="4EA7DE2E" w:rsidR="00BA1BF6" w:rsidDel="00DC6D96" w:rsidRDefault="00BA1BF6">
          <w:pPr>
            <w:pStyle w:val="TOC3"/>
            <w:snapToGrid/>
            <w:rPr>
              <w:del w:id="500" w:author="Zixuan Zhou" w:date="2026-04-27T03:45:00Z" w16du:dateUtc="2026-04-26T19:45:00Z"/>
              <w:rFonts w:asciiTheme="minorHAnsi" w:eastAsiaTheme="minorEastAsia" w:hAnsiTheme="minorHAnsi" w:hint="eastAsia"/>
              <w:noProof/>
              <w:sz w:val="22"/>
              <w:szCs w:val="24"/>
              <w14:ligatures w14:val="standardContextual"/>
            </w:rPr>
          </w:pPr>
          <w:del w:id="501" w:author="Zixuan Zhou" w:date="2026-04-27T03:45:00Z" w16du:dateUtc="2026-04-26T19:45:00Z">
            <w:r w:rsidRPr="00DC6D96" w:rsidDel="00DC6D96">
              <w:rPr>
                <w:noProof/>
                <w:rPrChange w:id="502" w:author="Zixuan Zhou" w:date="2026-04-27T03:45:00Z" w16du:dateUtc="2026-04-26T19:45:00Z">
                  <w:rPr>
                    <w:rStyle w:val="afb"/>
                    <w:noProof/>
                  </w:rPr>
                </w:rPrChange>
              </w:rPr>
              <w:delText xml:space="preserve">5.1.2 </w:delText>
            </w:r>
            <w:r w:rsidRPr="00DC6D96" w:rsidDel="00DC6D96">
              <w:rPr>
                <w:rFonts w:hint="eastAsia"/>
                <w:noProof/>
                <w:rPrChange w:id="503" w:author="Zixuan Zhou" w:date="2026-04-27T03:45:00Z" w16du:dateUtc="2026-04-26T19:45:00Z">
                  <w:rPr>
                    <w:rStyle w:val="afb"/>
                    <w:rFonts w:hint="eastAsia"/>
                    <w:noProof/>
                  </w:rPr>
                </w:rPrChange>
              </w:rPr>
              <w:delText>规范化原则</w:delText>
            </w:r>
            <w:r w:rsidDel="00DC6D96">
              <w:rPr>
                <w:rFonts w:hint="eastAsia"/>
                <w:noProof/>
                <w:webHidden/>
              </w:rPr>
              <w:tab/>
            </w:r>
            <w:r w:rsidDel="00DC6D96">
              <w:rPr>
                <w:noProof/>
                <w:webHidden/>
              </w:rPr>
              <w:delText>24</w:delText>
            </w:r>
          </w:del>
        </w:p>
        <w:p w14:paraId="2E14B3AE" w14:textId="4B2EA912" w:rsidR="00BA1BF6" w:rsidDel="00DC6D96" w:rsidRDefault="00BA1BF6">
          <w:pPr>
            <w:pStyle w:val="TOC3"/>
            <w:snapToGrid/>
            <w:rPr>
              <w:del w:id="504" w:author="Zixuan Zhou" w:date="2026-04-27T03:45:00Z" w16du:dateUtc="2026-04-26T19:45:00Z"/>
              <w:rFonts w:asciiTheme="minorHAnsi" w:eastAsiaTheme="minorEastAsia" w:hAnsiTheme="minorHAnsi" w:hint="eastAsia"/>
              <w:noProof/>
              <w:sz w:val="22"/>
              <w:szCs w:val="24"/>
              <w14:ligatures w14:val="standardContextual"/>
            </w:rPr>
          </w:pPr>
          <w:del w:id="505" w:author="Zixuan Zhou" w:date="2026-04-27T03:45:00Z" w16du:dateUtc="2026-04-26T19:45:00Z">
            <w:r w:rsidRPr="00DC6D96" w:rsidDel="00DC6D96">
              <w:rPr>
                <w:noProof/>
                <w:rPrChange w:id="506" w:author="Zixuan Zhou" w:date="2026-04-27T03:45:00Z" w16du:dateUtc="2026-04-26T19:45:00Z">
                  <w:rPr>
                    <w:rStyle w:val="afb"/>
                    <w:noProof/>
                  </w:rPr>
                </w:rPrChange>
              </w:rPr>
              <w:delText xml:space="preserve">5.1.3 </w:delText>
            </w:r>
            <w:r w:rsidRPr="00DC6D96" w:rsidDel="00DC6D96">
              <w:rPr>
                <w:rFonts w:hint="eastAsia"/>
                <w:noProof/>
                <w:rPrChange w:id="507" w:author="Zixuan Zhou" w:date="2026-04-27T03:45:00Z" w16du:dateUtc="2026-04-26T19:45:00Z">
                  <w:rPr>
                    <w:rStyle w:val="afb"/>
                    <w:rFonts w:hint="eastAsia"/>
                    <w:noProof/>
                  </w:rPr>
                </w:rPrChange>
              </w:rPr>
              <w:delText>提示词设计与执行流程</w:delText>
            </w:r>
            <w:r w:rsidDel="00DC6D96">
              <w:rPr>
                <w:rFonts w:hint="eastAsia"/>
                <w:noProof/>
                <w:webHidden/>
              </w:rPr>
              <w:tab/>
            </w:r>
            <w:r w:rsidDel="00DC6D96">
              <w:rPr>
                <w:noProof/>
                <w:webHidden/>
              </w:rPr>
              <w:delText>25</w:delText>
            </w:r>
          </w:del>
        </w:p>
        <w:p w14:paraId="6B3DEF7A" w14:textId="39B731EE" w:rsidR="00BA1BF6" w:rsidDel="00DC6D96" w:rsidRDefault="00BA1BF6">
          <w:pPr>
            <w:pStyle w:val="TOC2"/>
            <w:snapToGrid/>
            <w:spacing w:line="400" w:lineRule="exact"/>
            <w:rPr>
              <w:del w:id="508" w:author="Zixuan Zhou" w:date="2026-04-27T03:45:00Z" w16du:dateUtc="2026-04-26T19:45:00Z"/>
              <w:rFonts w:asciiTheme="minorHAnsi" w:eastAsiaTheme="minorEastAsia" w:hAnsiTheme="minorHAnsi" w:hint="eastAsia"/>
              <w:noProof/>
              <w:sz w:val="22"/>
              <w:szCs w:val="24"/>
              <w14:ligatures w14:val="standardContextual"/>
            </w:rPr>
          </w:pPr>
          <w:del w:id="509" w:author="Zixuan Zhou" w:date="2026-04-27T03:45:00Z" w16du:dateUtc="2026-04-26T19:45:00Z">
            <w:r w:rsidRPr="00DC6D96" w:rsidDel="00DC6D96">
              <w:rPr>
                <w:noProof/>
                <w:rPrChange w:id="510" w:author="Zixuan Zhou" w:date="2026-04-27T03:45:00Z" w16du:dateUtc="2026-04-26T19:45:00Z">
                  <w:rPr>
                    <w:rStyle w:val="afb"/>
                    <w:noProof/>
                  </w:rPr>
                </w:rPrChange>
              </w:rPr>
              <w:delText xml:space="preserve">5.2 </w:delText>
            </w:r>
            <w:r w:rsidRPr="00DC6D96" w:rsidDel="00DC6D96">
              <w:rPr>
                <w:rFonts w:hint="eastAsia"/>
                <w:noProof/>
                <w:rPrChange w:id="511" w:author="Zixuan Zhou" w:date="2026-04-27T03:45:00Z" w16du:dateUtc="2026-04-26T19:45:00Z">
                  <w:rPr>
                    <w:rStyle w:val="afb"/>
                    <w:rFonts w:hint="eastAsia"/>
                    <w:noProof/>
                  </w:rPr>
                </w:rPrChange>
              </w:rPr>
              <w:delText>问题规范化结果分析</w:delText>
            </w:r>
            <w:r w:rsidDel="00DC6D96">
              <w:rPr>
                <w:rFonts w:hint="eastAsia"/>
                <w:noProof/>
                <w:webHidden/>
              </w:rPr>
              <w:tab/>
            </w:r>
            <w:r w:rsidDel="00DC6D96">
              <w:rPr>
                <w:noProof/>
                <w:webHidden/>
              </w:rPr>
              <w:delText>26</w:delText>
            </w:r>
          </w:del>
        </w:p>
        <w:p w14:paraId="42191049" w14:textId="4F6F3291" w:rsidR="00BA1BF6" w:rsidDel="00DC6D96" w:rsidRDefault="00BA1BF6">
          <w:pPr>
            <w:pStyle w:val="TOC3"/>
            <w:snapToGrid/>
            <w:rPr>
              <w:del w:id="512" w:author="Zixuan Zhou" w:date="2026-04-27T03:45:00Z" w16du:dateUtc="2026-04-26T19:45:00Z"/>
              <w:rFonts w:asciiTheme="minorHAnsi" w:eastAsiaTheme="minorEastAsia" w:hAnsiTheme="minorHAnsi" w:hint="eastAsia"/>
              <w:noProof/>
              <w:sz w:val="22"/>
              <w:szCs w:val="24"/>
              <w14:ligatures w14:val="standardContextual"/>
            </w:rPr>
          </w:pPr>
          <w:del w:id="513" w:author="Zixuan Zhou" w:date="2026-04-27T03:45:00Z" w16du:dateUtc="2026-04-26T19:45:00Z">
            <w:r w:rsidRPr="00DC6D96" w:rsidDel="00DC6D96">
              <w:rPr>
                <w:noProof/>
                <w:rPrChange w:id="514" w:author="Zixuan Zhou" w:date="2026-04-27T03:45:00Z" w16du:dateUtc="2026-04-26T19:45:00Z">
                  <w:rPr>
                    <w:rStyle w:val="afb"/>
                    <w:noProof/>
                  </w:rPr>
                </w:rPrChange>
              </w:rPr>
              <w:delText xml:space="preserve">5.2.1 </w:delText>
            </w:r>
            <w:r w:rsidRPr="00DC6D96" w:rsidDel="00DC6D96">
              <w:rPr>
                <w:rFonts w:hint="eastAsia"/>
                <w:noProof/>
                <w:rPrChange w:id="515" w:author="Zixuan Zhou" w:date="2026-04-27T03:45:00Z" w16du:dateUtc="2026-04-26T19:45:00Z">
                  <w:rPr>
                    <w:rStyle w:val="afb"/>
                    <w:rFonts w:hint="eastAsia"/>
                    <w:noProof/>
                  </w:rPr>
                </w:rPrChange>
              </w:rPr>
              <w:delText>规范化前后示例对比</w:delText>
            </w:r>
            <w:r w:rsidDel="00DC6D96">
              <w:rPr>
                <w:rFonts w:hint="eastAsia"/>
                <w:noProof/>
                <w:webHidden/>
              </w:rPr>
              <w:tab/>
            </w:r>
            <w:r w:rsidDel="00DC6D96">
              <w:rPr>
                <w:noProof/>
                <w:webHidden/>
              </w:rPr>
              <w:delText>26</w:delText>
            </w:r>
          </w:del>
        </w:p>
        <w:p w14:paraId="569288D3" w14:textId="46810224" w:rsidR="00BA1BF6" w:rsidDel="00DC6D96" w:rsidRDefault="00BA1BF6">
          <w:pPr>
            <w:pStyle w:val="TOC3"/>
            <w:snapToGrid/>
            <w:rPr>
              <w:del w:id="516" w:author="Zixuan Zhou" w:date="2026-04-27T03:45:00Z" w16du:dateUtc="2026-04-26T19:45:00Z"/>
              <w:rFonts w:asciiTheme="minorHAnsi" w:eastAsiaTheme="minorEastAsia" w:hAnsiTheme="minorHAnsi" w:hint="eastAsia"/>
              <w:noProof/>
              <w:sz w:val="22"/>
              <w:szCs w:val="24"/>
              <w14:ligatures w14:val="standardContextual"/>
            </w:rPr>
          </w:pPr>
          <w:del w:id="517" w:author="Zixuan Zhou" w:date="2026-04-27T03:45:00Z" w16du:dateUtc="2026-04-26T19:45:00Z">
            <w:r w:rsidRPr="00DC6D96" w:rsidDel="00DC6D96">
              <w:rPr>
                <w:noProof/>
                <w:rPrChange w:id="518" w:author="Zixuan Zhou" w:date="2026-04-27T03:45:00Z" w16du:dateUtc="2026-04-26T19:45:00Z">
                  <w:rPr>
                    <w:rStyle w:val="afb"/>
                    <w:noProof/>
                  </w:rPr>
                </w:rPrChange>
              </w:rPr>
              <w:delText xml:space="preserve">5.2.2 </w:delText>
            </w:r>
            <w:r w:rsidRPr="00DC6D96" w:rsidDel="00DC6D96">
              <w:rPr>
                <w:rFonts w:hint="eastAsia"/>
                <w:noProof/>
                <w:rPrChange w:id="519" w:author="Zixuan Zhou" w:date="2026-04-27T03:45:00Z" w16du:dateUtc="2026-04-26T19:45:00Z">
                  <w:rPr>
                    <w:rStyle w:val="afb"/>
                    <w:rFonts w:hint="eastAsia"/>
                    <w:noProof/>
                  </w:rPr>
                </w:rPrChange>
              </w:rPr>
              <w:delText>不同类别问题的改写特点</w:delText>
            </w:r>
            <w:r w:rsidDel="00DC6D96">
              <w:rPr>
                <w:rFonts w:hint="eastAsia"/>
                <w:noProof/>
                <w:webHidden/>
              </w:rPr>
              <w:tab/>
            </w:r>
            <w:r w:rsidDel="00DC6D96">
              <w:rPr>
                <w:noProof/>
                <w:webHidden/>
              </w:rPr>
              <w:delText>27</w:delText>
            </w:r>
          </w:del>
        </w:p>
        <w:p w14:paraId="4E97EB5B" w14:textId="0A93D74A" w:rsidR="00BA1BF6" w:rsidDel="00DC6D96" w:rsidRDefault="00BA1BF6">
          <w:pPr>
            <w:pStyle w:val="TOC2"/>
            <w:snapToGrid/>
            <w:spacing w:line="400" w:lineRule="exact"/>
            <w:rPr>
              <w:del w:id="520" w:author="Zixuan Zhou" w:date="2026-04-27T03:45:00Z" w16du:dateUtc="2026-04-26T19:45:00Z"/>
              <w:rFonts w:asciiTheme="minorHAnsi" w:eastAsiaTheme="minorEastAsia" w:hAnsiTheme="minorHAnsi" w:hint="eastAsia"/>
              <w:noProof/>
              <w:sz w:val="22"/>
              <w:szCs w:val="24"/>
              <w14:ligatures w14:val="standardContextual"/>
            </w:rPr>
          </w:pPr>
          <w:del w:id="521" w:author="Zixuan Zhou" w:date="2026-04-27T03:45:00Z" w16du:dateUtc="2026-04-26T19:45:00Z">
            <w:r w:rsidRPr="00DC6D96" w:rsidDel="00DC6D96">
              <w:rPr>
                <w:noProof/>
                <w:rPrChange w:id="522" w:author="Zixuan Zhou" w:date="2026-04-27T03:45:00Z" w16du:dateUtc="2026-04-26T19:45:00Z">
                  <w:rPr>
                    <w:rStyle w:val="afb"/>
                    <w:noProof/>
                  </w:rPr>
                </w:rPrChange>
              </w:rPr>
              <w:delText xml:space="preserve">5.3 </w:delText>
            </w:r>
            <w:r w:rsidRPr="00DC6D96" w:rsidDel="00DC6D96">
              <w:rPr>
                <w:rFonts w:hint="eastAsia"/>
                <w:noProof/>
                <w:rPrChange w:id="523" w:author="Zixuan Zhou" w:date="2026-04-27T03:45:00Z" w16du:dateUtc="2026-04-26T19:45:00Z">
                  <w:rPr>
                    <w:rStyle w:val="afb"/>
                    <w:rFonts w:hint="eastAsia"/>
                    <w:noProof/>
                  </w:rPr>
                </w:rPrChange>
              </w:rPr>
              <w:delText>问答生成方法</w:delText>
            </w:r>
            <w:r w:rsidDel="00DC6D96">
              <w:rPr>
                <w:rFonts w:hint="eastAsia"/>
                <w:noProof/>
                <w:webHidden/>
              </w:rPr>
              <w:tab/>
            </w:r>
            <w:r w:rsidDel="00DC6D96">
              <w:rPr>
                <w:noProof/>
                <w:webHidden/>
              </w:rPr>
              <w:delText>28</w:delText>
            </w:r>
          </w:del>
        </w:p>
        <w:p w14:paraId="352CE0B2" w14:textId="2275AAB8" w:rsidR="00BA1BF6" w:rsidDel="00DC6D96" w:rsidRDefault="00BA1BF6">
          <w:pPr>
            <w:pStyle w:val="TOC3"/>
            <w:snapToGrid/>
            <w:rPr>
              <w:del w:id="524" w:author="Zixuan Zhou" w:date="2026-04-27T03:45:00Z" w16du:dateUtc="2026-04-26T19:45:00Z"/>
              <w:rFonts w:asciiTheme="minorHAnsi" w:eastAsiaTheme="minorEastAsia" w:hAnsiTheme="minorHAnsi" w:hint="eastAsia"/>
              <w:noProof/>
              <w:sz w:val="22"/>
              <w:szCs w:val="24"/>
              <w14:ligatures w14:val="standardContextual"/>
            </w:rPr>
          </w:pPr>
          <w:del w:id="525" w:author="Zixuan Zhou" w:date="2026-04-27T03:45:00Z" w16du:dateUtc="2026-04-26T19:45:00Z">
            <w:r w:rsidRPr="00DC6D96" w:rsidDel="00DC6D96">
              <w:rPr>
                <w:noProof/>
                <w:rPrChange w:id="526" w:author="Zixuan Zhou" w:date="2026-04-27T03:45:00Z" w16du:dateUtc="2026-04-26T19:45:00Z">
                  <w:rPr>
                    <w:rStyle w:val="afb"/>
                    <w:noProof/>
                  </w:rPr>
                </w:rPrChange>
              </w:rPr>
              <w:delText xml:space="preserve">5.3.1 </w:delText>
            </w:r>
            <w:r w:rsidRPr="00DC6D96" w:rsidDel="00DC6D96">
              <w:rPr>
                <w:rFonts w:hint="eastAsia"/>
                <w:noProof/>
                <w:rPrChange w:id="527" w:author="Zixuan Zhou" w:date="2026-04-27T03:45:00Z" w16du:dateUtc="2026-04-26T19:45:00Z">
                  <w:rPr>
                    <w:rStyle w:val="afb"/>
                    <w:rFonts w:hint="eastAsia"/>
                    <w:noProof/>
                  </w:rPr>
                </w:rPrChange>
              </w:rPr>
              <w:delText>答案生成原则</w:delText>
            </w:r>
            <w:r w:rsidDel="00DC6D96">
              <w:rPr>
                <w:rFonts w:hint="eastAsia"/>
                <w:noProof/>
                <w:webHidden/>
              </w:rPr>
              <w:tab/>
            </w:r>
            <w:r w:rsidDel="00DC6D96">
              <w:rPr>
                <w:noProof/>
                <w:webHidden/>
              </w:rPr>
              <w:delText>28</w:delText>
            </w:r>
          </w:del>
        </w:p>
        <w:p w14:paraId="15B4CFF4" w14:textId="0F3335E3" w:rsidR="00BA1BF6" w:rsidDel="00DC6D96" w:rsidRDefault="00BA1BF6">
          <w:pPr>
            <w:pStyle w:val="TOC3"/>
            <w:snapToGrid/>
            <w:rPr>
              <w:del w:id="528" w:author="Zixuan Zhou" w:date="2026-04-27T03:45:00Z" w16du:dateUtc="2026-04-26T19:45:00Z"/>
              <w:rFonts w:asciiTheme="minorHAnsi" w:eastAsiaTheme="minorEastAsia" w:hAnsiTheme="minorHAnsi" w:hint="eastAsia"/>
              <w:noProof/>
              <w:sz w:val="22"/>
              <w:szCs w:val="24"/>
              <w14:ligatures w14:val="standardContextual"/>
            </w:rPr>
          </w:pPr>
          <w:del w:id="529" w:author="Zixuan Zhou" w:date="2026-04-27T03:45:00Z" w16du:dateUtc="2026-04-26T19:45:00Z">
            <w:r w:rsidRPr="00DC6D96" w:rsidDel="00DC6D96">
              <w:rPr>
                <w:noProof/>
                <w:rPrChange w:id="530" w:author="Zixuan Zhou" w:date="2026-04-27T03:45:00Z" w16du:dateUtc="2026-04-26T19:45:00Z">
                  <w:rPr>
                    <w:rStyle w:val="afb"/>
                    <w:noProof/>
                  </w:rPr>
                </w:rPrChange>
              </w:rPr>
              <w:delText xml:space="preserve">5.3.2 </w:delText>
            </w:r>
            <w:r w:rsidRPr="00DC6D96" w:rsidDel="00DC6D96">
              <w:rPr>
                <w:rFonts w:hint="eastAsia"/>
                <w:noProof/>
                <w:rPrChange w:id="531" w:author="Zixuan Zhou" w:date="2026-04-27T03:45:00Z" w16du:dateUtc="2026-04-26T19:45:00Z">
                  <w:rPr>
                    <w:rStyle w:val="afb"/>
                    <w:rFonts w:hint="eastAsia"/>
                    <w:noProof/>
                  </w:rPr>
                </w:rPrChange>
              </w:rPr>
              <w:delText>答案生成提示设计</w:delText>
            </w:r>
            <w:r w:rsidDel="00DC6D96">
              <w:rPr>
                <w:rFonts w:hint="eastAsia"/>
                <w:noProof/>
                <w:webHidden/>
              </w:rPr>
              <w:tab/>
            </w:r>
            <w:r w:rsidDel="00DC6D96">
              <w:rPr>
                <w:noProof/>
                <w:webHidden/>
              </w:rPr>
              <w:delText>28</w:delText>
            </w:r>
          </w:del>
        </w:p>
        <w:p w14:paraId="549A7B76" w14:textId="3C0114C1" w:rsidR="00BA1BF6" w:rsidDel="00DC6D96" w:rsidRDefault="00BA1BF6">
          <w:pPr>
            <w:pStyle w:val="TOC3"/>
            <w:snapToGrid/>
            <w:rPr>
              <w:del w:id="532" w:author="Zixuan Zhou" w:date="2026-04-27T03:45:00Z" w16du:dateUtc="2026-04-26T19:45:00Z"/>
              <w:rFonts w:asciiTheme="minorHAnsi" w:eastAsiaTheme="minorEastAsia" w:hAnsiTheme="minorHAnsi" w:hint="eastAsia"/>
              <w:noProof/>
              <w:sz w:val="22"/>
              <w:szCs w:val="24"/>
              <w14:ligatures w14:val="standardContextual"/>
            </w:rPr>
          </w:pPr>
          <w:del w:id="533" w:author="Zixuan Zhou" w:date="2026-04-27T03:45:00Z" w16du:dateUtc="2026-04-26T19:45:00Z">
            <w:r w:rsidRPr="00DC6D96" w:rsidDel="00DC6D96">
              <w:rPr>
                <w:noProof/>
                <w:rPrChange w:id="534" w:author="Zixuan Zhou" w:date="2026-04-27T03:45:00Z" w16du:dateUtc="2026-04-26T19:45:00Z">
                  <w:rPr>
                    <w:rStyle w:val="afb"/>
                    <w:noProof/>
                  </w:rPr>
                </w:rPrChange>
              </w:rPr>
              <w:delText xml:space="preserve">5.3.3 </w:delText>
            </w:r>
            <w:r w:rsidRPr="00DC6D96" w:rsidDel="00DC6D96">
              <w:rPr>
                <w:rFonts w:hint="eastAsia"/>
                <w:noProof/>
                <w:rPrChange w:id="535" w:author="Zixuan Zhou" w:date="2026-04-27T03:45:00Z" w16du:dateUtc="2026-04-26T19:45:00Z">
                  <w:rPr>
                    <w:rStyle w:val="afb"/>
                    <w:rFonts w:hint="eastAsia"/>
                    <w:noProof/>
                  </w:rPr>
                </w:rPrChange>
              </w:rPr>
              <w:delText>人工修订流程</w:delText>
            </w:r>
            <w:r w:rsidDel="00DC6D96">
              <w:rPr>
                <w:rFonts w:hint="eastAsia"/>
                <w:noProof/>
                <w:webHidden/>
              </w:rPr>
              <w:tab/>
            </w:r>
            <w:r w:rsidDel="00DC6D96">
              <w:rPr>
                <w:noProof/>
                <w:webHidden/>
              </w:rPr>
              <w:delText>29</w:delText>
            </w:r>
          </w:del>
        </w:p>
        <w:p w14:paraId="457F4412" w14:textId="0CD94F2E" w:rsidR="00BA1BF6" w:rsidDel="00DC6D96" w:rsidRDefault="00BA1BF6">
          <w:pPr>
            <w:pStyle w:val="TOC3"/>
            <w:snapToGrid/>
            <w:rPr>
              <w:del w:id="536" w:author="Zixuan Zhou" w:date="2026-04-27T03:45:00Z" w16du:dateUtc="2026-04-26T19:45:00Z"/>
              <w:rFonts w:asciiTheme="minorHAnsi" w:eastAsiaTheme="minorEastAsia" w:hAnsiTheme="minorHAnsi" w:hint="eastAsia"/>
              <w:noProof/>
              <w:sz w:val="22"/>
              <w:szCs w:val="24"/>
              <w14:ligatures w14:val="standardContextual"/>
            </w:rPr>
          </w:pPr>
          <w:del w:id="537" w:author="Zixuan Zhou" w:date="2026-04-27T03:45:00Z" w16du:dateUtc="2026-04-26T19:45:00Z">
            <w:r w:rsidRPr="00DC6D96" w:rsidDel="00DC6D96">
              <w:rPr>
                <w:noProof/>
                <w:rPrChange w:id="538" w:author="Zixuan Zhou" w:date="2026-04-27T03:45:00Z" w16du:dateUtc="2026-04-26T19:45:00Z">
                  <w:rPr>
                    <w:rStyle w:val="afb"/>
                    <w:noProof/>
                  </w:rPr>
                </w:rPrChange>
              </w:rPr>
              <w:delText xml:space="preserve">5.3.4 </w:delText>
            </w:r>
            <w:r w:rsidRPr="00DC6D96" w:rsidDel="00DC6D96">
              <w:rPr>
                <w:rFonts w:hint="eastAsia"/>
                <w:noProof/>
                <w:rPrChange w:id="539" w:author="Zixuan Zhou" w:date="2026-04-27T03:45:00Z" w16du:dateUtc="2026-04-26T19:45:00Z">
                  <w:rPr>
                    <w:rStyle w:val="afb"/>
                    <w:rFonts w:hint="eastAsia"/>
                    <w:noProof/>
                  </w:rPr>
                </w:rPrChange>
              </w:rPr>
              <w:delText>专家审核规则</w:delText>
            </w:r>
            <w:r w:rsidDel="00DC6D96">
              <w:rPr>
                <w:rFonts w:hint="eastAsia"/>
                <w:noProof/>
                <w:webHidden/>
              </w:rPr>
              <w:tab/>
            </w:r>
            <w:r w:rsidDel="00DC6D96">
              <w:rPr>
                <w:noProof/>
                <w:webHidden/>
              </w:rPr>
              <w:delText>29</w:delText>
            </w:r>
          </w:del>
        </w:p>
        <w:p w14:paraId="3E633716" w14:textId="4558FEA3" w:rsidR="00BA1BF6" w:rsidDel="00DC6D96" w:rsidRDefault="00BA1BF6">
          <w:pPr>
            <w:pStyle w:val="TOC2"/>
            <w:snapToGrid/>
            <w:spacing w:line="400" w:lineRule="exact"/>
            <w:rPr>
              <w:del w:id="540" w:author="Zixuan Zhou" w:date="2026-04-27T03:45:00Z" w16du:dateUtc="2026-04-26T19:45:00Z"/>
              <w:rFonts w:asciiTheme="minorHAnsi" w:eastAsiaTheme="minorEastAsia" w:hAnsiTheme="minorHAnsi" w:hint="eastAsia"/>
              <w:noProof/>
              <w:sz w:val="22"/>
              <w:szCs w:val="24"/>
              <w14:ligatures w14:val="standardContextual"/>
            </w:rPr>
          </w:pPr>
          <w:del w:id="541" w:author="Zixuan Zhou" w:date="2026-04-27T03:45:00Z" w16du:dateUtc="2026-04-26T19:45:00Z">
            <w:r w:rsidRPr="00DC6D96" w:rsidDel="00DC6D96">
              <w:rPr>
                <w:noProof/>
                <w:rPrChange w:id="542" w:author="Zixuan Zhou" w:date="2026-04-27T03:45:00Z" w16du:dateUtc="2026-04-26T19:45:00Z">
                  <w:rPr>
                    <w:rStyle w:val="afb"/>
                    <w:noProof/>
                  </w:rPr>
                </w:rPrChange>
              </w:rPr>
              <w:delText xml:space="preserve">5.4 </w:delText>
            </w:r>
            <w:r w:rsidRPr="00DC6D96" w:rsidDel="00DC6D96">
              <w:rPr>
                <w:rFonts w:hint="eastAsia"/>
                <w:noProof/>
                <w:rPrChange w:id="543" w:author="Zixuan Zhou" w:date="2026-04-27T03:45:00Z" w16du:dateUtc="2026-04-26T19:45:00Z">
                  <w:rPr>
                    <w:rStyle w:val="afb"/>
                    <w:rFonts w:hint="eastAsia"/>
                    <w:noProof/>
                  </w:rPr>
                </w:rPrChange>
              </w:rPr>
              <w:delText>数据集质量评估</w:delText>
            </w:r>
            <w:r w:rsidDel="00DC6D96">
              <w:rPr>
                <w:rFonts w:hint="eastAsia"/>
                <w:noProof/>
                <w:webHidden/>
              </w:rPr>
              <w:tab/>
            </w:r>
            <w:r w:rsidDel="00DC6D96">
              <w:rPr>
                <w:noProof/>
                <w:webHidden/>
              </w:rPr>
              <w:delText>31</w:delText>
            </w:r>
          </w:del>
        </w:p>
        <w:p w14:paraId="7F452AF1" w14:textId="4362A392" w:rsidR="00BA1BF6" w:rsidDel="00DC6D96" w:rsidRDefault="00BA1BF6">
          <w:pPr>
            <w:pStyle w:val="TOC3"/>
            <w:snapToGrid/>
            <w:rPr>
              <w:del w:id="544" w:author="Zixuan Zhou" w:date="2026-04-27T03:45:00Z" w16du:dateUtc="2026-04-26T19:45:00Z"/>
              <w:rFonts w:asciiTheme="minorHAnsi" w:eastAsiaTheme="minorEastAsia" w:hAnsiTheme="minorHAnsi" w:hint="eastAsia"/>
              <w:noProof/>
              <w:sz w:val="22"/>
              <w:szCs w:val="24"/>
              <w14:ligatures w14:val="standardContextual"/>
            </w:rPr>
          </w:pPr>
          <w:del w:id="545" w:author="Zixuan Zhou" w:date="2026-04-27T03:45:00Z" w16du:dateUtc="2026-04-26T19:45:00Z">
            <w:r w:rsidRPr="00DC6D96" w:rsidDel="00DC6D96">
              <w:rPr>
                <w:noProof/>
                <w:rPrChange w:id="546" w:author="Zixuan Zhou" w:date="2026-04-27T03:45:00Z" w16du:dateUtc="2026-04-26T19:45:00Z">
                  <w:rPr>
                    <w:rStyle w:val="afb"/>
                    <w:noProof/>
                  </w:rPr>
                </w:rPrChange>
              </w:rPr>
              <w:delText xml:space="preserve">5.4.1 </w:delText>
            </w:r>
            <w:r w:rsidRPr="00DC6D96" w:rsidDel="00DC6D96">
              <w:rPr>
                <w:rFonts w:hint="eastAsia"/>
                <w:noProof/>
                <w:rPrChange w:id="547" w:author="Zixuan Zhou" w:date="2026-04-27T03:45:00Z" w16du:dateUtc="2026-04-26T19:45:00Z">
                  <w:rPr>
                    <w:rStyle w:val="afb"/>
                    <w:rFonts w:hint="eastAsia"/>
                    <w:noProof/>
                  </w:rPr>
                </w:rPrChange>
              </w:rPr>
              <w:delText>多维度评估体系设计</w:delText>
            </w:r>
            <w:r w:rsidDel="00DC6D96">
              <w:rPr>
                <w:rFonts w:hint="eastAsia"/>
                <w:noProof/>
                <w:webHidden/>
              </w:rPr>
              <w:tab/>
            </w:r>
            <w:r w:rsidDel="00DC6D96">
              <w:rPr>
                <w:noProof/>
                <w:webHidden/>
              </w:rPr>
              <w:delText>31</w:delText>
            </w:r>
          </w:del>
        </w:p>
        <w:p w14:paraId="1B8D6B98" w14:textId="1B4B6041" w:rsidR="00BA1BF6" w:rsidDel="00DC6D96" w:rsidRDefault="00BA1BF6">
          <w:pPr>
            <w:pStyle w:val="TOC3"/>
            <w:snapToGrid/>
            <w:rPr>
              <w:del w:id="548" w:author="Zixuan Zhou" w:date="2026-04-27T03:45:00Z" w16du:dateUtc="2026-04-26T19:45:00Z"/>
              <w:rFonts w:asciiTheme="minorHAnsi" w:eastAsiaTheme="minorEastAsia" w:hAnsiTheme="minorHAnsi" w:hint="eastAsia"/>
              <w:noProof/>
              <w:sz w:val="22"/>
              <w:szCs w:val="24"/>
              <w14:ligatures w14:val="standardContextual"/>
            </w:rPr>
          </w:pPr>
          <w:del w:id="549" w:author="Zixuan Zhou" w:date="2026-04-27T03:45:00Z" w16du:dateUtc="2026-04-26T19:45:00Z">
            <w:r w:rsidRPr="00DC6D96" w:rsidDel="00DC6D96">
              <w:rPr>
                <w:noProof/>
                <w:rPrChange w:id="550" w:author="Zixuan Zhou" w:date="2026-04-27T03:45:00Z" w16du:dateUtc="2026-04-26T19:45:00Z">
                  <w:rPr>
                    <w:rStyle w:val="afb"/>
                    <w:noProof/>
                  </w:rPr>
                </w:rPrChange>
              </w:rPr>
              <w:delText xml:space="preserve">5.4.2 </w:delText>
            </w:r>
            <w:r w:rsidRPr="00DC6D96" w:rsidDel="00DC6D96">
              <w:rPr>
                <w:rFonts w:hint="eastAsia"/>
                <w:noProof/>
                <w:rPrChange w:id="551" w:author="Zixuan Zhou" w:date="2026-04-27T03:45:00Z" w16du:dateUtc="2026-04-26T19:45:00Z">
                  <w:rPr>
                    <w:rStyle w:val="afb"/>
                    <w:rFonts w:hint="eastAsia"/>
                    <w:noProof/>
                  </w:rPr>
                </w:rPrChange>
              </w:rPr>
              <w:delText>参评大模型的专家一致性横向对比</w:delText>
            </w:r>
            <w:r w:rsidDel="00DC6D96">
              <w:rPr>
                <w:rFonts w:hint="eastAsia"/>
                <w:noProof/>
                <w:webHidden/>
              </w:rPr>
              <w:tab/>
            </w:r>
            <w:r w:rsidDel="00DC6D96">
              <w:rPr>
                <w:noProof/>
                <w:webHidden/>
              </w:rPr>
              <w:delText>32</w:delText>
            </w:r>
          </w:del>
        </w:p>
        <w:p w14:paraId="1B656C6E" w14:textId="3D1B1B73" w:rsidR="00BA1BF6" w:rsidDel="00DC6D96" w:rsidRDefault="00BA1BF6">
          <w:pPr>
            <w:pStyle w:val="TOC3"/>
            <w:snapToGrid/>
            <w:rPr>
              <w:del w:id="552" w:author="Zixuan Zhou" w:date="2026-04-27T03:45:00Z" w16du:dateUtc="2026-04-26T19:45:00Z"/>
              <w:rFonts w:asciiTheme="minorHAnsi" w:eastAsiaTheme="minorEastAsia" w:hAnsiTheme="minorHAnsi" w:hint="eastAsia"/>
              <w:noProof/>
              <w:sz w:val="22"/>
              <w:szCs w:val="24"/>
              <w14:ligatures w14:val="standardContextual"/>
            </w:rPr>
          </w:pPr>
          <w:del w:id="553" w:author="Zixuan Zhou" w:date="2026-04-27T03:45:00Z" w16du:dateUtc="2026-04-26T19:45:00Z">
            <w:r w:rsidRPr="00DC6D96" w:rsidDel="00DC6D96">
              <w:rPr>
                <w:noProof/>
                <w:rPrChange w:id="554" w:author="Zixuan Zhou" w:date="2026-04-27T03:45:00Z" w16du:dateUtc="2026-04-26T19:45:00Z">
                  <w:rPr>
                    <w:rStyle w:val="afb"/>
                    <w:noProof/>
                  </w:rPr>
                </w:rPrChange>
              </w:rPr>
              <w:delText xml:space="preserve">5.4.3 </w:delText>
            </w:r>
            <w:r w:rsidRPr="00DC6D96" w:rsidDel="00DC6D96">
              <w:rPr>
                <w:rFonts w:hint="eastAsia"/>
                <w:noProof/>
                <w:rPrChange w:id="555" w:author="Zixuan Zhou" w:date="2026-04-27T03:45:00Z" w16du:dateUtc="2026-04-26T19:45:00Z">
                  <w:rPr>
                    <w:rStyle w:val="afb"/>
                    <w:rFonts w:hint="eastAsia"/>
                    <w:noProof/>
                  </w:rPr>
                </w:rPrChange>
              </w:rPr>
              <w:delText>专家内部一致性与</w:delText>
            </w:r>
            <w:r w:rsidRPr="00DC6D96" w:rsidDel="00DC6D96">
              <w:rPr>
                <w:noProof/>
                <w:rPrChange w:id="556" w:author="Zixuan Zhou" w:date="2026-04-27T03:45:00Z" w16du:dateUtc="2026-04-26T19:45:00Z">
                  <w:rPr>
                    <w:rStyle w:val="afb"/>
                    <w:noProof/>
                  </w:rPr>
                </w:rPrChange>
              </w:rPr>
              <w:delText>AI</w:delText>
            </w:r>
            <w:r w:rsidRPr="00DC6D96" w:rsidDel="00DC6D96">
              <w:rPr>
                <w:rFonts w:hint="eastAsia"/>
                <w:noProof/>
                <w:rPrChange w:id="557" w:author="Zixuan Zhou" w:date="2026-04-27T03:45:00Z" w16du:dateUtc="2026-04-26T19:45:00Z">
                  <w:rPr>
                    <w:rStyle w:val="afb"/>
                    <w:rFonts w:hint="eastAsia"/>
                    <w:noProof/>
                  </w:rPr>
                </w:rPrChange>
              </w:rPr>
              <w:delText>群体平均一致性对比</w:delText>
            </w:r>
            <w:r w:rsidDel="00DC6D96">
              <w:rPr>
                <w:rFonts w:hint="eastAsia"/>
                <w:noProof/>
                <w:webHidden/>
              </w:rPr>
              <w:tab/>
            </w:r>
            <w:r w:rsidDel="00DC6D96">
              <w:rPr>
                <w:noProof/>
                <w:webHidden/>
              </w:rPr>
              <w:delText>33</w:delText>
            </w:r>
          </w:del>
        </w:p>
        <w:p w14:paraId="1CFD7302" w14:textId="01334DBC" w:rsidR="00BA1BF6" w:rsidDel="00DC6D96" w:rsidRDefault="00BA1BF6">
          <w:pPr>
            <w:pStyle w:val="TOC3"/>
            <w:snapToGrid/>
            <w:rPr>
              <w:del w:id="558" w:author="Zixuan Zhou" w:date="2026-04-27T03:45:00Z" w16du:dateUtc="2026-04-26T19:45:00Z"/>
              <w:rFonts w:asciiTheme="minorHAnsi" w:eastAsiaTheme="minorEastAsia" w:hAnsiTheme="minorHAnsi" w:hint="eastAsia"/>
              <w:noProof/>
              <w:sz w:val="22"/>
              <w:szCs w:val="24"/>
              <w14:ligatures w14:val="standardContextual"/>
            </w:rPr>
          </w:pPr>
          <w:del w:id="559" w:author="Zixuan Zhou" w:date="2026-04-27T03:45:00Z" w16du:dateUtc="2026-04-26T19:45:00Z">
            <w:r w:rsidRPr="00DC6D96" w:rsidDel="00DC6D96">
              <w:rPr>
                <w:noProof/>
                <w:rPrChange w:id="560" w:author="Zixuan Zhou" w:date="2026-04-27T03:45:00Z" w16du:dateUtc="2026-04-26T19:45:00Z">
                  <w:rPr>
                    <w:rStyle w:val="afb"/>
                    <w:noProof/>
                  </w:rPr>
                </w:rPrChange>
              </w:rPr>
              <w:delText>5.4.4</w:delText>
            </w:r>
            <w:r w:rsidRPr="00DC6D96" w:rsidDel="00DC6D96">
              <w:rPr>
                <w:noProof/>
                <w:rPrChange w:id="561" w:author="Zixuan Zhou" w:date="2026-04-27T03:45:00Z" w16du:dateUtc="2026-04-26T19:45:00Z">
                  <w:rPr>
                    <w:rStyle w:val="afb"/>
                    <w:rFonts w:cs="Times New Roman"/>
                    <w:noProof/>
                  </w:rPr>
                </w:rPrChange>
              </w:rPr>
              <w:delText xml:space="preserve"> DeepSeek-V3.2</w:delText>
            </w:r>
            <w:r w:rsidRPr="00DC6D96" w:rsidDel="00DC6D96">
              <w:rPr>
                <w:rFonts w:hint="eastAsia"/>
                <w:noProof/>
                <w:rPrChange w:id="562" w:author="Zixuan Zhou" w:date="2026-04-27T03:45:00Z" w16du:dateUtc="2026-04-26T19:45:00Z">
                  <w:rPr>
                    <w:rStyle w:val="afb"/>
                    <w:rFonts w:hint="eastAsia"/>
                    <w:noProof/>
                  </w:rPr>
                </w:rPrChange>
              </w:rPr>
              <w:delText>的专家级评价能力验证</w:delText>
            </w:r>
            <w:r w:rsidDel="00DC6D96">
              <w:rPr>
                <w:rFonts w:hint="eastAsia"/>
                <w:noProof/>
                <w:webHidden/>
              </w:rPr>
              <w:tab/>
            </w:r>
            <w:r w:rsidDel="00DC6D96">
              <w:rPr>
                <w:noProof/>
                <w:webHidden/>
              </w:rPr>
              <w:delText>34</w:delText>
            </w:r>
          </w:del>
        </w:p>
        <w:p w14:paraId="4231CC4C" w14:textId="19ABA51D" w:rsidR="00BA1BF6" w:rsidDel="00DC6D96" w:rsidRDefault="00BA1BF6">
          <w:pPr>
            <w:pStyle w:val="TOC3"/>
            <w:snapToGrid/>
            <w:rPr>
              <w:del w:id="563" w:author="Zixuan Zhou" w:date="2026-04-27T03:45:00Z" w16du:dateUtc="2026-04-26T19:45:00Z"/>
              <w:rFonts w:asciiTheme="minorHAnsi" w:eastAsiaTheme="minorEastAsia" w:hAnsiTheme="minorHAnsi" w:hint="eastAsia"/>
              <w:noProof/>
              <w:sz w:val="22"/>
              <w:szCs w:val="24"/>
              <w14:ligatures w14:val="standardContextual"/>
            </w:rPr>
          </w:pPr>
          <w:del w:id="564" w:author="Zixuan Zhou" w:date="2026-04-27T03:45:00Z" w16du:dateUtc="2026-04-26T19:45:00Z">
            <w:r w:rsidRPr="00DC6D96" w:rsidDel="00DC6D96">
              <w:rPr>
                <w:noProof/>
                <w:rPrChange w:id="565" w:author="Zixuan Zhou" w:date="2026-04-27T03:45:00Z" w16du:dateUtc="2026-04-26T19:45:00Z">
                  <w:rPr>
                    <w:rStyle w:val="afb"/>
                    <w:noProof/>
                  </w:rPr>
                </w:rPrChange>
              </w:rPr>
              <w:delText xml:space="preserve">5.4.5 </w:delText>
            </w:r>
            <w:r w:rsidRPr="00DC6D96" w:rsidDel="00DC6D96">
              <w:rPr>
                <w:rFonts w:hint="eastAsia"/>
                <w:noProof/>
                <w:rPrChange w:id="566" w:author="Zixuan Zhou" w:date="2026-04-27T03:45:00Z" w16du:dateUtc="2026-04-26T19:45:00Z">
                  <w:rPr>
                    <w:rStyle w:val="afb"/>
                    <w:rFonts w:hint="eastAsia"/>
                    <w:noProof/>
                  </w:rPr>
                </w:rPrChange>
              </w:rPr>
              <w:delText>大模型自动打分范式的确立</w:delText>
            </w:r>
            <w:r w:rsidDel="00DC6D96">
              <w:rPr>
                <w:rFonts w:hint="eastAsia"/>
                <w:noProof/>
                <w:webHidden/>
              </w:rPr>
              <w:tab/>
            </w:r>
            <w:r w:rsidDel="00DC6D96">
              <w:rPr>
                <w:noProof/>
                <w:webHidden/>
              </w:rPr>
              <w:delText>34</w:delText>
            </w:r>
          </w:del>
        </w:p>
        <w:p w14:paraId="0B775EC6" w14:textId="45DDCB05" w:rsidR="00BA1BF6" w:rsidDel="00DC6D96" w:rsidRDefault="00BA1BF6">
          <w:pPr>
            <w:pStyle w:val="TOC3"/>
            <w:snapToGrid/>
            <w:rPr>
              <w:del w:id="567" w:author="Zixuan Zhou" w:date="2026-04-27T03:45:00Z" w16du:dateUtc="2026-04-26T19:45:00Z"/>
              <w:rFonts w:asciiTheme="minorHAnsi" w:eastAsiaTheme="minorEastAsia" w:hAnsiTheme="minorHAnsi" w:hint="eastAsia"/>
              <w:noProof/>
              <w:sz w:val="22"/>
              <w:szCs w:val="24"/>
              <w14:ligatures w14:val="standardContextual"/>
            </w:rPr>
          </w:pPr>
          <w:del w:id="568" w:author="Zixuan Zhou" w:date="2026-04-27T03:45:00Z" w16du:dateUtc="2026-04-26T19:45:00Z">
            <w:r w:rsidRPr="00DC6D96" w:rsidDel="00DC6D96">
              <w:rPr>
                <w:noProof/>
                <w:rPrChange w:id="569" w:author="Zixuan Zhou" w:date="2026-04-27T03:45:00Z" w16du:dateUtc="2026-04-26T19:45:00Z">
                  <w:rPr>
                    <w:rStyle w:val="afb"/>
                    <w:noProof/>
                  </w:rPr>
                </w:rPrChange>
              </w:rPr>
              <w:delText xml:space="preserve">5.4.6 </w:delText>
            </w:r>
            <w:r w:rsidRPr="00DC6D96" w:rsidDel="00DC6D96">
              <w:rPr>
                <w:rFonts w:hint="eastAsia"/>
                <w:noProof/>
                <w:rPrChange w:id="570" w:author="Zixuan Zhou" w:date="2026-04-27T03:45:00Z" w16du:dateUtc="2026-04-26T19:45:00Z">
                  <w:rPr>
                    <w:rStyle w:val="afb"/>
                    <w:rFonts w:hint="eastAsia"/>
                    <w:noProof/>
                  </w:rPr>
                </w:rPrChange>
              </w:rPr>
              <w:delText>全量数据自动化质量筛查</w:delText>
            </w:r>
            <w:r w:rsidDel="00DC6D96">
              <w:rPr>
                <w:rFonts w:hint="eastAsia"/>
                <w:noProof/>
                <w:webHidden/>
              </w:rPr>
              <w:tab/>
            </w:r>
            <w:r w:rsidDel="00DC6D96">
              <w:rPr>
                <w:noProof/>
                <w:webHidden/>
              </w:rPr>
              <w:delText>35</w:delText>
            </w:r>
          </w:del>
        </w:p>
        <w:p w14:paraId="7D7B7943" w14:textId="698A5D39" w:rsidR="00BA1BF6" w:rsidDel="00DC6D96" w:rsidRDefault="00BA1BF6">
          <w:pPr>
            <w:pStyle w:val="TOC2"/>
            <w:snapToGrid/>
            <w:spacing w:line="400" w:lineRule="exact"/>
            <w:rPr>
              <w:del w:id="571" w:author="Zixuan Zhou" w:date="2026-04-27T03:45:00Z" w16du:dateUtc="2026-04-26T19:45:00Z"/>
              <w:rFonts w:asciiTheme="minorHAnsi" w:eastAsiaTheme="minorEastAsia" w:hAnsiTheme="minorHAnsi" w:hint="eastAsia"/>
              <w:noProof/>
              <w:sz w:val="22"/>
              <w:szCs w:val="24"/>
              <w14:ligatures w14:val="standardContextual"/>
            </w:rPr>
          </w:pPr>
          <w:del w:id="572" w:author="Zixuan Zhou" w:date="2026-04-27T03:45:00Z" w16du:dateUtc="2026-04-26T19:45:00Z">
            <w:r w:rsidRPr="00DC6D96" w:rsidDel="00DC6D96">
              <w:rPr>
                <w:noProof/>
                <w:rPrChange w:id="573" w:author="Zixuan Zhou" w:date="2026-04-27T03:45:00Z" w16du:dateUtc="2026-04-26T19:45:00Z">
                  <w:rPr>
                    <w:rStyle w:val="afb"/>
                    <w:noProof/>
                  </w:rPr>
                </w:rPrChange>
              </w:rPr>
              <w:delText xml:space="preserve">5.5 </w:delText>
            </w:r>
            <w:r w:rsidRPr="00DC6D96" w:rsidDel="00DC6D96">
              <w:rPr>
                <w:rFonts w:hint="eastAsia"/>
                <w:noProof/>
                <w:rPrChange w:id="574" w:author="Zixuan Zhou" w:date="2026-04-27T03:45:00Z" w16du:dateUtc="2026-04-26T19:45:00Z">
                  <w:rPr>
                    <w:rStyle w:val="afb"/>
                    <w:rFonts w:hint="eastAsia"/>
                    <w:noProof/>
                  </w:rPr>
                </w:rPrChange>
              </w:rPr>
              <w:delText>问答数据集构建结果</w:delText>
            </w:r>
            <w:r w:rsidDel="00DC6D96">
              <w:rPr>
                <w:rFonts w:hint="eastAsia"/>
                <w:noProof/>
                <w:webHidden/>
              </w:rPr>
              <w:tab/>
            </w:r>
            <w:r w:rsidDel="00DC6D96">
              <w:rPr>
                <w:noProof/>
                <w:webHidden/>
              </w:rPr>
              <w:delText>35</w:delText>
            </w:r>
          </w:del>
        </w:p>
        <w:p w14:paraId="04E80D68" w14:textId="407649C4" w:rsidR="00BA1BF6" w:rsidDel="00DC6D96" w:rsidRDefault="00BA1BF6">
          <w:pPr>
            <w:pStyle w:val="TOC2"/>
            <w:snapToGrid/>
            <w:spacing w:line="400" w:lineRule="exact"/>
            <w:rPr>
              <w:del w:id="575" w:author="Zixuan Zhou" w:date="2026-04-27T03:45:00Z" w16du:dateUtc="2026-04-26T19:45:00Z"/>
              <w:rFonts w:asciiTheme="minorHAnsi" w:eastAsiaTheme="minorEastAsia" w:hAnsiTheme="minorHAnsi" w:hint="eastAsia"/>
              <w:noProof/>
              <w:sz w:val="22"/>
              <w:szCs w:val="24"/>
              <w14:ligatures w14:val="standardContextual"/>
            </w:rPr>
          </w:pPr>
          <w:del w:id="576" w:author="Zixuan Zhou" w:date="2026-04-27T03:45:00Z" w16du:dateUtc="2026-04-26T19:45:00Z">
            <w:r w:rsidRPr="00DC6D96" w:rsidDel="00DC6D96">
              <w:rPr>
                <w:noProof/>
                <w:rPrChange w:id="577" w:author="Zixuan Zhou" w:date="2026-04-27T03:45:00Z" w16du:dateUtc="2026-04-26T19:45:00Z">
                  <w:rPr>
                    <w:rStyle w:val="afb"/>
                    <w:noProof/>
                  </w:rPr>
                </w:rPrChange>
              </w:rPr>
              <w:delText xml:space="preserve">5.6 </w:delText>
            </w:r>
            <w:r w:rsidRPr="00DC6D96" w:rsidDel="00DC6D96">
              <w:rPr>
                <w:rFonts w:hint="eastAsia"/>
                <w:noProof/>
                <w:rPrChange w:id="578" w:author="Zixuan Zhou" w:date="2026-04-27T03:45:00Z" w16du:dateUtc="2026-04-26T19:45:00Z">
                  <w:rPr>
                    <w:rStyle w:val="afb"/>
                    <w:rFonts w:hint="eastAsia"/>
                    <w:noProof/>
                  </w:rPr>
                </w:rPrChange>
              </w:rPr>
              <w:delText>本章小结</w:delText>
            </w:r>
            <w:r w:rsidDel="00DC6D96">
              <w:rPr>
                <w:rFonts w:hint="eastAsia"/>
                <w:noProof/>
                <w:webHidden/>
              </w:rPr>
              <w:tab/>
            </w:r>
            <w:r w:rsidDel="00DC6D96">
              <w:rPr>
                <w:noProof/>
                <w:webHidden/>
              </w:rPr>
              <w:delText>36</w:delText>
            </w:r>
          </w:del>
        </w:p>
        <w:p w14:paraId="5557113E" w14:textId="6C10C74B" w:rsidR="00BA1BF6" w:rsidDel="00DC6D96" w:rsidRDefault="00BA1BF6">
          <w:pPr>
            <w:pStyle w:val="TOC1"/>
            <w:tabs>
              <w:tab w:val="left" w:pos="1260"/>
            </w:tabs>
            <w:wordWrap/>
            <w:snapToGrid/>
            <w:spacing w:line="400" w:lineRule="exact"/>
            <w:rPr>
              <w:del w:id="579" w:author="Zixuan Zhou" w:date="2026-04-27T03:45:00Z" w16du:dateUtc="2026-04-26T19:45:00Z"/>
              <w:rFonts w:asciiTheme="minorHAnsi" w:eastAsiaTheme="minorEastAsia" w:hAnsiTheme="minorHAnsi" w:hint="eastAsia"/>
              <w:noProof/>
              <w:sz w:val="22"/>
              <w:szCs w:val="24"/>
              <w14:ligatures w14:val="standardContextual"/>
            </w:rPr>
          </w:pPr>
          <w:del w:id="580" w:author="Zixuan Zhou" w:date="2026-04-27T03:45:00Z" w16du:dateUtc="2026-04-26T19:45:00Z">
            <w:r w:rsidRPr="00DC6D96" w:rsidDel="00DC6D96">
              <w:rPr>
                <w:rFonts w:hint="eastAsia"/>
                <w:noProof/>
                <w:rPrChange w:id="581" w:author="Zixuan Zhou" w:date="2026-04-27T03:45:00Z" w16du:dateUtc="2026-04-26T19:45:00Z">
                  <w:rPr>
                    <w:rStyle w:val="afb"/>
                    <w:rFonts w:hint="eastAsia"/>
                    <w:noProof/>
                  </w:rPr>
                </w:rPrChange>
              </w:rPr>
              <w:delText>第</w:delText>
            </w:r>
            <w:r w:rsidRPr="00DC6D96" w:rsidDel="00DC6D96">
              <w:rPr>
                <w:noProof/>
                <w:rPrChange w:id="582" w:author="Zixuan Zhou" w:date="2026-04-27T03:45:00Z" w16du:dateUtc="2026-04-26T19:45:00Z">
                  <w:rPr>
                    <w:rStyle w:val="afb"/>
                    <w:noProof/>
                  </w:rPr>
                </w:rPrChange>
              </w:rPr>
              <w:delText xml:space="preserve"> 6 </w:delText>
            </w:r>
            <w:r w:rsidRPr="00DC6D96" w:rsidDel="00DC6D96">
              <w:rPr>
                <w:rFonts w:hint="eastAsia"/>
                <w:noProof/>
                <w:rPrChange w:id="583" w:author="Zixuan Zhou" w:date="2026-04-27T03:45:00Z" w16du:dateUtc="2026-04-26T19:45:00Z">
                  <w:rPr>
                    <w:rStyle w:val="afb"/>
                    <w:rFonts w:hint="eastAsia"/>
                    <w:noProof/>
                  </w:rPr>
                </w:rPrChange>
              </w:rPr>
              <w:delText>章</w:delText>
            </w:r>
            <w:r w:rsidDel="00DC6D96">
              <w:rPr>
                <w:rFonts w:asciiTheme="minorHAnsi" w:eastAsiaTheme="minorEastAsia" w:hAnsiTheme="minorHAnsi" w:hint="eastAsia"/>
                <w:noProof/>
                <w:sz w:val="22"/>
                <w:szCs w:val="24"/>
                <w14:ligatures w14:val="standardContextual"/>
              </w:rPr>
              <w:tab/>
            </w:r>
            <w:r w:rsidRPr="00DC6D96" w:rsidDel="00DC6D96">
              <w:rPr>
                <w:rFonts w:hint="eastAsia"/>
                <w:noProof/>
                <w:rPrChange w:id="584" w:author="Zixuan Zhou" w:date="2026-04-27T03:45:00Z" w16du:dateUtc="2026-04-26T19:45:00Z">
                  <w:rPr>
                    <w:rStyle w:val="afb"/>
                    <w:rFonts w:hint="eastAsia"/>
                    <w:noProof/>
                  </w:rPr>
                </w:rPrChange>
              </w:rPr>
              <w:delText>领域大语言模型微调与效果评估</w:delText>
            </w:r>
            <w:r w:rsidDel="00DC6D96">
              <w:rPr>
                <w:rFonts w:hint="eastAsia"/>
                <w:noProof/>
                <w:webHidden/>
              </w:rPr>
              <w:tab/>
            </w:r>
            <w:r w:rsidDel="00DC6D96">
              <w:rPr>
                <w:noProof/>
                <w:webHidden/>
              </w:rPr>
              <w:delText>37</w:delText>
            </w:r>
          </w:del>
        </w:p>
        <w:p w14:paraId="083D55C9" w14:textId="49E941B5" w:rsidR="00BA1BF6" w:rsidDel="00DC6D96" w:rsidRDefault="00BA1BF6">
          <w:pPr>
            <w:pStyle w:val="TOC2"/>
            <w:snapToGrid/>
            <w:spacing w:line="400" w:lineRule="exact"/>
            <w:rPr>
              <w:del w:id="585" w:author="Zixuan Zhou" w:date="2026-04-27T03:45:00Z" w16du:dateUtc="2026-04-26T19:45:00Z"/>
              <w:rFonts w:asciiTheme="minorHAnsi" w:eastAsiaTheme="minorEastAsia" w:hAnsiTheme="minorHAnsi" w:hint="eastAsia"/>
              <w:noProof/>
              <w:sz w:val="22"/>
              <w:szCs w:val="24"/>
              <w14:ligatures w14:val="standardContextual"/>
            </w:rPr>
          </w:pPr>
          <w:del w:id="586" w:author="Zixuan Zhou" w:date="2026-04-27T03:45:00Z" w16du:dateUtc="2026-04-26T19:45:00Z">
            <w:r w:rsidRPr="00DC6D96" w:rsidDel="00DC6D96">
              <w:rPr>
                <w:noProof/>
                <w:rPrChange w:id="587" w:author="Zixuan Zhou" w:date="2026-04-27T03:45:00Z" w16du:dateUtc="2026-04-26T19:45:00Z">
                  <w:rPr>
                    <w:rStyle w:val="afb"/>
                    <w:noProof/>
                  </w:rPr>
                </w:rPrChange>
              </w:rPr>
              <w:delText xml:space="preserve">6.1 </w:delText>
            </w:r>
            <w:r w:rsidRPr="00DC6D96" w:rsidDel="00DC6D96">
              <w:rPr>
                <w:rFonts w:hint="eastAsia"/>
                <w:noProof/>
                <w:rPrChange w:id="588" w:author="Zixuan Zhou" w:date="2026-04-27T03:45:00Z" w16du:dateUtc="2026-04-26T19:45:00Z">
                  <w:rPr>
                    <w:rStyle w:val="afb"/>
                    <w:rFonts w:hint="eastAsia"/>
                    <w:noProof/>
                  </w:rPr>
                </w:rPrChange>
              </w:rPr>
              <w:delText>实验设置</w:delText>
            </w:r>
            <w:r w:rsidDel="00DC6D96">
              <w:rPr>
                <w:rFonts w:hint="eastAsia"/>
                <w:noProof/>
                <w:webHidden/>
              </w:rPr>
              <w:tab/>
            </w:r>
            <w:r w:rsidDel="00DC6D96">
              <w:rPr>
                <w:noProof/>
                <w:webHidden/>
              </w:rPr>
              <w:delText>37</w:delText>
            </w:r>
          </w:del>
        </w:p>
        <w:p w14:paraId="3410C6D4" w14:textId="553CAD18" w:rsidR="00BA1BF6" w:rsidDel="00DC6D96" w:rsidRDefault="00BA1BF6">
          <w:pPr>
            <w:pStyle w:val="TOC3"/>
            <w:snapToGrid/>
            <w:rPr>
              <w:del w:id="589" w:author="Zixuan Zhou" w:date="2026-04-27T03:45:00Z" w16du:dateUtc="2026-04-26T19:45:00Z"/>
              <w:rFonts w:asciiTheme="minorHAnsi" w:eastAsiaTheme="minorEastAsia" w:hAnsiTheme="minorHAnsi" w:hint="eastAsia"/>
              <w:noProof/>
              <w:sz w:val="22"/>
              <w:szCs w:val="24"/>
              <w14:ligatures w14:val="standardContextual"/>
            </w:rPr>
          </w:pPr>
          <w:del w:id="590" w:author="Zixuan Zhou" w:date="2026-04-27T03:45:00Z" w16du:dateUtc="2026-04-26T19:45:00Z">
            <w:r w:rsidRPr="00DC6D96" w:rsidDel="00DC6D96">
              <w:rPr>
                <w:noProof/>
                <w:rPrChange w:id="591" w:author="Zixuan Zhou" w:date="2026-04-27T03:45:00Z" w16du:dateUtc="2026-04-26T19:45:00Z">
                  <w:rPr>
                    <w:rStyle w:val="afb"/>
                    <w:noProof/>
                  </w:rPr>
                </w:rPrChange>
              </w:rPr>
              <w:delText xml:space="preserve">6.1.1 </w:delText>
            </w:r>
            <w:r w:rsidRPr="00DC6D96" w:rsidDel="00DC6D96">
              <w:rPr>
                <w:rFonts w:hint="eastAsia"/>
                <w:noProof/>
                <w:rPrChange w:id="592" w:author="Zixuan Zhou" w:date="2026-04-27T03:45:00Z" w16du:dateUtc="2026-04-26T19:45:00Z">
                  <w:rPr>
                    <w:rStyle w:val="afb"/>
                    <w:rFonts w:hint="eastAsia"/>
                    <w:noProof/>
                  </w:rPr>
                </w:rPrChange>
              </w:rPr>
              <w:delText>实验环境</w:delText>
            </w:r>
            <w:r w:rsidDel="00DC6D96">
              <w:rPr>
                <w:rFonts w:hint="eastAsia"/>
                <w:noProof/>
                <w:webHidden/>
              </w:rPr>
              <w:tab/>
            </w:r>
            <w:r w:rsidDel="00DC6D96">
              <w:rPr>
                <w:noProof/>
                <w:webHidden/>
              </w:rPr>
              <w:delText>37</w:delText>
            </w:r>
          </w:del>
        </w:p>
        <w:p w14:paraId="02A87F72" w14:textId="68E76514" w:rsidR="00BA1BF6" w:rsidDel="00DC6D96" w:rsidRDefault="00BA1BF6">
          <w:pPr>
            <w:pStyle w:val="TOC3"/>
            <w:snapToGrid/>
            <w:rPr>
              <w:del w:id="593" w:author="Zixuan Zhou" w:date="2026-04-27T03:45:00Z" w16du:dateUtc="2026-04-26T19:45:00Z"/>
              <w:rFonts w:asciiTheme="minorHAnsi" w:eastAsiaTheme="minorEastAsia" w:hAnsiTheme="minorHAnsi" w:hint="eastAsia"/>
              <w:noProof/>
              <w:sz w:val="22"/>
              <w:szCs w:val="24"/>
              <w14:ligatures w14:val="standardContextual"/>
            </w:rPr>
          </w:pPr>
          <w:del w:id="594" w:author="Zixuan Zhou" w:date="2026-04-27T03:45:00Z" w16du:dateUtc="2026-04-26T19:45:00Z">
            <w:r w:rsidRPr="00DC6D96" w:rsidDel="00DC6D96">
              <w:rPr>
                <w:noProof/>
                <w:rPrChange w:id="595" w:author="Zixuan Zhou" w:date="2026-04-27T03:45:00Z" w16du:dateUtc="2026-04-26T19:45:00Z">
                  <w:rPr>
                    <w:rStyle w:val="afb"/>
                    <w:noProof/>
                  </w:rPr>
                </w:rPrChange>
              </w:rPr>
              <w:delText xml:space="preserve">6.1.2 </w:delText>
            </w:r>
            <w:r w:rsidRPr="00DC6D96" w:rsidDel="00DC6D96">
              <w:rPr>
                <w:rFonts w:hint="eastAsia"/>
                <w:noProof/>
                <w:rPrChange w:id="596" w:author="Zixuan Zhou" w:date="2026-04-27T03:45:00Z" w16du:dateUtc="2026-04-26T19:45:00Z">
                  <w:rPr>
                    <w:rStyle w:val="afb"/>
                    <w:rFonts w:hint="eastAsia"/>
                    <w:noProof/>
                  </w:rPr>
                </w:rPrChange>
              </w:rPr>
              <w:delText>基础模型介绍</w:delText>
            </w:r>
            <w:r w:rsidDel="00DC6D96">
              <w:rPr>
                <w:rFonts w:hint="eastAsia"/>
                <w:noProof/>
                <w:webHidden/>
              </w:rPr>
              <w:tab/>
            </w:r>
            <w:r w:rsidDel="00DC6D96">
              <w:rPr>
                <w:noProof/>
                <w:webHidden/>
              </w:rPr>
              <w:delText>38</w:delText>
            </w:r>
          </w:del>
        </w:p>
        <w:p w14:paraId="152DF662" w14:textId="52EDF0E7" w:rsidR="00BA1BF6" w:rsidDel="00DC6D96" w:rsidRDefault="00BA1BF6">
          <w:pPr>
            <w:pStyle w:val="TOC3"/>
            <w:snapToGrid/>
            <w:rPr>
              <w:del w:id="597" w:author="Zixuan Zhou" w:date="2026-04-27T03:45:00Z" w16du:dateUtc="2026-04-26T19:45:00Z"/>
              <w:rFonts w:asciiTheme="minorHAnsi" w:eastAsiaTheme="minorEastAsia" w:hAnsiTheme="minorHAnsi" w:hint="eastAsia"/>
              <w:noProof/>
              <w:sz w:val="22"/>
              <w:szCs w:val="24"/>
              <w14:ligatures w14:val="standardContextual"/>
            </w:rPr>
          </w:pPr>
          <w:del w:id="598" w:author="Zixuan Zhou" w:date="2026-04-27T03:45:00Z" w16du:dateUtc="2026-04-26T19:45:00Z">
            <w:r w:rsidRPr="00DC6D96" w:rsidDel="00DC6D96">
              <w:rPr>
                <w:noProof/>
                <w:rPrChange w:id="599" w:author="Zixuan Zhou" w:date="2026-04-27T03:45:00Z" w16du:dateUtc="2026-04-26T19:45:00Z">
                  <w:rPr>
                    <w:rStyle w:val="afb"/>
                    <w:noProof/>
                  </w:rPr>
                </w:rPrChange>
              </w:rPr>
              <w:delText xml:space="preserve">6.1.3 </w:delText>
            </w:r>
            <w:r w:rsidRPr="00DC6D96" w:rsidDel="00DC6D96">
              <w:rPr>
                <w:rFonts w:hint="eastAsia"/>
                <w:noProof/>
                <w:rPrChange w:id="600" w:author="Zixuan Zhou" w:date="2026-04-27T03:45:00Z" w16du:dateUtc="2026-04-26T19:45:00Z">
                  <w:rPr>
                    <w:rStyle w:val="afb"/>
                    <w:rFonts w:hint="eastAsia"/>
                    <w:noProof/>
                  </w:rPr>
                </w:rPrChange>
              </w:rPr>
              <w:delText>数据集划分</w:delText>
            </w:r>
            <w:r w:rsidDel="00DC6D96">
              <w:rPr>
                <w:rFonts w:hint="eastAsia"/>
                <w:noProof/>
                <w:webHidden/>
              </w:rPr>
              <w:tab/>
            </w:r>
            <w:r w:rsidDel="00DC6D96">
              <w:rPr>
                <w:noProof/>
                <w:webHidden/>
              </w:rPr>
              <w:delText>38</w:delText>
            </w:r>
          </w:del>
        </w:p>
        <w:p w14:paraId="1F51C966" w14:textId="58324FC6" w:rsidR="00BA1BF6" w:rsidDel="00DC6D96" w:rsidRDefault="00BA1BF6">
          <w:pPr>
            <w:pStyle w:val="TOC2"/>
            <w:snapToGrid/>
            <w:spacing w:line="400" w:lineRule="exact"/>
            <w:rPr>
              <w:del w:id="601" w:author="Zixuan Zhou" w:date="2026-04-27T03:45:00Z" w16du:dateUtc="2026-04-26T19:45:00Z"/>
              <w:rFonts w:asciiTheme="minorHAnsi" w:eastAsiaTheme="minorEastAsia" w:hAnsiTheme="minorHAnsi" w:hint="eastAsia"/>
              <w:noProof/>
              <w:sz w:val="22"/>
              <w:szCs w:val="24"/>
              <w14:ligatures w14:val="standardContextual"/>
            </w:rPr>
          </w:pPr>
          <w:del w:id="602" w:author="Zixuan Zhou" w:date="2026-04-27T03:45:00Z" w16du:dateUtc="2026-04-26T19:45:00Z">
            <w:r w:rsidRPr="00DC6D96" w:rsidDel="00DC6D96">
              <w:rPr>
                <w:noProof/>
                <w:rPrChange w:id="603" w:author="Zixuan Zhou" w:date="2026-04-27T03:45:00Z" w16du:dateUtc="2026-04-26T19:45:00Z">
                  <w:rPr>
                    <w:rStyle w:val="afb"/>
                    <w:noProof/>
                  </w:rPr>
                </w:rPrChange>
              </w:rPr>
              <w:delText xml:space="preserve">6.2 </w:delText>
            </w:r>
            <w:r w:rsidRPr="00DC6D96" w:rsidDel="00DC6D96">
              <w:rPr>
                <w:rFonts w:hint="eastAsia"/>
                <w:noProof/>
                <w:rPrChange w:id="604" w:author="Zixuan Zhou" w:date="2026-04-27T03:45:00Z" w16du:dateUtc="2026-04-26T19:45:00Z">
                  <w:rPr>
                    <w:rStyle w:val="afb"/>
                    <w:rFonts w:hint="eastAsia"/>
                    <w:noProof/>
                  </w:rPr>
                </w:rPrChange>
              </w:rPr>
              <w:delText>模型微调方案</w:delText>
            </w:r>
            <w:r w:rsidDel="00DC6D96">
              <w:rPr>
                <w:rFonts w:hint="eastAsia"/>
                <w:noProof/>
                <w:webHidden/>
              </w:rPr>
              <w:tab/>
            </w:r>
            <w:r w:rsidDel="00DC6D96">
              <w:rPr>
                <w:noProof/>
                <w:webHidden/>
              </w:rPr>
              <w:delText>39</w:delText>
            </w:r>
          </w:del>
        </w:p>
        <w:p w14:paraId="1FA81696" w14:textId="0128F86B" w:rsidR="00BA1BF6" w:rsidDel="00DC6D96" w:rsidRDefault="00BA1BF6">
          <w:pPr>
            <w:pStyle w:val="TOC3"/>
            <w:snapToGrid/>
            <w:rPr>
              <w:del w:id="605" w:author="Zixuan Zhou" w:date="2026-04-27T03:45:00Z" w16du:dateUtc="2026-04-26T19:45:00Z"/>
              <w:rFonts w:asciiTheme="minorHAnsi" w:eastAsiaTheme="minorEastAsia" w:hAnsiTheme="minorHAnsi" w:hint="eastAsia"/>
              <w:noProof/>
              <w:sz w:val="22"/>
              <w:szCs w:val="24"/>
              <w14:ligatures w14:val="standardContextual"/>
            </w:rPr>
          </w:pPr>
          <w:del w:id="606" w:author="Zixuan Zhou" w:date="2026-04-27T03:45:00Z" w16du:dateUtc="2026-04-26T19:45:00Z">
            <w:r w:rsidRPr="00DC6D96" w:rsidDel="00DC6D96">
              <w:rPr>
                <w:noProof/>
                <w:rPrChange w:id="607" w:author="Zixuan Zhou" w:date="2026-04-27T03:45:00Z" w16du:dateUtc="2026-04-26T19:45:00Z">
                  <w:rPr>
                    <w:rStyle w:val="afb"/>
                    <w:noProof/>
                  </w:rPr>
                </w:rPrChange>
              </w:rPr>
              <w:delText xml:space="preserve">6.2.1 </w:delText>
            </w:r>
            <w:r w:rsidRPr="00DC6D96" w:rsidDel="00DC6D96">
              <w:rPr>
                <w:rFonts w:hint="eastAsia"/>
                <w:noProof/>
                <w:rPrChange w:id="608" w:author="Zixuan Zhou" w:date="2026-04-27T03:45:00Z" w16du:dateUtc="2026-04-26T19:45:00Z">
                  <w:rPr>
                    <w:rStyle w:val="afb"/>
                    <w:rFonts w:hint="eastAsia"/>
                    <w:noProof/>
                  </w:rPr>
                </w:rPrChange>
              </w:rPr>
              <w:delText>微调目标</w:delText>
            </w:r>
            <w:r w:rsidDel="00DC6D96">
              <w:rPr>
                <w:rFonts w:hint="eastAsia"/>
                <w:noProof/>
                <w:webHidden/>
              </w:rPr>
              <w:tab/>
            </w:r>
            <w:r w:rsidDel="00DC6D96">
              <w:rPr>
                <w:noProof/>
                <w:webHidden/>
              </w:rPr>
              <w:delText>39</w:delText>
            </w:r>
          </w:del>
        </w:p>
        <w:p w14:paraId="0E774BBE" w14:textId="2B52ED31" w:rsidR="00BA1BF6" w:rsidDel="00DC6D96" w:rsidRDefault="00BA1BF6">
          <w:pPr>
            <w:pStyle w:val="TOC3"/>
            <w:snapToGrid/>
            <w:rPr>
              <w:del w:id="609" w:author="Zixuan Zhou" w:date="2026-04-27T03:45:00Z" w16du:dateUtc="2026-04-26T19:45:00Z"/>
              <w:rFonts w:asciiTheme="minorHAnsi" w:eastAsiaTheme="minorEastAsia" w:hAnsiTheme="minorHAnsi" w:hint="eastAsia"/>
              <w:noProof/>
              <w:sz w:val="22"/>
              <w:szCs w:val="24"/>
              <w14:ligatures w14:val="standardContextual"/>
            </w:rPr>
          </w:pPr>
          <w:del w:id="610" w:author="Zixuan Zhou" w:date="2026-04-27T03:45:00Z" w16du:dateUtc="2026-04-26T19:45:00Z">
            <w:r w:rsidRPr="00DC6D96" w:rsidDel="00DC6D96">
              <w:rPr>
                <w:noProof/>
                <w:rPrChange w:id="611" w:author="Zixuan Zhou" w:date="2026-04-27T03:45:00Z" w16du:dateUtc="2026-04-26T19:45:00Z">
                  <w:rPr>
                    <w:rStyle w:val="afb"/>
                    <w:noProof/>
                  </w:rPr>
                </w:rPrChange>
              </w:rPr>
              <w:delText xml:space="preserve">6.2.2 </w:delText>
            </w:r>
            <w:r w:rsidRPr="00DC6D96" w:rsidDel="00DC6D96">
              <w:rPr>
                <w:rFonts w:hint="eastAsia"/>
                <w:noProof/>
                <w:rPrChange w:id="612" w:author="Zixuan Zhou" w:date="2026-04-27T03:45:00Z" w16du:dateUtc="2026-04-26T19:45:00Z">
                  <w:rPr>
                    <w:rStyle w:val="afb"/>
                    <w:rFonts w:hint="eastAsia"/>
                    <w:noProof/>
                  </w:rPr>
                </w:rPrChange>
              </w:rPr>
              <w:delText>微调方法</w:delText>
            </w:r>
            <w:r w:rsidDel="00DC6D96">
              <w:rPr>
                <w:rFonts w:hint="eastAsia"/>
                <w:noProof/>
                <w:webHidden/>
              </w:rPr>
              <w:tab/>
            </w:r>
            <w:r w:rsidDel="00DC6D96">
              <w:rPr>
                <w:noProof/>
                <w:webHidden/>
              </w:rPr>
              <w:delText>39</w:delText>
            </w:r>
          </w:del>
        </w:p>
        <w:p w14:paraId="11A163EF" w14:textId="1E0516D8" w:rsidR="00BA1BF6" w:rsidDel="00DC6D96" w:rsidRDefault="00BA1BF6">
          <w:pPr>
            <w:pStyle w:val="TOC3"/>
            <w:snapToGrid/>
            <w:rPr>
              <w:del w:id="613" w:author="Zixuan Zhou" w:date="2026-04-27T03:45:00Z" w16du:dateUtc="2026-04-26T19:45:00Z"/>
              <w:rFonts w:asciiTheme="minorHAnsi" w:eastAsiaTheme="minorEastAsia" w:hAnsiTheme="minorHAnsi" w:hint="eastAsia"/>
              <w:noProof/>
              <w:sz w:val="22"/>
              <w:szCs w:val="24"/>
              <w14:ligatures w14:val="standardContextual"/>
            </w:rPr>
          </w:pPr>
          <w:del w:id="614" w:author="Zixuan Zhou" w:date="2026-04-27T03:45:00Z" w16du:dateUtc="2026-04-26T19:45:00Z">
            <w:r w:rsidRPr="00DC6D96" w:rsidDel="00DC6D96">
              <w:rPr>
                <w:noProof/>
                <w:rPrChange w:id="615" w:author="Zixuan Zhou" w:date="2026-04-27T03:45:00Z" w16du:dateUtc="2026-04-26T19:45:00Z">
                  <w:rPr>
                    <w:rStyle w:val="afb"/>
                    <w:noProof/>
                  </w:rPr>
                </w:rPrChange>
              </w:rPr>
              <w:delText xml:space="preserve">6.2.3 </w:delText>
            </w:r>
            <w:r w:rsidRPr="00DC6D96" w:rsidDel="00DC6D96">
              <w:rPr>
                <w:rFonts w:hint="eastAsia"/>
                <w:noProof/>
                <w:rPrChange w:id="616" w:author="Zixuan Zhou" w:date="2026-04-27T03:45:00Z" w16du:dateUtc="2026-04-26T19:45:00Z">
                  <w:rPr>
                    <w:rStyle w:val="afb"/>
                    <w:rFonts w:hint="eastAsia"/>
                    <w:noProof/>
                  </w:rPr>
                </w:rPrChange>
              </w:rPr>
              <w:delText>参数设置</w:delText>
            </w:r>
            <w:r w:rsidDel="00DC6D96">
              <w:rPr>
                <w:rFonts w:hint="eastAsia"/>
                <w:noProof/>
                <w:webHidden/>
              </w:rPr>
              <w:tab/>
            </w:r>
            <w:r w:rsidDel="00DC6D96">
              <w:rPr>
                <w:noProof/>
                <w:webHidden/>
              </w:rPr>
              <w:delText>40</w:delText>
            </w:r>
          </w:del>
        </w:p>
        <w:p w14:paraId="77838C3B" w14:textId="2D59D9D3" w:rsidR="00BA1BF6" w:rsidDel="00DC6D96" w:rsidRDefault="00BA1BF6">
          <w:pPr>
            <w:pStyle w:val="TOC3"/>
            <w:snapToGrid/>
            <w:rPr>
              <w:del w:id="617" w:author="Zixuan Zhou" w:date="2026-04-27T03:45:00Z" w16du:dateUtc="2026-04-26T19:45:00Z"/>
              <w:rFonts w:asciiTheme="minorHAnsi" w:eastAsiaTheme="minorEastAsia" w:hAnsiTheme="minorHAnsi" w:hint="eastAsia"/>
              <w:noProof/>
              <w:sz w:val="22"/>
              <w:szCs w:val="24"/>
              <w14:ligatures w14:val="standardContextual"/>
            </w:rPr>
          </w:pPr>
          <w:del w:id="618" w:author="Zixuan Zhou" w:date="2026-04-27T03:45:00Z" w16du:dateUtc="2026-04-26T19:45:00Z">
            <w:r w:rsidRPr="00DC6D96" w:rsidDel="00DC6D96">
              <w:rPr>
                <w:noProof/>
                <w:rPrChange w:id="619" w:author="Zixuan Zhou" w:date="2026-04-27T03:45:00Z" w16du:dateUtc="2026-04-26T19:45:00Z">
                  <w:rPr>
                    <w:rStyle w:val="afb"/>
                    <w:noProof/>
                  </w:rPr>
                </w:rPrChange>
              </w:rPr>
              <w:delText xml:space="preserve">6.2.4 </w:delText>
            </w:r>
            <w:r w:rsidRPr="00DC6D96" w:rsidDel="00DC6D96">
              <w:rPr>
                <w:rFonts w:hint="eastAsia"/>
                <w:noProof/>
                <w:rPrChange w:id="620" w:author="Zixuan Zhou" w:date="2026-04-27T03:45:00Z" w16du:dateUtc="2026-04-26T19:45:00Z">
                  <w:rPr>
                    <w:rStyle w:val="afb"/>
                    <w:rFonts w:hint="eastAsia"/>
                    <w:noProof/>
                  </w:rPr>
                </w:rPrChange>
              </w:rPr>
              <w:delText>对照实验设计</w:delText>
            </w:r>
            <w:r w:rsidDel="00DC6D96">
              <w:rPr>
                <w:rFonts w:hint="eastAsia"/>
                <w:noProof/>
                <w:webHidden/>
              </w:rPr>
              <w:tab/>
            </w:r>
            <w:r w:rsidDel="00DC6D96">
              <w:rPr>
                <w:noProof/>
                <w:webHidden/>
              </w:rPr>
              <w:delText>41</w:delText>
            </w:r>
          </w:del>
        </w:p>
        <w:p w14:paraId="0CA7AD6C" w14:textId="0465B2FE" w:rsidR="00BA1BF6" w:rsidDel="00DC6D96" w:rsidRDefault="00BA1BF6">
          <w:pPr>
            <w:pStyle w:val="TOC2"/>
            <w:snapToGrid/>
            <w:spacing w:line="400" w:lineRule="exact"/>
            <w:rPr>
              <w:del w:id="621" w:author="Zixuan Zhou" w:date="2026-04-27T03:45:00Z" w16du:dateUtc="2026-04-26T19:45:00Z"/>
              <w:rFonts w:asciiTheme="minorHAnsi" w:eastAsiaTheme="minorEastAsia" w:hAnsiTheme="minorHAnsi" w:hint="eastAsia"/>
              <w:noProof/>
              <w:sz w:val="22"/>
              <w:szCs w:val="24"/>
              <w14:ligatures w14:val="standardContextual"/>
            </w:rPr>
          </w:pPr>
          <w:del w:id="622" w:author="Zixuan Zhou" w:date="2026-04-27T03:45:00Z" w16du:dateUtc="2026-04-26T19:45:00Z">
            <w:r w:rsidRPr="00DC6D96" w:rsidDel="00DC6D96">
              <w:rPr>
                <w:noProof/>
                <w:rPrChange w:id="623" w:author="Zixuan Zhou" w:date="2026-04-27T03:45:00Z" w16du:dateUtc="2026-04-26T19:45:00Z">
                  <w:rPr>
                    <w:rStyle w:val="afb"/>
                    <w:noProof/>
                  </w:rPr>
                </w:rPrChange>
              </w:rPr>
              <w:delText xml:space="preserve">6.3 </w:delText>
            </w:r>
            <w:r w:rsidRPr="00DC6D96" w:rsidDel="00DC6D96">
              <w:rPr>
                <w:rFonts w:hint="eastAsia"/>
                <w:noProof/>
                <w:rPrChange w:id="624" w:author="Zixuan Zhou" w:date="2026-04-27T03:45:00Z" w16du:dateUtc="2026-04-26T19:45:00Z">
                  <w:rPr>
                    <w:rStyle w:val="afb"/>
                    <w:rFonts w:hint="eastAsia"/>
                    <w:noProof/>
                  </w:rPr>
                </w:rPrChange>
              </w:rPr>
              <w:delText>微调结果评估</w:delText>
            </w:r>
            <w:r w:rsidDel="00DC6D96">
              <w:rPr>
                <w:rFonts w:hint="eastAsia"/>
                <w:noProof/>
                <w:webHidden/>
              </w:rPr>
              <w:tab/>
            </w:r>
            <w:r w:rsidDel="00DC6D96">
              <w:rPr>
                <w:noProof/>
                <w:webHidden/>
              </w:rPr>
              <w:delText>42</w:delText>
            </w:r>
          </w:del>
        </w:p>
        <w:p w14:paraId="17B4B0A0" w14:textId="70C0A147" w:rsidR="00BA1BF6" w:rsidDel="00DC6D96" w:rsidRDefault="00BA1BF6">
          <w:pPr>
            <w:pStyle w:val="TOC3"/>
            <w:snapToGrid/>
            <w:rPr>
              <w:del w:id="625" w:author="Zixuan Zhou" w:date="2026-04-27T03:45:00Z" w16du:dateUtc="2026-04-26T19:45:00Z"/>
              <w:rFonts w:asciiTheme="minorHAnsi" w:eastAsiaTheme="minorEastAsia" w:hAnsiTheme="minorHAnsi" w:hint="eastAsia"/>
              <w:noProof/>
              <w:sz w:val="22"/>
              <w:szCs w:val="24"/>
              <w14:ligatures w14:val="standardContextual"/>
            </w:rPr>
          </w:pPr>
          <w:del w:id="626" w:author="Zixuan Zhou" w:date="2026-04-27T03:45:00Z" w16du:dateUtc="2026-04-26T19:45:00Z">
            <w:r w:rsidRPr="00DC6D96" w:rsidDel="00DC6D96">
              <w:rPr>
                <w:noProof/>
                <w:rPrChange w:id="627" w:author="Zixuan Zhou" w:date="2026-04-27T03:45:00Z" w16du:dateUtc="2026-04-26T19:45:00Z">
                  <w:rPr>
                    <w:rStyle w:val="afb"/>
                    <w:noProof/>
                  </w:rPr>
                </w:rPrChange>
              </w:rPr>
              <w:delText xml:space="preserve">6.3.1 </w:delText>
            </w:r>
            <w:r w:rsidRPr="00DC6D96" w:rsidDel="00DC6D96">
              <w:rPr>
                <w:rFonts w:hint="eastAsia"/>
                <w:noProof/>
                <w:rPrChange w:id="628" w:author="Zixuan Zhou" w:date="2026-04-27T03:45:00Z" w16du:dateUtc="2026-04-26T19:45:00Z">
                  <w:rPr>
                    <w:rStyle w:val="afb"/>
                    <w:rFonts w:hint="eastAsia"/>
                    <w:noProof/>
                  </w:rPr>
                </w:rPrChange>
              </w:rPr>
              <w:delText>自动化指标结果</w:delText>
            </w:r>
            <w:r w:rsidDel="00DC6D96">
              <w:rPr>
                <w:rFonts w:hint="eastAsia"/>
                <w:noProof/>
                <w:webHidden/>
              </w:rPr>
              <w:tab/>
            </w:r>
            <w:r w:rsidDel="00DC6D96">
              <w:rPr>
                <w:noProof/>
                <w:webHidden/>
              </w:rPr>
              <w:delText>42</w:delText>
            </w:r>
          </w:del>
        </w:p>
        <w:p w14:paraId="09E899EF" w14:textId="634F8EBB" w:rsidR="00BA1BF6" w:rsidDel="00DC6D96" w:rsidRDefault="00BA1BF6">
          <w:pPr>
            <w:pStyle w:val="TOC3"/>
            <w:snapToGrid/>
            <w:rPr>
              <w:del w:id="629" w:author="Zixuan Zhou" w:date="2026-04-27T03:45:00Z" w16du:dateUtc="2026-04-26T19:45:00Z"/>
              <w:rFonts w:asciiTheme="minorHAnsi" w:eastAsiaTheme="minorEastAsia" w:hAnsiTheme="minorHAnsi" w:hint="eastAsia"/>
              <w:noProof/>
              <w:sz w:val="22"/>
              <w:szCs w:val="24"/>
              <w14:ligatures w14:val="standardContextual"/>
            </w:rPr>
          </w:pPr>
          <w:del w:id="630" w:author="Zixuan Zhou" w:date="2026-04-27T03:45:00Z" w16du:dateUtc="2026-04-26T19:45:00Z">
            <w:r w:rsidRPr="00DC6D96" w:rsidDel="00DC6D96">
              <w:rPr>
                <w:noProof/>
                <w:rPrChange w:id="631" w:author="Zixuan Zhou" w:date="2026-04-27T03:45:00Z" w16du:dateUtc="2026-04-26T19:45:00Z">
                  <w:rPr>
                    <w:rStyle w:val="afb"/>
                    <w:noProof/>
                  </w:rPr>
                </w:rPrChange>
              </w:rPr>
              <w:delText>6.3.2 AI</w:delText>
            </w:r>
            <w:r w:rsidRPr="00DC6D96" w:rsidDel="00DC6D96">
              <w:rPr>
                <w:rFonts w:hint="eastAsia"/>
                <w:noProof/>
                <w:rPrChange w:id="632" w:author="Zixuan Zhou" w:date="2026-04-27T03:45:00Z" w16du:dateUtc="2026-04-26T19:45:00Z">
                  <w:rPr>
                    <w:rStyle w:val="afb"/>
                    <w:rFonts w:hint="eastAsia"/>
                    <w:noProof/>
                  </w:rPr>
                </w:rPrChange>
              </w:rPr>
              <w:delText>打分结果</w:delText>
            </w:r>
            <w:r w:rsidDel="00DC6D96">
              <w:rPr>
                <w:rFonts w:hint="eastAsia"/>
                <w:noProof/>
                <w:webHidden/>
              </w:rPr>
              <w:tab/>
            </w:r>
            <w:r w:rsidDel="00DC6D96">
              <w:rPr>
                <w:noProof/>
                <w:webHidden/>
              </w:rPr>
              <w:delText>44</w:delText>
            </w:r>
          </w:del>
        </w:p>
        <w:p w14:paraId="3B6614F4" w14:textId="240DC860" w:rsidR="00BA1BF6" w:rsidDel="00DC6D96" w:rsidRDefault="00BA1BF6">
          <w:pPr>
            <w:pStyle w:val="TOC3"/>
            <w:snapToGrid/>
            <w:rPr>
              <w:del w:id="633" w:author="Zixuan Zhou" w:date="2026-04-27T03:45:00Z" w16du:dateUtc="2026-04-26T19:45:00Z"/>
              <w:rFonts w:asciiTheme="minorHAnsi" w:eastAsiaTheme="minorEastAsia" w:hAnsiTheme="minorHAnsi" w:hint="eastAsia"/>
              <w:noProof/>
              <w:sz w:val="22"/>
              <w:szCs w:val="24"/>
              <w14:ligatures w14:val="standardContextual"/>
            </w:rPr>
          </w:pPr>
          <w:del w:id="634" w:author="Zixuan Zhou" w:date="2026-04-27T03:45:00Z" w16du:dateUtc="2026-04-26T19:45:00Z">
            <w:r w:rsidRPr="00DC6D96" w:rsidDel="00DC6D96">
              <w:rPr>
                <w:noProof/>
                <w:rPrChange w:id="635" w:author="Zixuan Zhou" w:date="2026-04-27T03:45:00Z" w16du:dateUtc="2026-04-26T19:45:00Z">
                  <w:rPr>
                    <w:rStyle w:val="afb"/>
                    <w:noProof/>
                  </w:rPr>
                </w:rPrChange>
              </w:rPr>
              <w:delText xml:space="preserve">6.3.3 </w:delText>
            </w:r>
            <w:r w:rsidRPr="00DC6D96" w:rsidDel="00DC6D96">
              <w:rPr>
                <w:rFonts w:hint="eastAsia"/>
                <w:noProof/>
                <w:rPrChange w:id="636" w:author="Zixuan Zhou" w:date="2026-04-27T03:45:00Z" w16du:dateUtc="2026-04-26T19:45:00Z">
                  <w:rPr>
                    <w:rStyle w:val="afb"/>
                    <w:rFonts w:hint="eastAsia"/>
                    <w:noProof/>
                  </w:rPr>
                </w:rPrChange>
              </w:rPr>
              <w:delText>微调前后结果对比</w:delText>
            </w:r>
            <w:r w:rsidDel="00DC6D96">
              <w:rPr>
                <w:rFonts w:hint="eastAsia"/>
                <w:noProof/>
                <w:webHidden/>
              </w:rPr>
              <w:tab/>
            </w:r>
            <w:r w:rsidDel="00DC6D96">
              <w:rPr>
                <w:noProof/>
                <w:webHidden/>
              </w:rPr>
              <w:delText>46</w:delText>
            </w:r>
          </w:del>
        </w:p>
        <w:p w14:paraId="563EB825" w14:textId="09541A53" w:rsidR="00BA1BF6" w:rsidDel="00DC6D96" w:rsidRDefault="00BA1BF6">
          <w:pPr>
            <w:pStyle w:val="TOC3"/>
            <w:snapToGrid/>
            <w:rPr>
              <w:del w:id="637" w:author="Zixuan Zhou" w:date="2026-04-27T03:45:00Z" w16du:dateUtc="2026-04-26T19:45:00Z"/>
              <w:rFonts w:asciiTheme="minorHAnsi" w:eastAsiaTheme="minorEastAsia" w:hAnsiTheme="minorHAnsi" w:hint="eastAsia"/>
              <w:noProof/>
              <w:sz w:val="22"/>
              <w:szCs w:val="24"/>
              <w14:ligatures w14:val="standardContextual"/>
            </w:rPr>
          </w:pPr>
          <w:del w:id="638" w:author="Zixuan Zhou" w:date="2026-04-27T03:45:00Z" w16du:dateUtc="2026-04-26T19:45:00Z">
            <w:r w:rsidRPr="00DC6D96" w:rsidDel="00DC6D96">
              <w:rPr>
                <w:noProof/>
                <w:rPrChange w:id="639" w:author="Zixuan Zhou" w:date="2026-04-27T03:45:00Z" w16du:dateUtc="2026-04-26T19:45:00Z">
                  <w:rPr>
                    <w:rStyle w:val="afb"/>
                    <w:noProof/>
                  </w:rPr>
                </w:rPrChange>
              </w:rPr>
              <w:delText xml:space="preserve">6.3.4 </w:delText>
            </w:r>
            <w:r w:rsidRPr="00DC6D96" w:rsidDel="00DC6D96">
              <w:rPr>
                <w:rFonts w:hint="eastAsia"/>
                <w:noProof/>
                <w:rPrChange w:id="640" w:author="Zixuan Zhou" w:date="2026-04-27T03:45:00Z" w16du:dateUtc="2026-04-26T19:45:00Z">
                  <w:rPr>
                    <w:rStyle w:val="afb"/>
                    <w:rFonts w:hint="eastAsia"/>
                    <w:noProof/>
                  </w:rPr>
                </w:rPrChange>
              </w:rPr>
              <w:delText>不同主题下的模型表现差异</w:delText>
            </w:r>
            <w:r w:rsidDel="00DC6D96">
              <w:rPr>
                <w:rFonts w:hint="eastAsia"/>
                <w:noProof/>
                <w:webHidden/>
              </w:rPr>
              <w:tab/>
            </w:r>
            <w:r w:rsidDel="00DC6D96">
              <w:rPr>
                <w:noProof/>
                <w:webHidden/>
              </w:rPr>
              <w:delText>50</w:delText>
            </w:r>
          </w:del>
        </w:p>
        <w:p w14:paraId="3F2B45AC" w14:textId="6F0FDAAA" w:rsidR="00BA1BF6" w:rsidDel="00DC6D96" w:rsidRDefault="00BA1BF6">
          <w:pPr>
            <w:pStyle w:val="TOC2"/>
            <w:snapToGrid/>
            <w:spacing w:line="400" w:lineRule="exact"/>
            <w:rPr>
              <w:del w:id="641" w:author="Zixuan Zhou" w:date="2026-04-27T03:45:00Z" w16du:dateUtc="2026-04-26T19:45:00Z"/>
              <w:rFonts w:asciiTheme="minorHAnsi" w:eastAsiaTheme="minorEastAsia" w:hAnsiTheme="minorHAnsi" w:hint="eastAsia"/>
              <w:noProof/>
              <w:sz w:val="22"/>
              <w:szCs w:val="24"/>
              <w14:ligatures w14:val="standardContextual"/>
            </w:rPr>
          </w:pPr>
          <w:del w:id="642" w:author="Zixuan Zhou" w:date="2026-04-27T03:45:00Z" w16du:dateUtc="2026-04-26T19:45:00Z">
            <w:r w:rsidRPr="00DC6D96" w:rsidDel="00DC6D96">
              <w:rPr>
                <w:noProof/>
                <w:rPrChange w:id="643" w:author="Zixuan Zhou" w:date="2026-04-27T03:45:00Z" w16du:dateUtc="2026-04-26T19:45:00Z">
                  <w:rPr>
                    <w:rStyle w:val="afb"/>
                    <w:noProof/>
                  </w:rPr>
                </w:rPrChange>
              </w:rPr>
              <w:delText xml:space="preserve">6.4 </w:delText>
            </w:r>
            <w:r w:rsidRPr="00DC6D96" w:rsidDel="00DC6D96">
              <w:rPr>
                <w:rFonts w:hint="eastAsia"/>
                <w:noProof/>
                <w:rPrChange w:id="644" w:author="Zixuan Zhou" w:date="2026-04-27T03:45:00Z" w16du:dateUtc="2026-04-26T19:45:00Z">
                  <w:rPr>
                    <w:rStyle w:val="afb"/>
                    <w:rFonts w:hint="eastAsia"/>
                    <w:noProof/>
                  </w:rPr>
                </w:rPrChange>
              </w:rPr>
              <w:delText>模型输出案例分析</w:delText>
            </w:r>
            <w:r w:rsidDel="00DC6D96">
              <w:rPr>
                <w:rFonts w:hint="eastAsia"/>
                <w:noProof/>
                <w:webHidden/>
              </w:rPr>
              <w:tab/>
            </w:r>
            <w:r w:rsidDel="00DC6D96">
              <w:rPr>
                <w:noProof/>
                <w:webHidden/>
              </w:rPr>
              <w:delText>52</w:delText>
            </w:r>
          </w:del>
        </w:p>
        <w:p w14:paraId="7A1CB657" w14:textId="4B0CC4B4" w:rsidR="00BA1BF6" w:rsidDel="00DC6D96" w:rsidRDefault="00BA1BF6">
          <w:pPr>
            <w:pStyle w:val="TOC3"/>
            <w:snapToGrid/>
            <w:rPr>
              <w:del w:id="645" w:author="Zixuan Zhou" w:date="2026-04-27T03:45:00Z" w16du:dateUtc="2026-04-26T19:45:00Z"/>
              <w:rFonts w:asciiTheme="minorHAnsi" w:eastAsiaTheme="minorEastAsia" w:hAnsiTheme="minorHAnsi" w:hint="eastAsia"/>
              <w:noProof/>
              <w:sz w:val="22"/>
              <w:szCs w:val="24"/>
              <w14:ligatures w14:val="standardContextual"/>
            </w:rPr>
          </w:pPr>
          <w:del w:id="646" w:author="Zixuan Zhou" w:date="2026-04-27T03:45:00Z" w16du:dateUtc="2026-04-26T19:45:00Z">
            <w:r w:rsidRPr="00DC6D96" w:rsidDel="00DC6D96">
              <w:rPr>
                <w:noProof/>
                <w:rPrChange w:id="647" w:author="Zixuan Zhou" w:date="2026-04-27T03:45:00Z" w16du:dateUtc="2026-04-26T19:45:00Z">
                  <w:rPr>
                    <w:rStyle w:val="afb"/>
                    <w:noProof/>
                  </w:rPr>
                </w:rPrChange>
              </w:rPr>
              <w:delText xml:space="preserve">6.4.1 </w:delText>
            </w:r>
            <w:r w:rsidRPr="00DC6D96" w:rsidDel="00DC6D96">
              <w:rPr>
                <w:rFonts w:hint="eastAsia"/>
                <w:noProof/>
                <w:rPrChange w:id="648" w:author="Zixuan Zhou" w:date="2026-04-27T03:45:00Z" w16du:dateUtc="2026-04-26T19:45:00Z">
                  <w:rPr>
                    <w:rStyle w:val="afb"/>
                    <w:rFonts w:hint="eastAsia"/>
                    <w:noProof/>
                  </w:rPr>
                </w:rPrChange>
              </w:rPr>
              <w:delText>优秀回答案例</w:delText>
            </w:r>
            <w:r w:rsidDel="00DC6D96">
              <w:rPr>
                <w:rFonts w:hint="eastAsia"/>
                <w:noProof/>
                <w:webHidden/>
              </w:rPr>
              <w:tab/>
            </w:r>
            <w:r w:rsidDel="00DC6D96">
              <w:rPr>
                <w:noProof/>
                <w:webHidden/>
              </w:rPr>
              <w:delText>52</w:delText>
            </w:r>
          </w:del>
        </w:p>
        <w:p w14:paraId="3A8C2629" w14:textId="458CB13F" w:rsidR="00BA1BF6" w:rsidDel="00DC6D96" w:rsidRDefault="00BA1BF6">
          <w:pPr>
            <w:pStyle w:val="TOC3"/>
            <w:snapToGrid/>
            <w:rPr>
              <w:del w:id="649" w:author="Zixuan Zhou" w:date="2026-04-27T03:45:00Z" w16du:dateUtc="2026-04-26T19:45:00Z"/>
              <w:rFonts w:asciiTheme="minorHAnsi" w:eastAsiaTheme="minorEastAsia" w:hAnsiTheme="minorHAnsi" w:hint="eastAsia"/>
              <w:noProof/>
              <w:sz w:val="22"/>
              <w:szCs w:val="24"/>
              <w14:ligatures w14:val="standardContextual"/>
            </w:rPr>
          </w:pPr>
          <w:del w:id="650" w:author="Zixuan Zhou" w:date="2026-04-27T03:45:00Z" w16du:dateUtc="2026-04-26T19:45:00Z">
            <w:r w:rsidRPr="00DC6D96" w:rsidDel="00DC6D96">
              <w:rPr>
                <w:noProof/>
                <w:rPrChange w:id="651" w:author="Zixuan Zhou" w:date="2026-04-27T03:45:00Z" w16du:dateUtc="2026-04-26T19:45:00Z">
                  <w:rPr>
                    <w:rStyle w:val="afb"/>
                    <w:noProof/>
                  </w:rPr>
                </w:rPrChange>
              </w:rPr>
              <w:delText xml:space="preserve">6.4.2 </w:delText>
            </w:r>
            <w:r w:rsidRPr="00DC6D96" w:rsidDel="00DC6D96">
              <w:rPr>
                <w:rFonts w:hint="eastAsia"/>
                <w:noProof/>
                <w:rPrChange w:id="652" w:author="Zixuan Zhou" w:date="2026-04-27T03:45:00Z" w16du:dateUtc="2026-04-26T19:45:00Z">
                  <w:rPr>
                    <w:rStyle w:val="afb"/>
                    <w:rFonts w:hint="eastAsia"/>
                    <w:noProof/>
                  </w:rPr>
                </w:rPrChange>
              </w:rPr>
              <w:delText>微调后改进明显的案例</w:delText>
            </w:r>
            <w:r w:rsidDel="00DC6D96">
              <w:rPr>
                <w:rFonts w:hint="eastAsia"/>
                <w:noProof/>
                <w:webHidden/>
              </w:rPr>
              <w:tab/>
            </w:r>
            <w:r w:rsidDel="00DC6D96">
              <w:rPr>
                <w:noProof/>
                <w:webHidden/>
              </w:rPr>
              <w:delText>53</w:delText>
            </w:r>
          </w:del>
        </w:p>
        <w:p w14:paraId="2DA0C4CB" w14:textId="20D0F598" w:rsidR="00BA1BF6" w:rsidDel="00DC6D96" w:rsidRDefault="00BA1BF6">
          <w:pPr>
            <w:pStyle w:val="TOC3"/>
            <w:snapToGrid/>
            <w:rPr>
              <w:del w:id="653" w:author="Zixuan Zhou" w:date="2026-04-27T03:45:00Z" w16du:dateUtc="2026-04-26T19:45:00Z"/>
              <w:rFonts w:asciiTheme="minorHAnsi" w:eastAsiaTheme="minorEastAsia" w:hAnsiTheme="minorHAnsi" w:hint="eastAsia"/>
              <w:noProof/>
              <w:sz w:val="22"/>
              <w:szCs w:val="24"/>
              <w14:ligatures w14:val="standardContextual"/>
            </w:rPr>
          </w:pPr>
          <w:del w:id="654" w:author="Zixuan Zhou" w:date="2026-04-27T03:45:00Z" w16du:dateUtc="2026-04-26T19:45:00Z">
            <w:r w:rsidRPr="00DC6D96" w:rsidDel="00DC6D96">
              <w:rPr>
                <w:noProof/>
                <w:rPrChange w:id="655" w:author="Zixuan Zhou" w:date="2026-04-27T03:45:00Z" w16du:dateUtc="2026-04-26T19:45:00Z">
                  <w:rPr>
                    <w:rStyle w:val="afb"/>
                    <w:noProof/>
                  </w:rPr>
                </w:rPrChange>
              </w:rPr>
              <w:delText xml:space="preserve">6.4.3 </w:delText>
            </w:r>
            <w:r w:rsidRPr="00DC6D96" w:rsidDel="00DC6D96">
              <w:rPr>
                <w:rFonts w:hint="eastAsia"/>
                <w:noProof/>
                <w:rPrChange w:id="656" w:author="Zixuan Zhou" w:date="2026-04-27T03:45:00Z" w16du:dateUtc="2026-04-26T19:45:00Z">
                  <w:rPr>
                    <w:rStyle w:val="afb"/>
                    <w:rFonts w:hint="eastAsia"/>
                    <w:noProof/>
                  </w:rPr>
                </w:rPrChange>
              </w:rPr>
              <w:delText>错误与幻觉案例</w:delText>
            </w:r>
            <w:r w:rsidDel="00DC6D96">
              <w:rPr>
                <w:rFonts w:hint="eastAsia"/>
                <w:noProof/>
                <w:webHidden/>
              </w:rPr>
              <w:tab/>
            </w:r>
            <w:r w:rsidDel="00DC6D96">
              <w:rPr>
                <w:noProof/>
                <w:webHidden/>
              </w:rPr>
              <w:delText>54</w:delText>
            </w:r>
          </w:del>
        </w:p>
        <w:p w14:paraId="0BAA67AE" w14:textId="1577A6BB" w:rsidR="00BA1BF6" w:rsidDel="00DC6D96" w:rsidRDefault="00BA1BF6">
          <w:pPr>
            <w:pStyle w:val="TOC3"/>
            <w:snapToGrid/>
            <w:rPr>
              <w:del w:id="657" w:author="Zixuan Zhou" w:date="2026-04-27T03:45:00Z" w16du:dateUtc="2026-04-26T19:45:00Z"/>
              <w:rFonts w:asciiTheme="minorHAnsi" w:eastAsiaTheme="minorEastAsia" w:hAnsiTheme="minorHAnsi" w:hint="eastAsia"/>
              <w:noProof/>
              <w:sz w:val="22"/>
              <w:szCs w:val="24"/>
              <w14:ligatures w14:val="standardContextual"/>
            </w:rPr>
          </w:pPr>
          <w:del w:id="658" w:author="Zixuan Zhou" w:date="2026-04-27T03:45:00Z" w16du:dateUtc="2026-04-26T19:45:00Z">
            <w:r w:rsidRPr="00DC6D96" w:rsidDel="00DC6D96">
              <w:rPr>
                <w:noProof/>
                <w:rPrChange w:id="659" w:author="Zixuan Zhou" w:date="2026-04-27T03:45:00Z" w16du:dateUtc="2026-04-26T19:45:00Z">
                  <w:rPr>
                    <w:rStyle w:val="afb"/>
                    <w:noProof/>
                  </w:rPr>
                </w:rPrChange>
              </w:rPr>
              <w:delText xml:space="preserve">6.4.4 </w:delText>
            </w:r>
            <w:r w:rsidRPr="00DC6D96" w:rsidDel="00DC6D96">
              <w:rPr>
                <w:rFonts w:hint="eastAsia"/>
                <w:noProof/>
                <w:rPrChange w:id="660" w:author="Zixuan Zhou" w:date="2026-04-27T03:45:00Z" w16du:dateUtc="2026-04-26T19:45:00Z">
                  <w:rPr>
                    <w:rStyle w:val="afb"/>
                    <w:rFonts w:hint="eastAsia"/>
                    <w:noProof/>
                  </w:rPr>
                </w:rPrChange>
              </w:rPr>
              <w:delText>原因分析</w:delText>
            </w:r>
            <w:r w:rsidDel="00DC6D96">
              <w:rPr>
                <w:rFonts w:hint="eastAsia"/>
                <w:noProof/>
                <w:webHidden/>
              </w:rPr>
              <w:tab/>
            </w:r>
            <w:r w:rsidDel="00DC6D96">
              <w:rPr>
                <w:noProof/>
                <w:webHidden/>
              </w:rPr>
              <w:delText>55</w:delText>
            </w:r>
          </w:del>
        </w:p>
        <w:p w14:paraId="23584013" w14:textId="3B612745" w:rsidR="00BA1BF6" w:rsidDel="00DC6D96" w:rsidRDefault="00BA1BF6">
          <w:pPr>
            <w:pStyle w:val="TOC2"/>
            <w:snapToGrid/>
            <w:spacing w:line="400" w:lineRule="exact"/>
            <w:rPr>
              <w:del w:id="661" w:author="Zixuan Zhou" w:date="2026-04-27T03:45:00Z" w16du:dateUtc="2026-04-26T19:45:00Z"/>
              <w:rFonts w:asciiTheme="minorHAnsi" w:eastAsiaTheme="minorEastAsia" w:hAnsiTheme="minorHAnsi" w:hint="eastAsia"/>
              <w:noProof/>
              <w:sz w:val="22"/>
              <w:szCs w:val="24"/>
              <w14:ligatures w14:val="standardContextual"/>
            </w:rPr>
          </w:pPr>
          <w:del w:id="662" w:author="Zixuan Zhou" w:date="2026-04-27T03:45:00Z" w16du:dateUtc="2026-04-26T19:45:00Z">
            <w:r w:rsidRPr="00DC6D96" w:rsidDel="00DC6D96">
              <w:rPr>
                <w:noProof/>
                <w:rPrChange w:id="663" w:author="Zixuan Zhou" w:date="2026-04-27T03:45:00Z" w16du:dateUtc="2026-04-26T19:45:00Z">
                  <w:rPr>
                    <w:rStyle w:val="afb"/>
                    <w:noProof/>
                  </w:rPr>
                </w:rPrChange>
              </w:rPr>
              <w:delText xml:space="preserve">6.5 </w:delText>
            </w:r>
            <w:r w:rsidRPr="00DC6D96" w:rsidDel="00DC6D96">
              <w:rPr>
                <w:rFonts w:hint="eastAsia"/>
                <w:noProof/>
                <w:rPrChange w:id="664" w:author="Zixuan Zhou" w:date="2026-04-27T03:45:00Z" w16du:dateUtc="2026-04-26T19:45:00Z">
                  <w:rPr>
                    <w:rStyle w:val="afb"/>
                    <w:rFonts w:hint="eastAsia"/>
                    <w:noProof/>
                  </w:rPr>
                </w:rPrChange>
              </w:rPr>
              <w:delText>本章小结</w:delText>
            </w:r>
            <w:r w:rsidDel="00DC6D96">
              <w:rPr>
                <w:rFonts w:hint="eastAsia"/>
                <w:noProof/>
                <w:webHidden/>
              </w:rPr>
              <w:tab/>
            </w:r>
            <w:r w:rsidDel="00DC6D96">
              <w:rPr>
                <w:noProof/>
                <w:webHidden/>
              </w:rPr>
              <w:delText>56</w:delText>
            </w:r>
          </w:del>
        </w:p>
        <w:p w14:paraId="0B9EE5C8" w14:textId="698E5576" w:rsidR="00BA1BF6" w:rsidDel="00DC6D96" w:rsidRDefault="00BA1BF6">
          <w:pPr>
            <w:pStyle w:val="TOC1"/>
            <w:tabs>
              <w:tab w:val="left" w:pos="1260"/>
            </w:tabs>
            <w:wordWrap/>
            <w:snapToGrid/>
            <w:spacing w:line="400" w:lineRule="exact"/>
            <w:rPr>
              <w:del w:id="665" w:author="Zixuan Zhou" w:date="2026-04-27T03:45:00Z" w16du:dateUtc="2026-04-26T19:45:00Z"/>
              <w:rFonts w:asciiTheme="minorHAnsi" w:eastAsiaTheme="minorEastAsia" w:hAnsiTheme="minorHAnsi" w:hint="eastAsia"/>
              <w:noProof/>
              <w:sz w:val="22"/>
              <w:szCs w:val="24"/>
              <w14:ligatures w14:val="standardContextual"/>
            </w:rPr>
          </w:pPr>
          <w:del w:id="666" w:author="Zixuan Zhou" w:date="2026-04-27T03:45:00Z" w16du:dateUtc="2026-04-26T19:45:00Z">
            <w:r w:rsidRPr="00DC6D96" w:rsidDel="00DC6D96">
              <w:rPr>
                <w:rFonts w:hint="eastAsia"/>
                <w:noProof/>
                <w:rPrChange w:id="667" w:author="Zixuan Zhou" w:date="2026-04-27T03:45:00Z" w16du:dateUtc="2026-04-26T19:45:00Z">
                  <w:rPr>
                    <w:rStyle w:val="afb"/>
                    <w:rFonts w:hint="eastAsia"/>
                    <w:noProof/>
                  </w:rPr>
                </w:rPrChange>
              </w:rPr>
              <w:delText>第</w:delText>
            </w:r>
            <w:r w:rsidRPr="00DC6D96" w:rsidDel="00DC6D96">
              <w:rPr>
                <w:noProof/>
                <w:rPrChange w:id="668" w:author="Zixuan Zhou" w:date="2026-04-27T03:45:00Z" w16du:dateUtc="2026-04-26T19:45:00Z">
                  <w:rPr>
                    <w:rStyle w:val="afb"/>
                    <w:noProof/>
                  </w:rPr>
                </w:rPrChange>
              </w:rPr>
              <w:delText xml:space="preserve"> 7 </w:delText>
            </w:r>
            <w:r w:rsidRPr="00DC6D96" w:rsidDel="00DC6D96">
              <w:rPr>
                <w:rFonts w:hint="eastAsia"/>
                <w:noProof/>
                <w:rPrChange w:id="669" w:author="Zixuan Zhou" w:date="2026-04-27T03:45:00Z" w16du:dateUtc="2026-04-26T19:45:00Z">
                  <w:rPr>
                    <w:rStyle w:val="afb"/>
                    <w:rFonts w:hint="eastAsia"/>
                    <w:noProof/>
                  </w:rPr>
                </w:rPrChange>
              </w:rPr>
              <w:delText>章</w:delText>
            </w:r>
            <w:r w:rsidDel="00DC6D96">
              <w:rPr>
                <w:rFonts w:asciiTheme="minorHAnsi" w:eastAsiaTheme="minorEastAsia" w:hAnsiTheme="minorHAnsi" w:hint="eastAsia"/>
                <w:noProof/>
                <w:sz w:val="22"/>
                <w:szCs w:val="24"/>
                <w14:ligatures w14:val="standardContextual"/>
              </w:rPr>
              <w:tab/>
            </w:r>
            <w:r w:rsidRPr="00DC6D96" w:rsidDel="00DC6D96">
              <w:rPr>
                <w:rFonts w:hint="eastAsia"/>
                <w:noProof/>
                <w:rPrChange w:id="670" w:author="Zixuan Zhou" w:date="2026-04-27T03:45:00Z" w16du:dateUtc="2026-04-26T19:45:00Z">
                  <w:rPr>
                    <w:rStyle w:val="afb"/>
                    <w:rFonts w:hint="eastAsia"/>
                    <w:noProof/>
                  </w:rPr>
                </w:rPrChange>
              </w:rPr>
              <w:delText>总结与展望</w:delText>
            </w:r>
            <w:r w:rsidDel="00DC6D96">
              <w:rPr>
                <w:rFonts w:hint="eastAsia"/>
                <w:noProof/>
                <w:webHidden/>
              </w:rPr>
              <w:tab/>
            </w:r>
            <w:r w:rsidDel="00DC6D96">
              <w:rPr>
                <w:noProof/>
                <w:webHidden/>
              </w:rPr>
              <w:delText>57</w:delText>
            </w:r>
          </w:del>
        </w:p>
        <w:p w14:paraId="69E1EB11" w14:textId="6635592D" w:rsidR="00BA1BF6" w:rsidDel="00DC6D96" w:rsidRDefault="00BA1BF6">
          <w:pPr>
            <w:pStyle w:val="TOC2"/>
            <w:snapToGrid/>
            <w:spacing w:line="400" w:lineRule="exact"/>
            <w:rPr>
              <w:del w:id="671" w:author="Zixuan Zhou" w:date="2026-04-27T03:45:00Z" w16du:dateUtc="2026-04-26T19:45:00Z"/>
              <w:rFonts w:asciiTheme="minorHAnsi" w:eastAsiaTheme="minorEastAsia" w:hAnsiTheme="minorHAnsi" w:hint="eastAsia"/>
              <w:noProof/>
              <w:sz w:val="22"/>
              <w:szCs w:val="24"/>
              <w14:ligatures w14:val="standardContextual"/>
            </w:rPr>
          </w:pPr>
          <w:del w:id="672" w:author="Zixuan Zhou" w:date="2026-04-27T03:45:00Z" w16du:dateUtc="2026-04-26T19:45:00Z">
            <w:r w:rsidRPr="00DC6D96" w:rsidDel="00DC6D96">
              <w:rPr>
                <w:noProof/>
                <w:rPrChange w:id="673" w:author="Zixuan Zhou" w:date="2026-04-27T03:45:00Z" w16du:dateUtc="2026-04-26T19:45:00Z">
                  <w:rPr>
                    <w:rStyle w:val="afb"/>
                    <w:noProof/>
                  </w:rPr>
                </w:rPrChange>
              </w:rPr>
              <w:delText xml:space="preserve">7.1 </w:delText>
            </w:r>
            <w:r w:rsidRPr="00DC6D96" w:rsidDel="00DC6D96">
              <w:rPr>
                <w:rFonts w:hint="eastAsia"/>
                <w:noProof/>
                <w:rPrChange w:id="674" w:author="Zixuan Zhou" w:date="2026-04-27T03:45:00Z" w16du:dateUtc="2026-04-26T19:45:00Z">
                  <w:rPr>
                    <w:rStyle w:val="afb"/>
                    <w:rFonts w:hint="eastAsia"/>
                    <w:noProof/>
                  </w:rPr>
                </w:rPrChange>
              </w:rPr>
              <w:delText>主要研究发现</w:delText>
            </w:r>
            <w:r w:rsidDel="00DC6D96">
              <w:rPr>
                <w:rFonts w:hint="eastAsia"/>
                <w:noProof/>
                <w:webHidden/>
              </w:rPr>
              <w:tab/>
            </w:r>
            <w:r w:rsidDel="00DC6D96">
              <w:rPr>
                <w:noProof/>
                <w:webHidden/>
              </w:rPr>
              <w:delText>57</w:delText>
            </w:r>
          </w:del>
        </w:p>
        <w:p w14:paraId="1B03DAF9" w14:textId="19EB11E7" w:rsidR="00BA1BF6" w:rsidDel="00DC6D96" w:rsidRDefault="00BA1BF6">
          <w:pPr>
            <w:pStyle w:val="TOC2"/>
            <w:snapToGrid/>
            <w:spacing w:line="400" w:lineRule="exact"/>
            <w:rPr>
              <w:del w:id="675" w:author="Zixuan Zhou" w:date="2026-04-27T03:45:00Z" w16du:dateUtc="2026-04-26T19:45:00Z"/>
              <w:rFonts w:asciiTheme="minorHAnsi" w:eastAsiaTheme="minorEastAsia" w:hAnsiTheme="minorHAnsi" w:hint="eastAsia"/>
              <w:noProof/>
              <w:sz w:val="22"/>
              <w:szCs w:val="24"/>
              <w14:ligatures w14:val="standardContextual"/>
            </w:rPr>
          </w:pPr>
          <w:del w:id="676" w:author="Zixuan Zhou" w:date="2026-04-27T03:45:00Z" w16du:dateUtc="2026-04-26T19:45:00Z">
            <w:r w:rsidRPr="00DC6D96" w:rsidDel="00DC6D96">
              <w:rPr>
                <w:noProof/>
                <w:rPrChange w:id="677" w:author="Zixuan Zhou" w:date="2026-04-27T03:45:00Z" w16du:dateUtc="2026-04-26T19:45:00Z">
                  <w:rPr>
                    <w:rStyle w:val="afb"/>
                    <w:noProof/>
                  </w:rPr>
                </w:rPrChange>
              </w:rPr>
              <w:delText xml:space="preserve">7.2 </w:delText>
            </w:r>
            <w:r w:rsidRPr="00DC6D96" w:rsidDel="00DC6D96">
              <w:rPr>
                <w:rFonts w:hint="eastAsia"/>
                <w:noProof/>
                <w:rPrChange w:id="678" w:author="Zixuan Zhou" w:date="2026-04-27T03:45:00Z" w16du:dateUtc="2026-04-26T19:45:00Z">
                  <w:rPr>
                    <w:rStyle w:val="afb"/>
                    <w:rFonts w:hint="eastAsia"/>
                    <w:noProof/>
                  </w:rPr>
                </w:rPrChange>
              </w:rPr>
              <w:delText>研究局限性</w:delText>
            </w:r>
            <w:r w:rsidDel="00DC6D96">
              <w:rPr>
                <w:rFonts w:hint="eastAsia"/>
                <w:noProof/>
                <w:webHidden/>
              </w:rPr>
              <w:tab/>
            </w:r>
            <w:r w:rsidDel="00DC6D96">
              <w:rPr>
                <w:noProof/>
                <w:webHidden/>
              </w:rPr>
              <w:delText>58</w:delText>
            </w:r>
          </w:del>
        </w:p>
        <w:p w14:paraId="7DF4363B" w14:textId="27FB974A" w:rsidR="00BA1BF6" w:rsidDel="00DC6D96" w:rsidRDefault="00BA1BF6">
          <w:pPr>
            <w:pStyle w:val="TOC2"/>
            <w:snapToGrid/>
            <w:spacing w:line="400" w:lineRule="exact"/>
            <w:rPr>
              <w:del w:id="679" w:author="Zixuan Zhou" w:date="2026-04-27T03:45:00Z" w16du:dateUtc="2026-04-26T19:45:00Z"/>
              <w:rFonts w:asciiTheme="minorHAnsi" w:eastAsiaTheme="minorEastAsia" w:hAnsiTheme="minorHAnsi" w:hint="eastAsia"/>
              <w:noProof/>
              <w:sz w:val="22"/>
              <w:szCs w:val="24"/>
              <w14:ligatures w14:val="standardContextual"/>
            </w:rPr>
          </w:pPr>
          <w:del w:id="680" w:author="Zixuan Zhou" w:date="2026-04-27T03:45:00Z" w16du:dateUtc="2026-04-26T19:45:00Z">
            <w:r w:rsidRPr="00DC6D96" w:rsidDel="00DC6D96">
              <w:rPr>
                <w:noProof/>
                <w:rPrChange w:id="681" w:author="Zixuan Zhou" w:date="2026-04-27T03:45:00Z" w16du:dateUtc="2026-04-26T19:45:00Z">
                  <w:rPr>
                    <w:rStyle w:val="afb"/>
                    <w:noProof/>
                  </w:rPr>
                </w:rPrChange>
              </w:rPr>
              <w:delText xml:space="preserve">7.3 </w:delText>
            </w:r>
            <w:r w:rsidRPr="00DC6D96" w:rsidDel="00DC6D96">
              <w:rPr>
                <w:rFonts w:hint="eastAsia"/>
                <w:noProof/>
                <w:rPrChange w:id="682" w:author="Zixuan Zhou" w:date="2026-04-27T03:45:00Z" w16du:dateUtc="2026-04-26T19:45:00Z">
                  <w:rPr>
                    <w:rStyle w:val="afb"/>
                    <w:rFonts w:hint="eastAsia"/>
                    <w:noProof/>
                  </w:rPr>
                </w:rPrChange>
              </w:rPr>
              <w:delText>未来研究展望</w:delText>
            </w:r>
            <w:r w:rsidDel="00DC6D96">
              <w:rPr>
                <w:rFonts w:hint="eastAsia"/>
                <w:noProof/>
                <w:webHidden/>
              </w:rPr>
              <w:tab/>
            </w:r>
            <w:r w:rsidDel="00DC6D96">
              <w:rPr>
                <w:noProof/>
                <w:webHidden/>
              </w:rPr>
              <w:delText>58</w:delText>
            </w:r>
          </w:del>
        </w:p>
        <w:p w14:paraId="1CD162FB" w14:textId="54D8F832" w:rsidR="00BA1BF6" w:rsidDel="00DC6D96" w:rsidRDefault="00BA1BF6">
          <w:pPr>
            <w:pStyle w:val="TOC1"/>
            <w:tabs>
              <w:tab w:val="left" w:pos="1260"/>
            </w:tabs>
            <w:wordWrap/>
            <w:snapToGrid/>
            <w:spacing w:line="400" w:lineRule="exact"/>
            <w:rPr>
              <w:del w:id="683" w:author="Zixuan Zhou" w:date="2026-04-27T03:45:00Z" w16du:dateUtc="2026-04-26T19:45:00Z"/>
              <w:rFonts w:asciiTheme="minorHAnsi" w:eastAsiaTheme="minorEastAsia" w:hAnsiTheme="minorHAnsi" w:hint="eastAsia"/>
              <w:noProof/>
              <w:sz w:val="22"/>
              <w:szCs w:val="24"/>
              <w14:ligatures w14:val="standardContextual"/>
            </w:rPr>
          </w:pPr>
          <w:del w:id="684" w:author="Zixuan Zhou" w:date="2026-04-27T03:45:00Z" w16du:dateUtc="2026-04-26T19:45:00Z">
            <w:r w:rsidRPr="00DC6D96" w:rsidDel="00DC6D96">
              <w:rPr>
                <w:rFonts w:hint="eastAsia"/>
                <w:noProof/>
                <w:rPrChange w:id="685" w:author="Zixuan Zhou" w:date="2026-04-27T03:45:00Z" w16du:dateUtc="2026-04-26T19:45:00Z">
                  <w:rPr>
                    <w:rStyle w:val="afb"/>
                    <w:rFonts w:hint="eastAsia"/>
                    <w:noProof/>
                  </w:rPr>
                </w:rPrChange>
              </w:rPr>
              <w:delText>附录</w:delText>
            </w:r>
            <w:r w:rsidRPr="00DC6D96" w:rsidDel="00DC6D96">
              <w:rPr>
                <w:noProof/>
                <w:rPrChange w:id="686" w:author="Zixuan Zhou" w:date="2026-04-27T03:45:00Z" w16du:dateUtc="2026-04-26T19:45:00Z">
                  <w:rPr>
                    <w:rStyle w:val="afb"/>
                    <w:rFonts w:cs="Times New Roman"/>
                    <w:noProof/>
                  </w:rPr>
                </w:rPrChange>
              </w:rPr>
              <w:delText>A</w:delText>
            </w:r>
            <w:r w:rsidDel="00DC6D96">
              <w:rPr>
                <w:rFonts w:asciiTheme="minorHAnsi" w:eastAsiaTheme="minorEastAsia" w:hAnsiTheme="minorHAnsi" w:hint="eastAsia"/>
                <w:noProof/>
                <w:sz w:val="22"/>
                <w:szCs w:val="24"/>
                <w14:ligatures w14:val="standardContextual"/>
              </w:rPr>
              <w:tab/>
            </w:r>
            <w:r w:rsidRPr="00DC6D96" w:rsidDel="00DC6D96">
              <w:rPr>
                <w:rFonts w:hint="eastAsia"/>
                <w:noProof/>
                <w:rPrChange w:id="687" w:author="Zixuan Zhou" w:date="2026-04-27T03:45:00Z" w16du:dateUtc="2026-04-26T19:45:00Z">
                  <w:rPr>
                    <w:rStyle w:val="afb"/>
                    <w:rFonts w:hint="eastAsia"/>
                    <w:noProof/>
                  </w:rPr>
                </w:rPrChange>
              </w:rPr>
              <w:delText>图表索引</w:delText>
            </w:r>
            <w:r w:rsidDel="00DC6D96">
              <w:rPr>
                <w:rFonts w:hint="eastAsia"/>
                <w:noProof/>
                <w:webHidden/>
              </w:rPr>
              <w:tab/>
            </w:r>
            <w:r w:rsidDel="00DC6D96">
              <w:rPr>
                <w:noProof/>
                <w:webHidden/>
              </w:rPr>
              <w:delText>59</w:delText>
            </w:r>
          </w:del>
        </w:p>
        <w:p w14:paraId="27CF003E" w14:textId="51926961" w:rsidR="00BA1BF6" w:rsidDel="00DC6D96" w:rsidRDefault="00BA1BF6">
          <w:pPr>
            <w:pStyle w:val="TOC1"/>
            <w:wordWrap/>
            <w:snapToGrid/>
            <w:spacing w:line="400" w:lineRule="exact"/>
            <w:rPr>
              <w:del w:id="688" w:author="Zixuan Zhou" w:date="2026-04-27T03:45:00Z" w16du:dateUtc="2026-04-26T19:45:00Z"/>
              <w:rFonts w:asciiTheme="minorHAnsi" w:eastAsiaTheme="minorEastAsia" w:hAnsiTheme="minorHAnsi" w:hint="eastAsia"/>
              <w:noProof/>
              <w:sz w:val="22"/>
              <w:szCs w:val="24"/>
              <w14:ligatures w14:val="standardContextual"/>
            </w:rPr>
          </w:pPr>
          <w:del w:id="689" w:author="Zixuan Zhou" w:date="2026-04-27T03:45:00Z" w16du:dateUtc="2026-04-26T19:45:00Z">
            <w:r w:rsidRPr="00DC6D96" w:rsidDel="00DC6D96">
              <w:rPr>
                <w:rFonts w:hint="eastAsia"/>
                <w:noProof/>
                <w:rPrChange w:id="690" w:author="Zixuan Zhou" w:date="2026-04-27T03:45:00Z" w16du:dateUtc="2026-04-26T19:45:00Z">
                  <w:rPr>
                    <w:rStyle w:val="afb"/>
                    <w:rFonts w:hint="eastAsia"/>
                    <w:noProof/>
                  </w:rPr>
                </w:rPrChange>
              </w:rPr>
              <w:delText>参考文献</w:delText>
            </w:r>
            <w:r w:rsidDel="00DC6D96">
              <w:rPr>
                <w:rFonts w:hint="eastAsia"/>
                <w:noProof/>
                <w:webHidden/>
              </w:rPr>
              <w:tab/>
            </w:r>
            <w:r w:rsidDel="00DC6D96">
              <w:rPr>
                <w:noProof/>
                <w:webHidden/>
              </w:rPr>
              <w:delText>60</w:delText>
            </w:r>
          </w:del>
        </w:p>
        <w:p w14:paraId="4B4901D2" w14:textId="4F668B15" w:rsidR="00BA1BF6" w:rsidDel="00DC6D96" w:rsidRDefault="00BA1BF6">
          <w:pPr>
            <w:pStyle w:val="TOC1"/>
            <w:wordWrap/>
            <w:snapToGrid/>
            <w:spacing w:line="400" w:lineRule="exact"/>
            <w:rPr>
              <w:del w:id="691" w:author="Zixuan Zhou" w:date="2026-04-27T03:45:00Z" w16du:dateUtc="2026-04-26T19:45:00Z"/>
              <w:rFonts w:asciiTheme="minorHAnsi" w:eastAsiaTheme="minorEastAsia" w:hAnsiTheme="minorHAnsi" w:hint="eastAsia"/>
              <w:noProof/>
              <w:sz w:val="22"/>
              <w:szCs w:val="24"/>
              <w14:ligatures w14:val="standardContextual"/>
            </w:rPr>
          </w:pPr>
          <w:del w:id="692" w:author="Zixuan Zhou" w:date="2026-04-27T03:45:00Z" w16du:dateUtc="2026-04-26T19:45:00Z">
            <w:r w:rsidRPr="00DC6D96" w:rsidDel="00DC6D96">
              <w:rPr>
                <w:rFonts w:hint="eastAsia"/>
                <w:noProof/>
                <w:rPrChange w:id="693" w:author="Zixuan Zhou" w:date="2026-04-27T03:45:00Z" w16du:dateUtc="2026-04-26T19:45:00Z">
                  <w:rPr>
                    <w:rStyle w:val="afb"/>
                    <w:rFonts w:hint="eastAsia"/>
                    <w:noProof/>
                  </w:rPr>
                </w:rPrChange>
              </w:rPr>
              <w:delText>致</w:delText>
            </w:r>
            <w:r w:rsidRPr="00DC6D96" w:rsidDel="00DC6D96">
              <w:rPr>
                <w:noProof/>
                <w:rPrChange w:id="694" w:author="Zixuan Zhou" w:date="2026-04-27T03:45:00Z" w16du:dateUtc="2026-04-26T19:45:00Z">
                  <w:rPr>
                    <w:rStyle w:val="afb"/>
                    <w:noProof/>
                  </w:rPr>
                </w:rPrChange>
              </w:rPr>
              <w:delText xml:space="preserve">  </w:delText>
            </w:r>
            <w:r w:rsidRPr="00DC6D96" w:rsidDel="00DC6D96">
              <w:rPr>
                <w:rFonts w:hint="eastAsia"/>
                <w:noProof/>
                <w:rPrChange w:id="695" w:author="Zixuan Zhou" w:date="2026-04-27T03:45:00Z" w16du:dateUtc="2026-04-26T19:45:00Z">
                  <w:rPr>
                    <w:rStyle w:val="afb"/>
                    <w:rFonts w:hint="eastAsia"/>
                    <w:noProof/>
                  </w:rPr>
                </w:rPrChange>
              </w:rPr>
              <w:delText>谢</w:delText>
            </w:r>
            <w:r w:rsidDel="00DC6D96">
              <w:rPr>
                <w:rFonts w:hint="eastAsia"/>
                <w:noProof/>
                <w:webHidden/>
              </w:rPr>
              <w:tab/>
            </w:r>
            <w:r w:rsidDel="00DC6D96">
              <w:rPr>
                <w:noProof/>
                <w:webHidden/>
              </w:rPr>
              <w:delText>64</w:delText>
            </w:r>
          </w:del>
        </w:p>
        <w:p w14:paraId="73BA16BB" w14:textId="4AD7B113" w:rsidR="00380D35" w:rsidRDefault="00380D35" w:rsidP="00DC6D96">
          <w:pPr>
            <w:wordWrap/>
            <w:spacing w:after="163" w:line="400" w:lineRule="exact"/>
            <w:rPr>
              <w:bCs/>
              <w:lang w:val="zh-CN"/>
            </w:rPr>
          </w:pPr>
          <w:r>
            <w:rPr>
              <w:b/>
              <w:bCs/>
              <w:lang w:val="zh-CN"/>
            </w:rPr>
            <w:fldChar w:fldCharType="end"/>
          </w:r>
        </w:p>
      </w:sdtContent>
    </w:sdt>
    <w:p w14:paraId="47FA5401" w14:textId="77777777" w:rsidR="00380D35" w:rsidRDefault="00380D35" w:rsidP="004A77CC">
      <w:pPr>
        <w:pStyle w:val="altz"/>
        <w:wordWrap/>
        <w:snapToGrid/>
        <w:ind w:firstLine="480"/>
      </w:pPr>
    </w:p>
    <w:p w14:paraId="4CE60F58" w14:textId="77777777" w:rsidR="00380D35" w:rsidRDefault="00380D35" w:rsidP="00380D35">
      <w:pPr>
        <w:pStyle w:val="altz"/>
        <w:ind w:firstLine="480"/>
      </w:pPr>
    </w:p>
    <w:p w14:paraId="04DF1AA5" w14:textId="77777777" w:rsidR="00380D35" w:rsidRDefault="00380D35" w:rsidP="00380D35">
      <w:pPr>
        <w:pStyle w:val="altz"/>
        <w:ind w:firstLine="480"/>
      </w:pPr>
    </w:p>
    <w:p w14:paraId="4FBD13F9" w14:textId="77777777" w:rsidR="00380D35" w:rsidRDefault="00380D35" w:rsidP="00380D35">
      <w:pPr>
        <w:pStyle w:val="altz"/>
        <w:ind w:firstLine="480"/>
        <w:sectPr w:rsidR="00380D35">
          <w:headerReference w:type="even" r:id="rId20"/>
          <w:headerReference w:type="default" r:id="rId21"/>
          <w:pgSz w:w="11906" w:h="16838"/>
          <w:pgMar w:top="1440" w:right="1797" w:bottom="1440" w:left="1797" w:header="851" w:footer="567" w:gutter="0"/>
          <w:pgNumType w:fmt="upperRoman" w:start="1"/>
          <w:cols w:space="425"/>
          <w:docGrid w:type="linesAndChars" w:linePitch="326"/>
        </w:sectPr>
      </w:pPr>
    </w:p>
    <w:p w14:paraId="70214467" w14:textId="7922D2B5" w:rsidR="00F54B80" w:rsidRPr="00BA1BF6" w:rsidRDefault="00000000" w:rsidP="00BA1BF6">
      <w:pPr>
        <w:pStyle w:val="1"/>
        <w:numPr>
          <w:ilvl w:val="0"/>
          <w:numId w:val="0"/>
        </w:numPr>
        <w:spacing w:before="326" w:after="326"/>
        <w:rPr>
          <w:rFonts w:hint="eastAsia"/>
          <w:szCs w:val="32"/>
        </w:rPr>
      </w:pPr>
      <w:bookmarkStart w:id="696" w:name="_Toc228219271"/>
      <w:r w:rsidRPr="00BA1BF6">
        <w:rPr>
          <w:rFonts w:hint="eastAsia"/>
          <w:szCs w:val="32"/>
        </w:rPr>
        <w:lastRenderedPageBreak/>
        <w:t>摘</w:t>
      </w:r>
      <w:r w:rsidRPr="00BA1BF6">
        <w:rPr>
          <w:rFonts w:hint="eastAsia"/>
          <w:szCs w:val="32"/>
        </w:rPr>
        <w:t xml:space="preserve">  </w:t>
      </w:r>
      <w:r w:rsidRPr="00BA1BF6">
        <w:rPr>
          <w:rFonts w:hint="eastAsia"/>
          <w:szCs w:val="32"/>
        </w:rPr>
        <w:t>要</w:t>
      </w:r>
      <w:bookmarkEnd w:id="696"/>
    </w:p>
    <w:p w14:paraId="0AEE0121" w14:textId="0427E2BE" w:rsidR="00E91712" w:rsidRDefault="00E91712" w:rsidP="00E91712">
      <w:pPr>
        <w:pStyle w:val="altz"/>
        <w:ind w:firstLine="480"/>
      </w:pPr>
      <w:r>
        <w:rPr>
          <w:rFonts w:hint="eastAsia"/>
        </w:rPr>
        <w:t>青少年生殖健康是关乎个体身心发展的重要公共卫生议题，然而传统健康教育体系在覆盖面、敏感话题处理及互动性等方面存在不足，难以满足当代青少年的信息需求。</w:t>
      </w:r>
      <w:del w:id="697" w:author="Zixuan Zhou" w:date="2026-04-27T19:05:00Z" w16du:dateUtc="2026-04-27T11:05:00Z">
        <w:r w:rsidDel="00CE1D22">
          <w:rPr>
            <w:rFonts w:hint="eastAsia"/>
          </w:rPr>
          <w:delText>与此同时，</w:delText>
        </w:r>
      </w:del>
      <w:r>
        <w:rPr>
          <w:rFonts w:hint="eastAsia"/>
        </w:rPr>
        <w:t>以</w:t>
      </w:r>
      <w:r>
        <w:rPr>
          <w:rFonts w:hint="eastAsia"/>
        </w:rPr>
        <w:t>Bilibili</w:t>
      </w:r>
      <w:r>
        <w:rPr>
          <w:rFonts w:hint="eastAsia"/>
        </w:rPr>
        <w:t>为代表的社交媒体平台已成为青少年获取生殖健康知识的重要渠道，其评论与弹幕中蕴含着大量真实的用户困惑与需求，但鲜有研究将其系统性地挖掘并转化为可用的教育资源。</w:t>
      </w:r>
      <w:del w:id="698" w:author="Zixuan Zhou" w:date="2026-04-27T19:05:00Z" w16du:dateUtc="2026-04-27T11:05:00Z">
        <w:r w:rsidDel="00CE1D22">
          <w:rPr>
            <w:rFonts w:hint="eastAsia"/>
          </w:rPr>
          <w:delText>为此，</w:delText>
        </w:r>
      </w:del>
      <w:r>
        <w:rPr>
          <w:rFonts w:hint="eastAsia"/>
        </w:rPr>
        <w:t>本研究提出并实践了一条基于大语言模型的</w:t>
      </w:r>
      <w:proofErr w:type="gramStart"/>
      <w:r>
        <w:rPr>
          <w:rFonts w:hint="eastAsia"/>
        </w:rPr>
        <w:t>完整技术</w:t>
      </w:r>
      <w:proofErr w:type="gramEnd"/>
      <w:r>
        <w:rPr>
          <w:rFonts w:hint="eastAsia"/>
        </w:rPr>
        <w:t>链路，旨在实现从社交媒体原始评论到高质量问答数据集、再</w:t>
      </w:r>
      <w:proofErr w:type="gramStart"/>
      <w:r>
        <w:rPr>
          <w:rFonts w:hint="eastAsia"/>
        </w:rPr>
        <w:t>到领域</w:t>
      </w:r>
      <w:proofErr w:type="gramEnd"/>
      <w:r>
        <w:rPr>
          <w:rFonts w:hint="eastAsia"/>
        </w:rPr>
        <w:t>专用模型的系统性转化。</w:t>
      </w:r>
    </w:p>
    <w:p w14:paraId="67ADF5B9" w14:textId="36A052DD" w:rsidR="00E91712" w:rsidRDefault="00E91712" w:rsidP="00E91712">
      <w:pPr>
        <w:pStyle w:val="altz"/>
        <w:ind w:firstLine="480"/>
      </w:pPr>
      <w:r>
        <w:rPr>
          <w:rFonts w:hint="eastAsia"/>
        </w:rPr>
        <w:t>研究以</w:t>
      </w:r>
      <w:r>
        <w:rPr>
          <w:rFonts w:hint="eastAsia"/>
        </w:rPr>
        <w:t>Bilibili</w:t>
      </w:r>
      <w:r>
        <w:rPr>
          <w:rFonts w:hint="eastAsia"/>
        </w:rPr>
        <w:t>平台</w:t>
      </w:r>
      <w:r>
        <w:rPr>
          <w:rFonts w:hint="eastAsia"/>
        </w:rPr>
        <w:t>2016</w:t>
      </w:r>
      <w:r>
        <w:rPr>
          <w:rFonts w:hint="eastAsia"/>
        </w:rPr>
        <w:t>年</w:t>
      </w:r>
      <w:r>
        <w:rPr>
          <w:rFonts w:hint="eastAsia"/>
        </w:rPr>
        <w:t>9</w:t>
      </w:r>
      <w:r>
        <w:rPr>
          <w:rFonts w:hint="eastAsia"/>
        </w:rPr>
        <w:t>月至</w:t>
      </w:r>
      <w:r>
        <w:rPr>
          <w:rFonts w:hint="eastAsia"/>
        </w:rPr>
        <w:t>202</w:t>
      </w:r>
      <w:r w:rsidR="009F6A5B">
        <w:rPr>
          <w:rFonts w:hint="eastAsia"/>
        </w:rPr>
        <w:t>4</w:t>
      </w:r>
      <w:r>
        <w:rPr>
          <w:rFonts w:hint="eastAsia"/>
        </w:rPr>
        <w:t>年</w:t>
      </w:r>
      <w:r>
        <w:rPr>
          <w:rFonts w:hint="eastAsia"/>
        </w:rPr>
        <w:t>6</w:t>
      </w:r>
      <w:r>
        <w:rPr>
          <w:rFonts w:hint="eastAsia"/>
        </w:rPr>
        <w:t>月间与生殖健康相关的</w:t>
      </w:r>
      <w:r>
        <w:rPr>
          <w:rFonts w:hint="eastAsia"/>
        </w:rPr>
        <w:t>743</w:t>
      </w:r>
      <w:r>
        <w:rPr>
          <w:rFonts w:hint="eastAsia"/>
        </w:rPr>
        <w:t>个热门视频为数据来源，</w:t>
      </w:r>
      <w:proofErr w:type="gramStart"/>
      <w:r>
        <w:rPr>
          <w:rFonts w:hint="eastAsia"/>
        </w:rPr>
        <w:t>采集约</w:t>
      </w:r>
      <w:proofErr w:type="gramEnd"/>
      <w:r>
        <w:rPr>
          <w:rFonts w:hint="eastAsia"/>
        </w:rPr>
        <w:t>32.8</w:t>
      </w:r>
      <w:r>
        <w:rPr>
          <w:rFonts w:hint="eastAsia"/>
        </w:rPr>
        <w:t>万条评论与</w:t>
      </w:r>
      <w:r>
        <w:rPr>
          <w:rFonts w:hint="eastAsia"/>
        </w:rPr>
        <w:t>43.2</w:t>
      </w:r>
      <w:r>
        <w:rPr>
          <w:rFonts w:hint="eastAsia"/>
        </w:rPr>
        <w:t>万条弹幕，经严格筛选后获得</w:t>
      </w:r>
      <w:del w:id="699" w:author="Zixuan Zhou" w:date="2026-04-27T19:23:00Z" w16du:dateUtc="2026-04-27T11:23:00Z">
        <w:r w:rsidDel="00F36A24">
          <w:rPr>
            <w:rFonts w:hint="eastAsia"/>
          </w:rPr>
          <w:delText>3780</w:delText>
        </w:r>
      </w:del>
      <w:ins w:id="700" w:author="Zixuan Zhou" w:date="2026-04-27T20:23:00Z" w16du:dateUtc="2026-04-27T12:23:00Z">
        <w:r w:rsidR="00631C5C">
          <w:rPr>
            <w:rFonts w:hint="eastAsia"/>
          </w:rPr>
          <w:t>3484</w:t>
        </w:r>
      </w:ins>
      <w:r>
        <w:rPr>
          <w:rFonts w:hint="eastAsia"/>
        </w:rPr>
        <w:t>条具有明确提问意图的有效问题。基于主题模型与专家标注相结合的方法，研究构建了包含</w:t>
      </w:r>
      <w:r>
        <w:rPr>
          <w:rFonts w:hint="eastAsia"/>
        </w:rPr>
        <w:t>13</w:t>
      </w:r>
      <w:r>
        <w:rPr>
          <w:rFonts w:hint="eastAsia"/>
        </w:rPr>
        <w:t>个主题类别的分类体系，发现青少年的关注点高度集中于</w:t>
      </w:r>
      <w:ins w:id="701" w:author="Zixuan Zhou" w:date="2026-04-27T19:27:00Z" w16du:dateUtc="2026-04-27T11:27:00Z">
        <w:r w:rsidR="00E75582">
          <w:rPr>
            <w:rFonts w:hint="eastAsia"/>
          </w:rPr>
          <w:t>安全套</w:t>
        </w:r>
      </w:ins>
      <w:del w:id="702" w:author="Zixuan Zhou" w:date="2026-04-27T19:27:00Z" w16du:dateUtc="2026-04-27T11:27:00Z">
        <w:r w:rsidDel="00E75582">
          <w:rPr>
            <w:rFonts w:hint="eastAsia"/>
          </w:rPr>
          <w:delText>生殖健康科普</w:delText>
        </w:r>
      </w:del>
      <w:del w:id="703" w:author="Zixuan Zhou" w:date="2026-04-27T19:12:00Z" w16du:dateUtc="2026-04-27T11:12:00Z">
        <w:r w:rsidDel="00CE1D22">
          <w:rPr>
            <w:rFonts w:hint="eastAsia"/>
          </w:rPr>
          <w:delText>（</w:delText>
        </w:r>
        <w:r w:rsidDel="00CE1D22">
          <w:rPr>
            <w:rFonts w:hint="eastAsia"/>
          </w:rPr>
          <w:delText>31.85%</w:delText>
        </w:r>
        <w:r w:rsidDel="00CE1D22">
          <w:rPr>
            <w:rFonts w:hint="eastAsia"/>
          </w:rPr>
          <w:delText>）</w:delText>
        </w:r>
      </w:del>
      <w:r>
        <w:rPr>
          <w:rFonts w:hint="eastAsia"/>
        </w:rPr>
        <w:t>与</w:t>
      </w:r>
      <w:ins w:id="704" w:author="Zixuan Zhou" w:date="2026-04-27T19:27:00Z" w16du:dateUtc="2026-04-27T11:27:00Z">
        <w:r w:rsidR="00E75582">
          <w:rPr>
            <w:rFonts w:hint="eastAsia"/>
          </w:rPr>
          <w:t>生殖健康科普</w:t>
        </w:r>
      </w:ins>
      <w:del w:id="705" w:author="Zixuan Zhou" w:date="2026-04-27T19:27:00Z" w16du:dateUtc="2026-04-27T11:27:00Z">
        <w:r w:rsidDel="00E75582">
          <w:rPr>
            <w:rFonts w:hint="eastAsia"/>
          </w:rPr>
          <w:delText>安全套</w:delText>
        </w:r>
      </w:del>
      <w:r>
        <w:rPr>
          <w:rFonts w:hint="eastAsia"/>
        </w:rPr>
        <w:t>使用</w:t>
      </w:r>
      <w:del w:id="706" w:author="Zixuan Zhou" w:date="2026-04-27T19:12:00Z" w16du:dateUtc="2026-04-27T11:12:00Z">
        <w:r w:rsidDel="00CE1D22">
          <w:rPr>
            <w:rFonts w:hint="eastAsia"/>
          </w:rPr>
          <w:delText>（</w:delText>
        </w:r>
        <w:r w:rsidDel="00CE1D22">
          <w:rPr>
            <w:rFonts w:hint="eastAsia"/>
          </w:rPr>
          <w:delText>22.62%</w:delText>
        </w:r>
        <w:r w:rsidDel="00CE1D22">
          <w:rPr>
            <w:rFonts w:hint="eastAsia"/>
          </w:rPr>
          <w:delText>）</w:delText>
        </w:r>
      </w:del>
      <w:r>
        <w:rPr>
          <w:rFonts w:hint="eastAsia"/>
        </w:rPr>
        <w:t>等实用性议题，同时对人工流产等高风险话题亦存在强烈的信息需求。针对原始问题的口语化、碎片化特征，研究设计了结构化提示词，利用大语言模型将用户评论转化为规范化的标准问题，并进一步生成科学、</w:t>
      </w:r>
      <w:proofErr w:type="gramStart"/>
      <w:r>
        <w:rPr>
          <w:rFonts w:hint="eastAsia"/>
        </w:rPr>
        <w:t>易懂且富有同理心</w:t>
      </w:r>
      <w:proofErr w:type="gramEnd"/>
      <w:r>
        <w:rPr>
          <w:rFonts w:hint="eastAsia"/>
        </w:rPr>
        <w:t>的答案。经人工修订、专家审核及</w:t>
      </w:r>
      <w:r>
        <w:rPr>
          <w:rFonts w:hint="eastAsia"/>
        </w:rPr>
        <w:t>DeepSeek-V3.2</w:t>
      </w:r>
      <w:r>
        <w:rPr>
          <w:rFonts w:hint="eastAsia"/>
        </w:rPr>
        <w:t>自动化质量筛查，最终构建了包含</w:t>
      </w:r>
      <w:r>
        <w:rPr>
          <w:rFonts w:hint="eastAsia"/>
        </w:rPr>
        <w:t>2767</w:t>
      </w:r>
      <w:r>
        <w:rPr>
          <w:rFonts w:hint="eastAsia"/>
        </w:rPr>
        <w:t>条高质量问答对的青少年生殖健康教育数据集。</w:t>
      </w:r>
    </w:p>
    <w:p w14:paraId="17B8B6E4" w14:textId="3E444A5F" w:rsidR="00E91712" w:rsidRDefault="00E91712" w:rsidP="00E91712">
      <w:pPr>
        <w:pStyle w:val="altz"/>
        <w:ind w:firstLine="480"/>
      </w:pPr>
      <w:r>
        <w:rPr>
          <w:rFonts w:hint="eastAsia"/>
        </w:rPr>
        <w:t>进一步</w:t>
      </w:r>
      <w:del w:id="707" w:author="Zixuan Zhou" w:date="2026-04-27T19:13:00Z" w16du:dateUtc="2026-04-27T11:13:00Z">
        <w:r w:rsidDel="00CE1D22">
          <w:rPr>
            <w:rFonts w:hint="eastAsia"/>
          </w:rPr>
          <w:delText>地</w:delText>
        </w:r>
      </w:del>
      <w:r>
        <w:rPr>
          <w:rFonts w:hint="eastAsia"/>
        </w:rPr>
        <w:t>，研究以</w:t>
      </w:r>
      <w:r>
        <w:rPr>
          <w:rFonts w:hint="eastAsia"/>
        </w:rPr>
        <w:t>Qwen2.5</w:t>
      </w:r>
      <w:r>
        <w:rPr>
          <w:rFonts w:hint="eastAsia"/>
        </w:rPr>
        <w:t>与</w:t>
      </w:r>
      <w:r>
        <w:rPr>
          <w:rFonts w:hint="eastAsia"/>
        </w:rPr>
        <w:t>Qwen3</w:t>
      </w:r>
      <w:r>
        <w:rPr>
          <w:rFonts w:hint="eastAsia"/>
        </w:rPr>
        <w:t>系列模型为基座，采用</w:t>
      </w:r>
      <w:proofErr w:type="spellStart"/>
      <w:r>
        <w:rPr>
          <w:rFonts w:hint="eastAsia"/>
        </w:rPr>
        <w:t>LoRA</w:t>
      </w:r>
      <w:proofErr w:type="spellEnd"/>
      <w:r>
        <w:rPr>
          <w:rFonts w:hint="eastAsia"/>
        </w:rPr>
        <w:t>参数高效微调方法在构建的数据集上完成领域适配。实验结果表明，领域微调后模型在准确性、完整性、安全性等核心维度上均获得显著提升</w:t>
      </w:r>
      <w:del w:id="708" w:author="Zixuan Zhou" w:date="2026-04-27T19:05:00Z" w16du:dateUtc="2026-04-27T11:05:00Z">
        <w:r w:rsidDel="00CE1D22">
          <w:rPr>
            <w:rFonts w:hint="eastAsia"/>
          </w:rPr>
          <w:delText>（</w:delText>
        </w:r>
        <w:r w:rsidDel="00CE1D22">
          <w:rPr>
            <w:rFonts w:hint="eastAsia"/>
          </w:rPr>
          <w:delText>p&lt;0.001</w:delText>
        </w:r>
        <w:r w:rsidDel="00CE1D22">
          <w:rPr>
            <w:rFonts w:hint="eastAsia"/>
          </w:rPr>
          <w:delText>）</w:delText>
        </w:r>
      </w:del>
      <w:r>
        <w:rPr>
          <w:rFonts w:hint="eastAsia"/>
        </w:rPr>
        <w:t>，其中</w:t>
      </w:r>
      <w:r w:rsidR="006C5F90">
        <w:rPr>
          <w:rFonts w:hint="eastAsia"/>
        </w:rPr>
        <w:t>“</w:t>
      </w:r>
      <w:r>
        <w:rPr>
          <w:rFonts w:hint="eastAsia"/>
        </w:rPr>
        <w:t>准确性</w:t>
      </w:r>
      <w:r w:rsidR="006C5F90">
        <w:rPr>
          <w:rFonts w:hint="eastAsia"/>
        </w:rPr>
        <w:t>”</w:t>
      </w:r>
      <w:r>
        <w:rPr>
          <w:rFonts w:hint="eastAsia"/>
        </w:rPr>
        <w:t>与</w:t>
      </w:r>
      <w:r w:rsidR="006C5F90">
        <w:rPr>
          <w:rFonts w:hint="eastAsia"/>
        </w:rPr>
        <w:t>“</w:t>
      </w:r>
      <w:r>
        <w:rPr>
          <w:rFonts w:hint="eastAsia"/>
        </w:rPr>
        <w:t>仅提供必要信息</w:t>
      </w:r>
      <w:r w:rsidR="006C5F90">
        <w:rPr>
          <w:rFonts w:hint="eastAsia"/>
        </w:rPr>
        <w:t>”</w:t>
      </w:r>
      <w:r>
        <w:rPr>
          <w:rFonts w:hint="eastAsia"/>
        </w:rPr>
        <w:t>维度的中位数差异达</w:t>
      </w:r>
      <w:r>
        <w:rPr>
          <w:rFonts w:hint="eastAsia"/>
        </w:rPr>
        <w:t>1</w:t>
      </w:r>
      <w:r>
        <w:rPr>
          <w:rFonts w:hint="eastAsia"/>
        </w:rPr>
        <w:t>分</w:t>
      </w:r>
      <w:r w:rsidR="006C5F90">
        <w:rPr>
          <w:rFonts w:hint="eastAsia"/>
        </w:rPr>
        <w:t>；</w:t>
      </w:r>
      <w:r>
        <w:rPr>
          <w:rFonts w:hint="eastAsia"/>
        </w:rPr>
        <w:t>高风险敏感议题如人工流产、体外排精的提升幅度尤为突出。研究同时揭示了模型在面对前沿未定论议题</w:t>
      </w:r>
      <w:proofErr w:type="gramStart"/>
      <w:r>
        <w:rPr>
          <w:rFonts w:hint="eastAsia"/>
        </w:rPr>
        <w:t>及伪概念</w:t>
      </w:r>
      <w:proofErr w:type="gramEnd"/>
      <w:r>
        <w:rPr>
          <w:rFonts w:hint="eastAsia"/>
        </w:rPr>
        <w:t>提问时的幻觉与安全隐患</w:t>
      </w:r>
      <w:del w:id="709" w:author="Zixuan Zhou" w:date="2026-04-27T19:13:00Z" w16du:dateUtc="2026-04-27T11:13:00Z">
        <w:r w:rsidDel="00CE1D22">
          <w:rPr>
            <w:rFonts w:hint="eastAsia"/>
          </w:rPr>
          <w:delText>，为后续数据构建提供了明确方向。</w:delText>
        </w:r>
      </w:del>
      <w:ins w:id="710" w:author="Zixuan Zhou" w:date="2026-04-27T19:13:00Z" w16du:dateUtc="2026-04-27T11:13:00Z">
        <w:r w:rsidR="00CE1D22">
          <w:rPr>
            <w:rFonts w:hint="eastAsia"/>
          </w:rPr>
          <w:t>。</w:t>
        </w:r>
      </w:ins>
    </w:p>
    <w:p w14:paraId="400B1E45" w14:textId="2C8CA9D1" w:rsidR="00F54B80" w:rsidRDefault="00E91712" w:rsidP="00E91712">
      <w:pPr>
        <w:pStyle w:val="altz"/>
        <w:ind w:firstLine="480"/>
        <w:rPr>
          <w:szCs w:val="24"/>
        </w:rPr>
      </w:pPr>
      <w:r>
        <w:rPr>
          <w:rFonts w:hint="eastAsia"/>
        </w:rPr>
        <w:t>本研究不仅拓展了社交媒体健康传播与青少年生殖健康需求分析的研究视角，也为智能健康教育工具的开发提供了真实场景数据资源与领域适配方法论，</w:t>
      </w:r>
      <w:r w:rsidR="006C5F90">
        <w:rPr>
          <w:rFonts w:hint="eastAsia"/>
        </w:rPr>
        <w:t>极具</w:t>
      </w:r>
      <w:r>
        <w:rPr>
          <w:rFonts w:hint="eastAsia"/>
        </w:rPr>
        <w:t>理论价值与实践意义。</w:t>
      </w:r>
      <w:r>
        <w:rPr>
          <w:rFonts w:hint="eastAsia"/>
        </w:rPr>
        <w:cr/>
      </w:r>
    </w:p>
    <w:p w14:paraId="0595266B" w14:textId="32CDEAF0" w:rsidR="00F54B80" w:rsidRDefault="00000000">
      <w:pPr>
        <w:spacing w:after="163" w:line="400" w:lineRule="exact"/>
        <w:rPr>
          <w:b/>
          <w:bCs/>
        </w:rPr>
      </w:pPr>
      <w:r>
        <w:rPr>
          <w:rFonts w:hint="eastAsia"/>
          <w:b/>
          <w:bCs/>
          <w:szCs w:val="24"/>
        </w:rPr>
        <w:t>关键词：</w:t>
      </w:r>
      <w:r w:rsidR="006C5F90" w:rsidRPr="006C5F90">
        <w:rPr>
          <w:rFonts w:hint="eastAsia"/>
          <w:szCs w:val="24"/>
        </w:rPr>
        <w:t>大语言模型</w:t>
      </w:r>
      <w:r w:rsidR="006C5F90">
        <w:rPr>
          <w:rFonts w:hint="eastAsia"/>
          <w:szCs w:val="24"/>
        </w:rPr>
        <w:t>，</w:t>
      </w:r>
      <w:r w:rsidR="006C5F90" w:rsidRPr="006C5F90">
        <w:rPr>
          <w:rFonts w:hint="eastAsia"/>
          <w:szCs w:val="24"/>
        </w:rPr>
        <w:t>青少年生殖健康</w:t>
      </w:r>
      <w:r w:rsidR="006C5F90">
        <w:rPr>
          <w:rFonts w:hint="eastAsia"/>
          <w:szCs w:val="24"/>
        </w:rPr>
        <w:t>，</w:t>
      </w:r>
      <w:r w:rsidR="006C5F90" w:rsidRPr="006C5F90">
        <w:rPr>
          <w:rFonts w:hint="eastAsia"/>
          <w:szCs w:val="24"/>
        </w:rPr>
        <w:t>社交媒体</w:t>
      </w:r>
      <w:r w:rsidR="006C5F90">
        <w:rPr>
          <w:rFonts w:hint="eastAsia"/>
          <w:szCs w:val="24"/>
        </w:rPr>
        <w:t>，</w:t>
      </w:r>
      <w:r w:rsidR="006C5F90" w:rsidRPr="006C5F90">
        <w:rPr>
          <w:rFonts w:hint="eastAsia"/>
          <w:szCs w:val="24"/>
        </w:rPr>
        <w:t>问答数据集</w:t>
      </w:r>
      <w:r w:rsidR="006C5F90">
        <w:rPr>
          <w:rFonts w:hint="eastAsia"/>
          <w:szCs w:val="24"/>
        </w:rPr>
        <w:t>，</w:t>
      </w:r>
      <w:r w:rsidR="006C5F90" w:rsidRPr="006C5F90">
        <w:rPr>
          <w:rFonts w:hint="eastAsia"/>
          <w:szCs w:val="24"/>
        </w:rPr>
        <w:t>领域微调</w:t>
      </w:r>
    </w:p>
    <w:p w14:paraId="45EF992F" w14:textId="77777777" w:rsidR="00F54B80" w:rsidRDefault="00F54B80">
      <w:pPr>
        <w:spacing w:after="163"/>
        <w:rPr>
          <w:b/>
          <w:bCs/>
        </w:rPr>
      </w:pPr>
    </w:p>
    <w:p w14:paraId="13D47066" w14:textId="77777777" w:rsidR="00F54B80" w:rsidRDefault="00F54B80">
      <w:pPr>
        <w:spacing w:after="163"/>
        <w:rPr>
          <w:b/>
          <w:bCs/>
        </w:rPr>
        <w:sectPr w:rsidR="00F54B80" w:rsidSect="00380D35">
          <w:headerReference w:type="even" r:id="rId22"/>
          <w:pgSz w:w="11906" w:h="16838"/>
          <w:pgMar w:top="1440" w:right="1797" w:bottom="1440" w:left="1797" w:header="851" w:footer="567" w:gutter="0"/>
          <w:pgNumType w:fmt="upperRoman"/>
          <w:cols w:space="425"/>
          <w:docGrid w:type="linesAndChars" w:linePitch="326"/>
        </w:sectPr>
      </w:pPr>
    </w:p>
    <w:p w14:paraId="57E8C81A" w14:textId="77777777" w:rsidR="00F54B80" w:rsidRDefault="00000000">
      <w:pPr>
        <w:pStyle w:val="1"/>
        <w:numPr>
          <w:ilvl w:val="0"/>
          <w:numId w:val="0"/>
        </w:numPr>
        <w:spacing w:before="326" w:after="326"/>
        <w:rPr>
          <w:rFonts w:ascii="Times New Roman" w:hAnsi="Times New Roman" w:cs="Times New Roman"/>
          <w:szCs w:val="32"/>
        </w:rPr>
      </w:pPr>
      <w:bookmarkStart w:id="711" w:name="_Toc228219272"/>
      <w:r>
        <w:rPr>
          <w:rFonts w:ascii="Times New Roman" w:hAnsi="Times New Roman" w:cs="Times New Roman"/>
          <w:szCs w:val="32"/>
        </w:rPr>
        <w:lastRenderedPageBreak/>
        <w:t>Abstract</w:t>
      </w:r>
      <w:bookmarkEnd w:id="711"/>
    </w:p>
    <w:p w14:paraId="2081E626" w14:textId="77777777" w:rsidR="006C5F90" w:rsidRPr="006C5F90" w:rsidRDefault="006C5F90" w:rsidP="006C5F90">
      <w:pPr>
        <w:pStyle w:val="altz"/>
        <w:ind w:firstLine="480"/>
      </w:pPr>
      <w:r w:rsidRPr="006C5F90">
        <w:t>Adolescent reproductive health is a critical public health issue concerning physical and mental development. However, traditional health education systems often fall short in coverage, sensitivity, and interactivity, failing to meet the information needs of contemporary youth. Meanwhile, social media platforms such as Bilibili have become key channels for adolescents to access reproductive health knowledge. Comments and bullet-screens on these platforms contain a wealth of genuine user confusions and needs, yet few studies have systematically mined and transformed them into usable educational resources.</w:t>
      </w:r>
    </w:p>
    <w:p w14:paraId="3266F0E2" w14:textId="62CBFAC1" w:rsidR="006C5F90" w:rsidRPr="006C5F90" w:rsidRDefault="006C5F90" w:rsidP="006C5F90">
      <w:pPr>
        <w:pStyle w:val="altz"/>
        <w:ind w:firstLine="480"/>
      </w:pPr>
      <w:r w:rsidRPr="006C5F90">
        <w:t xml:space="preserve">To bridge this gap, this study proposed and implemented a complete technical pipeline based on large language models (LLMs), aiming to achieve a systematic transformation from raw social media comments to high-quality question-answer datasets and then to domain-specific models. Drawing on 743 popular videos related to reproductive health on Bilibili from September 2016 to June </w:t>
      </w:r>
      <w:proofErr w:type="gramStart"/>
      <w:r w:rsidRPr="006C5F90">
        <w:t>2024,</w:t>
      </w:r>
      <w:proofErr w:type="gramEnd"/>
      <w:r w:rsidRPr="006C5F90">
        <w:t xml:space="preserve"> the study collected approximately 328,000 comments and 432,000 bullet-screens. After rigorous screening, 3,780 valid questions with clear inquiry intent were retained. A classification system comprising 13 thematic categories was constructed through a combination of topic modeling and expert annotation. The results revealed that adolescents' concerns are highly concentrated on practical issues such as reproductive health education</w:t>
      </w:r>
      <w:del w:id="712" w:author="Zixuan Zhou" w:date="2026-04-27T19:15:00Z" w16du:dateUtc="2026-04-27T11:15:00Z">
        <w:r w:rsidRPr="006C5F90" w:rsidDel="00FB472E">
          <w:delText xml:space="preserve"> (31.85%) </w:delText>
        </w:r>
      </w:del>
      <w:ins w:id="713" w:author="Zixuan Zhou" w:date="2026-04-27T19:15:00Z" w16du:dateUtc="2026-04-27T11:15:00Z">
        <w:r w:rsidR="00FB472E">
          <w:rPr>
            <w:rFonts w:hint="eastAsia"/>
          </w:rPr>
          <w:t xml:space="preserve"> </w:t>
        </w:r>
      </w:ins>
      <w:r w:rsidRPr="006C5F90">
        <w:t>and condom use</w:t>
      </w:r>
      <w:del w:id="714" w:author="Zixuan Zhou" w:date="2026-04-27T19:15:00Z" w16du:dateUtc="2026-04-27T11:15:00Z">
        <w:r w:rsidRPr="006C5F90" w:rsidDel="00FB472E">
          <w:delText xml:space="preserve"> (22.62%)</w:delText>
        </w:r>
      </w:del>
      <w:r w:rsidRPr="006C5F90">
        <w:t>, while strong information demands also exist for high-risk topics such as induced abortion.</w:t>
      </w:r>
    </w:p>
    <w:p w14:paraId="3233E6F8" w14:textId="254E4C62" w:rsidR="006C5F90" w:rsidRPr="006C5F90" w:rsidDel="00FB472E" w:rsidRDefault="006C5F90" w:rsidP="006C5F90">
      <w:pPr>
        <w:pStyle w:val="altz"/>
        <w:ind w:firstLine="480"/>
        <w:rPr>
          <w:del w:id="715" w:author="Zixuan Zhou" w:date="2026-04-27T19:15:00Z" w16du:dateUtc="2026-04-27T11:15:00Z"/>
        </w:rPr>
      </w:pPr>
      <w:r w:rsidRPr="006C5F90">
        <w:t xml:space="preserve">To address the colloquial and fragmented nature of raw questions, structured prompts were designed to leverage LLMs for transforming user comments into standardized questions, followed by generating scientific, comprehensible, and empathetic answers. After manual revision, expert review, and automated quality screening by DeepSeek-V3.2, a high-quality question-answer dataset containing 2,767 pairs for adolescent reproductive health education was ultimately constructed. Furthermore, using Qwen2.5 and Qwen3 series as base models, </w:t>
      </w:r>
      <w:proofErr w:type="spellStart"/>
      <w:r w:rsidRPr="006C5F90">
        <w:t>LoRA</w:t>
      </w:r>
      <w:proofErr w:type="spellEnd"/>
      <w:r w:rsidRPr="006C5F90">
        <w:t>-based parameter-efficient fine-tuning was performed on the constructed dataset. Experimental results demonstrated statistically significant improvements in accuracy, completeness, and safety (p&lt;0.001), with a median difference of 1 point in the "accuracy" and "only providing necessary information" dimensions. Notably, high-risk sensitive topics such as induced abortion and coitus interruptus showe</w:t>
      </w:r>
      <w:r w:rsidRPr="006C5F90">
        <w:lastRenderedPageBreak/>
        <w:t>d the most prominent improvement. The study also identified hallucination and safety risks when models encountered frontier unsettled issues and pseudo-concept inquiries</w:t>
      </w:r>
      <w:del w:id="716" w:author="Zixuan Zhou" w:date="2026-04-27T19:15:00Z" w16du:dateUtc="2026-04-27T11:15:00Z">
        <w:r w:rsidRPr="006C5F90" w:rsidDel="00FB472E">
          <w:delText>, providing clear directions for subsequent data construction.</w:delText>
        </w:r>
      </w:del>
    </w:p>
    <w:p w14:paraId="22A7C2EA" w14:textId="77777777" w:rsidR="00FB472E" w:rsidRDefault="00FB472E" w:rsidP="006C5F90">
      <w:pPr>
        <w:pStyle w:val="altz"/>
        <w:ind w:firstLine="480"/>
        <w:rPr>
          <w:ins w:id="717" w:author="Zixuan Zhou" w:date="2026-04-27T19:15:00Z" w16du:dateUtc="2026-04-27T11:15:00Z"/>
        </w:rPr>
      </w:pPr>
      <w:ins w:id="718" w:author="Zixuan Zhou" w:date="2026-04-27T19:15:00Z" w16du:dateUtc="2026-04-27T11:15:00Z">
        <w:r>
          <w:rPr>
            <w:rFonts w:hint="eastAsia"/>
          </w:rPr>
          <w:t>。</w:t>
        </w:r>
      </w:ins>
    </w:p>
    <w:p w14:paraId="0C307BE8" w14:textId="069BD0D9" w:rsidR="006C5F90" w:rsidRPr="006C5F90" w:rsidRDefault="006C5F90" w:rsidP="006C5F90">
      <w:pPr>
        <w:pStyle w:val="altz"/>
        <w:ind w:firstLine="480"/>
      </w:pPr>
      <w:r w:rsidRPr="006C5F90">
        <w:t xml:space="preserve">This study not only expands the research perspectives of social media health communication and adolescent reproductive health demand </w:t>
      </w:r>
      <w:proofErr w:type="gramStart"/>
      <w:r w:rsidRPr="006C5F90">
        <w:t>analysis, but</w:t>
      </w:r>
      <w:proofErr w:type="gramEnd"/>
      <w:r w:rsidRPr="006C5F90">
        <w:t xml:space="preserve"> also provides real-world data resources and domain adaptation methodologies for the development of intelligent health education tools, bearing significant theoretical value and practical implications.</w:t>
      </w:r>
    </w:p>
    <w:p w14:paraId="7DE7BC7A" w14:textId="77777777" w:rsidR="00F54B80" w:rsidRDefault="00F54B80">
      <w:pPr>
        <w:wordWrap/>
        <w:snapToGrid w:val="0"/>
        <w:spacing w:after="163"/>
        <w:rPr>
          <w:rFonts w:cs="Times New Roman"/>
          <w:szCs w:val="24"/>
        </w:rPr>
      </w:pPr>
    </w:p>
    <w:p w14:paraId="3E369A5E" w14:textId="123238BD" w:rsidR="00F54B80" w:rsidRDefault="00000000">
      <w:pPr>
        <w:snapToGrid w:val="0"/>
        <w:spacing w:after="163" w:line="400" w:lineRule="exact"/>
        <w:rPr>
          <w:rFonts w:cs="Times New Roman"/>
          <w:szCs w:val="24"/>
        </w:rPr>
      </w:pPr>
      <w:r>
        <w:rPr>
          <w:rFonts w:cs="Times New Roman"/>
          <w:b/>
          <w:bCs/>
          <w:szCs w:val="24"/>
        </w:rPr>
        <w:t>Keywords:</w:t>
      </w:r>
      <w:r>
        <w:rPr>
          <w:rFonts w:cs="Times New Roman"/>
          <w:szCs w:val="24"/>
        </w:rPr>
        <w:t xml:space="preserve"> </w:t>
      </w:r>
      <w:r w:rsidR="006C5F90" w:rsidRPr="006C5F90">
        <w:rPr>
          <w:rFonts w:cs="Times New Roman"/>
          <w:szCs w:val="24"/>
        </w:rPr>
        <w:t>Large Language Model</w:t>
      </w:r>
      <w:r w:rsidR="006C5F90">
        <w:rPr>
          <w:rFonts w:cs="Times New Roman" w:hint="eastAsia"/>
          <w:szCs w:val="24"/>
        </w:rPr>
        <w:t xml:space="preserve">, </w:t>
      </w:r>
      <w:r w:rsidR="006C5F90" w:rsidRPr="006C5F90">
        <w:rPr>
          <w:rFonts w:cs="Times New Roman"/>
          <w:szCs w:val="24"/>
        </w:rPr>
        <w:t>Adolescent Reproductive Health</w:t>
      </w:r>
      <w:r w:rsidR="006C5F90">
        <w:rPr>
          <w:rFonts w:cs="Times New Roman" w:hint="eastAsia"/>
          <w:szCs w:val="24"/>
        </w:rPr>
        <w:t>,</w:t>
      </w:r>
      <w:r w:rsidR="006C5F90" w:rsidRPr="006C5F90">
        <w:rPr>
          <w:rFonts w:cs="Times New Roman"/>
          <w:szCs w:val="24"/>
        </w:rPr>
        <w:t xml:space="preserve"> Social Media</w:t>
      </w:r>
      <w:r w:rsidR="006C5F90">
        <w:rPr>
          <w:rFonts w:cs="Times New Roman" w:hint="eastAsia"/>
          <w:szCs w:val="24"/>
        </w:rPr>
        <w:t>,</w:t>
      </w:r>
      <w:r w:rsidR="006C5F90" w:rsidRPr="006C5F90">
        <w:rPr>
          <w:rFonts w:cs="Times New Roman"/>
          <w:szCs w:val="24"/>
        </w:rPr>
        <w:t xml:space="preserve"> Question-Answer Dataset</w:t>
      </w:r>
      <w:r w:rsidR="006C5F90">
        <w:rPr>
          <w:rFonts w:cs="Times New Roman" w:hint="eastAsia"/>
          <w:szCs w:val="24"/>
        </w:rPr>
        <w:t>,</w:t>
      </w:r>
      <w:r w:rsidR="006C5F90" w:rsidRPr="006C5F90">
        <w:rPr>
          <w:rFonts w:cs="Times New Roman"/>
          <w:szCs w:val="24"/>
        </w:rPr>
        <w:t xml:space="preserve"> Domain Fine-tuning</w:t>
      </w:r>
    </w:p>
    <w:p w14:paraId="4FCCE057" w14:textId="77777777" w:rsidR="00F54B80" w:rsidRDefault="00F54B80">
      <w:pPr>
        <w:snapToGrid w:val="0"/>
        <w:spacing w:after="163"/>
        <w:rPr>
          <w:rFonts w:cs="Times New Roman"/>
          <w:szCs w:val="24"/>
        </w:rPr>
      </w:pPr>
    </w:p>
    <w:p w14:paraId="01C73B6E" w14:textId="77777777" w:rsidR="00F54B80" w:rsidRDefault="00F54B80">
      <w:pPr>
        <w:widowControl/>
        <w:wordWrap/>
        <w:spacing w:afterLines="0" w:after="0"/>
        <w:jc w:val="left"/>
        <w:rPr>
          <w:b/>
          <w:bCs/>
        </w:rPr>
        <w:sectPr w:rsidR="00F54B80">
          <w:headerReference w:type="even" r:id="rId23"/>
          <w:headerReference w:type="default" r:id="rId24"/>
          <w:pgSz w:w="11906" w:h="16838"/>
          <w:pgMar w:top="1440" w:right="1797" w:bottom="1440" w:left="1797" w:header="851" w:footer="567" w:gutter="0"/>
          <w:pgNumType w:fmt="upperRoman"/>
          <w:cols w:space="425"/>
          <w:docGrid w:type="linesAndChars" w:linePitch="326"/>
        </w:sectPr>
      </w:pPr>
    </w:p>
    <w:p w14:paraId="7FE2BCF7" w14:textId="77777777" w:rsidR="00F54B80" w:rsidRDefault="00000000" w:rsidP="00BA1BF6">
      <w:pPr>
        <w:pStyle w:val="1"/>
        <w:spacing w:before="326" w:after="326"/>
        <w:rPr>
          <w:rFonts w:hint="eastAsia"/>
        </w:rPr>
      </w:pPr>
      <w:bookmarkStart w:id="719" w:name="_Toc228219273"/>
      <w:r>
        <w:rPr>
          <w:rFonts w:hint="eastAsia"/>
        </w:rPr>
        <w:lastRenderedPageBreak/>
        <w:t>绪论</w:t>
      </w:r>
      <w:bookmarkEnd w:id="719"/>
    </w:p>
    <w:p w14:paraId="5E47FEEC" w14:textId="77777777" w:rsidR="00F54B80" w:rsidRDefault="00000000">
      <w:pPr>
        <w:pStyle w:val="2"/>
        <w:spacing w:before="163" w:after="163"/>
        <w:rPr>
          <w:rFonts w:hint="eastAsia"/>
        </w:rPr>
      </w:pPr>
      <w:bookmarkStart w:id="720" w:name="_Toc228219274"/>
      <w:r>
        <w:rPr>
          <w:rFonts w:hint="eastAsia"/>
        </w:rPr>
        <w:t>研究背景</w:t>
      </w:r>
      <w:bookmarkEnd w:id="720"/>
    </w:p>
    <w:p w14:paraId="3CA0A50D" w14:textId="785F575F" w:rsidR="00F54B80" w:rsidRDefault="00000000">
      <w:pPr>
        <w:pStyle w:val="altz"/>
        <w:ind w:firstLine="480"/>
      </w:pPr>
      <w:r>
        <w:rPr>
          <w:rFonts w:hint="eastAsia"/>
        </w:rPr>
        <w:t>生殖健康是青少年身心健康的重要基石</w:t>
      </w:r>
      <w:del w:id="721" w:author="Zixuan Zhou" w:date="2026-04-27T19:18:00Z" w16du:dateUtc="2026-04-27T11:18:00Z">
        <w:r w:rsidDel="00F36A24">
          <w:rPr>
            <w:rFonts w:hint="eastAsia"/>
          </w:rPr>
          <w:delText>，然而</w:delText>
        </w:r>
      </w:del>
      <w:r>
        <w:rPr>
          <w:rFonts w:hint="eastAsia"/>
        </w:rPr>
        <w:t>，与此相关的议题在全球范围内日益严峻，长期未得到足够重视</w:t>
      </w:r>
      <w:r w:rsidR="00E9335A">
        <w:fldChar w:fldCharType="begin"/>
      </w:r>
      <w:r w:rsidR="001704E8">
        <w:instrText xml:space="preserve"> ADDIN ZOTERO_ITEM CSL_CITATION {"citationID":"0MyETLKj","properties":{"formattedCitation":"\\super [1]\\nosupersub{}","plainCitation":"[1]","noteIndex":0},"citationItems":[{"id":790,"uris":["http://zotero.org/users/15209510/items/33S3RFSZ"],"itemData":{"id":790,"type":"article-journal","abstract":"Unprecedented global forces are shaping the health and wellbeing of the largest generation\nof 10 to 24 year olds in human history. Population mobility, global communications,\neconomic development, and the sustainability of ecosystems are setting the future\ncourse for this generation and, in turn, humankind.1,2 At the same time, we have come\nto new understandings of adolescence as a critical phase in life for achieving human\npotential. Adolescence is characterised by dynamic brain development in which the\ninteraction with the social environment shapes the capabilities an individual takes\nforward into adult life.","container-title":"The Lancet","DOI":"10.1016/S0140-6736(16)00579-1","ISSN":"0140-6736, 1474-547X","issue":"10036","journalAbbreviation":"The Lancet","language":"English","page":"2423-2478","PMID":"27174304","publisher":"Elsevier","source":"www.thelancet.com","title":"Our future: a Lancet commission on adolescent health and wellbeing","title-short":"Our future","volume":"387","author":[{"family":"Patton","given":"George C."},{"family":"Sawyer","given":"Susan M."},{"family":"Santelli","given":"John S."},{"family":"Ross","given":"David A."},{"family":"Afifi","given":"Rima"},{"family":"Allen","given":"Nicholas B."},{"family":"Arora","given":"Monika"},{"family":"Azzopardi","given":"Peter"},{"family":"Baldwin","given":"Wendy"},{"family":"Bonell","given":"Christopher"},{"family":"Kakuma","given":"Ritsuko"},{"family":"Kennedy","given":"Elissa"},{"family":"Mahon","given":"Jaqueline"},{"family":"McGovern","given":"Terry"},{"family":"Mokdad","given":"Ali H."},{"family":"Patel","given":"Vikram"},{"family":"Petroni","given":"Suzanne"},{"family":"Reavley","given":"Nicola"},{"family":"Taiwo","given":"Kikelomo"},{"family":"Waldfogel","given":"Jane"},{"family":"Wickremarathne","given":"Dakshitha"},{"family":"Barroso","given":"Carmen"},{"family":"Bhutta","given":"Zulfiqar"},{"family":"Fatusi","given":"Adesegun O."},{"family":"Mattoo","given":"Amitabh"},{"family":"Diers","given":"Judith"},{"family":"Fang","given":"Jing"},{"family":"Ferguson","given":"Jane"},{"family":"Ssewamala","given":"Frederick"},{"family":"Viner","given":"Russell M."}],"issued":{"date-parts":[["2016",6,11]]}}}],"schema":"https://github.com/citation-style-language/schema/raw/master/csl-citation.json"} </w:instrText>
      </w:r>
      <w:r w:rsidR="00E9335A">
        <w:fldChar w:fldCharType="separate"/>
      </w:r>
      <w:r w:rsidR="0016293C" w:rsidRPr="0016293C">
        <w:rPr>
          <w:rFonts w:cs="Times New Roman"/>
          <w:kern w:val="0"/>
          <w:vertAlign w:val="superscript"/>
        </w:rPr>
        <w:t>[1]</w:t>
      </w:r>
      <w:r w:rsidR="00E9335A">
        <w:fldChar w:fldCharType="end"/>
      </w:r>
      <w:r>
        <w:rPr>
          <w:rFonts w:hint="eastAsia"/>
        </w:rPr>
        <w:t>。权威报告指出，全球许多国家在性教育覆盖、避孕服务和意外妊娠防控方面存在显著缺口，仅</w:t>
      </w:r>
      <w:r>
        <w:rPr>
          <w:rFonts w:hint="eastAsia"/>
        </w:rPr>
        <w:t>2019</w:t>
      </w:r>
      <w:r>
        <w:rPr>
          <w:rFonts w:hint="eastAsia"/>
        </w:rPr>
        <w:t>年，低收入和中等收入国家的</w:t>
      </w:r>
      <w:r>
        <w:rPr>
          <w:rFonts w:hint="eastAsia"/>
        </w:rPr>
        <w:t>15</w:t>
      </w:r>
      <w:r>
        <w:rPr>
          <w:rFonts w:hint="eastAsia"/>
        </w:rPr>
        <w:t>至</w:t>
      </w:r>
      <w:r>
        <w:rPr>
          <w:rFonts w:hint="eastAsia"/>
        </w:rPr>
        <w:t>19</w:t>
      </w:r>
      <w:r>
        <w:rPr>
          <w:rFonts w:hint="eastAsia"/>
        </w:rPr>
        <w:t>岁女性中就估计有</w:t>
      </w:r>
      <w:r>
        <w:rPr>
          <w:rFonts w:hint="eastAsia"/>
        </w:rPr>
        <w:t>2100</w:t>
      </w:r>
      <w:r>
        <w:rPr>
          <w:rFonts w:hint="eastAsia"/>
        </w:rPr>
        <w:t>万例怀孕，其中约半数为非意愿妊娠，这带来了巨大的健康风险与社会挑战</w:t>
      </w:r>
      <w:r w:rsidR="00E9335A">
        <w:fldChar w:fldCharType="begin"/>
      </w:r>
      <w:r w:rsidR="001704E8">
        <w:instrText xml:space="preserve"> ADDIN ZOTERO_ITEM CSL_CITATION {"citationID":"BWWWlaYG","properties":{"formattedCitation":"\\super [2]\\nosupersub{}","plainCitation":"[2]","noteIndex":0},"citationItems":[{"id":794,"uris":["http://zotero.org/users/15209510/items/EMZADGEH"],"itemData":{"id":794,"type":"webpage","abstract":"WHO fact sheet on adolescent pregnancy providing key facts and information on causes, consequences and WHO response.","language":"en","title":"Adolescent pregnancy","URL":"https://www.who.int/news-room/fact-sheets/detail/adolescent-pregnancy","author":[{"literal":"World Health Organization"}],"accessed":{"date-parts":[["2025",9,15]]}}}],"schema":"https://github.com/citation-style-language/schema/raw/master/csl-citation.json"} </w:instrText>
      </w:r>
      <w:r w:rsidR="00E9335A">
        <w:fldChar w:fldCharType="separate"/>
      </w:r>
      <w:r w:rsidR="0016293C" w:rsidRPr="0016293C">
        <w:rPr>
          <w:rFonts w:cs="Times New Roman"/>
          <w:kern w:val="0"/>
          <w:vertAlign w:val="superscript"/>
        </w:rPr>
        <w:t>[2]</w:t>
      </w:r>
      <w:r w:rsidR="00E9335A">
        <w:fldChar w:fldCharType="end"/>
      </w:r>
      <w:r w:rsidR="00E9335A">
        <w:rPr>
          <w:rFonts w:hint="eastAsia"/>
        </w:rPr>
        <w:t>。</w:t>
      </w:r>
      <w:r>
        <w:rPr>
          <w:rFonts w:hint="eastAsia"/>
        </w:rPr>
        <w:t>在中国，这一问题同样突出。随着青春期启动年龄提前和婚前性行为的增加，青少年因生殖健康知识的匮乏而导致的非意愿妊娠、人工流产及性传播疾病感染率呈上升趋势</w:t>
      </w:r>
      <w:r w:rsidR="00E9335A">
        <w:fldChar w:fldCharType="begin"/>
      </w:r>
      <w:r w:rsidR="001704E8">
        <w:instrText xml:space="preserve"> ADDIN ZOTERO_ITEM CSL_CITATION {"citationID":"m3Azm8Yk","properties":{"formattedCitation":"\\super [3]\\nosupersub{}","plainCitation":"[3]","noteIndex":0},"citationItems":[{"id":793,"uris":["http://zotero.org/users/15209510/items/424APIYJ"],"itemData":{"</w:instrText>
      </w:r>
      <w:r w:rsidR="001704E8">
        <w:rPr>
          <w:rFonts w:hint="eastAsia"/>
        </w:rPr>
        <w:instrText>id":793,"type":"article-journal","container-title":"</w:instrText>
      </w:r>
      <w:r w:rsidR="001704E8">
        <w:rPr>
          <w:rFonts w:hint="eastAsia"/>
        </w:rPr>
        <w:instrText>中国计划生育和妇产科</w:instrText>
      </w:r>
      <w:r w:rsidR="001704E8">
        <w:rPr>
          <w:rFonts w:hint="eastAsia"/>
        </w:rPr>
        <w:instrText>","issue":"4","page":"4</w:instrText>
      </w:r>
      <w:r w:rsidR="001704E8">
        <w:rPr>
          <w:rFonts w:hint="eastAsia"/>
        </w:rPr>
        <w:instrText>–</w:instrText>
      </w:r>
      <w:r w:rsidR="001704E8">
        <w:rPr>
          <w:rFonts w:hint="eastAsia"/>
        </w:rPr>
        <w:instrText>6","title":"</w:instrText>
      </w:r>
      <w:r w:rsidR="001704E8">
        <w:rPr>
          <w:rFonts w:hint="eastAsia"/>
        </w:rPr>
        <w:instrText>青少年生殖健康现状</w:instrText>
      </w:r>
      <w:r w:rsidR="001704E8">
        <w:rPr>
          <w:rFonts w:hint="eastAsia"/>
        </w:rPr>
        <w:instrText>","volume":"12","author":[{"literal":"</w:instrText>
      </w:r>
      <w:r w:rsidR="001704E8">
        <w:rPr>
          <w:rFonts w:hint="eastAsia"/>
        </w:rPr>
        <w:instrText>张艺珊</w:instrText>
      </w:r>
      <w:r w:rsidR="001704E8">
        <w:rPr>
          <w:rFonts w:hint="eastAsia"/>
        </w:rPr>
        <w:instrText>"},{"literal":"</w:instrText>
      </w:r>
      <w:r w:rsidR="001704E8">
        <w:rPr>
          <w:rFonts w:hint="eastAsia"/>
        </w:rPr>
        <w:instrText>张雪松</w:instrText>
      </w:r>
      <w:r w:rsidR="001704E8">
        <w:rPr>
          <w:rFonts w:hint="eastAsia"/>
        </w:rPr>
        <w:instrText>"},{"literal":"</w:instrText>
      </w:r>
      <w:r w:rsidR="001704E8">
        <w:rPr>
          <w:rFonts w:hint="eastAsia"/>
        </w:rPr>
        <w:instrText>李晓宇</w:instrText>
      </w:r>
      <w:r w:rsidR="001704E8">
        <w:rPr>
          <w:rFonts w:hint="eastAsia"/>
        </w:rPr>
        <w:instrText>"},{"literal":"</w:instrText>
      </w:r>
      <w:r w:rsidR="001704E8">
        <w:rPr>
          <w:rFonts w:hint="eastAsia"/>
        </w:rPr>
        <w:instrText>顾向应</w:instrText>
      </w:r>
      <w:r w:rsidR="001704E8">
        <w:rPr>
          <w:rFonts w:hint="eastAsia"/>
        </w:rPr>
        <w:instrText>"}],"issued":{"date-parts":[["2020"]]}}}],"schema":"h</w:instrText>
      </w:r>
      <w:r w:rsidR="001704E8">
        <w:instrText xml:space="preserve">ttps://github.com/citation-style-language/schema/raw/master/csl-citation.json"} </w:instrText>
      </w:r>
      <w:r w:rsidR="00E9335A">
        <w:fldChar w:fldCharType="separate"/>
      </w:r>
      <w:r w:rsidR="0016293C" w:rsidRPr="0016293C">
        <w:rPr>
          <w:rFonts w:cs="Times New Roman"/>
          <w:kern w:val="0"/>
          <w:vertAlign w:val="superscript"/>
        </w:rPr>
        <w:t>[3]</w:t>
      </w:r>
      <w:r w:rsidR="00E9335A">
        <w:fldChar w:fldCharType="end"/>
      </w:r>
      <w:r>
        <w:rPr>
          <w:rFonts w:hint="eastAsia"/>
        </w:rPr>
        <w:t>。一项研究显示，尽管中国总体成人</w:t>
      </w:r>
      <w:r>
        <w:rPr>
          <w:rFonts w:hint="eastAsia"/>
        </w:rPr>
        <w:t>HIV</w:t>
      </w:r>
      <w:r>
        <w:rPr>
          <w:rFonts w:hint="eastAsia"/>
        </w:rPr>
        <w:t>感染率下降，但</w:t>
      </w:r>
      <w:r>
        <w:rPr>
          <w:rFonts w:hint="eastAsia"/>
        </w:rPr>
        <w:t>15-24</w:t>
      </w:r>
      <w:r>
        <w:rPr>
          <w:rFonts w:hint="eastAsia"/>
        </w:rPr>
        <w:t>岁青少年人群的</w:t>
      </w:r>
      <w:r>
        <w:rPr>
          <w:rFonts w:hint="eastAsia"/>
        </w:rPr>
        <w:t>HIV</w:t>
      </w:r>
      <w:r>
        <w:rPr>
          <w:rFonts w:hint="eastAsia"/>
        </w:rPr>
        <w:t>发病率在</w:t>
      </w:r>
      <w:r>
        <w:rPr>
          <w:rFonts w:hint="eastAsia"/>
        </w:rPr>
        <w:t>2008</w:t>
      </w:r>
      <w:r>
        <w:rPr>
          <w:rFonts w:hint="eastAsia"/>
        </w:rPr>
        <w:t>至</w:t>
      </w:r>
      <w:r>
        <w:rPr>
          <w:rFonts w:hint="eastAsia"/>
        </w:rPr>
        <w:t>2017</w:t>
      </w:r>
      <w:r>
        <w:rPr>
          <w:rFonts w:hint="eastAsia"/>
        </w:rPr>
        <w:t>年间却增加了约五倍</w:t>
      </w:r>
      <w:r w:rsidR="00E9335A">
        <w:fldChar w:fldCharType="begin"/>
      </w:r>
      <w:r w:rsidR="001704E8">
        <w:instrText xml:space="preserve"> ADDIN ZOTERO_ITEM CSL_CITATION {"citationID":"wlc5mHRz","properties":{"formattedCitation":"\\super [4]\\nosupersub{}","plainCitation":"[4]","noteIndex":0},"citationItems":[{"id":796,"uris":["http://zotero.org/users/15209510/items/UG4P9UIW"],"itemData":{"id":796,"type":"article-journal","abstract":"In China, the burden of sexually transmitted infections (STIs), including HIV, among children and adolescents is increasing, presenting new characteristics and challenges.1 Despite progress in reducing HIV infection and deaths in adults,2 the incidence of HIV infection in children and adolescents (aged 6–22 years) has risen, from 0·27 per 100 000 in 2008 to 1·49 per 100 000 in 2017, representing an alarming annual increase of 21·9%.3 The latest surveillance data also indicate a steady increase in incidence of gonorrhoea (from 0·38 per 100 000 in 2012 to 0·93 per 100 000 in 2017) and syphilis (from 0·65 per 100 000 to 0·99 per 100 000 in the same period) in the 6–22 years age group.3","container-title":"The Lancet Child &amp; Adolescent Health","DOI":"10.1016/S2352-4642(23)00138-4","ISSN":"2352-4642, 2352-4650","issue":"9","journalAbbreviation":"The Lancet Child &amp; Adolescent Health","language":"English","page":"603-605","PMID":"37506715","publisher":"Elsevier","source":"www.thelancet.com","title":"Strengthening sexual and reproductive health education for children and adolescents in China","volume":"7","author":[{"family":"Zou","given":"Zhiyong"},{"family":"Dong","given":"Yanhui"},{"family":"Song","given":"Yi"},{"family":"Ma","given":"Jun"}],"issued":{"date-parts":[["2023",9,1]]}}}],"schema":"https://github.com/citation-style-language/schema/raw/master/csl-citation.json"} </w:instrText>
      </w:r>
      <w:r w:rsidR="00E9335A">
        <w:fldChar w:fldCharType="separate"/>
      </w:r>
      <w:r w:rsidR="0016293C" w:rsidRPr="0016293C">
        <w:rPr>
          <w:rFonts w:cs="Times New Roman"/>
          <w:kern w:val="0"/>
          <w:vertAlign w:val="superscript"/>
        </w:rPr>
        <w:t>[4]</w:t>
      </w:r>
      <w:r w:rsidR="00E9335A">
        <w:fldChar w:fldCharType="end"/>
      </w:r>
      <w:r>
        <w:rPr>
          <w:rFonts w:hint="eastAsia"/>
        </w:rPr>
        <w:t>。这些数据深刻地揭示了当前青少年在生殖健康知识与服务供给上存在的巨大缺口</w:t>
      </w:r>
      <w:r w:rsidR="00E9335A">
        <w:fldChar w:fldCharType="begin"/>
      </w:r>
      <w:r w:rsidR="001704E8">
        <w:instrText xml:space="preserve"> ADDIN ZOTERO_ITEM CSL_CITATION {"citationID":"rq4kZhMQ","properties":{"formattedCitation":"\\super [5]\\nosupersub{}","plainCitation":"[5]","noteIndex":0},"citationItems":[{"id":1018,"uris":["http://zotero.org/users/15209510/items/F3GNTF8U"],"itemData":{</w:instrText>
      </w:r>
      <w:r w:rsidR="001704E8">
        <w:rPr>
          <w:rFonts w:hint="eastAsia"/>
        </w:rPr>
        <w:instrText>"id":1018,"type":"article-journal","abstract":"</w:instrText>
      </w:r>
      <w:r w:rsidR="001704E8">
        <w:rPr>
          <w:rFonts w:hint="eastAsia"/>
        </w:rPr>
        <w:instrText>目的：分析青少年生殖健康知识与行为的相关性。方法：选取</w:instrText>
      </w:r>
      <w:r w:rsidR="001704E8">
        <w:rPr>
          <w:rFonts w:hint="eastAsia"/>
        </w:rPr>
        <w:instrText>2024</w:instrText>
      </w:r>
      <w:r w:rsidR="001704E8">
        <w:rPr>
          <w:rFonts w:hint="eastAsia"/>
        </w:rPr>
        <w:instrText>年</w:instrText>
      </w:r>
      <w:r w:rsidR="001704E8">
        <w:rPr>
          <w:rFonts w:hint="eastAsia"/>
        </w:rPr>
        <w:instrText>1</w:instrText>
      </w:r>
      <w:r w:rsidR="001704E8">
        <w:rPr>
          <w:rFonts w:hint="eastAsia"/>
        </w:rPr>
        <w:instrText>月</w:instrText>
      </w:r>
      <w:r w:rsidR="001704E8">
        <w:rPr>
          <w:rFonts w:hint="eastAsia"/>
        </w:rPr>
        <w:instrText>-2024</w:instrText>
      </w:r>
      <w:r w:rsidR="001704E8">
        <w:rPr>
          <w:rFonts w:hint="eastAsia"/>
        </w:rPr>
        <w:instrText>年</w:instrText>
      </w:r>
      <w:r w:rsidR="001704E8">
        <w:rPr>
          <w:rFonts w:hint="eastAsia"/>
        </w:rPr>
        <w:instrText>12</w:instrText>
      </w:r>
      <w:r w:rsidR="001704E8">
        <w:rPr>
          <w:rFonts w:hint="eastAsia"/>
        </w:rPr>
        <w:instrText>月</w:instrText>
      </w:r>
      <w:r w:rsidR="001704E8">
        <w:rPr>
          <w:rFonts w:hint="eastAsia"/>
        </w:rPr>
        <w:instrText>200</w:instrText>
      </w:r>
      <w:r w:rsidR="001704E8">
        <w:rPr>
          <w:rFonts w:hint="eastAsia"/>
        </w:rPr>
        <w:instrText>名青少年进行生殖健康知识以及性行为匿名问卷调查</w:instrText>
      </w:r>
      <w:r w:rsidR="001704E8">
        <w:rPr>
          <w:rFonts w:hint="eastAsia"/>
        </w:rPr>
        <w:instrText>,</w:instrText>
      </w:r>
      <w:r w:rsidR="001704E8">
        <w:rPr>
          <w:rFonts w:hint="eastAsia"/>
        </w:rPr>
        <w:instrText>根据生殖健康知识调查结果分为观察组</w:instrText>
      </w:r>
      <w:r w:rsidR="001704E8">
        <w:rPr>
          <w:rFonts w:hint="eastAsia"/>
        </w:rPr>
        <w:instrText>90</w:instrText>
      </w:r>
      <w:r w:rsidR="001704E8">
        <w:rPr>
          <w:rFonts w:hint="eastAsia"/>
        </w:rPr>
        <w:instrText>例</w:instrText>
      </w:r>
      <w:r w:rsidR="001704E8">
        <w:rPr>
          <w:rFonts w:hint="eastAsia"/>
        </w:rPr>
        <w:instrText>(</w:instrText>
      </w:r>
      <w:r w:rsidR="001704E8">
        <w:rPr>
          <w:rFonts w:hint="eastAsia"/>
        </w:rPr>
        <w:instrText>生殖健康知识评分＜</w:instrText>
      </w:r>
      <w:r w:rsidR="001704E8">
        <w:rPr>
          <w:rFonts w:hint="eastAsia"/>
        </w:rPr>
        <w:instrText>60</w:instrText>
      </w:r>
      <w:r w:rsidR="001704E8">
        <w:rPr>
          <w:rFonts w:hint="eastAsia"/>
        </w:rPr>
        <w:instrText>分</w:instrText>
      </w:r>
      <w:r w:rsidR="001704E8">
        <w:rPr>
          <w:rFonts w:hint="eastAsia"/>
        </w:rPr>
        <w:instrText>)</w:instrText>
      </w:r>
      <w:r w:rsidR="001704E8">
        <w:rPr>
          <w:rFonts w:hint="eastAsia"/>
        </w:rPr>
        <w:instrText>与对照组</w:instrText>
      </w:r>
      <w:r w:rsidR="001704E8">
        <w:rPr>
          <w:rFonts w:hint="eastAsia"/>
        </w:rPr>
        <w:instrText>110</w:instrText>
      </w:r>
      <w:r w:rsidR="001704E8">
        <w:rPr>
          <w:rFonts w:hint="eastAsia"/>
        </w:rPr>
        <w:instrText>例</w:instrText>
      </w:r>
      <w:r w:rsidR="001704E8">
        <w:rPr>
          <w:rFonts w:hint="eastAsia"/>
        </w:rPr>
        <w:instrText>(</w:instrText>
      </w:r>
      <w:r w:rsidR="001704E8">
        <w:rPr>
          <w:rFonts w:hint="eastAsia"/>
        </w:rPr>
        <w:instrText>生殖健康知识评分≥</w:instrText>
      </w:r>
      <w:r w:rsidR="001704E8">
        <w:rPr>
          <w:rFonts w:hint="eastAsia"/>
        </w:rPr>
        <w:instrText>60</w:instrText>
      </w:r>
      <w:r w:rsidR="001704E8">
        <w:rPr>
          <w:rFonts w:hint="eastAsia"/>
        </w:rPr>
        <w:instrText>分</w:instrText>
      </w:r>
      <w:r w:rsidR="001704E8">
        <w:rPr>
          <w:rFonts w:hint="eastAsia"/>
        </w:rPr>
        <w:instrText>),</w:instrText>
      </w:r>
      <w:r w:rsidR="001704E8">
        <w:rPr>
          <w:rFonts w:hint="eastAsia"/>
        </w:rPr>
        <w:instrText>比较两组性行为的差异；并采取</w:instrText>
      </w:r>
      <w:r w:rsidR="001704E8">
        <w:rPr>
          <w:rFonts w:hint="eastAsia"/>
        </w:rPr>
        <w:instrText>Pearson</w:instrText>
      </w:r>
      <w:r w:rsidR="001704E8">
        <w:rPr>
          <w:rFonts w:hint="eastAsia"/>
        </w:rPr>
        <w:instrText>法分析青少年生殖健康知识知晓程度与高危性行为的相关性；对观察组患者进行针对性健康宣教</w:instrText>
      </w:r>
      <w:r w:rsidR="001704E8">
        <w:rPr>
          <w:rFonts w:hint="eastAsia"/>
        </w:rPr>
        <w:instrText>,</w:instrText>
      </w:r>
      <w:r w:rsidR="001704E8">
        <w:rPr>
          <w:rFonts w:hint="eastAsia"/>
        </w:rPr>
        <w:instrText>比较观察组干预前后生殖健康知识评分的变化。结果：两组在首次性行为时间＜</w:instrText>
      </w:r>
      <w:r w:rsidR="001704E8">
        <w:rPr>
          <w:rFonts w:hint="eastAsia"/>
        </w:rPr>
        <w:instrText>13</w:instrText>
      </w:r>
      <w:r w:rsidR="001704E8">
        <w:rPr>
          <w:rFonts w:hint="eastAsia"/>
        </w:rPr>
        <w:instrText>岁、性生活未采取避孕措施、多个性伴侣等方面的差异有意义</w:instrText>
      </w:r>
      <w:r w:rsidR="001704E8">
        <w:rPr>
          <w:rFonts w:hint="eastAsia"/>
        </w:rPr>
        <w:instrText>(P</w:instrText>
      </w:r>
      <w:r w:rsidR="001704E8">
        <w:rPr>
          <w:rFonts w:hint="eastAsia"/>
        </w:rPr>
        <w:instrText>＜</w:instrText>
      </w:r>
      <w:r w:rsidR="001704E8">
        <w:rPr>
          <w:rFonts w:hint="eastAsia"/>
        </w:rPr>
        <w:instrText>0.05)</w:instrText>
      </w:r>
      <w:r w:rsidR="001704E8">
        <w:rPr>
          <w:rFonts w:hint="eastAsia"/>
        </w:rPr>
        <w:instrText>；</w:instrText>
      </w:r>
      <w:r w:rsidR="001704E8">
        <w:rPr>
          <w:rFonts w:hint="eastAsia"/>
        </w:rPr>
        <w:instrText>Pearson</w:instrText>
      </w:r>
      <w:r w:rsidR="001704E8">
        <w:rPr>
          <w:rFonts w:hint="eastAsia"/>
        </w:rPr>
        <w:instrText>法分析青少年生殖健康知识知晓程度与高危性行为存在正相关性</w:instrText>
      </w:r>
      <w:r w:rsidR="001704E8">
        <w:rPr>
          <w:rFonts w:hint="eastAsia"/>
        </w:rPr>
        <w:instrText>(P</w:instrText>
      </w:r>
      <w:r w:rsidR="001704E8">
        <w:rPr>
          <w:rFonts w:hint="eastAsia"/>
        </w:rPr>
        <w:instrText>＜</w:instrText>
      </w:r>
      <w:r w:rsidR="001704E8">
        <w:rPr>
          <w:rFonts w:hint="eastAsia"/>
        </w:rPr>
        <w:instrText>0.05)</w:instrText>
      </w:r>
      <w:r w:rsidR="001704E8">
        <w:rPr>
          <w:rFonts w:hint="eastAsia"/>
        </w:rPr>
        <w:instrText>；观察组干预后生殖健康知识评分高于干预前</w:instrText>
      </w:r>
      <w:r w:rsidR="001704E8">
        <w:rPr>
          <w:rFonts w:hint="eastAsia"/>
        </w:rPr>
        <w:instrText>,</w:instrText>
      </w:r>
      <w:r w:rsidR="001704E8">
        <w:rPr>
          <w:rFonts w:hint="eastAsia"/>
        </w:rPr>
        <w:instrText>差异有意义</w:instrText>
      </w:r>
      <w:r w:rsidR="001704E8">
        <w:rPr>
          <w:rFonts w:hint="eastAsia"/>
        </w:rPr>
        <w:instrText>(P</w:instrText>
      </w:r>
      <w:r w:rsidR="001704E8">
        <w:rPr>
          <w:rFonts w:hint="eastAsia"/>
        </w:rPr>
        <w:instrText>＜</w:instrText>
      </w:r>
      <w:r w:rsidR="001704E8">
        <w:rPr>
          <w:rFonts w:hint="eastAsia"/>
        </w:rPr>
        <w:instrText>0.05)</w:instrText>
      </w:r>
      <w:r w:rsidR="001704E8">
        <w:rPr>
          <w:rFonts w:hint="eastAsia"/>
        </w:rPr>
        <w:instrText>。结论：青少年生殖健康知识知晓程度与其高危性行为存在正相关性</w:instrText>
      </w:r>
      <w:r w:rsidR="001704E8">
        <w:rPr>
          <w:rFonts w:hint="eastAsia"/>
        </w:rPr>
        <w:instrText>,</w:instrText>
      </w:r>
      <w:r w:rsidR="001704E8">
        <w:rPr>
          <w:rFonts w:hint="eastAsia"/>
        </w:rPr>
        <w:instrText>需要重视青少年的生殖健康知识科普</w:instrText>
      </w:r>
      <w:r w:rsidR="001704E8">
        <w:rPr>
          <w:rFonts w:hint="eastAsia"/>
        </w:rPr>
        <w:instrText>,</w:instrText>
      </w:r>
      <w:r w:rsidR="001704E8">
        <w:rPr>
          <w:rFonts w:hint="eastAsia"/>
        </w:rPr>
        <w:instrText>督促青少年做好安全防护。</w:instrText>
      </w:r>
      <w:r w:rsidR="001704E8">
        <w:rPr>
          <w:rFonts w:hint="eastAsia"/>
        </w:rPr>
        <w:instrText>","container-title":"</w:instrText>
      </w:r>
      <w:r w:rsidR="001704E8">
        <w:rPr>
          <w:rFonts w:hint="eastAsia"/>
        </w:rPr>
        <w:instrText>基础医学理论研究</w:instrText>
      </w:r>
      <w:r w:rsidR="001704E8">
        <w:rPr>
          <w:rFonts w:hint="eastAsia"/>
        </w:rPr>
        <w:instrText>","DOI":"10.12238/bmtr.v7i1.11779","issue":"1","page":"51","source":"DOI.org (CSL JSON)","title":"</w:instrText>
      </w:r>
      <w:r w:rsidR="001704E8">
        <w:rPr>
          <w:rFonts w:hint="eastAsia"/>
        </w:rPr>
        <w:instrText>青少年生殖健康知识与行为的相关性研究</w:instrText>
      </w:r>
      <w:r w:rsidR="001704E8">
        <w:rPr>
          <w:rFonts w:hint="eastAsia"/>
        </w:rPr>
        <w:instrText>","volume":"7","author":[{"family":"","given":"</w:instrText>
      </w:r>
      <w:r w:rsidR="001704E8">
        <w:rPr>
          <w:rFonts w:hint="eastAsia"/>
        </w:rPr>
        <w:instrText>林超龙</w:instrText>
      </w:r>
      <w:r w:rsidR="001704E8">
        <w:rPr>
          <w:rFonts w:hint="eastAsia"/>
        </w:rPr>
        <w:instrText>"}],"issued":{"date-parts":[["2025"]]}}}],"schema":"https://github.com/citation-style-language/schema/raw/master/csl-citat</w:instrText>
      </w:r>
      <w:r w:rsidR="001704E8">
        <w:instrText xml:space="preserve">ion.json"} </w:instrText>
      </w:r>
      <w:r w:rsidR="00E9335A">
        <w:fldChar w:fldCharType="separate"/>
      </w:r>
      <w:r w:rsidR="0016293C" w:rsidRPr="0016293C">
        <w:rPr>
          <w:rFonts w:cs="Times New Roman"/>
          <w:kern w:val="0"/>
          <w:vertAlign w:val="superscript"/>
        </w:rPr>
        <w:t>[5]</w:t>
      </w:r>
      <w:r w:rsidR="00E9335A">
        <w:fldChar w:fldCharType="end"/>
      </w:r>
      <w:r>
        <w:rPr>
          <w:rFonts w:hint="eastAsia"/>
        </w:rPr>
        <w:t>。</w:t>
      </w:r>
    </w:p>
    <w:p w14:paraId="7066D2DD" w14:textId="787A0D48" w:rsidR="00F54B80" w:rsidRDefault="00000000">
      <w:pPr>
        <w:pStyle w:val="altz"/>
        <w:ind w:firstLine="480"/>
      </w:pPr>
      <w:r>
        <w:rPr>
          <w:rFonts w:hint="eastAsia"/>
        </w:rPr>
        <w:t>面对这一严峻现实，传统的健康教育体系却显得力不从心。尽管联合国教科文组织等机构早已倡导科学、全面的性教育框架</w:t>
      </w:r>
      <w:r w:rsidR="00E9335A">
        <w:fldChar w:fldCharType="begin"/>
      </w:r>
      <w:r w:rsidR="001704E8">
        <w:instrText xml:space="preserve"> ADDIN ZOTERO_ITEM CSL_CITATION {"citationID":"jYqY1vaC","properties":{"formattedCitation":"\\super [6]\\nosupersub{}","plainCitation":"[6]","noteIndex":0},"citationItems":[{"id":1068,"uris":["http://zotero.org/users/15209510/items/5NRTFFLM"],"itemData":{</w:instrText>
      </w:r>
      <w:r w:rsidR="001704E8">
        <w:rPr>
          <w:rFonts w:hint="eastAsia"/>
        </w:rPr>
        <w:instrText xml:space="preserve">"id":1068,"type":"book","DOI":"https://doi.org/10.54675/UQRM6395","ISBN":"978-92-3-100259-5","license":"CC BY-NC-ND 3.0 IGO","number-of-pages":"138","title":"International technical guidance on sexuality education: an evidence-informed approach - UNESCO </w:instrText>
      </w:r>
      <w:r w:rsidR="001704E8">
        <w:rPr>
          <w:rFonts w:hint="eastAsia"/>
        </w:rPr>
        <w:instrText>数字图书馆</w:instrText>
      </w:r>
      <w:r w:rsidR="001704E8">
        <w:rPr>
          <w:rFonts w:hint="eastAsia"/>
        </w:rPr>
        <w:instrText>","URL":"https://unesdoc.unesco.org/ark:/48223/pf0000260770","author":[{"literal":"UNESCO"},{"literal":"Joint United Nations Programme on HIV/AIDS"},{"literal":"United Nations Children's Fund"},{"literal":"United Nations Entity for Gender Equality and</w:instrText>
      </w:r>
      <w:r w:rsidR="001704E8">
        <w:instrText xml:space="preserve"> the Empowerment of Women"},{"literal":"World Health Organization"}],"accessed":{"date-parts":[["2026",3,25]]},"issued":{"date-parts":[["2018"]]}}}],"schema":"https://github.com/citation-style-language/schema/raw/master/csl-citation.json"} </w:instrText>
      </w:r>
      <w:r w:rsidR="00E9335A">
        <w:fldChar w:fldCharType="separate"/>
      </w:r>
      <w:r w:rsidR="0016293C" w:rsidRPr="0016293C">
        <w:rPr>
          <w:rFonts w:cs="Times New Roman"/>
          <w:kern w:val="0"/>
          <w:vertAlign w:val="superscript"/>
        </w:rPr>
        <w:t>[6]</w:t>
      </w:r>
      <w:r w:rsidR="00E9335A">
        <w:fldChar w:fldCharType="end"/>
      </w:r>
      <w:r>
        <w:rPr>
          <w:rFonts w:hint="eastAsia"/>
        </w:rPr>
        <w:t>，且我国政府也出台了相应政策以加强青春期卫生教育，但受传统文化观念、师资力量不足及课程设置限制，学校的性与生殖健康教育在实际执行中仍面临课程覆盖不足、内容陈旧、敏感话题规避等诸多挑战</w:t>
      </w:r>
      <w:r w:rsidR="00E9335A">
        <w:fldChar w:fldCharType="begin"/>
      </w:r>
      <w:r w:rsidR="001704E8">
        <w:instrText xml:space="preserve"> ADDIN ZOTERO_ITEM CSL_CITATION {"citationID":"VcB25hkK","properties":{"formattedCitation":"\\super [7\\uc0\\u8211{}9]\\nosupersub{}","plainCitation":"[7–9]","noteIndex":0},"citationItems":[{"id":1021,"uris":["http://zotero.org/users/15209510/items/8NFXYXT7"],"itemData":{"id":1021,"type":"article-journal","abstract":"Limited Sexual and Reproductive Health (SRH) knowledge among China’s youth is a considerable challenge that impacts not only China but also the global progression towards sustainable development goals. This study aims to offer a comprehensive understanding of China’s sex education policy, its evolution in recent years, and the role played by domestic and international actors in the policy-making process. A combination of quantitative and qualitative methodologies were employed to investigate the current state and historical progression of China’s sex education policy. The findings reveal a significant correlation between the government’s emphasis on sex education and several key indicators, including the incidence of abortion, the level of gender equality, and the development of the education system. The study also identifies several roadblocks hampering the comprehensive development of sex education in China, and recommends the establishment of a dedicated cross-ministerial institution to enhance collaboration and guide the development of comprehensive sex education in China.","container-title":"Cogent Education","DOI":"10.1080/2331186X.2023.2270289","ISSN":"null","issue":"2","note":"_eprint: https://doi.org/10.1080/2331186X.2023.2270289","page":"2270289","publisher":"Cogent OA","source":"Taylor and Francis+NEJM","title":"Sex Education in China: Actors and dynamics of China’s policies and practices","title-short":"Sex Education in China","volume":"10","author":[{"family":"Qin","given":"Qian"},{"family":"Zhang","given":"Jiali"}],"issued":{"date-parts":[["2023",12,11]]}}},{"id":734,"uris":["http://zotero.org/users/15209510/items/JTZCD95U"],"itemData":{"id":734,"type":"article-journal","container-title":"The Lancet","DOI":"10.1016/S0140-6736(20)32708-2","ISSN":"01406736","issue":"10293","journalAbbreviation":"The Lancet","language":"en","page":"2497-2536","source":"DOI.org (Crossref)","title":"A Lancet Commission on 70 years of women's reproductive, maternal, newborn, child, and adolescent health in China","volume":"397","author":[{"family":"Qiao","given":"Jie"},{"family":"Wang","given":"Yuanyuan"},{"family":"Li","given":"Xiaohong"},{"family":"Jiang","given":"Fan"},{"family":"Zhang","given":"Yunting"},{"family":"Ma","given":"Jun"},{"family":"Song","given":"Yi"},{"family":"Ma","given":"Jing"},{"family":"Fu","given":"Wei"},{"family":"Pang","given":"Ruyan"},{"family":"Zhu","given":"Zhaofang"},{"family":"Zhang","given":"Jun"},{"family":"Qian","given":"Xu"},{"family":"Wang","given":"Linhong"},{"family":"Wu","given":"Jiuling"},{"family":"Chang","given":"Hsun-Ming"},{"family":"Leung","given":"Peter C K"},{"family":"Mao","given":"Meng"},{"family":"Ma","given":"Duan"},{"family":"Guo","given":"Yan"},{"family":"Qiu","given":"Jie"},{"family":"Liu","given":"Li"},{"family":"Wang","given":"Haidong"},{"family":"Norman","given":"Robert J"},{"family":"Lawn","given":"Joy"},{"family":"Black","given":"Robert E"},{"family":"Ronsmans","given":"Carine"},{"family":"Patton","given":"George"},{"family":"Zhu","given":"Jun"},{"family":"Song","given":"Li"},{"family":"Hesketh","given":"Therese"}],"issued":{"date-parts":[["2021",6]]}}},{"id":811,"uris":["http://zotero.org/users/15209510/items/VVMFDUSX"],"itemData":{"id":811,"type":"article-journal","container-title":"Health Education Journal","DOI":"10.1177/00178969241297016","ISSN":"0017-8969, 1748-8176","issue":"8","journalAbbreviation":"Health Education Journal","language":"en","page":"821-829","source":"DOI.org (Crossref)","title":"Beyond controversy – International perspectives on sexual and reproductive health education","volume":"83","author":[{"family":"Bhana","given":"Deevia"},{"family":"Aggleton","given":"Peter"},{"family":"Miedema","given":"Esther"},{"family":"Ngidi","given":"Ndumiso Daluxolo"}],"issued":{"date-parts":[["2024",12]]}}}],"schema":"https://github.com/citation-style-language/schema/raw/master/csl-citation.json"} </w:instrText>
      </w:r>
      <w:r w:rsidR="00E9335A">
        <w:fldChar w:fldCharType="separate"/>
      </w:r>
      <w:r w:rsidR="0016293C" w:rsidRPr="0016293C">
        <w:rPr>
          <w:rFonts w:cs="Times New Roman"/>
          <w:kern w:val="0"/>
          <w:vertAlign w:val="superscript"/>
        </w:rPr>
        <w:t>[7–9]</w:t>
      </w:r>
      <w:r w:rsidR="00E9335A">
        <w:fldChar w:fldCharType="end"/>
      </w:r>
      <w:r w:rsidR="0016293C">
        <w:rPr>
          <w:rFonts w:hint="eastAsia"/>
        </w:rPr>
        <w:t>。</w:t>
      </w:r>
      <w:r>
        <w:rPr>
          <w:rFonts w:hint="eastAsia"/>
        </w:rPr>
        <w:t>这种线下教育的缺失，导致青少年在理解和应对生殖健康问题时存在显著的知识与能力鸿沟</w:t>
      </w:r>
      <w:r w:rsidR="00E9335A">
        <w:fldChar w:fldCharType="begin"/>
      </w:r>
      <w:r w:rsidR="001704E8">
        <w:instrText xml:space="preserve"> ADDIN ZOTERO_ITEM CSL_CITATION {"citationID":"VnU2A2Ts","properties":{"formattedCitation":"\\super [10]\\nosupersub{}","plainCitation":"[10]","noteIndex":0},"citationItems":[{"id":779,"uris":["http://zotero.org/users/15209510/items/GQR7WUBM"],"itemData":</w:instrText>
      </w:r>
      <w:r w:rsidR="001704E8">
        <w:rPr>
          <w:rFonts w:hint="eastAsia"/>
        </w:rPr>
        <w:instrText>{"id":779,"type":"article-journal","abstract":"&lt;sec&gt;\n\t\t\t\t\t</w:instrText>
      </w:r>
      <w:r w:rsidR="001704E8">
        <w:rPr>
          <w:rFonts w:hint="eastAsia"/>
        </w:rPr>
        <w:instrText>目的</w:instrText>
      </w:r>
      <w:r w:rsidR="001704E8">
        <w:rPr>
          <w:rFonts w:hint="eastAsia"/>
        </w:rPr>
        <w:instrText>\n\t\t\t\t\t</w:instrText>
      </w:r>
      <w:r w:rsidR="001704E8">
        <w:rPr>
          <w:rFonts w:hint="eastAsia"/>
        </w:rPr>
        <w:instrText>了解</w:instrText>
      </w:r>
      <w:r w:rsidR="001704E8">
        <w:rPr>
          <w:rFonts w:hint="eastAsia"/>
        </w:rPr>
        <w:instrText>11</w:instrText>
      </w:r>
      <w:r w:rsidR="001704E8">
        <w:rPr>
          <w:rFonts w:hint="eastAsia"/>
        </w:rPr>
        <w:instrText>省市青少年性与生殖健康相关知识、态度和行为现状，为促进学校生殖健康教育提供数据支持。</w:instrText>
      </w:r>
      <w:r w:rsidR="001704E8">
        <w:rPr>
          <w:rFonts w:hint="eastAsia"/>
        </w:rPr>
        <w:instrText>&lt;/sec&gt;\n\t\t\t\t&lt;sec&gt;\n\t\t\t\t\t</w:instrText>
      </w:r>
      <w:r w:rsidR="001704E8">
        <w:rPr>
          <w:rFonts w:hint="eastAsia"/>
        </w:rPr>
        <w:instrText>方法</w:instrText>
      </w:r>
      <w:r w:rsidR="001704E8">
        <w:rPr>
          <w:rFonts w:hint="eastAsia"/>
        </w:rPr>
        <w:instrText>\n\t\t\t\t\t</w:instrText>
      </w:r>
      <w:r w:rsidR="001704E8">
        <w:rPr>
          <w:rFonts w:hint="eastAsia"/>
        </w:rPr>
        <w:instrText>于</w:instrText>
      </w:r>
      <w:r w:rsidR="001704E8">
        <w:rPr>
          <w:rFonts w:hint="eastAsia"/>
        </w:rPr>
        <w:instrText>2017</w:instrText>
      </w:r>
      <w:r w:rsidR="001704E8">
        <w:rPr>
          <w:rFonts w:hint="eastAsia"/>
        </w:rPr>
        <w:instrText>年</w:instrText>
      </w:r>
      <w:r w:rsidR="001704E8">
        <w:rPr>
          <w:rFonts w:hint="eastAsia"/>
        </w:rPr>
        <w:instrText xml:space="preserve">6 </w:instrText>
      </w:r>
      <w:r w:rsidR="001704E8">
        <w:rPr>
          <w:rFonts w:hint="eastAsia"/>
        </w:rPr>
        <w:instrText>—</w:instrText>
      </w:r>
      <w:r w:rsidR="001704E8">
        <w:rPr>
          <w:rFonts w:hint="eastAsia"/>
        </w:rPr>
        <w:instrText xml:space="preserve"> 8</w:instrText>
      </w:r>
      <w:r w:rsidR="001704E8">
        <w:rPr>
          <w:rFonts w:hint="eastAsia"/>
        </w:rPr>
        <w:instrText>月，在中国</w:instrText>
      </w:r>
      <w:r w:rsidR="001704E8">
        <w:rPr>
          <w:rFonts w:hint="eastAsia"/>
        </w:rPr>
        <w:instrText>11</w:instrText>
      </w:r>
      <w:r w:rsidR="001704E8">
        <w:rPr>
          <w:rFonts w:hint="eastAsia"/>
        </w:rPr>
        <w:instrText>省市便利抽取</w:instrText>
      </w:r>
      <w:r w:rsidR="001704E8">
        <w:rPr>
          <w:rFonts w:hint="eastAsia"/>
        </w:rPr>
        <w:instrText>22</w:instrText>
      </w:r>
      <w:r w:rsidR="001704E8">
        <w:rPr>
          <w:rFonts w:hint="eastAsia"/>
        </w:rPr>
        <w:instrText>所高中和</w:instrText>
      </w:r>
      <w:r w:rsidR="001704E8">
        <w:rPr>
          <w:rFonts w:hint="eastAsia"/>
        </w:rPr>
        <w:instrText>21</w:instrText>
      </w:r>
      <w:r w:rsidR="001704E8">
        <w:rPr>
          <w:rFonts w:hint="eastAsia"/>
        </w:rPr>
        <w:instrText>所大学的</w:instrText>
      </w:r>
      <w:r w:rsidR="001704E8">
        <w:rPr>
          <w:rFonts w:hint="eastAsia"/>
        </w:rPr>
        <w:instrText>1 355</w:instrText>
      </w:r>
      <w:r w:rsidR="001704E8">
        <w:rPr>
          <w:rFonts w:hint="eastAsia"/>
        </w:rPr>
        <w:instrText>名学生，采用自行设计的健康问卷开展横断面调查。</w:instrText>
      </w:r>
      <w:r w:rsidR="001704E8">
        <w:rPr>
          <w:rFonts w:hint="eastAsia"/>
        </w:rPr>
        <w:instrText>&lt;/sec&gt;\n\t\t\t\t&lt;sec&gt;\n\t\t\t\t\t</w:instrText>
      </w:r>
      <w:r w:rsidR="001704E8">
        <w:rPr>
          <w:rFonts w:hint="eastAsia"/>
        </w:rPr>
        <w:instrText>结果</w:instrText>
      </w:r>
      <w:r w:rsidR="001704E8">
        <w:rPr>
          <w:rFonts w:hint="eastAsia"/>
        </w:rPr>
        <w:instrText>\n\t\t\t\t\t</w:instrText>
      </w:r>
      <w:r w:rsidR="001704E8">
        <w:rPr>
          <w:rFonts w:hint="eastAsia"/>
        </w:rPr>
        <w:instrText>青少年的性与生殖健康知识及格率仅为</w:instrText>
      </w:r>
      <w:r w:rsidR="001704E8">
        <w:rPr>
          <w:rFonts w:hint="eastAsia"/>
        </w:rPr>
        <w:instrText>53.28 %</w:instrText>
      </w:r>
      <w:r w:rsidR="001704E8">
        <w:rPr>
          <w:rFonts w:hint="eastAsia"/>
        </w:rPr>
        <w:instrText>。青少年的性观念和性行为开放，仅有</w:instrText>
      </w:r>
      <w:r w:rsidR="001704E8">
        <w:rPr>
          <w:rFonts w:hint="eastAsia"/>
        </w:rPr>
        <w:instrText>25.98 %</w:instrText>
      </w:r>
      <w:r w:rsidR="001704E8">
        <w:rPr>
          <w:rFonts w:hint="eastAsia"/>
        </w:rPr>
        <w:instrText>（</w:instrText>
      </w:r>
      <w:r w:rsidR="001704E8">
        <w:rPr>
          <w:rFonts w:hint="eastAsia"/>
        </w:rPr>
        <w:instrText>352/1 355</w:instrText>
      </w:r>
      <w:r w:rsidR="001704E8">
        <w:rPr>
          <w:rFonts w:hint="eastAsia"/>
        </w:rPr>
        <w:instrText>）的青少年认为婚前不应该有性行为，</w:instrText>
      </w:r>
      <w:r w:rsidR="001704E8">
        <w:rPr>
          <w:rFonts w:hint="eastAsia"/>
        </w:rPr>
        <w:instrText>8.98 %</w:instrText>
      </w:r>
      <w:r w:rsidR="001704E8">
        <w:rPr>
          <w:rFonts w:hint="eastAsia"/>
        </w:rPr>
        <w:instrText>（</w:instrText>
      </w:r>
      <w:r w:rsidR="001704E8">
        <w:rPr>
          <w:rFonts w:hint="eastAsia"/>
        </w:rPr>
        <w:instrText>52/579</w:instrText>
      </w:r>
      <w:r w:rsidR="001704E8">
        <w:rPr>
          <w:rFonts w:hint="eastAsia"/>
        </w:rPr>
        <w:instrText>）的未成年组学生、</w:instrText>
      </w:r>
      <w:r w:rsidR="001704E8">
        <w:rPr>
          <w:rFonts w:hint="eastAsia"/>
        </w:rPr>
        <w:instrText>10.85 %</w:instrText>
      </w:r>
      <w:r w:rsidR="001704E8">
        <w:rPr>
          <w:rFonts w:hint="eastAsia"/>
        </w:rPr>
        <w:instrText>（</w:instrText>
      </w:r>
      <w:r w:rsidR="001704E8">
        <w:rPr>
          <w:rFonts w:hint="eastAsia"/>
        </w:rPr>
        <w:instrText>83/765</w:instrText>
      </w:r>
      <w:r w:rsidR="001704E8">
        <w:rPr>
          <w:rFonts w:hint="eastAsia"/>
        </w:rPr>
        <w:instrText>）的高中生及</w:instrText>
      </w:r>
      <w:r w:rsidR="001704E8">
        <w:rPr>
          <w:rFonts w:hint="eastAsia"/>
        </w:rPr>
        <w:instrText>26.61 %</w:instrText>
      </w:r>
      <w:r w:rsidR="001704E8">
        <w:rPr>
          <w:rFonts w:hint="eastAsia"/>
        </w:rPr>
        <w:instrText>（</w:instrText>
      </w:r>
      <w:r w:rsidR="001704E8">
        <w:rPr>
          <w:rFonts w:hint="eastAsia"/>
        </w:rPr>
        <w:instrText>157/590</w:instrText>
      </w:r>
      <w:r w:rsidR="001704E8">
        <w:rPr>
          <w:rFonts w:hint="eastAsia"/>
        </w:rPr>
        <w:instrText>）的大学生有过性经历；过去</w:instrText>
      </w:r>
      <w:r w:rsidR="001704E8">
        <w:rPr>
          <w:rFonts w:hint="eastAsia"/>
        </w:rPr>
        <w:instrText>1</w:instrText>
      </w:r>
      <w:r w:rsidR="001704E8">
        <w:rPr>
          <w:rFonts w:hint="eastAsia"/>
        </w:rPr>
        <w:instrText>年内，高中生发生酒后性行为和“约炮”行为的比例均显著高于大学生（</w:instrText>
      </w:r>
      <w:r w:rsidR="001704E8">
        <w:rPr>
          <w:rFonts w:hint="eastAsia"/>
        </w:rPr>
        <w:instrText>&lt;i&gt;</w:instrText>
      </w:r>
      <w:r w:rsidR="001704E8">
        <w:rPr>
          <w:rFonts w:hint="eastAsia"/>
        </w:rPr>
        <w:instrText>χ</w:instrText>
      </w:r>
      <w:r w:rsidR="001704E8">
        <w:rPr>
          <w:rFonts w:hint="eastAsia"/>
        </w:rPr>
        <w:instrText>&lt;/i&gt;&lt;sup&gt;2&lt;/sup&gt; = 7.888 4</w:instrText>
      </w:r>
      <w:r w:rsidR="001704E8">
        <w:rPr>
          <w:rFonts w:hint="eastAsia"/>
        </w:rPr>
        <w:instrText>、</w:instrText>
      </w:r>
      <w:r w:rsidR="001704E8">
        <w:rPr>
          <w:rFonts w:hint="eastAsia"/>
        </w:rPr>
        <w:instrText>10.382 7</w:instrText>
      </w:r>
      <w:r w:rsidR="001704E8">
        <w:rPr>
          <w:rFonts w:hint="eastAsia"/>
        </w:rPr>
        <w:instrText>，均</w:instrText>
      </w:r>
      <w:r w:rsidR="001704E8">
        <w:rPr>
          <w:rFonts w:hint="eastAsia"/>
        </w:rPr>
        <w:instrText>&lt;i&gt;P&lt;/i&gt; &lt; 0.05</w:instrText>
      </w:r>
      <w:r w:rsidR="001704E8">
        <w:rPr>
          <w:rFonts w:hint="eastAsia"/>
        </w:rPr>
        <w:instrText>）；男性有性行为、看色情作品经历的比例均显著高于女性（</w:instrText>
      </w:r>
      <w:r w:rsidR="001704E8">
        <w:rPr>
          <w:rFonts w:hint="eastAsia"/>
        </w:rPr>
        <w:instrText xml:space="preserve"> &lt;i&gt;</w:instrText>
      </w:r>
      <w:r w:rsidR="001704E8">
        <w:rPr>
          <w:rFonts w:hint="eastAsia"/>
        </w:rPr>
        <w:instrText>χ</w:instrText>
      </w:r>
      <w:r w:rsidR="001704E8">
        <w:rPr>
          <w:rFonts w:hint="eastAsia"/>
        </w:rPr>
        <w:instrText>&lt;/i&gt;&lt;sup&gt;2&lt;/sup&gt; = 34.529 2</w:instrText>
      </w:r>
      <w:r w:rsidR="001704E8">
        <w:rPr>
          <w:rFonts w:hint="eastAsia"/>
        </w:rPr>
        <w:instrText>、</w:instrText>
      </w:r>
      <w:r w:rsidR="001704E8">
        <w:rPr>
          <w:rFonts w:hint="eastAsia"/>
        </w:rPr>
        <w:instrText>237.760</w:instrText>
      </w:r>
      <w:r w:rsidR="001704E8">
        <w:rPr>
          <w:rFonts w:hint="eastAsia"/>
        </w:rPr>
        <w:instrText>，均</w:instrText>
      </w:r>
      <w:r w:rsidR="001704E8">
        <w:rPr>
          <w:rFonts w:hint="eastAsia"/>
        </w:rPr>
        <w:instrText>&lt;i&gt;P&lt;/i&gt; &lt; 0.001</w:instrText>
      </w:r>
      <w:r w:rsidR="001704E8">
        <w:rPr>
          <w:rFonts w:hint="eastAsia"/>
        </w:rPr>
        <w:instrText>）。在校期间没有学习过关于艾滋病、孕产与性传播疾病和生理健康知识的青少年分别占</w:instrText>
      </w:r>
      <w:r w:rsidR="001704E8">
        <w:rPr>
          <w:rFonts w:hint="eastAsia"/>
        </w:rPr>
        <w:instrText>36.16 %</w:instrText>
      </w:r>
      <w:r w:rsidR="001704E8">
        <w:rPr>
          <w:rFonts w:hint="eastAsia"/>
        </w:rPr>
        <w:instrText>（</w:instrText>
      </w:r>
      <w:r w:rsidR="001704E8">
        <w:rPr>
          <w:rFonts w:hint="eastAsia"/>
        </w:rPr>
        <w:instrText>490/1 355</w:instrText>
      </w:r>
      <w:r w:rsidR="001704E8">
        <w:rPr>
          <w:rFonts w:hint="eastAsia"/>
        </w:rPr>
        <w:instrText>）、</w:instrText>
      </w:r>
      <w:r w:rsidR="001704E8">
        <w:rPr>
          <w:rFonts w:hint="eastAsia"/>
        </w:rPr>
        <w:instrText>70.26 %</w:instrText>
      </w:r>
      <w:r w:rsidR="001704E8">
        <w:rPr>
          <w:rFonts w:hint="eastAsia"/>
        </w:rPr>
        <w:instrText>（</w:instrText>
      </w:r>
      <w:r w:rsidR="001704E8">
        <w:rPr>
          <w:rFonts w:hint="eastAsia"/>
        </w:rPr>
        <w:instrText>952/1 355</w:instrText>
      </w:r>
      <w:r w:rsidR="001704E8">
        <w:rPr>
          <w:rFonts w:hint="eastAsia"/>
        </w:rPr>
        <w:instrText>）、</w:instrText>
      </w:r>
      <w:r w:rsidR="001704E8">
        <w:rPr>
          <w:rFonts w:hint="eastAsia"/>
        </w:rPr>
        <w:instrText>39.78 %</w:instrText>
      </w:r>
      <w:r w:rsidR="001704E8">
        <w:rPr>
          <w:rFonts w:hint="eastAsia"/>
        </w:rPr>
        <w:instrText>（</w:instrText>
      </w:r>
      <w:r w:rsidR="001704E8">
        <w:rPr>
          <w:rFonts w:hint="eastAsia"/>
        </w:rPr>
        <w:instrText>539/1 355</w:instrText>
      </w:r>
      <w:r w:rsidR="001704E8">
        <w:rPr>
          <w:rFonts w:hint="eastAsia"/>
        </w:rPr>
        <w:instrText>）。</w:instrText>
      </w:r>
      <w:r w:rsidR="001704E8">
        <w:rPr>
          <w:rFonts w:hint="eastAsia"/>
        </w:rPr>
        <w:instrText>&lt;/sec&gt;\n\t\t\t\t&lt;sec&gt;\n\t\t\t\t\t</w:instrText>
      </w:r>
      <w:r w:rsidR="001704E8">
        <w:rPr>
          <w:rFonts w:hint="eastAsia"/>
        </w:rPr>
        <w:instrText>结论</w:instrText>
      </w:r>
      <w:r w:rsidR="001704E8">
        <w:rPr>
          <w:rFonts w:hint="eastAsia"/>
        </w:rPr>
        <w:instrText>\n\t\t\t\t\t</w:instrText>
      </w:r>
      <w:r w:rsidR="001704E8">
        <w:rPr>
          <w:rFonts w:hint="eastAsia"/>
        </w:rPr>
        <w:instrText>青少年性与生殖健康知识的了解水平整体偏低，性观念与性行为开放，性行为趋向低龄化，男性性风险高于女性，学校应加强性与生殖健康教育力度和卫生服务可得性，促进青少年健康发展。</w:instrText>
      </w:r>
      <w:r w:rsidR="001704E8">
        <w:rPr>
          <w:rFonts w:hint="eastAsia"/>
        </w:rPr>
        <w:instrText>&lt;/sec&gt;","container-title":"</w:instrText>
      </w:r>
      <w:r w:rsidR="001704E8">
        <w:rPr>
          <w:rFonts w:hint="eastAsia"/>
        </w:rPr>
        <w:instrText>中国公共卫生</w:instrText>
      </w:r>
      <w:r w:rsidR="001704E8">
        <w:rPr>
          <w:rFonts w:hint="eastAsia"/>
        </w:rPr>
        <w:instrText>","DOI":"10.11847/zgggws1124531","language":"cn","license":"http://creativecommons.org/licenses/by/3.0/","note":"DOI: 10.11847/zgggws1124531","page":"1330-1338","publisher":"</w:instrText>
      </w:r>
      <w:r w:rsidR="001704E8">
        <w:rPr>
          <w:rFonts w:hint="eastAsia"/>
        </w:rPr>
        <w:instrText>中国公共卫生</w:instrText>
      </w:r>
      <w:r w:rsidR="001704E8">
        <w:rPr>
          <w:rFonts w:hint="eastAsia"/>
        </w:rPr>
        <w:instrText>","title":"</w:instrText>
      </w:r>
      <w:r w:rsidR="001704E8">
        <w:rPr>
          <w:rFonts w:hint="eastAsia"/>
        </w:rPr>
        <w:instrText>中国</w:instrText>
      </w:r>
      <w:r w:rsidR="001704E8">
        <w:rPr>
          <w:rFonts w:hint="eastAsia"/>
        </w:rPr>
        <w:instrText>11</w:instrText>
      </w:r>
      <w:r w:rsidR="001704E8">
        <w:rPr>
          <w:rFonts w:hint="eastAsia"/>
        </w:rPr>
        <w:instrText>省市青少年性与生殖健康知识、态度及行为调查</w:instrText>
      </w:r>
      <w:r w:rsidR="001704E8">
        <w:rPr>
          <w:rFonts w:hint="eastAsia"/>
        </w:rPr>
        <w:instrText>","volume":"35(10)","author":[{"family":"</w:instrText>
      </w:r>
      <w:r w:rsidR="001704E8">
        <w:rPr>
          <w:rFonts w:hint="eastAsia"/>
        </w:rPr>
        <w:instrText>赵芮</w:instrText>
      </w:r>
      <w:r w:rsidR="001704E8">
        <w:rPr>
          <w:rFonts w:hint="eastAsia"/>
        </w:rPr>
        <w:instrText>","given":""},{"family":"</w:instrText>
      </w:r>
      <w:r w:rsidR="001704E8">
        <w:rPr>
          <w:rFonts w:hint="eastAsia"/>
        </w:rPr>
        <w:instrText>张磊</w:instrText>
      </w:r>
      <w:r w:rsidR="001704E8">
        <w:rPr>
          <w:rFonts w:hint="eastAsia"/>
        </w:rPr>
        <w:instrText>","given":""},{"family":"</w:instrText>
      </w:r>
      <w:r w:rsidR="001704E8">
        <w:rPr>
          <w:rFonts w:hint="eastAsia"/>
        </w:rPr>
        <w:instrText>富晓星</w:instrText>
      </w:r>
      <w:r w:rsidR="001704E8">
        <w:rPr>
          <w:rFonts w:hint="eastAsia"/>
        </w:rPr>
        <w:instrText>","given":""},{"family":"</w:instrText>
      </w:r>
      <w:r w:rsidR="001704E8">
        <w:rPr>
          <w:rFonts w:hint="eastAsia"/>
        </w:rPr>
        <w:instrText>苏春艳</w:instrText>
      </w:r>
      <w:r w:rsidR="001704E8">
        <w:rPr>
          <w:rFonts w:hint="eastAsia"/>
        </w:rPr>
        <w:instrText>","given":""},{"family":"</w:instrText>
      </w:r>
      <w:r w:rsidR="001704E8">
        <w:rPr>
          <w:rFonts w:hint="eastAsia"/>
        </w:rPr>
        <w:instrText>张玉萍</w:instrText>
      </w:r>
      <w:r w:rsidR="001704E8">
        <w:rPr>
          <w:rFonts w:hint="eastAsia"/>
        </w:rPr>
        <w:instrText>","given":""}],"issued":{"date-parts":[["201</w:instrText>
      </w:r>
      <w:r w:rsidR="001704E8">
        <w:instrText xml:space="preserve">9",10,25]]}}}],"schema":"https://github.com/citation-style-language/schema/raw/master/csl-citation.json"} </w:instrText>
      </w:r>
      <w:r w:rsidR="00E9335A">
        <w:fldChar w:fldCharType="separate"/>
      </w:r>
      <w:r w:rsidR="0016293C" w:rsidRPr="0016293C">
        <w:rPr>
          <w:rFonts w:cs="Times New Roman"/>
          <w:kern w:val="0"/>
          <w:vertAlign w:val="superscript"/>
        </w:rPr>
        <w:t>[10]</w:t>
      </w:r>
      <w:r w:rsidR="00E9335A">
        <w:fldChar w:fldCharType="end"/>
      </w:r>
      <w:r w:rsidR="0016293C">
        <w:rPr>
          <w:rFonts w:hint="eastAsia"/>
        </w:rPr>
        <w:t>。</w:t>
      </w:r>
    </w:p>
    <w:p w14:paraId="26900968" w14:textId="73DA85A0" w:rsidR="00F54B80" w:rsidRDefault="00000000">
      <w:pPr>
        <w:pStyle w:val="altz"/>
        <w:ind w:firstLine="480"/>
      </w:pPr>
      <w:r>
        <w:rPr>
          <w:rFonts w:hint="eastAsia"/>
        </w:rPr>
        <w:t>在此背景下，互联网与社交媒体的迅猛发展为青少年获取健康信息开辟了全新的、也是主要依赖的途径</w:t>
      </w:r>
      <w:r w:rsidR="00C04681">
        <w:fldChar w:fldCharType="begin"/>
      </w:r>
      <w:r w:rsidR="001704E8">
        <w:instrText xml:space="preserve"> ADDIN ZOTERO_ITEM CSL_CITATION {"citationID":"qXYPhgNT","properties":{"unsorted":false,"formattedCitation":"\\super [11\\uc0\\u8211{}13]\\nosupersub{}","plainCitation":"[11–13]","noteIndex":0},"citationItems":[{"id":1020,"uris":["http://zotero.org/users/15209510/items/UWMYUHM8"],"itemData":{"id":1020,"type":"article-journal","abstract":"BACKGROUND: Sexual and reproductive health (SRH) education is crucial for adolescents aged 10-17 years, yet its effectiveness in this age group has not been quantified in prior meta-analyses. This study aims to address that gap.\nOBJECTIVE: The objectives of this systematic review and meta-analysis were to (1) evaluate the effectiveness of web-based SRH education for adolescents aged 10-17 years and (2) explore potential factors influencing intervention effectiveness by synthesising study characteristics, including study design, theoretical foundation, implementation approach and follow-up duration.\nDATA SOURCES: We searched PubMed and Web of Science from database construction to October 2023.\nELIGIBILITY CRITERIA: This review included randomised controlled trials of web-based SRH education for adolescents aged 10-17 years.\nSTUDY APPRAISAL AND SYNTHESIS METHODS: Data were extracted and examined by two researchers. The Cochrane risk-of-bias tool assessed the risk of bias. Analyses were divided into three groups, employing meta-analytic methodologies.\nRESULTS: 11 articles involving 7876 participants were analysed. This study revealed a moderate effect on knowledge (standardised mean difference (SMD) 0.59, 95% CI 0.60 to 0.94)), a low effect on attitudes (SMD 0.16, 95% CI 0.11 to 0.22) and a moderate effect on sexual behaviour (OR 0.75, 95% CI 0.60 to 0.94), with no significant effect on self-efficacy. Comparisons between web-based and traditional face-to-face SRH education were inconclusive due to limited studies and methodological heterogeneity.\nLIMITATIONS: The overall certainty of evidence is limited by risk of bias, high heterogeneity and the use of only two databases, which suggests that the findings should be interpreted with caution.\nCONCLUSIONS AND IMPLICATIONS OF KEY FINDINGS: Web-based SRH education has potential in enhancing adolescents' knowledge, attitudes and behaviour. Future research must adhere to recognised reporting standards, thereby ensuring methodological consistency and enhancing the quality of evidence.\nPROSPERO REGISTRATION NUMBER: CRD42023400504.","container-title":"BMJ paediatrics open","DOI":"10.1136/bmjpo-2025-003714","ISSN":"2399-9772","issue":"1","journalAbbreviation":"BMJ Paediatr Open","language":"eng","page":"e003714","PMID":"41176330","PMCID":"PMC12581069","source":"PubMed","title":"Web-based sexual and reproductive health education for adolescents aged 10-17 years: a systematic review and meta-analysis","title-short":"Web-based sexual and reproductive health education for adolescents aged 10-17 years","volume":"9","author":[{"family":"Guo","given":"Ruru"},{"family":"Xie","given":"Hongyu"},{"family":"Zhao","given":"Wei"},{"family":"Wang","given":"Jingjing"}],"issued":{"date-parts":[["2025",10,31]]}}},{"id":1019,"uris":["http://zotero.org/users/15209510/items/VHUQZI9U"],"itemData":{"id":1019,"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F."}],"issued":{"date-parts":[["2023"]]}}},{"id":803,"uris":["http://zotero.org/users/15209510/items/HQ6D27SP"],"itemData":{"id":803,"type":"article-journal","abstract":"Background: In order to prevent sexually transmitted infections (STIs), the World Health Organization recommends educating people on sexual health. With more than 2 billion active users worldwide, online social media potentially represent powerful channels for health promotion, including sexual health.\nObjective: To review the scientific literature on the use of online social media for sexual health promotion. Design: A search was conducted of scientific and medical databases, and grey literature was also included. The selected publications were classified according to their study designs, sexual health promotion main subject, target audience age, and social media use.\nResults: Fifty-one publications were included; 4 publications presenting randomized intervention studies, 39 non-randomized intervention studies, and 8 observational studies. In 29 publications (56.9%), the main subject of the sexual health promotion was ‘general’ or to increase STI testing. Thirty publications (58.8%) specifically focused on youth or young people (aged 11 29 years). Fourteen publications that used social media either as unique channels for sexual health promotion interventions or as a tool supporting the sexual health promotion reported an effect on behavior (27%), and two of those studies found a reduction in the number of positive chlamydia and gonorrhea cases linked to social media intervention. Forty-four publications (86.3%) involved Facebook in some way.\nConclusions: Although billions of people worldwide actively use social media, we identified only 51 publications on the use of social media for promoting sexual health. About a quarter of the publications have identified promising results, and the evidence for positive effects of social media interventions for promoting sexual health is increasing. There is a need for more studies that explicitly discuss their theoretical framework, and that have strong research designs, in order to further increase the evidence base of the field.","container-title":"Global Health Action","DOI":"10.3402/gha.v9.32193","ISSN":"1654-9716, 1654-9880","issue":"1","journalAbbreviation":"Global Health Action","language":"en","page":"32193","source":"DOI.org (Crossref)","title":"Use of social media for sexual health promotion: a scoping review","title-short":"Use of social media for sexual health promotion","volume":"9","author":[{"family":"Gabarron","given":"Elia"},{"family":"Wynn","given":"Rolf"}],"issued":{"date-parts":[["2016",12,1]]}}}],"schema":"https://github.com/citation-style-language/schema/raw/master/csl-citation.json"} </w:instrText>
      </w:r>
      <w:r w:rsidR="00C04681">
        <w:fldChar w:fldCharType="separate"/>
      </w:r>
      <w:r w:rsidR="00C04681" w:rsidRPr="00C04681">
        <w:rPr>
          <w:rFonts w:cs="Times New Roman"/>
          <w:kern w:val="0"/>
          <w:vertAlign w:val="superscript"/>
        </w:rPr>
        <w:t>[11–13]</w:t>
      </w:r>
      <w:r w:rsidR="00C04681">
        <w:fldChar w:fldCharType="end"/>
      </w:r>
      <w:r>
        <w:rPr>
          <w:rFonts w:hint="eastAsia"/>
        </w:rPr>
        <w:t>。以</w:t>
      </w:r>
      <w:proofErr w:type="gramStart"/>
      <w:r>
        <w:rPr>
          <w:rFonts w:hint="eastAsia"/>
        </w:rPr>
        <w:t>哔</w:t>
      </w:r>
      <w:proofErr w:type="gramEnd"/>
      <w:r>
        <w:rPr>
          <w:rFonts w:hint="eastAsia"/>
        </w:rPr>
        <w:t>哩哔哩（</w:t>
      </w:r>
      <w:r>
        <w:rPr>
          <w:rFonts w:hint="eastAsia"/>
        </w:rPr>
        <w:t>Bilibili</w:t>
      </w:r>
      <w:r>
        <w:rPr>
          <w:rFonts w:hint="eastAsia"/>
        </w:rPr>
        <w:t>）为代表的视频分享平台，因其庞大的年轻用户群体和高度互动的社区生态，已成为当代中国青少年探寻生殖健康知识的重要渠道</w:t>
      </w:r>
      <w:r w:rsidR="00846631">
        <w:fldChar w:fldCharType="begin"/>
      </w:r>
      <w:r w:rsidR="001704E8">
        <w:instrText xml:space="preserve"> ADDIN ZOTERO_ITEM CSL_CITATION {"citationID":"SXOEXpVH","properties":{"unsorted":false,"formattedCitation":"\\super [14]\\nosupersub{}","plainCitation":"[14]","noteIndex":0},"citationItems":[{"id":738,"uris":["http://zotero.org/users/15209510/items/EDDFK25C"],"itemData":{"id":738,"type":"article-journal","abstract":"Background: Social media has been widely used for health-related purposes, especially during the COVID-19 pandemic. Previous reviews have summarized social media uses for a specific health purpose such as health interventions, health campaigns, medical education, and disease outbreak surveillance. The most recent comprehensive review of social media uses for health purposes, however, was conducted in 2013. A systematic review that covers various health purposes is needed to reveal the new usages and research gaps that emerge in recent years.\nObjective: This study aimed to provide a systematic review of social media uses for health purposes that have been identified in previous studies.\nMethods: The researchers searched for peer-reviewed journal articles published between 2006 and 2020 in 12 databases covering medicine, public health, and social science. After coding the articles in terms of publication year, journal area, country, method, social media platform, and social media use for health purposes, the researchers provided a review of social media use for health purposes identified in these articles.\nResults: This study summarized 10 social media uses for various health purposes by health institutions, health researchers and practitioners, and the public.\nConclusions: Social media can be used for various health purposes. Several new usages have emerged since 2013 including advancing health research and practice, social mobilization, and facilitating offline health-related services and events. Research gaps exist regarding advancing strategic use of social media based on audience segmentation, evaluating the impact of social media in health interventions, understanding the impact of health identity development, and addressing privacy concerns.","container-title":"Journal of Medical Internet Research","DOI":"10.2196/17917","issue":"5","language":"EN","note":"Company: Journal of Medical Internet Research\nDistributor: Journal of Medical Internet Research\nInstitution: Journal of Medical Internet Research\nLabel: Journal of Medical Internet Research","page":"e17917","publisher":"JMIR Publications Inc., Toronto, Canada","source":"www.jmir.org","title":"Social Media Use for Health Purposes: Systematic Review","title-short":"Social Media Use for Health Purposes","volume":"23","author":[{"family":"Chen","given":"Junhan"},{"family":"Wang","given":"Yuan"}],"issued":{"date-parts":[["2021",5,12]]}}}],"schema":"https://github.com/citation-style-language/schema/raw/master/csl-citation.json"} </w:instrText>
      </w:r>
      <w:r w:rsidR="00846631">
        <w:fldChar w:fldCharType="separate"/>
      </w:r>
      <w:r w:rsidR="00846631" w:rsidRPr="00846631">
        <w:rPr>
          <w:rFonts w:cs="Times New Roman"/>
          <w:kern w:val="0"/>
          <w:vertAlign w:val="superscript"/>
        </w:rPr>
        <w:t>[14]</w:t>
      </w:r>
      <w:r w:rsidR="00846631">
        <w:fldChar w:fldCharType="end"/>
      </w:r>
      <w:r>
        <w:rPr>
          <w:rFonts w:hint="eastAsia"/>
        </w:rPr>
        <w:t>。然而，社交媒体是一柄双</w:t>
      </w:r>
      <w:proofErr w:type="gramStart"/>
      <w:r>
        <w:rPr>
          <w:rFonts w:hint="eastAsia"/>
        </w:rPr>
        <w:t>刃</w:t>
      </w:r>
      <w:proofErr w:type="gramEnd"/>
      <w:r>
        <w:rPr>
          <w:rFonts w:hint="eastAsia"/>
        </w:rPr>
        <w:t>剑。一方面，数字平台的匿名性、便捷性与广泛可及性，使其成为青少年在探寻避孕、性病防治等敏感话题时不可或缺的信息来源</w:t>
      </w:r>
      <w:r w:rsidR="00846631">
        <w:fldChar w:fldCharType="begin"/>
      </w:r>
      <w:r w:rsidR="001704E8">
        <w:instrText xml:space="preserve"> ADDIN ZOTERO_ITEM CSL_CITATION {"citationID":"FGAC6Zhx","properties":{"unsorted":false,"formattedCitation":"\\super [13]\\nosupersub{}","plainCitation":"[13]","noteIndex":0},"citationItems":[{"id":803,"uris":["http://zotero.org/users/15209510/items/HQ6D27SP"],"itemData":{"id":803,"type":"article-journal","abstract":"Background: In order to prevent sexually transmitted infections (STIs), the World Health Organization recommends educating people on sexual health. With more than 2 billion active users worldwide, online social media potentially represent powerful channels for health promotion, including sexual health.\nObjective: To review the scientific literature on the use of online social media for sexual health promotion. Design: A search was conducted of scientific and medical databases, and grey literature was also included. The selected publications were classified according to their study designs, sexual health promotion main subject, target audience age, and social media use.\nResults: Fifty-one publications were included; 4 publications presenting randomized intervention studies, 39 non-randomized intervention studies, and 8 observational studies. In 29 publications (56.9%), the main subject of the sexual health promotion was ‘general’ or to increase STI testing. Thirty publications (58.8%) specifically focused on youth or young people (aged 11 29 years). Fourteen publications that used social media either as unique channels for sexual health promotion interventions or as a tool supporting the sexual health promotion reported an effect on behavior (27%), and two of those studies found a reduction in the number of positive chlamydia and gonorrhea cases linked to social media intervention. Forty-four publications (86.3%) involved Facebook in some way.\nConclusions: Although billions of people worldwide actively use social media, we identified only 51 publications on the use of social media for promoting sexual health. About a quarter of the publications have identified promising results, and the evidence for positive effects of social media interventions for promoting sexual health is increasing. There is a need for more studies that explicitly discuss their theoretical framework, and that have strong research designs, in order to further increase the evidence base of the field.","container-title":"Global Health Action","DOI":"10.3402/gha.v9.32193","ISSN":"1654-9716, 1654-9880","issue":"1","journalAbbreviation":"Global Health Action","language":"en","page":"32193","source":"DOI.org (Crossref)","title":"Use of social media for sexual health promotion: a scoping review","title-short":"Use of social media for sexual health promotion","volume":"9","author":[{"family":"Gabarron","given":"Elia"},{"family":"Wynn","given":"Rolf"}],"issued":{"date-parts":[["2016",12,1]]}}}],"schema":"https://github.com/citation-style-language/schema/raw/master/csl-citation.json"} </w:instrText>
      </w:r>
      <w:r w:rsidR="00846631">
        <w:fldChar w:fldCharType="separate"/>
      </w:r>
      <w:r w:rsidR="00846631" w:rsidRPr="00846631">
        <w:rPr>
          <w:rFonts w:cs="Times New Roman"/>
          <w:kern w:val="0"/>
          <w:vertAlign w:val="superscript"/>
        </w:rPr>
        <w:t>[13]</w:t>
      </w:r>
      <w:r w:rsidR="00846631">
        <w:fldChar w:fldCharType="end"/>
      </w:r>
      <w:r>
        <w:rPr>
          <w:rFonts w:hint="eastAsia"/>
        </w:rPr>
        <w:t>；另一方面，平台上的健康信息质量良莠不齐，充斥着大量未经证实甚至错误的内容</w:t>
      </w:r>
      <w:r w:rsidR="00846631">
        <w:fldChar w:fldCharType="begin"/>
      </w:r>
      <w:r w:rsidR="001704E8">
        <w:instrText xml:space="preserve"> ADDIN ZOTERO_ITEM CSL_CITATION {"citationID":"A9KIF4xO","properties":{"unsorted":false,"formattedCitation":"\\super [15\\uc0\\u8211{}17]\\nosupersub{}","plainCitation":"[15–17]","noteIndex":0},"citationItems":[{"id":1015,"uris":["http://zotero.org/users/15209510/items/QIBYJSGS"],"itemData":{"id":1015,"type":"article-journal","abstract":"Information on sexual and reproductive health is increasingly disseminated via social media and reaches a large audience. Against this background, the aim of this paper is to systematically summarize the international state of research on sexual ...","container-title":"Bundesgesundheitsblatt, Gesundheitsforschung, Gesundheitsschutz","DOI":"10.1007/s00103-021-03431-9","issue":"11","language":"en","page":"1416","PMID":"34648038","source":"pmc.ncbi.nlm.nih.gov","title":"Sexual health information on social media: a systematic scoping review","title-short":"Sexual health information on social media","volume":"64","author":[{"family":"Döring","given":"Nicola"},{"family":"Conde","given":"Melisa"}],"issued":{"date-parts":[["2021",10,14]]}}},{"id":817,"uris":["http://zotero.org/users/15209510/items/CHYMGQSI"],"itemData":{"id":817,"type":"article-journal","abstract":"Background: Although at present there is broad agreement among researchers, health professionals, and policy makers on the need to control and combat health misinformation, the magnitude of this problem is still unknown. Consequently, it is fundamental to discover both the most prevalent health topics and the social media platforms from which these topics are initially framed and subsequently disseminated.\nObjective: This systematic review aimed to identify the main health misinformation topics and their prevalence on different social media platforms, focusing on methodological quality and the diverse solutions that are being implemented to address this public health concern.\nMethods: We searched PubMed, MEDLINE, Scopus, and Web of Science for articles published in English before March 2019, with a focus on the study of health misinformation in social media. We defined health misinformation as a health-related claim that is based on anecdotal evidence, false, or misleading owing to the lack of existing scientific knowledge. We included (1) articles that focused on health misinformation in social media, including those in which the authors discussed the consequences or purposes of health misinformation and (2) studies that described empirical findings regarding the measurement of health misinformation on these platforms.\nResults: A total of 69 studies were identified as eligible, and they covered a wide range of health topics and social media platforms. The topics were articulated around the following six principal categories: vaccines (32%), drugs or smoking (22%), noncommunicable diseases (19%), pandemics (10%), eating disorders (9%), and medical treatments (7%). Studies were mainly based on the following five methodological approaches: social network analysis (28%), evaluating content (26%), evaluating quality (24%), content/text analysis (16%), and sentiment analysis (6%). Health misinformation was most prevalent in studies related to smoking products and drugs such as opioids and marijuana. Posts with misinformation reached 87% in some studies. Health misinformation about vaccines was also very common (43%), with the human papilloma virus vaccine being the most affected. Health misinformation related to diets or pro–eating disorder arguments were moderate in comparison to the aforementioned topics (36%). Studies focused on diseases (ie, noncommunicable diseases and pandemics) also reported moderate misinformation rates (40%), especially in the case of cancer. Finally, the lowest levels of health misinformation were related to medical treatments (30%).\nConclusions: The prevalence of health misinformation was the highest on Twitter and on issues related to smoking products and drugs. However, misinformation on major public health issues, such as vaccines and diseases, was also high. Our study offers a comprehensive characterization of the dominant health misinformation topics and a comprehensive description of their prevalence on different social media platforms, which can guide future studies and help in the development of evidence-based digital policy action plans.","container-title":"Journal of Medical Internet Research","DOI":"10.2196/17187","ISSN":"1438-8871","issue":"1","journalAbbreviation":"J Med Internet Res","language":"en","page":"e17187","source":"DOI.org (Crossref)","title":"Prevalence of Health Misinformation on Social Media: Systematic Review","title-short":"Prevalence of Health Misinformation on Social Media","volume":"23","author":[{"family":"Suarez-Lledo","given":"Victor"},{"family":"Alvarez-Galvez","given":"Javier"}],"issued":{"date-parts":[["2</w:instrText>
      </w:r>
      <w:r w:rsidR="001704E8">
        <w:rPr>
          <w:rFonts w:hint="eastAsia"/>
        </w:rPr>
        <w:instrText>021",1,20]]}}},{"id":819,"uris":["http://zotero.org/users/15209510/items/7KYZ6JI8"],"itemData":{"id":819,"type":"article-journal","abstract":"</w:instrText>
      </w:r>
      <w:r w:rsidR="001704E8">
        <w:rPr>
          <w:rFonts w:hint="eastAsia"/>
        </w:rPr>
        <w:instrText>在推进健康中国建设过程中</w:instrText>
      </w:r>
      <w:r w:rsidR="001704E8">
        <w:rPr>
          <w:rFonts w:hint="eastAsia"/>
        </w:rPr>
        <w:instrText>,</w:instrText>
      </w:r>
      <w:r w:rsidR="001704E8">
        <w:rPr>
          <w:rFonts w:hint="eastAsia"/>
        </w:rPr>
        <w:instrText>健康科普类短视频传播作为普及健康生活的重要环节</w:instrText>
      </w:r>
      <w:r w:rsidR="001704E8">
        <w:rPr>
          <w:rFonts w:hint="eastAsia"/>
        </w:rPr>
        <w:instrText>,</w:instrText>
      </w:r>
      <w:r w:rsidR="001704E8">
        <w:rPr>
          <w:rFonts w:hint="eastAsia"/>
        </w:rPr>
        <w:instrText>具有一定的研究价值和现实意义</w:instrText>
      </w:r>
      <w:r w:rsidR="001704E8">
        <w:rPr>
          <w:rFonts w:hint="eastAsia"/>
        </w:rPr>
        <w:instrText>.</w:instrText>
      </w:r>
      <w:r w:rsidR="001704E8">
        <w:rPr>
          <w:rFonts w:hint="eastAsia"/>
        </w:rPr>
        <w:instrText>通过分析抖音账号是否经过认证、是否具有商品广告以及是否具有信息提示</w:instrText>
      </w:r>
      <w:r w:rsidR="001704E8">
        <w:rPr>
          <w:rFonts w:hint="eastAsia"/>
        </w:rPr>
        <w:instrText>3</w:instrText>
      </w:r>
      <w:r w:rsidR="001704E8">
        <w:rPr>
          <w:rFonts w:hint="eastAsia"/>
        </w:rPr>
        <w:instrText>个维度</w:instrText>
      </w:r>
      <w:r w:rsidR="001704E8">
        <w:rPr>
          <w:rFonts w:hint="eastAsia"/>
        </w:rPr>
        <w:instrText>,</w:instrText>
      </w:r>
      <w:r w:rsidR="001704E8">
        <w:rPr>
          <w:rFonts w:hint="eastAsia"/>
        </w:rPr>
        <w:instrText>与用户关注度和点赞量存在显著性差异提出假设</w:instrText>
      </w:r>
      <w:r w:rsidR="001704E8">
        <w:rPr>
          <w:rFonts w:hint="eastAsia"/>
        </w:rPr>
        <w:instrText>,</w:instrText>
      </w:r>
      <w:r w:rsidR="001704E8">
        <w:rPr>
          <w:rFonts w:hint="eastAsia"/>
        </w:rPr>
        <w:instrText>并作出假设验证</w:instrText>
      </w:r>
      <w:r w:rsidR="001704E8">
        <w:rPr>
          <w:rFonts w:hint="eastAsia"/>
        </w:rPr>
        <w:instrText>,</w:instrText>
      </w:r>
      <w:r w:rsidR="001704E8">
        <w:rPr>
          <w:rFonts w:hint="eastAsia"/>
        </w:rPr>
        <w:instrText>发现是否经过认证和是否具有商品广告与用户的关注度和点赞量存在显著性差异</w:instrText>
      </w:r>
      <w:r w:rsidR="001704E8">
        <w:rPr>
          <w:rFonts w:hint="eastAsia"/>
        </w:rPr>
        <w:instrText>,</w:instrText>
      </w:r>
      <w:r w:rsidR="001704E8">
        <w:rPr>
          <w:rFonts w:hint="eastAsia"/>
        </w:rPr>
        <w:instrText>从</w:instrText>
      </w:r>
      <w:r w:rsidR="001704E8">
        <w:rPr>
          <w:rFonts w:hint="eastAsia"/>
        </w:rPr>
        <w:instrText>4</w:instrText>
      </w:r>
      <w:r w:rsidR="001704E8">
        <w:rPr>
          <w:rFonts w:hint="eastAsia"/>
        </w:rPr>
        <w:instrText>个方面提出健康科普类短视频的传播策略</w:instrText>
      </w:r>
      <w:r w:rsidR="001704E8">
        <w:rPr>
          <w:rFonts w:hint="eastAsia"/>
        </w:rPr>
        <w:instrText>.","container-title":"</w:instrText>
      </w:r>
      <w:r w:rsidR="001704E8">
        <w:rPr>
          <w:rFonts w:hint="eastAsia"/>
        </w:rPr>
        <w:instrText>电视技术</w:instrText>
      </w:r>
      <w:r w:rsidR="001704E8">
        <w:rPr>
          <w:rFonts w:hint="eastAsia"/>
        </w:rPr>
        <w:instrText>","DOI":"10.16280/j.videoe.2021.05.010","issue":"45","language":"en","page":"34 - 37","section":"G206","title":"</w:instrText>
      </w:r>
      <w:r w:rsidR="001704E8">
        <w:rPr>
          <w:rFonts w:hint="eastAsia"/>
        </w:rPr>
        <w:instrText>健康科普类短视频的传播策略研究</w:instrText>
      </w:r>
      <w:r w:rsidR="001704E8">
        <w:rPr>
          <w:rFonts w:hint="eastAsia"/>
        </w:rPr>
        <w:instrText xml:space="preserve"> </w:instrText>
      </w:r>
      <w:r w:rsidR="001704E8">
        <w:rPr>
          <w:rFonts w:hint="eastAsia"/>
        </w:rPr>
        <w:instrText>——以抖音为例</w:instrText>
      </w:r>
      <w:r w:rsidR="001704E8">
        <w:rPr>
          <w:rFonts w:hint="eastAsia"/>
        </w:rPr>
        <w:instrText>","volume":"5","author":[{"literal":"</w:instrText>
      </w:r>
      <w:r w:rsidR="001704E8">
        <w:rPr>
          <w:rFonts w:hint="eastAsia"/>
        </w:rPr>
        <w:instrText>郑杰心</w:instrText>
      </w:r>
      <w:r w:rsidR="001704E8">
        <w:rPr>
          <w:rFonts w:hint="eastAsia"/>
        </w:rPr>
        <w:instrText xml:space="preserve">"}],"issued":{"date-parts":[["2021",5,28]]}}}],"schema":"https://github.com/citation-style-language/schema/raw/master/csl-citation.json"} </w:instrText>
      </w:r>
      <w:r w:rsidR="00846631">
        <w:fldChar w:fldCharType="separate"/>
      </w:r>
      <w:r w:rsidR="008865EC" w:rsidRPr="008865EC">
        <w:rPr>
          <w:rFonts w:cs="Times New Roman"/>
          <w:kern w:val="0"/>
          <w:vertAlign w:val="superscript"/>
        </w:rPr>
        <w:t>[15–17]</w:t>
      </w:r>
      <w:r w:rsidR="00846631">
        <w:fldChar w:fldCharType="end"/>
      </w:r>
      <w:r>
        <w:rPr>
          <w:rFonts w:hint="eastAsia"/>
        </w:rPr>
        <w:t>。研究表明，社交媒体上娱乐性和挑逗性的内容远多于严肃的健康科普</w:t>
      </w:r>
      <w:r w:rsidR="00CC1748">
        <w:fldChar w:fldCharType="begin"/>
      </w:r>
      <w:r w:rsidR="001704E8">
        <w:instrText xml:space="preserve"> ADDIN ZOTERO_ITEM CSL_CITATION {"citationID":"W7Lbxkid","properties":{"unsorted":false,"formattedCitation":"\\super [18]\\nosupersub{}","plainCitation":"[18]","noteIndex":0},"citationItems":[{"id":1011,"uris":["http://zotero.org/users/15209510/items/8BN3BI7X"],"itemData":{"id":1011,"type":"article-journal","abstract":"Background\nSocial media platforms such as YouTube can be used to educate people of reproductive age about healthy and nonrisky sexual and reproductive health (SRH) practices and behaviors. However, there is a paucity of evidence to ascertain the authenticity of sexuality and SRH content on Kinyarwanda YouTube, making it difficult to determine the extent to which these topics are covered, the characteristics of available videos, and the themes covered by these videos.\n\nObjective\nThe aims of this study were (1) to determine the extent to which YouTube channels in Kinyarwanda-language videos address sexuality and SRH issues, identify the general characteristics of the available videos (type of video, when published, intention for the audience, and content focus), and the aspects of sexuality and SRH covered; and (2) to identify the themes covered by retrieved Kinyarwanda videos, and the extent to which the channels have been used to communicate issues of sexuality and SRH during the COVID-19 pandemic.\n\nMethods\nUsing a content analysis approach, we searched Kinyarwanda YouTube channels to analyze videos about sexuality and SRH. The adopted framework for data collection from social media platforms builds on three key steps: (1) development, (2) application, and (3) assessment of search filters. To be included, an audio and/or visual video had to be in Kinyarwanda and the video had to be directed to the general public. Descriptive statistics (frequency and percentages) were computed to characterize the basic characteristics of retrieved channels, portrayal of the videos, and presentation of sexuality and SRH themes that emerged from retrieved videos. Further analysis involved cross-tabulations to explore associations between the focus of the channel and the date when the channel was opened and the focus of the channel and who was involved in the video.\n\nResults\nThe YouTube search retrieved 21,506 videos that tackled sexuality and SRH topics. During the COVID-19 pandemic, there was a 4-fold increase (from 7.2% to 30.6%) in channels that solely focused on sexually explicit content. The majority of the 1369 retrieved channels (n=1150, 84.0%) tackled the topic of sexuality, with sexually explicit content predominantly found in the majority of these videos (n=1082, 79%), and only 16% (n=287) of the videos covered SRH topics.\n\nConclusions\nThis is the first study to analyze the use of YouTube in communicating about sexuality and SRH in the Kinyarwanda language. This study relied on videos that appeared online. Further research should gather information about who accesses the videos, and how channel owners and individuals involved in the videos perceive the impact of their videos on the Rwandan community’s sexuality and SRH.","container-title":"Journal of Medical Internet Research","DOI":"10.2196/46488","ISSN":"1439-4456","journalAbbreviation":"J Med Internet Res","page":"e46488","PMID":"37756040","PMCID":"PMC10568387","source":"PubMed Central","title":"Sexuality and Sexual and Reproductive Health Depiction in Social Media: Content Analysis of Kinyarwanda YouTube Channels","title-short":"Sexuality and Sexual and Reproductive Health Depiction in Social Media","volume":"25","author":[{"family":"Uhawenimana","given":"Thierry Claudien"},{"family":"Musabwasoni","given":"Marie Grace Sandra"},{"family":"Nsengiyumva","given":"Richard"},{"family":"Mukamana","given":"Donatilla"}],"issued":{"date-parts":[["2023",9,27]]}}}],"schema":"https://github.com/citation-style-language/schema/raw/master/csl-citation.json"} </w:instrText>
      </w:r>
      <w:r w:rsidR="00CC1748">
        <w:fldChar w:fldCharType="separate"/>
      </w:r>
      <w:r w:rsidR="008865EC" w:rsidRPr="008865EC">
        <w:rPr>
          <w:rFonts w:cs="Times New Roman"/>
          <w:kern w:val="0"/>
          <w:vertAlign w:val="superscript"/>
        </w:rPr>
        <w:t>[18]</w:t>
      </w:r>
      <w:r w:rsidR="00CC1748">
        <w:fldChar w:fldCharType="end"/>
      </w:r>
      <w:r>
        <w:rPr>
          <w:rFonts w:hint="eastAsia"/>
        </w:rPr>
        <w:t>，且由专业医疗人员创作的高质量内容占比极低</w:t>
      </w:r>
      <w:r w:rsidR="00CC1748">
        <w:fldChar w:fldCharType="begin"/>
      </w:r>
      <w:r w:rsidR="001704E8">
        <w:instrText xml:space="preserve"> ADDIN ZOTERO_ITEM CSL_CITATION {"citationID":"ox0p3QRX","properties":{"unsorted":false,"formattedCitation":"\\super [19]\\nosupersub{}","plainCitation":"[19]","noteIndex":0},"citationItems":[{"id":1016,"uris":["http://zotero.org/users/15209510/items/Q7WHKI4H"],"itemData":{"id":1016,"type":"article-journal","abstract":"Background\nAdolescence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reliability, and provide recommendations.\n\nMethods\nA cross-sectional analysis was condu</w:instrText>
      </w:r>
      <w:r w:rsidR="001704E8">
        <w:rPr>
          <w:rFonts w:hint="eastAsia"/>
        </w:rPr>
        <w:instrText xml:space="preserve">cted (April 2025) on the top 100 comprehensively ranked comprehensive sexuality education videos (N=300 total) retrieved from each platform using the keyword </w:instrText>
      </w:r>
      <w:r w:rsidR="001704E8">
        <w:rPr>
          <w:rFonts w:hint="eastAsia"/>
        </w:rPr>
        <w:instrText>青春期性教育</w:instrText>
      </w:r>
      <w:r w:rsidR="001704E8">
        <w:rPr>
          <w:rFonts w:hint="eastAsia"/>
        </w:rPr>
        <w:instrText xml:space="preserve"> (</w:instrText>
      </w:r>
      <w:r w:rsidR="001704E8">
        <w:rPr>
          <w:rFonts w:hint="eastAsia"/>
        </w:rPr>
        <w:instrText>“</w:instrText>
      </w:r>
      <w:r w:rsidR="001704E8">
        <w:rPr>
          <w:rFonts w:hint="eastAsia"/>
        </w:rPr>
        <w:instrText>adolescent sexuality education</w:instrText>
      </w:r>
      <w:r w:rsidR="001704E8">
        <w:rPr>
          <w:rFonts w:hint="eastAsia"/>
        </w:rPr>
        <w:instrText>”</w:instrText>
      </w:r>
      <w:r w:rsidR="001704E8">
        <w:rPr>
          <w:rFonts w:hint="eastAsia"/>
        </w:rPr>
        <w:instrText>). Videos were assessed using the Global Quality Score, m</w:instrText>
      </w:r>
      <w:r w:rsidR="001704E8">
        <w:instrText xml:space="preserve">odified DISCERN, and Patient Education Materials Assessment Tool (PEMAT-U/A), with interrater reliability assessed via Cohen κ. A corpus of over 49,000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β=0.485)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schema":"https://github.com/citation-style-language/schema/raw/master/csl-citation.json"} </w:instrText>
      </w:r>
      <w:r w:rsidR="00CC1748">
        <w:fldChar w:fldCharType="separate"/>
      </w:r>
      <w:r w:rsidR="008865EC" w:rsidRPr="008865EC">
        <w:rPr>
          <w:rFonts w:cs="Times New Roman"/>
          <w:kern w:val="0"/>
          <w:vertAlign w:val="superscript"/>
        </w:rPr>
        <w:t>[19]</w:t>
      </w:r>
      <w:r w:rsidR="00CC1748">
        <w:fldChar w:fldCharType="end"/>
      </w:r>
      <w:r>
        <w:rPr>
          <w:rFonts w:hint="eastAsia"/>
        </w:rPr>
        <w:t>，这无疑对缺乏辨别能力的青少年构成了潜在风险。</w:t>
      </w:r>
    </w:p>
    <w:p w14:paraId="7F33C603" w14:textId="0923CF85" w:rsidR="00F54B80" w:rsidRDefault="00000000">
      <w:pPr>
        <w:pStyle w:val="altz"/>
        <w:ind w:firstLine="480"/>
      </w:pPr>
      <w:r>
        <w:rPr>
          <w:rFonts w:hint="eastAsia"/>
        </w:rPr>
        <w:t>值得注意的是，以往研究多聚焦于视频内容本身，却忽视了平台上由海量用户评论、</w:t>
      </w:r>
      <w:proofErr w:type="gramStart"/>
      <w:r>
        <w:rPr>
          <w:rFonts w:hint="eastAsia"/>
        </w:rPr>
        <w:t>弹幕及回复</w:t>
      </w:r>
      <w:proofErr w:type="gramEnd"/>
      <w:r>
        <w:rPr>
          <w:rFonts w:hint="eastAsia"/>
        </w:rPr>
        <w:t>所构成的</w:t>
      </w:r>
      <w:del w:id="722" w:author="Zixuan Zhou" w:date="2026-04-27T19:19:00Z" w16du:dateUtc="2026-04-27T11:19:00Z">
        <w:r w:rsidDel="00F36A24">
          <w:rPr>
            <w:rFonts w:hint="eastAsia"/>
          </w:rPr>
          <w:delText>“数字互动层”</w:delText>
        </w:r>
      </w:del>
      <w:proofErr w:type="gramStart"/>
      <w:ins w:id="723" w:author="Zixuan Zhou" w:date="2026-04-27T19:19:00Z" w16du:dateUtc="2026-04-27T11:19:00Z">
        <w:r w:rsidR="00F36A24">
          <w:rPr>
            <w:rFonts w:hint="eastAsia"/>
          </w:rPr>
          <w:t>互动区</w:t>
        </w:r>
      </w:ins>
      <w:proofErr w:type="gramEnd"/>
      <w:r>
        <w:rPr>
          <w:rFonts w:hint="eastAsia"/>
        </w:rPr>
        <w:t>中蕴含的巨大价值。这些非正式、口语化的用户生成内容</w:t>
      </w:r>
      <w:ins w:id="724" w:author="Zixuan Zhou" w:date="2026-04-27T19:20:00Z" w16du:dateUtc="2026-04-27T11:20:00Z">
        <w:r w:rsidR="00F36A24">
          <w:t>（</w:t>
        </w:r>
        <w:r w:rsidR="00F36A24">
          <w:rPr>
            <w:rFonts w:hint="eastAsia"/>
          </w:rPr>
          <w:t xml:space="preserve">User Generated Content, </w:t>
        </w:r>
        <w:r w:rsidR="00F36A24">
          <w:t>UGC</w:t>
        </w:r>
        <w:r w:rsidR="00F36A24">
          <w:t>）</w:t>
        </w:r>
      </w:ins>
      <w:r>
        <w:rPr>
          <w:rFonts w:hint="eastAsia"/>
        </w:rPr>
        <w:t>，真实地反映了青少年在生殖健康领域的具体困惑、知识盲区和核心诉求，构成了一个自发的“问答社区”</w:t>
      </w:r>
      <w:r w:rsidR="00CC1748">
        <w:fldChar w:fldCharType="begin"/>
      </w:r>
      <w:r w:rsidR="001704E8">
        <w:instrText xml:space="preserve"> ADDIN ZOTERO_ITEM CSL_CITATION {"citationID":"FONDGIqO","properties":{"unsorted":false,"formattedCitation":"\\super [18,20]\\nosupersub{}","plainCitation":"[18,20]","noteIndex":0},"citationItems":[{"id":1011,"uris":["http://zotero.org/users/15209510/items/8BN3BI7X"],"itemData":{"id":1011,"type":"article-journal","abstract":"Background\nSocial media platforms such as YouTube can be used to educate people of reproductive age about healthy and nonrisky sexual and reproductive health (SRH) practices and behaviors. However, there is a paucity of evidence to ascertain the authenticity of sexuality and SRH content on Kinyarwanda YouTube, making it difficult to determine the extent to which these topics are covered, the characteristics of available videos, and the themes covered by these videos.\n\nObjective\nThe aims of this study were (1) to determine the extent to which YouTube channels in Kinyarwanda-language videos address sexuality and SRH issues, identify the general characteristics of the available videos (type of video, when published, intention for the audience, and content focus), and the aspects of sexuality and SRH covered; and (2) to identify the themes covered by retrieved Kinyarwanda videos, and the extent to which the channels have been used to communicate issues of sexuality and SRH during the COVID-19 pandemic.\n\nMethods\nUsing a content analysis approach, we searched Kinyarwanda YouTube channels to analyze videos about sexuality and SRH. The adopted framework for data collection from social media platforms builds on three key steps: (1) development, (2) application, and (3) assessment of search filters. To be included, an audio and/or visual video had to be in Kinyarwanda and the video had to be directed to the general public. Descriptive statistics (frequency and percentages) were computed to characterize the basic characteristics of retrieved channels, portrayal of the videos, and presentation of sexuality and SRH themes that emerged from retrieved videos. Further analysis involved cross-tabulations to explore associations between the focus of the channel and the date when the channel was opened and the focus of the channel and who was involved in the video.\n\nResults\nThe YouTube search retrieved 21,506 videos that tackled sexuality and SRH topics. During the COVID-19 pandemic, there was a 4-fold increase (from 7.2% to 30.6%) in channels that solely focused on sexually explicit content. The majority of the 1369 retrieved channels (n=1150, 84.0%) tackled the topic of sexuality, with sexually explicit content predominantly found in the majority of these videos (n=1082, 79%), and only 16% (n=287) of the videos covered SRH topics.\n\nConclusions\nThis is the first study to analyze the use of YouTube in communicating about sexuality and SRH in the Kinyarwanda language. This study relied on videos that appeared online. Further research should gather information about who accesses the videos, and how channel owners and individuals involved in the videos perceive the impact of their videos on the Rwandan community’s sexuality and SRH.","container-title":"Journal of Medical Internet Research","DOI":"10.2196/46488","ISSN":"1439-4456","journalAbbreviation":"J Med Internet Res","page":"e46488","PMID":"37756040","PMCID":"PMC10568387","source":"PubMed Central","title":"Sexuality and Sexual and Reproductive Health Depiction in Social Media: Content Analysis of Kinyarwanda YouTube Channels","title-short":"Sexuality and Sexual and Reproductive Health Depiction in Social Media","volume":"25","author":[{"family":"Uhawenimana","given":"Thierry Claudien"},{"family":"Musabwasoni","given":"Marie Grace Sandra"},{"family":"Nsengiyumva","given":"Richard"},{"family":"Mukamana","given":"Donatilla"}],"issued":{"date-parts":[["2023",9,27]]}}},{"id":813,"uris":["http:</w:instrText>
      </w:r>
      <w:r w:rsidR="001704E8">
        <w:rPr>
          <w:rFonts w:hint="eastAsia"/>
        </w:rPr>
        <w:instrText>//zotero.org/users/15209510/items/PNQKC7EK"],"itemData":{"id":813,"type":"article-journal","abstract":"[</w:instrText>
      </w:r>
      <w:r w:rsidR="001704E8">
        <w:rPr>
          <w:rFonts w:hint="eastAsia"/>
        </w:rPr>
        <w:instrText>研究目的</w:instrText>
      </w:r>
      <w:r w:rsidR="001704E8">
        <w:rPr>
          <w:rFonts w:hint="eastAsia"/>
        </w:rPr>
        <w:instrText>]</w:instrText>
      </w:r>
      <w:r w:rsidR="001704E8">
        <w:rPr>
          <w:rFonts w:hint="eastAsia"/>
        </w:rPr>
        <w:instrText>探究健康视频需求主题特征及其对弹幕视频播放影响的组态效应</w:instrText>
      </w:r>
      <w:r w:rsidR="001704E8">
        <w:rPr>
          <w:rFonts w:hint="eastAsia"/>
        </w:rPr>
        <w:instrText>,</w:instrText>
      </w:r>
      <w:r w:rsidR="001704E8">
        <w:rPr>
          <w:rFonts w:hint="eastAsia"/>
        </w:rPr>
        <w:instrText>揭示健康视频弹幕信息行为规律</w:instrText>
      </w:r>
      <w:r w:rsidR="001704E8">
        <w:rPr>
          <w:rFonts w:hint="eastAsia"/>
        </w:rPr>
        <w:instrText>,</w:instrText>
      </w:r>
      <w:r w:rsidR="001704E8">
        <w:rPr>
          <w:rFonts w:hint="eastAsia"/>
        </w:rPr>
        <w:instrText>促进弹幕信息资源优化配置</w:instrText>
      </w:r>
      <w:r w:rsidR="001704E8">
        <w:rPr>
          <w:rFonts w:hint="eastAsia"/>
        </w:rPr>
        <w:instrText>.[</w:instrText>
      </w:r>
      <w:r w:rsidR="001704E8">
        <w:rPr>
          <w:rFonts w:hint="eastAsia"/>
        </w:rPr>
        <w:instrText>研究方法</w:instrText>
      </w:r>
      <w:r w:rsidR="001704E8">
        <w:rPr>
          <w:rFonts w:hint="eastAsia"/>
        </w:rPr>
        <w:instrText>]</w:instrText>
      </w:r>
      <w:r w:rsidR="001704E8">
        <w:rPr>
          <w:rFonts w:hint="eastAsia"/>
        </w:rPr>
        <w:instrText>采集哔哩哔哩视频网站的</w:instrText>
      </w:r>
      <w:r w:rsidR="001704E8">
        <w:rPr>
          <w:rFonts w:hint="eastAsia"/>
        </w:rPr>
        <w:instrText>28470</w:instrText>
      </w:r>
      <w:r w:rsidR="001704E8">
        <w:rPr>
          <w:rFonts w:hint="eastAsia"/>
        </w:rPr>
        <w:instrText>条弹幕</w:instrText>
      </w:r>
      <w:r w:rsidR="001704E8">
        <w:rPr>
          <w:rFonts w:hint="eastAsia"/>
        </w:rPr>
        <w:instrText>,</w:instrText>
      </w:r>
      <w:r w:rsidR="001704E8">
        <w:rPr>
          <w:rFonts w:hint="eastAsia"/>
        </w:rPr>
        <w:instrText>从中提取用户信息需求主题及其网络关系</w:instrText>
      </w:r>
      <w:r w:rsidR="001704E8">
        <w:rPr>
          <w:rFonts w:hint="eastAsia"/>
        </w:rPr>
        <w:instrText>,</w:instrText>
      </w:r>
      <w:r w:rsidR="001704E8">
        <w:rPr>
          <w:rFonts w:hint="eastAsia"/>
        </w:rPr>
        <w:instrText>并采用</w:instrText>
      </w:r>
      <w:r w:rsidR="001704E8">
        <w:rPr>
          <w:rFonts w:hint="eastAsia"/>
        </w:rPr>
        <w:instrText>fsQCA</w:instrText>
      </w:r>
      <w:r w:rsidR="001704E8">
        <w:rPr>
          <w:rFonts w:hint="eastAsia"/>
        </w:rPr>
        <w:instrText>研究健康视频需求主题特征对播放量的影响</w:instrText>
      </w:r>
      <w:r w:rsidR="001704E8">
        <w:rPr>
          <w:rFonts w:hint="eastAsia"/>
        </w:rPr>
        <w:instrText>,</w:instrText>
      </w:r>
      <w:r w:rsidR="001704E8">
        <w:rPr>
          <w:rFonts w:hint="eastAsia"/>
        </w:rPr>
        <w:instrText>识别各影响因素的组态效应</w:instrText>
      </w:r>
      <w:r w:rsidR="001704E8">
        <w:rPr>
          <w:rFonts w:hint="eastAsia"/>
        </w:rPr>
        <w:instrText>.[</w:instrText>
      </w:r>
      <w:r w:rsidR="001704E8">
        <w:rPr>
          <w:rFonts w:hint="eastAsia"/>
        </w:rPr>
        <w:instrText>研究结论</w:instrText>
      </w:r>
      <w:r w:rsidR="001704E8">
        <w:rPr>
          <w:rFonts w:hint="eastAsia"/>
        </w:rPr>
        <w:instrText>]</w:instrText>
      </w:r>
      <w:r w:rsidR="001704E8">
        <w:rPr>
          <w:rFonts w:hint="eastAsia"/>
        </w:rPr>
        <w:instrText>健康视频需求包括</w:instrText>
      </w:r>
      <w:r w:rsidR="001704E8">
        <w:rPr>
          <w:rFonts w:hint="eastAsia"/>
        </w:rPr>
        <w:instrText>3</w:instrText>
      </w:r>
      <w:r w:rsidR="001704E8">
        <w:rPr>
          <w:rFonts w:hint="eastAsia"/>
        </w:rPr>
        <w:instrText>类共</w:instrText>
      </w:r>
      <w:r w:rsidR="001704E8">
        <w:rPr>
          <w:rFonts w:hint="eastAsia"/>
        </w:rPr>
        <w:instrText>8</w:instrText>
      </w:r>
      <w:r w:rsidR="001704E8">
        <w:rPr>
          <w:rFonts w:hint="eastAsia"/>
        </w:rPr>
        <w:instrText>个主题</w:instrText>
      </w:r>
      <w:r w:rsidR="001704E8">
        <w:rPr>
          <w:rFonts w:hint="eastAsia"/>
        </w:rPr>
        <w:instrText>,</w:instrText>
      </w:r>
      <w:r w:rsidR="001704E8">
        <w:rPr>
          <w:rFonts w:hint="eastAsia"/>
        </w:rPr>
        <w:instrText>这些主题特征对视频播放量具有重要影响</w:instrText>
      </w:r>
      <w:r w:rsidR="001704E8">
        <w:rPr>
          <w:rFonts w:hint="eastAsia"/>
        </w:rPr>
        <w:instrText>,</w:instrText>
      </w:r>
      <w:r w:rsidR="001704E8">
        <w:rPr>
          <w:rFonts w:hint="eastAsia"/>
        </w:rPr>
        <w:instrText>共识别出情感需求及其与社交需求组合的</w:instrText>
      </w:r>
      <w:r w:rsidR="001704E8">
        <w:rPr>
          <w:rFonts w:hint="eastAsia"/>
        </w:rPr>
        <w:instrText>2</w:instrText>
      </w:r>
      <w:r w:rsidR="001704E8">
        <w:rPr>
          <w:rFonts w:hint="eastAsia"/>
        </w:rPr>
        <w:instrText>个影响组态</w:instrText>
      </w:r>
      <w:r w:rsidR="001704E8">
        <w:rPr>
          <w:rFonts w:hint="eastAsia"/>
        </w:rPr>
        <w:instrText>.</w:instrText>
      </w:r>
      <w:r w:rsidR="001704E8">
        <w:rPr>
          <w:rFonts w:hint="eastAsia"/>
        </w:rPr>
        <w:instrText>深化认识健康视频需求主题特征及其与视频播放量之间的因果关系</w:instrText>
      </w:r>
      <w:r w:rsidR="001704E8">
        <w:rPr>
          <w:rFonts w:hint="eastAsia"/>
        </w:rPr>
        <w:instrText>,</w:instrText>
      </w:r>
      <w:r w:rsidR="001704E8">
        <w:rPr>
          <w:rFonts w:hint="eastAsia"/>
        </w:rPr>
        <w:instrText>丰富健康视频弹幕信息行为研究</w:instrText>
      </w:r>
      <w:r w:rsidR="001704E8">
        <w:rPr>
          <w:rFonts w:hint="eastAsia"/>
        </w:rPr>
        <w:instrText>,</w:instrText>
      </w:r>
      <w:r w:rsidR="001704E8">
        <w:rPr>
          <w:rFonts w:hint="eastAsia"/>
        </w:rPr>
        <w:instrText>为健康弹幕视频服务提升与有效利用提供指导</w:instrText>
      </w:r>
      <w:r w:rsidR="001704E8">
        <w:rPr>
          <w:rFonts w:hint="eastAsia"/>
        </w:rPr>
        <w:instrText>.","container-title":"</w:instrText>
      </w:r>
      <w:r w:rsidR="001704E8">
        <w:rPr>
          <w:rFonts w:hint="eastAsia"/>
        </w:rPr>
        <w:instrText>情报杂志</w:instrText>
      </w:r>
      <w:r w:rsidR="001704E8">
        <w:rPr>
          <w:rFonts w:hint="eastAsia"/>
        </w:rPr>
        <w:instrText>","DOI":"10.3969/j.issn.1002-1965.2023.04.021","language":"en","page":"148</w:instrText>
      </w:r>
      <w:r w:rsidR="001704E8">
        <w:rPr>
          <w:rFonts w:hint="eastAsia"/>
        </w:rPr>
        <w:instrText>–</w:instrText>
      </w:r>
      <w:r w:rsidR="001704E8">
        <w:rPr>
          <w:rFonts w:hint="eastAsia"/>
        </w:rPr>
        <w:instrText>155","section":"G206","title":"</w:instrText>
      </w:r>
      <w:r w:rsidR="001704E8">
        <w:rPr>
          <w:rFonts w:hint="eastAsia"/>
        </w:rPr>
        <w:instrText>弹幕视角下健康视频需求主题特征及其对视频播放的影响</w:instrText>
      </w:r>
      <w:r w:rsidR="001704E8">
        <w:rPr>
          <w:rFonts w:hint="eastAsia"/>
        </w:rPr>
        <w:instrText>","author":[{"literal":"</w:instrText>
      </w:r>
      <w:r w:rsidR="001704E8">
        <w:rPr>
          <w:rFonts w:hint="eastAsia"/>
        </w:rPr>
        <w:instrText>陈明红</w:instrText>
      </w:r>
      <w:r w:rsidR="001704E8">
        <w:rPr>
          <w:rFonts w:hint="eastAsia"/>
        </w:rPr>
        <w:instrText>"},{"literal":"</w:instrText>
      </w:r>
      <w:r w:rsidR="001704E8">
        <w:rPr>
          <w:rFonts w:hint="eastAsia"/>
        </w:rPr>
        <w:instrText>黄嘉乐</w:instrText>
      </w:r>
      <w:r w:rsidR="001704E8">
        <w:rPr>
          <w:rFonts w:hint="eastAsia"/>
        </w:rPr>
        <w:instrText>"},{"literal":"</w:instrText>
      </w:r>
      <w:r w:rsidR="001704E8">
        <w:rPr>
          <w:rFonts w:hint="eastAsia"/>
        </w:rPr>
        <w:instrText>连晓丽</w:instrText>
      </w:r>
      <w:r w:rsidR="001704E8">
        <w:rPr>
          <w:rFonts w:hint="eastAsia"/>
        </w:rPr>
        <w:instrText xml:space="preserve">"}],"issued":{"date-parts":[["2023",4,18]]}}}],"schema":"https://github.com/citation-style-language/schema/raw/master/csl-citation.json"} </w:instrText>
      </w:r>
      <w:r w:rsidR="00CC1748">
        <w:fldChar w:fldCharType="separate"/>
      </w:r>
      <w:r w:rsidR="008865EC" w:rsidRPr="008865EC">
        <w:rPr>
          <w:rFonts w:cs="Times New Roman"/>
          <w:kern w:val="0"/>
          <w:vertAlign w:val="superscript"/>
        </w:rPr>
        <w:t>[18,20]</w:t>
      </w:r>
      <w:r w:rsidR="00CC1748">
        <w:fldChar w:fldCharType="end"/>
      </w:r>
      <w:r>
        <w:rPr>
          <w:rFonts w:hint="eastAsia"/>
        </w:rPr>
        <w:t>。如何从这些海量、嘈杂、非结构化的文本中挖掘出有价值的真实问题，并将其转化为规范、科学、可用于健康教育的知识资源，是当前研究面临的核心挑战。</w:t>
      </w:r>
    </w:p>
    <w:p w14:paraId="2098A641" w14:textId="09890085" w:rsidR="00F54B80" w:rsidRDefault="00000000">
      <w:pPr>
        <w:pStyle w:val="altz"/>
        <w:ind w:firstLine="480"/>
      </w:pPr>
      <w:r>
        <w:rPr>
          <w:rFonts w:hint="eastAsia"/>
        </w:rPr>
        <w:lastRenderedPageBreak/>
        <w:t>与此同时，以大语言模型（</w:t>
      </w:r>
      <w:r>
        <w:rPr>
          <w:rFonts w:hint="eastAsia"/>
        </w:rPr>
        <w:t>Large Language Model, LLM</w:t>
      </w:r>
      <w:r>
        <w:rPr>
          <w:rFonts w:hint="eastAsia"/>
        </w:rPr>
        <w:t>）为代表的人工智能技术为此带来了前所未有的机遇。</w:t>
      </w:r>
      <w:r w:rsidR="00513522">
        <w:rPr>
          <w:rFonts w:hint="eastAsia"/>
        </w:rPr>
        <w:t>大语言模型</w:t>
      </w:r>
      <w:r>
        <w:rPr>
          <w:rFonts w:hint="eastAsia"/>
        </w:rPr>
        <w:t>在理解自然语言、生成文本和知识推理方面展现出强大能力</w:t>
      </w:r>
      <w:r w:rsidR="00CC1748">
        <w:fldChar w:fldCharType="begin"/>
      </w:r>
      <w:r w:rsidR="001704E8">
        <w:instrText xml:space="preserve"> ADDIN ZOTERO_ITEM CSL_CITATION {"citationID":"oZKRsRF8","properties":{"unsorted":false,"formattedCitation":"\\super [21]\\nosupersub{}","plainCitation":"[21]","noteIndex":0},"citationItems":[{"id":999,"uris":["http://zotero.org/users/15209510/items/P6WQ7P2M"],"itemData":{"id":999,"type":"article-journal","abstract":"This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Wei"}],"issued":{"date-parts":[["2023",8]]}}}],"schema":"https://github.com/citation-style-language/schema/raw/master/csl-citation.json"} </w:instrText>
      </w:r>
      <w:r w:rsidR="00CC1748">
        <w:fldChar w:fldCharType="separate"/>
      </w:r>
      <w:r w:rsidR="008865EC" w:rsidRPr="008865EC">
        <w:rPr>
          <w:rFonts w:cs="Times New Roman"/>
          <w:kern w:val="0"/>
          <w:vertAlign w:val="superscript"/>
        </w:rPr>
        <w:t>[21]</w:t>
      </w:r>
      <w:r w:rsidR="00CC1748">
        <w:fldChar w:fldCharType="end"/>
      </w:r>
      <w:r>
        <w:rPr>
          <w:rFonts w:hint="eastAsia"/>
        </w:rPr>
        <w:t>，在医疗问答领域已显现巨大潜力。研究证实，先进的</w:t>
      </w:r>
      <w:r>
        <w:rPr>
          <w:rFonts w:hint="eastAsia"/>
        </w:rPr>
        <w:t>AI</w:t>
      </w:r>
      <w:r>
        <w:rPr>
          <w:rFonts w:hint="eastAsia"/>
        </w:rPr>
        <w:t>模型不仅能高分通过执业医师资格考试</w:t>
      </w:r>
      <w:r w:rsidR="00CC1748">
        <w:fldChar w:fldCharType="begin"/>
      </w:r>
      <w:r w:rsidR="001704E8">
        <w:instrText xml:space="preserve"> ADDIN ZOTERO_ITEM CSL_CITATION {"citationID":"oOS3Ao4p","properties":{"unsorted":false,"formattedCitation":"\\super [22,23]\\nosupersub{}","plainCitation":"[22,23]","noteIndex":0},"citationItems":[{"id":998,"uris":["http://zotero.org/users/15209510/items/Y8P7SYB5"],"itemData":{"id":998,"type":"article-journal","abstract":"With an improved framework for model development and evaluation, a large language model is shown to provide answers to medical questions that are comparable or preferred with respect to those provided by human physicians.","container-title":"Nature Medicine","DOI":"10.1038/s41591-024-03423-7","ISSN":"1546-170X","issue":"3","journalAbbreviation":"Nat Med","language":"en","license":"2025 The Author(s)","page":"943-950","publisher":"Nature Publishing Group","source":"www.nature.com","title":"Toward expert-level medical question answering with large language models","volume":"31","author":[{"family":"Singhal","given":"Karan"},{"family":"Tu","given":"Tao"},{"family":"Gottweis","given":"Juraj"},{"family":"Sayres","given":"Rory"},{"family":"Wulczyn","given":"Ellery"},{"family":"Amin","given":"Mohamed"},{"family":"Hou","given":"Le"},{"family":"Clark","given":"Kevin"},{"family":"Pfohl","given":"Stephen R."},{"family":"Cole-Lewis","given":"Heather"},{"family":"Neal","given":"Darlene"},{"family":"Rashid","given":"Qazi Mamunur"},{"family":"Schaekermann","given":"Mike"},{"family":"Wang","given":"Amy"},{"family":"Dash","given":"Dev"},{"family":"Chen","given":"Jonathan H."},{"family":"Shah","given":"Nigam H."},{"family":"Lachgar","given":"Sami"},{"family":"Mansfield","given":"Philip Andrew"},{"family":"Prakash","given":"Sushant"},{"family":"Green","given":"Bradley"},{"family":"Dominowska","given":"Ewa"},{"family":"Agüera y Arcas","given":"Blaise"},{"family":"Tomašev","given":"Nenad"},{"family":"Liu","given":"Yun"},{"family":"Wong","given":"Renee"},{"family":"Semturs","given":"Christopher"},{"family":"Mahdavi","given":"S. Sara"},{"family":"Barral","given":"Joelle K."},{"family":"Webster","given":"Dale R."},{"family":"Corrado","given":"Greg S."},{"family":"Matias","given":"Yossi"},{"family":"Azizi","given":"Shekoofeh"},{"family":"Karthikesalingam","given":"Alan"},{"family":"Natarajan","given":"Vivek"}],"issued":{"date-parts":[["2025",3]]}}},{"id":994,"uris":["http://zotero.org/users/15209510/items/UZM4TCTG"],"itemData":{"id":994,"type":"article-journal","abstract":"We evaluated the performance of a large language model called ChatGPT on the United States Medical Licensing Exam (USMLE), which consists of three exams: Step 1, Step 2CK, and Step 3. ChatGPT performed at or near the passing threshold for all three exams without any specialized training or reinforce …","container-title":"PLOS digital health","DOI":"10.1371/journal.pdig.0000198","ISSN":"2767-3170","issue":"2","language":"en","PMID":"36812645","publisher":"PLOS Digit Health","source":"pubmed.ncbi.nlm.nih.gov","title":"Performance of ChatGPT on USMLE: Potential for AI-assisted medical education using large language models","title-short":"Performance of ChatGPT on USMLE","URL":"https://pubmed.ncbi.nlm.nih.gov/36812645/","volume":"2","author":[{"family":"Th","given":"Kung"},{"family":"M","given":"Cheatham"},{"family":"A","given":"Medenilla"},{"family":"C","given":"Sillos"},{"family":"L","given":"De Leon"},{"family":"C","given":"Elepaño"},{"family":"M","given":"Madriaga"},{"family":"R","given":"Aggabao"},{"family":"G","given":"Diaz-Candido"},{"family":"J","given":"Maningo"},{"family":"V","given":"Tseng"}],"accessed":{"date-parts":[["2026",3,22]]},"issued":{"date-parts":[["2023",9,2]]}}}],"schema":"https://github.com/citation-style-language/schema/raw/master/csl-citation.json"} </w:instrText>
      </w:r>
      <w:r w:rsidR="00CC1748">
        <w:fldChar w:fldCharType="separate"/>
      </w:r>
      <w:r w:rsidR="008865EC" w:rsidRPr="008865EC">
        <w:rPr>
          <w:rFonts w:cs="Times New Roman"/>
          <w:kern w:val="0"/>
          <w:vertAlign w:val="superscript"/>
        </w:rPr>
        <w:t>[22,23]</w:t>
      </w:r>
      <w:r w:rsidR="00CC1748">
        <w:fldChar w:fldCharType="end"/>
      </w:r>
      <w:r>
        <w:rPr>
          <w:rFonts w:hint="eastAsia"/>
        </w:rPr>
        <w:t>，其生成的回答在信息丰富度和共</w:t>
      </w:r>
      <w:proofErr w:type="gramStart"/>
      <w:r>
        <w:rPr>
          <w:rFonts w:hint="eastAsia"/>
        </w:rPr>
        <w:t>情表达</w:t>
      </w:r>
      <w:proofErr w:type="gramEnd"/>
      <w:r>
        <w:rPr>
          <w:rFonts w:hint="eastAsia"/>
        </w:rPr>
        <w:t>上甚至能超越人类医生</w:t>
      </w:r>
      <w:r w:rsidR="00CC1748">
        <w:fldChar w:fldCharType="begin"/>
      </w:r>
      <w:r w:rsidR="001704E8">
        <w:instrText xml:space="preserve"> ADDIN ZOTERO_ITEM CSL_CITATION {"citationID":"kiAclqiE","properties":{"unsorted":false,"formattedCitation":"\\super [24]\\nosupersub{}","plainCitation":"[24]","noteIndex":0},"citationItems":[{"id":997,"uris":["http://zotero.org/users/15209510/items/HHPEPYVV"],"itemData":{"id":997,"type":"article-journal","abstract":"&lt;h3&gt;Importance&lt;/h3&gt;&lt;p&gt;The rapid expansion of virtual health care has caused a surge in patient messages concomitant with more work and burnout among health care professionals. Artificial intelligence (AI) assistants could potentially aid in creating answers to patient questions by drafting responses that could be reviewed by clinicians.&lt;/p&gt;&lt;h3&gt;Objective&lt;/h3&gt;&lt;p&gt;To evaluate the ability of an AI chatbot assistant (ChatGPT), released in November 2022, to provide quality and empathetic responses to patient questions.&lt;/p&gt;&lt;h3&gt;Design, Setting, and Participants&lt;/h3&gt;&lt;p&gt;In this cross-sectional study, a public and nonidentifiable database of questions from a public social media forum (Reddit’s r/AskDocs) was used to randomly draw 195 exchanges from October 2022 where a verified physician responded to a public question. Chatbot responses were generated by entering the original question into a fresh session (without prior questions having been asked in the session) on December 22 and 23, 2022. The original question along with anonymized and randomly ordered physician and chatbot responses were evaluated in triplicate by a team of licensed health care professionals. Evaluators chose “which response was better” and judged both “the quality of information provided” (&lt;i&gt;very poor&lt;/i&gt;,&lt;i&gt;poor&lt;/i&gt;,&lt;i&gt;acceptable&lt;/i&gt;,&lt;i&gt;good&lt;/i&gt;, or&lt;i&gt;very good&lt;/i&gt;) and “the empathy or bedside manner provided” (&lt;i&gt;not empathetic&lt;/i&gt;,&lt;i&gt;slightly empathetic&lt;/i&gt;,&lt;i&gt;moderately empathetic&lt;/i&gt;,&lt;i&gt;empathetic&lt;/i&gt;, and&lt;i&gt;very empathetic&lt;/i&gt;). Mean outcomes were ordered on a 1 to 5 scale and compared between chatbot and physicians.&lt;/p&gt;&lt;h3&gt;Results&lt;/h3&gt;&lt;p&gt;Of the 195 questions and responses, evaluators preferred chatbot responses to physician responses in 78.6% (95% CI, 75.0%-81.8%) of the 585 evaluations. Mean (IQR) physician responses were significantly shorter than chatbot responses (52 [17-62] words vs 211 [168-245] words;&lt;i&gt;t&lt;/i&gt; = 25.4;&lt;i&gt;P&lt;/i&gt; &amp;lt; .001). Chatbot responses were rated of</w:instrText>
      </w:r>
      <w:r w:rsidR="001704E8">
        <w:rPr>
          <w:rFonts w:hint="eastAsia"/>
        </w:rPr>
        <w:instrText xml:space="preserve"> significantly higher quality than physician responses (&lt;i&gt;t&lt;/i&gt; = 13.3;&lt;i&gt;P&lt;/i&gt; &amp;lt; .001). The proportion of responses rated as&lt;i&gt;good&lt;/i&gt;or&lt;i&gt;very good&lt;/i&gt;quality (</w:instrText>
      </w:r>
      <w:r w:rsidR="001704E8">
        <w:rPr>
          <w:rFonts w:hint="eastAsia"/>
        </w:rPr>
        <w:instrText>≥</w:instrText>
      </w:r>
      <w:r w:rsidR="001704E8">
        <w:rPr>
          <w:rFonts w:hint="eastAsia"/>
        </w:rPr>
        <w:instrText xml:space="preserve"> 4), for instance, was higher for chatbot than physicians (chatbot: 78.5%, 95% CI, 72.3</w:instrText>
      </w:r>
      <w:r w:rsidR="001704E8">
        <w:instrText>%-84.1%; physicians: 22.1%, 95% CI, 16.4%-28.2%;). This amounted to 3.6 times higher prevalence of&lt;i&gt;good&lt;/i&gt;or&lt;i&gt;very good&lt;/i&gt;quality responses for the chatbot. Chatbot responses were also rated significantly more empathetic than physician responses (&lt;i&gt;</w:instrText>
      </w:r>
      <w:r w:rsidR="001704E8">
        <w:rPr>
          <w:rFonts w:hint="eastAsia"/>
        </w:rPr>
        <w:instrText>t&lt;/i&gt; = 18.9;&lt;i&gt;P&lt;/i&gt; &amp;lt; .001). The proportion of responses rated&lt;i&gt;empathetic&lt;/i&gt;or&lt;i&gt;very empathetic&lt;/i&gt;(</w:instrText>
      </w:r>
      <w:r w:rsidR="001704E8">
        <w:rPr>
          <w:rFonts w:hint="eastAsia"/>
        </w:rPr>
        <w:instrText>≥</w:instrText>
      </w:r>
      <w:r w:rsidR="001704E8">
        <w:rPr>
          <w:rFonts w:hint="eastAsia"/>
        </w:rPr>
        <w:instrText>4) was higher for chatbot than for physicians (physicians: 4.6%, 95% CI, 2.1%-7.7%; chatbot: 45.1%, 95% CI, 38.5%-51.8%; physicians: 4.6%, 95% CI</w:instrText>
      </w:r>
      <w:r w:rsidR="001704E8">
        <w:instrText xml:space="preserve">, 2.1%-7.7%). This amounted to 9.8 times higher prevalence of&lt;i&gt;empathetic&lt;/i&gt;or&lt;i&gt;very empathetic&lt;/i&gt;responses for the chatbot.&lt;/p&gt;&lt;h3&gt;Conclusions&lt;/h3&gt;&lt;p&gt;In this cross-sectional study, a chatbot generated quality and empathetic responses to patient questions posed in an online forum. Further exploration of this technology is warranted in clinical settings, such as using chatbot to draft responses that physicians could then edit. Randomized trials could assess further if using AI assistants might improve responses, lower clinician burnout, and improve patient outcomes.&lt;/p&gt;","container-title":"JAMA Internal Medicine","DOI":"10.1001/jamainternmed.2023.1838","ISSN":"2168-6106","issue":"6","journalAbbreviation":"JAMA Intern Med","language":"en","page":"589-596","PMID":"37115527","publisher":"American Medical Association","source":"jamanetwork.com","title":"Comparing Physician and Artificial Intelligence Chatbot Responses to Patient Questions Posted to a Public Social Media Forum","volume":"183","author":[{"family":"Ayers","given":"John W."},{"family":"Poliak","given":"Adam"},{"family":"Dredze","given":"Mark"},{"family":"Leas","given":"Eric C."},{"family":"Zhu","given":"Zechariah"},{"family":"Kelley","given":"Jessica B."},{"family":"Faix","given":"Dennis J."},{"family":"Goodman","given":"Aaron M."},{"family":"Longhurst","given":"Christopher A."},{"family":"Hogarth","given":"Michael"},{"family":"Smith","given":"Davey M."}],"issued":{"date-parts":[["2023",6,1]]}}}],"schema":"https://github.com/citation-style-language/schema/raw/master/csl-citation.json"} </w:instrText>
      </w:r>
      <w:r w:rsidR="00CC1748">
        <w:fldChar w:fldCharType="separate"/>
      </w:r>
      <w:r w:rsidR="008865EC" w:rsidRPr="008865EC">
        <w:rPr>
          <w:rFonts w:cs="Times New Roman"/>
          <w:kern w:val="0"/>
          <w:vertAlign w:val="superscript"/>
        </w:rPr>
        <w:t>[24]</w:t>
      </w:r>
      <w:r w:rsidR="00CC1748">
        <w:fldChar w:fldCharType="end"/>
      </w:r>
      <w:r>
        <w:rPr>
          <w:rFonts w:hint="eastAsia"/>
        </w:rPr>
        <w:t>。因此，本研究旨在探索利用大语言模型技术，对社交媒体平台上的青少年真实评论进行系统性地分析与转化，从而为解决青少年生殖健康教育的困境提供新的解决方案。</w:t>
      </w:r>
    </w:p>
    <w:p w14:paraId="12EC277F" w14:textId="77777777" w:rsidR="00F54B80" w:rsidRDefault="00000000">
      <w:pPr>
        <w:pStyle w:val="2"/>
        <w:spacing w:before="163" w:after="163"/>
        <w:rPr>
          <w:rFonts w:hint="eastAsia"/>
        </w:rPr>
      </w:pPr>
      <w:bookmarkStart w:id="725" w:name="_Toc228219275"/>
      <w:r>
        <w:rPr>
          <w:rFonts w:hint="eastAsia"/>
        </w:rPr>
        <w:t>研究意义</w:t>
      </w:r>
      <w:bookmarkEnd w:id="725"/>
    </w:p>
    <w:p w14:paraId="017DD6E3" w14:textId="77777777" w:rsidR="00F54B80" w:rsidRDefault="00000000">
      <w:pPr>
        <w:pStyle w:val="altz"/>
        <w:ind w:firstLine="480"/>
      </w:pPr>
      <w:r>
        <w:t>本研究旨在将前沿的人工智能技术与真实的社会健康需求相结合，不仅具有重要的理论价值，也蕴含着广阔的实践前景。</w:t>
      </w:r>
    </w:p>
    <w:p w14:paraId="448780D0" w14:textId="77777777" w:rsidR="00F54B80" w:rsidRDefault="00000000">
      <w:pPr>
        <w:pStyle w:val="3"/>
        <w:spacing w:before="163" w:after="163"/>
        <w:rPr>
          <w:rFonts w:hint="eastAsia"/>
        </w:rPr>
      </w:pPr>
      <w:bookmarkStart w:id="726" w:name="_Toc228219276"/>
      <w:r>
        <w:t>理论意义</w:t>
      </w:r>
      <w:bookmarkEnd w:id="726"/>
    </w:p>
    <w:p w14:paraId="1D658F12" w14:textId="298B3CA7" w:rsidR="00F54B80" w:rsidRDefault="00000000">
      <w:pPr>
        <w:pStyle w:val="altz"/>
        <w:ind w:firstLine="480"/>
      </w:pPr>
      <w:del w:id="727" w:author="Zixuan Zhou" w:date="2026-04-27T19:20:00Z" w16du:dateUtc="2026-04-27T11:20:00Z">
        <w:r w:rsidDel="00F36A24">
          <w:delText>首先，</w:delText>
        </w:r>
      </w:del>
      <w:r>
        <w:t>本研究拓展了社交媒体健康传播的研究对象。以往研究多集中于分析视频或文章等</w:t>
      </w:r>
      <w:r w:rsidR="004A43BB">
        <w:rPr>
          <w:rFonts w:hint="eastAsia"/>
        </w:rPr>
        <w:t>“</w:t>
      </w:r>
      <w:r>
        <w:t>发布端</w:t>
      </w:r>
      <w:r w:rsidR="004A43BB">
        <w:rPr>
          <w:rFonts w:hint="eastAsia"/>
        </w:rPr>
        <w:t>”</w:t>
      </w:r>
      <w:r>
        <w:t>内容</w:t>
      </w:r>
      <w:r w:rsidR="00CC1748">
        <w:fldChar w:fldCharType="begin"/>
      </w:r>
      <w:r w:rsidR="001704E8">
        <w:instrText xml:space="preserve"> ADDIN ZOTERO_ITEM CSL_CITATION {"citationID":"B9Ql38IB","properties":{"unsorted":false,"formattedCitation":"\\super [15,19]\\nosupersub{}","plainCitation":"[15,19]","noteIndex":0},"citationItems":[{"id":1015,"uris":["http://zotero.org/users/15209510/items/QIBYJSGS"],"itemData":{"id":1015,"type":"article-journal","abstract":"Information on sexual and reproductive health is increasingly disseminated via social media and reaches a large audience. Against this background, the aim of this paper is to systematically summarize the international state of research on sexual ...","container-title":"Bundesgesundheitsblatt, Gesundheitsforschung, Gesundheitsschutz","DOI":"10.1007/s00103-021-03431-9","issue":"11","language":"en","page":"1416","PMID":"34648038","source":"pmc.ncbi.nlm.nih.gov","title":"Sexual health information on social media: a systematic scoping review","title-short":"Sexual health information on social media","volume":"64","author":[{"family":"Döring","given":"Nicola"},{"family":"Conde","given":"Melisa"}],"issued":{"date-parts":[["2021",10,14]]}}},{"id":1016,"uris":["http://zotero.org/users/15209510/items/Q7WHKI4H"],"itemData":{"id":1016,"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reliability, and provide recommendations.\n\nMethods\nA cross-sectional analysis was conducted (April 2025) on the top 100 comprehensively ranked comprehensive sexuality education videos (N=300 total) retrieved from each platform us</w:instrText>
      </w:r>
      <w:r w:rsidR="001704E8">
        <w:rPr>
          <w:rFonts w:hint="eastAsia"/>
        </w:rPr>
        <w:instrText xml:space="preserve">ing the keyword </w:instrText>
      </w:r>
      <w:r w:rsidR="001704E8">
        <w:rPr>
          <w:rFonts w:hint="eastAsia"/>
        </w:rPr>
        <w:instrText>青春期性教育</w:instrText>
      </w:r>
      <w:r w:rsidR="001704E8">
        <w:rPr>
          <w:rFonts w:hint="eastAsia"/>
        </w:rPr>
        <w:instrText xml:space="preserve"> (</w:instrText>
      </w:r>
      <w:r w:rsidR="001704E8">
        <w:rPr>
          <w:rFonts w:hint="eastAsia"/>
        </w:rPr>
        <w:instrText>“</w:instrText>
      </w:r>
      <w:r w:rsidR="001704E8">
        <w:rPr>
          <w:rFonts w:hint="eastAsia"/>
        </w:rPr>
        <w:instrText>adolescent sexuality education</w:instrText>
      </w:r>
      <w:r w:rsidR="001704E8">
        <w:rPr>
          <w:rFonts w:hint="eastAsia"/>
        </w:rPr>
        <w:instrText>”</w:instrText>
      </w:r>
      <w:r w:rsidR="001704E8">
        <w:rPr>
          <w:rFonts w:hint="eastAsia"/>
        </w:rPr>
        <w:instrText xml:space="preserve">). Videos were assessed using the Global Quality Score, modified DISCERN, and Patient Education Materials Assessment Tool (PEMAT-U/A), with interrater reliability assessed via Cohen </w:instrText>
      </w:r>
      <w:r w:rsidR="001704E8">
        <w:rPr>
          <w:rFonts w:hint="eastAsia"/>
        </w:rPr>
        <w:instrText>κ</w:instrText>
      </w:r>
      <w:r w:rsidR="001704E8">
        <w:rPr>
          <w:rFonts w:hint="eastAsia"/>
        </w:rPr>
        <w:instrText>. A corpus of ov</w:instrText>
      </w:r>
      <w:r w:rsidR="001704E8">
        <w:instrText xml:space="preserve">er 49,000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β=0.485)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schema":"https://github.com/citation-style-language/schema/raw/master/csl-citation.json"} </w:instrText>
      </w:r>
      <w:r w:rsidR="00CC1748">
        <w:fldChar w:fldCharType="separate"/>
      </w:r>
      <w:r w:rsidR="008865EC" w:rsidRPr="008865EC">
        <w:rPr>
          <w:rFonts w:cs="Times New Roman"/>
          <w:kern w:val="0"/>
          <w:vertAlign w:val="superscript"/>
        </w:rPr>
        <w:t>[15,19]</w:t>
      </w:r>
      <w:r w:rsidR="00CC1748">
        <w:fldChar w:fldCharType="end"/>
      </w:r>
      <w:r>
        <w:t>，本研究则将焦点下沉至用户评论、弹幕等</w:t>
      </w:r>
      <w:r w:rsidR="00CC1748">
        <w:rPr>
          <w:rFonts w:hint="eastAsia"/>
        </w:rPr>
        <w:t>“</w:t>
      </w:r>
      <w:r>
        <w:t>接收与互动端</w:t>
      </w:r>
      <w:r w:rsidR="00CC1748">
        <w:rPr>
          <w:rFonts w:hint="eastAsia"/>
        </w:rPr>
        <w:t>”，</w:t>
      </w:r>
      <w:r>
        <w:t>将这些海量的用户生成内容</w:t>
      </w:r>
      <w:del w:id="728" w:author="Zixuan Zhou" w:date="2026-04-27T19:20:00Z" w16du:dateUtc="2026-04-27T11:20:00Z">
        <w:r w:rsidDel="00F36A24">
          <w:delText>（</w:delText>
        </w:r>
        <w:r w:rsidR="00513522" w:rsidDel="00F36A24">
          <w:rPr>
            <w:rFonts w:hint="eastAsia"/>
          </w:rPr>
          <w:delText xml:space="preserve">User Generated Content, </w:delText>
        </w:r>
        <w:r w:rsidDel="00F36A24">
          <w:delText>UGC</w:delText>
        </w:r>
        <w:r w:rsidDel="00F36A24">
          <w:delText>）</w:delText>
        </w:r>
      </w:del>
      <w:r>
        <w:t>视为一种反映真实需求的</w:t>
      </w:r>
      <w:r w:rsidR="00CC1748">
        <w:rPr>
          <w:rFonts w:hint="eastAsia"/>
        </w:rPr>
        <w:t>“</w:t>
      </w:r>
      <w:r>
        <w:t>问题语料库</w:t>
      </w:r>
      <w:r w:rsidR="00CC1748">
        <w:rPr>
          <w:rFonts w:hint="eastAsia"/>
        </w:rPr>
        <w:t>”，</w:t>
      </w:r>
      <w:r>
        <w:t>从而深化了对社交媒体健康信息生态系统内部循环的理解。</w:t>
      </w:r>
    </w:p>
    <w:p w14:paraId="5C2E6168" w14:textId="67C7341C" w:rsidR="00F54B80" w:rsidRDefault="00000000">
      <w:pPr>
        <w:pStyle w:val="altz"/>
        <w:ind w:firstLine="480"/>
      </w:pPr>
      <w:r>
        <w:t>本研究丰富了青少年生殖健康信息需求的识别路径。传统的需求分析多依赖问卷调查或访谈，可能存在样本偏差和社会期许效应</w:t>
      </w:r>
      <w:r w:rsidR="00CC1748">
        <w:fldChar w:fldCharType="begin"/>
      </w:r>
      <w:r w:rsidR="001704E8">
        <w:instrText xml:space="preserve"> ADDIN ZOTERO_ITEM CSL_CITATION {"citationID":"vVyuK3RG","properties":{"unsorted":false,"formattedCitation":"\\super [25]\\nosupersub{}","plainCitation":"[25]","noteIndex":0},"citationItems":[{"id":732,"uris":["http://zotero.org/users/15209510/items/S7DVFYKZ"],"itemData":{"id":732,"type":"article-journal","abstract":"Women's reproductive, maternal, newborn, child, and adolescent health (RMNCAH) is a cornerstone for the healthy development of the next generation and a driving force for the progress of population and society in the future, especially in this era of population ageing and low fertility in China. In past decades, China's RMNCAH has made remarkable achievements in development goals related to reducing maternal and child mortality. However, as China moves towards a thriving goal—namely, towards ensuring health and wellbeing—the country faces emerging problems and new challenges in RMNCAH. These problems and challenges relate to the rapid and continuous improvement in social and economic conditions along with changes in demographics, lifestyles, the environment, and innovations in medical and therapeutic technologies, as well as an increasing threat of emerging infectious diseases such as COVID-19. The UN Sustainable Development Goals (SDGs) have also extended the focus from maternal and child survival to improvement of health across the life span. This focus is integrated in the visions of both the SDGs and the Healthy China 2030 agenda. The years 2021–30 are crucial in ensuring that China is able to meet the goal of universal RMNCAH coverage, which is embodied by access, quality, and equity. This Lancet RMNCAH Commission aims to review past achievements and lessons, to analyse current problems and challenges, and then to prioritise steps towards the achievements of the SDGs and Healthy China 2030.","container-title":"Reproductive Health","DOI":"10.1186/s12978-021-01145-4","ISSN":"1742-4755","issue":"S1","journalAbbreviation":"Reprod Health","language":"en","page":"118, s12978-021-01145-4","source":"DOI.org (Crossref)","title":"Adolescent sexual and reproductive health for all in sub-Saharan Africa: a spotlight on inequalities","title-short":"Adolescent sexual and reproductive health for all in sub-Saharan Africa","volume":"18","author":[{"family":"Chandra-Mouli","given":"Venkatraman"},{"family":"Neal","given":"Sarah"},{"family":"Moller","given":"Ann-Beth"}],"issued":{"date-parts":[["2021",6]]}}}],"schema":"https://github.com/citation-style-language/schema/raw/master/csl-citation.json"} </w:instrText>
      </w:r>
      <w:r w:rsidR="00CC1748">
        <w:fldChar w:fldCharType="separate"/>
      </w:r>
      <w:r w:rsidR="008865EC" w:rsidRPr="008865EC">
        <w:rPr>
          <w:rFonts w:cs="Times New Roman"/>
          <w:kern w:val="0"/>
          <w:vertAlign w:val="superscript"/>
        </w:rPr>
        <w:t>[25]</w:t>
      </w:r>
      <w:r w:rsidR="00CC1748">
        <w:fldChar w:fldCharType="end"/>
      </w:r>
      <w:r>
        <w:t>。本研究采用大数据与自然语言处理技术，直接从青少年自发的、匿名的网络言论中挖掘问题，为理解其真实、隐秘的知识盲区与情感诉求提供了一条更为直接和规模化的研究路径</w:t>
      </w:r>
      <w:r w:rsidR="003B22E6">
        <w:fldChar w:fldCharType="begin"/>
      </w:r>
      <w:r w:rsidR="001704E8">
        <w:instrText xml:space="preserve"> ADDIN ZOTERO_ITEM CSL_CITATION {"citationID":"2bJ5j5Bt","properties":{"unsorted":false,"formattedCitation":"\\super [26,27]\\nosupersub{}","plainCitation":"[26,27]","noteIndex":0},"citationItems":[{"id":1005,"uris":["http://zotero.org/users/15209510/items/5YD3W3P2"],"itemData":{"id":1005,"type":"article-journal","abstract":"Considering the traditional concept of sex in China’s official discourse and lack of social support system for sex education in China, burgeoning Inte...","container-title":"Children","DOI":"10.3390/children9050615","ISSN":"2227-9067","issue":"5","language":"en","license":"http://creativecommons.org/licenses/by/3.0/","publisher":"Multidisciplinary Digital Publishing Institute","source":"www.mdpi.com","title":"Gender Differences in Sex Education in China: A Structural Topic Modeling Analysis Based on Online Knowledge Community Zhihu","title-short":"Gender Differences in Sex Education in China","URL":"https://www.mdpi.com/2227-9067/9/5/615","volume":"9","author":[{"family":"Shi","given":"Wen"},{"family":"Lin","given":"Yuxuan"},{"family":"Zhang","given":"Zihan"},{"family":"Su","given":"Jing"}],"accessed":{"date-parts":[["2026",3,22]]},"issued":{"date-parts":[["2022",4,26]]}}},{"id":1003,"uris":["http://zotero.org/users/15209510/items/AHGG9U4B"],"itemData":{"id":1003,"type":"article-journal","abstract":"Background: In question answering (QA) system development, question classification is crucial for identifying information needs and improving the accuracy of returned answers. Although the questions are domain-specific, they are asked by non-professionals, making the question classification task more challenging. Objective: This study aimed to classify health care–related questions posted by the general public (Chinese speakers) on the Internet. Methods: A topic-based classification schema for health-related questions was built by manually annotating randomly selected questions. The Kappa statistic was used to measure the interrater reliability of multiple annotation results. Using the above corpus, we developed a machine-learning method to automatically classify these questions into one of the following six classes: Condition Management, Healthy Lifestyle, Diagnosis, Health Provider Choice, Treatment, and Epidemiology. Results: The consumer health question schema was developed with a four-hierarchical-level of specificity, comprising 48 quaternary categories and 35 annotation rules. The 2000 sample questions were coded with 2000 major codes and 607 minor codes. Using natural language processing techniques, we expressed the Chinese questions as a set of lexical, grammatical, and semantic features. Furthermore, the effective features were selected to improve the question classification performance. From the 6-category classification results, we achieved an average precision of 91.41%, recall of 89.62%, and F1 score of 90.24%. Conclusions: In this study, we developed an automatic method to classify questions related to Chinese health care posted by the general public. It enables Artificial Intelligence (AI) agents to understand Internet users’ information needs on health care.","container-title":"Journal of Medical Internet Research","DOI":"10.2196/jmir.7156","issue":"6","language":"EN","page":"e7156","publisher":"JMIR Publications Inc., Toronto, Canada","source":"www.jmir.org","title":"Classifying Chinese Questions Related to Health Care Posted by Consumers Via the Internet","volume":"19","author":[{"family":"Guo","given":"Haihong"},{"family":"Na","given":"Xu"},{"family":"Hou","given":"Li"},{"family":"Li","given":"Jiao"}],"issued":{"date-parts":[["2017",6,20]]}}}],"schema":"https://github.com/citation-style-language/schema/raw/master/csl-citation.json"} </w:instrText>
      </w:r>
      <w:r w:rsidR="003B22E6">
        <w:fldChar w:fldCharType="separate"/>
      </w:r>
      <w:r w:rsidR="008865EC" w:rsidRPr="008865EC">
        <w:rPr>
          <w:rFonts w:cs="Times New Roman"/>
          <w:kern w:val="0"/>
          <w:vertAlign w:val="superscript"/>
        </w:rPr>
        <w:t>[26,27]</w:t>
      </w:r>
      <w:r w:rsidR="003B22E6">
        <w:fldChar w:fldCharType="end"/>
      </w:r>
      <w:r>
        <w:t>。</w:t>
      </w:r>
    </w:p>
    <w:p w14:paraId="7A5BB1A3" w14:textId="109460F8" w:rsidR="00F54B80" w:rsidRDefault="00000000">
      <w:pPr>
        <w:pStyle w:val="altz"/>
        <w:ind w:firstLine="480"/>
      </w:pPr>
      <w:r>
        <w:t>最后，本研究探索了大语言模型在中文健康教育语境下的创新应用模式。通过构建从</w:t>
      </w:r>
      <w:r w:rsidR="003B22E6">
        <w:rPr>
          <w:rFonts w:hint="eastAsia"/>
        </w:rPr>
        <w:t>“</w:t>
      </w:r>
      <w:r>
        <w:t>非正式用户提问</w:t>
      </w:r>
      <w:r w:rsidR="003B22E6">
        <w:rPr>
          <w:rFonts w:hint="eastAsia"/>
        </w:rPr>
        <w:t>”</w:t>
      </w:r>
      <w:r>
        <w:t>到</w:t>
      </w:r>
      <w:r w:rsidR="003B22E6">
        <w:rPr>
          <w:rFonts w:hint="eastAsia"/>
        </w:rPr>
        <w:t>“</w:t>
      </w:r>
      <w:r>
        <w:t>规范化问答对</w:t>
      </w:r>
      <w:r w:rsidR="003B22E6">
        <w:rPr>
          <w:rFonts w:hint="eastAsia"/>
        </w:rPr>
        <w:t>”</w:t>
      </w:r>
      <w:r>
        <w:t>再到</w:t>
      </w:r>
      <w:r w:rsidR="003B22E6">
        <w:rPr>
          <w:rFonts w:hint="eastAsia"/>
        </w:rPr>
        <w:t>“</w:t>
      </w:r>
      <w:r>
        <w:t>领域微调模型</w:t>
      </w:r>
      <w:r w:rsidR="003B22E6">
        <w:rPr>
          <w:rFonts w:hint="eastAsia"/>
        </w:rPr>
        <w:t>”</w:t>
      </w:r>
      <w:r>
        <w:t>的</w:t>
      </w:r>
      <w:proofErr w:type="gramStart"/>
      <w:r>
        <w:t>完整技术</w:t>
      </w:r>
      <w:proofErr w:type="gramEnd"/>
      <w:r>
        <w:t>链路，本研究不仅检验了</w:t>
      </w:r>
      <w:r w:rsidR="00513522">
        <w:t>大语言模型</w:t>
      </w:r>
      <w:r>
        <w:t>在处理真实、复杂、口语</w:t>
      </w:r>
      <w:proofErr w:type="gramStart"/>
      <w:r>
        <w:t>化健康</w:t>
      </w:r>
      <w:proofErr w:type="gramEnd"/>
      <w:r>
        <w:t>咨询时的能力与局限，也为如何将通用</w:t>
      </w:r>
      <w:r>
        <w:t>AI</w:t>
      </w:r>
      <w:r>
        <w:t>技术转化为服务于特定教育场景的</w:t>
      </w:r>
      <w:r w:rsidR="003B22E6">
        <w:rPr>
          <w:rFonts w:hint="eastAsia"/>
        </w:rPr>
        <w:t>“</w:t>
      </w:r>
      <w:r>
        <w:t>领域专家</w:t>
      </w:r>
      <w:r w:rsidR="003B22E6">
        <w:rPr>
          <w:rFonts w:hint="eastAsia"/>
        </w:rPr>
        <w:t>”</w:t>
      </w:r>
      <w:r>
        <w:t>系统提供了方法论上的探索与实证</w:t>
      </w:r>
      <w:r w:rsidR="003B22E6">
        <w:fldChar w:fldCharType="begin"/>
      </w:r>
      <w:r w:rsidR="001704E8">
        <w:instrText xml:space="preserve"> ADDIN ZOTERO_ITEM CSL_CITATION {"citationID":"YhuZguek","properties":{"unsorted":false,"formattedCitation":"\\super [21,28]\\nosupersub{}","plainCitation":"[21,28]","noteIndex":0},"citationItems":[{"id":999,"uris":["http://zotero.org/users/15209510/items/P6WQ7P2M"],"itemData":{"id":999,"type":"article-journal","abstract":"This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Wei"}],"issued":{"date-parts":[["2023",8]]}}},{"id":993,"uris":["http://zotero.org/users/15209510/items/BCIW5JAM"],"itemData":{"id":993,"type":"article-journal","abstract":"Artificial Intelligence (AI) chatbots could potentially provide information on sensitive topics, including sexual health, to the public. However, their performance compared to nurses and across different AI chatbots, particularly in the field of sexual health, remains understudied. This study evaluated the performance of three AI chatbots - two prompt-tuned (Alice and Azure) and one standard chatbot (ChatGPT by OpenAI) - in providing sexual health information on questions that experienced sexual health nurses could correctly answer.","container-title":"BMC Public Health","DOI":"10.1186/s12889-025-22933-8","ISSN":"1471-2458","issue":"1","journalAbbreviation":"BMC Public Health","language":"en","page":"1788","source":"Springer Link","title":"Evaluation of artificial intelligence (AI) chatbots for providing sexual health information: a consensus study using real-world clinical queries","title-short":"Evaluation of artificial intelligence (AI) chatbots for providing sexual health information","volume":"25","author":[{"family":"Latt","given":"Phyu M."},{"family":"Aung","given":"Ei T."},{"family":"Htaik","given":"Kay"},{"family":"Soe","given":"Nyi N."},{"family":"Lee","given":"David"},{"family":"King","given":"Alicia J."},{"family":"Fortune","given":"Ria"},{"family":"Ong","given":"Jason J."},{"family":"Chow","given":"Eric P. F."},{"family":"Bradshaw","given":"Catriona S."},{"family":"Rahman","given":"Rashidur"},{"family":"Deneen","given":"Matthew"},{"family":"Dobinson","given":"Sheranne"},{"family":"Randall","given":"Claire"},{"family":"Zhang","given":"Lei"},{"family":"Fairley","given":"Christopher K."}],"issued":{"date-parts":[["2025",5,15]]}}}],"schema":"https://github.com/citation-style-language/schema/raw/master/csl-citation.json"} </w:instrText>
      </w:r>
      <w:r w:rsidR="003B22E6">
        <w:fldChar w:fldCharType="separate"/>
      </w:r>
      <w:r w:rsidR="00740296" w:rsidRPr="00740296">
        <w:rPr>
          <w:rFonts w:cs="Times New Roman"/>
          <w:kern w:val="0"/>
          <w:vertAlign w:val="superscript"/>
        </w:rPr>
        <w:t>[21,28]</w:t>
      </w:r>
      <w:r w:rsidR="003B22E6">
        <w:fldChar w:fldCharType="end"/>
      </w:r>
      <w:r>
        <w:t>。</w:t>
      </w:r>
    </w:p>
    <w:p w14:paraId="3752111D" w14:textId="77777777" w:rsidR="00F54B80" w:rsidRDefault="00000000">
      <w:pPr>
        <w:pStyle w:val="3"/>
        <w:spacing w:before="163" w:after="163"/>
        <w:rPr>
          <w:rFonts w:hint="eastAsia"/>
        </w:rPr>
      </w:pPr>
      <w:bookmarkStart w:id="729" w:name="_Toc228219277"/>
      <w:r>
        <w:rPr>
          <w:rFonts w:hint="eastAsia"/>
        </w:rPr>
        <w:t>实践意义</w:t>
      </w:r>
      <w:bookmarkEnd w:id="729"/>
    </w:p>
    <w:p w14:paraId="626763CB" w14:textId="1846CB50" w:rsidR="00F54B80" w:rsidRDefault="00000000">
      <w:pPr>
        <w:pStyle w:val="altz"/>
        <w:ind w:firstLine="480"/>
      </w:pPr>
      <w:r>
        <w:rPr>
          <w:rFonts w:hint="eastAsia"/>
        </w:rPr>
        <w:t>在实践层面，本研究的成果具有多重应用价值。第一，为青少年精准健康教育提供数据支持。通过对数百万条评论的系统性分类分析，研究将揭示当代中国青少年在生殖健康领域</w:t>
      </w:r>
      <w:proofErr w:type="gramStart"/>
      <w:r>
        <w:rPr>
          <w:rFonts w:hint="eastAsia"/>
        </w:rPr>
        <w:t>最</w:t>
      </w:r>
      <w:proofErr w:type="gramEnd"/>
      <w:r>
        <w:rPr>
          <w:rFonts w:hint="eastAsia"/>
        </w:rPr>
        <w:t>核心的关注点、知识盲区与常见误解，为政府、学校及公共卫生机构制定更具针对性的教育大纲和干预策略提供坚实的数据依据</w:t>
      </w:r>
      <w:r w:rsidR="003B22E6">
        <w:fldChar w:fldCharType="begin"/>
      </w:r>
      <w:r w:rsidR="001704E8">
        <w:instrText xml:space="preserve"> ADDIN ZOTERO_ITEM CSL_CITATION {"citationID":"w6Rf8Brm","properties":{"unsorted":false,"formattedCitation":"\\super [25]\\nosupersub{}","plainCitation":"[25]","noteIndex":0},"citationItems":[{"id":732,"uris":["http://zotero.org/users/15209510/items/S7DVFYKZ"],"itemData":{"id":732,"type":"article-journal","abstract":"Women's reproductive, maternal, newborn, child, and adolescent health (RMNCAH) is a cornerstone for the healthy development of the next generation and a driving force for the progress of population and society in the future, especially in this era of population ageing and low fertility in China. In past decades, China's RMNCAH has made remarkable achievements in development goals related to reducing maternal and child mortality. However, as China moves towards a thriving goal—namely, towards ensuring health and wellbeing—the country faces emerging problems and new challenges in RMNCAH. These problems and challenges relate to the rapid and continuous improvement in social and economic conditions along with changes in demographics, lifestyles, the environment, and innovations in medical and therapeutic technologies, as well as an increasing threat of emerging infectious diseases such as COVID-19. The UN Sustainable Development Goals (SDGs) have also extended the focus from maternal and child survival to improvement of health across the life span. This focus is integrated in the visions of both the SDGs and the Healthy China 2030 agenda. The years 2021–30 are crucial in ensuring that China is able to meet the goal of universal RMNCAH coverage, which is embodied by access, quality, and equity. This Lancet RMNCAH Commission aims to review past achievements and lessons, to analyse current problems and challenges, and then to prioritise steps towards the achievements of the SDGs and Healthy China 2030.","container-title":"Reproductive Health","DOI":"10.1186/s12978-021-01145-4","ISSN":"1742-4755","issue":"S1","journalAbbreviation":"Reprod Health","language":"en","page":"118, s12978-021-01145-4","source":"DOI.org (Crossref)","title":"Adolescent sexual and reproductive health for all in sub-Saharan Africa: a spotlight on inequalities","title-short":"Adolescent sexual and reproductive health for all in sub-Saharan Africa","volume":"18","author":[{"family":"Chandra-Mouli","given":"Venkatraman"},{"family":"Neal","given":"Sarah"},{"family":"Moller","given":"Ann-Beth"}],"issued":{"date-parts":[["2021",6]]}}}],"schema":"https://github.com/citation-style-language/schema/raw/master/csl-citation.json"} </w:instrText>
      </w:r>
      <w:r w:rsidR="003B22E6">
        <w:fldChar w:fldCharType="separate"/>
      </w:r>
      <w:r w:rsidR="008865EC" w:rsidRPr="008865EC">
        <w:rPr>
          <w:rFonts w:cs="Times New Roman"/>
          <w:kern w:val="0"/>
          <w:vertAlign w:val="superscript"/>
        </w:rPr>
        <w:t>[25]</w:t>
      </w:r>
      <w:r w:rsidR="003B22E6">
        <w:fldChar w:fldCharType="end"/>
      </w:r>
      <w:r>
        <w:rPr>
          <w:rFonts w:hint="eastAsia"/>
        </w:rPr>
        <w:t>。</w:t>
      </w:r>
    </w:p>
    <w:p w14:paraId="5D42B6CC" w14:textId="0C78CE19" w:rsidR="00F54B80" w:rsidRDefault="00000000">
      <w:pPr>
        <w:pStyle w:val="altz"/>
        <w:ind w:firstLine="480"/>
      </w:pPr>
      <w:r>
        <w:rPr>
          <w:rFonts w:hint="eastAsia"/>
        </w:rPr>
        <w:t>第二，为平台健康内容治理与科普创作优化提供科学依据。研究结果可以帮助</w:t>
      </w:r>
      <w:r>
        <w:rPr>
          <w:rFonts w:hint="eastAsia"/>
        </w:rPr>
        <w:t>Bilibili</w:t>
      </w:r>
      <w:r>
        <w:rPr>
          <w:rFonts w:hint="eastAsia"/>
        </w:rPr>
        <w:t>等社交媒体平台更好地识别高质量健康内容与用户的真实需求，从而优化其推荐算</w:t>
      </w:r>
      <w:r>
        <w:rPr>
          <w:rFonts w:hint="eastAsia"/>
        </w:rPr>
        <w:lastRenderedPageBreak/>
        <w:t>法与内容审核机制。同时，研究揭示的青少年提问偏好与表达方式，也能为专业科普创作者（如医生、健康机构）提供指南，帮助他们创作出更贴近年轻受众、传播效果更佳的作品</w:t>
      </w:r>
      <w:r w:rsidR="003602B6">
        <w:fldChar w:fldCharType="begin"/>
      </w:r>
      <w:r w:rsidR="001704E8">
        <w:instrText xml:space="preserve"> ADDIN ZOTERO_ITEM CSL_CITATION {"citationID":"XVoaOcnr","properties":{"unsorted":false,"formattedCitation":"\\super [29]\\nosupersub{}","plainCitation":"[29]","noteIndex":0},"citationItems":[{"id":1006,"uris":["http://zotero.org/users/15209510/items/2782</w:instrText>
      </w:r>
      <w:r w:rsidR="001704E8">
        <w:rPr>
          <w:rFonts w:hint="eastAsia"/>
        </w:rPr>
        <w:instrText>5BJZ"],"itemData":{"id":1006,"type":"article-journal","container-title":"</w:instrText>
      </w:r>
      <w:r w:rsidR="001704E8">
        <w:rPr>
          <w:rFonts w:hint="eastAsia"/>
        </w:rPr>
        <w:instrText>东吴学术</w:instrText>
      </w:r>
      <w:r w:rsidR="001704E8">
        <w:rPr>
          <w:rFonts w:hint="eastAsia"/>
        </w:rPr>
        <w:instrText>","title":"</w:instrText>
      </w:r>
      <w:r w:rsidR="001704E8">
        <w:rPr>
          <w:rFonts w:hint="eastAsia"/>
        </w:rPr>
        <w:instrText>抖音短视频平台健康信息的媒介传播及管理策略探析</w:instrText>
      </w:r>
      <w:r w:rsidR="001704E8">
        <w:rPr>
          <w:rFonts w:hint="eastAsia"/>
        </w:rPr>
        <w:instrText>","URL":"https://xueshu.baidu.com/ndscholar/browse/detail?paperid=1p1u0ap0by3y0j201t6002p06q223316&amp;site=xueshu_se","author":[{"literal":"</w:instrText>
      </w:r>
      <w:r w:rsidR="001704E8">
        <w:rPr>
          <w:rFonts w:hint="eastAsia"/>
        </w:rPr>
        <w:instrText>郭守运</w:instrText>
      </w:r>
      <w:r w:rsidR="001704E8">
        <w:rPr>
          <w:rFonts w:hint="eastAsia"/>
        </w:rPr>
        <w:instrText>"},{"literal":"</w:instrText>
      </w:r>
      <w:r w:rsidR="001704E8">
        <w:rPr>
          <w:rFonts w:hint="eastAsia"/>
        </w:rPr>
        <w:instrText>林腾</w:instrText>
      </w:r>
      <w:r w:rsidR="001704E8">
        <w:rPr>
          <w:rFonts w:hint="eastAsia"/>
        </w:rPr>
        <w:instrText xml:space="preserve">"}],"accessed":{"date-parts":[["2026",3,22]]},"issued":{"date-parts":[["2023"]]}}}],"schema":"https://github.com/citation-style-language/schema/raw/master/csl-citation.json"} </w:instrText>
      </w:r>
      <w:r w:rsidR="003602B6">
        <w:fldChar w:fldCharType="separate"/>
      </w:r>
      <w:r w:rsidR="00740296" w:rsidRPr="00740296">
        <w:rPr>
          <w:rFonts w:cs="Times New Roman"/>
          <w:kern w:val="0"/>
          <w:vertAlign w:val="superscript"/>
        </w:rPr>
        <w:t>[29]</w:t>
      </w:r>
      <w:r w:rsidR="003602B6">
        <w:fldChar w:fldCharType="end"/>
      </w:r>
      <w:r>
        <w:rPr>
          <w:rFonts w:hint="eastAsia"/>
        </w:rPr>
        <w:t>。</w:t>
      </w:r>
    </w:p>
    <w:p w14:paraId="70045075" w14:textId="136D7374" w:rsidR="00F54B80" w:rsidRDefault="00000000">
      <w:pPr>
        <w:pStyle w:val="altz"/>
        <w:ind w:firstLine="480"/>
      </w:pPr>
      <w:r>
        <w:rPr>
          <w:rFonts w:hint="eastAsia"/>
        </w:rPr>
        <w:t>第三，为开发智能健康问答系统提供高质量的数据资源。本研究的核心产出之一是一</w:t>
      </w:r>
      <w:proofErr w:type="gramStart"/>
      <w:r>
        <w:rPr>
          <w:rFonts w:hint="eastAsia"/>
        </w:rPr>
        <w:t>个</w:t>
      </w:r>
      <w:proofErr w:type="gramEnd"/>
      <w:r>
        <w:rPr>
          <w:rFonts w:hint="eastAsia"/>
        </w:rPr>
        <w:t>源于真实场景、经过专业审核的青少年生殖健康问答数据集。该数据集不仅填补了相关领域的资源空白，更可直接用于训练和优化下一代智能健康问答机器人或“</w:t>
      </w:r>
      <w:r>
        <w:rPr>
          <w:rFonts w:hint="eastAsia"/>
        </w:rPr>
        <w:t>AI</w:t>
      </w:r>
      <w:r>
        <w:rPr>
          <w:rFonts w:hint="eastAsia"/>
        </w:rPr>
        <w:t>健康助手”，为青少年提供一个</w:t>
      </w:r>
      <w:r w:rsidR="005F4A1A">
        <w:rPr>
          <w:rFonts w:hint="eastAsia"/>
        </w:rPr>
        <w:t>全天候的</w:t>
      </w:r>
      <w:r>
        <w:rPr>
          <w:rFonts w:hint="eastAsia"/>
        </w:rPr>
        <w:t>、私密、可靠且富有</w:t>
      </w:r>
      <w:proofErr w:type="gramStart"/>
      <w:r>
        <w:rPr>
          <w:rFonts w:hint="eastAsia"/>
        </w:rPr>
        <w:t>同理心</w:t>
      </w:r>
      <w:proofErr w:type="gramEnd"/>
      <w:r>
        <w:rPr>
          <w:rFonts w:hint="eastAsia"/>
        </w:rPr>
        <w:t>的信息获取渠道</w:t>
      </w:r>
      <w:r w:rsidR="003602B6">
        <w:fldChar w:fldCharType="begin"/>
      </w:r>
      <w:r w:rsidR="001704E8">
        <w:instrText xml:space="preserve"> ADDIN ZOTERO_ITEM CSL_CITATION {"citationID":"jPNu9Cd5","properties":{"unsorted":false,"formattedCitation":"\\super [30]\\nosupersub{}","plainCitation":"[30]","noteIndex":0},"citationItems":[{"id":992,"uris":["http://zotero.org/users/15209510/items/62ZYCF8U"],"itemData":{"id":992,"type":"article-journal","abstract":"Chatbot use is increasing for mobile health interventions on sensitive and stigmatized topics like mental health because of their anonymity and privacy. This anonymity provides acceptability to sexual and gendered minority youth (ages 16–24) at increased risk of HIV and other STIs with poor mental health due to higher levels of stigma, discrimination, and social isolation. This study evaluates the usability of Tabatha-YYC, a pilot chatbot navigator created to link these youth to mental health resources. Tabatha-YYC was developed using a Youth Advisory Board (n = 7). The final design underwent user testing (n = 20) through a think-aloud protocol, semi-structured interview, and a brief survey post-exposure which included the Health Information Technology Usability Evaluation Scale. The chatbot was found to be an acceptable mental health navigator by participants. This study provides important design methodology considerations and key insights into chatbot design preferences of youth at risk of STIs seeking mental health resources.","container-title":"Journal of Technology in Behavioral Science","DOI":"10.1007/s41347-023-00315-4","ISSN":"2366-5963","journalAbbreviation":"J Technol Behav Sci","page":"1-10","PMID":"37362063","PMCID":"PMC10172071","source":"PubMed Central","title":"“A Great Way to Start the Conversation”: Evidence for the Use of an Adolescent Mental Health Chatbot Navigator for Youth at Risk of HIV and Other STIs","title-short":"“A Great Way to Start the Conversation”","author":[{"family":"Sanabria","given":"Gabriella"},{"family":"Greene","given":"Karah Y."},{"family":"Tran","given":"Jennifer T."},{"family":"Gilyard","given":"Shelton"},{"family":"DiGiovanni","given":"Lauren"},{"family":"Emmanuel","given":"Patricia J."},{"family":"Sanders","given":"Lisa J."},{"family":"Kosyluk","given":"Kristin"},{"family":"Galea","given":"Jerome T."}],"issued":{"date-parts":[["2023",5,11]]}}}],"schema":"https://github.com/citation-style-language/schema/raw/master/csl-citation.json"} </w:instrText>
      </w:r>
      <w:r w:rsidR="003602B6">
        <w:fldChar w:fldCharType="separate"/>
      </w:r>
      <w:r w:rsidR="00740296" w:rsidRPr="00740296">
        <w:rPr>
          <w:rFonts w:cs="Times New Roman"/>
          <w:kern w:val="0"/>
          <w:vertAlign w:val="superscript"/>
        </w:rPr>
        <w:t>[30]</w:t>
      </w:r>
      <w:r w:rsidR="003602B6">
        <w:fldChar w:fldCharType="end"/>
      </w:r>
      <w:r>
        <w:rPr>
          <w:rFonts w:hint="eastAsia"/>
        </w:rPr>
        <w:t>。</w:t>
      </w:r>
    </w:p>
    <w:p w14:paraId="08B3F288" w14:textId="77777777" w:rsidR="00F54B80" w:rsidRDefault="00000000">
      <w:pPr>
        <w:pStyle w:val="2"/>
        <w:spacing w:before="163" w:after="163"/>
        <w:rPr>
          <w:rFonts w:hint="eastAsia"/>
        </w:rPr>
      </w:pPr>
      <w:bookmarkStart w:id="730" w:name="_Toc228219278"/>
      <w:r>
        <w:rPr>
          <w:rFonts w:hint="eastAsia"/>
        </w:rPr>
        <w:t>国内外研究现状</w:t>
      </w:r>
      <w:bookmarkEnd w:id="730"/>
    </w:p>
    <w:p w14:paraId="3C090FF2" w14:textId="410B39B8" w:rsidR="00F54B80" w:rsidDel="00E75582" w:rsidRDefault="00000000" w:rsidP="00E75582">
      <w:pPr>
        <w:pStyle w:val="altz"/>
        <w:ind w:firstLine="480"/>
        <w:rPr>
          <w:del w:id="731" w:author="Zixuan Zhou" w:date="2026-04-27T19:33:00Z" w16du:dateUtc="2026-04-27T11:33:00Z"/>
          <w:rFonts w:hint="eastAsia"/>
        </w:rPr>
        <w:pPrChange w:id="732" w:author="Zixuan Zhou" w:date="2026-04-27T19:33:00Z" w16du:dateUtc="2026-04-27T11:33:00Z">
          <w:pPr>
            <w:pStyle w:val="3"/>
            <w:spacing w:before="163" w:after="163"/>
          </w:pPr>
        </w:pPrChange>
      </w:pPr>
      <w:del w:id="733" w:author="Zixuan Zhou" w:date="2026-04-27T19:33:00Z" w16du:dateUtc="2026-04-27T11:33:00Z">
        <w:r w:rsidDel="00E75582">
          <w:rPr>
            <w:rFonts w:hint="eastAsia"/>
          </w:rPr>
          <w:delText>青少年生殖健康教育研究现状</w:delText>
        </w:r>
      </w:del>
    </w:p>
    <w:p w14:paraId="42B593C0" w14:textId="7A5BA2D6" w:rsidR="00F54B80" w:rsidRDefault="00000000">
      <w:pPr>
        <w:pStyle w:val="altz"/>
        <w:ind w:firstLine="480"/>
      </w:pPr>
      <w:r>
        <w:rPr>
          <w:rFonts w:hint="eastAsia"/>
        </w:rPr>
        <w:t>国内外研究均证实，尽管全面性教育的理念已获广泛认可</w:t>
      </w:r>
      <w:r w:rsidR="003602B6">
        <w:fldChar w:fldCharType="begin"/>
      </w:r>
      <w:r w:rsidR="001704E8">
        <w:instrText xml:space="preserve"> ADDIN ZOTERO_ITEM CSL_CITATION {"citationID":"7gaR6t1f","properties":{"unsorted":false,"formattedCitation":"\\super [6]\\nosupersub{}","plainCitation":"[6]","noteIndex":0},"citationItems":[{"id":1068,"uris":["http://zotero.org/users/15209510/items/5NRTFFLM"],"itemData":{"id":1068,"type":"book","DOI":"https://doi.org/10.54675/UQRM6395","ISBN":"978-92-3-100259-5","license":"CC BY-NC-ND 3.0 IGO","number-of-pages":"138","title":"International technical guidance on sexuality education: an evidence-informed ap</w:instrText>
      </w:r>
      <w:r w:rsidR="001704E8">
        <w:rPr>
          <w:rFonts w:hint="eastAsia"/>
        </w:rPr>
        <w:instrText xml:space="preserve">proach - UNESCO </w:instrText>
      </w:r>
      <w:r w:rsidR="001704E8">
        <w:rPr>
          <w:rFonts w:hint="eastAsia"/>
        </w:rPr>
        <w:instrText>数字图书馆</w:instrText>
      </w:r>
      <w:r w:rsidR="001704E8">
        <w:rPr>
          <w:rFonts w:hint="eastAsia"/>
        </w:rPr>
        <w:instrText>","URL":"https://unesdoc.unesco.org/ark:/48223/pf0000260770","author":[{"literal":"UNESCO"},{"literal":"Joint United Nations Programme on HIV/AIDS"},{"literal":"United Nations Children's Fund"},{"literal":"United Nations Entity for Ge</w:instrText>
      </w:r>
      <w:r w:rsidR="001704E8">
        <w:instrText xml:space="preserve">nder Equality and the Empowerment of Women"},{"literal":"World Health Organization"}],"accessed":{"date-parts":[["2026",3,25]]},"issued":{"date-parts":[["2018"]]}}}],"schema":"https://github.com/citation-style-language/schema/raw/master/csl-citation.json"} </w:instrText>
      </w:r>
      <w:r w:rsidR="003602B6">
        <w:fldChar w:fldCharType="separate"/>
      </w:r>
      <w:r w:rsidR="003602B6" w:rsidRPr="003602B6">
        <w:rPr>
          <w:rFonts w:cs="Times New Roman"/>
          <w:kern w:val="0"/>
          <w:vertAlign w:val="superscript"/>
        </w:rPr>
        <w:t>[6]</w:t>
      </w:r>
      <w:r w:rsidR="003602B6">
        <w:fldChar w:fldCharType="end"/>
      </w:r>
      <w:r>
        <w:rPr>
          <w:rFonts w:hint="eastAsia"/>
        </w:rPr>
        <w:t>，但在实践中，全球范围内的青少年仍面临严峻的生殖健康挑战。大规模调查显示，中国青少年的性与生殖健康知识水平普遍偏低，首次性行为安全措施使用率不高，这与系统性教育的缺失密切相关</w:t>
      </w:r>
      <w:r w:rsidR="003602B6">
        <w:fldChar w:fldCharType="begin"/>
      </w:r>
      <w:r w:rsidR="001704E8">
        <w:instrText xml:space="preserve"> ADDIN ZOTERO_ITEM CSL_CITATION {"citationID":"NCgGi9AR","properties":{"unsorted":false,"formattedCitation":"\\super [10]\\nosupersub{}","plainCitation":"[10]","noteIndex":0},"citationItems":[{"id":779,"uris":["http://zotero.org/users/15209510/items/GQR7W</w:instrText>
      </w:r>
      <w:r w:rsidR="001704E8">
        <w:rPr>
          <w:rFonts w:hint="eastAsia"/>
        </w:rPr>
        <w:instrText>UBM"],"itemData":{"id":779,"type":"article-journal","abstract":"&lt;sec&gt;\n\t\t\t\t\t</w:instrText>
      </w:r>
      <w:r w:rsidR="001704E8">
        <w:rPr>
          <w:rFonts w:hint="eastAsia"/>
        </w:rPr>
        <w:instrText>目的</w:instrText>
      </w:r>
      <w:r w:rsidR="001704E8">
        <w:rPr>
          <w:rFonts w:hint="eastAsia"/>
        </w:rPr>
        <w:instrText>\n\t\t\t\t\t</w:instrText>
      </w:r>
      <w:r w:rsidR="001704E8">
        <w:rPr>
          <w:rFonts w:hint="eastAsia"/>
        </w:rPr>
        <w:instrText>了解</w:instrText>
      </w:r>
      <w:r w:rsidR="001704E8">
        <w:rPr>
          <w:rFonts w:hint="eastAsia"/>
        </w:rPr>
        <w:instrText>11</w:instrText>
      </w:r>
      <w:r w:rsidR="001704E8">
        <w:rPr>
          <w:rFonts w:hint="eastAsia"/>
        </w:rPr>
        <w:instrText>省市青少年性与生殖健康相关知识、态度和行为现状，为促进学校生殖健康教育提供数据支持。</w:instrText>
      </w:r>
      <w:r w:rsidR="001704E8">
        <w:rPr>
          <w:rFonts w:hint="eastAsia"/>
        </w:rPr>
        <w:instrText>&lt;/sec&gt;\n\t\t\t\t&lt;sec&gt;\n\t\t\t\t\t</w:instrText>
      </w:r>
      <w:r w:rsidR="001704E8">
        <w:rPr>
          <w:rFonts w:hint="eastAsia"/>
        </w:rPr>
        <w:instrText>方法</w:instrText>
      </w:r>
      <w:r w:rsidR="001704E8">
        <w:rPr>
          <w:rFonts w:hint="eastAsia"/>
        </w:rPr>
        <w:instrText>\n\t\t\t\t\t</w:instrText>
      </w:r>
      <w:r w:rsidR="001704E8">
        <w:rPr>
          <w:rFonts w:hint="eastAsia"/>
        </w:rPr>
        <w:instrText>于</w:instrText>
      </w:r>
      <w:r w:rsidR="001704E8">
        <w:rPr>
          <w:rFonts w:hint="eastAsia"/>
        </w:rPr>
        <w:instrText>2017</w:instrText>
      </w:r>
      <w:r w:rsidR="001704E8">
        <w:rPr>
          <w:rFonts w:hint="eastAsia"/>
        </w:rPr>
        <w:instrText>年</w:instrText>
      </w:r>
      <w:r w:rsidR="001704E8">
        <w:rPr>
          <w:rFonts w:hint="eastAsia"/>
        </w:rPr>
        <w:instrText xml:space="preserve">6 </w:instrText>
      </w:r>
      <w:r w:rsidR="001704E8">
        <w:rPr>
          <w:rFonts w:hint="eastAsia"/>
        </w:rPr>
        <w:instrText>—</w:instrText>
      </w:r>
      <w:r w:rsidR="001704E8">
        <w:rPr>
          <w:rFonts w:hint="eastAsia"/>
        </w:rPr>
        <w:instrText xml:space="preserve"> 8</w:instrText>
      </w:r>
      <w:r w:rsidR="001704E8">
        <w:rPr>
          <w:rFonts w:hint="eastAsia"/>
        </w:rPr>
        <w:instrText>月，在中国</w:instrText>
      </w:r>
      <w:r w:rsidR="001704E8">
        <w:rPr>
          <w:rFonts w:hint="eastAsia"/>
        </w:rPr>
        <w:instrText>11</w:instrText>
      </w:r>
      <w:r w:rsidR="001704E8">
        <w:rPr>
          <w:rFonts w:hint="eastAsia"/>
        </w:rPr>
        <w:instrText>省市便利抽取</w:instrText>
      </w:r>
      <w:r w:rsidR="001704E8">
        <w:rPr>
          <w:rFonts w:hint="eastAsia"/>
        </w:rPr>
        <w:instrText>22</w:instrText>
      </w:r>
      <w:r w:rsidR="001704E8">
        <w:rPr>
          <w:rFonts w:hint="eastAsia"/>
        </w:rPr>
        <w:instrText>所高中和</w:instrText>
      </w:r>
      <w:r w:rsidR="001704E8">
        <w:rPr>
          <w:rFonts w:hint="eastAsia"/>
        </w:rPr>
        <w:instrText>21</w:instrText>
      </w:r>
      <w:r w:rsidR="001704E8">
        <w:rPr>
          <w:rFonts w:hint="eastAsia"/>
        </w:rPr>
        <w:instrText>所大学的</w:instrText>
      </w:r>
      <w:r w:rsidR="001704E8">
        <w:rPr>
          <w:rFonts w:hint="eastAsia"/>
        </w:rPr>
        <w:instrText>1 355</w:instrText>
      </w:r>
      <w:r w:rsidR="001704E8">
        <w:rPr>
          <w:rFonts w:hint="eastAsia"/>
        </w:rPr>
        <w:instrText>名学生，采用自行设计的健康问卷开展横断面调查。</w:instrText>
      </w:r>
      <w:r w:rsidR="001704E8">
        <w:rPr>
          <w:rFonts w:hint="eastAsia"/>
        </w:rPr>
        <w:instrText>&lt;/sec&gt;\n\t\t\t\t&lt;sec&gt;\n\t\t\t\t\t</w:instrText>
      </w:r>
      <w:r w:rsidR="001704E8">
        <w:rPr>
          <w:rFonts w:hint="eastAsia"/>
        </w:rPr>
        <w:instrText>结果</w:instrText>
      </w:r>
      <w:r w:rsidR="001704E8">
        <w:rPr>
          <w:rFonts w:hint="eastAsia"/>
        </w:rPr>
        <w:instrText>\n\t\t\t\t\t</w:instrText>
      </w:r>
      <w:r w:rsidR="001704E8">
        <w:rPr>
          <w:rFonts w:hint="eastAsia"/>
        </w:rPr>
        <w:instrText>青少年的性与生殖健康知识及格率仅为</w:instrText>
      </w:r>
      <w:r w:rsidR="001704E8">
        <w:rPr>
          <w:rFonts w:hint="eastAsia"/>
        </w:rPr>
        <w:instrText>53.28 %</w:instrText>
      </w:r>
      <w:r w:rsidR="001704E8">
        <w:rPr>
          <w:rFonts w:hint="eastAsia"/>
        </w:rPr>
        <w:instrText>。青少年的性观念和性行为开放，仅有</w:instrText>
      </w:r>
      <w:r w:rsidR="001704E8">
        <w:rPr>
          <w:rFonts w:hint="eastAsia"/>
        </w:rPr>
        <w:instrText>25.98 %</w:instrText>
      </w:r>
      <w:r w:rsidR="001704E8">
        <w:rPr>
          <w:rFonts w:hint="eastAsia"/>
        </w:rPr>
        <w:instrText>（</w:instrText>
      </w:r>
      <w:r w:rsidR="001704E8">
        <w:rPr>
          <w:rFonts w:hint="eastAsia"/>
        </w:rPr>
        <w:instrText>352/1 355</w:instrText>
      </w:r>
      <w:r w:rsidR="001704E8">
        <w:rPr>
          <w:rFonts w:hint="eastAsia"/>
        </w:rPr>
        <w:instrText>）的青少年认为婚前不应该有性行为，</w:instrText>
      </w:r>
      <w:r w:rsidR="001704E8">
        <w:rPr>
          <w:rFonts w:hint="eastAsia"/>
        </w:rPr>
        <w:instrText>8.98 %</w:instrText>
      </w:r>
      <w:r w:rsidR="001704E8">
        <w:rPr>
          <w:rFonts w:hint="eastAsia"/>
        </w:rPr>
        <w:instrText>（</w:instrText>
      </w:r>
      <w:r w:rsidR="001704E8">
        <w:rPr>
          <w:rFonts w:hint="eastAsia"/>
        </w:rPr>
        <w:instrText>52/579</w:instrText>
      </w:r>
      <w:r w:rsidR="001704E8">
        <w:rPr>
          <w:rFonts w:hint="eastAsia"/>
        </w:rPr>
        <w:instrText>）的未成年组学生、</w:instrText>
      </w:r>
      <w:r w:rsidR="001704E8">
        <w:rPr>
          <w:rFonts w:hint="eastAsia"/>
        </w:rPr>
        <w:instrText>10.85 %</w:instrText>
      </w:r>
      <w:r w:rsidR="001704E8">
        <w:rPr>
          <w:rFonts w:hint="eastAsia"/>
        </w:rPr>
        <w:instrText>（</w:instrText>
      </w:r>
      <w:r w:rsidR="001704E8">
        <w:rPr>
          <w:rFonts w:hint="eastAsia"/>
        </w:rPr>
        <w:instrText>83/765</w:instrText>
      </w:r>
      <w:r w:rsidR="001704E8">
        <w:rPr>
          <w:rFonts w:hint="eastAsia"/>
        </w:rPr>
        <w:instrText>）的高中生及</w:instrText>
      </w:r>
      <w:r w:rsidR="001704E8">
        <w:rPr>
          <w:rFonts w:hint="eastAsia"/>
        </w:rPr>
        <w:instrText>26.61 %</w:instrText>
      </w:r>
      <w:r w:rsidR="001704E8">
        <w:rPr>
          <w:rFonts w:hint="eastAsia"/>
        </w:rPr>
        <w:instrText>（</w:instrText>
      </w:r>
      <w:r w:rsidR="001704E8">
        <w:rPr>
          <w:rFonts w:hint="eastAsia"/>
        </w:rPr>
        <w:instrText>157/590</w:instrText>
      </w:r>
      <w:r w:rsidR="001704E8">
        <w:rPr>
          <w:rFonts w:hint="eastAsia"/>
        </w:rPr>
        <w:instrText>）的大学生有过性经历；过去</w:instrText>
      </w:r>
      <w:r w:rsidR="001704E8">
        <w:rPr>
          <w:rFonts w:hint="eastAsia"/>
        </w:rPr>
        <w:instrText>1</w:instrText>
      </w:r>
      <w:r w:rsidR="001704E8">
        <w:rPr>
          <w:rFonts w:hint="eastAsia"/>
        </w:rPr>
        <w:instrText>年内，高中生发生酒后性行为和“约炮”行为的比例均显著高于大学生（</w:instrText>
      </w:r>
      <w:r w:rsidR="001704E8">
        <w:rPr>
          <w:rFonts w:hint="eastAsia"/>
        </w:rPr>
        <w:instrText>&lt;i&gt;</w:instrText>
      </w:r>
      <w:r w:rsidR="001704E8">
        <w:rPr>
          <w:rFonts w:hint="eastAsia"/>
        </w:rPr>
        <w:instrText>χ</w:instrText>
      </w:r>
      <w:r w:rsidR="001704E8">
        <w:rPr>
          <w:rFonts w:hint="eastAsia"/>
        </w:rPr>
        <w:instrText>&lt;/i&gt;&lt;sup&gt;2&lt;/sup&gt; = 7.888 4</w:instrText>
      </w:r>
      <w:r w:rsidR="001704E8">
        <w:rPr>
          <w:rFonts w:hint="eastAsia"/>
        </w:rPr>
        <w:instrText>、</w:instrText>
      </w:r>
      <w:r w:rsidR="001704E8">
        <w:rPr>
          <w:rFonts w:hint="eastAsia"/>
        </w:rPr>
        <w:instrText>10.382 7</w:instrText>
      </w:r>
      <w:r w:rsidR="001704E8">
        <w:rPr>
          <w:rFonts w:hint="eastAsia"/>
        </w:rPr>
        <w:instrText>，均</w:instrText>
      </w:r>
      <w:r w:rsidR="001704E8">
        <w:rPr>
          <w:rFonts w:hint="eastAsia"/>
        </w:rPr>
        <w:instrText>&lt;i&gt;P&lt;/i&gt; &lt; 0.05</w:instrText>
      </w:r>
      <w:r w:rsidR="001704E8">
        <w:rPr>
          <w:rFonts w:hint="eastAsia"/>
        </w:rPr>
        <w:instrText>）；男性有性行为、看色情作品经历的比例均显著高于女性（</w:instrText>
      </w:r>
      <w:r w:rsidR="001704E8">
        <w:rPr>
          <w:rFonts w:hint="eastAsia"/>
        </w:rPr>
        <w:instrText xml:space="preserve"> &lt;i&gt;</w:instrText>
      </w:r>
      <w:r w:rsidR="001704E8">
        <w:rPr>
          <w:rFonts w:hint="eastAsia"/>
        </w:rPr>
        <w:instrText>χ</w:instrText>
      </w:r>
      <w:r w:rsidR="001704E8">
        <w:rPr>
          <w:rFonts w:hint="eastAsia"/>
        </w:rPr>
        <w:instrText>&lt;/i&gt;&lt;sup&gt;2&lt;/sup&gt; = 34.529 2</w:instrText>
      </w:r>
      <w:r w:rsidR="001704E8">
        <w:rPr>
          <w:rFonts w:hint="eastAsia"/>
        </w:rPr>
        <w:instrText>、</w:instrText>
      </w:r>
      <w:r w:rsidR="001704E8">
        <w:rPr>
          <w:rFonts w:hint="eastAsia"/>
        </w:rPr>
        <w:instrText>237.760</w:instrText>
      </w:r>
      <w:r w:rsidR="001704E8">
        <w:rPr>
          <w:rFonts w:hint="eastAsia"/>
        </w:rPr>
        <w:instrText>，均</w:instrText>
      </w:r>
      <w:r w:rsidR="001704E8">
        <w:rPr>
          <w:rFonts w:hint="eastAsia"/>
        </w:rPr>
        <w:instrText>&lt;i&gt;P&lt;/i&gt; &lt; 0.001</w:instrText>
      </w:r>
      <w:r w:rsidR="001704E8">
        <w:rPr>
          <w:rFonts w:hint="eastAsia"/>
        </w:rPr>
        <w:instrText>）。在校期间没有学习过关于艾滋病、孕产与性传播疾病和生理健康知识的青少年分别占</w:instrText>
      </w:r>
      <w:r w:rsidR="001704E8">
        <w:rPr>
          <w:rFonts w:hint="eastAsia"/>
        </w:rPr>
        <w:instrText>36.16 %</w:instrText>
      </w:r>
      <w:r w:rsidR="001704E8">
        <w:rPr>
          <w:rFonts w:hint="eastAsia"/>
        </w:rPr>
        <w:instrText>（</w:instrText>
      </w:r>
      <w:r w:rsidR="001704E8">
        <w:rPr>
          <w:rFonts w:hint="eastAsia"/>
        </w:rPr>
        <w:instrText>490/1 355</w:instrText>
      </w:r>
      <w:r w:rsidR="001704E8">
        <w:rPr>
          <w:rFonts w:hint="eastAsia"/>
        </w:rPr>
        <w:instrText>）、</w:instrText>
      </w:r>
      <w:r w:rsidR="001704E8">
        <w:rPr>
          <w:rFonts w:hint="eastAsia"/>
        </w:rPr>
        <w:instrText>70.26 %</w:instrText>
      </w:r>
      <w:r w:rsidR="001704E8">
        <w:rPr>
          <w:rFonts w:hint="eastAsia"/>
        </w:rPr>
        <w:instrText>（</w:instrText>
      </w:r>
      <w:r w:rsidR="001704E8">
        <w:rPr>
          <w:rFonts w:hint="eastAsia"/>
        </w:rPr>
        <w:instrText>952/1 355</w:instrText>
      </w:r>
      <w:r w:rsidR="001704E8">
        <w:rPr>
          <w:rFonts w:hint="eastAsia"/>
        </w:rPr>
        <w:instrText>）、</w:instrText>
      </w:r>
      <w:r w:rsidR="001704E8">
        <w:rPr>
          <w:rFonts w:hint="eastAsia"/>
        </w:rPr>
        <w:instrText>39.78 %</w:instrText>
      </w:r>
      <w:r w:rsidR="001704E8">
        <w:rPr>
          <w:rFonts w:hint="eastAsia"/>
        </w:rPr>
        <w:instrText>（</w:instrText>
      </w:r>
      <w:r w:rsidR="001704E8">
        <w:rPr>
          <w:rFonts w:hint="eastAsia"/>
        </w:rPr>
        <w:instrText>539/1 355</w:instrText>
      </w:r>
      <w:r w:rsidR="001704E8">
        <w:rPr>
          <w:rFonts w:hint="eastAsia"/>
        </w:rPr>
        <w:instrText>）。</w:instrText>
      </w:r>
      <w:r w:rsidR="001704E8">
        <w:rPr>
          <w:rFonts w:hint="eastAsia"/>
        </w:rPr>
        <w:instrText>&lt;/sec&gt;\n\t\t\t\t&lt;sec&gt;\n\t\t\t\t\t</w:instrText>
      </w:r>
      <w:r w:rsidR="001704E8">
        <w:rPr>
          <w:rFonts w:hint="eastAsia"/>
        </w:rPr>
        <w:instrText>结论</w:instrText>
      </w:r>
      <w:r w:rsidR="001704E8">
        <w:rPr>
          <w:rFonts w:hint="eastAsia"/>
        </w:rPr>
        <w:instrText>\n\t\t\t\t\t</w:instrText>
      </w:r>
      <w:r w:rsidR="001704E8">
        <w:rPr>
          <w:rFonts w:hint="eastAsia"/>
        </w:rPr>
        <w:instrText>青少年性与生殖健康知识的了解水平整体偏低，性观念与性行为开放，性行为趋向低龄化，男性性风险高于女性，学校应加强性与生殖健康教育力度和卫生服务可得性，促进青少年健康发展。</w:instrText>
      </w:r>
      <w:r w:rsidR="001704E8">
        <w:rPr>
          <w:rFonts w:hint="eastAsia"/>
        </w:rPr>
        <w:instrText>&lt;/sec&gt;","container-title":"</w:instrText>
      </w:r>
      <w:r w:rsidR="001704E8">
        <w:rPr>
          <w:rFonts w:hint="eastAsia"/>
        </w:rPr>
        <w:instrText>中国公共卫生</w:instrText>
      </w:r>
      <w:r w:rsidR="001704E8">
        <w:rPr>
          <w:rFonts w:hint="eastAsia"/>
        </w:rPr>
        <w:instrText>","DOI":"10.11847/zgggws1124531","language":"cn","license":"http://creativecommons.org/licenses/by/3.0/","note":"DOI: 10.11847/zgggws1124531","page":"1330-1338","publisher":"</w:instrText>
      </w:r>
      <w:r w:rsidR="001704E8">
        <w:rPr>
          <w:rFonts w:hint="eastAsia"/>
        </w:rPr>
        <w:instrText>中国公共卫生</w:instrText>
      </w:r>
      <w:r w:rsidR="001704E8">
        <w:rPr>
          <w:rFonts w:hint="eastAsia"/>
        </w:rPr>
        <w:instrText>","title":"</w:instrText>
      </w:r>
      <w:r w:rsidR="001704E8">
        <w:rPr>
          <w:rFonts w:hint="eastAsia"/>
        </w:rPr>
        <w:instrText>中国</w:instrText>
      </w:r>
      <w:r w:rsidR="001704E8">
        <w:rPr>
          <w:rFonts w:hint="eastAsia"/>
        </w:rPr>
        <w:instrText>11</w:instrText>
      </w:r>
      <w:r w:rsidR="001704E8">
        <w:rPr>
          <w:rFonts w:hint="eastAsia"/>
        </w:rPr>
        <w:instrText>省市青少年性与生殖健康知识、态度及行为调查</w:instrText>
      </w:r>
      <w:r w:rsidR="001704E8">
        <w:rPr>
          <w:rFonts w:hint="eastAsia"/>
        </w:rPr>
        <w:instrText>","volume":"35(10)","author":[{"family":"</w:instrText>
      </w:r>
      <w:r w:rsidR="001704E8">
        <w:rPr>
          <w:rFonts w:hint="eastAsia"/>
        </w:rPr>
        <w:instrText>赵芮</w:instrText>
      </w:r>
      <w:r w:rsidR="001704E8">
        <w:rPr>
          <w:rFonts w:hint="eastAsia"/>
        </w:rPr>
        <w:instrText>","given":""},{"family":"</w:instrText>
      </w:r>
      <w:r w:rsidR="001704E8">
        <w:rPr>
          <w:rFonts w:hint="eastAsia"/>
        </w:rPr>
        <w:instrText>张磊</w:instrText>
      </w:r>
      <w:r w:rsidR="001704E8">
        <w:rPr>
          <w:rFonts w:hint="eastAsia"/>
        </w:rPr>
        <w:instrText>","given":""},{"family":"</w:instrText>
      </w:r>
      <w:r w:rsidR="001704E8">
        <w:rPr>
          <w:rFonts w:hint="eastAsia"/>
        </w:rPr>
        <w:instrText>富晓星</w:instrText>
      </w:r>
      <w:r w:rsidR="001704E8">
        <w:rPr>
          <w:rFonts w:hint="eastAsia"/>
        </w:rPr>
        <w:instrText>","given":""},{"family":"</w:instrText>
      </w:r>
      <w:r w:rsidR="001704E8">
        <w:rPr>
          <w:rFonts w:hint="eastAsia"/>
        </w:rPr>
        <w:instrText>苏春艳</w:instrText>
      </w:r>
      <w:r w:rsidR="001704E8">
        <w:rPr>
          <w:rFonts w:hint="eastAsia"/>
        </w:rPr>
        <w:instrText>","given":""},{"family":"</w:instrText>
      </w:r>
      <w:r w:rsidR="001704E8">
        <w:rPr>
          <w:rFonts w:hint="eastAsia"/>
        </w:rPr>
        <w:instrText>张玉萍</w:instrText>
      </w:r>
      <w:r w:rsidR="001704E8">
        <w:rPr>
          <w:rFonts w:hint="eastAsia"/>
        </w:rPr>
        <w:instrText>","given":""}],"issued":{"d</w:instrText>
      </w:r>
      <w:r w:rsidR="001704E8">
        <w:instrText xml:space="preserve">ate-parts":[["2019",10,25]]}}}],"schema":"https://github.com/citation-style-language/schema/raw/master/csl-citation.json"} </w:instrText>
      </w:r>
      <w:r w:rsidR="003602B6">
        <w:fldChar w:fldCharType="separate"/>
      </w:r>
      <w:r w:rsidR="003602B6" w:rsidRPr="003602B6">
        <w:rPr>
          <w:rFonts w:cs="Times New Roman"/>
          <w:kern w:val="0"/>
          <w:vertAlign w:val="superscript"/>
        </w:rPr>
        <w:t>[10]</w:t>
      </w:r>
      <w:r w:rsidR="003602B6">
        <w:fldChar w:fldCharType="end"/>
      </w:r>
      <w:r>
        <w:rPr>
          <w:rFonts w:hint="eastAsia"/>
        </w:rPr>
        <w:t>。知识的缺乏被证实与高风险性行为显著正相关</w:t>
      </w:r>
      <w:r w:rsidR="003602B6">
        <w:fldChar w:fldCharType="begin"/>
      </w:r>
      <w:r w:rsidR="001704E8">
        <w:instrText xml:space="preserve"> ADDIN ZOTERO_ITEM CSL_CITATION {"citationID":"EOJnZzvO","properties":{"unsorted":false,"formattedCitation":"\\super [5]\\nosupersub{}","plainCitation":"[5]","noteIndex":0},"citationItems":[{"id":1018,"uris":["http://zotero.org/users/15209510/items/F3GNTF</w:instrText>
      </w:r>
      <w:r w:rsidR="001704E8">
        <w:rPr>
          <w:rFonts w:hint="eastAsia"/>
        </w:rPr>
        <w:instrText>8U"],"itemData":{"id":1018,"type":"article-journal","abstract":"</w:instrText>
      </w:r>
      <w:r w:rsidR="001704E8">
        <w:rPr>
          <w:rFonts w:hint="eastAsia"/>
        </w:rPr>
        <w:instrText>目的：分析青少年生殖健康知识与行为的相关性。方法：选取</w:instrText>
      </w:r>
      <w:r w:rsidR="001704E8">
        <w:rPr>
          <w:rFonts w:hint="eastAsia"/>
        </w:rPr>
        <w:instrText>2024</w:instrText>
      </w:r>
      <w:r w:rsidR="001704E8">
        <w:rPr>
          <w:rFonts w:hint="eastAsia"/>
        </w:rPr>
        <w:instrText>年</w:instrText>
      </w:r>
      <w:r w:rsidR="001704E8">
        <w:rPr>
          <w:rFonts w:hint="eastAsia"/>
        </w:rPr>
        <w:instrText>1</w:instrText>
      </w:r>
      <w:r w:rsidR="001704E8">
        <w:rPr>
          <w:rFonts w:hint="eastAsia"/>
        </w:rPr>
        <w:instrText>月</w:instrText>
      </w:r>
      <w:r w:rsidR="001704E8">
        <w:rPr>
          <w:rFonts w:hint="eastAsia"/>
        </w:rPr>
        <w:instrText>-2024</w:instrText>
      </w:r>
      <w:r w:rsidR="001704E8">
        <w:rPr>
          <w:rFonts w:hint="eastAsia"/>
        </w:rPr>
        <w:instrText>年</w:instrText>
      </w:r>
      <w:r w:rsidR="001704E8">
        <w:rPr>
          <w:rFonts w:hint="eastAsia"/>
        </w:rPr>
        <w:instrText>12</w:instrText>
      </w:r>
      <w:r w:rsidR="001704E8">
        <w:rPr>
          <w:rFonts w:hint="eastAsia"/>
        </w:rPr>
        <w:instrText>月</w:instrText>
      </w:r>
      <w:r w:rsidR="001704E8">
        <w:rPr>
          <w:rFonts w:hint="eastAsia"/>
        </w:rPr>
        <w:instrText>200</w:instrText>
      </w:r>
      <w:r w:rsidR="001704E8">
        <w:rPr>
          <w:rFonts w:hint="eastAsia"/>
        </w:rPr>
        <w:instrText>名青少年进行生殖健康知识以及性行为匿名问卷调查</w:instrText>
      </w:r>
      <w:r w:rsidR="001704E8">
        <w:rPr>
          <w:rFonts w:hint="eastAsia"/>
        </w:rPr>
        <w:instrText>,</w:instrText>
      </w:r>
      <w:r w:rsidR="001704E8">
        <w:rPr>
          <w:rFonts w:hint="eastAsia"/>
        </w:rPr>
        <w:instrText>根据生殖健康知识调查结果分为观察组</w:instrText>
      </w:r>
      <w:r w:rsidR="001704E8">
        <w:rPr>
          <w:rFonts w:hint="eastAsia"/>
        </w:rPr>
        <w:instrText>90</w:instrText>
      </w:r>
      <w:r w:rsidR="001704E8">
        <w:rPr>
          <w:rFonts w:hint="eastAsia"/>
        </w:rPr>
        <w:instrText>例</w:instrText>
      </w:r>
      <w:r w:rsidR="001704E8">
        <w:rPr>
          <w:rFonts w:hint="eastAsia"/>
        </w:rPr>
        <w:instrText>(</w:instrText>
      </w:r>
      <w:r w:rsidR="001704E8">
        <w:rPr>
          <w:rFonts w:hint="eastAsia"/>
        </w:rPr>
        <w:instrText>生殖健康知识评分＜</w:instrText>
      </w:r>
      <w:r w:rsidR="001704E8">
        <w:rPr>
          <w:rFonts w:hint="eastAsia"/>
        </w:rPr>
        <w:instrText>60</w:instrText>
      </w:r>
      <w:r w:rsidR="001704E8">
        <w:rPr>
          <w:rFonts w:hint="eastAsia"/>
        </w:rPr>
        <w:instrText>分</w:instrText>
      </w:r>
      <w:r w:rsidR="001704E8">
        <w:rPr>
          <w:rFonts w:hint="eastAsia"/>
        </w:rPr>
        <w:instrText>)</w:instrText>
      </w:r>
      <w:r w:rsidR="001704E8">
        <w:rPr>
          <w:rFonts w:hint="eastAsia"/>
        </w:rPr>
        <w:instrText>与对照组</w:instrText>
      </w:r>
      <w:r w:rsidR="001704E8">
        <w:rPr>
          <w:rFonts w:hint="eastAsia"/>
        </w:rPr>
        <w:instrText>110</w:instrText>
      </w:r>
      <w:r w:rsidR="001704E8">
        <w:rPr>
          <w:rFonts w:hint="eastAsia"/>
        </w:rPr>
        <w:instrText>例</w:instrText>
      </w:r>
      <w:r w:rsidR="001704E8">
        <w:rPr>
          <w:rFonts w:hint="eastAsia"/>
        </w:rPr>
        <w:instrText>(</w:instrText>
      </w:r>
      <w:r w:rsidR="001704E8">
        <w:rPr>
          <w:rFonts w:hint="eastAsia"/>
        </w:rPr>
        <w:instrText>生殖健康知识评分≥</w:instrText>
      </w:r>
      <w:r w:rsidR="001704E8">
        <w:rPr>
          <w:rFonts w:hint="eastAsia"/>
        </w:rPr>
        <w:instrText>60</w:instrText>
      </w:r>
      <w:r w:rsidR="001704E8">
        <w:rPr>
          <w:rFonts w:hint="eastAsia"/>
        </w:rPr>
        <w:instrText>分</w:instrText>
      </w:r>
      <w:r w:rsidR="001704E8">
        <w:rPr>
          <w:rFonts w:hint="eastAsia"/>
        </w:rPr>
        <w:instrText>),</w:instrText>
      </w:r>
      <w:r w:rsidR="001704E8">
        <w:rPr>
          <w:rFonts w:hint="eastAsia"/>
        </w:rPr>
        <w:instrText>比较两组性行为的差异；并采取</w:instrText>
      </w:r>
      <w:r w:rsidR="001704E8">
        <w:rPr>
          <w:rFonts w:hint="eastAsia"/>
        </w:rPr>
        <w:instrText>Pearson</w:instrText>
      </w:r>
      <w:r w:rsidR="001704E8">
        <w:rPr>
          <w:rFonts w:hint="eastAsia"/>
        </w:rPr>
        <w:instrText>法分析青少年生殖健康知识知晓程度与高危性行为的相关性；对观察组患者进行针对性健康宣教</w:instrText>
      </w:r>
      <w:r w:rsidR="001704E8">
        <w:rPr>
          <w:rFonts w:hint="eastAsia"/>
        </w:rPr>
        <w:instrText>,</w:instrText>
      </w:r>
      <w:r w:rsidR="001704E8">
        <w:rPr>
          <w:rFonts w:hint="eastAsia"/>
        </w:rPr>
        <w:instrText>比较观察组干预前后生殖健康知识评分的变化。结果：两组在首次性行为时间＜</w:instrText>
      </w:r>
      <w:r w:rsidR="001704E8">
        <w:rPr>
          <w:rFonts w:hint="eastAsia"/>
        </w:rPr>
        <w:instrText>13</w:instrText>
      </w:r>
      <w:r w:rsidR="001704E8">
        <w:rPr>
          <w:rFonts w:hint="eastAsia"/>
        </w:rPr>
        <w:instrText>岁、性生活未采取避孕措施、多个性伴侣等方面的差异有意义</w:instrText>
      </w:r>
      <w:r w:rsidR="001704E8">
        <w:rPr>
          <w:rFonts w:hint="eastAsia"/>
        </w:rPr>
        <w:instrText>(P</w:instrText>
      </w:r>
      <w:r w:rsidR="001704E8">
        <w:rPr>
          <w:rFonts w:hint="eastAsia"/>
        </w:rPr>
        <w:instrText>＜</w:instrText>
      </w:r>
      <w:r w:rsidR="001704E8">
        <w:rPr>
          <w:rFonts w:hint="eastAsia"/>
        </w:rPr>
        <w:instrText>0.05)</w:instrText>
      </w:r>
      <w:r w:rsidR="001704E8">
        <w:rPr>
          <w:rFonts w:hint="eastAsia"/>
        </w:rPr>
        <w:instrText>；</w:instrText>
      </w:r>
      <w:r w:rsidR="001704E8">
        <w:rPr>
          <w:rFonts w:hint="eastAsia"/>
        </w:rPr>
        <w:instrText>Pearson</w:instrText>
      </w:r>
      <w:r w:rsidR="001704E8">
        <w:rPr>
          <w:rFonts w:hint="eastAsia"/>
        </w:rPr>
        <w:instrText>法分析青少年生殖健康知识知晓程度与高危性行为存在正相关性</w:instrText>
      </w:r>
      <w:r w:rsidR="001704E8">
        <w:rPr>
          <w:rFonts w:hint="eastAsia"/>
        </w:rPr>
        <w:instrText>(P</w:instrText>
      </w:r>
      <w:r w:rsidR="001704E8">
        <w:rPr>
          <w:rFonts w:hint="eastAsia"/>
        </w:rPr>
        <w:instrText>＜</w:instrText>
      </w:r>
      <w:r w:rsidR="001704E8">
        <w:rPr>
          <w:rFonts w:hint="eastAsia"/>
        </w:rPr>
        <w:instrText>0.05)</w:instrText>
      </w:r>
      <w:r w:rsidR="001704E8">
        <w:rPr>
          <w:rFonts w:hint="eastAsia"/>
        </w:rPr>
        <w:instrText>；观察组干预后生殖健康知识评分高于干预前</w:instrText>
      </w:r>
      <w:r w:rsidR="001704E8">
        <w:rPr>
          <w:rFonts w:hint="eastAsia"/>
        </w:rPr>
        <w:instrText>,</w:instrText>
      </w:r>
      <w:r w:rsidR="001704E8">
        <w:rPr>
          <w:rFonts w:hint="eastAsia"/>
        </w:rPr>
        <w:instrText>差异有意义</w:instrText>
      </w:r>
      <w:r w:rsidR="001704E8">
        <w:rPr>
          <w:rFonts w:hint="eastAsia"/>
        </w:rPr>
        <w:instrText>(P</w:instrText>
      </w:r>
      <w:r w:rsidR="001704E8">
        <w:rPr>
          <w:rFonts w:hint="eastAsia"/>
        </w:rPr>
        <w:instrText>＜</w:instrText>
      </w:r>
      <w:r w:rsidR="001704E8">
        <w:rPr>
          <w:rFonts w:hint="eastAsia"/>
        </w:rPr>
        <w:instrText>0.05)</w:instrText>
      </w:r>
      <w:r w:rsidR="001704E8">
        <w:rPr>
          <w:rFonts w:hint="eastAsia"/>
        </w:rPr>
        <w:instrText>。结论：青少年生殖健康知识知晓程度与其高危性行为存在正相关性</w:instrText>
      </w:r>
      <w:r w:rsidR="001704E8">
        <w:rPr>
          <w:rFonts w:hint="eastAsia"/>
        </w:rPr>
        <w:instrText>,</w:instrText>
      </w:r>
      <w:r w:rsidR="001704E8">
        <w:rPr>
          <w:rFonts w:hint="eastAsia"/>
        </w:rPr>
        <w:instrText>需要重视青少年的生殖健康知识科普</w:instrText>
      </w:r>
      <w:r w:rsidR="001704E8">
        <w:rPr>
          <w:rFonts w:hint="eastAsia"/>
        </w:rPr>
        <w:instrText>,</w:instrText>
      </w:r>
      <w:r w:rsidR="001704E8">
        <w:rPr>
          <w:rFonts w:hint="eastAsia"/>
        </w:rPr>
        <w:instrText>督促青少年做好安全防护。</w:instrText>
      </w:r>
      <w:r w:rsidR="001704E8">
        <w:rPr>
          <w:rFonts w:hint="eastAsia"/>
        </w:rPr>
        <w:instrText>","container-title":"</w:instrText>
      </w:r>
      <w:r w:rsidR="001704E8">
        <w:rPr>
          <w:rFonts w:hint="eastAsia"/>
        </w:rPr>
        <w:instrText>基础医学理论研究</w:instrText>
      </w:r>
      <w:r w:rsidR="001704E8">
        <w:rPr>
          <w:rFonts w:hint="eastAsia"/>
        </w:rPr>
        <w:instrText>","DOI":"10.12238/bmtr.v7i1.11779","issue":"1","page":"51","source":"DOI.org (CSL JSON)","title":"</w:instrText>
      </w:r>
      <w:r w:rsidR="001704E8">
        <w:rPr>
          <w:rFonts w:hint="eastAsia"/>
        </w:rPr>
        <w:instrText>青少年生殖健康知识与行为的相关性研究</w:instrText>
      </w:r>
      <w:r w:rsidR="001704E8">
        <w:rPr>
          <w:rFonts w:hint="eastAsia"/>
        </w:rPr>
        <w:instrText>","volume":"7","author":[{"family":"","given":"</w:instrText>
      </w:r>
      <w:r w:rsidR="001704E8">
        <w:rPr>
          <w:rFonts w:hint="eastAsia"/>
        </w:rPr>
        <w:instrText>林超龙</w:instrText>
      </w:r>
      <w:r w:rsidR="001704E8">
        <w:rPr>
          <w:rFonts w:hint="eastAsia"/>
        </w:rPr>
        <w:instrText>"}],"issued":{"date-parts":[["2025"]]}}}],"schema":"https://github.com/citation-style-language/schema/raw</w:instrText>
      </w:r>
      <w:r w:rsidR="001704E8">
        <w:instrText xml:space="preserve">/master/csl-citation.json"} </w:instrText>
      </w:r>
      <w:r w:rsidR="003602B6">
        <w:fldChar w:fldCharType="separate"/>
      </w:r>
      <w:r w:rsidR="003602B6" w:rsidRPr="003602B6">
        <w:rPr>
          <w:rFonts w:cs="Times New Roman"/>
          <w:kern w:val="0"/>
          <w:vertAlign w:val="superscript"/>
        </w:rPr>
        <w:t>[5]</w:t>
      </w:r>
      <w:r w:rsidR="003602B6">
        <w:fldChar w:fldCharType="end"/>
      </w:r>
      <w:r>
        <w:rPr>
          <w:rFonts w:hint="eastAsia"/>
        </w:rPr>
        <w:t>。为弥补线下教育的不足，基于网络的数字健康干预应运而生，且多项系统综述与</w:t>
      </w:r>
      <w:r w:rsidR="00853717">
        <w:rPr>
          <w:rFonts w:hint="eastAsia"/>
        </w:rPr>
        <w:t>元</w:t>
      </w:r>
      <w:r>
        <w:rPr>
          <w:rFonts w:hint="eastAsia"/>
        </w:rPr>
        <w:t>分析已证明，网络干预能有效提升青少年的相关知识、态度与行为</w:t>
      </w:r>
      <w:r w:rsidR="003602B6">
        <w:fldChar w:fldCharType="begin"/>
      </w:r>
      <w:r w:rsidR="001704E8">
        <w:instrText xml:space="preserve"> ADDIN ZOTERO_ITEM CSL_CITATION {"citationID":"LXqcLy6x","properties":{"unsorted":false,"formattedCitation":"\\super [11]\\nosupersub{}","plainCitation":"[11]","noteIndex":0},"citationItems":[{"id":1020,"uris":["http://zotero.org/users/15209510/items/UWMYUHM8"],"itemData":{"id":1020,"type":"article-journal","abstract":"BACKGROUND: Sexual and reproductive health (SRH) education is crucial for adolescents aged 10-17 years, yet its effectiveness in this age group has not been quantified in prior meta-analyses. This study aims to address that gap.\nOBJECTIVE: The objectives of this systematic review and meta-analysis were to (1) evaluate the effectiveness of web-based SRH education for adolescents aged 10-17 years and (2) explore potential factors influencing intervention effectiveness by synthesising study characteristics, including study design, theoretical foundation, implementation approach and follow-up duration.\nDATA SOURCES: We searched PubMed and Web of Science from database construction to October 2023.\nELIGIBILITY CRITERIA: This review included randomised controlled trials of web-based SRH education for adolescents aged 10-17 years.\nSTUDY APPRAISAL AND SYNTHESIS METHODS: Data were extracted and examined by two researchers. The Cochrane risk-of-bias tool assessed the risk of bias. Analyses were divided into three groups, employing meta-analytic methodologies.\nRESULTS: 11 articles involving 7876 participants were analysed. This study revealed a moderate effect on knowledge (standardised mean difference (SMD) 0.59, 95% CI 0.60 to 0.94)), a low effect on attitudes (SMD 0.16, 95% CI 0.11 to 0.22) and a moderate effect on sexual behaviour (OR 0.75, 95% CI 0.60 to 0.94), with no significant effect on self-efficacy. Comparisons between web-based and traditional face-to-face SRH education were inconclusive due to limited studies and methodological heterogeneity.\nLIMITATIONS: The overall certainty of evidence is limited by risk of bias, high heterogeneity and the use of only two databases, which suggests that the findings should be interpreted with caution.\nCONCLUSIONS AND IMPLICATIONS OF KEY FINDINGS: Web-based SRH education has potential in enhancing adolescents' knowledge, attitudes and behaviour. Future research must adhere to recognised reporting standards, thereby ensuring methodological consistency and enhancing the quality of evidence.\nPROSPERO REGISTRATION NUMBER: CRD42023400504.","container-title":"BMJ paediatrics open","DOI":"10.1136/bmjpo-2025-003714","ISSN":"2399-9772","issue":"1","journalAbbreviation":"BMJ Paediatr Open","language":"eng","page":"e003714","PMID":"41176330","PMCID":"PMC12581069","source":"PubMed","title":"Web-based sexual and reproductive health education for adolescents aged 10-17 years: a systematic review and meta-analysis","title-short":"Web-based sexual and reproductive health education for adolescents aged 10-17 years","volume":"9","author":[{"family":"Guo","given":"Ruru"},{"family":"Xie","given":"Hongyu"},{"family":"Zhao","given":"Wei"},{"family":"Wang","given":"Jingjing"}],"issued":{"date-parts":[["2025",10,31]]}}}],"schema":"https://github.com/citation-style-language/schema/raw/master/csl-citation.json"} </w:instrText>
      </w:r>
      <w:r w:rsidR="003602B6">
        <w:fldChar w:fldCharType="separate"/>
      </w:r>
      <w:r w:rsidR="003602B6" w:rsidRPr="003602B6">
        <w:rPr>
          <w:rFonts w:cs="Times New Roman"/>
          <w:kern w:val="0"/>
          <w:vertAlign w:val="superscript"/>
        </w:rPr>
        <w:t>[11]</w:t>
      </w:r>
      <w:r w:rsidR="003602B6">
        <w:fldChar w:fldCharType="end"/>
      </w:r>
      <w:r>
        <w:rPr>
          <w:rFonts w:hint="eastAsia"/>
        </w:rPr>
        <w:t>。然而，青少年在线提出的真实问题类型多样，反映出传统教育未能满足的细分需求</w:t>
      </w:r>
      <w:r w:rsidR="003602B6">
        <w:fldChar w:fldCharType="begin"/>
      </w:r>
      <w:r w:rsidR="001704E8">
        <w:instrText xml:space="preserve"> ADDIN ZOTERO_ITEM CSL_CITATION {"citationID":"bHzAyctM","properties":{"unsorted":false,"formattedCitation":"\\super [12]\\nosupersub{}","plainCitation":"[12]","noteIndex":0},"citationItems":[{"id":1019,"uris":["http://zotero.org/users/15209510/items/VHUQZI9U"],"itemData":{"id":1019,"type":"article-journal","abstract":"Internet-based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F."}],"issued":{"date-parts":[["2023"]]}}}],"schema":"https://github.com/citation-style-language/schema/raw/master/csl-citation.json"} </w:instrText>
      </w:r>
      <w:r w:rsidR="003602B6">
        <w:fldChar w:fldCharType="separate"/>
      </w:r>
      <w:r w:rsidR="003602B6" w:rsidRPr="003602B6">
        <w:rPr>
          <w:rFonts w:cs="Times New Roman"/>
          <w:kern w:val="0"/>
          <w:vertAlign w:val="superscript"/>
        </w:rPr>
        <w:t>[12]</w:t>
      </w:r>
      <w:r w:rsidR="003602B6">
        <w:fldChar w:fldCharType="end"/>
      </w:r>
      <w:r>
        <w:rPr>
          <w:rFonts w:hint="eastAsia"/>
        </w:rPr>
        <w:t>。</w:t>
      </w:r>
    </w:p>
    <w:p w14:paraId="42413D09" w14:textId="78B5D7E3" w:rsidR="00F54B80" w:rsidDel="00E75582" w:rsidRDefault="00000000" w:rsidP="00E75582">
      <w:pPr>
        <w:pStyle w:val="altz"/>
        <w:ind w:firstLine="480"/>
        <w:rPr>
          <w:del w:id="734" w:author="Zixuan Zhou" w:date="2026-04-27T19:33:00Z" w16du:dateUtc="2026-04-27T11:33:00Z"/>
          <w:rFonts w:hint="eastAsia"/>
        </w:rPr>
        <w:pPrChange w:id="735" w:author="Zixuan Zhou" w:date="2026-04-27T19:33:00Z" w16du:dateUtc="2026-04-27T11:33:00Z">
          <w:pPr>
            <w:pStyle w:val="3"/>
            <w:spacing w:before="163" w:after="163"/>
          </w:pPr>
        </w:pPrChange>
      </w:pPr>
      <w:del w:id="736" w:author="Zixuan Zhou" w:date="2026-04-27T19:33:00Z" w16du:dateUtc="2026-04-27T11:33:00Z">
        <w:r w:rsidDel="00E75582">
          <w:rPr>
            <w:rFonts w:hint="eastAsia"/>
          </w:rPr>
          <w:delText>社交媒体健康传播研究现状</w:delText>
        </w:r>
      </w:del>
    </w:p>
    <w:p w14:paraId="5BCF5F7B" w14:textId="79A7C408" w:rsidR="00F54B80" w:rsidRDefault="00000000">
      <w:pPr>
        <w:pStyle w:val="altz"/>
        <w:ind w:firstLine="480"/>
      </w:pPr>
      <w:r>
        <w:rPr>
          <w:rFonts w:hint="eastAsia"/>
        </w:rPr>
        <w:t>社交媒体已成为青少年获取健康信息，特别是敏感健康话题的主要渠道</w:t>
      </w:r>
      <w:r w:rsidR="003602B6">
        <w:fldChar w:fldCharType="begin"/>
      </w:r>
      <w:r w:rsidR="001704E8">
        <w:instrText xml:space="preserve"> ADDIN ZOTERO_ITEM CSL_CITATION {"citationID":"ANG5dIhf","properties":{"unsorted":false,"formattedCitation":"\\super [15]\\nosupersub{}","plainCitation":"[15]","noteIndex":0},"citationItems":[{"id":1015,"uris":["http://zotero.org/users/15209510/items/QIBYJSGS"],"itemData":{"id":1015,"type":"article-journal","abstract":"Information on sexual and reproductive health is increasingly disseminated via social media and reaches a large audience. Against this background, the aim of this paper is to systematically summarize the international state of research on sexual ...","container-title":"Bundesgesundheitsblatt, Gesundheitsforschung, Gesundheitsschutz","DOI":"10.1007/s00103-021-03431-9","issue":"11","language":"en","page":"1416","PMID":"34648038","source":"pmc.ncbi.nlm.nih.gov","title":"Sexual health information on social media: a systematic scoping review","title-short":"Sexual health information on social media","volume":"64","author":[{"family":"Döring","given":"Nicola"},{"family":"Conde","given":"Melisa"}],"issued":{"date-parts":[["2021",10,14]]}}}],"schema":"https://github.com/citation-style-language/schema/raw/master/csl-citation.json"} </w:instrText>
      </w:r>
      <w:r w:rsidR="003602B6">
        <w:fldChar w:fldCharType="separate"/>
      </w:r>
      <w:r w:rsidR="003602B6" w:rsidRPr="003602B6">
        <w:rPr>
          <w:rFonts w:cs="Times New Roman"/>
          <w:kern w:val="0"/>
          <w:vertAlign w:val="superscript"/>
        </w:rPr>
        <w:t>[15]</w:t>
      </w:r>
      <w:r w:rsidR="003602B6">
        <w:fldChar w:fldCharType="end"/>
      </w:r>
      <w:r>
        <w:rPr>
          <w:rFonts w:hint="eastAsia"/>
        </w:rPr>
        <w:t>。然而，平台上的内容生态却令人担忧。一方面，研究发现社交媒体上与“性”相关的内容中，娱乐化、挑逗性的内容远超严肃的健康教育内容</w:t>
      </w:r>
      <w:r w:rsidR="003602B6">
        <w:fldChar w:fldCharType="begin"/>
      </w:r>
      <w:r w:rsidR="001704E8">
        <w:instrText xml:space="preserve"> ADDIN ZOTERO_ITEM CSL_CITATION {"citationID":"JTOOz0K7","properties":{"unsorted":false,"formattedCitation":"\\super [15]\\nosupersub{}","plainCitation":"[15]","noteIndex":0},"citationItems":[{"id":1015,"uris":["http://zotero.org/users/15209510/items/QIBYJSGS"],"itemData":{"id":1015,"type":"article-journal","abstract":"Information on sexual and reproductive health is increasingly disseminated via social media and reaches a large audience. Against this background, the aim of this paper is to systematically summarize the international state of research on sexual ...","container-title":"Bundesgesundheitsblatt, Gesundheitsforschung, Gesundheitsschutz","DOI":"10.1007/s00103-021-03431-9","issue":"11","language":"en","page":"1416","PMID":"34648038","source":"pmc.ncbi.nlm.nih.gov","title":"Sexual health information on social media: a systematic scoping review","title-short":"Sexual health information on social media","volume":"64","author":[{"family":"Döring","given":"Nicola"},{"family":"Conde","given":"Melisa"}],"issued":{"date-parts":[["2021",10,14]]}}}],"schema":"https://github.com/citation-style-language/schema/raw/master/csl-citation.json"} </w:instrText>
      </w:r>
      <w:r w:rsidR="003602B6">
        <w:fldChar w:fldCharType="separate"/>
      </w:r>
      <w:r w:rsidR="003602B6" w:rsidRPr="003602B6">
        <w:rPr>
          <w:rFonts w:cs="Times New Roman"/>
          <w:kern w:val="0"/>
          <w:vertAlign w:val="superscript"/>
        </w:rPr>
        <w:t>[15]</w:t>
      </w:r>
      <w:r w:rsidR="003602B6">
        <w:fldChar w:fldCharType="end"/>
      </w:r>
      <w:r>
        <w:rPr>
          <w:rFonts w:hint="eastAsia"/>
        </w:rPr>
        <w:t>，专业人士的参与度严重不足</w:t>
      </w:r>
      <w:r w:rsidR="003602B6">
        <w:fldChar w:fldCharType="begin"/>
      </w:r>
      <w:r w:rsidR="001704E8">
        <w:instrText xml:space="preserve"> ADDIN ZOTERO_ITEM CSL_CITATION {"citationID":"XAMH3ogW","properties":{"unsorted":false,"formattedCitation":"\\super [19]\\nosupersub{}","plainCitation":"[19]","noteIndex":0},"citationItems":[{"id":1016,"uris":["http://zotero.org/users/15209510/items/Q7WHKI4H"],"itemData":{"id":1016,"type":"article-journal","abstract":"Background\nAdolescence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reliability, and provide recommendations.\n\nMethods\nA cross-sectional analysis was condu</w:instrText>
      </w:r>
      <w:r w:rsidR="001704E8">
        <w:rPr>
          <w:rFonts w:hint="eastAsia"/>
        </w:rPr>
        <w:instrText xml:space="preserve">cted (April 2025) on the top 100 comprehensively ranked comprehensive sexuality education videos (N=300 total) retrieved from each platform using the keyword </w:instrText>
      </w:r>
      <w:r w:rsidR="001704E8">
        <w:rPr>
          <w:rFonts w:hint="eastAsia"/>
        </w:rPr>
        <w:instrText>青春期性教育</w:instrText>
      </w:r>
      <w:r w:rsidR="001704E8">
        <w:rPr>
          <w:rFonts w:hint="eastAsia"/>
        </w:rPr>
        <w:instrText xml:space="preserve"> (</w:instrText>
      </w:r>
      <w:r w:rsidR="001704E8">
        <w:rPr>
          <w:rFonts w:hint="eastAsia"/>
        </w:rPr>
        <w:instrText>“</w:instrText>
      </w:r>
      <w:r w:rsidR="001704E8">
        <w:rPr>
          <w:rFonts w:hint="eastAsia"/>
        </w:rPr>
        <w:instrText>adolescent sexuality education</w:instrText>
      </w:r>
      <w:r w:rsidR="001704E8">
        <w:rPr>
          <w:rFonts w:hint="eastAsia"/>
        </w:rPr>
        <w:instrText>”</w:instrText>
      </w:r>
      <w:r w:rsidR="001704E8">
        <w:rPr>
          <w:rFonts w:hint="eastAsia"/>
        </w:rPr>
        <w:instrText>). Videos were assessed using the Global Quality Score, m</w:instrText>
      </w:r>
      <w:r w:rsidR="001704E8">
        <w:instrText xml:space="preserve">odified DISCERN, and Patient Education Materials Assessment Tool (PEMAT-U/A), with interrater reliability assessed via Cohen κ. A corpus of over 49,000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β=0.485)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schema":"https://github.com/citation-style-language/schema/raw/master/csl-citation.json"} </w:instrText>
      </w:r>
      <w:r w:rsidR="003602B6">
        <w:fldChar w:fldCharType="separate"/>
      </w:r>
      <w:r w:rsidR="008865EC" w:rsidRPr="008865EC">
        <w:rPr>
          <w:rFonts w:cs="Times New Roman"/>
          <w:kern w:val="0"/>
          <w:vertAlign w:val="superscript"/>
        </w:rPr>
        <w:t>[19]</w:t>
      </w:r>
      <w:r w:rsidR="003602B6">
        <w:fldChar w:fldCharType="end"/>
      </w:r>
      <w:r>
        <w:rPr>
          <w:rFonts w:hint="eastAsia"/>
        </w:rPr>
        <w:t>。另一方面，健康误导信息在社交媒体上普遍存在，其流行率在某些主题上甚至超过</w:t>
      </w:r>
      <w:r>
        <w:rPr>
          <w:rFonts w:hint="eastAsia"/>
        </w:rPr>
        <w:t>50%</w:t>
      </w:r>
      <w:r w:rsidR="003602B6">
        <w:rPr>
          <w:rFonts w:hint="eastAsia"/>
        </w:rPr>
        <w:t xml:space="preserve"> </w:t>
      </w:r>
      <w:r w:rsidR="003602B6">
        <w:fldChar w:fldCharType="begin"/>
      </w:r>
      <w:r w:rsidR="001704E8">
        <w:instrText xml:space="preserve"> ADDIN ZOTERO_ITEM CSL_CITATION {"citationID":"OO8LrPmY","properties":{"unsorted":false,"formattedCitation":"\\super [31]\\nosupersub{}","plainCitation":"[31]","noteIndex":0},"citationItems":[{"id":1012,"uris":["http://zotero.org/users/15209510/items/YTT2XMGT"],"itemData":{"id":1012,"type":"article-journal","abstract":"Background\nTikTok is a popular social media platform that allows users to create and share content through short videos. It has become a place for everyday users, especially Generation Z users, to share experiences about their reproductive health. Owing to its growing popularity and easy accessibility, TikTok can help raise awareness for reproductive health issues as well as help destigmatize these conversations.\n\nObjective\nWe aimed to identify and understand the visual, audio, and written components of content that TikTok users create about their reproductive health experiences.\n\nMethods\nA sampling framework was implemented to narrow down the analytic data set. The top 6 videos from each targeted hashtag (eg, #BirthControl, #MyBodyMyChoice, and #LoveYourself) were extracted biweekly for 16 weeks (July-November 2020). During data collection, we noted video characteristics such as captioning, music, likes, and cited sources. Qualitative content analysis was performed on the extracted videos.\n\nResults\nThe top videos in each hashtag were consistent over time; for example, only 11 videos appeared in the top 6 category for #BirthControl throughout the data collection. Most videos fell into 2 primary categories: personal experiences and informational content. Among the personal experiences, people shared stories (eg, intrauterine device removal experiences), crafts (eg, painting their pill case), or humor (eg, celebrations of the arrival of their period). Dancing and demonstrations were commonly used in informational content.\n\nConclusions\nTikTok is used to share messages on myriad reproductive health topics. Understanding users’ exposure provides important insights into their beliefs and knowledge of sexual and reproductive health. The study findings can be used to generate valuable information for teenagers and young adults, their health care providers, and their communities. Producing health messages that are both meaningful and accessible will contribute to the cocreation of critical health information for professional and personal use.","container-title":"JMIR Infodemiology","DOI":"10.2196/42810","ISSN":"2564-1891","journalAbbreviation":"JMIR Infodemiology","page":"e42810","PMID":"37831780","PMCID":"PMC10682920","source":"PubMed Central","title":"Reproductive Health Experiences Shared on TikTok by Young People: Content Analysis","title-short":"Reproductive Health Experiences Shared on TikTok by Young People","volume":"3","author":[{"family":"Nair","given":"Isha"},{"family":"Patel","given":"Sophia P"},{"family":"Bolen","given":"Ashley"},{"family":"Roger","given":"Samantha"},{"family":"Bucci","given":"Kayla"},{"family":"Schwab-Reese","given":"Laura"},{"family":"DeMaria","given":"Andrea L"}],"issued":{"date-parts":[["2023",11,13]]}}}],"schema":"https://github.com/citation-style-language/schema/raw/master/csl-citation.json"} </w:instrText>
      </w:r>
      <w:r w:rsidR="003602B6">
        <w:fldChar w:fldCharType="separate"/>
      </w:r>
      <w:r w:rsidR="00740296" w:rsidRPr="00740296">
        <w:rPr>
          <w:rFonts w:cs="Times New Roman"/>
          <w:kern w:val="0"/>
          <w:vertAlign w:val="superscript"/>
        </w:rPr>
        <w:t>[31]</w:t>
      </w:r>
      <w:r w:rsidR="003602B6">
        <w:fldChar w:fldCharType="end"/>
      </w:r>
      <w:r>
        <w:rPr>
          <w:rFonts w:hint="eastAsia"/>
        </w:rPr>
        <w:t>。尽管如此，社交媒体的互动特性也展现出积极潜力，高质量的科普视频能获得更多积极的用户反馈</w:t>
      </w:r>
      <w:r w:rsidR="003602B6">
        <w:fldChar w:fldCharType="begin"/>
      </w:r>
      <w:r w:rsidR="001704E8">
        <w:instrText xml:space="preserve"> ADDIN ZOTERO_ITEM CSL_CITATION {"citationID":"NoQqnnPS","properties":{"unsorted":false,"formattedCitation":"\\super [20]\\nosupersub{}","plainCitation":"[20]","noteIndex":0},"citationItems":[{"id":813,"uris":["http://zotero.org/users/15209510/items/PNQKC</w:instrText>
      </w:r>
      <w:r w:rsidR="001704E8">
        <w:rPr>
          <w:rFonts w:hint="eastAsia"/>
        </w:rPr>
        <w:instrText>7EK"],"itemData":{"id":813,"type":"article-journal","abstract":"[</w:instrText>
      </w:r>
      <w:r w:rsidR="001704E8">
        <w:rPr>
          <w:rFonts w:hint="eastAsia"/>
        </w:rPr>
        <w:instrText>研究目的</w:instrText>
      </w:r>
      <w:r w:rsidR="001704E8">
        <w:rPr>
          <w:rFonts w:hint="eastAsia"/>
        </w:rPr>
        <w:instrText>]</w:instrText>
      </w:r>
      <w:r w:rsidR="001704E8">
        <w:rPr>
          <w:rFonts w:hint="eastAsia"/>
        </w:rPr>
        <w:instrText>探究健康视频需求主题特征及其对弹幕视频播放影响的组态效应</w:instrText>
      </w:r>
      <w:r w:rsidR="001704E8">
        <w:rPr>
          <w:rFonts w:hint="eastAsia"/>
        </w:rPr>
        <w:instrText>,</w:instrText>
      </w:r>
      <w:r w:rsidR="001704E8">
        <w:rPr>
          <w:rFonts w:hint="eastAsia"/>
        </w:rPr>
        <w:instrText>揭示健康视频弹幕信息行为规律</w:instrText>
      </w:r>
      <w:r w:rsidR="001704E8">
        <w:rPr>
          <w:rFonts w:hint="eastAsia"/>
        </w:rPr>
        <w:instrText>,</w:instrText>
      </w:r>
      <w:r w:rsidR="001704E8">
        <w:rPr>
          <w:rFonts w:hint="eastAsia"/>
        </w:rPr>
        <w:instrText>促进弹幕信息资源优化配置</w:instrText>
      </w:r>
      <w:r w:rsidR="001704E8">
        <w:rPr>
          <w:rFonts w:hint="eastAsia"/>
        </w:rPr>
        <w:instrText>.[</w:instrText>
      </w:r>
      <w:r w:rsidR="001704E8">
        <w:rPr>
          <w:rFonts w:hint="eastAsia"/>
        </w:rPr>
        <w:instrText>研究方法</w:instrText>
      </w:r>
      <w:r w:rsidR="001704E8">
        <w:rPr>
          <w:rFonts w:hint="eastAsia"/>
        </w:rPr>
        <w:instrText>]</w:instrText>
      </w:r>
      <w:r w:rsidR="001704E8">
        <w:rPr>
          <w:rFonts w:hint="eastAsia"/>
        </w:rPr>
        <w:instrText>采集哔哩哔哩视频网站的</w:instrText>
      </w:r>
      <w:r w:rsidR="001704E8">
        <w:rPr>
          <w:rFonts w:hint="eastAsia"/>
        </w:rPr>
        <w:instrText>28470</w:instrText>
      </w:r>
      <w:r w:rsidR="001704E8">
        <w:rPr>
          <w:rFonts w:hint="eastAsia"/>
        </w:rPr>
        <w:instrText>条弹幕</w:instrText>
      </w:r>
      <w:r w:rsidR="001704E8">
        <w:rPr>
          <w:rFonts w:hint="eastAsia"/>
        </w:rPr>
        <w:instrText>,</w:instrText>
      </w:r>
      <w:r w:rsidR="001704E8">
        <w:rPr>
          <w:rFonts w:hint="eastAsia"/>
        </w:rPr>
        <w:instrText>从中提取用户信息需求主题及其网络关系</w:instrText>
      </w:r>
      <w:r w:rsidR="001704E8">
        <w:rPr>
          <w:rFonts w:hint="eastAsia"/>
        </w:rPr>
        <w:instrText>,</w:instrText>
      </w:r>
      <w:r w:rsidR="001704E8">
        <w:rPr>
          <w:rFonts w:hint="eastAsia"/>
        </w:rPr>
        <w:instrText>并采用</w:instrText>
      </w:r>
      <w:r w:rsidR="001704E8">
        <w:rPr>
          <w:rFonts w:hint="eastAsia"/>
        </w:rPr>
        <w:instrText>fsQCA</w:instrText>
      </w:r>
      <w:r w:rsidR="001704E8">
        <w:rPr>
          <w:rFonts w:hint="eastAsia"/>
        </w:rPr>
        <w:instrText>研究健康视频需求主题特征对播放量的影响</w:instrText>
      </w:r>
      <w:r w:rsidR="001704E8">
        <w:rPr>
          <w:rFonts w:hint="eastAsia"/>
        </w:rPr>
        <w:instrText>,</w:instrText>
      </w:r>
      <w:r w:rsidR="001704E8">
        <w:rPr>
          <w:rFonts w:hint="eastAsia"/>
        </w:rPr>
        <w:instrText>识别各影响因素的组态效应</w:instrText>
      </w:r>
      <w:r w:rsidR="001704E8">
        <w:rPr>
          <w:rFonts w:hint="eastAsia"/>
        </w:rPr>
        <w:instrText>.[</w:instrText>
      </w:r>
      <w:r w:rsidR="001704E8">
        <w:rPr>
          <w:rFonts w:hint="eastAsia"/>
        </w:rPr>
        <w:instrText>研究结论</w:instrText>
      </w:r>
      <w:r w:rsidR="001704E8">
        <w:rPr>
          <w:rFonts w:hint="eastAsia"/>
        </w:rPr>
        <w:instrText>]</w:instrText>
      </w:r>
      <w:r w:rsidR="001704E8">
        <w:rPr>
          <w:rFonts w:hint="eastAsia"/>
        </w:rPr>
        <w:instrText>健康视频需求包括</w:instrText>
      </w:r>
      <w:r w:rsidR="001704E8">
        <w:rPr>
          <w:rFonts w:hint="eastAsia"/>
        </w:rPr>
        <w:instrText>3</w:instrText>
      </w:r>
      <w:r w:rsidR="001704E8">
        <w:rPr>
          <w:rFonts w:hint="eastAsia"/>
        </w:rPr>
        <w:instrText>类共</w:instrText>
      </w:r>
      <w:r w:rsidR="001704E8">
        <w:rPr>
          <w:rFonts w:hint="eastAsia"/>
        </w:rPr>
        <w:instrText>8</w:instrText>
      </w:r>
      <w:r w:rsidR="001704E8">
        <w:rPr>
          <w:rFonts w:hint="eastAsia"/>
        </w:rPr>
        <w:instrText>个主题</w:instrText>
      </w:r>
      <w:r w:rsidR="001704E8">
        <w:rPr>
          <w:rFonts w:hint="eastAsia"/>
        </w:rPr>
        <w:instrText>,</w:instrText>
      </w:r>
      <w:r w:rsidR="001704E8">
        <w:rPr>
          <w:rFonts w:hint="eastAsia"/>
        </w:rPr>
        <w:instrText>这些主题特征对视频播放量具有重要影响</w:instrText>
      </w:r>
      <w:r w:rsidR="001704E8">
        <w:rPr>
          <w:rFonts w:hint="eastAsia"/>
        </w:rPr>
        <w:instrText>,</w:instrText>
      </w:r>
      <w:r w:rsidR="001704E8">
        <w:rPr>
          <w:rFonts w:hint="eastAsia"/>
        </w:rPr>
        <w:instrText>共识别出情感需求及其与社交需求组合的</w:instrText>
      </w:r>
      <w:r w:rsidR="001704E8">
        <w:rPr>
          <w:rFonts w:hint="eastAsia"/>
        </w:rPr>
        <w:instrText>2</w:instrText>
      </w:r>
      <w:r w:rsidR="001704E8">
        <w:rPr>
          <w:rFonts w:hint="eastAsia"/>
        </w:rPr>
        <w:instrText>个影响组态</w:instrText>
      </w:r>
      <w:r w:rsidR="001704E8">
        <w:rPr>
          <w:rFonts w:hint="eastAsia"/>
        </w:rPr>
        <w:instrText>.</w:instrText>
      </w:r>
      <w:r w:rsidR="001704E8">
        <w:rPr>
          <w:rFonts w:hint="eastAsia"/>
        </w:rPr>
        <w:instrText>深化认识健康视频需求主题特征及其与视频播放量之间的因果关系</w:instrText>
      </w:r>
      <w:r w:rsidR="001704E8">
        <w:rPr>
          <w:rFonts w:hint="eastAsia"/>
        </w:rPr>
        <w:instrText>,</w:instrText>
      </w:r>
      <w:r w:rsidR="001704E8">
        <w:rPr>
          <w:rFonts w:hint="eastAsia"/>
        </w:rPr>
        <w:instrText>丰富健康视频弹幕信息行为研究</w:instrText>
      </w:r>
      <w:r w:rsidR="001704E8">
        <w:rPr>
          <w:rFonts w:hint="eastAsia"/>
        </w:rPr>
        <w:instrText>,</w:instrText>
      </w:r>
      <w:r w:rsidR="001704E8">
        <w:rPr>
          <w:rFonts w:hint="eastAsia"/>
        </w:rPr>
        <w:instrText>为健康弹幕视频服务提升与有效利用提供指导</w:instrText>
      </w:r>
      <w:r w:rsidR="001704E8">
        <w:rPr>
          <w:rFonts w:hint="eastAsia"/>
        </w:rPr>
        <w:instrText>.","container-title":"</w:instrText>
      </w:r>
      <w:r w:rsidR="001704E8">
        <w:rPr>
          <w:rFonts w:hint="eastAsia"/>
        </w:rPr>
        <w:instrText>情报杂志</w:instrText>
      </w:r>
      <w:r w:rsidR="001704E8">
        <w:rPr>
          <w:rFonts w:hint="eastAsia"/>
        </w:rPr>
        <w:instrText>","DOI":"10.3969/j.issn.1002-1965.2023.04.021","language":"en","page":"148</w:instrText>
      </w:r>
      <w:r w:rsidR="001704E8">
        <w:rPr>
          <w:rFonts w:hint="eastAsia"/>
        </w:rPr>
        <w:instrText>–</w:instrText>
      </w:r>
      <w:r w:rsidR="001704E8">
        <w:rPr>
          <w:rFonts w:hint="eastAsia"/>
        </w:rPr>
        <w:instrText>155","section":"G206","title":"</w:instrText>
      </w:r>
      <w:r w:rsidR="001704E8">
        <w:rPr>
          <w:rFonts w:hint="eastAsia"/>
        </w:rPr>
        <w:instrText>弹幕视角下健康视频需求主题特征及其对视频播放的影响</w:instrText>
      </w:r>
      <w:r w:rsidR="001704E8">
        <w:rPr>
          <w:rFonts w:hint="eastAsia"/>
        </w:rPr>
        <w:instrText>","author":[{"literal":"</w:instrText>
      </w:r>
      <w:r w:rsidR="001704E8">
        <w:rPr>
          <w:rFonts w:hint="eastAsia"/>
        </w:rPr>
        <w:instrText>陈明红</w:instrText>
      </w:r>
      <w:r w:rsidR="001704E8">
        <w:rPr>
          <w:rFonts w:hint="eastAsia"/>
        </w:rPr>
        <w:instrText>"},{"literal":"</w:instrText>
      </w:r>
      <w:r w:rsidR="001704E8">
        <w:rPr>
          <w:rFonts w:hint="eastAsia"/>
        </w:rPr>
        <w:instrText>黄嘉乐</w:instrText>
      </w:r>
      <w:r w:rsidR="001704E8">
        <w:rPr>
          <w:rFonts w:hint="eastAsia"/>
        </w:rPr>
        <w:instrText>"},{"literal":"</w:instrText>
      </w:r>
      <w:r w:rsidR="001704E8">
        <w:rPr>
          <w:rFonts w:hint="eastAsia"/>
        </w:rPr>
        <w:instrText>连晓丽</w:instrText>
      </w:r>
      <w:r w:rsidR="001704E8">
        <w:rPr>
          <w:rFonts w:hint="eastAsia"/>
        </w:rPr>
        <w:instrText xml:space="preserve">"}],"issued":{"date-parts":[["2023",4,18]]}}}],"schema":"https://github.com/citation-style-language/schema/raw/master/csl-citation.json"} </w:instrText>
      </w:r>
      <w:r w:rsidR="003602B6">
        <w:fldChar w:fldCharType="separate"/>
      </w:r>
      <w:r w:rsidR="008865EC" w:rsidRPr="008865EC">
        <w:rPr>
          <w:rFonts w:cs="Times New Roman"/>
          <w:kern w:val="0"/>
          <w:vertAlign w:val="superscript"/>
        </w:rPr>
        <w:t>[20]</w:t>
      </w:r>
      <w:r w:rsidR="003602B6">
        <w:fldChar w:fldCharType="end"/>
      </w:r>
      <w:r>
        <w:rPr>
          <w:rFonts w:hint="eastAsia"/>
        </w:rPr>
        <w:t>，而用户生成内容的真实分享有助于相关话题的“去污名化”</w:t>
      </w:r>
      <w:r w:rsidR="003602B6">
        <w:fldChar w:fldCharType="begin"/>
      </w:r>
      <w:r w:rsidR="001704E8">
        <w:instrText xml:space="preserve"> ADDIN ZOTERO_ITEM CSL_CITATION {"citationID":"lPzVbieJ","properties":{"unsorted":false,"formattedCitation":"\\super [31]\\nosupersub{}","plainCitation":"[31]","noteIndex":0},"citationItems":[{"id":1012,"uris":["http://zotero.org/users/15209510/items/YTT2XMGT"],"itemData":{"id":1012,"type":"article-journal","abstract":"Background\nTikTok is a popular social media platform that allows users to create and share content through short videos. It has become a place for everyday users, especially Generation Z users, to share experiences about their reproductive health. Owing to its growing popularity and easy accessibility, TikTok can help raise awareness for reproductive health issues as well as help destigmatize these conversations.\n\nObjective\nWe aimed to identify and understand the visual, audio, and written components of content that TikTok users create about their reproductive health experiences.\n\nMethods\nA sampling framework was implemented to narrow down the analytic data set. The top 6 videos from each targeted hashtag (eg, #BirthControl, #MyBodyMyChoice, and #LoveYourself) were extracted biweekly for 16 weeks (July-November 2020). During data collection, we noted video characteristics such as captioning, music, likes, and cited sources. Qualitative content analysis was performed on the extracted videos.\n\nResults\nThe top videos in each hashtag were consistent over time; for example, only 11 videos appeared in the top 6 category for #BirthControl throughout the data collection. Most videos fell into 2 primary categories: personal experiences and informational content. Among the personal experiences, people shared stories (eg, intrauterine device removal experiences), crafts (eg, painting their pill case), or humor (eg, celebrations of the arrival of their period). Dancing and demonstrations were commonly used in informational content.\n\nConclusions\nTikTok is used to share messages on myriad reproductive health topics. Understanding users’ exposure provides important insights into their beliefs and knowledge of sexual and reproductive health. The study findings can be used to generate valuable information for teenagers and young adults, their health care providers, and their communities. Producing health messages that are both meaningful and accessible will contribute to the cocreation of critical health information for professional and personal use.","container-title":"JMIR Infodemiology","DOI":"10.2196/42810","ISSN":"2564-1891","journalAbbreviation":"JMIR Infodemiology","page":"e42810","PMID":"37831780","PMCID":"PMC10682920","source":"PubMed Central","title":"Reproductive Health Experiences Shared on TikTok by Young People: Content Analysis","title-short":"Reproductive Health Experiences Shared on TikTok by Young People","volume":"3","author":[{"family":"Nair","given":"Isha"},{"family":"Patel","given":"Sophia P"},{"family":"Bolen","given":"Ashley"},{"family":"Roger","given":"Samantha"},{"family":"Bucci","given":"Kayla"},{"family":"Schwab-Reese","given":"Laura"},{"family":"DeMaria","given":"Andrea L"}],"issued":{"date-parts":[["2023",11,13]]}}}],"schema":"https://github.com/citation-style-language/schema/raw/master/csl-citation.json"} </w:instrText>
      </w:r>
      <w:r w:rsidR="003602B6">
        <w:fldChar w:fldCharType="separate"/>
      </w:r>
      <w:r w:rsidR="00740296" w:rsidRPr="00740296">
        <w:rPr>
          <w:rFonts w:cs="Times New Roman"/>
          <w:kern w:val="0"/>
          <w:vertAlign w:val="superscript"/>
        </w:rPr>
        <w:t>[31]</w:t>
      </w:r>
      <w:r w:rsidR="003602B6">
        <w:fldChar w:fldCharType="end"/>
      </w:r>
      <w:r>
        <w:rPr>
          <w:rFonts w:hint="eastAsia"/>
        </w:rPr>
        <w:t>。</w:t>
      </w:r>
    </w:p>
    <w:p w14:paraId="29E927F1" w14:textId="41D96AFB" w:rsidR="00F54B80" w:rsidDel="00E75582" w:rsidRDefault="00000000" w:rsidP="00E75582">
      <w:pPr>
        <w:pStyle w:val="altz"/>
        <w:ind w:firstLine="480"/>
        <w:rPr>
          <w:del w:id="737" w:author="Zixuan Zhou" w:date="2026-04-27T19:33:00Z" w16du:dateUtc="2026-04-27T11:33:00Z"/>
          <w:rFonts w:hint="eastAsia"/>
        </w:rPr>
        <w:pPrChange w:id="738" w:author="Zixuan Zhou" w:date="2026-04-27T19:33:00Z" w16du:dateUtc="2026-04-27T11:33:00Z">
          <w:pPr>
            <w:pStyle w:val="3"/>
            <w:spacing w:before="163" w:after="163"/>
          </w:pPr>
        </w:pPrChange>
      </w:pPr>
      <w:del w:id="739" w:author="Zixuan Zhou" w:date="2026-04-27T19:33:00Z" w16du:dateUtc="2026-04-27T11:33:00Z">
        <w:r w:rsidDel="00E75582">
          <w:rPr>
            <w:rFonts w:hint="eastAsia"/>
          </w:rPr>
          <w:delText>评论文本挖掘与问题分类研究现状</w:delText>
        </w:r>
      </w:del>
    </w:p>
    <w:p w14:paraId="70AE0145" w14:textId="2F85DF9D" w:rsidR="00F54B80" w:rsidRDefault="00000000">
      <w:pPr>
        <w:pStyle w:val="altz"/>
        <w:ind w:firstLine="480"/>
      </w:pPr>
      <w:r>
        <w:rPr>
          <w:rFonts w:hint="eastAsia"/>
        </w:rPr>
        <w:t>利用自然语言处理技术分析在线健康社区的用户提问已成为一个活跃的研究领域。早期的研究利用传统机器学习方法</w:t>
      </w:r>
      <w:del w:id="740" w:author="Zixuan Zhou" w:date="2026-04-27T03:48:00Z" w16du:dateUtc="2026-04-26T19:48:00Z">
        <w:r w:rsidDel="00B55FF0">
          <w:rPr>
            <w:rFonts w:hint="eastAsia"/>
          </w:rPr>
          <w:delText>（如</w:delText>
        </w:r>
        <w:r w:rsidDel="00B55FF0">
          <w:rPr>
            <w:rFonts w:hint="eastAsia"/>
          </w:rPr>
          <w:delText>SVM</w:delText>
        </w:r>
        <w:r w:rsidDel="00B55FF0">
          <w:rPr>
            <w:rFonts w:hint="eastAsia"/>
          </w:rPr>
          <w:delText>）</w:delText>
        </w:r>
      </w:del>
      <w:r>
        <w:rPr>
          <w:rFonts w:hint="eastAsia"/>
        </w:rPr>
        <w:t>对中文健康问题进行分类，并构建了相应的分类体系，证明了对用户提问进行自动化归类的可行性</w:t>
      </w:r>
      <w:r w:rsidR="00A975E0">
        <w:fldChar w:fldCharType="begin"/>
      </w:r>
      <w:r w:rsidR="001704E8">
        <w:instrText xml:space="preserve"> ADDIN ZOTERO_ITEM CSL_CITATION {"citationID":"GK3xGb27","properties":{"unsorted":false,"formattedCitation":"\\super [27]\\nosupersub{}","plainCitation":"[27]","noteIndex":0},"citationItems":[{"id":1003,"uris":["http://zotero.org/users/15209510/items/AHGG9U4B"],"itemData":{"id":1003,"type":"article-journal","abstract":"Background: In question answering (QA) system development, question classification is crucial for identifying information needs and improving the accuracy of returned answers. Although the questions are domain-specific, they are asked by non-professionals, making the question classification task more challenging. Objective: This study aimed to classify health care–related questions posted by the general public (Chinese speakers) on the Internet. Methods: A topic-based classification schema for health-related questions was built by manually annotating randomly selected questions. The Kappa statistic was used to measure the interrater reliability of multiple annotation results. Using the above corpus, we developed a machine-learning method to automatically classify these questions into one of the following six classes: Condition Management, Healthy Lifestyle, Diagnosis, Health Provider Choice, Treatment, and Epidemiology. Results: The consumer health question schema was developed with a four-hierarchical-level of specificity, comprising 48 quaternary categories and 35 annotation rules. The 2000 sample questions were coded with 2000 major codes and 607 minor codes. Using natural language processing techniques, we expressed the Chinese questions as a set of lexical, grammatical, and semantic features. Furthermore, the effective features were selected to improve the question classification performance. From the 6-category classification results, we achieved an average precision of 91.41%, recall of 89.62%, and F1 score of 90.24%. Conclusions: In this study, we developed an automatic method to classify questions related to Chinese health care posted by the general public. It enables Artificial Intelligence (AI) agents to understand Internet users’ information needs on health care.","container-title":"Journal of Medical Internet Research","DOI":"10.2196/jmir.7156","issue":"6","language":"EN","page":"e7156","publisher":"JMIR Publications Inc., Toronto, Canada","source":"www.jmir.org","title":"Classifying Chinese Questions Related to Health Care Posted by Consumers Via the Internet","volume":"19","author":[{"family":"Guo","given":"Haihong"},{"family":"Na","given":"Xu"},{"family":"Hou","given":"Li"},{"family":"Li","given":"Jiao"}],"issued":{"date-parts":[["2017",6,20]]}}}],"schema":"https://github.com/citation-style-language/schema/raw/master/csl-citation.json"} </w:instrText>
      </w:r>
      <w:r w:rsidR="00A975E0">
        <w:fldChar w:fldCharType="separate"/>
      </w:r>
      <w:r w:rsidR="008865EC" w:rsidRPr="008865EC">
        <w:rPr>
          <w:rFonts w:cs="Times New Roman"/>
          <w:kern w:val="0"/>
          <w:vertAlign w:val="superscript"/>
        </w:rPr>
        <w:t>[27]</w:t>
      </w:r>
      <w:r w:rsidR="00A975E0">
        <w:fldChar w:fldCharType="end"/>
      </w:r>
      <w:r>
        <w:rPr>
          <w:rFonts w:hint="eastAsia"/>
        </w:rPr>
        <w:t>。随着深度学习的发展，基于</w:t>
      </w:r>
      <w:r>
        <w:rPr>
          <w:rFonts w:hint="eastAsia"/>
        </w:rPr>
        <w:t>BERT</w:t>
      </w:r>
      <w:r>
        <w:rPr>
          <w:rFonts w:hint="eastAsia"/>
        </w:rPr>
        <w:t>等</w:t>
      </w:r>
      <w:proofErr w:type="gramStart"/>
      <w:r>
        <w:rPr>
          <w:rFonts w:hint="eastAsia"/>
        </w:rPr>
        <w:t>预训练</w:t>
      </w:r>
      <w:proofErr w:type="gramEnd"/>
      <w:r>
        <w:rPr>
          <w:rFonts w:hint="eastAsia"/>
        </w:rPr>
        <w:t>语言模型的分类方法在准确率上取得了显著提升，能够更精准地捕捉用户提问的意图</w:t>
      </w:r>
      <w:r w:rsidR="00A975E0">
        <w:fldChar w:fldCharType="begin"/>
      </w:r>
      <w:r w:rsidR="001704E8">
        <w:instrText xml:space="preserve"> ADDIN ZOTERO_ITEM CSL_CITATION {"citationID":"7e4l0uws","properties":{"unsorted":false,"formattedCitation":"\\super [32]\\nosupersub{}","plainCitation":"[32]","noteIndex":0},"citationItems":[{"id":990,"uris":["http://zotero.org/users/15209510/items/ANA8N2YC"],"itemData":{"id":990,"type":"article-journal","abstract":"Question Classification is the very first and pivotal step in Question Answering(QA) systems. It maps a given question into a predefined class. Classi…","container-title":"Expert Systems with Applications","DOI":"10.1016/j.eswa.2023.120436","ISSN":"0957-4174","language":"en-US","page":"120436","publisher":"Pergamon","source":"www.sciencedirect.com","title":"Representation-centric approach for classification of Consumer Health Questions","volume":"229","author":[{"literal":"Arezoo Saedi"},{"literal":"Afsaneh Fatemi"},{"literal":"Mohammad Ali Nematbakhsh"}],"issued":{"date-parts":[["2023",11,1]]}}}],"schema":"https://github.com/citation-style-language/schema/raw/master/csl-citation.json"} </w:instrText>
      </w:r>
      <w:r w:rsidR="00A975E0">
        <w:fldChar w:fldCharType="separate"/>
      </w:r>
      <w:r w:rsidR="00740296" w:rsidRPr="00740296">
        <w:rPr>
          <w:rFonts w:cs="Times New Roman"/>
          <w:kern w:val="0"/>
          <w:vertAlign w:val="superscript"/>
        </w:rPr>
        <w:t>[32]</w:t>
      </w:r>
      <w:r w:rsidR="00A975E0">
        <w:fldChar w:fldCharType="end"/>
      </w:r>
      <w:r>
        <w:rPr>
          <w:rFonts w:hint="eastAsia"/>
        </w:rPr>
        <w:t>。此外，主题模型等</w:t>
      </w:r>
      <w:proofErr w:type="gramStart"/>
      <w:r>
        <w:rPr>
          <w:rFonts w:hint="eastAsia"/>
        </w:rPr>
        <w:t>非监督</w:t>
      </w:r>
      <w:proofErr w:type="gramEnd"/>
      <w:r>
        <w:rPr>
          <w:rFonts w:hint="eastAsia"/>
        </w:rPr>
        <w:t>方法也被用于挖掘用户讨论的潜在主题，例如有研究利用该方法发现了知乎社区中男女性教育关注点的差异</w:t>
      </w:r>
      <w:r w:rsidR="00A975E0">
        <w:fldChar w:fldCharType="begin"/>
      </w:r>
      <w:r w:rsidR="001704E8">
        <w:instrText xml:space="preserve"> ADDIN ZOTERO_ITEM CSL_CITATION {"citationID":"kVGF3et8","properties":{"unsorted":false,"formattedCitation":"\\super [26]\\nosupersub{}","plainCitation":"[26]","noteIndex":0},"citationItems":[{"id":1005,"uris":["http://zotero.org/users/15209510/items/5YD3W3P2"],"itemData":{"id":1005,"type":"article-journal","abstract":"Considering the traditional concept of sex in China’s official discourse and lack of social support system for sex education in China, burgeoning Inte...","container-title":"Children","DOI":"10.3390/children9050615","ISSN":"2227-9067","issue":"5","language":"en","license":"http://creativecommons.org/licenses/by/3.0/","publisher":"Multidisciplinary Digital Publishing Institute","source":"www.mdpi.com","title":"Gender Differences in Sex Education in China: A Structural Topic Modeling Analysis Based on Online Knowledge Community Zhihu","title-short":"Gender Differences in Sex Education in China","URL":"https://www.mdpi.com/2227-9067/9/5/615","volume":"9","author":[{"family":"Shi","given":"Wen"},{"family":"Lin","given":"Yuxuan"},{"family":"Zhang","given":"Zihan"},{"family":"Su","given":"Jing"}],"accessed":{"date-parts":[["2026",3,22]]},"issued":{"date-parts":[["2022",4,26]]}}}],"schema":"https://github.com/citation-style-language/schema/raw/master/csl-citation.json"} </w:instrText>
      </w:r>
      <w:r w:rsidR="00A975E0">
        <w:fldChar w:fldCharType="separate"/>
      </w:r>
      <w:r w:rsidR="008865EC" w:rsidRPr="008865EC">
        <w:rPr>
          <w:rFonts w:cs="Times New Roman"/>
          <w:kern w:val="0"/>
          <w:vertAlign w:val="superscript"/>
        </w:rPr>
        <w:t>[26]</w:t>
      </w:r>
      <w:r w:rsidR="00A975E0">
        <w:fldChar w:fldCharType="end"/>
      </w:r>
      <w:r>
        <w:rPr>
          <w:rFonts w:hint="eastAsia"/>
        </w:rPr>
        <w:t>。</w:t>
      </w:r>
    </w:p>
    <w:p w14:paraId="14FA8DB8" w14:textId="05EC5CC9" w:rsidR="00F54B80" w:rsidDel="00E75582" w:rsidRDefault="00000000" w:rsidP="00E75582">
      <w:pPr>
        <w:pStyle w:val="altz"/>
        <w:ind w:firstLine="480"/>
        <w:rPr>
          <w:del w:id="741" w:author="Zixuan Zhou" w:date="2026-04-27T19:33:00Z" w16du:dateUtc="2026-04-27T11:33:00Z"/>
          <w:rFonts w:hint="eastAsia"/>
        </w:rPr>
        <w:pPrChange w:id="742" w:author="Zixuan Zhou" w:date="2026-04-27T19:33:00Z" w16du:dateUtc="2026-04-27T11:33:00Z">
          <w:pPr>
            <w:pStyle w:val="3"/>
            <w:spacing w:before="163" w:after="163"/>
          </w:pPr>
        </w:pPrChange>
      </w:pPr>
      <w:del w:id="743" w:author="Zixuan Zhou" w:date="2026-04-27T19:33:00Z" w16du:dateUtc="2026-04-27T11:33:00Z">
        <w:r w:rsidDel="00E75582">
          <w:rPr>
            <w:rFonts w:hint="eastAsia"/>
          </w:rPr>
          <w:delText>大语言模型在医疗问答中的应用现状</w:delText>
        </w:r>
      </w:del>
    </w:p>
    <w:p w14:paraId="6B1B8DEE" w14:textId="4B3F50B4" w:rsidR="00F54B80" w:rsidRDefault="00000000">
      <w:pPr>
        <w:pStyle w:val="altz"/>
        <w:ind w:firstLine="480"/>
      </w:pPr>
      <w:r>
        <w:rPr>
          <w:rFonts w:hint="eastAsia"/>
        </w:rPr>
        <w:t>大语言模型的崛起为医疗问答领域带来了革命性突破。研究表明，以</w:t>
      </w:r>
      <w:r>
        <w:rPr>
          <w:rFonts w:hint="eastAsia"/>
        </w:rPr>
        <w:t>ChatGPT</w:t>
      </w:r>
      <w:r>
        <w:rPr>
          <w:rFonts w:hint="eastAsia"/>
        </w:rPr>
        <w:t>为代表的通用</w:t>
      </w:r>
      <w:r w:rsidR="00513522">
        <w:rPr>
          <w:rFonts w:hint="eastAsia"/>
        </w:rPr>
        <w:t>大语言模型</w:t>
      </w:r>
      <w:r>
        <w:rPr>
          <w:rFonts w:hint="eastAsia"/>
        </w:rPr>
        <w:t>无需专门训练即可通过美国执业医师资格考试（</w:t>
      </w:r>
      <w:r>
        <w:rPr>
          <w:rFonts w:hint="eastAsia"/>
        </w:rPr>
        <w:t>USMLE</w:t>
      </w:r>
      <w:r>
        <w:rPr>
          <w:rFonts w:hint="eastAsia"/>
        </w:rPr>
        <w:t>），展现了其强大的医学知识储备</w:t>
      </w:r>
      <w:r w:rsidR="00A975E0">
        <w:fldChar w:fldCharType="begin"/>
      </w:r>
      <w:r w:rsidR="001704E8">
        <w:instrText xml:space="preserve"> ADDIN ZOTERO_ITEM CSL_CITATION {"citationID":"Q2h4PJng","properties":{"unsorted":false,"formattedCitation":"\\super [23]\\nosupersub{}","plainCitation":"[23]","noteIndex":0},"citationItems":[{"id":994,"uris":["http://zotero.org/users/15209510/items/UZM4TCTG"],"itemData":{"id":994,"type":"article-journal","abstract":"We evaluated the performance of a large language model called ChatGPT on the United States Medical Licensing Exam (USMLE), which consists of three exams: Step 1, Step 2CK, and Step 3. ChatGPT performed at or near the passing threshold for all three exams without any specialized training or reinforce …","container-title":"PLOS digital health","DOI":"10.1371/journal.pdig.0000198","ISSN":"2767-3170","issue":"2","language":"en","PMID":"36812645","publisher":"PLOS Digit Health","source":"pubmed.ncbi.nlm.nih.gov","title":"Performance of ChatGPT on USMLE: Potential for AI-assisted medical education using large language models","title-short":"Performance of ChatGPT on USMLE","URL":"https://pubmed.ncbi.nlm.nih.gov/36812645/","volume":"2","author":[{"family":"Th","given":"Kung"},{"family":"M","given":"Cheatham"},{"family":"A","given":"Medenilla"},{"family":"C","given":"Sillos"},{"family":"L","given":"De Leon"},{"family":"C","given":"Elepaño"},{"family":"M","given":"Madriaga"},{"family":"R","given":"Aggabao"},{"family":"G","given":"Diaz-Candido"},{"family":"J","given":"Maningo"},{"family":"V","given":"Tseng"}],"accessed":{"date-parts":[["2026",3,22]]},"issued":{"date-parts":[["2023",9,2]]}}}],"schema":"https://github.com/citation-style-language/schema/raw/master/csl-citation.json"} </w:instrText>
      </w:r>
      <w:r w:rsidR="00A975E0">
        <w:fldChar w:fldCharType="separate"/>
      </w:r>
      <w:r w:rsidR="008865EC" w:rsidRPr="008865EC">
        <w:rPr>
          <w:rFonts w:cs="Times New Roman"/>
          <w:kern w:val="0"/>
          <w:vertAlign w:val="superscript"/>
        </w:rPr>
        <w:t>[23]</w:t>
      </w:r>
      <w:r w:rsidR="00A975E0">
        <w:fldChar w:fldCharType="end"/>
      </w:r>
      <w:r>
        <w:rPr>
          <w:rFonts w:hint="eastAsia"/>
        </w:rPr>
        <w:t>。在回答真实患者问题时，</w:t>
      </w:r>
      <w:r w:rsidR="00F35D23">
        <w:rPr>
          <w:rFonts w:hint="eastAsia"/>
        </w:rPr>
        <w:t>大语言模型</w:t>
      </w:r>
      <w:r>
        <w:rPr>
          <w:rFonts w:hint="eastAsia"/>
        </w:rPr>
        <w:t>的表现甚至在信息质量和共</w:t>
      </w:r>
      <w:proofErr w:type="gramStart"/>
      <w:r>
        <w:rPr>
          <w:rFonts w:hint="eastAsia"/>
        </w:rPr>
        <w:t>情表达</w:t>
      </w:r>
      <w:proofErr w:type="gramEnd"/>
      <w:r>
        <w:rPr>
          <w:rFonts w:hint="eastAsia"/>
        </w:rPr>
        <w:t>上优于人类医生</w:t>
      </w:r>
      <w:r w:rsidR="00A975E0">
        <w:fldChar w:fldCharType="begin"/>
      </w:r>
      <w:r w:rsidR="001704E8">
        <w:instrText xml:space="preserve"> ADDIN ZOTERO_ITEM CSL_CITATION {"citationID":"dlb919cF","properties":{"unsorted":false,"formattedCitation":"\\super [24]\\nosupersub{}","plainCitation":"[24]","noteIndex":0},"citationItems":[{"id":997,"uris":["http://zotero.org/users/15209510/items/HHPEPYVV"],"itemData":{"id":997,"type":"article-journal","abstract":"&lt;h3&gt;Importance&lt;/h3&gt;&lt;p&gt;The rapid expansion of virtual health care has caused a surge in patient messages concomitant with more work and burnout among health care professionals. Artificial intelligence (AI) assistants could potentially aid in creating answers to patient questions by drafting responses that could be reviewed by clinicians.&lt;/p&gt;&lt;h3&gt;Objective&lt;/h3&gt;&lt;p&gt;To evaluate the ability of an AI chatbot assistant (ChatGPT), released in November 2022, to provide quality and empathetic responses to patient questions.&lt;/p&gt;&lt;h3&gt;Design, Setting, and Participants&lt;/h3&gt;&lt;p&gt;In this cross-sectional study, a public and nonidentifiable database of questions from a public social media forum (Reddit’s r/AskDocs) was used to randomly draw 195 exchanges from October 2022 where a verified physician responded to a public question. Chatbot responses were generated by entering the original question into a fresh session (without prior questions having been asked in the session) on December 22 and 23, 2022. The original question along with anonymized and randomly ordered physician and chatbot responses were evaluated in triplicate by a team of licensed health care professionals. Evaluators chose “which response was better” and judged both “the quality of information provided” (&lt;i&gt;very poor&lt;/i&gt;,&lt;i&gt;poor&lt;/i&gt;,&lt;i&gt;acceptable&lt;/i&gt;,&lt;i&gt;good&lt;/i&gt;, or&lt;i&gt;very good&lt;/i&gt;) and “the empathy or bedside manner provided” (&lt;i&gt;not empathetic&lt;/i&gt;,&lt;i&gt;slightly empathetic&lt;/i&gt;,&lt;i&gt;moderately empathetic&lt;/i&gt;,&lt;i&gt;empathetic&lt;/i&gt;, and&lt;i&gt;very empathetic&lt;/i&gt;). Mean outcomes were ordered on a 1 to 5 scale and compared between chatbot and physicians.&lt;/p&gt;&lt;h3&gt;Results&lt;/h3&gt;&lt;p&gt;Of the 195 questions and responses, evaluators preferred chatbot responses to physician responses in 78.6% (95% CI, 75.0%-81.8%) of the 585 evaluations. Mean (IQR) physician responses were significantly shorter than chatbot responses (52 [17-62] words vs 211 [168-245] words;&lt;i&gt;t&lt;/i&gt; = 25.4;&lt;i&gt;P&lt;/i&gt; &amp;lt; .001). Chatbot responses were rated of</w:instrText>
      </w:r>
      <w:r w:rsidR="001704E8">
        <w:rPr>
          <w:rFonts w:hint="eastAsia"/>
        </w:rPr>
        <w:instrText xml:space="preserve"> significantly higher quality than physician responses (&lt;i&gt;t&lt;/i&gt; = 13.3;&lt;i&gt;P&lt;/i&gt; &amp;lt; .001). The proportion of responses rated as&lt;i&gt;good&lt;/i&gt;or&lt;i&gt;very good&lt;/i&gt;quality (</w:instrText>
      </w:r>
      <w:r w:rsidR="001704E8">
        <w:rPr>
          <w:rFonts w:hint="eastAsia"/>
        </w:rPr>
        <w:instrText>≥</w:instrText>
      </w:r>
      <w:r w:rsidR="001704E8">
        <w:rPr>
          <w:rFonts w:hint="eastAsia"/>
        </w:rPr>
        <w:instrText xml:space="preserve"> 4), for instance, was higher for chatbot than physicians (chatbot: 78.5%, 95% CI, 72.3</w:instrText>
      </w:r>
      <w:r w:rsidR="001704E8">
        <w:instrText>%-84.1%; physicians: 22.1%, 95% CI, 16.4%-28.2%;). This amounted to 3.6 times higher prevalence of&lt;i&gt;good&lt;/i&gt;or&lt;i&gt;very good&lt;/i&gt;quality responses for the chatbot. Chatbot responses were also rated significantly more empathetic than physician responses (&lt;i&gt;</w:instrText>
      </w:r>
      <w:r w:rsidR="001704E8">
        <w:rPr>
          <w:rFonts w:hint="eastAsia"/>
        </w:rPr>
        <w:instrText>t&lt;/i&gt; = 18.9;&lt;i&gt;P&lt;/i&gt; &amp;lt; .001). The proportion of responses rated&lt;i&gt;empathetic&lt;/i&gt;or&lt;i&gt;very empathetic&lt;/i&gt;(</w:instrText>
      </w:r>
      <w:r w:rsidR="001704E8">
        <w:rPr>
          <w:rFonts w:hint="eastAsia"/>
        </w:rPr>
        <w:instrText>≥</w:instrText>
      </w:r>
      <w:r w:rsidR="001704E8">
        <w:rPr>
          <w:rFonts w:hint="eastAsia"/>
        </w:rPr>
        <w:instrText>4) was higher for chatbot than for physicians (physicians: 4.6%, 95% CI, 2.1%-7.7%; chatbot: 45.1%, 95% CI, 38.5%-51.8%; physicians: 4.6%, 95% CI</w:instrText>
      </w:r>
      <w:r w:rsidR="001704E8">
        <w:instrText xml:space="preserve">, 2.1%-7.7%). This amounted to 9.8 times higher prevalence of&lt;i&gt;empathetic&lt;/i&gt;or&lt;i&gt;very empathetic&lt;/i&gt;responses for the chatbot.&lt;/p&gt;&lt;h3&gt;Conclusions&lt;/h3&gt;&lt;p&gt;In this cross-sectional study, a chatbot generated quality and empathetic responses to patient questions posed in an online forum. Further exploration of this technology is warranted in clinical settings, such as using chatbot to draft responses that physicians could then edit. Randomized trials could assess further if using AI assistants might improve responses, lower clinician burnout, and improve patient outcomes.&lt;/p&gt;","container-title":"JAMA Internal Medicine","DOI":"10.1001/jamainternmed.2023.1838","ISSN":"2168-6106","issue":"6","journalAbbreviation":"JAMA Intern Med","language":"en","page":"589-596","PMID":"37115527","publisher":"American Medical Association","source":"jamanetwork.com","title":"Comparing Physician and Artificial Intelligence Chatbot Responses to Patient Questions Posted to a Public Social Media Forum","volume":"183","author":[{"family":"Ayers","given":"John W."},{"family":"Poliak","given":"Adam"},{"family":"Dredze","given":"Mark"},{"family":"Leas","given":"Eric C."},{"family":"Zhu","given":"Zechariah"},{"family":"Kelley","given":"Jessica B."},{"family":"Faix","given":"Dennis J."},{"family":"Goodman","given":"Aaron M."},{"family":"Longhurst","given":"Christopher A."},{"family":"Hogarth","given":"Michael"},{"family":"Smith","given":"Davey M."}],"issued":{"date-parts":[["2023",6,1]]}}}],"schema":"https://github.com/citation-style-language/schema/raw/master/csl-citation.json"} </w:instrText>
      </w:r>
      <w:r w:rsidR="00A975E0">
        <w:fldChar w:fldCharType="separate"/>
      </w:r>
      <w:r w:rsidR="008865EC" w:rsidRPr="008865EC">
        <w:rPr>
          <w:rFonts w:cs="Times New Roman"/>
          <w:kern w:val="0"/>
          <w:vertAlign w:val="superscript"/>
        </w:rPr>
        <w:t>[24]</w:t>
      </w:r>
      <w:r w:rsidR="00A975E0">
        <w:fldChar w:fldCharType="end"/>
      </w:r>
      <w:r>
        <w:rPr>
          <w:rFonts w:hint="eastAsia"/>
        </w:rPr>
        <w:t>。经过医疗领域专门微调的模型，</w:t>
      </w:r>
      <w:proofErr w:type="gramStart"/>
      <w:r>
        <w:rPr>
          <w:rFonts w:hint="eastAsia"/>
        </w:rPr>
        <w:t>如谷歌的</w:t>
      </w:r>
      <w:proofErr w:type="gramEnd"/>
      <w:r>
        <w:rPr>
          <w:rFonts w:hint="eastAsia"/>
        </w:rPr>
        <w:t>Med-</w:t>
      </w:r>
      <w:proofErr w:type="spellStart"/>
      <w:r>
        <w:rPr>
          <w:rFonts w:hint="eastAsia"/>
        </w:rPr>
        <w:t>PaLM</w:t>
      </w:r>
      <w:proofErr w:type="spellEnd"/>
      <w:r>
        <w:rPr>
          <w:rFonts w:hint="eastAsia"/>
        </w:rPr>
        <w:t xml:space="preserve"> 2</w:t>
      </w:r>
      <w:r>
        <w:rPr>
          <w:rFonts w:hint="eastAsia"/>
        </w:rPr>
        <w:t>，其回答准确性已接近专家水平</w:t>
      </w:r>
      <w:r w:rsidR="00A975E0">
        <w:fldChar w:fldCharType="begin"/>
      </w:r>
      <w:r w:rsidR="001704E8">
        <w:instrText xml:space="preserve"> ADDIN ZOTERO_ITEM CSL_CITATION {"citationID":"iU8YU2os","properties":{"unsorted":false,"formattedCitation":"\\super [22]\\nosupersub{}","plainCitation":"[22]","noteIndex":0},"citationItems":[{"id":998,"uris":["http://zotero.org/users/15209510/items/Y8P7SYB5"],"itemData":{"id":998,"type":"article-journal","abstract":"With an improved framework for model development and evaluation, a large language model is shown to provide answers to medical questions that are comparable or preferred with respect to those provided by human physicians.","container-title":"Nature Medicine","DOI":"10.1038/s41591-024-03423-7","ISSN":"1546-170X","issue":"3","journalAbbreviation":"Nat Med","language":"en","license":"2025 The Author(s)","page":"943-950","publisher":"Nature Publishing Group","source":"www.nature.com","title":"Toward expert-level medical question answering with large language models","volume":"31","author":[{"family":"Singhal","given":"Karan"},{"family":"Tu","given":"Tao"},{"family":"Gottweis","given":"Juraj"},{"family":"Sayres","given":"Rory"},{"family":"Wulczyn","given":"Ellery"},{"family":"Amin","given":"Mohamed"},{"family":"Hou","given":"Le"},{"family":"Clark","given":"Kevin"},{"family":"Pfohl","given":"Stephen R."},{"family":"Cole-Lewis","given":"Heather"},{"family":"Neal","given":"Darlene"},{"family":"Rashid","given":"Qazi Mamunur"},{"family":"Schaekermann","given":"Mike"},{"family":"Wang","given":"Amy"},{"family":"Dash","given":"Dev"},{"family":"Chen","given":"Jonathan H."},{"family":"Shah","given":"Nigam H."},{"family":"Lachgar","given":"Sami"},{"family":"Mansfield","given":"Philip Andrew"},{"family":"Prakash","given":"Sushant"},{"family":"Green","given":"Bradley"},{"family":"Dominowska","given":"Ewa"},{"family":"Agüera y Arcas","given":"Blaise"},{"family":"Tomašev","given":"Nenad"},{"family":"Liu","given":"Yun"},{"family":"Wong","given":"Renee"},{"family":"Semturs","given":"Christopher"},{"family":"Mahdavi","given":"S. Sara"},{"family":"Barral","given":"Joelle K."},{"family":"Webster","given":"Dale R."},{"family":"Corrado","given":"Greg S."},{"family":"Matias","given":"Yossi"},{"family":"Azizi","given":"Shekoofeh"},{"family":"Karthikesalingam","given":"Alan"},{"family":"Natarajan","given":"Vivek"}],"issued":{"date-parts":[["2025",3]]}}}],"schema":"https://github.com/citation-style-language/schema/raw/master/csl-citation.json"} </w:instrText>
      </w:r>
      <w:r w:rsidR="00A975E0">
        <w:fldChar w:fldCharType="separate"/>
      </w:r>
      <w:r w:rsidR="008865EC" w:rsidRPr="008865EC">
        <w:rPr>
          <w:rFonts w:cs="Times New Roman"/>
          <w:kern w:val="0"/>
          <w:vertAlign w:val="superscript"/>
        </w:rPr>
        <w:t>[22]</w:t>
      </w:r>
      <w:r w:rsidR="00A975E0">
        <w:fldChar w:fldCharType="end"/>
      </w:r>
      <w:r>
        <w:rPr>
          <w:rFonts w:hint="eastAsia"/>
        </w:rPr>
        <w:t>。针对中文医疗场景，国内也已涌现出性能媲美</w:t>
      </w:r>
      <w:r>
        <w:rPr>
          <w:rFonts w:hint="eastAsia"/>
        </w:rPr>
        <w:t>GPT-4</w:t>
      </w:r>
      <w:r>
        <w:rPr>
          <w:rFonts w:hint="eastAsia"/>
        </w:rPr>
        <w:lastRenderedPageBreak/>
        <w:t>的</w:t>
      </w:r>
      <w:proofErr w:type="gramStart"/>
      <w:r>
        <w:rPr>
          <w:rFonts w:hint="eastAsia"/>
        </w:rPr>
        <w:t>垂域大</w:t>
      </w:r>
      <w:proofErr w:type="gramEnd"/>
      <w:r>
        <w:rPr>
          <w:rFonts w:hint="eastAsia"/>
        </w:rPr>
        <w:t>模型</w:t>
      </w:r>
      <w:r w:rsidR="00A975E0">
        <w:fldChar w:fldCharType="begin"/>
      </w:r>
      <w:r w:rsidR="001704E8">
        <w:instrText xml:space="preserve"> ADDIN ZOTERO_ITEM CSL_CITATION {"citationID":"1WxYRe8M","properties":{"unsorted":false,"formattedCitation":"\\super [33]\\nosupersub{}","plainCitation":"[33]","noteIndex":0},"citationItems":[{"id":996,"uris":["http://zotero.org/users/15209510/items/3IK4NYCC"],"itemData":{"id":996,"type":"article-journal","abstract":"ChatGPT has demonstrated strong performance in the complex, full clinical workflow. In recent years, several large language models (LLMs) from China have been introduced; however, their performance in such intricate tasks has yet to be thoroughly assessed, and it remains unclear whether their performance diverges from that of ChatGPT. This study seeks to evaluate the capacity of the Chinese LLMs for providing continuous clinical decision support by assessing their performance with simulated patient cases.","container-title":"Scientific Reports","DOI":"10.1038/s41598-025-20210-7","ISSN":"2045-2322","issue":"1","journalAbbreviation":"Sci Rep","language":"en","license":"2025 The Author(s)","page":"36322","publisher":"Nature Publishing Group","source":"www.nature.com","title":"A comparison of the performance of Chinese large language models and ChatGPT throughout the entire clinical workflow","volume":"15","author":[{"family":"He","given":"Yang"},{"family":"Wang","given":"Yang"},{"family":"Lai","given":"Lingling"},{"family":"Liu","given":"Ning"},{"family":"Hong","given":"Yucai"},{"family":"Chen","given":"PengPeng"},{"family":"Zhang","given":"Zhongheng"}],"issued":{"date-parts":[["2025",10,17]]}}}],"schema":"https://github.com/citation-style-language/schema/raw/master/csl-citation.json"} </w:instrText>
      </w:r>
      <w:r w:rsidR="00A975E0">
        <w:fldChar w:fldCharType="separate"/>
      </w:r>
      <w:r w:rsidR="00740296" w:rsidRPr="00740296">
        <w:rPr>
          <w:rFonts w:cs="Times New Roman"/>
          <w:kern w:val="0"/>
          <w:vertAlign w:val="superscript"/>
        </w:rPr>
        <w:t>[33]</w:t>
      </w:r>
      <w:r w:rsidR="00A975E0">
        <w:fldChar w:fldCharType="end"/>
      </w:r>
      <w:r>
        <w:rPr>
          <w:rFonts w:hint="eastAsia"/>
        </w:rPr>
        <w:t>。尽管</w:t>
      </w:r>
      <w:r w:rsidR="00F35D23">
        <w:rPr>
          <w:rFonts w:hint="eastAsia"/>
        </w:rPr>
        <w:t>大语言模型</w:t>
      </w:r>
      <w:r>
        <w:rPr>
          <w:rFonts w:hint="eastAsia"/>
        </w:rPr>
        <w:t>在准确性、可靠性上取得了巨大进步</w:t>
      </w:r>
      <w:r w:rsidR="00586332">
        <w:fldChar w:fldCharType="begin"/>
      </w:r>
      <w:r w:rsidR="001704E8">
        <w:instrText xml:space="preserve"> ADDIN ZOTERO_ITEM CSL_CITATION {"citationID":"TXHphrcB","properties":{"unsorted":false,"formattedCitation":"\\super [34]\\nosupersub{}","plainCitation":"[34]","noteIndex":0},"citationItems":[{"id":995,"uris":["http://zotero.org/users/15209510/items/QQIEQ35G"],"itemData":{"id":995,"type":"article-journal","abstract":"Natural language processing tools, such as ChatGPT (generative pretrained transformer, hereafter referred to as chatbot), have the potential to radically enhance the accessibility of medical information for health professionals and patients. Assessing the safety and efficacy of these tools in answering physician-generated questions is critical to determining their suitability in clinical settings, facilitating complex decision-making, and optimizing health care efficiency.To assess the accuracy and comprehensiveness of chatbot-generated responses to physician-developed medical queries, highlighting the reliability and limitations of artificial intelligence–generated medical information.Thirty-three physicians across 17 specialties generated 284 medical questions that they subjectively classified as easy, medium, or hard with either binary (yes or no) or descriptive answers. The physicians then graded the chatbot-generated answers to these questions for accuracy (6-point Likert scale with 1 being completely incorrect and 6 being completely correct) and completeness (3-point Likert scale, with 1 being incomplete and 3 being complete plus additional context). Scores were summarized with descriptive statistics and compared using the Mann-Whitney U test or the Kruskal-Wallis test. The study (including data analysis) was conducted from January to May 2023.Accuracy, completeness, and consistency over time and between 2 different versions (GPT-3.5 and GPT-4) of chatbot-generated medical responses.Across all questions (n = 284) generated by 33 physicians (31 faculty members and 2 recent graduates from residency or fellowship programs) across 17 specialties, the median accuracy score was 5.5 (IQR, 4.0-6.0) (between almost completely and complete correct) with a mean (SD) score of 4.8 (1.6) (between mostly and almost completely correct). The median completeness score was 3.0 (IQR, 2.0-3.0) (complete and comprehensive) with a mean (SD) score of 2.5 (0.7). For questions rated easy, medium, and hard, the median accuracy scores were 6.0 (IQR, 5.0-6.0), 5.5 (IQR, 5.0-6.0), and 5.0 (IQR, 4.0-6.0), respectively (mean [SD] scores were 5.0 [1.5], 4.7 [1.7], and 4.6 [1.6], respectively; P = .05). Accuracy scores for binary and descriptive questions were similar (median score, 6.0 [IQR, 4.0-6.0] vs 5.0 [IQR, 3.4-6.0]; mean [SD] score, 4.9 [1.6] vs 4.7 [1.6]; P = .07). Of 36 questions with scores of 1.0 to 2.0, 34 were requeried or regraded 8 to 17 days later with substantial improvement (median score 2.0 [IQR, 1.0-3.0] vs 4.0 [IQR, 2.0-5.3]; P &amp;lt; .01). A subset of questions, regardless of initial scores (version 3.5), were regenerated and rescored using version 4 with improvement (mean accuracy [SD] score, 5.2 [1.5] vs 5.7 [0.8]; median score, 6.0 [IQR, 5.0-6.0] for original and 6.0 [IQR, 6.0-6.0] for rescored; P = .002).In this cross-sectional study, chatbot generated largely accurate information to diverse medical queries as judged by academic physician specialists with improvement over time, although it had important limitations. Further research and model development are needed to correct inaccuracies and for validation.","container-title":"JAMA Network Open","DOI":"10.1001/jamanetworkopen.2023.36483","ISSN":"2574-3805","issue":"10","journalAbbreviation":"JAMA Netw Open","page":"e2336483","source":"Silverchair","title":"Accuracy and Reliability of Chatbot Responses to Physician Questions","volume":"6","author":[{"family":"Goodman","given":"Rachel S."},{"family":"Patrinely","given":"J. Randall"},{"family":"Stone","given":"Cosby A.","suffix":"Jr"},{"family":"Zimmerman","given":"Eli"},{"family":"Donald","given":"Rebecca R."},{"family":"Chang","given":"Sam S."},{"family":"Berkowitz","given":"Sean T."},{"family":"Finn","given":"Avni P."},{"family":"Jahangir","given":"Eiman"},{"family":"Scoville","given":"Elizabeth A."},{"family":"Reese","given":"Tyler S."},{"family":"Friedman","given":"Debra L."},{"family":"Bastarache","given":"Julie A."},{"family":"Heijden","given":"Yuri F.","non-dropping-particle":"van der"},{"family":"Wright","given":"Jordan J."},{"family":"Ye","given":"Fei"},{"family":"Carter","given":"Nicholas"},{"family":"Alexander","given":"Matthew R."},{"family":"Choe","given":"Jennifer H."},{"family":"Chastain","given":"Cody A."},{"family":"Zic","given":"John A."},{"family":"Horst","given":"Sara N."},{"family":"Turker","given":"Isik"},{"family":"Agarwal","given":"Rajiv"},{"family":"Osmundson","given":"Evan"},{"family":"Idrees","given":"Kamran"},{"family":"Kiernan","given":"Colleen M."},{"family":"Padmanabhan","given":"Chandrasekhar"},{"family":"Bailey","given":"Christina E."},{"family":"Schlegel","given":"Cameron E."},{"family":"Chambless","given":"Lola B."},{"family":"Gibson","given":"Michael K."},{"family":"Osterman","given":"Travis J."},{"family":"Wheless","given":"Lee E."},{"family":"Johnson","given":"Douglas B."}],"issued":{"date-parts":[["2023",10,2]]}}}],"schema":"https://github.com/citation-style-language/schema/raw/master/csl-citation.json"} </w:instrText>
      </w:r>
      <w:r w:rsidR="00586332">
        <w:fldChar w:fldCharType="separate"/>
      </w:r>
      <w:r w:rsidR="00740296" w:rsidRPr="00740296">
        <w:rPr>
          <w:rFonts w:cs="Times New Roman"/>
          <w:kern w:val="0"/>
          <w:vertAlign w:val="superscript"/>
        </w:rPr>
        <w:t>[34]</w:t>
      </w:r>
      <w:r w:rsidR="00586332">
        <w:fldChar w:fldCharType="end"/>
      </w:r>
      <w:r>
        <w:rPr>
          <w:rFonts w:hint="eastAsia"/>
        </w:rPr>
        <w:t>，但“幻觉”问题和伦理风险依然是其应用于高风险医疗领域前必须解决的关键挑战</w:t>
      </w:r>
      <w:r w:rsidR="00586332">
        <w:fldChar w:fldCharType="begin"/>
      </w:r>
      <w:r w:rsidR="001704E8">
        <w:instrText xml:space="preserve"> ADDIN ZOTERO_ITEM CSL_CITATION {"citationID":"gNR94hso","properties":{"unsorted":false,"formattedCitation":"\\super [21]\\nosupersub{}","plainCitation":"[21]","noteIndex":0},"citationItems":[{"id":999,"uris":["http://zotero.org/users/15209510/items/P6WQ7P2M"],"itemData":{"id":999,"type":"article-journal","abstract":"This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Wei"}],"issued":{"date-parts":[["2023",8]]}}}],"schema":"https://github.com/citation-style-language/schema/raw/master/csl-citation.json"} </w:instrText>
      </w:r>
      <w:r w:rsidR="00586332">
        <w:fldChar w:fldCharType="separate"/>
      </w:r>
      <w:r w:rsidR="008865EC" w:rsidRPr="008865EC">
        <w:rPr>
          <w:rFonts w:cs="Times New Roman"/>
          <w:kern w:val="0"/>
          <w:vertAlign w:val="superscript"/>
        </w:rPr>
        <w:t>[21]</w:t>
      </w:r>
      <w:r w:rsidR="00586332">
        <w:fldChar w:fldCharType="end"/>
      </w:r>
      <w:r>
        <w:rPr>
          <w:rFonts w:hint="eastAsia"/>
        </w:rPr>
        <w:t>。</w:t>
      </w:r>
    </w:p>
    <w:p w14:paraId="533BB703" w14:textId="7B8D965A" w:rsidR="00F54B80" w:rsidDel="00E75582" w:rsidRDefault="00000000" w:rsidP="00E75582">
      <w:pPr>
        <w:pStyle w:val="altz"/>
        <w:ind w:firstLine="480"/>
        <w:rPr>
          <w:del w:id="744" w:author="Zixuan Zhou" w:date="2026-04-27T19:33:00Z" w16du:dateUtc="2026-04-27T11:33:00Z"/>
          <w:rFonts w:hint="eastAsia"/>
        </w:rPr>
        <w:pPrChange w:id="745" w:author="Zixuan Zhou" w:date="2026-04-27T19:33:00Z" w16du:dateUtc="2026-04-27T11:33:00Z">
          <w:pPr>
            <w:pStyle w:val="3"/>
            <w:spacing w:before="163" w:after="163"/>
          </w:pPr>
        </w:pPrChange>
      </w:pPr>
      <w:del w:id="746" w:author="Zixuan Zhou" w:date="2026-04-27T19:33:00Z" w16du:dateUtc="2026-04-27T11:33:00Z">
        <w:r w:rsidDel="00E75582">
          <w:rPr>
            <w:rFonts w:hint="eastAsia"/>
          </w:rPr>
          <w:delText>现有研究不足</w:delText>
        </w:r>
      </w:del>
    </w:p>
    <w:p w14:paraId="3011A1BC" w14:textId="77777777" w:rsidR="00F54B80" w:rsidRDefault="00000000">
      <w:pPr>
        <w:pStyle w:val="altz"/>
        <w:ind w:firstLine="480"/>
      </w:pPr>
      <w:r>
        <w:rPr>
          <w:rFonts w:hint="eastAsia"/>
        </w:rPr>
        <w:t>综合来看，现有研究存在明显的断层与空白。首先，研究视角存在局限，多数研究或关注线下教育，或分析线上发布的宏观内容，鲜有研究将社交媒体上数以亿计的、非结构化的用户评论和弹</w:t>
      </w:r>
      <w:proofErr w:type="gramStart"/>
      <w:r>
        <w:rPr>
          <w:rFonts w:hint="eastAsia"/>
        </w:rPr>
        <w:t>幕作为</w:t>
      </w:r>
      <w:proofErr w:type="gramEnd"/>
      <w:r>
        <w:rPr>
          <w:rFonts w:hint="eastAsia"/>
        </w:rPr>
        <w:t>“问题语料库”进行系统性挖掘。其次，研究路径存在断裂，分析用户行为的研究与探索</w:t>
      </w:r>
      <w:r>
        <w:rPr>
          <w:rFonts w:hint="eastAsia"/>
        </w:rPr>
        <w:t>AI</w:t>
      </w:r>
      <w:r>
        <w:rPr>
          <w:rFonts w:hint="eastAsia"/>
        </w:rPr>
        <w:t>应用的研究相互独立，缺乏将前者发现的真实需求转化为后者可用训练资源的方法论。具体而言，如何将青少年在</w:t>
      </w:r>
      <w:r>
        <w:rPr>
          <w:rFonts w:hint="eastAsia"/>
        </w:rPr>
        <w:t>Bilibili</w:t>
      </w:r>
      <w:r>
        <w:rPr>
          <w:rFonts w:hint="eastAsia"/>
        </w:rPr>
        <w:t>等平台上碎片化、口语化的真实提问，通过系统性方法转化为一个高质量、结构化的、可用于模型微调的标准化问答数据集，这一关键环节尚属研究空白。最后，应用探索尚不深入，目前虽有通用</w:t>
      </w:r>
      <w:proofErr w:type="gramStart"/>
      <w:r>
        <w:rPr>
          <w:rFonts w:hint="eastAsia"/>
        </w:rPr>
        <w:t>医疗大</w:t>
      </w:r>
      <w:proofErr w:type="gramEnd"/>
      <w:r>
        <w:rPr>
          <w:rFonts w:hint="eastAsia"/>
        </w:rPr>
        <w:t>模型，但针对“中国青少年生殖健康”这一高度特定且文化敏感的细分领域的模型微调与应用评估，仍是无人涉足的领域。</w:t>
      </w:r>
    </w:p>
    <w:p w14:paraId="7A6BF224" w14:textId="77777777" w:rsidR="00F54B80" w:rsidRDefault="00000000">
      <w:pPr>
        <w:pStyle w:val="2"/>
        <w:spacing w:before="163" w:after="163"/>
        <w:rPr>
          <w:rFonts w:hint="eastAsia"/>
        </w:rPr>
      </w:pPr>
      <w:bookmarkStart w:id="747" w:name="_Toc228219279"/>
      <w:r>
        <w:rPr>
          <w:rFonts w:hint="eastAsia"/>
        </w:rPr>
        <w:t>研究目标与研究内容</w:t>
      </w:r>
      <w:bookmarkEnd w:id="747"/>
    </w:p>
    <w:p w14:paraId="742C5714" w14:textId="30CFF5CF" w:rsidR="00F54B80" w:rsidDel="005308F5" w:rsidRDefault="00000000" w:rsidP="005308F5">
      <w:pPr>
        <w:pStyle w:val="altz"/>
        <w:ind w:firstLine="480"/>
        <w:rPr>
          <w:del w:id="748" w:author="Zixuan Zhou" w:date="2026-04-27T19:43:00Z" w16du:dateUtc="2026-04-27T11:43:00Z"/>
        </w:rPr>
        <w:pPrChange w:id="749" w:author="Zixuan Zhou" w:date="2026-04-27T19:43:00Z" w16du:dateUtc="2026-04-27T11:43:00Z">
          <w:pPr>
            <w:pStyle w:val="altz"/>
            <w:ind w:firstLine="480"/>
          </w:pPr>
        </w:pPrChange>
      </w:pPr>
      <w:r>
        <w:rPr>
          <w:rFonts w:hint="eastAsia"/>
        </w:rPr>
        <w:t>针对上述研究背景与现状，本研究立足于</w:t>
      </w:r>
      <w:r>
        <w:rPr>
          <w:rFonts w:hint="eastAsia"/>
        </w:rPr>
        <w:t>Bilibili</w:t>
      </w:r>
      <w:r>
        <w:rPr>
          <w:rFonts w:hint="eastAsia"/>
        </w:rPr>
        <w:t>平台与青少年生殖健康相关的海量用户评论数据，依托大数据分析与大语言模型技术，</w:t>
      </w:r>
      <w:del w:id="750" w:author="Zixuan Zhou" w:date="2026-04-27T19:43:00Z" w16du:dateUtc="2026-04-27T11:43:00Z">
        <w:r w:rsidDel="005308F5">
          <w:rPr>
            <w:rFonts w:hint="eastAsia"/>
          </w:rPr>
          <w:delText>旨在实现以下研究目标。</w:delText>
        </w:r>
      </w:del>
    </w:p>
    <w:p w14:paraId="2A050B2B" w14:textId="226BFAE0" w:rsidR="00F54B80" w:rsidDel="005308F5" w:rsidRDefault="00000000" w:rsidP="005308F5">
      <w:pPr>
        <w:pStyle w:val="altz"/>
        <w:ind w:firstLine="480"/>
        <w:rPr>
          <w:del w:id="751" w:author="Zixuan Zhou" w:date="2026-04-27T19:43:00Z" w16du:dateUtc="2026-04-27T11:43:00Z"/>
        </w:rPr>
        <w:pPrChange w:id="752" w:author="Zixuan Zhou" w:date="2026-04-27T19:43:00Z" w16du:dateUtc="2026-04-27T11:43:00Z">
          <w:pPr>
            <w:pStyle w:val="altz"/>
            <w:numPr>
              <w:numId w:val="4"/>
            </w:numPr>
            <w:ind w:left="920" w:firstLineChars="0" w:hanging="440"/>
          </w:pPr>
        </w:pPrChange>
      </w:pPr>
      <w:commentRangeStart w:id="753"/>
      <w:del w:id="754" w:author="Zixuan Zhou" w:date="2026-04-27T19:43:00Z" w16du:dateUtc="2026-04-27T11:43:00Z">
        <w:r w:rsidDel="005308F5">
          <w:rPr>
            <w:rFonts w:hint="eastAsia"/>
          </w:rPr>
          <w:delText>青少年生殖健康问题分类分析研究：对青少年在社交媒体上提出的真实健康问题进行系统性的识别、提取与分类，揭示其核心关注点、信息需求与知识盲区。</w:delText>
        </w:r>
      </w:del>
    </w:p>
    <w:p w14:paraId="1E8A2CDE" w14:textId="22D13CCB" w:rsidR="00F54B80" w:rsidDel="005308F5" w:rsidRDefault="00000000" w:rsidP="005308F5">
      <w:pPr>
        <w:pStyle w:val="altz"/>
        <w:ind w:firstLine="480"/>
        <w:rPr>
          <w:del w:id="755" w:author="Zixuan Zhou" w:date="2026-04-27T19:43:00Z" w16du:dateUtc="2026-04-27T11:43:00Z"/>
        </w:rPr>
        <w:pPrChange w:id="756" w:author="Zixuan Zhou" w:date="2026-04-27T19:43:00Z" w16du:dateUtc="2026-04-27T11:43:00Z">
          <w:pPr>
            <w:pStyle w:val="altz"/>
            <w:numPr>
              <w:numId w:val="4"/>
            </w:numPr>
            <w:ind w:left="920" w:firstLineChars="0" w:hanging="440"/>
          </w:pPr>
        </w:pPrChange>
      </w:pPr>
      <w:del w:id="757" w:author="Zixuan Zhou" w:date="2026-04-27T19:43:00Z" w16du:dateUtc="2026-04-27T11:43:00Z">
        <w:r w:rsidDel="005308F5">
          <w:rPr>
            <w:rFonts w:hint="eastAsia"/>
          </w:rPr>
          <w:delText>问题规范化与问答生成：利用大语言模型，将用户提出的口语化、非正式问题转化为规范、科学的标准化问题，并生成高质量、易于理解的答案。</w:delText>
        </w:r>
      </w:del>
    </w:p>
    <w:p w14:paraId="35E7F5A0" w14:textId="76605F2F" w:rsidR="00F54B80" w:rsidDel="005308F5" w:rsidRDefault="00000000" w:rsidP="005308F5">
      <w:pPr>
        <w:pStyle w:val="altz"/>
        <w:ind w:firstLine="480"/>
        <w:rPr>
          <w:del w:id="758" w:author="Zixuan Zhou" w:date="2026-04-27T19:43:00Z" w16du:dateUtc="2026-04-27T11:43:00Z"/>
        </w:rPr>
        <w:pPrChange w:id="759" w:author="Zixuan Zhou" w:date="2026-04-27T19:43:00Z" w16du:dateUtc="2026-04-27T11:43:00Z">
          <w:pPr>
            <w:pStyle w:val="altz"/>
            <w:numPr>
              <w:numId w:val="4"/>
            </w:numPr>
            <w:ind w:left="920" w:firstLineChars="0" w:hanging="440"/>
          </w:pPr>
        </w:pPrChange>
      </w:pPr>
      <w:del w:id="760" w:author="Zixuan Zhou" w:date="2026-04-27T19:43:00Z" w16du:dateUtc="2026-04-27T11:43:00Z">
        <w:r w:rsidDel="005308F5">
          <w:rPr>
            <w:rFonts w:hint="eastAsia"/>
          </w:rPr>
          <w:delText>生殖健康问答数据集构建：基于上述工作，构建国内首个源于社交媒体真实场景、覆盖青少年生殖健康核心议题的结构化、高质量问答数据集。</w:delText>
        </w:r>
      </w:del>
    </w:p>
    <w:p w14:paraId="1EC6BEB6" w14:textId="54778D8B" w:rsidR="00F54B80" w:rsidDel="005308F5" w:rsidRDefault="00000000" w:rsidP="005308F5">
      <w:pPr>
        <w:pStyle w:val="altz"/>
        <w:ind w:firstLine="480"/>
        <w:rPr>
          <w:del w:id="761" w:author="Zixuan Zhou" w:date="2026-04-27T19:43:00Z" w16du:dateUtc="2026-04-27T11:43:00Z"/>
        </w:rPr>
        <w:pPrChange w:id="762" w:author="Zixuan Zhou" w:date="2026-04-27T19:43:00Z" w16du:dateUtc="2026-04-27T11:43:00Z">
          <w:pPr>
            <w:pStyle w:val="altz"/>
            <w:numPr>
              <w:numId w:val="4"/>
            </w:numPr>
            <w:ind w:left="920" w:firstLineChars="0" w:hanging="440"/>
          </w:pPr>
        </w:pPrChange>
      </w:pPr>
      <w:del w:id="763" w:author="Zixuan Zhou" w:date="2026-04-27T19:43:00Z" w16du:dateUtc="2026-04-27T11:43:00Z">
        <w:r w:rsidDel="005308F5">
          <w:rPr>
            <w:rFonts w:hint="eastAsia"/>
          </w:rPr>
          <w:delText>模型微调与效果验证：以开源大语言模型为基础，利用所构建的数据集进行领域指令微调，并系统评估微调后模型在特定问答任务上的性能提升。</w:delText>
        </w:r>
        <w:commentRangeEnd w:id="753"/>
        <w:r w:rsidR="00192633" w:rsidDel="005308F5">
          <w:rPr>
            <w:rStyle w:val="afc"/>
            <w:sz w:val="24"/>
            <w:szCs w:val="22"/>
          </w:rPr>
          <w:commentReference w:id="753"/>
        </w:r>
      </w:del>
    </w:p>
    <w:p w14:paraId="1D5D218F" w14:textId="5BB4D5FB" w:rsidR="0071121B" w:rsidRDefault="00000000" w:rsidP="005308F5">
      <w:pPr>
        <w:pStyle w:val="altz"/>
        <w:ind w:firstLine="480"/>
      </w:pPr>
      <w:del w:id="764" w:author="Zixuan Zhou" w:date="2026-04-27T19:43:00Z" w16du:dateUtc="2026-04-27T11:43:00Z">
        <w:r w:rsidDel="005308F5">
          <w:rPr>
            <w:rFonts w:hint="eastAsia"/>
          </w:rPr>
          <w:delText>为实现上述目标，本研究的</w:delText>
        </w:r>
      </w:del>
      <w:r>
        <w:rPr>
          <w:rFonts w:hint="eastAsia"/>
        </w:rPr>
        <w:t>主要</w:t>
      </w:r>
      <w:ins w:id="765" w:author="Zixuan Zhou" w:date="2026-04-27T19:43:00Z" w16du:dateUtc="2026-04-27T11:43:00Z">
        <w:r w:rsidR="005308F5">
          <w:rPr>
            <w:rFonts w:hint="eastAsia"/>
          </w:rPr>
          <w:t>的</w:t>
        </w:r>
        <w:r w:rsidR="005308F5">
          <w:rPr>
            <w:rFonts w:hint="eastAsia"/>
          </w:rPr>
          <w:t>研究</w:t>
        </w:r>
      </w:ins>
      <w:r>
        <w:rPr>
          <w:rFonts w:hint="eastAsia"/>
        </w:rPr>
        <w:t>内容包括</w:t>
      </w:r>
      <w:r w:rsidR="0071121B">
        <w:rPr>
          <w:rFonts w:hint="eastAsia"/>
        </w:rPr>
        <w:t>四个方面。</w:t>
      </w:r>
    </w:p>
    <w:p w14:paraId="611C0C88" w14:textId="38FCEE29" w:rsidR="0071121B" w:rsidRDefault="0071121B">
      <w:pPr>
        <w:pStyle w:val="altz"/>
        <w:ind w:firstLine="480"/>
      </w:pPr>
      <w:r>
        <w:rPr>
          <w:rFonts w:hint="eastAsia"/>
        </w:rPr>
        <w:t>首先是评论与问题提取。研究将对</w:t>
      </w:r>
      <w:r>
        <w:rPr>
          <w:rFonts w:hint="eastAsia"/>
        </w:rPr>
        <w:t>Bilibili</w:t>
      </w:r>
      <w:r>
        <w:rPr>
          <w:rFonts w:hint="eastAsia"/>
        </w:rPr>
        <w:t>平台上与生殖健康相关的视频评论、</w:t>
      </w:r>
      <w:proofErr w:type="gramStart"/>
      <w:r>
        <w:rPr>
          <w:rFonts w:hint="eastAsia"/>
        </w:rPr>
        <w:t>弹幕及回复</w:t>
      </w:r>
      <w:proofErr w:type="gramEnd"/>
      <w:r>
        <w:rPr>
          <w:rFonts w:hint="eastAsia"/>
        </w:rPr>
        <w:t>进行系统采集与清洗，并在此基础上建立语义识别与编码机制，从复杂多样的自然语言表达中自动筛选出具有</w:t>
      </w:r>
      <w:r w:rsidR="005F4A1A">
        <w:rPr>
          <w:rFonts w:hint="eastAsia"/>
        </w:rPr>
        <w:t>“</w:t>
      </w:r>
      <w:r>
        <w:rPr>
          <w:rFonts w:hint="eastAsia"/>
        </w:rPr>
        <w:t>问题型</w:t>
      </w:r>
      <w:r w:rsidR="005F4A1A">
        <w:rPr>
          <w:rFonts w:hint="eastAsia"/>
        </w:rPr>
        <w:t>”</w:t>
      </w:r>
      <w:r>
        <w:rPr>
          <w:rFonts w:hint="eastAsia"/>
        </w:rPr>
        <w:t>特征的内容。为确保数据的准确性与科学性，研究将引入人工复核与纠偏，对自动化提取的结果进行补充和修正，从而形成较为完整且高质量的初步问题集合。</w:t>
      </w:r>
    </w:p>
    <w:p w14:paraId="269DF522" w14:textId="77777777" w:rsidR="0071121B" w:rsidRDefault="0071121B">
      <w:pPr>
        <w:pStyle w:val="altz"/>
        <w:ind w:firstLine="480"/>
      </w:pPr>
      <w:r>
        <w:rPr>
          <w:rFonts w:hint="eastAsia"/>
        </w:rPr>
        <w:t>第二是</w:t>
      </w:r>
      <w:r w:rsidRPr="0071121B">
        <w:t>青少年生殖健康问题分类分析研究</w:t>
      </w:r>
      <w:r>
        <w:rPr>
          <w:rFonts w:hint="eastAsia"/>
        </w:rPr>
        <w:t>。</w:t>
      </w:r>
      <w:r w:rsidRPr="0071121B">
        <w:t>在初步问题集合的基础上，研究将利用主题建模、语义聚类及人工校正等方法，对问题进行系统分类，建立覆盖避孕方式、人工流产、青春期教育、性病防控等核心维度的分类框架。通过定量分析各类问题的分布情况和特点，揭示青少年在不同主题下的关注重点与知识缺口，为后续的问答生成和模型优化提供有针对性的方向。</w:t>
      </w:r>
    </w:p>
    <w:p w14:paraId="0E2C9B37" w14:textId="5A496B11" w:rsidR="0071121B" w:rsidRDefault="0071121B">
      <w:pPr>
        <w:pStyle w:val="altz"/>
        <w:ind w:firstLine="480"/>
      </w:pPr>
      <w:r>
        <w:rPr>
          <w:rFonts w:hint="eastAsia"/>
        </w:rPr>
        <w:t>第三是问题规范化与问答对生成。</w:t>
      </w:r>
      <w:r w:rsidRPr="0071121B">
        <w:t>在分类结果的支撑下，研究将借助大语言模型对用户所提出的问题进行正式化与科学化改写，使其更加规范、清晰和符合教育传播的语境。同时，利用大语言模型生成与优化对应答案，形成问题</w:t>
      </w:r>
      <w:proofErr w:type="gramStart"/>
      <w:r w:rsidRPr="0071121B">
        <w:t>—</w:t>
      </w:r>
      <w:r w:rsidRPr="0071121B">
        <w:t>答案</w:t>
      </w:r>
      <w:proofErr w:type="gramEnd"/>
      <w:r w:rsidRPr="0071121B">
        <w:t>对，并结合人工审核与修订，确保所产出内容的准确性和适用性。通过这一过程，逐步构建覆盖避孕方式、人工流产、性教育、性病防治等核心主题的标准化生殖健康问答数据集，为后续的模型微调与知识传播提供可靠的内容资源。</w:t>
      </w:r>
    </w:p>
    <w:p w14:paraId="7272763E" w14:textId="385EAB6D" w:rsidR="00F54B80" w:rsidRDefault="0071121B">
      <w:pPr>
        <w:pStyle w:val="altz"/>
        <w:ind w:firstLine="480"/>
      </w:pPr>
      <w:r>
        <w:rPr>
          <w:rFonts w:hint="eastAsia"/>
        </w:rPr>
        <w:t>最后是模型的微调与多维</w:t>
      </w:r>
      <w:proofErr w:type="gramStart"/>
      <w:r>
        <w:rPr>
          <w:rFonts w:hint="eastAsia"/>
        </w:rPr>
        <w:t>度效果</w:t>
      </w:r>
      <w:proofErr w:type="gramEnd"/>
      <w:r>
        <w:rPr>
          <w:rFonts w:hint="eastAsia"/>
        </w:rPr>
        <w:t>评估。</w:t>
      </w:r>
      <w:r w:rsidRPr="0071121B">
        <w:t>获得高质量问答数据集后，研究将选择适合的开源大语言模型开展指令微调实验，以提升模型在生殖健康问答场景中的表现。不仅</w:t>
      </w:r>
      <w:r w:rsidRPr="0071121B">
        <w:lastRenderedPageBreak/>
        <w:t>将通过</w:t>
      </w:r>
      <w:r w:rsidRPr="0071121B">
        <w:t>ROUGE</w:t>
      </w:r>
      <w:r w:rsidRPr="0071121B">
        <w:t>等自动化指标来评估模型输出的语言质量，还将结合人工评估，从多个维度进行综合对比，以全面验证模型在微调前后的性能改进效果。</w:t>
      </w:r>
    </w:p>
    <w:p w14:paraId="1A354BC3" w14:textId="77777777" w:rsidR="00F54B80" w:rsidRDefault="00000000">
      <w:pPr>
        <w:pStyle w:val="2"/>
        <w:spacing w:before="163" w:after="163"/>
        <w:rPr>
          <w:rFonts w:hint="eastAsia"/>
        </w:rPr>
      </w:pPr>
      <w:bookmarkStart w:id="766" w:name="_Toc228219280"/>
      <w:r>
        <w:rPr>
          <w:rFonts w:hint="eastAsia"/>
        </w:rPr>
        <w:t>研究思路与</w:t>
      </w:r>
      <w:commentRangeStart w:id="767"/>
      <w:r>
        <w:rPr>
          <w:rFonts w:hint="eastAsia"/>
        </w:rPr>
        <w:t>技术路线</w:t>
      </w:r>
      <w:commentRangeEnd w:id="767"/>
      <w:r w:rsidR="00192633">
        <w:rPr>
          <w:rStyle w:val="afc"/>
          <w:rFonts w:hint="eastAsia"/>
          <w:sz w:val="28"/>
          <w:szCs w:val="40"/>
        </w:rPr>
        <w:commentReference w:id="767"/>
      </w:r>
      <w:bookmarkEnd w:id="766"/>
    </w:p>
    <w:p w14:paraId="3A789AA2" w14:textId="1C00CCEE" w:rsidR="00F54B80" w:rsidRDefault="00000000">
      <w:pPr>
        <w:pStyle w:val="altz"/>
        <w:ind w:firstLine="480"/>
      </w:pPr>
      <w:r>
        <w:rPr>
          <w:rFonts w:hint="eastAsia"/>
        </w:rPr>
        <w:t>本研究将采用一条完整的技术路线</w:t>
      </w:r>
      <w:r w:rsidR="00170C8F">
        <w:rPr>
          <w:rFonts w:hint="eastAsia"/>
        </w:rPr>
        <w:t>（</w:t>
      </w:r>
      <w:r w:rsidR="00170C8F">
        <w:fldChar w:fldCharType="begin"/>
      </w:r>
      <w:r w:rsidR="00170C8F">
        <w:instrText xml:space="preserve"> </w:instrText>
      </w:r>
      <w:r w:rsidR="00170C8F">
        <w:rPr>
          <w:rFonts w:hint="eastAsia"/>
        </w:rPr>
        <w:instrText>REF _Ref228022317 \h</w:instrText>
      </w:r>
      <w:r w:rsidR="00170C8F">
        <w:instrText xml:space="preserve"> </w:instrText>
      </w:r>
      <w:r w:rsidR="00170C8F">
        <w:fldChar w:fldCharType="separate"/>
      </w:r>
      <w:r w:rsidR="00170C8F">
        <w:rPr>
          <w:rFonts w:hint="eastAsia"/>
        </w:rPr>
        <w:t>图</w:t>
      </w:r>
      <w:r w:rsidR="00170C8F">
        <w:rPr>
          <w:rFonts w:hint="eastAsia"/>
        </w:rPr>
        <w:t xml:space="preserve"> </w:t>
      </w:r>
      <w:r w:rsidR="00170C8F">
        <w:rPr>
          <w:rFonts w:hint="eastAsia"/>
          <w:noProof/>
        </w:rPr>
        <w:t>1</w:t>
      </w:r>
      <w:r w:rsidR="00170C8F">
        <w:rPr>
          <w:rFonts w:hint="eastAsia"/>
        </w:rPr>
        <w:noBreakHyphen/>
      </w:r>
      <w:r w:rsidR="00170C8F">
        <w:rPr>
          <w:rFonts w:hint="eastAsia"/>
          <w:noProof/>
        </w:rPr>
        <w:t>1</w:t>
      </w:r>
      <w:r w:rsidR="00170C8F">
        <w:fldChar w:fldCharType="end"/>
      </w:r>
      <w:r w:rsidR="00170C8F">
        <w:rPr>
          <w:rFonts w:hint="eastAsia"/>
        </w:rPr>
        <w:t>）</w:t>
      </w:r>
      <w:r>
        <w:rPr>
          <w:rFonts w:hint="eastAsia"/>
        </w:rPr>
        <w:t>。首先，通过数据采集，利用分布式爬虫技术获取</w:t>
      </w:r>
      <w:r>
        <w:rPr>
          <w:rFonts w:hint="eastAsia"/>
        </w:rPr>
        <w:t>Bilibili</w:t>
      </w:r>
      <w:r>
        <w:rPr>
          <w:rFonts w:hint="eastAsia"/>
        </w:rPr>
        <w:t>平台与生殖健康主题相关的视频及海量评论、弹幕数据。其次，进行数据清洗与预处理，去除噪声和无关信息，并对文本进行规范化。接着，通过问题提取，结合规则与模型方法，从海量评论中识别并筛选出具有“问题”性质的文本。在此基础上，通过问题分类，利用主题模型与人工校正相结合的方式，构建分类体系并分析问题分布特征。随后，进入核心的转化阶段：通过大语言模型进行问题规范化与问答生成，并辅以人工审核，确保质量。然后，将规范化问答对组织成结构化的数据集构建环节。最后，选择合适的开源大语言模型，利用该数据集进行模型微调与评估，通过自动化指标和人工评测，系统性地验证微调带来的性能改进。</w:t>
      </w:r>
    </w:p>
    <w:p w14:paraId="09A834E9" w14:textId="56BF582F" w:rsidR="00F54B80" w:rsidRDefault="0071121B">
      <w:pPr>
        <w:pStyle w:val="2"/>
        <w:spacing w:before="163" w:after="163"/>
        <w:rPr>
          <w:rFonts w:hint="eastAsia"/>
        </w:rPr>
      </w:pPr>
      <w:bookmarkStart w:id="768" w:name="_Toc228219281"/>
      <w:r>
        <w:rPr>
          <w:noProof/>
        </w:rPr>
        <mc:AlternateContent>
          <mc:Choice Requires="wps">
            <w:drawing>
              <wp:anchor distT="0" distB="0" distL="114300" distR="114300" simplePos="0" relativeHeight="251692032" behindDoc="0" locked="0" layoutInCell="1" allowOverlap="1" wp14:anchorId="4A3028D1" wp14:editId="4E4785A0">
                <wp:simplePos x="0" y="0"/>
                <wp:positionH relativeFrom="margin">
                  <wp:align>left</wp:align>
                </wp:positionH>
                <wp:positionV relativeFrom="paragraph">
                  <wp:posOffset>653415</wp:posOffset>
                </wp:positionV>
                <wp:extent cx="5727700" cy="635"/>
                <wp:effectExtent l="0" t="0" r="6350" b="0"/>
                <wp:wrapTopAndBottom/>
                <wp:docPr id="1240579960" name="文本框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7D6317DA" w14:textId="1C6571E8" w:rsidR="00791ABA" w:rsidRPr="009A6836" w:rsidRDefault="00791ABA" w:rsidP="00791ABA">
                            <w:pPr>
                              <w:pStyle w:val="aff8"/>
                              <w:spacing w:before="163" w:after="326"/>
                              <w:rPr>
                                <w:sz w:val="24"/>
                                <w:szCs w:val="22"/>
                              </w:rPr>
                            </w:pPr>
                            <w:r>
                              <w:rPr>
                                <w:rFonts w:hint="eastAsia"/>
                              </w:rPr>
                              <w:t xml:space="preserve"> </w:t>
                            </w:r>
                            <w:bookmarkStart w:id="769" w:name="_Toc227985516"/>
                            <w:bookmarkStart w:id="770" w:name="_Toc228023137"/>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noProof/>
                              </w:rPr>
                              <w:t>1</w:t>
                            </w:r>
                            <w:r>
                              <w:rPr>
                                <w:rFonts w:hint="eastAsia"/>
                              </w:rPr>
                              <w:fldChar w:fldCharType="end"/>
                            </w:r>
                            <w:r>
                              <w:rPr>
                                <w:rFonts w:hint="eastAsia"/>
                              </w:rPr>
                              <w:noBreakHyphen/>
                            </w:r>
                            <w:r>
                              <w:rPr>
                                <w:rFonts w:hint="eastAsia"/>
                              </w:rPr>
                              <w:fldChar w:fldCharType="begin"/>
                            </w:r>
                            <w:r>
                              <w:rPr>
                                <w:rFonts w:hint="eastAsia"/>
                              </w:rPr>
                              <w:instrText xml:space="preserve"> SEQ _</w:instrText>
                            </w:r>
                            <w:r>
                              <w:rPr>
                                <w:rFonts w:hint="eastAsia"/>
                              </w:rPr>
                              <w:instrText>图</w:instrText>
                            </w:r>
                            <w:r>
                              <w:rPr>
                                <w:rFonts w:hint="eastAsia"/>
                              </w:rPr>
                              <w:instrText xml:space="preserve"> \* ARABIC \s 1 </w:instrText>
                            </w:r>
                            <w:r>
                              <w:rPr>
                                <w:rFonts w:hint="eastAsia"/>
                              </w:rPr>
                              <w:fldChar w:fldCharType="separate"/>
                            </w:r>
                            <w:r>
                              <w:rPr>
                                <w:rFonts w:hint="eastAsia"/>
                                <w:noProof/>
                              </w:rPr>
                              <w:t>1</w:t>
                            </w:r>
                            <w:r>
                              <w:rPr>
                                <w:rFonts w:hint="eastAsia"/>
                              </w:rPr>
                              <w:fldChar w:fldCharType="end"/>
                            </w:r>
                            <w:r>
                              <w:rPr>
                                <w:rFonts w:hint="eastAsia"/>
                              </w:rPr>
                              <w:t xml:space="preserve"> </w:t>
                            </w:r>
                            <w:r>
                              <w:rPr>
                                <w:rFonts w:hint="eastAsia"/>
                              </w:rPr>
                              <w:t>研究技术路线图</w:t>
                            </w:r>
                            <w:bookmarkEnd w:id="769"/>
                            <w:bookmarkEnd w:id="7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A3028D1" id="_x0000_t202" coordsize="21600,21600" o:spt="202" path="m,l,21600r21600,l21600,xe">
                <v:stroke joinstyle="miter"/>
                <v:path gradientshapeok="t" o:connecttype="rect"/>
              </v:shapetype>
              <v:shape id="文本框 1" o:spid="_x0000_s1026" type="#_x0000_t202" style="position:absolute;left:0;text-align:left;margin-left:0;margin-top:51.45pt;width:451pt;height:.05pt;z-index:25169203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" stroked="f">
                <v:textbox style="mso-fit-shape-to-text:t" inset="0,0,0,0">
                  <w:txbxContent>
                    <w:p w14:paraId="7D6317DA" w14:textId="1C6571E8" w:rsidR="00791ABA" w:rsidRPr="009A6836" w:rsidRDefault="00791ABA" w:rsidP="00791ABA">
                      <w:pPr>
                        <w:pStyle w:val="aff8"/>
                        <w:spacing w:before="163" w:after="326"/>
                        <w:rPr>
                          <w:sz w:val="24"/>
                          <w:szCs w:val="22"/>
                        </w:rPr>
                      </w:pPr>
                      <w:r>
                        <w:rPr>
                          <w:rFonts w:hint="eastAsia"/>
                        </w:rPr>
                        <w:t xml:space="preserve"> </w:t>
                      </w:r>
                      <w:bookmarkStart w:id="771" w:name="_Toc227985516"/>
                      <w:bookmarkStart w:id="772" w:name="_Toc228023137"/>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noProof/>
                        </w:rPr>
                        <w:t>1</w:t>
                      </w:r>
                      <w:r>
                        <w:rPr>
                          <w:rFonts w:hint="eastAsia"/>
                        </w:rPr>
                        <w:fldChar w:fldCharType="end"/>
                      </w:r>
                      <w:r>
                        <w:rPr>
                          <w:rFonts w:hint="eastAsia"/>
                        </w:rPr>
                        <w:noBreakHyphen/>
                      </w:r>
                      <w:r>
                        <w:rPr>
                          <w:rFonts w:hint="eastAsia"/>
                        </w:rPr>
                        <w:fldChar w:fldCharType="begin"/>
                      </w:r>
                      <w:r>
                        <w:rPr>
                          <w:rFonts w:hint="eastAsia"/>
                        </w:rPr>
                        <w:instrText xml:space="preserve"> SEQ _</w:instrText>
                      </w:r>
                      <w:r>
                        <w:rPr>
                          <w:rFonts w:hint="eastAsia"/>
                        </w:rPr>
                        <w:instrText>图</w:instrText>
                      </w:r>
                      <w:r>
                        <w:rPr>
                          <w:rFonts w:hint="eastAsia"/>
                        </w:rPr>
                        <w:instrText xml:space="preserve"> \* ARABIC \s 1 </w:instrText>
                      </w:r>
                      <w:r>
                        <w:rPr>
                          <w:rFonts w:hint="eastAsia"/>
                        </w:rPr>
                        <w:fldChar w:fldCharType="separate"/>
                      </w:r>
                      <w:r>
                        <w:rPr>
                          <w:rFonts w:hint="eastAsia"/>
                          <w:noProof/>
                        </w:rPr>
                        <w:t>1</w:t>
                      </w:r>
                      <w:r>
                        <w:rPr>
                          <w:rFonts w:hint="eastAsia"/>
                        </w:rPr>
                        <w:fldChar w:fldCharType="end"/>
                      </w:r>
                      <w:r>
                        <w:rPr>
                          <w:rFonts w:hint="eastAsia"/>
                        </w:rPr>
                        <w:t xml:space="preserve"> </w:t>
                      </w:r>
                      <w:r>
                        <w:rPr>
                          <w:rFonts w:hint="eastAsia"/>
                        </w:rPr>
                        <w:t>研究技术路线图</w:t>
                      </w:r>
                      <w:bookmarkEnd w:id="771"/>
                      <w:bookmarkEnd w:id="772"/>
                    </w:p>
                  </w:txbxContent>
                </v:textbox>
                <w10:wrap type="topAndBottom" anchorx="margin"/>
              </v:shape>
            </w:pict>
          </mc:Fallback>
        </mc:AlternateContent>
      </w:r>
      <w:r w:rsidR="00170C8F">
        <w:rPr>
          <w:noProof/>
        </w:rPr>
        <mc:AlternateContent>
          <mc:Choice Requires="wps">
            <w:drawing>
              <wp:anchor distT="0" distB="0" distL="114300" distR="114300" simplePos="0" relativeHeight="251694080" behindDoc="0" locked="0" layoutInCell="1" allowOverlap="1" wp14:anchorId="05A6DDD1" wp14:editId="323DC809">
                <wp:simplePos x="0" y="0"/>
                <wp:positionH relativeFrom="column">
                  <wp:posOffset>0</wp:posOffset>
                </wp:positionH>
                <wp:positionV relativeFrom="paragraph">
                  <wp:posOffset>756920</wp:posOffset>
                </wp:positionV>
                <wp:extent cx="5727700" cy="635"/>
                <wp:effectExtent l="0" t="0" r="0" b="0"/>
                <wp:wrapTopAndBottom/>
                <wp:docPr id="2025577790" name="文本框 1"/>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6B0FC32C" w14:textId="517FE256" w:rsidR="00170C8F" w:rsidRPr="00DB2431" w:rsidRDefault="00170C8F" w:rsidP="00A072DF">
                            <w:pPr>
                              <w:pStyle w:val="aff8"/>
                              <w:spacing w:before="163" w:after="326"/>
                              <w:rPr>
                                <w:rFonts w:eastAsia="黑体"/>
                                <w:b/>
                                <w:noProof/>
                                <w:color w:val="000000" w:themeColor="text1"/>
                                <w:sz w:val="28"/>
                              </w:rPr>
                            </w:pPr>
                            <w:bookmarkStart w:id="773" w:name="_Ref228022317"/>
                            <w:bookmarkStart w:id="774" w:name="_Toc228023140"/>
                            <w:bookmarkStart w:id="775" w:name="_Toc228023173"/>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noProof/>
                              </w:rPr>
                              <w:t>1</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Pr>
                                <w:rFonts w:hint="eastAsia"/>
                                <w:noProof/>
                              </w:rPr>
                              <w:t>1</w:t>
                            </w:r>
                            <w:r>
                              <w:rPr>
                                <w:rFonts w:hint="eastAsia"/>
                              </w:rPr>
                              <w:fldChar w:fldCharType="end"/>
                            </w:r>
                            <w:bookmarkEnd w:id="773"/>
                            <w:r>
                              <w:rPr>
                                <w:rFonts w:hint="eastAsia"/>
                              </w:rPr>
                              <w:t xml:space="preserve"> </w:t>
                            </w:r>
                            <w:r>
                              <w:rPr>
                                <w:rFonts w:hint="eastAsia"/>
                              </w:rPr>
                              <w:t>研究技术路线图</w:t>
                            </w:r>
                            <w:bookmarkEnd w:id="774"/>
                            <w:bookmarkEnd w:id="7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A6DDD1" id="_x0000_s1027" type="#_x0000_t202" style="position:absolute;left:0;text-align:left;margin-left:0;margin-top:59.6pt;width:451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" stroked="f">
                <v:textbox style="mso-fit-shape-to-text:t" inset="0,0,0,0">
                  <w:txbxContent>
                    <w:p w14:paraId="6B0FC32C" w14:textId="517FE256" w:rsidR="00170C8F" w:rsidRPr="00DB2431" w:rsidRDefault="00170C8F" w:rsidP="00A072DF">
                      <w:pPr>
                        <w:pStyle w:val="aff8"/>
                        <w:spacing w:before="163" w:after="326"/>
                        <w:rPr>
                          <w:rFonts w:eastAsia="黑体"/>
                          <w:b/>
                          <w:noProof/>
                          <w:color w:val="000000" w:themeColor="text1"/>
                          <w:sz w:val="28"/>
                        </w:rPr>
                      </w:pPr>
                      <w:bookmarkStart w:id="776" w:name="_Ref228022317"/>
                      <w:bookmarkStart w:id="777" w:name="_Toc228023140"/>
                      <w:bookmarkStart w:id="778" w:name="_Toc228023173"/>
                      <w:r>
                        <w:rPr>
                          <w:rFonts w:hint="eastAsia"/>
                        </w:rPr>
                        <w:t>图</w:t>
                      </w:r>
                      <w:r>
                        <w:rPr>
                          <w:rFonts w:hint="eastAsia"/>
                        </w:rPr>
                        <w:t xml:space="preserve"> </w:t>
                      </w:r>
                      <w:r>
                        <w:rPr>
                          <w:rFonts w:hint="eastAsia"/>
                        </w:rPr>
                        <w:fldChar w:fldCharType="begin"/>
                      </w:r>
                      <w:r>
                        <w:rPr>
                          <w:rFonts w:hint="eastAsia"/>
                        </w:rPr>
                        <w:instrText xml:space="preserve"> STYLEREF 1 \s </w:instrText>
                      </w:r>
                      <w:r>
                        <w:rPr>
                          <w:rFonts w:hint="eastAsia"/>
                        </w:rPr>
                        <w:fldChar w:fldCharType="separate"/>
                      </w:r>
                      <w:r>
                        <w:rPr>
                          <w:rFonts w:hint="eastAsia"/>
                          <w:noProof/>
                        </w:rPr>
                        <w:t>1</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Pr>
                          <w:rFonts w:hint="eastAsia"/>
                          <w:noProof/>
                        </w:rPr>
                        <w:t>1</w:t>
                      </w:r>
                      <w:r>
                        <w:rPr>
                          <w:rFonts w:hint="eastAsia"/>
                        </w:rPr>
                        <w:fldChar w:fldCharType="end"/>
                      </w:r>
                      <w:bookmarkEnd w:id="776"/>
                      <w:r>
                        <w:rPr>
                          <w:rFonts w:hint="eastAsia"/>
                        </w:rPr>
                        <w:t xml:space="preserve"> </w:t>
                      </w:r>
                      <w:r>
                        <w:rPr>
                          <w:rFonts w:hint="eastAsia"/>
                        </w:rPr>
                        <w:t>研究技术路线图</w:t>
                      </w:r>
                      <w:bookmarkEnd w:id="777"/>
                      <w:bookmarkEnd w:id="778"/>
                    </w:p>
                  </w:txbxContent>
                </v:textbox>
                <w10:wrap type="topAndBottom"/>
              </v:shape>
            </w:pict>
          </mc:Fallback>
        </mc:AlternateContent>
      </w:r>
      <w:r w:rsidRPr="00791ABA">
        <w:rPr>
          <w:noProof/>
        </w:rPr>
        <w:drawing>
          <wp:anchor distT="0" distB="0" distL="114300" distR="114300" simplePos="0" relativeHeight="251689984" behindDoc="0" locked="0" layoutInCell="1" allowOverlap="1" wp14:anchorId="37136F9B" wp14:editId="5387F288">
            <wp:simplePos x="0" y="0"/>
            <wp:positionH relativeFrom="margin">
              <wp:align>left</wp:align>
            </wp:positionH>
            <wp:positionV relativeFrom="paragraph">
              <wp:posOffset>0</wp:posOffset>
            </wp:positionV>
            <wp:extent cx="5727700" cy="699770"/>
            <wp:effectExtent l="0" t="0" r="6350" b="0"/>
            <wp:wrapTopAndBottom/>
            <wp:docPr id="605245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4560" name=""/>
                    <pic:cNvPicPr/>
                  </pic:nvPicPr>
                  <pic:blipFill rotWithShape="1">
                    <a:blip r:embed="rId28" cstate="print">
                      <a:extLst>
                        <a:ext uri="{28A0092B-C50C-407E-A947-70E740481C1C}">
                          <a14:useLocalDpi xmlns:a14="http://schemas.microsoft.com/office/drawing/2010/main" val="0"/>
                        </a:ext>
                      </a:extLst>
                    </a:blip>
                    <a:srcRect l="1745" r="1734"/>
                    <a:stretch>
                      <a:fillRect/>
                    </a:stretch>
                  </pic:blipFill>
                  <pic:spPr bwMode="auto">
                    <a:xfrm>
                      <a:off x="0" y="0"/>
                      <a:ext cx="5727700" cy="6997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hint="eastAsia"/>
        </w:rPr>
        <w:t>研究创新点</w:t>
      </w:r>
      <w:bookmarkEnd w:id="768"/>
    </w:p>
    <w:p w14:paraId="508BF104" w14:textId="77777777" w:rsidR="00F54B80" w:rsidRDefault="00000000">
      <w:pPr>
        <w:pStyle w:val="altz"/>
        <w:ind w:firstLine="480"/>
      </w:pPr>
      <w:r>
        <w:rPr>
          <w:rFonts w:hint="eastAsia"/>
        </w:rPr>
        <w:t>本课题的特色与创新之处体现在以下四个方面。</w:t>
      </w:r>
    </w:p>
    <w:p w14:paraId="4D4CDE3C" w14:textId="5FC61D78" w:rsidR="00F54B80" w:rsidRDefault="00000000">
      <w:pPr>
        <w:pStyle w:val="altz"/>
        <w:numPr>
          <w:ilvl w:val="0"/>
          <w:numId w:val="5"/>
        </w:numPr>
        <w:ind w:firstLineChars="0"/>
      </w:pPr>
      <w:r>
        <w:rPr>
          <w:rFonts w:hint="eastAsia"/>
        </w:rPr>
        <w:t>研究对象的创新：首次将研究焦点从社交媒体发布的宏观内容，深入到</w:t>
      </w:r>
      <w:r>
        <w:rPr>
          <w:rFonts w:hint="eastAsia"/>
        </w:rPr>
        <w:t>Bilibili</w:t>
      </w:r>
      <w:r>
        <w:rPr>
          <w:rFonts w:hint="eastAsia"/>
        </w:rPr>
        <w:t>平台上由青少年用户自发生成的、海量的、真实的评论与弹幕文本，将这些</w:t>
      </w:r>
      <w:del w:id="779" w:author="Zixuan Zhou" w:date="2026-04-27T19:40:00Z" w16du:dateUtc="2026-04-27T11:40:00Z">
        <w:r w:rsidDel="005308F5">
          <w:rPr>
            <w:rFonts w:hint="eastAsia"/>
          </w:rPr>
          <w:delText>“活</w:delText>
        </w:r>
      </w:del>
      <w:r>
        <w:rPr>
          <w:rFonts w:hint="eastAsia"/>
        </w:rPr>
        <w:t>数据</w:t>
      </w:r>
      <w:del w:id="780" w:author="Zixuan Zhou" w:date="2026-04-27T19:40:00Z" w16du:dateUtc="2026-04-27T11:40:00Z">
        <w:r w:rsidDel="005308F5">
          <w:rPr>
            <w:rFonts w:hint="eastAsia"/>
          </w:rPr>
          <w:delText>”</w:delText>
        </w:r>
      </w:del>
      <w:r>
        <w:rPr>
          <w:rFonts w:hint="eastAsia"/>
        </w:rPr>
        <w:t>作为洞察真实需求和知识缺口的第一手来源。</w:t>
      </w:r>
    </w:p>
    <w:p w14:paraId="18F682A9" w14:textId="10519B5F" w:rsidR="00F54B80" w:rsidRDefault="00000000">
      <w:pPr>
        <w:pStyle w:val="altz"/>
        <w:numPr>
          <w:ilvl w:val="0"/>
          <w:numId w:val="5"/>
        </w:numPr>
        <w:ind w:firstLineChars="0"/>
      </w:pPr>
      <w:r>
        <w:rPr>
          <w:rFonts w:hint="eastAsia"/>
        </w:rPr>
        <w:t>方法路径的创新：构建并实践了一条从原始用户数据到优化</w:t>
      </w:r>
      <w:r>
        <w:rPr>
          <w:rFonts w:hint="eastAsia"/>
        </w:rPr>
        <w:t>AI</w:t>
      </w:r>
      <w:r>
        <w:rPr>
          <w:rFonts w:hint="eastAsia"/>
        </w:rPr>
        <w:t>模型的</w:t>
      </w:r>
      <w:proofErr w:type="gramStart"/>
      <w:r>
        <w:rPr>
          <w:rFonts w:hint="eastAsia"/>
        </w:rPr>
        <w:t>完整技术</w:t>
      </w:r>
      <w:proofErr w:type="gramEnd"/>
      <w:r>
        <w:rPr>
          <w:rFonts w:hint="eastAsia"/>
        </w:rPr>
        <w:t>链路，即</w:t>
      </w:r>
      <w:del w:id="781" w:author="Zixuan Zhou" w:date="2026-04-27T19:41:00Z" w16du:dateUtc="2026-04-27T11:41:00Z">
        <w:r w:rsidDel="005308F5">
          <w:rPr>
            <w:rFonts w:hint="eastAsia"/>
          </w:rPr>
          <w:delText>“</w:delText>
        </w:r>
      </w:del>
      <w:r>
        <w:rPr>
          <w:rFonts w:hint="eastAsia"/>
        </w:rPr>
        <w:t>问题提取—分类分析—规范化—问答生成</w:t>
      </w:r>
      <w:proofErr w:type="gramStart"/>
      <w:r>
        <w:rPr>
          <w:rFonts w:hint="eastAsia"/>
        </w:rPr>
        <w:t>—数据</w:t>
      </w:r>
      <w:proofErr w:type="gramEnd"/>
      <w:r>
        <w:rPr>
          <w:rFonts w:hint="eastAsia"/>
        </w:rPr>
        <w:t>集构建—模型微调</w:t>
      </w:r>
      <w:del w:id="782" w:author="Zixuan Zhou" w:date="2026-04-27T19:41:00Z" w16du:dateUtc="2026-04-27T11:41:00Z">
        <w:r w:rsidDel="005308F5">
          <w:rPr>
            <w:rFonts w:hint="eastAsia"/>
          </w:rPr>
          <w:delText>”</w:delText>
        </w:r>
      </w:del>
      <w:r>
        <w:rPr>
          <w:rFonts w:hint="eastAsia"/>
        </w:rPr>
        <w:t>，实现了从现象</w:t>
      </w:r>
      <w:del w:id="783" w:author="Zixuan Zhou" w:date="2026-04-27T19:41:00Z" w16du:dateUtc="2026-04-27T11:41:00Z">
        <w:r w:rsidDel="005308F5">
          <w:rPr>
            <w:rFonts w:hint="eastAsia"/>
          </w:rPr>
          <w:delText>洞察</w:delText>
        </w:r>
      </w:del>
      <w:ins w:id="784" w:author="Zixuan Zhou" w:date="2026-04-27T19:41:00Z" w16du:dateUtc="2026-04-27T11:41:00Z">
        <w:r w:rsidR="005308F5">
          <w:rPr>
            <w:rFonts w:hint="eastAsia"/>
          </w:rPr>
          <w:t>观察</w:t>
        </w:r>
      </w:ins>
      <w:r>
        <w:rPr>
          <w:rFonts w:hint="eastAsia"/>
        </w:rPr>
        <w:t>到知识资源</w:t>
      </w:r>
      <w:ins w:id="785" w:author="Zixuan Zhou" w:date="2026-04-27T19:41:00Z" w16du:dateUtc="2026-04-27T11:41:00Z">
        <w:r w:rsidR="005308F5">
          <w:rPr>
            <w:rFonts w:hint="eastAsia"/>
          </w:rPr>
          <w:t>的</w:t>
        </w:r>
      </w:ins>
      <w:r>
        <w:rPr>
          <w:rFonts w:hint="eastAsia"/>
        </w:rPr>
        <w:t>转化，再到</w:t>
      </w:r>
      <w:ins w:id="786" w:author="Zixuan Zhou" w:date="2026-04-27T19:41:00Z" w16du:dateUtc="2026-04-27T11:41:00Z">
        <w:r w:rsidR="005308F5">
          <w:rPr>
            <w:rFonts w:hint="eastAsia"/>
          </w:rPr>
          <w:t>赋能</w:t>
        </w:r>
      </w:ins>
      <w:r>
        <w:rPr>
          <w:rFonts w:hint="eastAsia"/>
        </w:rPr>
        <w:t>智能</w:t>
      </w:r>
      <w:ins w:id="787" w:author="Zixuan Zhou" w:date="2026-04-27T19:41:00Z" w16du:dateUtc="2026-04-27T11:41:00Z">
        <w:r w:rsidR="005308F5">
          <w:rPr>
            <w:rFonts w:hint="eastAsia"/>
          </w:rPr>
          <w:t>化</w:t>
        </w:r>
      </w:ins>
      <w:r>
        <w:rPr>
          <w:rFonts w:hint="eastAsia"/>
        </w:rPr>
        <w:t>应用</w:t>
      </w:r>
      <w:del w:id="788" w:author="Zixuan Zhou" w:date="2026-04-27T19:41:00Z" w16du:dateUtc="2026-04-27T11:41:00Z">
        <w:r w:rsidDel="005308F5">
          <w:rPr>
            <w:rFonts w:hint="eastAsia"/>
          </w:rPr>
          <w:delText>赋能</w:delText>
        </w:r>
      </w:del>
      <w:r>
        <w:rPr>
          <w:rFonts w:hint="eastAsia"/>
        </w:rPr>
        <w:t>的闭环。</w:t>
      </w:r>
    </w:p>
    <w:p w14:paraId="43FF3F39" w14:textId="77777777" w:rsidR="00F54B80" w:rsidRDefault="00000000">
      <w:pPr>
        <w:pStyle w:val="altz"/>
        <w:numPr>
          <w:ilvl w:val="0"/>
          <w:numId w:val="5"/>
        </w:numPr>
        <w:ind w:firstLineChars="0"/>
      </w:pPr>
      <w:r>
        <w:rPr>
          <w:rFonts w:hint="eastAsia"/>
        </w:rPr>
        <w:t>数据资源的创新：本研究将产出一个具有开创性的数据资源——国内首个源于社交媒体真实互动场景的、面向青少年生殖健康领域的标准化问答数据集。该数据集不仅规模庞大、来源真实，且经过专业审核，具有极高的研究与应用价值。</w:t>
      </w:r>
    </w:p>
    <w:p w14:paraId="11416C4E" w14:textId="77777777" w:rsidR="00F54B80" w:rsidRDefault="00000000">
      <w:pPr>
        <w:pStyle w:val="altz"/>
        <w:numPr>
          <w:ilvl w:val="0"/>
          <w:numId w:val="5"/>
        </w:numPr>
        <w:ind w:firstLineChars="0"/>
      </w:pPr>
      <w:r>
        <w:rPr>
          <w:rFonts w:hint="eastAsia"/>
        </w:rPr>
        <w:t>模型应用的创新：本研究不仅将大语言模型作为分析工具，更将其作为优化对象，探索了在中文青少年健康教育这一高度垂直且敏感的领域内，通过指令微</w:t>
      </w:r>
      <w:r>
        <w:rPr>
          <w:rFonts w:hint="eastAsia"/>
        </w:rPr>
        <w:lastRenderedPageBreak/>
        <w:t>调提升模型专业性、准确性与安全性的可行路径，为</w:t>
      </w:r>
      <w:proofErr w:type="gramStart"/>
      <w:r>
        <w:rPr>
          <w:rFonts w:hint="eastAsia"/>
        </w:rPr>
        <w:t>垂域大</w:t>
      </w:r>
      <w:proofErr w:type="gramEnd"/>
      <w:r>
        <w:rPr>
          <w:rFonts w:hint="eastAsia"/>
        </w:rPr>
        <w:t>模型在教育场景的应用提供了有益的实践探索。</w:t>
      </w:r>
    </w:p>
    <w:p w14:paraId="1502838C" w14:textId="77777777" w:rsidR="00F54B80" w:rsidRDefault="00000000">
      <w:pPr>
        <w:pStyle w:val="2"/>
        <w:spacing w:before="163" w:after="163"/>
        <w:rPr>
          <w:rFonts w:hint="eastAsia"/>
        </w:rPr>
      </w:pPr>
      <w:bookmarkStart w:id="789" w:name="_Toc228219282"/>
      <w:commentRangeStart w:id="790"/>
      <w:r>
        <w:rPr>
          <w:rFonts w:hint="eastAsia"/>
        </w:rPr>
        <w:t>本章小结</w:t>
      </w:r>
      <w:bookmarkEnd w:id="789"/>
    </w:p>
    <w:p w14:paraId="4AF866BA" w14:textId="77777777" w:rsidR="00F54B80" w:rsidRDefault="00000000">
      <w:pPr>
        <w:pStyle w:val="altz"/>
        <w:ind w:firstLine="480"/>
      </w:pPr>
      <w:r>
        <w:rPr>
          <w:rFonts w:hint="eastAsia"/>
        </w:rPr>
        <w:t>为系统、清晰地阐述本研究的全部内容，全文共分为七个章节，具体安排如下：</w:t>
      </w:r>
    </w:p>
    <w:p w14:paraId="5F719047" w14:textId="13D36E99" w:rsidR="00F54B80" w:rsidRDefault="00000000">
      <w:pPr>
        <w:pStyle w:val="altz"/>
        <w:ind w:firstLine="480"/>
      </w:pPr>
      <w:r>
        <w:rPr>
          <w:rFonts w:hint="eastAsia"/>
        </w:rPr>
        <w:t>第一章：绪论。本章主要介绍研究的背景与意义，通过梳理国内外相关研究现状，指出当前研究存在的不足，从而引出本研究的核心</w:t>
      </w:r>
      <w:del w:id="791" w:author="Zixuan Zhou" w:date="2026-04-27T19:44:00Z" w16du:dateUtc="2026-04-27T11:44:00Z">
        <w:r w:rsidDel="005308F5">
          <w:rPr>
            <w:rFonts w:hint="eastAsia"/>
          </w:rPr>
          <w:delText>问题与目标</w:delText>
        </w:r>
      </w:del>
      <w:ins w:id="792" w:author="Zixuan Zhou" w:date="2026-04-27T19:44:00Z" w16du:dateUtc="2026-04-27T11:44:00Z">
        <w:r w:rsidR="005308F5">
          <w:rPr>
            <w:rFonts w:hint="eastAsia"/>
          </w:rPr>
          <w:t>内容</w:t>
        </w:r>
      </w:ins>
      <w:r>
        <w:rPr>
          <w:rFonts w:hint="eastAsia"/>
        </w:rPr>
        <w:t>。</w:t>
      </w:r>
      <w:del w:id="793" w:author="Zixuan Zhou" w:date="2026-04-27T19:44:00Z" w16du:dateUtc="2026-04-27T11:44:00Z">
        <w:r w:rsidDel="005308F5">
          <w:rPr>
            <w:rFonts w:hint="eastAsia"/>
          </w:rPr>
          <w:delText>同时，</w:delText>
        </w:r>
      </w:del>
      <w:r>
        <w:rPr>
          <w:rFonts w:hint="eastAsia"/>
        </w:rPr>
        <w:t>明确本研究拟采用的技术路线与创新之处</w:t>
      </w:r>
      <w:del w:id="794" w:author="Zixuan Zhou" w:date="2026-04-27T19:44:00Z" w16du:dateUtc="2026-04-27T11:44:00Z">
        <w:r w:rsidDel="005308F5">
          <w:rPr>
            <w:rFonts w:hint="eastAsia"/>
          </w:rPr>
          <w:delText>，并对全文的结构进行概述</w:delText>
        </w:r>
      </w:del>
      <w:r>
        <w:rPr>
          <w:rFonts w:hint="eastAsia"/>
        </w:rPr>
        <w:t>。</w:t>
      </w:r>
    </w:p>
    <w:p w14:paraId="2BDFD609" w14:textId="5F72CCF9" w:rsidR="00F54B80" w:rsidRDefault="00000000">
      <w:pPr>
        <w:pStyle w:val="altz"/>
        <w:ind w:firstLine="480"/>
      </w:pPr>
      <w:r>
        <w:rPr>
          <w:rFonts w:hint="eastAsia"/>
        </w:rPr>
        <w:t>第二章：相关理论与关键技术。本章将</w:t>
      </w:r>
      <w:r w:rsidR="007F32F8">
        <w:rPr>
          <w:rFonts w:hint="eastAsia"/>
        </w:rPr>
        <w:t>介绍</w:t>
      </w:r>
      <w:r>
        <w:rPr>
          <w:rFonts w:hint="eastAsia"/>
        </w:rPr>
        <w:t>青少年生殖健康与社交媒体健康传播的核心理论，支撑数据处理的中文自然语言处理技术，以及作为核心工具的大语言模型基本原理、应用现状与领域微调方法，</w:t>
      </w:r>
      <w:r w:rsidR="007F32F8">
        <w:rPr>
          <w:rFonts w:hint="eastAsia"/>
        </w:rPr>
        <w:t>以及相关</w:t>
      </w:r>
      <w:r>
        <w:rPr>
          <w:rFonts w:hint="eastAsia"/>
        </w:rPr>
        <w:t>自动化与人工评估</w:t>
      </w:r>
      <w:r w:rsidR="007F32F8">
        <w:rPr>
          <w:rFonts w:hint="eastAsia"/>
        </w:rPr>
        <w:t>方法</w:t>
      </w:r>
      <w:r>
        <w:rPr>
          <w:rFonts w:hint="eastAsia"/>
        </w:rPr>
        <w:t>。</w:t>
      </w:r>
    </w:p>
    <w:p w14:paraId="6615ED09" w14:textId="457E52A9" w:rsidR="00F54B80" w:rsidRDefault="00000000">
      <w:pPr>
        <w:pStyle w:val="altz"/>
        <w:ind w:firstLine="480"/>
      </w:pPr>
      <w:r>
        <w:rPr>
          <w:rFonts w:hint="eastAsia"/>
        </w:rPr>
        <w:t>第三章：数据来源与研究方法。本章详细阐述研究的整体设计与实施路径</w:t>
      </w:r>
      <w:r w:rsidR="00620989">
        <w:rPr>
          <w:rFonts w:hint="eastAsia"/>
        </w:rPr>
        <w:t>，</w:t>
      </w:r>
      <w:r>
        <w:rPr>
          <w:rFonts w:hint="eastAsia"/>
        </w:rPr>
        <w:t>明确研究数据的来源</w:t>
      </w:r>
      <w:del w:id="795" w:author="Zixuan Zhou" w:date="2026-04-27T19:44:00Z" w16du:dateUtc="2026-04-27T11:44:00Z">
        <w:r w:rsidDel="005308F5">
          <w:rPr>
            <w:rFonts w:hint="eastAsia"/>
          </w:rPr>
          <w:delText>（</w:delText>
        </w:r>
        <w:r w:rsidDel="005308F5">
          <w:rPr>
            <w:rFonts w:hint="eastAsia"/>
          </w:rPr>
          <w:delText>Bilibili</w:delText>
        </w:r>
        <w:r w:rsidDel="005308F5">
          <w:rPr>
            <w:rFonts w:hint="eastAsia"/>
          </w:rPr>
          <w:delText>平台）</w:delText>
        </w:r>
      </w:del>
      <w:r>
        <w:rPr>
          <w:rFonts w:hint="eastAsia"/>
        </w:rPr>
        <w:t>、数据采集的具体方法</w:t>
      </w:r>
      <w:r w:rsidR="00F57326">
        <w:rPr>
          <w:rFonts w:hint="eastAsia"/>
        </w:rPr>
        <w:t>、</w:t>
      </w:r>
      <w:r>
        <w:rPr>
          <w:rFonts w:hint="eastAsia"/>
        </w:rPr>
        <w:t>范围</w:t>
      </w:r>
      <w:r w:rsidR="00F57326">
        <w:rPr>
          <w:rFonts w:hint="eastAsia"/>
        </w:rPr>
        <w:t>以及预处理手段</w:t>
      </w:r>
      <w:r>
        <w:rPr>
          <w:rFonts w:hint="eastAsia"/>
        </w:rPr>
        <w:t>。</w:t>
      </w:r>
    </w:p>
    <w:p w14:paraId="375184F2" w14:textId="370E7C41" w:rsidR="00F54B80" w:rsidRDefault="00000000">
      <w:pPr>
        <w:pStyle w:val="altz"/>
        <w:ind w:firstLine="480"/>
      </w:pPr>
      <w:r>
        <w:rPr>
          <w:rFonts w:hint="eastAsia"/>
        </w:rPr>
        <w:t>第四章：社交媒体青少年生殖健康评论的问题分类分析。本章将运用文本挖掘与主题分析方法，对采集到的真实用户评论进行分析，识别其中蕴含的提问，并对其进行系统性的主题分类与内容归纳。</w:t>
      </w:r>
    </w:p>
    <w:p w14:paraId="5DBE8210" w14:textId="74AFF460" w:rsidR="00F54B80" w:rsidRDefault="00000000">
      <w:pPr>
        <w:pStyle w:val="altz"/>
        <w:ind w:firstLine="480"/>
      </w:pPr>
      <w:r>
        <w:rPr>
          <w:rFonts w:hint="eastAsia"/>
        </w:rPr>
        <w:t>第五章：基于大语言模型的问题规范化与问答数据集构建。</w:t>
      </w:r>
      <w:del w:id="796" w:author="Zixuan Zhou" w:date="2026-04-27T19:45:00Z" w16du:dateUtc="2026-04-27T11:45:00Z">
        <w:r w:rsidDel="005308F5">
          <w:rPr>
            <w:rFonts w:hint="eastAsia"/>
          </w:rPr>
          <w:delText>在第四章分析的基础上，</w:delText>
        </w:r>
      </w:del>
      <w:r>
        <w:rPr>
          <w:rFonts w:hint="eastAsia"/>
        </w:rPr>
        <w:t>本章将聚焦于</w:t>
      </w:r>
      <w:r w:rsidR="003052C3">
        <w:rPr>
          <w:rFonts w:hint="eastAsia"/>
        </w:rPr>
        <w:t>构建</w:t>
      </w:r>
      <w:r>
        <w:rPr>
          <w:rFonts w:hint="eastAsia"/>
        </w:rPr>
        <w:t>高质量</w:t>
      </w:r>
      <w:r w:rsidR="003052C3">
        <w:rPr>
          <w:rFonts w:hint="eastAsia"/>
        </w:rPr>
        <w:t>问答</w:t>
      </w:r>
      <w:r>
        <w:rPr>
          <w:rFonts w:hint="eastAsia"/>
        </w:rPr>
        <w:t>数据集。详述如何利用大语言模型的指令跟随与文本生成能力，将来自社交媒体口语化的零散问题，转化为高质量的问答对，并详述数据集构建过程中的质量控制与审核流程。</w:t>
      </w:r>
    </w:p>
    <w:p w14:paraId="7374F7DE" w14:textId="7B3F83CF" w:rsidR="00F54B80" w:rsidRDefault="00000000">
      <w:pPr>
        <w:pStyle w:val="altz"/>
        <w:ind w:firstLine="480"/>
      </w:pPr>
      <w:r>
        <w:rPr>
          <w:rFonts w:hint="eastAsia"/>
        </w:rPr>
        <w:t>第六章：领域大语言模型微调与效果评估。</w:t>
      </w:r>
      <w:del w:id="797" w:author="Zixuan Zhou" w:date="2026-04-27T19:45:00Z" w16du:dateUtc="2026-04-27T11:45:00Z">
        <w:r w:rsidDel="00031F56">
          <w:rPr>
            <w:rFonts w:hint="eastAsia"/>
          </w:rPr>
          <w:delText>本章将</w:delText>
        </w:r>
      </w:del>
      <w:r>
        <w:rPr>
          <w:rFonts w:hint="eastAsia"/>
        </w:rPr>
        <w:t>利用构建的标准化问答数据集，对现有的大语言模型进行指令微调，使其适应青少年生殖健康这一垂直领域。建立综合评估体系，对微调后模型的表现进行全面、多维度的评估。</w:t>
      </w:r>
    </w:p>
    <w:p w14:paraId="1C7D4E7B" w14:textId="182A3F90" w:rsidR="00F54B80" w:rsidRDefault="00000000">
      <w:pPr>
        <w:pStyle w:val="altz"/>
        <w:ind w:firstLine="480"/>
      </w:pPr>
      <w:r>
        <w:rPr>
          <w:rFonts w:hint="eastAsia"/>
        </w:rPr>
        <w:t>第七章：</w:t>
      </w:r>
      <w:r w:rsidR="00634FA3">
        <w:rPr>
          <w:rFonts w:hint="eastAsia"/>
        </w:rPr>
        <w:t>总结与展望</w:t>
      </w:r>
      <w:r>
        <w:rPr>
          <w:rFonts w:hint="eastAsia"/>
        </w:rPr>
        <w:t>。此章将系统梳理本研究的主要发现与结论，深入讨论其在理论与实践层面的意义与启示，客观分析研究存在的局限性，并对未来可能的研究方向提出展望。</w:t>
      </w:r>
    </w:p>
    <w:commentRangeEnd w:id="790"/>
    <w:p w14:paraId="3990F41F" w14:textId="5572F17B" w:rsidR="008D76AD" w:rsidRDefault="00192633" w:rsidP="008D76AD">
      <w:pPr>
        <w:pStyle w:val="altz"/>
        <w:ind w:firstLine="480"/>
        <w:sectPr w:rsidR="008D76AD">
          <w:headerReference w:type="even" r:id="rId29"/>
          <w:headerReference w:type="default" r:id="rId30"/>
          <w:endnotePr>
            <w:numFmt w:val="decimal"/>
          </w:endnotePr>
          <w:pgSz w:w="11906" w:h="16838"/>
          <w:pgMar w:top="1701" w:right="1418" w:bottom="1701" w:left="1418" w:header="851" w:footer="850" w:gutter="0"/>
          <w:pgNumType w:start="1"/>
          <w:cols w:space="425"/>
          <w:docGrid w:type="linesAndChars" w:linePitch="326"/>
        </w:sectPr>
      </w:pPr>
      <w:r>
        <w:rPr>
          <w:rStyle w:val="afc"/>
          <w:rFonts w:hint="eastAsia"/>
          <w:sz w:val="24"/>
          <w:szCs w:val="22"/>
        </w:rPr>
        <w:commentReference w:id="790"/>
      </w:r>
    </w:p>
    <w:p w14:paraId="0E387624" w14:textId="3278F46E" w:rsidR="00F54B80" w:rsidRDefault="00000000" w:rsidP="00023A9E">
      <w:pPr>
        <w:pStyle w:val="1"/>
        <w:spacing w:before="326" w:after="326"/>
        <w:rPr>
          <w:rFonts w:hint="eastAsia"/>
        </w:rPr>
      </w:pPr>
      <w:bookmarkStart w:id="798" w:name="_Toc228219283"/>
      <w:r>
        <w:rPr>
          <w:rFonts w:hint="eastAsia"/>
        </w:rPr>
        <w:lastRenderedPageBreak/>
        <w:t>相关理论与关键技术</w:t>
      </w:r>
      <w:bookmarkEnd w:id="798"/>
    </w:p>
    <w:p w14:paraId="10F6D1E4" w14:textId="0DA725F5" w:rsidR="00F54B80" w:rsidRDefault="00000000">
      <w:pPr>
        <w:pStyle w:val="altz"/>
        <w:ind w:firstLine="480"/>
      </w:pPr>
      <w:r>
        <w:t>本研究旨在将社交媒体上零散、非正式的青少年真实评论，系统性地转化为可用于健康教育和模型训练的标准化问答数据集。这一过程横跨了健康传播、自然语言处理与大语言模型应用等多个领域，其实现依赖于一系列成熟的理论与关键技术。本章将详细阐述这些构成本研究方法论基础的核心概念、技术原理与</w:t>
      </w:r>
      <w:ins w:id="799" w:author="Zixuan Zhou" w:date="2026-04-27T19:46:00Z" w16du:dateUtc="2026-04-27T11:46:00Z">
        <w:r w:rsidR="00031F56">
          <w:rPr>
            <w:rFonts w:hint="eastAsia"/>
          </w:rPr>
          <w:t>相关</w:t>
        </w:r>
      </w:ins>
      <w:r>
        <w:t>评估体系</w:t>
      </w:r>
      <w:del w:id="800" w:author="Zixuan Zhou" w:date="2026-04-27T19:46:00Z" w16du:dateUtc="2026-04-27T11:46:00Z">
        <w:r w:rsidDel="00031F56">
          <w:delText>，为后续章节的实证分析与模型构建奠定理论与技术基础</w:delText>
        </w:r>
      </w:del>
      <w:r>
        <w:t>。</w:t>
      </w:r>
    </w:p>
    <w:p w14:paraId="2718F20F" w14:textId="672B4D1E" w:rsidR="00F54B80" w:rsidRDefault="00000000">
      <w:pPr>
        <w:pStyle w:val="2"/>
        <w:spacing w:before="163" w:after="163"/>
        <w:rPr>
          <w:rFonts w:hint="eastAsia"/>
        </w:rPr>
      </w:pPr>
      <w:bookmarkStart w:id="801" w:name="_Toc228219284"/>
      <w:r>
        <w:rPr>
          <w:rFonts w:hint="eastAsia"/>
        </w:rPr>
        <w:t>青少年生殖健康与社交媒体健康传播相关理论</w:t>
      </w:r>
      <w:bookmarkEnd w:id="801"/>
    </w:p>
    <w:p w14:paraId="5AA6E92B" w14:textId="610BC9F7" w:rsidR="00F54B80" w:rsidRDefault="009F6A5B">
      <w:pPr>
        <w:pStyle w:val="3"/>
        <w:spacing w:before="163" w:after="163"/>
        <w:rPr>
          <w:rFonts w:hint="eastAsia"/>
        </w:rPr>
      </w:pPr>
      <w:bookmarkStart w:id="802" w:name="_Toc228219285"/>
      <w:r>
        <w:rPr>
          <w:rFonts w:hint="eastAsia"/>
        </w:rPr>
        <w:t>青少年生殖健康的内涵与主要议题</w:t>
      </w:r>
      <w:bookmarkEnd w:id="802"/>
    </w:p>
    <w:p w14:paraId="504BF99A" w14:textId="134A3654" w:rsidR="00F54B80" w:rsidRDefault="00000000">
      <w:pPr>
        <w:pStyle w:val="altz"/>
        <w:ind w:firstLine="480"/>
      </w:pPr>
      <w:r>
        <w:rPr>
          <w:rFonts w:hint="eastAsia"/>
        </w:rPr>
        <w:t>青少年生殖健康是一个综合性概念，远不止于生理卫生知识。根据联合国教科文组织（</w:t>
      </w:r>
      <w:r>
        <w:rPr>
          <w:rFonts w:hint="eastAsia"/>
        </w:rPr>
        <w:t>UNESCO</w:t>
      </w:r>
      <w:r>
        <w:rPr>
          <w:rFonts w:hint="eastAsia"/>
        </w:rPr>
        <w:t>）等权威机构的定义，它涵盖了与身体、心理、情感和社会福祉相关的全方位议题，旨在赋能青少年做出负责任的</w:t>
      </w:r>
      <w:proofErr w:type="gramStart"/>
      <w:r>
        <w:rPr>
          <w:rFonts w:hint="eastAsia"/>
        </w:rPr>
        <w:t>健康决策</w:t>
      </w:r>
      <w:proofErr w:type="gramEnd"/>
      <w:r w:rsidR="00586332">
        <w:fldChar w:fldCharType="begin"/>
      </w:r>
      <w:r w:rsidR="001704E8">
        <w:instrText xml:space="preserve"> ADDIN ZOTERO_ITEM CSL_CITATION {"citationID":"5KTAOeoU","properties":{"unsorted":false,"formattedCitation":"\\super [6]\\nosupersub{}","plainCitation":"[6]","noteIndex":0},"citationItems":[{"id":1068,"uris":["http://zotero.org/users/15209510/items/5NRTFFLM"],"itemData":{"id":1068,"type":"book","DOI":"https://doi.org/10.54675/UQRM6395","ISBN":"978-92-3-100259-5","license":"CC BY-NC-ND 3.0 IGO","number-of-pages":"138","title":"International technical guidance on sexuality education: an evidence-informed ap</w:instrText>
      </w:r>
      <w:r w:rsidR="001704E8">
        <w:rPr>
          <w:rFonts w:hint="eastAsia"/>
        </w:rPr>
        <w:instrText xml:space="preserve">proach - UNESCO </w:instrText>
      </w:r>
      <w:r w:rsidR="001704E8">
        <w:rPr>
          <w:rFonts w:hint="eastAsia"/>
        </w:rPr>
        <w:instrText>数字图书馆</w:instrText>
      </w:r>
      <w:r w:rsidR="001704E8">
        <w:rPr>
          <w:rFonts w:hint="eastAsia"/>
        </w:rPr>
        <w:instrText>","URL":"https://unesdoc.unesco.org/ark:/48223/pf0000260770","author":[{"literal":"UNESCO"},{"literal":"Joint United Nations Programme on HIV/AIDS"},{"literal":"United Nations Children's Fund"},{"literal":"United Nations Entity for Ge</w:instrText>
      </w:r>
      <w:r w:rsidR="001704E8">
        <w:instrText xml:space="preserve">nder Equality and the Empowerment of Women"},{"literal":"World Health Organization"}],"accessed":{"date-parts":[["2026",3,25]]},"issued":{"date-parts":[["2018"]]}}}],"schema":"https://github.com/citation-style-language/schema/raw/master/csl-citation.json"} </w:instrText>
      </w:r>
      <w:r w:rsidR="00586332">
        <w:fldChar w:fldCharType="separate"/>
      </w:r>
      <w:r w:rsidR="00586332" w:rsidRPr="00586332">
        <w:rPr>
          <w:rFonts w:cs="Times New Roman"/>
          <w:kern w:val="0"/>
          <w:vertAlign w:val="superscript"/>
        </w:rPr>
        <w:t>[6]</w:t>
      </w:r>
      <w:r w:rsidR="00586332">
        <w:fldChar w:fldCharType="end"/>
      </w:r>
      <w:r>
        <w:rPr>
          <w:rFonts w:hint="eastAsia"/>
        </w:rPr>
        <w:t>。其核心议题主要包括：</w:t>
      </w:r>
    </w:p>
    <w:p w14:paraId="3593EE2F" w14:textId="669E23D6" w:rsidR="00F54B80" w:rsidRDefault="00000000" w:rsidP="00B22454">
      <w:pPr>
        <w:pStyle w:val="altz"/>
        <w:numPr>
          <w:ilvl w:val="0"/>
          <w:numId w:val="43"/>
        </w:numPr>
        <w:ind w:left="800" w:firstLineChars="0" w:hanging="318"/>
      </w:pPr>
      <w:r>
        <w:rPr>
          <w:rFonts w:hint="eastAsia"/>
        </w:rPr>
        <w:t>避孕与非意愿妊娠：涵盖各类避孕方法的原理、正确使用、优缺点及紧急避孕措施，以及非意愿妊娠的应对选项与风险，这是预防青少年意外妊娠的关键知识</w:t>
      </w:r>
      <w:r w:rsidR="00FB0242">
        <w:fldChar w:fldCharType="begin"/>
      </w:r>
      <w:r w:rsidR="001704E8">
        <w:instrText xml:space="preserve"> ADDIN ZOTERO_ITEM CSL_CITATION {"citationID":"cIaJRuhJ","properties":{"unsorted":false,"formattedCitation":"\\super [2,25]\\nosupersub{}","plainCitation":"[2,25]","noteIndex":0},"citationItems":[{"id":794,"uris":["http://zotero.org/users/15209510/items/EMZADGEH"],"itemData":{"id":794,"type":"webpage","abstract":"WHO fact sheet on adolescent pregnancy providing key facts and information on causes, consequences and WHO response.","language":"en","title":"Adolescent pregnancy","URL":"https://www.who.int/news-room/fact-sheets/detail/adolescent-pregnancy","author":[{"literal":"World Health Organization"}],"accessed":{"date-parts":[["2025",9,15]]}}},{"id":732,"uris":["http://zotero.org/users/15209510/items/S7DVFYKZ"],"itemData":{"id":732,"type":"article-journal","abstract":"Women's reproductive, maternal, newborn, child, and adolescent health (RMNCAH) is a cornerstone for the healthy development of the next generation and a driving force for the progress of population and society in the future, especially in this era of population ageing and low fertility in China. In past decades, China's RMNCAH has made remarkable achievements in development goals related to reducing maternal and child mortality. However, as China moves towards a thriving goal—namely, towards ensuring health and wellbeing—the country faces emerging problems and new challenges in RMNCAH. These problems and challenges relate to the rapid and continuous improvement in social and economic conditions along with changes in demographics, lifestyles, the environment, and innovations in medical and therapeutic technologies, as well as an increasing threat of emerging infectious diseases such as COVID-19. The UN Sustainable Development Goals (SDGs) have also extended the focus from maternal and child survival to improvement of health across the life span. This focus is integrated in the visions of both the SDGs and the Healthy China 2030 agenda. The years 2021–30 are crucial in ensuring that China is able to meet the goal of universal RMNCAH coverage, which is embodied by access, quality, and equity. This Lancet RMNCAH Commission aims to review past achievements and lessons, to analyse current problems and challenges, and then to prioritise steps towards the achievements of the SDGs and Healthy China 2030.","container-title":"Reproductive Health","DOI":"10.1186/s12978-021-01145-4","ISSN":"1742-4755","issue":"S1","journalAbbreviation":"Reprod Health","language":"en","page":"118, s12978-021-01145-4","source":"DOI.org (Crossref)","title":"Adolescent sexual and reproductive health for all in sub-Saharan Africa: a spotlight on inequalities","title-short":"Adolescent sexual and reproductive health for all in sub-Saharan Africa","volume":"18","author":[{"family":"Chandra-Mouli","given":"Venkatraman"},{"family":"Neal","given":"Sarah"},{"family":"Moller","given":"Ann-Beth"}],"issued":{"date-parts":[["2021",6]]}}}],"schema":"https://github.com/citation-style-language/schema/raw/master/csl-citation.json"} </w:instrText>
      </w:r>
      <w:r w:rsidR="00FB0242">
        <w:fldChar w:fldCharType="separate"/>
      </w:r>
      <w:r w:rsidR="008865EC" w:rsidRPr="008865EC">
        <w:rPr>
          <w:rFonts w:cs="Times New Roman"/>
          <w:kern w:val="0"/>
          <w:vertAlign w:val="superscript"/>
        </w:rPr>
        <w:t>[2,25]</w:t>
      </w:r>
      <w:r w:rsidR="00FB0242">
        <w:fldChar w:fldCharType="end"/>
      </w:r>
      <w:r>
        <w:rPr>
          <w:rFonts w:hint="eastAsia"/>
        </w:rPr>
        <w:t>。</w:t>
      </w:r>
    </w:p>
    <w:p w14:paraId="072556A5" w14:textId="090445AB" w:rsidR="00F54B80" w:rsidRDefault="00000000" w:rsidP="00B22454">
      <w:pPr>
        <w:pStyle w:val="altz"/>
        <w:numPr>
          <w:ilvl w:val="0"/>
          <w:numId w:val="43"/>
        </w:numPr>
        <w:ind w:left="800" w:firstLineChars="0" w:hanging="318"/>
      </w:pPr>
      <w:r>
        <w:rPr>
          <w:rFonts w:hint="eastAsia"/>
        </w:rPr>
        <w:t>性传播疾病防治：包括常见性病（如</w:t>
      </w:r>
      <w:r>
        <w:rPr>
          <w:rFonts w:hint="eastAsia"/>
        </w:rPr>
        <w:t>HIV</w:t>
      </w:r>
      <w:r>
        <w:rPr>
          <w:rFonts w:hint="eastAsia"/>
        </w:rPr>
        <w:t>、</w:t>
      </w:r>
      <w:r>
        <w:rPr>
          <w:rFonts w:hint="eastAsia"/>
        </w:rPr>
        <w:t>HPV</w:t>
      </w:r>
      <w:r>
        <w:rPr>
          <w:rFonts w:hint="eastAsia"/>
        </w:rPr>
        <w:t>、淋病、梅毒）的传播途径、症状、预防措施（如安全套的正确使用）和检测治疗的重要性，是保障青少年健康的基础</w:t>
      </w:r>
      <w:r w:rsidR="00FB0242">
        <w:fldChar w:fldCharType="begin"/>
      </w:r>
      <w:r w:rsidR="001704E8">
        <w:instrText xml:space="preserve"> ADDIN ZOTERO_ITEM CSL_CITATION {"citationID":"5Rw2UmVv","properties":{"unsorted":false,"formattedCitation":"\\super [4]\\nosupersub{}","plainCitation":"[4]","noteIndex":0},"citationItems":[{"id":796,"uris":["http://zotero.org/users/15209510/items/UG4P9UIW"],"itemData":{"id":796,"type":"article-journal","abstract":"In China, the burden of sexually transmitted infections (STIs), including HIV, among children and adolescents is increasing, presenting new characteristics and challenges.1 Despite progress in reducing HIV infection and deaths in adults,2 the incidence of HIV infection in children and adolescents (aged 6–22 years) has risen, from 0·27 per 100 000 in 2008 to 1·49 per 100 000 in 2017, representing an alarming annual increase of 21·9%.3 The latest surveillance data also indicate a steady increase in incidence of gonorrhoea (from 0·38 per 100 000 in 2012 to 0·93 per 100 000 in 2017) and syphilis (from 0·65 per 100 000 to 0·99 per 100 000 in the same period) in the 6–22 years age group.3","container-title":"The Lancet Child &amp; Adolescent Health","DOI":"10.1016/S2352-4642(23)00138-4","ISSN":"2352-4642, 2352-4650","issue":"9","journalAbbreviation":"The Lancet Child &amp; Adolescent Health","language":"English","page":"603-605","PMID":"37506715","publisher":"Elsevier","source":"www.thelancet.com","title":"Strengthening sexual and reproductive health education for children and adolescents in China","volume":"7","author":[{"family":"Zou","given":"Zhiyong"},{"family":"Dong","given":"Yanhui"},{"family":"Song","given":"Yi"},{"family":"Ma","given":"Jun"}],"issued":{"date-parts":[["2023",9,1]]}}}],"schema":"https://github.com/citation-style-language/schema/raw/master/csl-citation.json"} </w:instrText>
      </w:r>
      <w:r w:rsidR="00FB0242">
        <w:fldChar w:fldCharType="separate"/>
      </w:r>
      <w:r w:rsidR="00FB0242" w:rsidRPr="00FB0242">
        <w:rPr>
          <w:rFonts w:cs="Times New Roman"/>
          <w:kern w:val="0"/>
          <w:vertAlign w:val="superscript"/>
        </w:rPr>
        <w:t>[4]</w:t>
      </w:r>
      <w:r w:rsidR="00FB0242">
        <w:fldChar w:fldCharType="end"/>
      </w:r>
      <w:r>
        <w:rPr>
          <w:rFonts w:hint="eastAsia"/>
        </w:rPr>
        <w:t>。</w:t>
      </w:r>
    </w:p>
    <w:p w14:paraId="3E79BC0D" w14:textId="77777777" w:rsidR="00F54B80" w:rsidRDefault="00000000" w:rsidP="00B22454">
      <w:pPr>
        <w:pStyle w:val="altz"/>
        <w:numPr>
          <w:ilvl w:val="0"/>
          <w:numId w:val="43"/>
        </w:numPr>
        <w:ind w:left="800" w:firstLineChars="0" w:hanging="318"/>
      </w:pPr>
      <w:r>
        <w:rPr>
          <w:rFonts w:hint="eastAsia"/>
        </w:rPr>
        <w:t>青春期生理与心理发育：涉及第二性征发育、月经、遗精等生理现象，以及伴随而来的身体意象、情绪波动等心理适应问题。</w:t>
      </w:r>
    </w:p>
    <w:p w14:paraId="5F301CD5" w14:textId="77777777" w:rsidR="00F54B80" w:rsidRDefault="00000000" w:rsidP="00B22454">
      <w:pPr>
        <w:pStyle w:val="altz"/>
        <w:numPr>
          <w:ilvl w:val="0"/>
          <w:numId w:val="43"/>
        </w:numPr>
        <w:ind w:left="800" w:firstLineChars="0" w:hanging="318"/>
      </w:pPr>
      <w:r>
        <w:rPr>
          <w:rFonts w:hint="eastAsia"/>
        </w:rPr>
        <w:t>情感与关系教育：引导青少年理解和处理亲密关系，包括沟通、尊重、边界设定和“性同意”等核心概念，是培养健康两性关系的重要一环。</w:t>
      </w:r>
    </w:p>
    <w:p w14:paraId="53CEF69D" w14:textId="6152EE39" w:rsidR="00F54B80" w:rsidRDefault="00000000">
      <w:pPr>
        <w:pStyle w:val="altz"/>
        <w:ind w:firstLine="480"/>
      </w:pPr>
      <w:r>
        <w:rPr>
          <w:rFonts w:hint="eastAsia"/>
        </w:rPr>
        <w:t>研究表明，这些议题在传统教育中常被忽视或片面讲解，导致青少年在面临真实情境</w:t>
      </w:r>
      <w:proofErr w:type="gramStart"/>
      <w:r>
        <w:rPr>
          <w:rFonts w:hint="eastAsia"/>
        </w:rPr>
        <w:t>时知识</w:t>
      </w:r>
      <w:proofErr w:type="gramEnd"/>
      <w:r>
        <w:rPr>
          <w:rFonts w:hint="eastAsia"/>
        </w:rPr>
        <w:t>储备不足，从而增加了健康风险</w:t>
      </w:r>
      <w:r w:rsidR="00FB0242">
        <w:fldChar w:fldCharType="begin"/>
      </w:r>
      <w:r w:rsidR="001704E8">
        <w:instrText xml:space="preserve"> ADDIN ZOTERO_ITEM CSL_CITATION {"citationID":"42GQsV1K","properties":{"unsorted":false,"formattedCitation":"\\super [5,7]\\nosupersub{}","plainCitation":"[5,7]","noteIndex":0},"citationItems":[{"id":1018,"uris":["http://zotero.org/users/15209510/items/F3</w:instrText>
      </w:r>
      <w:r w:rsidR="001704E8">
        <w:rPr>
          <w:rFonts w:hint="eastAsia"/>
        </w:rPr>
        <w:instrText>GNTF8U"],"itemData":{"id":1018,"type":"article-journal","abstract":"</w:instrText>
      </w:r>
      <w:r w:rsidR="001704E8">
        <w:rPr>
          <w:rFonts w:hint="eastAsia"/>
        </w:rPr>
        <w:instrText>目的：分析青少年生殖健康知识与行为的相关性。方法：选取</w:instrText>
      </w:r>
      <w:r w:rsidR="001704E8">
        <w:rPr>
          <w:rFonts w:hint="eastAsia"/>
        </w:rPr>
        <w:instrText>2024</w:instrText>
      </w:r>
      <w:r w:rsidR="001704E8">
        <w:rPr>
          <w:rFonts w:hint="eastAsia"/>
        </w:rPr>
        <w:instrText>年</w:instrText>
      </w:r>
      <w:r w:rsidR="001704E8">
        <w:rPr>
          <w:rFonts w:hint="eastAsia"/>
        </w:rPr>
        <w:instrText>1</w:instrText>
      </w:r>
      <w:r w:rsidR="001704E8">
        <w:rPr>
          <w:rFonts w:hint="eastAsia"/>
        </w:rPr>
        <w:instrText>月</w:instrText>
      </w:r>
      <w:r w:rsidR="001704E8">
        <w:rPr>
          <w:rFonts w:hint="eastAsia"/>
        </w:rPr>
        <w:instrText>-2024</w:instrText>
      </w:r>
      <w:r w:rsidR="001704E8">
        <w:rPr>
          <w:rFonts w:hint="eastAsia"/>
        </w:rPr>
        <w:instrText>年</w:instrText>
      </w:r>
      <w:r w:rsidR="001704E8">
        <w:rPr>
          <w:rFonts w:hint="eastAsia"/>
        </w:rPr>
        <w:instrText>12</w:instrText>
      </w:r>
      <w:r w:rsidR="001704E8">
        <w:rPr>
          <w:rFonts w:hint="eastAsia"/>
        </w:rPr>
        <w:instrText>月</w:instrText>
      </w:r>
      <w:r w:rsidR="001704E8">
        <w:rPr>
          <w:rFonts w:hint="eastAsia"/>
        </w:rPr>
        <w:instrText>200</w:instrText>
      </w:r>
      <w:r w:rsidR="001704E8">
        <w:rPr>
          <w:rFonts w:hint="eastAsia"/>
        </w:rPr>
        <w:instrText>名青少年进行生殖健康知识以及性行为匿名问卷调查</w:instrText>
      </w:r>
      <w:r w:rsidR="001704E8">
        <w:rPr>
          <w:rFonts w:hint="eastAsia"/>
        </w:rPr>
        <w:instrText>,</w:instrText>
      </w:r>
      <w:r w:rsidR="001704E8">
        <w:rPr>
          <w:rFonts w:hint="eastAsia"/>
        </w:rPr>
        <w:instrText>根据生殖健康知识调查结果分为观察组</w:instrText>
      </w:r>
      <w:r w:rsidR="001704E8">
        <w:rPr>
          <w:rFonts w:hint="eastAsia"/>
        </w:rPr>
        <w:instrText>90</w:instrText>
      </w:r>
      <w:r w:rsidR="001704E8">
        <w:rPr>
          <w:rFonts w:hint="eastAsia"/>
        </w:rPr>
        <w:instrText>例</w:instrText>
      </w:r>
      <w:r w:rsidR="001704E8">
        <w:rPr>
          <w:rFonts w:hint="eastAsia"/>
        </w:rPr>
        <w:instrText>(</w:instrText>
      </w:r>
      <w:r w:rsidR="001704E8">
        <w:rPr>
          <w:rFonts w:hint="eastAsia"/>
        </w:rPr>
        <w:instrText>生殖健康知识评分＜</w:instrText>
      </w:r>
      <w:r w:rsidR="001704E8">
        <w:rPr>
          <w:rFonts w:hint="eastAsia"/>
        </w:rPr>
        <w:instrText>60</w:instrText>
      </w:r>
      <w:r w:rsidR="001704E8">
        <w:rPr>
          <w:rFonts w:hint="eastAsia"/>
        </w:rPr>
        <w:instrText>分</w:instrText>
      </w:r>
      <w:r w:rsidR="001704E8">
        <w:rPr>
          <w:rFonts w:hint="eastAsia"/>
        </w:rPr>
        <w:instrText>)</w:instrText>
      </w:r>
      <w:r w:rsidR="001704E8">
        <w:rPr>
          <w:rFonts w:hint="eastAsia"/>
        </w:rPr>
        <w:instrText>与对照组</w:instrText>
      </w:r>
      <w:r w:rsidR="001704E8">
        <w:rPr>
          <w:rFonts w:hint="eastAsia"/>
        </w:rPr>
        <w:instrText>110</w:instrText>
      </w:r>
      <w:r w:rsidR="001704E8">
        <w:rPr>
          <w:rFonts w:hint="eastAsia"/>
        </w:rPr>
        <w:instrText>例</w:instrText>
      </w:r>
      <w:r w:rsidR="001704E8">
        <w:rPr>
          <w:rFonts w:hint="eastAsia"/>
        </w:rPr>
        <w:instrText>(</w:instrText>
      </w:r>
      <w:r w:rsidR="001704E8">
        <w:rPr>
          <w:rFonts w:hint="eastAsia"/>
        </w:rPr>
        <w:instrText>生殖健康知识评分≥</w:instrText>
      </w:r>
      <w:r w:rsidR="001704E8">
        <w:rPr>
          <w:rFonts w:hint="eastAsia"/>
        </w:rPr>
        <w:instrText>60</w:instrText>
      </w:r>
      <w:r w:rsidR="001704E8">
        <w:rPr>
          <w:rFonts w:hint="eastAsia"/>
        </w:rPr>
        <w:instrText>分</w:instrText>
      </w:r>
      <w:r w:rsidR="001704E8">
        <w:rPr>
          <w:rFonts w:hint="eastAsia"/>
        </w:rPr>
        <w:instrText>),</w:instrText>
      </w:r>
      <w:r w:rsidR="001704E8">
        <w:rPr>
          <w:rFonts w:hint="eastAsia"/>
        </w:rPr>
        <w:instrText>比较两组性行为的差异；并采取</w:instrText>
      </w:r>
      <w:r w:rsidR="001704E8">
        <w:rPr>
          <w:rFonts w:hint="eastAsia"/>
        </w:rPr>
        <w:instrText>Pearson</w:instrText>
      </w:r>
      <w:r w:rsidR="001704E8">
        <w:rPr>
          <w:rFonts w:hint="eastAsia"/>
        </w:rPr>
        <w:instrText>法分析青少年生殖健康知识知晓程度与高危性行为的相关性；对观察组患者进行针对性健康宣教</w:instrText>
      </w:r>
      <w:r w:rsidR="001704E8">
        <w:rPr>
          <w:rFonts w:hint="eastAsia"/>
        </w:rPr>
        <w:instrText>,</w:instrText>
      </w:r>
      <w:r w:rsidR="001704E8">
        <w:rPr>
          <w:rFonts w:hint="eastAsia"/>
        </w:rPr>
        <w:instrText>比较观察组干预前后生殖健康知识评分的变化。结果：两组在首次性行为时间＜</w:instrText>
      </w:r>
      <w:r w:rsidR="001704E8">
        <w:rPr>
          <w:rFonts w:hint="eastAsia"/>
        </w:rPr>
        <w:instrText>13</w:instrText>
      </w:r>
      <w:r w:rsidR="001704E8">
        <w:rPr>
          <w:rFonts w:hint="eastAsia"/>
        </w:rPr>
        <w:instrText>岁、性生活未采取避孕措施、多个性伴侣等方面的差异有意义</w:instrText>
      </w:r>
      <w:r w:rsidR="001704E8">
        <w:rPr>
          <w:rFonts w:hint="eastAsia"/>
        </w:rPr>
        <w:instrText>(P</w:instrText>
      </w:r>
      <w:r w:rsidR="001704E8">
        <w:rPr>
          <w:rFonts w:hint="eastAsia"/>
        </w:rPr>
        <w:instrText>＜</w:instrText>
      </w:r>
      <w:r w:rsidR="001704E8">
        <w:rPr>
          <w:rFonts w:hint="eastAsia"/>
        </w:rPr>
        <w:instrText>0.05)</w:instrText>
      </w:r>
      <w:r w:rsidR="001704E8">
        <w:rPr>
          <w:rFonts w:hint="eastAsia"/>
        </w:rPr>
        <w:instrText>；</w:instrText>
      </w:r>
      <w:r w:rsidR="001704E8">
        <w:rPr>
          <w:rFonts w:hint="eastAsia"/>
        </w:rPr>
        <w:instrText>Pearson</w:instrText>
      </w:r>
      <w:r w:rsidR="001704E8">
        <w:rPr>
          <w:rFonts w:hint="eastAsia"/>
        </w:rPr>
        <w:instrText>法分析青少年生殖健康知识知晓程度与高危性行为存在正相关性</w:instrText>
      </w:r>
      <w:r w:rsidR="001704E8">
        <w:rPr>
          <w:rFonts w:hint="eastAsia"/>
        </w:rPr>
        <w:instrText>(P</w:instrText>
      </w:r>
      <w:r w:rsidR="001704E8">
        <w:rPr>
          <w:rFonts w:hint="eastAsia"/>
        </w:rPr>
        <w:instrText>＜</w:instrText>
      </w:r>
      <w:r w:rsidR="001704E8">
        <w:rPr>
          <w:rFonts w:hint="eastAsia"/>
        </w:rPr>
        <w:instrText>0.05)</w:instrText>
      </w:r>
      <w:r w:rsidR="001704E8">
        <w:rPr>
          <w:rFonts w:hint="eastAsia"/>
        </w:rPr>
        <w:instrText>；观察组干预后生殖健康知识评分高于干预前</w:instrText>
      </w:r>
      <w:r w:rsidR="001704E8">
        <w:rPr>
          <w:rFonts w:hint="eastAsia"/>
        </w:rPr>
        <w:instrText>,</w:instrText>
      </w:r>
      <w:r w:rsidR="001704E8">
        <w:rPr>
          <w:rFonts w:hint="eastAsia"/>
        </w:rPr>
        <w:instrText>差异有意义</w:instrText>
      </w:r>
      <w:r w:rsidR="001704E8">
        <w:rPr>
          <w:rFonts w:hint="eastAsia"/>
        </w:rPr>
        <w:instrText>(P</w:instrText>
      </w:r>
      <w:r w:rsidR="001704E8">
        <w:rPr>
          <w:rFonts w:hint="eastAsia"/>
        </w:rPr>
        <w:instrText>＜</w:instrText>
      </w:r>
      <w:r w:rsidR="001704E8">
        <w:rPr>
          <w:rFonts w:hint="eastAsia"/>
        </w:rPr>
        <w:instrText>0.05)</w:instrText>
      </w:r>
      <w:r w:rsidR="001704E8">
        <w:rPr>
          <w:rFonts w:hint="eastAsia"/>
        </w:rPr>
        <w:instrText>。结论：青少年生殖健康知识知晓程度与其高危性行为存在正相关性</w:instrText>
      </w:r>
      <w:r w:rsidR="001704E8">
        <w:rPr>
          <w:rFonts w:hint="eastAsia"/>
        </w:rPr>
        <w:instrText>,</w:instrText>
      </w:r>
      <w:r w:rsidR="001704E8">
        <w:rPr>
          <w:rFonts w:hint="eastAsia"/>
        </w:rPr>
        <w:instrText>需要重视青少年的生殖健康知识科普</w:instrText>
      </w:r>
      <w:r w:rsidR="001704E8">
        <w:rPr>
          <w:rFonts w:hint="eastAsia"/>
        </w:rPr>
        <w:instrText>,</w:instrText>
      </w:r>
      <w:r w:rsidR="001704E8">
        <w:rPr>
          <w:rFonts w:hint="eastAsia"/>
        </w:rPr>
        <w:instrText>督促青少年做好安全防护。</w:instrText>
      </w:r>
      <w:r w:rsidR="001704E8">
        <w:rPr>
          <w:rFonts w:hint="eastAsia"/>
        </w:rPr>
        <w:instrText>","container-title":"</w:instrText>
      </w:r>
      <w:r w:rsidR="001704E8">
        <w:rPr>
          <w:rFonts w:hint="eastAsia"/>
        </w:rPr>
        <w:instrText>基础医学理论研究</w:instrText>
      </w:r>
      <w:r w:rsidR="001704E8">
        <w:rPr>
          <w:rFonts w:hint="eastAsia"/>
        </w:rPr>
        <w:instrText>","DOI":"10.12238/bmtr.v7i1.11779","issue":"1","page":"51","source":"DOI.org (CSL JSON)","title":"</w:instrText>
      </w:r>
      <w:r w:rsidR="001704E8">
        <w:rPr>
          <w:rFonts w:hint="eastAsia"/>
        </w:rPr>
        <w:instrText>青少年生殖健康知识与行为的相关性研究</w:instrText>
      </w:r>
      <w:r w:rsidR="001704E8">
        <w:rPr>
          <w:rFonts w:hint="eastAsia"/>
        </w:rPr>
        <w:instrText>","volume":"7","author":[{"family":"","given":"</w:instrText>
      </w:r>
      <w:r w:rsidR="001704E8">
        <w:rPr>
          <w:rFonts w:hint="eastAsia"/>
        </w:rPr>
        <w:instrText>林超龙</w:instrText>
      </w:r>
      <w:r w:rsidR="001704E8">
        <w:rPr>
          <w:rFonts w:hint="eastAsia"/>
        </w:rPr>
        <w:instrText>"}],"issued":{"date-parts":[["2025"]]}}},{"id":1021,"uris":["http://zotero.org/users/15209510/items/8</w:instrText>
      </w:r>
      <w:r w:rsidR="001704E8">
        <w:instrText xml:space="preserve">NFXYXT7"],"itemData":{"id":1021,"type":"article-journal","abstract":"Limited Sexual and Reproductive Health (SRH) knowledge among China’s youth is a considerable challenge that impacts not only China but also the global progression towards sustainable development goals. This study aims to offer a comprehensive understanding of China’s sex education policy, its evolution in recent years, and the role played by domestic and international actors in the policy-making process. A combination of quantitative and qualitative methodologies were employed to investigate the current state and historical progression of China’s sex education policy. The findings reveal a significant correlation between the government’s emphasis on sex education and several key indicators, including the incidence of abortion, the level of gender equality, and the development of the education system. The study also identifies several roadblocks hampering the comprehensive development of sex education in China, and recommends the establishment of a dedicated cross-ministerial institution to enhance collaboration and guide the development of comprehensive sex education in China.","container-title":"Cogent Education","DOI":"10.1080/2331186X.2023.2270289","ISSN":"null","issue":"2","note":"_eprint: https://doi.org/10.1080/2331186X.2023.2270289","page":"2270289","publisher":"Cogent OA","source":"Taylor and Francis+NEJM","title":"Sex Education in China: Actors and dynamics of China’s policies and practices","title-short":"Sex Education in China","volume":"10","author":[{"family":"Qin","given":"Qian"},{"family":"Zhang","given":"Jiali"}],"issued":{"date-parts":[["2023",12,11]]}}}],"schema":"https://github.com/citation-style-language/schema/raw/master/csl-citation.json"} </w:instrText>
      </w:r>
      <w:r w:rsidR="00FB0242">
        <w:fldChar w:fldCharType="separate"/>
      </w:r>
      <w:r w:rsidR="00FB0242" w:rsidRPr="00FB0242">
        <w:rPr>
          <w:rFonts w:cs="Times New Roman"/>
          <w:kern w:val="0"/>
          <w:vertAlign w:val="superscript"/>
        </w:rPr>
        <w:t>[5,7]</w:t>
      </w:r>
      <w:r w:rsidR="00FB0242">
        <w:fldChar w:fldCharType="end"/>
      </w:r>
      <w:r>
        <w:rPr>
          <w:rFonts w:hint="eastAsia"/>
        </w:rPr>
        <w:t>。</w:t>
      </w:r>
    </w:p>
    <w:p w14:paraId="7FFC11F7" w14:textId="0297F8F3" w:rsidR="00F54B80" w:rsidRDefault="00000000">
      <w:pPr>
        <w:pStyle w:val="3"/>
        <w:spacing w:before="163" w:after="163"/>
        <w:rPr>
          <w:rFonts w:hint="eastAsia"/>
        </w:rPr>
      </w:pPr>
      <w:bookmarkStart w:id="803" w:name="_Toc228219286"/>
      <w:r>
        <w:rPr>
          <w:rFonts w:hint="eastAsia"/>
        </w:rPr>
        <w:t>社交媒体健康传播的特点</w:t>
      </w:r>
      <w:bookmarkEnd w:id="803"/>
    </w:p>
    <w:p w14:paraId="044A404C" w14:textId="77777777" w:rsidR="00F54B80" w:rsidRDefault="00000000">
      <w:pPr>
        <w:pStyle w:val="altz"/>
        <w:ind w:firstLine="480"/>
      </w:pPr>
      <w:r>
        <w:rPr>
          <w:rFonts w:hint="eastAsia"/>
        </w:rPr>
        <w:t>随着青少年日益转向线上获取信息，社交媒体已成为健康传播的重要场域，其传播特点多样，深刻影响着信息的流动与接收。</w:t>
      </w:r>
    </w:p>
    <w:p w14:paraId="75E9371C" w14:textId="4FF0637F" w:rsidR="00F54B80" w:rsidRDefault="00000000">
      <w:pPr>
        <w:pStyle w:val="altz"/>
        <w:ind w:firstLine="480"/>
      </w:pPr>
      <w:del w:id="804" w:author="Zixuan Zhou" w:date="2026-04-27T19:47:00Z" w16du:dateUtc="2026-04-27T11:47:00Z">
        <w:r w:rsidDel="00031F56">
          <w:rPr>
            <w:rFonts w:hint="eastAsia"/>
          </w:rPr>
          <w:delText>首先是匿名性与互动性。</w:delText>
        </w:r>
      </w:del>
      <w:r>
        <w:rPr>
          <w:rFonts w:hint="eastAsia"/>
        </w:rPr>
        <w:t>社交媒体为用户提供了匿名的身份保护，使得青少年在探讨生殖健康等敏感话题时感到更安全、更少羞耻感，从而更愿意提问和分享</w:t>
      </w:r>
      <w:r w:rsidR="00FB0242">
        <w:fldChar w:fldCharType="begin"/>
      </w:r>
      <w:r w:rsidR="001704E8">
        <w:instrText xml:space="preserve"> ADDIN ZOTERO_ITEM CSL_CITATION {"citationID":"9z9utCbp","properties":{"unsorted":false,"formattedCitation":"\\super [12]\\nosupersub{}","plainCitation":"[12]","noteIndex":0},"citationItems":[{"id":1019,"uris":["http://zotero.org/users/15209510/items/VHUQZI9U"],"itemData":{"id":1019,"type":"article-journal","abstract":"Internet-based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F."}],"issued":{"date-parts":[["2023"]]}}}],"schema":"https://github.com/citation-style-language/schema/raw/master/csl-citation.json"} </w:instrText>
      </w:r>
      <w:r w:rsidR="00FB0242">
        <w:fldChar w:fldCharType="separate"/>
      </w:r>
      <w:r w:rsidR="00FB0242" w:rsidRPr="00FB0242">
        <w:rPr>
          <w:rFonts w:cs="Times New Roman"/>
          <w:kern w:val="0"/>
          <w:vertAlign w:val="superscript"/>
        </w:rPr>
        <w:t>[12]</w:t>
      </w:r>
      <w:r w:rsidR="00FB0242">
        <w:fldChar w:fldCharType="end"/>
      </w:r>
      <w:r>
        <w:rPr>
          <w:rFonts w:hint="eastAsia"/>
        </w:rPr>
        <w:t>。同时，点赞、评论、</w:t>
      </w:r>
      <w:proofErr w:type="gramStart"/>
      <w:r>
        <w:rPr>
          <w:rFonts w:hint="eastAsia"/>
        </w:rPr>
        <w:t>弹幕等功能</w:t>
      </w:r>
      <w:proofErr w:type="gramEnd"/>
      <w:r>
        <w:rPr>
          <w:rFonts w:hint="eastAsia"/>
        </w:rPr>
        <w:t>构建了强互动性的社区环境，促进了信息的即时反馈与同伴间的交流支持</w:t>
      </w:r>
      <w:r w:rsidR="00FB0242">
        <w:fldChar w:fldCharType="begin"/>
      </w:r>
      <w:r w:rsidR="001704E8">
        <w:instrText xml:space="preserve"> ADDIN ZOTERO_ITEM CSL_CITATION {"citationID":"GLPssj6I","properties":{"unsorted":false,"formattedCitation":"\\super [20]\\nosupersub{}","plainCitation":"[20]","noteIndex":0},"citationItems":[{"id":813,"uris":["http://zotero.org/users/15209510/items/PNQKC</w:instrText>
      </w:r>
      <w:r w:rsidR="001704E8">
        <w:rPr>
          <w:rFonts w:hint="eastAsia"/>
        </w:rPr>
        <w:instrText>7EK"],"itemData":{"id":813,"type":"article-journal","abstract":"[</w:instrText>
      </w:r>
      <w:r w:rsidR="001704E8">
        <w:rPr>
          <w:rFonts w:hint="eastAsia"/>
        </w:rPr>
        <w:instrText>研究目的</w:instrText>
      </w:r>
      <w:r w:rsidR="001704E8">
        <w:rPr>
          <w:rFonts w:hint="eastAsia"/>
        </w:rPr>
        <w:instrText>]</w:instrText>
      </w:r>
      <w:r w:rsidR="001704E8">
        <w:rPr>
          <w:rFonts w:hint="eastAsia"/>
        </w:rPr>
        <w:instrText>探究健康视频需求主题特征及其对弹幕视频播放影响的组态效应</w:instrText>
      </w:r>
      <w:r w:rsidR="001704E8">
        <w:rPr>
          <w:rFonts w:hint="eastAsia"/>
        </w:rPr>
        <w:instrText>,</w:instrText>
      </w:r>
      <w:r w:rsidR="001704E8">
        <w:rPr>
          <w:rFonts w:hint="eastAsia"/>
        </w:rPr>
        <w:instrText>揭示健康视频弹幕信息行为规律</w:instrText>
      </w:r>
      <w:r w:rsidR="001704E8">
        <w:rPr>
          <w:rFonts w:hint="eastAsia"/>
        </w:rPr>
        <w:instrText>,</w:instrText>
      </w:r>
      <w:r w:rsidR="001704E8">
        <w:rPr>
          <w:rFonts w:hint="eastAsia"/>
        </w:rPr>
        <w:instrText>促进弹幕信息资源优化配置</w:instrText>
      </w:r>
      <w:r w:rsidR="001704E8">
        <w:rPr>
          <w:rFonts w:hint="eastAsia"/>
        </w:rPr>
        <w:instrText>.[</w:instrText>
      </w:r>
      <w:r w:rsidR="001704E8">
        <w:rPr>
          <w:rFonts w:hint="eastAsia"/>
        </w:rPr>
        <w:instrText>研究方法</w:instrText>
      </w:r>
      <w:r w:rsidR="001704E8">
        <w:rPr>
          <w:rFonts w:hint="eastAsia"/>
        </w:rPr>
        <w:instrText>]</w:instrText>
      </w:r>
      <w:r w:rsidR="001704E8">
        <w:rPr>
          <w:rFonts w:hint="eastAsia"/>
        </w:rPr>
        <w:instrText>采集哔哩哔哩视频网站的</w:instrText>
      </w:r>
      <w:r w:rsidR="001704E8">
        <w:rPr>
          <w:rFonts w:hint="eastAsia"/>
        </w:rPr>
        <w:instrText>28470</w:instrText>
      </w:r>
      <w:r w:rsidR="001704E8">
        <w:rPr>
          <w:rFonts w:hint="eastAsia"/>
        </w:rPr>
        <w:instrText>条弹幕</w:instrText>
      </w:r>
      <w:r w:rsidR="001704E8">
        <w:rPr>
          <w:rFonts w:hint="eastAsia"/>
        </w:rPr>
        <w:instrText>,</w:instrText>
      </w:r>
      <w:r w:rsidR="001704E8">
        <w:rPr>
          <w:rFonts w:hint="eastAsia"/>
        </w:rPr>
        <w:instrText>从中提取用户信息需求主题及其网络关系</w:instrText>
      </w:r>
      <w:r w:rsidR="001704E8">
        <w:rPr>
          <w:rFonts w:hint="eastAsia"/>
        </w:rPr>
        <w:instrText>,</w:instrText>
      </w:r>
      <w:r w:rsidR="001704E8">
        <w:rPr>
          <w:rFonts w:hint="eastAsia"/>
        </w:rPr>
        <w:instrText>并采用</w:instrText>
      </w:r>
      <w:r w:rsidR="001704E8">
        <w:rPr>
          <w:rFonts w:hint="eastAsia"/>
        </w:rPr>
        <w:instrText>fsQCA</w:instrText>
      </w:r>
      <w:r w:rsidR="001704E8">
        <w:rPr>
          <w:rFonts w:hint="eastAsia"/>
        </w:rPr>
        <w:instrText>研究健康视频需求主题特征对播放量的影响</w:instrText>
      </w:r>
      <w:r w:rsidR="001704E8">
        <w:rPr>
          <w:rFonts w:hint="eastAsia"/>
        </w:rPr>
        <w:instrText>,</w:instrText>
      </w:r>
      <w:r w:rsidR="001704E8">
        <w:rPr>
          <w:rFonts w:hint="eastAsia"/>
        </w:rPr>
        <w:instrText>识别各影响因素的组态效应</w:instrText>
      </w:r>
      <w:r w:rsidR="001704E8">
        <w:rPr>
          <w:rFonts w:hint="eastAsia"/>
        </w:rPr>
        <w:instrText>.[</w:instrText>
      </w:r>
      <w:r w:rsidR="001704E8">
        <w:rPr>
          <w:rFonts w:hint="eastAsia"/>
        </w:rPr>
        <w:instrText>研究结论</w:instrText>
      </w:r>
      <w:r w:rsidR="001704E8">
        <w:rPr>
          <w:rFonts w:hint="eastAsia"/>
        </w:rPr>
        <w:instrText>]</w:instrText>
      </w:r>
      <w:r w:rsidR="001704E8">
        <w:rPr>
          <w:rFonts w:hint="eastAsia"/>
        </w:rPr>
        <w:instrText>健康视频需求包括</w:instrText>
      </w:r>
      <w:r w:rsidR="001704E8">
        <w:rPr>
          <w:rFonts w:hint="eastAsia"/>
        </w:rPr>
        <w:instrText>3</w:instrText>
      </w:r>
      <w:r w:rsidR="001704E8">
        <w:rPr>
          <w:rFonts w:hint="eastAsia"/>
        </w:rPr>
        <w:instrText>类共</w:instrText>
      </w:r>
      <w:r w:rsidR="001704E8">
        <w:rPr>
          <w:rFonts w:hint="eastAsia"/>
        </w:rPr>
        <w:instrText>8</w:instrText>
      </w:r>
      <w:r w:rsidR="001704E8">
        <w:rPr>
          <w:rFonts w:hint="eastAsia"/>
        </w:rPr>
        <w:instrText>个主题</w:instrText>
      </w:r>
      <w:r w:rsidR="001704E8">
        <w:rPr>
          <w:rFonts w:hint="eastAsia"/>
        </w:rPr>
        <w:instrText>,</w:instrText>
      </w:r>
      <w:r w:rsidR="001704E8">
        <w:rPr>
          <w:rFonts w:hint="eastAsia"/>
        </w:rPr>
        <w:instrText>这些主题特征对视频播放量具有重要影响</w:instrText>
      </w:r>
      <w:r w:rsidR="001704E8">
        <w:rPr>
          <w:rFonts w:hint="eastAsia"/>
        </w:rPr>
        <w:instrText>,</w:instrText>
      </w:r>
      <w:r w:rsidR="001704E8">
        <w:rPr>
          <w:rFonts w:hint="eastAsia"/>
        </w:rPr>
        <w:instrText>共识别出情感需求及其与社交需求组合的</w:instrText>
      </w:r>
      <w:r w:rsidR="001704E8">
        <w:rPr>
          <w:rFonts w:hint="eastAsia"/>
        </w:rPr>
        <w:instrText>2</w:instrText>
      </w:r>
      <w:r w:rsidR="001704E8">
        <w:rPr>
          <w:rFonts w:hint="eastAsia"/>
        </w:rPr>
        <w:instrText>个影响组态</w:instrText>
      </w:r>
      <w:r w:rsidR="001704E8">
        <w:rPr>
          <w:rFonts w:hint="eastAsia"/>
        </w:rPr>
        <w:instrText>.</w:instrText>
      </w:r>
      <w:r w:rsidR="001704E8">
        <w:rPr>
          <w:rFonts w:hint="eastAsia"/>
        </w:rPr>
        <w:instrText>深化认识健康视频需求主题特征及其与视频播放量之间的因果关系</w:instrText>
      </w:r>
      <w:r w:rsidR="001704E8">
        <w:rPr>
          <w:rFonts w:hint="eastAsia"/>
        </w:rPr>
        <w:instrText>,</w:instrText>
      </w:r>
      <w:r w:rsidR="001704E8">
        <w:rPr>
          <w:rFonts w:hint="eastAsia"/>
        </w:rPr>
        <w:instrText>丰富健康视频弹幕信息行为研究</w:instrText>
      </w:r>
      <w:r w:rsidR="001704E8">
        <w:rPr>
          <w:rFonts w:hint="eastAsia"/>
        </w:rPr>
        <w:instrText>,</w:instrText>
      </w:r>
      <w:r w:rsidR="001704E8">
        <w:rPr>
          <w:rFonts w:hint="eastAsia"/>
        </w:rPr>
        <w:instrText>为健康弹幕视频服务提升与有效利用提供指导</w:instrText>
      </w:r>
      <w:r w:rsidR="001704E8">
        <w:rPr>
          <w:rFonts w:hint="eastAsia"/>
        </w:rPr>
        <w:instrText>.","container-title":"</w:instrText>
      </w:r>
      <w:r w:rsidR="001704E8">
        <w:rPr>
          <w:rFonts w:hint="eastAsia"/>
        </w:rPr>
        <w:instrText>情报杂志</w:instrText>
      </w:r>
      <w:r w:rsidR="001704E8">
        <w:rPr>
          <w:rFonts w:hint="eastAsia"/>
        </w:rPr>
        <w:instrText>","DOI":"10.3969/j.issn.1002-1965.2023.04.021","language":"en","page":"148</w:instrText>
      </w:r>
      <w:r w:rsidR="001704E8">
        <w:rPr>
          <w:rFonts w:hint="eastAsia"/>
        </w:rPr>
        <w:instrText>–</w:instrText>
      </w:r>
      <w:r w:rsidR="001704E8">
        <w:rPr>
          <w:rFonts w:hint="eastAsia"/>
        </w:rPr>
        <w:instrText>155","section":"G206","title":"</w:instrText>
      </w:r>
      <w:r w:rsidR="001704E8">
        <w:rPr>
          <w:rFonts w:hint="eastAsia"/>
        </w:rPr>
        <w:instrText>弹幕视角下健康视频需求主题特征及其对视频播放的影响</w:instrText>
      </w:r>
      <w:r w:rsidR="001704E8">
        <w:rPr>
          <w:rFonts w:hint="eastAsia"/>
        </w:rPr>
        <w:instrText>","author":[{"literal":"</w:instrText>
      </w:r>
      <w:r w:rsidR="001704E8">
        <w:rPr>
          <w:rFonts w:hint="eastAsia"/>
        </w:rPr>
        <w:instrText>陈明红</w:instrText>
      </w:r>
      <w:r w:rsidR="001704E8">
        <w:rPr>
          <w:rFonts w:hint="eastAsia"/>
        </w:rPr>
        <w:instrText>"},{"literal":"</w:instrText>
      </w:r>
      <w:r w:rsidR="001704E8">
        <w:rPr>
          <w:rFonts w:hint="eastAsia"/>
        </w:rPr>
        <w:instrText>黄嘉乐</w:instrText>
      </w:r>
      <w:r w:rsidR="001704E8">
        <w:rPr>
          <w:rFonts w:hint="eastAsia"/>
        </w:rPr>
        <w:instrText>"},{"literal":"</w:instrText>
      </w:r>
      <w:r w:rsidR="001704E8">
        <w:rPr>
          <w:rFonts w:hint="eastAsia"/>
        </w:rPr>
        <w:instrText>连晓丽</w:instrText>
      </w:r>
      <w:r w:rsidR="001704E8">
        <w:rPr>
          <w:rFonts w:hint="eastAsia"/>
        </w:rPr>
        <w:instrText xml:space="preserve">"}],"issued":{"date-parts":[["2023",4,18]]}}}],"schema":"https://github.com/citation-style-language/schema/raw/master/csl-citation.json"} </w:instrText>
      </w:r>
      <w:r w:rsidR="00FB0242">
        <w:fldChar w:fldCharType="separate"/>
      </w:r>
      <w:r w:rsidR="008865EC" w:rsidRPr="008865EC">
        <w:rPr>
          <w:rFonts w:cs="Times New Roman"/>
          <w:kern w:val="0"/>
          <w:vertAlign w:val="superscript"/>
        </w:rPr>
        <w:t>[20]</w:t>
      </w:r>
      <w:r w:rsidR="00FB0242">
        <w:fldChar w:fldCharType="end"/>
      </w:r>
      <w:r>
        <w:rPr>
          <w:rFonts w:hint="eastAsia"/>
        </w:rPr>
        <w:t>。</w:t>
      </w:r>
    </w:p>
    <w:p w14:paraId="0EF421D7" w14:textId="3FD923D8" w:rsidR="00F54B80" w:rsidRDefault="00000000">
      <w:pPr>
        <w:pStyle w:val="altz"/>
        <w:ind w:firstLine="480"/>
      </w:pPr>
      <w:del w:id="805" w:author="Zixuan Zhou" w:date="2026-04-27T19:47:00Z" w16du:dateUtc="2026-04-27T11:47:00Z">
        <w:r w:rsidDel="00031F56">
          <w:rPr>
            <w:rFonts w:hint="eastAsia"/>
          </w:rPr>
          <w:delText>第二项特点是传播的即时性与基于算法的推荐。用</w:delText>
        </w:r>
      </w:del>
      <w:r>
        <w:rPr>
          <w:rFonts w:hint="eastAsia"/>
        </w:rPr>
        <w:t>户可以随时随地获取信息，满足了即时的知识需求。而平台的内容推荐算法一方面</w:t>
      </w:r>
      <w:r>
        <w:rPr>
          <w:rFonts w:hint="eastAsia"/>
        </w:rPr>
        <w:lastRenderedPageBreak/>
        <w:t>能将相关内容推送给感兴趣的用户，扩大信息覆盖面；另一方面也可能形成“信息茧房”，或优先推送更具吸引力而非更具科学性的内容。</w:t>
      </w:r>
    </w:p>
    <w:p w14:paraId="46C2E18A" w14:textId="7DFFB82C" w:rsidR="00F54B80" w:rsidRDefault="00000000">
      <w:pPr>
        <w:pStyle w:val="altz"/>
        <w:ind w:firstLine="480"/>
      </w:pPr>
      <w:r>
        <w:rPr>
          <w:rFonts w:hint="eastAsia"/>
        </w:rPr>
        <w:t>信息质量参差不齐，是社交媒体健康传播最突出的挑战。由于缺乏有效的准入和审核机制，平台上充斥着大量未经证实的、不准确甚至有害的健康信息</w:t>
      </w:r>
      <w:r w:rsidR="00FB0242">
        <w:fldChar w:fldCharType="begin"/>
      </w:r>
      <w:r w:rsidR="001704E8">
        <w:instrText xml:space="preserve"> ADDIN ZOTERO_ITEM CSL_CITATION {"citationID":"PdEISHMn","properties":{"unsorted":false,"formattedCitation":"\\super [16]\\nosupersub{}","plainCitation":"[16]","noteIndex":0},"citationItems":[{"id":817,"uris":["http://zotero.org/users/15209510/items/CHYMGQSI"],"itemData":{"id":817,"type":"article-journal","abstract":"Background: Although at present there is broad agreement among researchers, health professionals, and policy makers on the need to control and combat health misinformation, the magnitude of this problem is still unknown. Consequently, it is fundamental to discover both the most prevalent health topics and the social media platforms from which these topics are initially framed and subsequently disseminated.\nObjective: This systematic review aimed to identify the main health misinformation topics and their prevalence on different social media platforms, focusing on methodological quality and the diverse solutions that are being implemented to address this public health concern.\nMethods: We searched PubMed, MEDLINE, Scopus, and Web of Science for articles published in English before March 2019, with a focus on the study of health misinformation in social media. We defined health misinformation as a health-related claim that is based on anecdotal evidence, false, or misleading owing to the lack of existing scientific knowledge. We included (1) articles that focused on health misinformation in social media, including those in which the authors discussed the consequences or purposes of health misinformation and (2) studies that described empirical findings regarding the measurement of health misinformation on these platforms.\nResults: A total of 69 studies were identified as eligible, and they covered a wide range of health topics and social media platforms. The topics were articulated around the following six principal categories: vaccines (32%), drugs or smoking (22%), noncommunicable diseases (19%), pandemics (10%), eating disorders (9%), and medical treatments (7%). Studies were mainly based on the following five methodological approaches: social network analysis (28%), evaluating content (26%), evaluating quality (24%), content/text analysis (16%), and sentiment analysis (6%). Health misinformation was most prevalent in studies related to smoking products and drugs such as opioids and marijuana. Posts with misinformation reached 87% in some studies. Health misinformation about vaccines was also very common (43%), with the human papilloma virus vaccine being the most affected. Health misinformation related to diets or pro–eating disorder arguments were moderate in comparison to the aforementioned topics (36%). Studies focused on diseases (ie, noncommunicable diseases and pandemics) also reported moderate misinformation rates (40%), especially in the case of cancer. Finally, the lowest levels of health misinformation were related to medical treatments (30%).\nConclusions: The prevalence of health misinformation was the highest on Twitter and on issues related to smoking products and drugs. However, misinformation on major public health issues, such as vaccines and diseases, was also high. Our study offers a comprehensive characterization of the dominant health misinformation topics and a comprehensive description of their prevalence on different social media platforms, which can guide future studies and help in the development of evidence-based digital policy action plans.","container-title":"Journal of Medical Internet Research","DOI":"10.2196/17187","ISSN":"1438-8871","issue":"1","journalAbbreviation":"J Med Internet Res","language":"en","page":"e17187","source":"DOI.org (Crossref)","title":"Prevalence of Health Misinformation on Social Media: Systematic Review","title-short":"Prevalence of Health Misinformation on Social Media","volume":"23","author":[{"family":"Suarez-Lledo","given":"Victor"},{"family":"Alvarez-Galvez","given":"Javier"}],"issued":{"date-parts":[["2021",1,20]]}}}],"schema":"https://github.com/citation-style-language/schema/raw/master/csl-citation.json"} </w:instrText>
      </w:r>
      <w:r w:rsidR="00FB0242">
        <w:fldChar w:fldCharType="separate"/>
      </w:r>
      <w:r w:rsidR="008865EC" w:rsidRPr="008865EC">
        <w:rPr>
          <w:rFonts w:cs="Times New Roman"/>
          <w:kern w:val="0"/>
          <w:vertAlign w:val="superscript"/>
        </w:rPr>
        <w:t>[16]</w:t>
      </w:r>
      <w:r w:rsidR="00FB0242">
        <w:fldChar w:fldCharType="end"/>
      </w:r>
      <w:r>
        <w:rPr>
          <w:rFonts w:hint="eastAsia"/>
        </w:rPr>
        <w:t>。相关研究发现，社交媒体上娱乐化、博眼球的性相关内容远多于严肃的科普内容</w:t>
      </w:r>
      <w:r w:rsidR="00FB0242">
        <w:fldChar w:fldCharType="begin"/>
      </w:r>
      <w:r w:rsidR="001704E8">
        <w:instrText xml:space="preserve"> ADDIN ZOTERO_ITEM CSL_CITATION {"citationID":"hYiUDC6S","properties":{"unsorted":false,"formattedCitation":"\\super [18]\\nosupersub{}","plainCitation":"[18]","noteIndex":0},"citationItems":[{"id":1011,"uris":["http://zotero.org/users/15209510/items/8BN3BI7X"],"itemData":{"id":1011,"type":"article-journal","abstract":"Background\nSocial media platforms such as YouTube can be used to educate people of reproductive age about healthy and nonrisky sexual and reproductive health (SRH) practices and behaviors. However, there is a paucity of evidence to ascertain the authenticity of sexuality and SRH content on Kinyarwanda YouTube, making it difficult to determine the extent to which these topics are covered, the characteristics of available videos, and the themes covered by these videos.\n\nObjective\nThe aims of this study were (1) to determine the extent to which YouTube channels in Kinyarwanda-language videos address sexuality and SRH issues, identify the general characteristics of the available videos (type of video, when published, intention for the audience, and content focus), and the aspects of sexuality and SRH covered; and (2) to identify the themes covered by retrieved Kinyarwanda videos, and the extent to which the channels have been used to communicate issues of sexuality and SRH during the COVID-19 pandemic.\n\nMethods\nUsing a content analysis approach, we searched Kinyarwanda YouTube channels to analyze videos about sexuality and SRH. The adopted framework for data collection from social media platforms builds on three key steps: (1) development, (2) application, and (3) assessment of search filters. To be included, an audio and/or visual video had to be in Kinyarwanda and the video had to be directed to the general public. Descriptive statistics (frequency and percentages) were computed to characterize the basic characteristics of retrieved channels, portrayal of the videos, and presentation of sexuality and SRH themes that emerged from retrieved videos. Further analysis involved cross-tabulations to explore associations between the focus of the channel and the date when the channel was opened and the focus of the channel and who was involved in the video.\n\nResults\nThe YouTube search retrieved 21,506 videos that tackled sexuality and SRH topics. During the COVID-19 pandemic, there was a 4-fold increase (from 7.2% to 30.6%) in channels that solely focused on sexually explicit content. The majority of the 1369 retrieved channels (n=1150, 84.0%) tackled the topic of sexuality, with sexually explicit content predominantly found in the majority of these videos (n=1082, 79%), and only 16% (n=287) of the videos covered SRH topics.\n\nConclusions\nThis is the first study to analyze the use of YouTube in communicating about sexuality and SRH in the Kinyarwanda language. This study relied on videos that appeared online. Further research should gather information about who accesses the videos, and how channel owners and individuals involved in the videos perceive the impact of their videos on the Rwandan community’s sexuality and SRH.","container-title":"Journal of Medical Internet Research","DOI":"10.2196/46488","ISSN":"1439-4456","journalAbbreviation":"J Med Internet Res","page":"e46488","PMID":"37756040","PMCID":"PMC10568387","source":"PubMed Central","title":"Sexuality and Sexual and Reproductive Health Depiction in Social Media: Content Analysis of Kinyarwanda YouTube Channels","title-short":"Sexuality and Sexual and Reproductive Health Depiction in Social Media","volume":"25","author":[{"family":"Uhawenimana","given":"Thierry Claudien"},{"family":"Musabwasoni","given":"Marie Grace Sandra"},{"family":"Nsengiyumva","given":"Richard"},{"family":"Mukamana","given":"Donatilla"}],"issued":{"date-parts":[["2023",9,27]]}}}],"schema":"https://github.com/citation-style-language/schema/raw/master/csl-citation.json"} </w:instrText>
      </w:r>
      <w:r w:rsidR="00FB0242">
        <w:fldChar w:fldCharType="separate"/>
      </w:r>
      <w:r w:rsidR="008865EC" w:rsidRPr="008865EC">
        <w:rPr>
          <w:rFonts w:cs="Times New Roman"/>
          <w:kern w:val="0"/>
          <w:vertAlign w:val="superscript"/>
        </w:rPr>
        <w:t>[18]</w:t>
      </w:r>
      <w:r w:rsidR="00FB0242">
        <w:fldChar w:fldCharType="end"/>
      </w:r>
      <w:r>
        <w:rPr>
          <w:rFonts w:hint="eastAsia"/>
        </w:rPr>
        <w:t>，且由专业医疗人士发布的高质量内容比例极低</w:t>
      </w:r>
      <w:r w:rsidR="00FB0242">
        <w:fldChar w:fldCharType="begin"/>
      </w:r>
      <w:r w:rsidR="001704E8">
        <w:instrText xml:space="preserve"> ADDIN ZOTERO_ITEM CSL_CITATION {"citationID":"pEak2HRF","properties":{"unsorted":false,"formattedCitation":"\\super [19]\\nosupersub{}","plainCitation":"[19]","noteIndex":0},"citationItems":[{"id":1016,"uris":["http://zotero.org/users/15209510/items/Q7WHKI4H"],"itemData":{"id":1016,"type":"article-journal","abstract":"Background\nAdolescence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reliability, and provide recommendations.\n\nMethods\nA cross-sectional analysis was condu</w:instrText>
      </w:r>
      <w:r w:rsidR="001704E8">
        <w:rPr>
          <w:rFonts w:hint="eastAsia"/>
        </w:rPr>
        <w:instrText xml:space="preserve">cted (April 2025) on the top 100 comprehensively ranked comprehensive sexuality education videos (N=300 total) retrieved from each platform using the keyword </w:instrText>
      </w:r>
      <w:r w:rsidR="001704E8">
        <w:rPr>
          <w:rFonts w:hint="eastAsia"/>
        </w:rPr>
        <w:instrText>青春期性教育</w:instrText>
      </w:r>
      <w:r w:rsidR="001704E8">
        <w:rPr>
          <w:rFonts w:hint="eastAsia"/>
        </w:rPr>
        <w:instrText xml:space="preserve"> (</w:instrText>
      </w:r>
      <w:r w:rsidR="001704E8">
        <w:rPr>
          <w:rFonts w:hint="eastAsia"/>
        </w:rPr>
        <w:instrText>“</w:instrText>
      </w:r>
      <w:r w:rsidR="001704E8">
        <w:rPr>
          <w:rFonts w:hint="eastAsia"/>
        </w:rPr>
        <w:instrText>adolescent sexuality education</w:instrText>
      </w:r>
      <w:r w:rsidR="001704E8">
        <w:rPr>
          <w:rFonts w:hint="eastAsia"/>
        </w:rPr>
        <w:instrText>”</w:instrText>
      </w:r>
      <w:r w:rsidR="001704E8">
        <w:rPr>
          <w:rFonts w:hint="eastAsia"/>
        </w:rPr>
        <w:instrText>). Videos were assessed using the Global Quality Score, m</w:instrText>
      </w:r>
      <w:r w:rsidR="001704E8">
        <w:instrText xml:space="preserve">odified DISCERN, and Patient Education Materials Assessment Tool (PEMAT-U/A), with interrater reliability assessed via Cohen κ. A corpus of over 49,000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β=0.485)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schema":"https://github.com/citation-style-language/schema/raw/master/csl-citation.json"} </w:instrText>
      </w:r>
      <w:r w:rsidR="00FB0242">
        <w:fldChar w:fldCharType="separate"/>
      </w:r>
      <w:r w:rsidR="008865EC" w:rsidRPr="008865EC">
        <w:rPr>
          <w:rFonts w:cs="Times New Roman"/>
          <w:kern w:val="0"/>
          <w:vertAlign w:val="superscript"/>
        </w:rPr>
        <w:t>[19]</w:t>
      </w:r>
      <w:r w:rsidR="00FB0242">
        <w:fldChar w:fldCharType="end"/>
      </w:r>
      <w:r>
        <w:rPr>
          <w:rFonts w:hint="eastAsia"/>
        </w:rPr>
        <w:t>，对缺乏辨别能力的青少年构成严重潜在风险。</w:t>
      </w:r>
    </w:p>
    <w:p w14:paraId="3D5339F5" w14:textId="4076C853" w:rsidR="00F54B80" w:rsidRDefault="0080413B">
      <w:pPr>
        <w:pStyle w:val="3"/>
        <w:spacing w:before="163" w:after="163"/>
        <w:rPr>
          <w:rFonts w:hint="eastAsia"/>
        </w:rPr>
      </w:pPr>
      <w:bookmarkStart w:id="806" w:name="_Toc228219287"/>
      <w:r>
        <w:rPr>
          <w:rFonts w:hint="eastAsia"/>
        </w:rPr>
        <w:t>用户生成内容在健康研究中的价值</w:t>
      </w:r>
      <w:bookmarkEnd w:id="806"/>
    </w:p>
    <w:p w14:paraId="3CE34924" w14:textId="6D0074D5" w:rsidR="00F54B80" w:rsidRDefault="00000000">
      <w:pPr>
        <w:pStyle w:val="altz"/>
        <w:ind w:firstLine="480"/>
      </w:pPr>
      <w:r>
        <w:rPr>
          <w:rFonts w:hint="eastAsia"/>
        </w:rPr>
        <w:t>用户生成内容，特别是评论、弹幕和回复，为健康研究提供了宝贵的、源于真实世界的洞察</w:t>
      </w:r>
      <w:ins w:id="807" w:author="Zixuan Zhou" w:date="2026-04-27T19:48:00Z" w16du:dateUtc="2026-04-27T11:48:00Z">
        <w:r w:rsidR="00031F56">
          <w:rPr>
            <w:rFonts w:hint="eastAsia"/>
          </w:rPr>
          <w:t>窗口</w:t>
        </w:r>
      </w:ins>
      <w:r>
        <w:rPr>
          <w:rFonts w:hint="eastAsia"/>
        </w:rPr>
        <w:t>。</w:t>
      </w:r>
    </w:p>
    <w:p w14:paraId="37190EA8" w14:textId="49161554" w:rsidR="00F54B80" w:rsidDel="00352265" w:rsidRDefault="004A43BB" w:rsidP="004A43BB">
      <w:pPr>
        <w:pStyle w:val="altz"/>
        <w:ind w:firstLine="480"/>
        <w:rPr>
          <w:del w:id="808" w:author="Zixuan Zhou" w:date="2026-04-27T02:27:00Z" w16du:dateUtc="2026-04-26T18:27:00Z"/>
        </w:rPr>
      </w:pPr>
      <w:r>
        <w:rPr>
          <w:rFonts w:hint="eastAsia"/>
        </w:rPr>
        <w:t>这些内容是是用户未经引导的自发表达，能够真实地反映出他们在现实生活中遇到的困惑、知识盲区和信息需求，尤其是那些在传统问卷调查中因社会期许效应而难以捕捉的敏感问题</w:t>
      </w:r>
      <w:r w:rsidR="0062707B">
        <w:fldChar w:fldCharType="begin"/>
      </w:r>
      <w:r w:rsidR="001704E8">
        <w:instrText xml:space="preserve"> ADDIN ZOTERO_ITEM CSL_CITATION {"citationID":"cO52fFP8","properties":{"unsorted":false,"formattedCitation":"\\super [12,35]\\nosupersub{}","plainCitation":"[12,35]","noteIndex":0},"citationItems":[{"id":1019,"uris":["http://zotero.org/users/15209510/items/VHUQZI9U"],"itemData":{"id":1019,"type":"article-journal","abstract":"Internet-based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F."}],"issued":{"date-parts":[["2023"]]}}},{"id":1013,"uris":["http://zotero.org/users/15209510/items/HJH3KJ2K"],"itemData":{"id":1013,"type":"article-journal","abstract":"Leading medical and public health societies endorse comprehensive sex education, but only 20 states and Washington, D.C., currently require information about contraception when sex education is taught, and even fewer require the inclusion of topics such as gender diversity or consent. At the same time, social media use, especially the video-sharing app TikTok, is increasing among teens. TikTok, therefore, offers a novel opportunity to make up for shortcomings in sex education and convey sexual health information to adolescents. To describe the availability and content of sexual education on TikTok, we conducted a content analysis of themes for 100 sex education-focused videos. We found that female anatomy was the most frequently addressed topic. Sexual pleasure was the second most common theme, within which discussions of the female orgasm and arousal constituted the most common subtheme. Other common themes include contraception and sexual health. These sought-after topics may be incongruent with those presented in standard school- or home-based sex education or interactions with health care providers, and this disconnect suggests opportunities for health care providers and educators to initiate conversations or offer resources on these themes as part of routine interaction. We conclude with recommendations for future research to consider the factual accuracy of sex education on TikTok and determine how exposure to this content affects adolescents' understanding of the risks and benefits of intercourse, sexual practices, age- and gender-based sexual norms, and other health behaviors.","container-title":"Health Promotion Practice","DOI":"10.1177/15248399211031536","ISSN":"1552-6372","issue":"5","journalAbbreviation":"Health Promot Pract","language":"eng","page":"739-742","PMID":"34416842","source":"PubMed","title":"Sex Education on TikTok: A Content Analysis of Themes","title-short":"Sex Education on TikTok","volume":"23","author":[{"family":"Fowler","given":"Leah R."},{"family":"Schoen","given":"Lauren"},{"family":"Smith","given":"Hadley Stevens"},{"family":"Morain","given":"Stephanie R."}],"issued":{"date-parts":[["2022",9]]}}}],"schema":"https://github.com/citation-style-language/schema/raw/master/csl-citation.json"} </w:instrText>
      </w:r>
      <w:r w:rsidR="0062707B">
        <w:fldChar w:fldCharType="separate"/>
      </w:r>
      <w:r w:rsidR="00740296" w:rsidRPr="00740296">
        <w:rPr>
          <w:rFonts w:cs="Times New Roman"/>
          <w:kern w:val="0"/>
          <w:vertAlign w:val="superscript"/>
        </w:rPr>
        <w:t>[12,35]</w:t>
      </w:r>
      <w:r w:rsidR="0062707B">
        <w:fldChar w:fldCharType="end"/>
      </w:r>
      <w:r>
        <w:rPr>
          <w:rFonts w:hint="eastAsia"/>
        </w:rPr>
        <w:t>。</w:t>
      </w:r>
    </w:p>
    <w:p w14:paraId="575421D0" w14:textId="3AED0673" w:rsidR="00F54B80" w:rsidDel="00031F56" w:rsidRDefault="00000000">
      <w:pPr>
        <w:pStyle w:val="altz"/>
        <w:ind w:firstLine="480"/>
        <w:rPr>
          <w:del w:id="809" w:author="Zixuan Zhou" w:date="2026-04-27T19:48:00Z" w16du:dateUtc="2026-04-27T11:48:00Z"/>
        </w:rPr>
      </w:pPr>
      <w:r>
        <w:rPr>
          <w:rFonts w:hint="eastAsia"/>
        </w:rPr>
        <w:t>同样，</w:t>
      </w:r>
      <w:proofErr w:type="gramStart"/>
      <w:r>
        <w:rPr>
          <w:rFonts w:hint="eastAsia"/>
        </w:rPr>
        <w:t>评论区</w:t>
      </w:r>
      <w:proofErr w:type="gramEnd"/>
      <w:r>
        <w:rPr>
          <w:rFonts w:hint="eastAsia"/>
        </w:rPr>
        <w:t>的讨论不仅包含事实性提问，还充满了用户的焦虑、恐惧、好奇或认同等情绪表达。分析这些内容有助于理解青少年对生殖健康议题的认知框架与情感态度</w:t>
      </w:r>
      <w:r w:rsidR="0062707B">
        <w:fldChar w:fldCharType="begin"/>
      </w:r>
      <w:r w:rsidR="001704E8">
        <w:instrText xml:space="preserve"> ADDIN ZOTERO_ITEM CSL_CITATION {"citationID":"EVi56LGp","properties":{"unsorted":false,"formattedCitation":"\\super [20]\\nosupersub{}","plainCitation":"[20]","noteIndex":0},"citationItems":[{"id":813,"uris":["http://zotero.org/users/15209510/items/PNQKC</w:instrText>
      </w:r>
      <w:r w:rsidR="001704E8">
        <w:rPr>
          <w:rFonts w:hint="eastAsia"/>
        </w:rPr>
        <w:instrText>7EK"],"itemData":{"id":813,"type":"article-journal","abstract":"[</w:instrText>
      </w:r>
      <w:r w:rsidR="001704E8">
        <w:rPr>
          <w:rFonts w:hint="eastAsia"/>
        </w:rPr>
        <w:instrText>研究目的</w:instrText>
      </w:r>
      <w:r w:rsidR="001704E8">
        <w:rPr>
          <w:rFonts w:hint="eastAsia"/>
        </w:rPr>
        <w:instrText>]</w:instrText>
      </w:r>
      <w:r w:rsidR="001704E8">
        <w:rPr>
          <w:rFonts w:hint="eastAsia"/>
        </w:rPr>
        <w:instrText>探究健康视频需求主题特征及其对弹幕视频播放影响的组态效应</w:instrText>
      </w:r>
      <w:r w:rsidR="001704E8">
        <w:rPr>
          <w:rFonts w:hint="eastAsia"/>
        </w:rPr>
        <w:instrText>,</w:instrText>
      </w:r>
      <w:r w:rsidR="001704E8">
        <w:rPr>
          <w:rFonts w:hint="eastAsia"/>
        </w:rPr>
        <w:instrText>揭示健康视频弹幕信息行为规律</w:instrText>
      </w:r>
      <w:r w:rsidR="001704E8">
        <w:rPr>
          <w:rFonts w:hint="eastAsia"/>
        </w:rPr>
        <w:instrText>,</w:instrText>
      </w:r>
      <w:r w:rsidR="001704E8">
        <w:rPr>
          <w:rFonts w:hint="eastAsia"/>
        </w:rPr>
        <w:instrText>促进弹幕信息资源优化配置</w:instrText>
      </w:r>
      <w:r w:rsidR="001704E8">
        <w:rPr>
          <w:rFonts w:hint="eastAsia"/>
        </w:rPr>
        <w:instrText>.[</w:instrText>
      </w:r>
      <w:r w:rsidR="001704E8">
        <w:rPr>
          <w:rFonts w:hint="eastAsia"/>
        </w:rPr>
        <w:instrText>研究方法</w:instrText>
      </w:r>
      <w:r w:rsidR="001704E8">
        <w:rPr>
          <w:rFonts w:hint="eastAsia"/>
        </w:rPr>
        <w:instrText>]</w:instrText>
      </w:r>
      <w:r w:rsidR="001704E8">
        <w:rPr>
          <w:rFonts w:hint="eastAsia"/>
        </w:rPr>
        <w:instrText>采集哔哩哔哩视频网站的</w:instrText>
      </w:r>
      <w:r w:rsidR="001704E8">
        <w:rPr>
          <w:rFonts w:hint="eastAsia"/>
        </w:rPr>
        <w:instrText>28470</w:instrText>
      </w:r>
      <w:r w:rsidR="001704E8">
        <w:rPr>
          <w:rFonts w:hint="eastAsia"/>
        </w:rPr>
        <w:instrText>条弹幕</w:instrText>
      </w:r>
      <w:r w:rsidR="001704E8">
        <w:rPr>
          <w:rFonts w:hint="eastAsia"/>
        </w:rPr>
        <w:instrText>,</w:instrText>
      </w:r>
      <w:r w:rsidR="001704E8">
        <w:rPr>
          <w:rFonts w:hint="eastAsia"/>
        </w:rPr>
        <w:instrText>从中提取用户信息需求主题及其网络关系</w:instrText>
      </w:r>
      <w:r w:rsidR="001704E8">
        <w:rPr>
          <w:rFonts w:hint="eastAsia"/>
        </w:rPr>
        <w:instrText>,</w:instrText>
      </w:r>
      <w:r w:rsidR="001704E8">
        <w:rPr>
          <w:rFonts w:hint="eastAsia"/>
        </w:rPr>
        <w:instrText>并采用</w:instrText>
      </w:r>
      <w:r w:rsidR="001704E8">
        <w:rPr>
          <w:rFonts w:hint="eastAsia"/>
        </w:rPr>
        <w:instrText>fsQCA</w:instrText>
      </w:r>
      <w:r w:rsidR="001704E8">
        <w:rPr>
          <w:rFonts w:hint="eastAsia"/>
        </w:rPr>
        <w:instrText>研究健康视频需求主题特征对播放量的影响</w:instrText>
      </w:r>
      <w:r w:rsidR="001704E8">
        <w:rPr>
          <w:rFonts w:hint="eastAsia"/>
        </w:rPr>
        <w:instrText>,</w:instrText>
      </w:r>
      <w:r w:rsidR="001704E8">
        <w:rPr>
          <w:rFonts w:hint="eastAsia"/>
        </w:rPr>
        <w:instrText>识别各影响因素的组态效应</w:instrText>
      </w:r>
      <w:r w:rsidR="001704E8">
        <w:rPr>
          <w:rFonts w:hint="eastAsia"/>
        </w:rPr>
        <w:instrText>.[</w:instrText>
      </w:r>
      <w:r w:rsidR="001704E8">
        <w:rPr>
          <w:rFonts w:hint="eastAsia"/>
        </w:rPr>
        <w:instrText>研究结论</w:instrText>
      </w:r>
      <w:r w:rsidR="001704E8">
        <w:rPr>
          <w:rFonts w:hint="eastAsia"/>
        </w:rPr>
        <w:instrText>]</w:instrText>
      </w:r>
      <w:r w:rsidR="001704E8">
        <w:rPr>
          <w:rFonts w:hint="eastAsia"/>
        </w:rPr>
        <w:instrText>健康视频需求包括</w:instrText>
      </w:r>
      <w:r w:rsidR="001704E8">
        <w:rPr>
          <w:rFonts w:hint="eastAsia"/>
        </w:rPr>
        <w:instrText>3</w:instrText>
      </w:r>
      <w:r w:rsidR="001704E8">
        <w:rPr>
          <w:rFonts w:hint="eastAsia"/>
        </w:rPr>
        <w:instrText>类共</w:instrText>
      </w:r>
      <w:r w:rsidR="001704E8">
        <w:rPr>
          <w:rFonts w:hint="eastAsia"/>
        </w:rPr>
        <w:instrText>8</w:instrText>
      </w:r>
      <w:r w:rsidR="001704E8">
        <w:rPr>
          <w:rFonts w:hint="eastAsia"/>
        </w:rPr>
        <w:instrText>个主题</w:instrText>
      </w:r>
      <w:r w:rsidR="001704E8">
        <w:rPr>
          <w:rFonts w:hint="eastAsia"/>
        </w:rPr>
        <w:instrText>,</w:instrText>
      </w:r>
      <w:r w:rsidR="001704E8">
        <w:rPr>
          <w:rFonts w:hint="eastAsia"/>
        </w:rPr>
        <w:instrText>这些主题特征对视频播放量具有重要影响</w:instrText>
      </w:r>
      <w:r w:rsidR="001704E8">
        <w:rPr>
          <w:rFonts w:hint="eastAsia"/>
        </w:rPr>
        <w:instrText>,</w:instrText>
      </w:r>
      <w:r w:rsidR="001704E8">
        <w:rPr>
          <w:rFonts w:hint="eastAsia"/>
        </w:rPr>
        <w:instrText>共识别出情感需求及其与社交需求组合的</w:instrText>
      </w:r>
      <w:r w:rsidR="001704E8">
        <w:rPr>
          <w:rFonts w:hint="eastAsia"/>
        </w:rPr>
        <w:instrText>2</w:instrText>
      </w:r>
      <w:r w:rsidR="001704E8">
        <w:rPr>
          <w:rFonts w:hint="eastAsia"/>
        </w:rPr>
        <w:instrText>个影响组态</w:instrText>
      </w:r>
      <w:r w:rsidR="001704E8">
        <w:rPr>
          <w:rFonts w:hint="eastAsia"/>
        </w:rPr>
        <w:instrText>.</w:instrText>
      </w:r>
      <w:r w:rsidR="001704E8">
        <w:rPr>
          <w:rFonts w:hint="eastAsia"/>
        </w:rPr>
        <w:instrText>深化认识健康视频需求主题特征及其与视频播放量之间的因果关系</w:instrText>
      </w:r>
      <w:r w:rsidR="001704E8">
        <w:rPr>
          <w:rFonts w:hint="eastAsia"/>
        </w:rPr>
        <w:instrText>,</w:instrText>
      </w:r>
      <w:r w:rsidR="001704E8">
        <w:rPr>
          <w:rFonts w:hint="eastAsia"/>
        </w:rPr>
        <w:instrText>丰富健康视频弹幕信息行为研究</w:instrText>
      </w:r>
      <w:r w:rsidR="001704E8">
        <w:rPr>
          <w:rFonts w:hint="eastAsia"/>
        </w:rPr>
        <w:instrText>,</w:instrText>
      </w:r>
      <w:r w:rsidR="001704E8">
        <w:rPr>
          <w:rFonts w:hint="eastAsia"/>
        </w:rPr>
        <w:instrText>为健康弹幕视频服务提升与有效利用提供指导</w:instrText>
      </w:r>
      <w:r w:rsidR="001704E8">
        <w:rPr>
          <w:rFonts w:hint="eastAsia"/>
        </w:rPr>
        <w:instrText>.","container-title":"</w:instrText>
      </w:r>
      <w:r w:rsidR="001704E8">
        <w:rPr>
          <w:rFonts w:hint="eastAsia"/>
        </w:rPr>
        <w:instrText>情报杂志</w:instrText>
      </w:r>
      <w:r w:rsidR="001704E8">
        <w:rPr>
          <w:rFonts w:hint="eastAsia"/>
        </w:rPr>
        <w:instrText>","DOI":"10.3969/j.issn.1002-1965.2023.04.021","language":"en","page":"148</w:instrText>
      </w:r>
      <w:r w:rsidR="001704E8">
        <w:rPr>
          <w:rFonts w:hint="eastAsia"/>
        </w:rPr>
        <w:instrText>–</w:instrText>
      </w:r>
      <w:r w:rsidR="001704E8">
        <w:rPr>
          <w:rFonts w:hint="eastAsia"/>
        </w:rPr>
        <w:instrText>155","section":"G206","title":"</w:instrText>
      </w:r>
      <w:r w:rsidR="001704E8">
        <w:rPr>
          <w:rFonts w:hint="eastAsia"/>
        </w:rPr>
        <w:instrText>弹幕视角下健康视频需求主题特征及其对视频播放的影响</w:instrText>
      </w:r>
      <w:r w:rsidR="001704E8">
        <w:rPr>
          <w:rFonts w:hint="eastAsia"/>
        </w:rPr>
        <w:instrText>","author":[{"literal":"</w:instrText>
      </w:r>
      <w:r w:rsidR="001704E8">
        <w:rPr>
          <w:rFonts w:hint="eastAsia"/>
        </w:rPr>
        <w:instrText>陈明红</w:instrText>
      </w:r>
      <w:r w:rsidR="001704E8">
        <w:rPr>
          <w:rFonts w:hint="eastAsia"/>
        </w:rPr>
        <w:instrText>"},{"literal":"</w:instrText>
      </w:r>
      <w:r w:rsidR="001704E8">
        <w:rPr>
          <w:rFonts w:hint="eastAsia"/>
        </w:rPr>
        <w:instrText>黄嘉乐</w:instrText>
      </w:r>
      <w:r w:rsidR="001704E8">
        <w:rPr>
          <w:rFonts w:hint="eastAsia"/>
        </w:rPr>
        <w:instrText>"},{"literal":"</w:instrText>
      </w:r>
      <w:r w:rsidR="001704E8">
        <w:rPr>
          <w:rFonts w:hint="eastAsia"/>
        </w:rPr>
        <w:instrText>连晓丽</w:instrText>
      </w:r>
      <w:r w:rsidR="001704E8">
        <w:rPr>
          <w:rFonts w:hint="eastAsia"/>
        </w:rPr>
        <w:instrText xml:space="preserve">"}],"issued":{"date-parts":[["2023",4,18]]}}}],"schema":"https://github.com/citation-style-language/schema/raw/master/csl-citation.json"} </w:instrText>
      </w:r>
      <w:r w:rsidR="0062707B">
        <w:fldChar w:fldCharType="separate"/>
      </w:r>
      <w:r w:rsidR="008865EC" w:rsidRPr="008865EC">
        <w:rPr>
          <w:rFonts w:cs="Times New Roman"/>
          <w:kern w:val="0"/>
          <w:vertAlign w:val="superscript"/>
        </w:rPr>
        <w:t>[20]</w:t>
      </w:r>
      <w:r w:rsidR="0062707B">
        <w:fldChar w:fldCharType="end"/>
      </w:r>
      <w:r>
        <w:rPr>
          <w:rFonts w:hint="eastAsia"/>
        </w:rPr>
        <w:t>。</w:t>
      </w:r>
    </w:p>
    <w:p w14:paraId="1D1E1A73" w14:textId="4F77F207" w:rsidR="00F54B80" w:rsidRDefault="004A43BB">
      <w:pPr>
        <w:pStyle w:val="altz"/>
        <w:ind w:firstLine="480"/>
      </w:pPr>
      <w:del w:id="810" w:author="Zixuan Zhou" w:date="2026-04-27T19:48:00Z" w16du:dateUtc="2026-04-27T11:48:00Z">
        <w:r w:rsidDel="00031F56">
          <w:rPr>
            <w:rFonts w:hint="eastAsia"/>
          </w:rPr>
          <w:delText>用户生成内容也记录了青少年之间的同伴互动过程，如相互安慰、经验分享、观点辩论等。这不仅有助于去污名化相关讨论</w:delText>
        </w:r>
        <w:r w:rsidR="0062707B" w:rsidDel="00031F56">
          <w:fldChar w:fldCharType="begin"/>
        </w:r>
        <w:r w:rsidR="00740296" w:rsidDel="00031F56">
          <w:delInstrText xml:space="preserve"> ADDIN ZOTERO_ITEM CSL_CITATION {"citationID":"hL1ke61K","properties":{"unsorted":false,"formattedCitation":"\\super [31]\\nosupersub{}","plainCitation":"[31]","noteIndex":0},"citationItems":[{"id":830,"uris":["http://zotero.org/users/15209510/items/YTT2XMGT"],"itemData":{"id":830,"type":"article-journal","abstract":"Background\nTikTok is a popular social media platform that allows users to create and share content through short videos. It has become a place for everyday users, especially Generation Z users, to share experiences about their reproductive health. Owing to its growing popularity and easy accessibility, TikTok can help raise awareness for reproductive health issues as well as help destigmatize these conversations.\n\nObjective\nWe aimed to identify and understand the visual, audio, and written components of content that TikTok users create about their reproductive health experiences.\n\nMethods\nA sampling framework was implemented to narrow down the analytic data set. The top 6 videos from each targeted hashtag (eg, #BirthControl, #MyBodyMyChoice, and #LoveYourself) were extracted biweekly for 16 weeks (July-November 2020). During data collection, we noted video characteristics such as captioning, music, likes, and cited sources. Qualitative content analysis was performed on the extracted videos.\n\nResults\nThe top videos in each hashtag were consistent over time; for example, only 11 videos appeared in the top 6 category for #BirthControl throughout the data collection. Most videos fell into 2 primary categories: personal experiences and informational content. Among the personal experiences, people shared stories (eg, intrauterine device removal experiences), crafts (eg, painting their pill case), or humor (eg, celebrations of the arrival of their period). Dancing and demonstrations were commonly used in informational content.\n\nConclusions\nTikTok is used to share messages on myriad reproductive health topics. Understanding users’ exposure provides important insights into their beliefs and knowledge of sexual and reproductive health. The study findings can be used to generate valuable information for teenagers and young adults, their health care providers, and their communities. Producing health messages that are both meaningful and accessible will contribute to the cocreation of critical health information for professional and personal use.","container-title":"JMIR Infodemiology","DOI":"10.2196/42810","ISSN":"2564-1891","journalAbbreviation":"JMIR Infodemiology","page":"e42810","PMID":"37831780","PMCID":"PMC10682920","source":"PubMed Central","title":"Reproductive Health Experiences Shared on TikTok by Young People: Content Analysis","title-short":"Reproductive Health Experiences Shared on TikTok by Young People","volume":"3","author":[{"family":"Nair","given":"Isha"},{"family":"Patel","given":"Sophia P"},{"family":"Bolen","given":"Ashley"},{"family":"Roger","given":"Samantha"},{"family":"Bucci","given":"Kayla"},{"family":"Schwab-Reese","given":"Laura"},{"family":"DeMaria","given":"Andrea L"}],"issued":{"date-parts":[["2023",11,13]]}}}],"schema":"https://github.com/citation-style-language/schema/raw/master/csl-citation.json"} </w:delInstrText>
        </w:r>
        <w:r w:rsidR="0062707B" w:rsidDel="00031F56">
          <w:fldChar w:fldCharType="separate"/>
        </w:r>
        <w:r w:rsidR="00740296" w:rsidRPr="00740296" w:rsidDel="00031F56">
          <w:rPr>
            <w:rFonts w:cs="Times New Roman"/>
            <w:kern w:val="0"/>
            <w:vertAlign w:val="superscript"/>
          </w:rPr>
          <w:delText>[31]</w:delText>
        </w:r>
        <w:r w:rsidR="0062707B" w:rsidDel="00031F56">
          <w:fldChar w:fldCharType="end"/>
        </w:r>
        <w:r w:rsidDel="00031F56">
          <w:rPr>
            <w:rFonts w:hint="eastAsia"/>
          </w:rPr>
          <w:delText>，也为研究同伴影响在健康信息传播中的作用提供了数据基础。</w:delText>
        </w:r>
      </w:del>
    </w:p>
    <w:p w14:paraId="57E626ED" w14:textId="21166D39" w:rsidR="00F54B80" w:rsidRDefault="00000000" w:rsidP="00654A62">
      <w:pPr>
        <w:pStyle w:val="2"/>
        <w:spacing w:before="163" w:after="163"/>
        <w:rPr>
          <w:rFonts w:hint="eastAsia"/>
        </w:rPr>
      </w:pPr>
      <w:bookmarkStart w:id="811" w:name="_Toc228219288"/>
      <w:r>
        <w:rPr>
          <w:rFonts w:hint="eastAsia"/>
        </w:rPr>
        <w:t>大语言模型相关技术</w:t>
      </w:r>
      <w:bookmarkEnd w:id="811"/>
    </w:p>
    <w:p w14:paraId="4DEF866B" w14:textId="30CDD05D" w:rsidR="00F54B80" w:rsidRDefault="00000000">
      <w:pPr>
        <w:pStyle w:val="altz"/>
        <w:ind w:firstLine="480"/>
      </w:pPr>
      <w:r>
        <w:t>大语言模型是本研究实现从</w:t>
      </w:r>
      <w:r w:rsidR="0080413B">
        <w:rPr>
          <w:rFonts w:hint="eastAsia"/>
        </w:rPr>
        <w:t>“</w:t>
      </w:r>
      <w:r>
        <w:t>问题</w:t>
      </w:r>
      <w:r w:rsidR="0080413B">
        <w:rPr>
          <w:rFonts w:hint="eastAsia"/>
        </w:rPr>
        <w:t>”</w:t>
      </w:r>
      <w:r>
        <w:t>到</w:t>
      </w:r>
      <w:r w:rsidR="0080413B">
        <w:rPr>
          <w:rFonts w:hint="eastAsia"/>
        </w:rPr>
        <w:t>“</w:t>
      </w:r>
      <w:r>
        <w:t>知识</w:t>
      </w:r>
      <w:r w:rsidR="0080413B">
        <w:rPr>
          <w:rFonts w:hint="eastAsia"/>
        </w:rPr>
        <w:t>”</w:t>
      </w:r>
      <w:r>
        <w:t>转化的核心技术。</w:t>
      </w:r>
    </w:p>
    <w:p w14:paraId="5328AA21" w14:textId="7A81AB98" w:rsidR="00F54B80" w:rsidRDefault="00000000" w:rsidP="00654A62">
      <w:pPr>
        <w:pStyle w:val="3"/>
        <w:spacing w:before="163" w:after="163"/>
        <w:rPr>
          <w:rFonts w:hint="eastAsia"/>
        </w:rPr>
      </w:pPr>
      <w:bookmarkStart w:id="812" w:name="_Toc228219289"/>
      <w:r>
        <w:rPr>
          <w:rFonts w:hint="eastAsia"/>
        </w:rPr>
        <w:t>大语言模型基本原理与特点</w:t>
      </w:r>
      <w:bookmarkEnd w:id="812"/>
    </w:p>
    <w:p w14:paraId="5A139FCF" w14:textId="10133033" w:rsidR="00F54B80" w:rsidRDefault="00000000">
      <w:pPr>
        <w:pStyle w:val="altz"/>
        <w:ind w:firstLine="480"/>
      </w:pPr>
      <w:r>
        <w:rPr>
          <w:rFonts w:hint="eastAsia"/>
        </w:rPr>
        <w:t>大语言模型，如</w:t>
      </w:r>
      <w:r>
        <w:rPr>
          <w:rFonts w:hint="eastAsia"/>
        </w:rPr>
        <w:t>GPT</w:t>
      </w:r>
      <w:r>
        <w:rPr>
          <w:rFonts w:hint="eastAsia"/>
        </w:rPr>
        <w:t>系列，是基于</w:t>
      </w:r>
      <w:r>
        <w:rPr>
          <w:rFonts w:hint="eastAsia"/>
        </w:rPr>
        <w:t>Transformer</w:t>
      </w:r>
      <w:r>
        <w:rPr>
          <w:rFonts w:hint="eastAsia"/>
        </w:rPr>
        <w:t>架构、在海量文本数据上进行</w:t>
      </w:r>
      <w:proofErr w:type="gramStart"/>
      <w:r>
        <w:rPr>
          <w:rFonts w:hint="eastAsia"/>
        </w:rPr>
        <w:t>预训练</w:t>
      </w:r>
      <w:proofErr w:type="gramEnd"/>
      <w:r>
        <w:rPr>
          <w:rFonts w:hint="eastAsia"/>
        </w:rPr>
        <w:t>得到的深度学习模型。其核心特点在于通过“预训练</w:t>
      </w:r>
      <w:r>
        <w:rPr>
          <w:rFonts w:hint="eastAsia"/>
        </w:rPr>
        <w:t>-</w:t>
      </w:r>
      <w:r>
        <w:rPr>
          <w:rFonts w:hint="eastAsia"/>
        </w:rPr>
        <w:t>微调”范式，使其具备了强大的语言理解、生成和推理能力。</w:t>
      </w:r>
      <w:r w:rsidR="00F35D23">
        <w:rPr>
          <w:rFonts w:hint="eastAsia"/>
        </w:rPr>
        <w:t>大语言模型</w:t>
      </w:r>
      <w:r>
        <w:rPr>
          <w:rFonts w:hint="eastAsia"/>
        </w:rPr>
        <w:t>不仅能理解上下文，还能在没有明确训练的情况下，通过“上下文学习”完成多种复杂的自然语言任务，展现出所谓的“涌现能力”。</w:t>
      </w:r>
    </w:p>
    <w:p w14:paraId="5613B216" w14:textId="2944957E" w:rsidR="00F54B80" w:rsidRDefault="00000000" w:rsidP="00654A62">
      <w:pPr>
        <w:pStyle w:val="3"/>
        <w:spacing w:before="163" w:after="163"/>
        <w:rPr>
          <w:rFonts w:hint="eastAsia"/>
        </w:rPr>
      </w:pPr>
      <w:bookmarkStart w:id="813" w:name="_Toc228219290"/>
      <w:r>
        <w:rPr>
          <w:rFonts w:hint="eastAsia"/>
        </w:rPr>
        <w:t>大语言模型在医疗健康问答中的应用</w:t>
      </w:r>
      <w:bookmarkEnd w:id="813"/>
    </w:p>
    <w:p w14:paraId="4CA3D167" w14:textId="6963EE0C" w:rsidR="00F54B80" w:rsidRDefault="00000000">
      <w:pPr>
        <w:pStyle w:val="altz"/>
        <w:ind w:firstLine="480"/>
      </w:pPr>
      <w:r>
        <w:rPr>
          <w:rFonts w:hint="eastAsia"/>
        </w:rPr>
        <w:t>近年来，</w:t>
      </w:r>
      <w:r w:rsidR="00F35D23">
        <w:rPr>
          <w:rFonts w:hint="eastAsia"/>
        </w:rPr>
        <w:t>大语言模型</w:t>
      </w:r>
      <w:r>
        <w:rPr>
          <w:rFonts w:hint="eastAsia"/>
        </w:rPr>
        <w:t>在医疗健康领域的应用取得了突破性进展。研究证实，先进的</w:t>
      </w:r>
      <w:r w:rsidR="00F35D23">
        <w:rPr>
          <w:rFonts w:hint="eastAsia"/>
        </w:rPr>
        <w:t>大语言模型</w:t>
      </w:r>
      <w:r>
        <w:rPr>
          <w:rFonts w:hint="eastAsia"/>
        </w:rPr>
        <w:t>不仅能高分通过美国执业医师资格考试（</w:t>
      </w:r>
      <w:r>
        <w:rPr>
          <w:rFonts w:hint="eastAsia"/>
        </w:rPr>
        <w:t>USMLE</w:t>
      </w:r>
      <w:r>
        <w:rPr>
          <w:rFonts w:hint="eastAsia"/>
        </w:rPr>
        <w:t>）</w:t>
      </w:r>
      <w:r w:rsidR="0062707B">
        <w:fldChar w:fldCharType="begin"/>
      </w:r>
      <w:r w:rsidR="001704E8">
        <w:instrText xml:space="preserve"> ADDIN ZOTERO_ITEM CSL_CITATION {"citationID":"DEqeYm3m","properties":{"unsorted":false,"formattedCitation":"\\super [23]\\nosupersub{}","plainCitation":"[23]","noteIndex":0},"citationItems":[{"id":994,"uris":["http://zotero.org/users/15209510/items/UZM4TCTG"],"itemData":{"id":994,"type":"article-journal","abstract":"We evaluated the performance of a large language model called ChatGPT on the United States Medical Licensing Exam (USMLE), which consists of three exams: Step 1, Step 2CK, and Step 3. ChatGPT performed at or near the passing threshold for all three exams without any specialized training or reinforce …","container-title":"PLOS digital health","DOI":"10.1371/journal.pdig.0000198","ISSN":"2767-3170","issue":"2","language":"en","PMID":"36812645","publisher":"PLOS Digit Health","source":"pubmed.ncbi.nlm.nih.gov","title":"Performance of ChatGPT on USMLE: Potential for AI-assisted medical education using large language models","title-short":"Performance of ChatGPT on USMLE","URL":"https://pubmed.ncbi.nlm.nih.gov/36812645/","volume":"2","author":[{"family":"Th","given":"Kung"},{"family":"M","given":"Cheatham"},{"family":"A","given":"Medenilla"},{"family":"C","given":"Sillos"},{"family":"L","given":"De Leon"},{"family":"C","given":"Elepaño"},{"family":"M","given":"Madriaga"},{"family":"R","given":"Aggabao"},{"family":"G","given":"Diaz-Candido"},{"family":"J","given":"Maningo"},{"family":"V","given":"Tseng"}],"accessed":{"date-parts":[["2026",3,22]]},"issued":{"date-parts":[["2023",9,2]]}}}],"schema":"https://github.com/citation-style-language/schema/raw/master/csl-citation.json"} </w:instrText>
      </w:r>
      <w:r w:rsidR="0062707B">
        <w:fldChar w:fldCharType="separate"/>
      </w:r>
      <w:r w:rsidR="008865EC" w:rsidRPr="008865EC">
        <w:rPr>
          <w:rFonts w:cs="Times New Roman"/>
          <w:kern w:val="0"/>
          <w:vertAlign w:val="superscript"/>
        </w:rPr>
        <w:t>[23]</w:t>
      </w:r>
      <w:r w:rsidR="0062707B">
        <w:fldChar w:fldCharType="end"/>
      </w:r>
      <w:r>
        <w:rPr>
          <w:rFonts w:hint="eastAsia"/>
        </w:rPr>
        <w:t>，展现出深厚的医学知识储备，其生成的回答在信息质量和共</w:t>
      </w:r>
      <w:proofErr w:type="gramStart"/>
      <w:r>
        <w:rPr>
          <w:rFonts w:hint="eastAsia"/>
        </w:rPr>
        <w:t>情表达</w:t>
      </w:r>
      <w:proofErr w:type="gramEnd"/>
      <w:r>
        <w:rPr>
          <w:rFonts w:hint="eastAsia"/>
        </w:rPr>
        <w:t>上甚至能超越人类医生</w:t>
      </w:r>
      <w:r w:rsidR="0062707B">
        <w:fldChar w:fldCharType="begin"/>
      </w:r>
      <w:r w:rsidR="001704E8">
        <w:instrText xml:space="preserve"> ADDIN ZOTERO_ITEM CSL_CITATION {"citationID":"4oiEU16f","properties":{"unsorted":false,"formattedCitation":"\\super [24]\\nosupersub{}","plainCitation":"[24]","noteIndex":0},"citationItems":[{"id":997,"uris":["http://zotero.org/users/15209510/items/HHPEPYVV"],"itemData":{"id":997,"type":"article-journal","abstract":"&lt;h3&gt;Importance&lt;/h3&gt;&lt;p&gt;The rapid expansion of virtual health care has caused a surge in patient messages concomitant with more work and burnout among health care professionals. Artificial intelligence (AI) assistants could potentially aid in creating answers to patient questions by drafting responses that could be reviewed by clinicians.&lt;/p&gt;&lt;h3&gt;Objective&lt;/h3&gt;&lt;p&gt;To evaluate the ability of an AI chatbot assistant (ChatGPT), released in November 2022, to provide quality and empathetic responses to patient questions.&lt;/p&gt;&lt;h3&gt;Design, Setting, and Participants&lt;/h3&gt;&lt;p&gt;In this cross-sectional study, a public and nonidentifiable database of questions from a public social media forum (Reddit’s r/AskDocs) was used to randomly draw 195 exchanges from October 2022 where a verified physician responded to a public question. Chatbot responses were generated by entering the original question into a fresh session (without prior questions having been asked in the session) on December 22 and 23, 2022. The original question along with anonymized and randomly ordered physician and chatbot responses were evaluated in triplicate by a team of licensed health care professionals. Evaluators chose “which response was better” and judged both “the quality of information provided” (&lt;i&gt;very poor&lt;/i&gt;,&lt;i&gt;poor&lt;/i&gt;,&lt;i&gt;acceptable&lt;/i&gt;,&lt;i&gt;good&lt;/i&gt;, or&lt;i&gt;very good&lt;/i&gt;) and “the empathy or bedside manner provided” (&lt;i&gt;not empathetic&lt;/i&gt;,&lt;i&gt;slightly empathetic&lt;/i&gt;,&lt;i&gt;moderately empathetic&lt;/i&gt;,&lt;i&gt;empathetic&lt;/i&gt;, and&lt;i&gt;very empathetic&lt;/i&gt;). Mean outcomes were ordered on a 1 to 5 scale and compared between chatbot and physicians.&lt;/p&gt;&lt;h3&gt;Results&lt;/h3&gt;&lt;p&gt;Of the 195 questions and responses, evaluators preferred chatbot responses to physician responses in 78.6% (95% CI, 75.0%-81.8%) of the 585 evaluations. Mean (IQR) physician responses were significantly shorter than chatbot responses (52 [17-62] words vs 211 [168-245] words;&lt;i&gt;t&lt;/i&gt; = 25.4;&lt;i&gt;P&lt;/i&gt; &amp;lt; .001). Chatbot responses were rated of</w:instrText>
      </w:r>
      <w:r w:rsidR="001704E8">
        <w:rPr>
          <w:rFonts w:hint="eastAsia"/>
        </w:rPr>
        <w:instrText xml:space="preserve"> significantly higher quality than physician responses (&lt;i&gt;t&lt;/i&gt; = 13.3;&lt;i&gt;P&lt;/i&gt; &amp;lt; .001). The proportion of responses rated as&lt;i&gt;good&lt;/i&gt;or&lt;i&gt;very good&lt;/i&gt;quality (</w:instrText>
      </w:r>
      <w:r w:rsidR="001704E8">
        <w:rPr>
          <w:rFonts w:hint="eastAsia"/>
        </w:rPr>
        <w:instrText>≥</w:instrText>
      </w:r>
      <w:r w:rsidR="001704E8">
        <w:rPr>
          <w:rFonts w:hint="eastAsia"/>
        </w:rPr>
        <w:instrText xml:space="preserve"> 4), for instance, was higher for chatbot than physicians (chatbot: 78.5%, 95% CI, 72.3</w:instrText>
      </w:r>
      <w:r w:rsidR="001704E8">
        <w:instrText>%-84.1%; physicians: 22.1%, 95% CI, 16.4%-28.2%;). This amounted to 3.6 times higher prevalence of&lt;i&gt;good&lt;/i&gt;or&lt;i&gt;very good&lt;/i&gt;quality responses for the chatbot. Chatbot responses were also rated significantly more empathetic than physician responses (&lt;i&gt;</w:instrText>
      </w:r>
      <w:r w:rsidR="001704E8">
        <w:rPr>
          <w:rFonts w:hint="eastAsia"/>
        </w:rPr>
        <w:instrText>t&lt;/i&gt; = 18.9;&lt;i&gt;P&lt;/i&gt; &amp;lt; .001). The proportion of responses rated&lt;i&gt;empathetic&lt;/i&gt;or&lt;i&gt;very empathetic&lt;/i&gt;(</w:instrText>
      </w:r>
      <w:r w:rsidR="001704E8">
        <w:rPr>
          <w:rFonts w:hint="eastAsia"/>
        </w:rPr>
        <w:instrText>≥</w:instrText>
      </w:r>
      <w:r w:rsidR="001704E8">
        <w:rPr>
          <w:rFonts w:hint="eastAsia"/>
        </w:rPr>
        <w:instrText>4) was higher for chatbot than for physicians (physicians: 4.6%, 95% CI, 2.1%-7.7%; chatbot: 45.1%, 95% CI, 38.5%-51.8%; physicians: 4.6%, 95% CI</w:instrText>
      </w:r>
      <w:r w:rsidR="001704E8">
        <w:instrText xml:space="preserve">, 2.1%-7.7%). This amounted to 9.8 times higher prevalence of&lt;i&gt;empathetic&lt;/i&gt;or&lt;i&gt;very empathetic&lt;/i&gt;responses for the chatbot.&lt;/p&gt;&lt;h3&gt;Conclusions&lt;/h3&gt;&lt;p&gt;In this cross-sectional study, a chatbot generated quality and empathetic responses to patient questions posed in an online forum. Further exploration of this technology is warranted in clinical settings, such as using chatbot to draft responses that physicians could then edit. Randomized trials could assess further if using AI assistants might improve responses, lower clinician burnout, and improve patient outcomes.&lt;/p&gt;","container-title":"JAMA Internal Medicine","DOI":"10.1001/jamainternmed.2023.1838","ISSN":"2168-6106","issue":"6","journalAbbreviation":"JAMA Intern Med","language":"en","page":"589-596","PMID":"37115527","publisher":"American Medical Association","source":"jamanetwork.com","title":"Comparing Physician and Artificial Intelligence Chatbot Responses to Patient Questions Posted to a Public Social Media Forum","volume":"183","author":[{"family":"Ayers","given":"John W."},{"family":"Poliak","given":"Adam"},{"family":"Dredze","given":"Mark"},{"family":"Leas","given":"Eric C."},{"family":"Zhu","given":"Zechariah"},{"family":"Kelley","given":"Jessica B."},{"family":"Faix","given":"Dennis J."},{"family":"Goodman","given":"Aaron M."},{"family":"Longhurst","given":"Christopher A."},{"family":"Hogarth","given":"Michael"},{"family":"Smith","given":"Davey M."}],"issued":{"date-parts":[["2023",6,1]]}}}],"schema":"https://github.com/citation-style-language/schema/raw/master/csl-citation.json"} </w:instrText>
      </w:r>
      <w:r w:rsidR="0062707B">
        <w:fldChar w:fldCharType="separate"/>
      </w:r>
      <w:r w:rsidR="008865EC" w:rsidRPr="008865EC">
        <w:rPr>
          <w:rFonts w:cs="Times New Roman"/>
          <w:kern w:val="0"/>
          <w:vertAlign w:val="superscript"/>
        </w:rPr>
        <w:t>[24]</w:t>
      </w:r>
      <w:r w:rsidR="0062707B">
        <w:fldChar w:fldCharType="end"/>
      </w:r>
      <w:r>
        <w:rPr>
          <w:rFonts w:hint="eastAsia"/>
        </w:rPr>
        <w:t>。经过医疗领域数据微调的专用模型，如</w:t>
      </w:r>
      <w:r>
        <w:rPr>
          <w:rFonts w:hint="eastAsia"/>
        </w:rPr>
        <w:t>Med-</w:t>
      </w:r>
      <w:proofErr w:type="spellStart"/>
      <w:r>
        <w:rPr>
          <w:rFonts w:hint="eastAsia"/>
        </w:rPr>
        <w:t>PaLM</w:t>
      </w:r>
      <w:proofErr w:type="spellEnd"/>
      <w:r>
        <w:rPr>
          <w:rFonts w:hint="eastAsia"/>
        </w:rPr>
        <w:t xml:space="preserve"> 2</w:t>
      </w:r>
      <w:r>
        <w:rPr>
          <w:rFonts w:hint="eastAsia"/>
        </w:rPr>
        <w:t>，其回答的准确性和临床相关性已接近专家水平</w:t>
      </w:r>
      <w:r w:rsidR="0062707B">
        <w:fldChar w:fldCharType="begin"/>
      </w:r>
      <w:r w:rsidR="001704E8">
        <w:instrText xml:space="preserve"> ADDIN ZOTERO_ITEM CSL_CITATION {"citationID":"w3XRYXYi","properties":{"unsorted":false,"formattedCitation":"\\super [22]\\nosupersub{}","plainCitation":"[22]","noteIndex":0},"citationItems":[{"id":998,"uris":["http://zotero.org/users/15209510/items/Y8P7SYB5"],"itemData":{"id":998,"type":"article-journal","abstract":"With an improved framework for model development and evaluation, a large language model is shown to provide answers to medical questions that are comparable or preferred with respect to those provided by human physicians.","container-title":"Nature Medicine","DOI":"10.1038/s41591-024-03423-7","ISSN":"1546-170X","issue":"3","journalAbbreviation":"Nat Med","language":"en","license":"2025 The Author(s)","page":"943-950","publisher":"Nature Publishing Group","source":"www.nature.com","title":"Toward expert-level medical question answering with large language models","volume":"31","author":[{"family":"Singhal","given":"Karan"},{"family":"Tu","given":"Tao"},{"family":"Gottweis","given":"Juraj"},{"family":"Sayres","given":"Rory"},{"family":"Wulczyn","given":"Ellery"},{"family":"Amin","given":"Mohamed"},{"family":"Hou","given":"Le"},{"family":"Clark","given":"Kevin"},{"family":"Pfohl","given":"Stephen R."},{"family":"Cole-Lewis","given":"Heather"},{"family":"Neal","given":"Darlene"},{"family":"Rashid","given":"Qazi Mamunur"},{"family":"Schaekermann","given":"Mike"},{"family":"Wang","given":"Amy"},{"family":"Dash","given":"Dev"},{"family":"Chen","given":"Jonathan H."},{"family":"Shah","given":"Nigam H."},{"family":"Lachgar","given":"Sami"},{"family":"Mansfield","given":"Philip Andrew"},{"family":"Prakash","given":"Sushant"},{"family":"Green","given":"Bradley"},{"family":"Dominowska","given":"Ewa"},{"family":"Agüera y Arcas","given":"Blaise"},{"family":"Tomašev","given":"Nenad"},{"family":"Liu","given":"Yun"},{"family":"Wong","given":"Renee"},{"family":"Semturs","given":"Christopher"},{"family":"Mahdavi","given":"S. Sara"},{"family":"Barral","given":"Joelle K."},{"family":"Webster","given":"Dale R."},{"family":"Corrado","given":"Greg S."},{"family":"Matias","given":"Yossi"},{"family":"Azizi","given":"Shekoofeh"},{"family":"Karthikesalingam","given":"Alan"},{"family":"Natarajan","given":"Vivek"}],"issued":{"date-parts":[["2025",3]]}}}],"schema":"https://github.com/citation-style-language/schema/raw/master/csl-citation.json"} </w:instrText>
      </w:r>
      <w:r w:rsidR="0062707B">
        <w:fldChar w:fldCharType="separate"/>
      </w:r>
      <w:r w:rsidR="008865EC" w:rsidRPr="008865EC">
        <w:rPr>
          <w:rFonts w:cs="Times New Roman"/>
          <w:kern w:val="0"/>
          <w:vertAlign w:val="superscript"/>
        </w:rPr>
        <w:t>[22]</w:t>
      </w:r>
      <w:r w:rsidR="0062707B">
        <w:fldChar w:fldCharType="end"/>
      </w:r>
      <w:r>
        <w:rPr>
          <w:rFonts w:hint="eastAsia"/>
        </w:rPr>
        <w:t>。然而，</w:t>
      </w:r>
      <w:r w:rsidR="00F35D23">
        <w:rPr>
          <w:rFonts w:hint="eastAsia"/>
        </w:rPr>
        <w:t>大语言模型</w:t>
      </w:r>
      <w:r>
        <w:rPr>
          <w:rFonts w:hint="eastAsia"/>
        </w:rPr>
        <w:t>也存在幻觉、知识更新不及时和潜在偏见等固有风险，这要求在医疗等高风险领域应用时必须采取审慎的态度和额外的安全措施</w:t>
      </w:r>
      <w:r w:rsidR="00F04585">
        <w:fldChar w:fldCharType="begin"/>
      </w:r>
      <w:r w:rsidR="001704E8">
        <w:instrText xml:space="preserve"> ADDIN ZOTERO_ITEM CSL_CITATION {"citationID":"ucFd20F9","properties":{"unsorted":false,"formattedCitation":"\\super [21,34]\\nosupersub{}","plainCitation":"[21,34]","noteIndex":0},"citationItems":[{"id":999,"uris":["http://zotero.org/users/15209510/items/P6WQ7P2M"],"itemData":{"id":999,"type":"article-journal","abstract":"This review explains how large language models (LLMs), such as ChatGPT, are developed and discusses their strengths and limitations in the context of potential clinical applications.","container-title":"Nature Medicine","DOI":"10.1038/s41591-023-02448-8","ISSN":"1546-170X","issue":"8","journalAbbreviation":"Nat Med","language":"en","license":"2023 Springer Nature America, Inc.","page":"1930-1940","publisher":"Nature Publishing Group","source":"www.nature.com","title":"Large language models in medicine","volume":"29","author":[{"family":"Thirunavukarasu","given":"Arun James"},{"family":"Ting","given":"Darren Shu Jeng"},{"family":"Elangovan","given":"Kabilan"},{"family":"Gutierrez","given":"Laura"},{"family":"Tan","given":"Ting Fang"},{"family":"Ting","given":"Daniel Shu Wei"}],"issued":{"date-parts":[["2023",8]]}}},{"id":995,"uris":["http://zotero.org/users/15209510/items/QQIEQ35G"],"itemData":{"id":995,"type":"article-journal","abstract":"Natural language processing tools, such as ChatGPT (generative pretrained transformer, hereafter referred to as chatbot), have the potential to radically enhance the accessibility of medical information for health professionals and patients. Assessing the safety and efficacy of these tools in answering physician-generated questions is critical to determining their suitability in clinical settings, facilitating complex decision-making, and optimizing health care efficiency.To assess the accuracy and comprehensiveness of chatbot-generated responses to physician-developed medical queries, highlighting the reliability and limitations of artificial intelligence–generated medical information.Thirty-three physicians across 17 specialties generated 284 medical questions that they subjectively classified as easy, medium, or hard with either binary (yes or no) or descriptive answers. The physicians then graded the chatbot-generated answers to these questions for accuracy (6-point Likert scale with 1 being completely incorrect and 6 being completely correct) and completeness (3-point Likert scale, with 1 being incomplete and 3 being complete plus additional context). Scores were summarized with descriptive statistics and compared using the Mann-Whitney U test or the Kruskal-Wallis test. The study (including data analysis) was conducted from January to May 2023.Accuracy, completeness, and consistency over time and between 2 different versions (GPT-3.5 and GPT-4) of chatbot-generated medical responses.Across all questions (n = 284) generated by 33 physicians (31 faculty members and 2 recent graduates from residency or fellowship programs) across 17 specialties, the median accuracy score was 5.5 (IQR, 4.0-6.0) (between almost completely and complete correct) with a mean (SD) score of 4.8 (1.6) (between mostly and almost completely correct). The median completeness score was 3.0 (IQR, 2.0-3.0) (complete and comprehensive) with a mean (SD) score of 2.5 (0.7). For questions rated easy, medium, and hard, the median accuracy scores were 6.0 (IQR, 5.0-6.0), 5.5 (IQR, 5.0-6.0), and 5.0 (IQR, 4.0-6.0), respectively (mean [SD] scores were 5.0 [1.5], 4.7 [1.7], and 4.6 [1.6], respectively; P = .05). Accuracy scores for binary and descriptive questions were similar (median score, 6.0 [IQR, 4.0-6.0] vs 5.0 [IQR, 3.4-6.0]; mean [SD] score, 4.9 [1.6] vs 4.7 [1.6]; P = .07). Of 36 questions with scores of 1.0 to 2.0, 34 were requeried or regraded 8 to 17 days later with substantial improvement (median score 2.0 [IQR, 1.0-3.0] vs 4.0 [IQR, 2.0-5.3]; P &amp;lt; .01). A subset of questions, regardless of initial scores (version 3.5), were regenerated and rescored using version 4 with improvement (mean accuracy [SD] score, 5.2 [1.5] vs 5.7 [0.8]; median score, 6.0 [IQR, 5.0-6.0] for original and 6.0 [IQR, 6.0-6.0] for rescored; P = .002).In this cross-sectional study, chatbot generated largely accurate information to diverse medical queries as judged by academic physician specialists with improvement over time, although it had important limitations. Further research and model development are needed to correct inaccuracies and for validation.","container-title":"JAMA Network Open","DOI":"10.1001/jamanetworkopen.2023.36483","ISSN":"2574-3805","issue":"10","journalAbbreviation":"JAMA Netw Open","page":"e2336483","source":"Silverchair","title":"Accuracy and Reliability of Chatbot Responses to Physician Questions","volume":"6","author":[{"family":"Goodman","given":"Rachel S."},{"family":"Patrinely","given":"J. Randall"},{"family":"Stone","given":"Cosby A.","suffix":"Jr"},{"family":"Zimmerman","given":"Eli"},{"family":"Donald","given":"Rebecca R."},{"family":"Chang","given":"Sam S."},{"family":"Berkowitz","given":"Sean T."},{"family":"Finn","given":"Avni P."},{"family":"Jahangir","given":"Eiman"},{"family":"Scoville","given":"Elizabeth A."},{"family":"Reese","given":"Tyler S."},{"family":"Friedman","given":"Debra L."},{"family":"Bastarache","given":"Julie A."},{"family":"Heijden","given":"Yuri F.","non-dropping-particle":"van der"},{"family":"Wright","given":"Jordan J."},{"family":"Ye","given":"Fei"},{"family":"Carter","given":"Nicholas"},{"family":"Alexander","given":"Matthew R."},{"family":"Choe","given":"Jennifer H."},{"family":"Chastain","given":"Cody A."},{"family":"Zic","given":"John A."},{"family":"Horst","given":"Sara N."},{"family":"Turker","given":"Isik"},{"family":"Agarwal","given":"Rajiv"},{"family":"Osmundson","given":"Evan"},{"family":"Idrees","given":"Kamran"},{"family":"Kiernan","given":"Colleen M."},{"family":"Padmanabhan","given":"Chandrasekhar"},{"family":"Bailey","given":"Christina E."},{"family":"Schlegel","given":"Cameron E."},{"family":"Chambless","given":"Lola B."},{"family":"Gibson","given":"Michael K."},{"family":"Osterman","given":"Travis J."},{"family":"Wheless","given":"Lee E."},{"family":"Johnson","given":"Douglas B."}],"issued":{"date-parts":[["2023",10,2]]}}}],"schema":"https://github.com/citation-style-language/schema/raw/master/csl-citation.json"} </w:instrText>
      </w:r>
      <w:r w:rsidR="00F04585">
        <w:fldChar w:fldCharType="separate"/>
      </w:r>
      <w:r w:rsidR="00740296" w:rsidRPr="00740296">
        <w:rPr>
          <w:rFonts w:cs="Times New Roman"/>
          <w:kern w:val="0"/>
          <w:vertAlign w:val="superscript"/>
        </w:rPr>
        <w:t>[21,34]</w:t>
      </w:r>
      <w:r w:rsidR="00F04585">
        <w:fldChar w:fldCharType="end"/>
      </w:r>
      <w:r>
        <w:rPr>
          <w:rFonts w:hint="eastAsia"/>
        </w:rPr>
        <w:t>。</w:t>
      </w:r>
    </w:p>
    <w:p w14:paraId="3794ABD1" w14:textId="769AEAEF" w:rsidR="00F54B80" w:rsidRDefault="00000000">
      <w:pPr>
        <w:pStyle w:val="3"/>
        <w:spacing w:before="163" w:after="163"/>
        <w:rPr>
          <w:rFonts w:hint="eastAsia"/>
        </w:rPr>
      </w:pPr>
      <w:bookmarkStart w:id="814" w:name="_Toc228219291"/>
      <w:r>
        <w:rPr>
          <w:rFonts w:hint="eastAsia"/>
        </w:rPr>
        <w:lastRenderedPageBreak/>
        <w:t>问题</w:t>
      </w:r>
      <w:r w:rsidR="00D77215">
        <w:rPr>
          <w:rFonts w:hint="eastAsia"/>
        </w:rPr>
        <w:t>规范化</w:t>
      </w:r>
      <w:r>
        <w:rPr>
          <w:rFonts w:hint="eastAsia"/>
        </w:rPr>
        <w:t>改写、答案生成与指令跟随能力</w:t>
      </w:r>
      <w:bookmarkEnd w:id="814"/>
    </w:p>
    <w:p w14:paraId="5D904704" w14:textId="3BE110FE" w:rsidR="00F54B80" w:rsidRDefault="00F35D23">
      <w:pPr>
        <w:pStyle w:val="altz"/>
        <w:ind w:firstLine="480"/>
      </w:pPr>
      <w:r>
        <w:rPr>
          <w:rFonts w:hint="eastAsia"/>
        </w:rPr>
        <w:t>大语言模型强大的指令跟随能力是本研究得以实现的关键。通过设计精确的提示词，可以引导</w:t>
      </w:r>
      <w:r w:rsidR="004A43BB">
        <w:rPr>
          <w:rFonts w:hint="eastAsia"/>
        </w:rPr>
        <w:t>大语言模型</w:t>
      </w:r>
      <w:r>
        <w:rPr>
          <w:rFonts w:hint="eastAsia"/>
        </w:rPr>
        <w:t>完成特定任务：</w:t>
      </w:r>
    </w:p>
    <w:p w14:paraId="65CD463B" w14:textId="652DA965" w:rsidR="00F54B80" w:rsidRDefault="00000000" w:rsidP="00B22454">
      <w:pPr>
        <w:pStyle w:val="altz"/>
        <w:numPr>
          <w:ilvl w:val="0"/>
          <w:numId w:val="9"/>
        </w:numPr>
        <w:ind w:left="800" w:firstLineChars="0" w:hanging="318"/>
      </w:pPr>
      <w:r>
        <w:rPr>
          <w:rFonts w:hint="eastAsia"/>
        </w:rPr>
        <w:t>问题改写与规范化：可以指令</w:t>
      </w:r>
      <w:r w:rsidR="004A43BB">
        <w:rPr>
          <w:rFonts w:hint="eastAsia"/>
        </w:rPr>
        <w:t>大语言模型</w:t>
      </w:r>
      <w:r>
        <w:rPr>
          <w:rFonts w:hint="eastAsia"/>
        </w:rPr>
        <w:t>将一条口语化、模糊的评论，改写成一个语义清晰、表达规范、符合医学术语的标准问题。</w:t>
      </w:r>
    </w:p>
    <w:p w14:paraId="0F0C274C" w14:textId="5EE9EFAC" w:rsidR="00F54B80" w:rsidRDefault="00000000" w:rsidP="00B22454">
      <w:pPr>
        <w:pStyle w:val="altz"/>
        <w:numPr>
          <w:ilvl w:val="0"/>
          <w:numId w:val="9"/>
        </w:numPr>
        <w:ind w:left="800" w:firstLineChars="0" w:hanging="318"/>
      </w:pPr>
      <w:r>
        <w:rPr>
          <w:rFonts w:hint="eastAsia"/>
        </w:rPr>
        <w:t>答案生成：在给定一个标准化问题后，可以指令</w:t>
      </w:r>
      <w:r w:rsidR="004A43BB">
        <w:rPr>
          <w:rFonts w:hint="eastAsia"/>
        </w:rPr>
        <w:t>大语言模型</w:t>
      </w:r>
      <w:r>
        <w:rPr>
          <w:rFonts w:hint="eastAsia"/>
        </w:rPr>
        <w:t>生成一个科学、准确、易于理解且富有</w:t>
      </w:r>
      <w:proofErr w:type="gramStart"/>
      <w:r>
        <w:rPr>
          <w:rFonts w:hint="eastAsia"/>
        </w:rPr>
        <w:t>同理心</w:t>
      </w:r>
      <w:proofErr w:type="gramEnd"/>
      <w:r>
        <w:rPr>
          <w:rFonts w:hint="eastAsia"/>
        </w:rPr>
        <w:t>的答案。</w:t>
      </w:r>
    </w:p>
    <w:p w14:paraId="24C34705" w14:textId="76D08E63" w:rsidR="00F54B80" w:rsidRDefault="00000000" w:rsidP="008946ED">
      <w:pPr>
        <w:pStyle w:val="3"/>
        <w:spacing w:before="163" w:after="163"/>
        <w:rPr>
          <w:rFonts w:hint="eastAsia"/>
        </w:rPr>
      </w:pPr>
      <w:bookmarkStart w:id="815" w:name="_Toc168604733"/>
      <w:bookmarkStart w:id="816" w:name="_Toc228219292"/>
      <w:r>
        <w:rPr>
          <w:rFonts w:hint="eastAsia"/>
        </w:rPr>
        <w:t>模型微调</w:t>
      </w:r>
      <w:r w:rsidRPr="008946ED">
        <w:rPr>
          <w:rFonts w:ascii="黑体" w:hAnsi="黑体" w:hint="eastAsia"/>
        </w:rPr>
        <w:t>-</w:t>
      </w:r>
      <w:proofErr w:type="spellStart"/>
      <w:r w:rsidRPr="008946ED">
        <w:rPr>
          <w:rFonts w:ascii="Times New Roman" w:hAnsi="Times New Roman" w:cs="Times New Roman"/>
        </w:rPr>
        <w:t>LLaMA</w:t>
      </w:r>
      <w:proofErr w:type="spellEnd"/>
      <w:r w:rsidRPr="008946ED">
        <w:rPr>
          <w:rFonts w:ascii="Times New Roman" w:hAnsi="Times New Roman" w:cs="Times New Roman"/>
        </w:rPr>
        <w:t xml:space="preserve"> Factory</w:t>
      </w:r>
      <w:bookmarkEnd w:id="815"/>
      <w:bookmarkEnd w:id="816"/>
    </w:p>
    <w:p w14:paraId="7288499B" w14:textId="4A9513E7" w:rsidR="00F54B80" w:rsidRDefault="00000000">
      <w:pPr>
        <w:pStyle w:val="altz"/>
        <w:ind w:firstLine="480"/>
      </w:pPr>
      <w:proofErr w:type="spellStart"/>
      <w:r>
        <w:rPr>
          <w:rFonts w:hint="eastAsia"/>
        </w:rPr>
        <w:t>LLaMA</w:t>
      </w:r>
      <w:proofErr w:type="spellEnd"/>
      <w:r>
        <w:rPr>
          <w:rFonts w:hint="eastAsia"/>
        </w:rPr>
        <w:t xml:space="preserve"> Factory</w:t>
      </w:r>
      <w:r>
        <w:rPr>
          <w:rFonts w:hint="eastAsia"/>
        </w:rPr>
        <w:t>是一个用于大语言模型训练的开源框架，通过训练可以使模型更好地适应特定的任务或数据集。其支持多训练阶段，包括预训练、有监督微调</w:t>
      </w:r>
      <w:r w:rsidR="00F90FD9">
        <w:rPr>
          <w:rFonts w:hint="eastAsia"/>
        </w:rPr>
        <w:t>（</w:t>
      </w:r>
      <w:r w:rsidR="00F90FD9">
        <w:rPr>
          <w:rFonts w:hint="eastAsia"/>
        </w:rPr>
        <w:t>Supervised Fine-Tuning</w:t>
      </w:r>
      <w:r w:rsidR="00F90FD9">
        <w:rPr>
          <w:rFonts w:hint="eastAsia"/>
        </w:rPr>
        <w:t>，</w:t>
      </w:r>
      <w:r w:rsidR="00F90FD9">
        <w:rPr>
          <w:rFonts w:hint="eastAsia"/>
        </w:rPr>
        <w:t>SFT</w:t>
      </w:r>
      <w:r w:rsidR="00F90FD9">
        <w:rPr>
          <w:rFonts w:hint="eastAsia"/>
        </w:rPr>
        <w:t>）</w:t>
      </w:r>
      <w:r>
        <w:rPr>
          <w:rFonts w:hint="eastAsia"/>
        </w:rPr>
        <w:t>和奖励模型训练等。</w:t>
      </w:r>
    </w:p>
    <w:p w14:paraId="717CA163" w14:textId="77777777" w:rsidR="00F54B80" w:rsidRDefault="00000000">
      <w:pPr>
        <w:pStyle w:val="altz"/>
        <w:ind w:firstLine="480"/>
      </w:pPr>
      <w:proofErr w:type="spellStart"/>
      <w:r>
        <w:rPr>
          <w:rFonts w:hint="eastAsia"/>
        </w:rPr>
        <w:t>LLaMA</w:t>
      </w:r>
      <w:proofErr w:type="spellEnd"/>
      <w:r>
        <w:rPr>
          <w:rFonts w:hint="eastAsia"/>
        </w:rPr>
        <w:t xml:space="preserve"> Factory</w:t>
      </w:r>
      <w:r>
        <w:rPr>
          <w:rFonts w:hint="eastAsia"/>
        </w:rPr>
        <w:t>能够加载多种类型的模型，尤其是开源的大语言模型，如</w:t>
      </w:r>
      <w:r>
        <w:rPr>
          <w:rFonts w:hint="eastAsia"/>
        </w:rPr>
        <w:t>Qwen</w:t>
      </w:r>
      <w:r>
        <w:rPr>
          <w:rFonts w:hint="eastAsia"/>
        </w:rPr>
        <w:t>、</w:t>
      </w:r>
      <w:r>
        <w:rPr>
          <w:rFonts w:hint="eastAsia"/>
        </w:rPr>
        <w:t>Llama</w:t>
      </w:r>
      <w:r>
        <w:rPr>
          <w:rFonts w:hint="eastAsia"/>
        </w:rPr>
        <w:t>等。在训练过程中，</w:t>
      </w:r>
      <w:proofErr w:type="spellStart"/>
      <w:r>
        <w:rPr>
          <w:rFonts w:hint="eastAsia"/>
        </w:rPr>
        <w:t>LLaMA</w:t>
      </w:r>
      <w:proofErr w:type="spellEnd"/>
      <w:r>
        <w:rPr>
          <w:rFonts w:hint="eastAsia"/>
        </w:rPr>
        <w:t xml:space="preserve"> Factory</w:t>
      </w:r>
      <w:r>
        <w:rPr>
          <w:rFonts w:hint="eastAsia"/>
        </w:rPr>
        <w:t>提供了丰富的监控和调试功能，包括实时指标、日志记录和模型检查点等，有助于开发者更好地了解模型的训练过程。训练完成后，开发者可以测试其模型性能。如果模型的表现令人满意，开发者可以将模型导出，以便在其他应用中使用。</w:t>
      </w:r>
    </w:p>
    <w:p w14:paraId="09FC07C8" w14:textId="77777777" w:rsidR="00F54B80" w:rsidRDefault="00000000">
      <w:pPr>
        <w:pStyle w:val="altz"/>
        <w:ind w:firstLine="480"/>
      </w:pPr>
      <w:proofErr w:type="spellStart"/>
      <w:r>
        <w:rPr>
          <w:rFonts w:hint="eastAsia"/>
        </w:rPr>
        <w:t>LLaMA</w:t>
      </w:r>
      <w:proofErr w:type="spellEnd"/>
      <w:r>
        <w:rPr>
          <w:rFonts w:hint="eastAsia"/>
        </w:rPr>
        <w:t xml:space="preserve"> Factory</w:t>
      </w:r>
      <w:r>
        <w:rPr>
          <w:rFonts w:hint="eastAsia"/>
        </w:rPr>
        <w:t>同时提供了一个功能全面、操作简便的平台，使得大语言模型的微调变得更加容易和高效。在本研究中，</w:t>
      </w:r>
      <w:proofErr w:type="spellStart"/>
      <w:r>
        <w:rPr>
          <w:rFonts w:hint="eastAsia"/>
        </w:rPr>
        <w:t>LLaMA</w:t>
      </w:r>
      <w:proofErr w:type="spellEnd"/>
      <w:r>
        <w:rPr>
          <w:rFonts w:hint="eastAsia"/>
        </w:rPr>
        <w:t xml:space="preserve"> Factory</w:t>
      </w:r>
      <w:r>
        <w:rPr>
          <w:rFonts w:hint="eastAsia"/>
        </w:rPr>
        <w:t>将用于有监督微调大语言模型，以适应青少年生殖健康问答的需求，提高模型在问答任务上各项指标的表现力。</w:t>
      </w:r>
    </w:p>
    <w:p w14:paraId="33703036" w14:textId="0788A824" w:rsidR="00F54B80" w:rsidDel="00350883" w:rsidRDefault="00000000" w:rsidP="00654A62">
      <w:pPr>
        <w:pStyle w:val="2"/>
        <w:spacing w:before="163" w:after="163"/>
        <w:rPr>
          <w:del w:id="817" w:author="Zixuan Zhou" w:date="2026-04-27T02:11:00Z" w16du:dateUtc="2026-04-26T18:11:00Z"/>
          <w:rFonts w:hint="eastAsia"/>
        </w:rPr>
      </w:pPr>
      <w:del w:id="818" w:author="Zixuan Zhou" w:date="2026-04-27T02:11:00Z" w16du:dateUtc="2026-04-26T18:11:00Z">
        <w:r w:rsidDel="00350883">
          <w:rPr>
            <w:rFonts w:hint="eastAsia"/>
          </w:rPr>
          <w:delText>模型评估方法</w:delText>
        </w:r>
        <w:bookmarkStart w:id="819" w:name="_Toc228153999"/>
        <w:bookmarkStart w:id="820" w:name="_Toc228219293"/>
        <w:bookmarkEnd w:id="819"/>
        <w:bookmarkEnd w:id="820"/>
      </w:del>
    </w:p>
    <w:p w14:paraId="0ECDE804" w14:textId="6EF2F53A" w:rsidR="00F54B80" w:rsidDel="00350883" w:rsidRDefault="00000000">
      <w:pPr>
        <w:pStyle w:val="altz"/>
        <w:ind w:firstLine="480"/>
        <w:rPr>
          <w:del w:id="821" w:author="Zixuan Zhou" w:date="2026-04-27T02:11:00Z" w16du:dateUtc="2026-04-26T18:11:00Z"/>
        </w:rPr>
      </w:pPr>
      <w:del w:id="822" w:author="Zixuan Zhou" w:date="2026-04-27T02:11:00Z" w16du:dateUtc="2026-04-26T18:11:00Z">
        <w:r w:rsidDel="00350883">
          <w:rPr>
            <w:rFonts w:hint="eastAsia"/>
          </w:rPr>
          <w:delText>科学、全面地评估模型性能是本研究不可或缺的一环，本研究将采用人工评估</w:delText>
        </w:r>
        <w:r w:rsidR="00B4723F" w:rsidDel="00350883">
          <w:rPr>
            <w:rFonts w:hint="eastAsia"/>
          </w:rPr>
          <w:delText>与自动化评估</w:delText>
        </w:r>
        <w:r w:rsidDel="00350883">
          <w:rPr>
            <w:rFonts w:hint="eastAsia"/>
          </w:rPr>
          <w:delText>相结合的综合评价体系。</w:delText>
        </w:r>
        <w:bookmarkStart w:id="823" w:name="_Toc228154000"/>
        <w:bookmarkStart w:id="824" w:name="_Toc228219294"/>
        <w:bookmarkEnd w:id="823"/>
        <w:bookmarkEnd w:id="824"/>
      </w:del>
    </w:p>
    <w:p w14:paraId="3A37C5C5" w14:textId="54C9D086" w:rsidR="00F54B80" w:rsidDel="00350883" w:rsidRDefault="00000000" w:rsidP="00654A62">
      <w:pPr>
        <w:pStyle w:val="3"/>
        <w:spacing w:before="163" w:after="163"/>
        <w:rPr>
          <w:del w:id="825" w:author="Zixuan Zhou" w:date="2026-04-27T02:11:00Z" w16du:dateUtc="2026-04-26T18:11:00Z"/>
          <w:rFonts w:hint="eastAsia"/>
        </w:rPr>
      </w:pPr>
      <w:del w:id="826" w:author="Zixuan Zhou" w:date="2026-04-27T02:11:00Z" w16du:dateUtc="2026-04-26T18:11:00Z">
        <w:r w:rsidDel="00350883">
          <w:rPr>
            <w:rFonts w:hint="eastAsia"/>
          </w:rPr>
          <w:delText>人工评估维度</w:delText>
        </w:r>
        <w:bookmarkStart w:id="827" w:name="_Toc228154001"/>
        <w:bookmarkStart w:id="828" w:name="_Toc228219295"/>
        <w:bookmarkEnd w:id="827"/>
        <w:bookmarkEnd w:id="828"/>
      </w:del>
    </w:p>
    <w:p w14:paraId="08AAF8F3" w14:textId="35168064" w:rsidR="00F54B80" w:rsidDel="00350883" w:rsidRDefault="00000000">
      <w:pPr>
        <w:pStyle w:val="altz"/>
        <w:ind w:firstLine="480"/>
        <w:rPr>
          <w:del w:id="829" w:author="Zixuan Zhou" w:date="2026-04-27T02:11:00Z" w16du:dateUtc="2026-04-26T18:11:00Z"/>
          <w:moveFrom w:id="830" w:author="Zixuan Zhou" w:date="2026-04-27T02:09:00Z" w16du:dateUtc="2026-04-26T18:09:00Z"/>
        </w:rPr>
      </w:pPr>
      <w:moveFromRangeStart w:id="831" w:author="Zixuan Zhou" w:date="2026-04-27T02:09:00Z" w:name="move228148166"/>
      <w:moveFrom w:id="832" w:author="Zixuan Zhou" w:date="2026-04-27T02:09:00Z" w16du:dateUtc="2026-04-26T18:09:00Z">
        <w:del w:id="833" w:author="Zixuan Zhou" w:date="2026-04-27T02:11:00Z" w16du:dateUtc="2026-04-26T18:11:00Z">
          <w:r w:rsidDel="00350883">
            <w:rPr>
              <w:rFonts w:hint="eastAsia"/>
            </w:rPr>
            <w:delText>由于自动化指标无法完全捕捉医学回答的严谨性和实用性，人工评估仍然是黄金标准。参考相关研究</w:delText>
          </w:r>
          <w:r w:rsidR="00486D9D" w:rsidDel="00350883">
            <w:fldChar w:fldCharType="begin"/>
          </w:r>
          <w:r w:rsidR="00740296" w:rsidDel="00350883">
            <w:delInstrText xml:space="preserve"> ADDIN ZOTERO_ITEM CSL_CITATION {"citationID":"2pnUrg79","properties":{"unsorted":false,"formattedCitation":"\\super [28]\\nosupersub{}","plainCitation":"[28]","noteIndex":0},"citationItems":[{"id":873,"uris":["http://zotero.org/users/15209510/items/BCIW5JAM"],"itemData":{"id":873,"type":"article-journal","abstract":"Artificial Intelligence (AI) chatbots could potentially provide information on sensitive topics, including sexual health, to the public. However, their performance compared to nurses and across different AI chatbots, particularly in the field of sexual health, remains understudied. This study evaluated the performance of three AI chatbots - two prompt-tuned (Alice and Azure) and one standard chatbot (ChatGPT by OpenAI) - in providing sexual health information on questions that experienced sexual health nurses could correctly answer.","container-title":"BMC Public Health","DOI":"10.1186/s12889-025-22933-8","ISSN":"1471-2458","issue":"1","journalAbbreviation":"BMC Public Health","language":"en","page":"1788","source":"Springer Link","title":"Evaluation of artificial intelligence (AI) chatbots for providing sexual health information: a consensus study using real-world clinical queries","title-short":"Evaluation of artificial intelligence (AI) chatbots for providing sexual health information","volume":"25","author":[{"family":"Latt","given":"Phyu M."},{"family":"Aung","given":"Ei T."},{"family":"Htaik","given":"Kay"},{"family":"Soe","given":"Nyi N."},{"family":"Lee","given":"David"},{"family":"King","given":"Alicia J."},{"family":"Fortune","given":"Ria"},{"family":"Ong","given":"Jason J."},{"family":"Chow","given":"Eric P. F."},{"family":"Bradshaw","given":"Catriona S."},{"family":"Rahman","given":"Rashidur"},{"family":"Deneen","given":"Matthew"},{"family":"Dobinson","given":"Sheranne"},{"family":"Randall","given":"Claire"},{"family":"Zhang","given":"Lei"},{"family":"Fairley","given":"Christopher K."}],"issued":{"date-parts":[["2025",5,15]]}}}],"schema":"https://github.com/citation-style-language/schema/raw/master/csl-citation.json"} </w:delInstrText>
          </w:r>
          <w:r w:rsidR="00486D9D" w:rsidDel="00350883">
            <w:fldChar w:fldCharType="separate"/>
          </w:r>
          <w:r w:rsidR="00740296" w:rsidRPr="00740296" w:rsidDel="00350883">
            <w:rPr>
              <w:rFonts w:cs="Times New Roman"/>
              <w:kern w:val="0"/>
              <w:vertAlign w:val="superscript"/>
            </w:rPr>
            <w:delText>[28]</w:delText>
          </w:r>
          <w:r w:rsidR="00486D9D" w:rsidDel="00350883">
            <w:fldChar w:fldCharType="end"/>
          </w:r>
          <w:r w:rsidDel="00350883">
            <w:rPr>
              <w:rFonts w:hint="eastAsia"/>
            </w:rPr>
            <w:delText>，本研究将从以下六个维度对模型生成的答案进行人工评分：</w:delText>
          </w:r>
          <w:bookmarkStart w:id="834" w:name="_Toc228154002"/>
          <w:bookmarkStart w:id="835" w:name="_Toc228219296"/>
          <w:bookmarkEnd w:id="834"/>
          <w:bookmarkEnd w:id="835"/>
        </w:del>
      </w:moveFrom>
    </w:p>
    <w:p w14:paraId="221D48B6" w14:textId="61A2BB58" w:rsidR="00F54B80" w:rsidDel="00350883" w:rsidRDefault="00000000">
      <w:pPr>
        <w:pStyle w:val="altz"/>
        <w:numPr>
          <w:ilvl w:val="0"/>
          <w:numId w:val="11"/>
        </w:numPr>
        <w:ind w:firstLineChars="0"/>
        <w:rPr>
          <w:del w:id="836" w:author="Zixuan Zhou" w:date="2026-04-27T02:11:00Z" w16du:dateUtc="2026-04-26T18:11:00Z"/>
          <w:moveFrom w:id="837" w:author="Zixuan Zhou" w:date="2026-04-27T02:09:00Z" w16du:dateUtc="2026-04-26T18:09:00Z"/>
        </w:rPr>
      </w:pPr>
      <w:moveFrom w:id="838" w:author="Zixuan Zhou" w:date="2026-04-27T02:09:00Z" w16du:dateUtc="2026-04-26T18:09:00Z">
        <w:del w:id="839" w:author="Zixuan Zhou" w:date="2026-04-27T02:11:00Z" w16du:dateUtc="2026-04-26T18:11:00Z">
          <w:r w:rsidDel="00350883">
            <w:rPr>
              <w:rFonts w:hint="eastAsia"/>
            </w:rPr>
            <w:delText>指导性：答案是否提供了清晰、可操作的建议或下一步行动指南。</w:delText>
          </w:r>
          <w:bookmarkStart w:id="840" w:name="_Toc228154003"/>
          <w:bookmarkStart w:id="841" w:name="_Toc228219297"/>
          <w:bookmarkEnd w:id="840"/>
          <w:bookmarkEnd w:id="841"/>
        </w:del>
      </w:moveFrom>
    </w:p>
    <w:p w14:paraId="587B3E11" w14:textId="230FEBC5" w:rsidR="00F54B80" w:rsidDel="00350883" w:rsidRDefault="00000000">
      <w:pPr>
        <w:pStyle w:val="altz"/>
        <w:numPr>
          <w:ilvl w:val="0"/>
          <w:numId w:val="11"/>
        </w:numPr>
        <w:ind w:firstLineChars="0"/>
        <w:rPr>
          <w:del w:id="842" w:author="Zixuan Zhou" w:date="2026-04-27T02:11:00Z" w16du:dateUtc="2026-04-26T18:11:00Z"/>
          <w:moveFrom w:id="843" w:author="Zixuan Zhou" w:date="2026-04-27T02:09:00Z" w16du:dateUtc="2026-04-26T18:09:00Z"/>
        </w:rPr>
      </w:pPr>
      <w:moveFrom w:id="844" w:author="Zixuan Zhou" w:date="2026-04-27T02:09:00Z" w16du:dateUtc="2026-04-26T18:09:00Z">
        <w:del w:id="845" w:author="Zixuan Zhou" w:date="2026-04-27T02:11:00Z" w16du:dateUtc="2026-04-26T18:11:00Z">
          <w:r w:rsidDel="00350883">
            <w:rPr>
              <w:rFonts w:hint="eastAsia"/>
            </w:rPr>
            <w:delText>准确性：答案所包含的医学信息是否科学、准确，无事实性错误。</w:delText>
          </w:r>
          <w:bookmarkStart w:id="846" w:name="_Toc228154004"/>
          <w:bookmarkStart w:id="847" w:name="_Toc228219298"/>
          <w:bookmarkEnd w:id="846"/>
          <w:bookmarkEnd w:id="847"/>
        </w:del>
      </w:moveFrom>
    </w:p>
    <w:p w14:paraId="0B08E4C0" w14:textId="5D355482" w:rsidR="00F54B80" w:rsidDel="00350883" w:rsidRDefault="00000000">
      <w:pPr>
        <w:pStyle w:val="altz"/>
        <w:numPr>
          <w:ilvl w:val="0"/>
          <w:numId w:val="11"/>
        </w:numPr>
        <w:ind w:firstLineChars="0"/>
        <w:rPr>
          <w:del w:id="848" w:author="Zixuan Zhou" w:date="2026-04-27T02:11:00Z" w16du:dateUtc="2026-04-26T18:11:00Z"/>
          <w:moveFrom w:id="849" w:author="Zixuan Zhou" w:date="2026-04-27T02:09:00Z" w16du:dateUtc="2026-04-26T18:09:00Z"/>
        </w:rPr>
      </w:pPr>
      <w:moveFrom w:id="850" w:author="Zixuan Zhou" w:date="2026-04-27T02:09:00Z" w16du:dateUtc="2026-04-26T18:09:00Z">
        <w:del w:id="851" w:author="Zixuan Zhou" w:date="2026-04-27T02:11:00Z" w16du:dateUtc="2026-04-26T18:11:00Z">
          <w:r w:rsidDel="00350883">
            <w:rPr>
              <w:rFonts w:hint="eastAsia"/>
            </w:rPr>
            <w:delText>完整性：答案是否全面地回应了用户提问的所有方面，无重要信息遗漏。</w:delText>
          </w:r>
          <w:bookmarkStart w:id="852" w:name="_Toc228154005"/>
          <w:bookmarkStart w:id="853" w:name="_Toc228219299"/>
          <w:bookmarkEnd w:id="852"/>
          <w:bookmarkEnd w:id="853"/>
        </w:del>
      </w:moveFrom>
    </w:p>
    <w:p w14:paraId="6F3C53AB" w14:textId="7EC79664" w:rsidR="00F54B80" w:rsidDel="00350883" w:rsidRDefault="00000000">
      <w:pPr>
        <w:pStyle w:val="altz"/>
        <w:numPr>
          <w:ilvl w:val="0"/>
          <w:numId w:val="11"/>
        </w:numPr>
        <w:ind w:firstLineChars="0"/>
        <w:rPr>
          <w:del w:id="854" w:author="Zixuan Zhou" w:date="2026-04-27T02:11:00Z" w16du:dateUtc="2026-04-26T18:11:00Z"/>
          <w:moveFrom w:id="855" w:author="Zixuan Zhou" w:date="2026-04-27T02:09:00Z" w16du:dateUtc="2026-04-26T18:09:00Z"/>
        </w:rPr>
      </w:pPr>
      <w:moveFrom w:id="856" w:author="Zixuan Zhou" w:date="2026-04-27T02:09:00Z" w16du:dateUtc="2026-04-26T18:09:00Z">
        <w:del w:id="857" w:author="Zixuan Zhou" w:date="2026-04-27T02:11:00Z" w16du:dateUtc="2026-04-26T18:11:00Z">
          <w:r w:rsidDel="00350883">
            <w:rPr>
              <w:rFonts w:hint="eastAsia"/>
            </w:rPr>
            <w:delText>安全性：答案是否不包含任何可能导致伤害的建议，并对潜在风险进行了充分提示。</w:delText>
          </w:r>
          <w:bookmarkStart w:id="858" w:name="_Toc228154006"/>
          <w:bookmarkStart w:id="859" w:name="_Toc228219300"/>
          <w:bookmarkEnd w:id="858"/>
          <w:bookmarkEnd w:id="859"/>
        </w:del>
      </w:moveFrom>
    </w:p>
    <w:p w14:paraId="7862B09E" w14:textId="6C31AD9D" w:rsidR="00F54B80" w:rsidDel="00350883" w:rsidRDefault="00000000">
      <w:pPr>
        <w:pStyle w:val="altz"/>
        <w:numPr>
          <w:ilvl w:val="0"/>
          <w:numId w:val="11"/>
        </w:numPr>
        <w:ind w:firstLineChars="0"/>
        <w:rPr>
          <w:del w:id="860" w:author="Zixuan Zhou" w:date="2026-04-27T02:11:00Z" w16du:dateUtc="2026-04-26T18:11:00Z"/>
          <w:moveFrom w:id="861" w:author="Zixuan Zhou" w:date="2026-04-27T02:09:00Z" w16du:dateUtc="2026-04-26T18:09:00Z"/>
        </w:rPr>
      </w:pPr>
      <w:moveFrom w:id="862" w:author="Zixuan Zhou" w:date="2026-04-27T02:09:00Z" w16du:dateUtc="2026-04-26T18:09:00Z">
        <w:del w:id="863" w:author="Zixuan Zhou" w:date="2026-04-27T02:11:00Z" w16du:dateUtc="2026-04-26T18:11:00Z">
          <w:r w:rsidDel="00350883">
            <w:rPr>
              <w:rFonts w:hint="eastAsia"/>
            </w:rPr>
            <w:delText>易于理解：答案是否使用通俗易懂的语言，避免了不必要的专业术语，适合青少年阅读。</w:delText>
          </w:r>
          <w:bookmarkStart w:id="864" w:name="_Toc228154007"/>
          <w:bookmarkStart w:id="865" w:name="_Toc228219301"/>
          <w:bookmarkEnd w:id="864"/>
          <w:bookmarkEnd w:id="865"/>
        </w:del>
      </w:moveFrom>
    </w:p>
    <w:p w14:paraId="7D1E9402" w14:textId="2C8AB836" w:rsidR="00F54B80" w:rsidDel="00350883" w:rsidRDefault="00000000">
      <w:pPr>
        <w:pStyle w:val="altz"/>
        <w:numPr>
          <w:ilvl w:val="0"/>
          <w:numId w:val="11"/>
        </w:numPr>
        <w:ind w:firstLineChars="0"/>
        <w:rPr>
          <w:del w:id="866" w:author="Zixuan Zhou" w:date="2026-04-27T02:11:00Z" w16du:dateUtc="2026-04-26T18:11:00Z"/>
        </w:rPr>
      </w:pPr>
      <w:moveFrom w:id="867" w:author="Zixuan Zhou" w:date="2026-04-27T02:09:00Z" w16du:dateUtc="2026-04-26T18:09:00Z">
        <w:del w:id="868" w:author="Zixuan Zhou" w:date="2026-04-27T02:11:00Z" w16du:dateUtc="2026-04-26T18:11:00Z">
          <w:r w:rsidDel="00350883">
            <w:rPr>
              <w:rFonts w:hint="eastAsia"/>
            </w:rPr>
            <w:delText>仅提供必要信息：答案是否仅提供了必要信息，避免了无关内容的冗余，做到了言简意赅</w:delText>
          </w:r>
        </w:del>
      </w:moveFrom>
      <w:moveFromRangeEnd w:id="831"/>
      <w:del w:id="869" w:author="Zixuan Zhou" w:date="2026-04-27T02:11:00Z" w16du:dateUtc="2026-04-26T18:11:00Z">
        <w:r w:rsidDel="00350883">
          <w:rPr>
            <w:rFonts w:hint="eastAsia"/>
          </w:rPr>
          <w:delText>。</w:delText>
        </w:r>
        <w:bookmarkStart w:id="870" w:name="_Toc228154008"/>
        <w:bookmarkStart w:id="871" w:name="_Toc228219302"/>
        <w:bookmarkEnd w:id="870"/>
        <w:bookmarkEnd w:id="871"/>
      </w:del>
    </w:p>
    <w:p w14:paraId="26512857" w14:textId="1FF0A35F" w:rsidR="00F54B80" w:rsidDel="00350883" w:rsidRDefault="00000000">
      <w:pPr>
        <w:pStyle w:val="3"/>
        <w:spacing w:before="163" w:after="163"/>
        <w:rPr>
          <w:del w:id="872" w:author="Zixuan Zhou" w:date="2026-04-27T02:15:00Z" w16du:dateUtc="2026-04-26T18:15:00Z"/>
          <w:rFonts w:hint="eastAsia"/>
        </w:rPr>
      </w:pPr>
      <w:del w:id="873" w:author="Zixuan Zhou" w:date="2026-04-27T02:15:00Z" w16du:dateUtc="2026-04-26T18:15:00Z">
        <w:r w:rsidDel="00350883">
          <w:rPr>
            <w:rFonts w:hint="eastAsia"/>
          </w:rPr>
          <w:delText>自动化评估</w:delText>
        </w:r>
        <w:r w:rsidR="00B4723F" w:rsidDel="00350883">
          <w:rPr>
            <w:rFonts w:hint="eastAsia"/>
          </w:rPr>
          <w:delText>方法</w:delText>
        </w:r>
        <w:bookmarkStart w:id="874" w:name="_Toc228154009"/>
        <w:bookmarkStart w:id="875" w:name="_Toc228219303"/>
        <w:bookmarkEnd w:id="874"/>
        <w:bookmarkEnd w:id="875"/>
      </w:del>
    </w:p>
    <w:p w14:paraId="12854DA0" w14:textId="69922181" w:rsidR="00F54B80" w:rsidDel="00350883" w:rsidRDefault="00000000">
      <w:pPr>
        <w:pStyle w:val="altz"/>
        <w:ind w:firstLine="480"/>
        <w:rPr>
          <w:del w:id="876" w:author="Zixuan Zhou" w:date="2026-04-27T02:12:00Z" w16du:dateUtc="2026-04-26T18:12:00Z"/>
        </w:rPr>
      </w:pPr>
      <w:del w:id="877" w:author="Zixuan Zhou" w:date="2026-04-27T02:12:00Z" w16du:dateUtc="2026-04-26T18:12:00Z">
        <w:r w:rsidDel="00350883">
          <w:rPr>
            <w:rFonts w:hint="eastAsia"/>
          </w:rPr>
          <w:delText>自动化评估主要用于快速、规模化地衡量模型生成文本的质量。</w:delText>
        </w:r>
        <w:bookmarkStart w:id="878" w:name="_Toc228154010"/>
        <w:bookmarkStart w:id="879" w:name="_Toc228219304"/>
        <w:bookmarkEnd w:id="878"/>
        <w:bookmarkEnd w:id="879"/>
      </w:del>
    </w:p>
    <w:p w14:paraId="47F5E211" w14:textId="0EF87825" w:rsidR="00EA3833" w:rsidDel="00350883" w:rsidRDefault="00EA3833">
      <w:pPr>
        <w:pStyle w:val="altz"/>
        <w:ind w:firstLine="480"/>
        <w:rPr>
          <w:del w:id="880" w:author="Zixuan Zhou" w:date="2026-04-27T02:12:00Z" w16du:dateUtc="2026-04-26T18:12:00Z"/>
        </w:rPr>
      </w:pPr>
      <w:del w:id="881" w:author="Zixuan Zhou" w:date="2026-04-27T02:12:00Z" w16du:dateUtc="2026-04-26T18:12:00Z">
        <w:r w:rsidRPr="00EA3833" w:rsidDel="00350883">
          <w:rPr>
            <w:rFonts w:hint="eastAsia"/>
          </w:rPr>
          <w:delText>在文本生成领域，</w:delText>
        </w:r>
        <w:r w:rsidRPr="00EA3833" w:rsidDel="00350883">
          <w:rPr>
            <w:rFonts w:hint="eastAsia"/>
          </w:rPr>
          <w:delText>ROUGE</w:delText>
        </w:r>
        <w:r w:rsidRPr="00EA3833" w:rsidDel="00350883">
          <w:rPr>
            <w:rFonts w:hint="eastAsia"/>
          </w:rPr>
          <w:delText>（</w:delText>
        </w:r>
        <w:r w:rsidRPr="00EA3833" w:rsidDel="00350883">
          <w:rPr>
            <w:rFonts w:hint="eastAsia"/>
          </w:rPr>
          <w:delText>Recall-Oriented Understudy for Gisting Evaluation</w:delText>
        </w:r>
        <w:r w:rsidRPr="00EA3833" w:rsidDel="00350883">
          <w:rPr>
            <w:rFonts w:hint="eastAsia"/>
          </w:rPr>
          <w:delText>）系列指标通过计算生成文本与参考文本之间的</w:delText>
        </w:r>
        <w:r w:rsidRPr="00EA3833" w:rsidDel="00350883">
          <w:rPr>
            <w:rFonts w:hint="eastAsia"/>
          </w:rPr>
          <w:delText>n-gram</w:delText>
        </w:r>
        <w:r w:rsidRPr="00EA3833" w:rsidDel="00350883">
          <w:rPr>
            <w:rFonts w:hint="eastAsia"/>
          </w:rPr>
          <w:delText>重叠度（如</w:delText>
        </w:r>
        <w:r w:rsidRPr="00EA3833" w:rsidDel="00350883">
          <w:rPr>
            <w:rFonts w:hint="eastAsia"/>
          </w:rPr>
          <w:delText>ROUGE-1</w:delText>
        </w:r>
        <w:r w:rsidRPr="00EA3833" w:rsidDel="00350883">
          <w:rPr>
            <w:rFonts w:hint="eastAsia"/>
          </w:rPr>
          <w:delText>、</w:delText>
        </w:r>
        <w:r w:rsidRPr="00EA3833" w:rsidDel="00350883">
          <w:rPr>
            <w:rFonts w:hint="eastAsia"/>
          </w:rPr>
          <w:delText>ROUGE-2</w:delText>
        </w:r>
        <w:r w:rsidRPr="00EA3833" w:rsidDel="00350883">
          <w:rPr>
            <w:rFonts w:hint="eastAsia"/>
          </w:rPr>
          <w:delText>）及最长公共子序列（</w:delText>
        </w:r>
        <w:r w:rsidRPr="00EA3833" w:rsidDel="00350883">
          <w:rPr>
            <w:rFonts w:hint="eastAsia"/>
          </w:rPr>
          <w:delText>ROUGE-L</w:delText>
        </w:r>
        <w:r w:rsidRPr="00EA3833" w:rsidDel="00350883">
          <w:rPr>
            <w:rFonts w:hint="eastAsia"/>
          </w:rPr>
          <w:delText>），从词汇层面量化两者在内容表述上的一致性，是衡量文本表面相似度的常用自动化方法。</w:delText>
        </w:r>
        <w:bookmarkStart w:id="882" w:name="_Toc228154011"/>
        <w:bookmarkStart w:id="883" w:name="_Toc228219305"/>
        <w:bookmarkEnd w:id="882"/>
        <w:bookmarkEnd w:id="883"/>
      </w:del>
    </w:p>
    <w:p w14:paraId="350AB420" w14:textId="2B2D116D" w:rsidR="00F54B80" w:rsidDel="00350883" w:rsidRDefault="00000000">
      <w:pPr>
        <w:pStyle w:val="altz"/>
        <w:ind w:firstLine="480"/>
        <w:rPr>
          <w:del w:id="884" w:author="Zixuan Zhou" w:date="2026-04-27T02:18:00Z" w16du:dateUtc="2026-04-26T18:18:00Z"/>
        </w:rPr>
      </w:pPr>
      <w:del w:id="885" w:author="Zixuan Zhou" w:date="2026-04-27T02:15:00Z" w16du:dateUtc="2026-04-26T18:15:00Z">
        <w:r w:rsidDel="00350883">
          <w:rPr>
            <w:rFonts w:hint="eastAsia"/>
          </w:rPr>
          <w:delText>近年来，利用更强大的</w:delText>
        </w:r>
        <w:r w:rsidR="004A43BB" w:rsidDel="00350883">
          <w:rPr>
            <w:rFonts w:hint="eastAsia"/>
          </w:rPr>
          <w:delText>大语言模型</w:delText>
        </w:r>
        <w:r w:rsidDel="00350883">
          <w:rPr>
            <w:rFonts w:hint="eastAsia"/>
          </w:rPr>
          <w:delText>（如</w:delText>
        </w:r>
        <w:r w:rsidDel="00350883">
          <w:rPr>
            <w:rFonts w:hint="eastAsia"/>
          </w:rPr>
          <w:delText>GPT-4</w:delText>
        </w:r>
        <w:r w:rsidDel="00350883">
          <w:rPr>
            <w:rFonts w:hint="eastAsia"/>
          </w:rPr>
          <w:delText>）作为“裁判”来对模型输出进行打分成为一种新兴趋势。为验证</w:delText>
        </w:r>
        <w:r w:rsidDel="00350883">
          <w:rPr>
            <w:rFonts w:hint="eastAsia"/>
          </w:rPr>
          <w:delText>AI</w:delText>
        </w:r>
        <w:r w:rsidDel="00350883">
          <w:rPr>
            <w:rFonts w:hint="eastAsia"/>
          </w:rPr>
          <w:delText>裁判的可靠性，本研究将首先抽取部分样本，让人类专家与</w:delText>
        </w:r>
        <w:r w:rsidDel="00350883">
          <w:rPr>
            <w:rFonts w:hint="eastAsia"/>
          </w:rPr>
          <w:delText>AI</w:delText>
        </w:r>
        <w:r w:rsidDel="00350883">
          <w:rPr>
            <w:rFonts w:hint="eastAsia"/>
          </w:rPr>
          <w:delText>裁判同时评分</w:delText>
        </w:r>
        <w:commentRangeStart w:id="886"/>
        <w:r w:rsidDel="00350883">
          <w:rPr>
            <w:rFonts w:hint="eastAsia"/>
          </w:rPr>
          <w:delText>，然后计算两者评分的</w:delText>
        </w:r>
        <w:r w:rsidDel="00350883">
          <w:rPr>
            <w:rFonts w:hint="eastAsia"/>
          </w:rPr>
          <w:delText>Kappa</w:delText>
        </w:r>
        <w:r w:rsidDel="00350883">
          <w:rPr>
            <w:rFonts w:hint="eastAsia"/>
          </w:rPr>
          <w:delText>一致性系数</w:delText>
        </w:r>
        <w:r w:rsidR="0089310B" w:rsidDel="00350883">
          <w:fldChar w:fldCharType="begin"/>
        </w:r>
        <w:r w:rsidR="00FD4E6A" w:rsidDel="00350883">
          <w:delInstrText xml:space="preserve"> ADDIN ZOTERO_ITEM CSL_CITATION {"citationID":"LYWv0eTN","properties":{"unsorted":false,"formattedCitation":"\\super [36,37]\\nosupersub{}","plainCitation":"[36,37]","noteIndex":0},"citationItems":[{"id":1061,"uris":["http://zotero.org/users/15209510/items/4AVTFCSB"],"itemData":{"id":1061,"type":"article-journal","abstract":"Background AI models like ChatGPT have the potential to support musculoskeletal rehabilitation by providing clinical insights. However, their alignment with evidence-based guidelines needs evaluation before integration into physiotherapy practice. Objective To evaluate the performance of ChatGPT (GPT-4 model) in generating responses to musculoskeletal rehabilitation queries by comparing its recommendations with evidence-based clinical practice guidelines (CPGs). Design This study was designed as a cross-sectional observational study. Methods Twenty questions covering disease information, assessment, and rehabilitation were developed by two experienced physiotherapists specializing in musculoskeletal disorders. The questions were distributed across three anatomical regions: upper extremity (7 questions), lower extremity (9 questions), and spine (4 questions). ChatGPT’s responses were obtained and evaluated independently by two raters using a 5-point Likert scale assessing relevance, accuracy, clarity, completeness, and consistency. Weighted kappa values were calculated to assess inter-rater agreement and consistency within each category. Results ChatGPT’s responses received the highest average score for clarity (4.85), followed by accuracy (4.62), relevance (4.50), and completeness (4.20). Consistency received the lowest score (3.85). The highest agreement (weighted kappa = 0.90) was observed in the disease information category, whereas rehabilitation displayed relatively lower agreement (weighted kappa = 0.56). Variability in consistency and moderate weighted kappa values in relevance and clarity highlighted areas requiring improvement. Conclusions This study demonstrates ChatGPT’s potential in providing guideline-aligned information in musculoskeletal rehabilitation. However, due to observed limitations in consistency, completeness, and the ability to replicate nuanced clinical reasoning, its use should remain supplementary rather than as a primary decision-making tool. While it performed better in disease information, as evidenced by higher inter-rater agreement and scores, its performance in the rehabilitation category was comparatively lower, highlighting challenges in addressing complex, nuanced therapeutic interventions. This variability in consistency and domain-specific reasoning underscores the need for further refinement to ensure reliability in complex clinical scenarios. Clinical trial number Not applicable.","container-title":"BMC Musculoskeletal Disorders","DOI":"10.1186/s12891-025-08650-8","ISSN":"1471-2474","issue":"1","journalAbbreviation":"BMC Musculoskelet Disord","language":"en","license":"2025 The Author(s)","page":"411","publisher":"BioMed Central","source":"link.springer.com","title":"A cross-sectional study on ChatGPT’s alignment with clinical practice guidelines in musculoskeletal rehabilitation","volume":"26","author":[{"family":"Safran","given":"Ertuğrul"},{"family":"Yildirim","given":"Sefa"}],"issued":{"date-parts":[["2025",12,1]]}}},{"id":1059,"uris":["http://zotero.org/users/15209510/items/5EAYSL55"],"itemData":{"id":1059,"type":"article-journal","abstract":"This study systematically develops and evaluates the application value of the PCOS-GPT system, an artificial intelligence (AI) assistant based on ChatGPT technology, in the diagnosis and management of polycystic ovary syndrome (PCOS). The research explores innovative pathways for AI-enabled PCOS dia …","container-title":"BMC medical informatics and decision making","DOI":"10.1186/s12911-025-03114-4","ISSN":"1472-6947","issue":"1","language":"en","PMID":"40682078","publisher":"BMC Med Inform Decis Mak","source":"pubmed.ncbi.nlm.nih.gov","title":"Application of ChatGPT-based artificial intelligence in the diagnosis and management of polycystic ovary syndrome","URL":"https://pubmed.ncbi.nlm.nih.gov/40682078/","volume":"25","author":[{"family":"Yingchun","given":"Zhu"},{"family":"Danchen","given":"Luo"},{"family":"Xiaoyue","given":"Shen"},{"family":"Qingqing","given":"Shi"},{"family":"Haining","given":"Lv"},{"family":"Simin","given":"Zhang"},{"family":"Feihong","given":"Ye"},{"family":"Na","given":"Kong"}],"accessed":{"date-parts":[["2026",4,25]]},"issued":{"date-parts":[["2025",7,18]]}}}],"schema":"https://github.com/citation-style-language/schema/raw/master/csl-citation.json"} </w:delInstrText>
        </w:r>
        <w:r w:rsidR="0089310B" w:rsidDel="00350883">
          <w:fldChar w:fldCharType="separate"/>
        </w:r>
        <w:r w:rsidR="00740296" w:rsidRPr="00740296" w:rsidDel="00350883">
          <w:rPr>
            <w:rFonts w:cs="Times New Roman"/>
            <w:kern w:val="0"/>
            <w:vertAlign w:val="superscript"/>
          </w:rPr>
          <w:delText>[36,37]</w:delText>
        </w:r>
        <w:r w:rsidR="0089310B" w:rsidDel="00350883">
          <w:fldChar w:fldCharType="end"/>
        </w:r>
        <w:r w:rsidDel="00350883">
          <w:rPr>
            <w:rFonts w:hint="eastAsia"/>
          </w:rPr>
          <w:delText>。</w:delText>
        </w:r>
        <w:commentRangeEnd w:id="886"/>
        <w:r w:rsidR="00192633" w:rsidDel="00350883">
          <w:rPr>
            <w:rStyle w:val="afc"/>
            <w:rFonts w:hint="eastAsia"/>
            <w:sz w:val="28"/>
            <w:szCs w:val="40"/>
          </w:rPr>
          <w:commentReference w:id="886"/>
        </w:r>
        <w:r w:rsidDel="00350883">
          <w:rPr>
            <w:rFonts w:hint="eastAsia"/>
          </w:rPr>
          <w:delText>若一致性达到较高水平，则可证明</w:delText>
        </w:r>
        <w:r w:rsidDel="00350883">
          <w:rPr>
            <w:rFonts w:hint="eastAsia"/>
          </w:rPr>
          <w:delText>AI</w:delText>
        </w:r>
        <w:r w:rsidDel="00350883">
          <w:rPr>
            <w:rFonts w:hint="eastAsia"/>
          </w:rPr>
          <w:delText>评分在本任务下能有效替代部分人工评估工作，从而实现对大规模测试集的高效评估</w:delText>
        </w:r>
      </w:del>
      <w:del w:id="887" w:author="Zixuan Zhou" w:date="2026-04-27T02:18:00Z" w16du:dateUtc="2026-04-26T18:18:00Z">
        <w:r w:rsidDel="00350883">
          <w:rPr>
            <w:rFonts w:hint="eastAsia"/>
          </w:rPr>
          <w:delText>。</w:delText>
        </w:r>
        <w:bookmarkStart w:id="888" w:name="_Toc228154012"/>
        <w:bookmarkStart w:id="889" w:name="_Toc228219306"/>
        <w:bookmarkEnd w:id="888"/>
        <w:bookmarkEnd w:id="889"/>
      </w:del>
    </w:p>
    <w:p w14:paraId="71F6577D" w14:textId="77777777" w:rsidR="00F54B80" w:rsidRDefault="00000000" w:rsidP="00350883">
      <w:pPr>
        <w:pStyle w:val="2"/>
        <w:spacing w:before="163" w:after="163"/>
        <w:rPr>
          <w:rFonts w:hint="eastAsia"/>
        </w:rPr>
      </w:pPr>
      <w:bookmarkStart w:id="890" w:name="_Toc228219307"/>
      <w:commentRangeStart w:id="891"/>
      <w:r>
        <w:rPr>
          <w:rFonts w:hint="eastAsia"/>
        </w:rPr>
        <w:t>本章小结</w:t>
      </w:r>
      <w:bookmarkEnd w:id="890"/>
    </w:p>
    <w:p w14:paraId="12874861" w14:textId="6DCD928B" w:rsidR="00F54B80" w:rsidRDefault="00000000">
      <w:pPr>
        <w:pStyle w:val="altz"/>
        <w:ind w:firstLine="480"/>
      </w:pPr>
      <w:r>
        <w:t>本章系统梳理了支撑本研究的理论基础与关键技术。</w:t>
      </w:r>
      <w:del w:id="892" w:author="Zixuan Zhou" w:date="2026-04-27T01:59:00Z" w16du:dateUtc="2026-04-26T17:59:00Z">
        <w:r w:rsidDel="00A0672A">
          <w:delText>首先，</w:delText>
        </w:r>
      </w:del>
      <w:r>
        <w:t>从青少年生殖健康与社交媒体传播理论出发，明确了研究的现实背景与核心矛盾</w:t>
      </w:r>
      <w:r>
        <w:t>——</w:t>
      </w:r>
      <w:r>
        <w:t>即青少年旺盛而隐秘的信息需求与社交媒体上良莠不齐的内容生态之间的冲突，并论证了从</w:t>
      </w:r>
      <w:r w:rsidR="004A43BB">
        <w:t>用户生成内容</w:t>
      </w:r>
      <w:r>
        <w:t>中挖掘真实需求的价值。</w:t>
      </w:r>
      <w:del w:id="893" w:author="Zixuan Zhou" w:date="2026-04-27T01:59:00Z" w16du:dateUtc="2026-04-26T17:59:00Z">
        <w:r w:rsidDel="00A0672A">
          <w:delText>其次，</w:delText>
        </w:r>
      </w:del>
      <w:del w:id="894" w:author="Zixuan Zhou" w:date="2026-04-27T19:52:00Z" w16du:dateUtc="2026-04-27T11:52:00Z">
        <w:r w:rsidDel="00031F56">
          <w:delText>详细</w:delText>
        </w:r>
      </w:del>
      <w:r>
        <w:t>介绍了从海量中文评论中提取、识别和分类问题的文本处理技术</w:t>
      </w:r>
      <w:del w:id="895" w:author="Zixuan Zhou" w:date="2026-04-27T19:52:00Z" w16du:dateUtc="2026-04-27T11:52:00Z">
        <w:r w:rsidDel="00031F56">
          <w:delText>，为数据的前期处理提供了方法论支持</w:delText>
        </w:r>
      </w:del>
      <w:r>
        <w:t>。</w:t>
      </w:r>
      <w:del w:id="896" w:author="Zixuan Zhou" w:date="2026-04-27T01:59:00Z" w16du:dateUtc="2026-04-26T17:59:00Z">
        <w:r w:rsidDel="00A0672A">
          <w:delText>再次，</w:delText>
        </w:r>
      </w:del>
      <w:del w:id="897" w:author="Zixuan Zhou" w:date="2026-04-27T19:52:00Z" w16du:dateUtc="2026-04-27T11:52:00Z">
        <w:r w:rsidDel="00031F56">
          <w:delText>深入</w:delText>
        </w:r>
      </w:del>
      <w:r>
        <w:t>探讨了大语言模型的基本原理及其在医疗问答领域的应用现状、能力与挑战，并阐明了如何通过指令微调等技术将其改造为适用于本研究特定任务的工具。</w:t>
      </w:r>
      <w:del w:id="898" w:author="Zixuan Zhou" w:date="2026-04-27T01:59:00Z" w16du:dateUtc="2026-04-26T17:59:00Z">
        <w:r w:rsidDel="00A0672A">
          <w:delText>最后，构建了一个结合自动化指标与多维度人工评估的综合评价框架，为科学衡量研究成果提供了标准</w:delText>
        </w:r>
        <w:r w:rsidDel="00A0672A">
          <w:rPr>
            <w:rFonts w:hint="eastAsia"/>
          </w:rPr>
          <w:delText>。</w:delText>
        </w:r>
      </w:del>
    </w:p>
    <w:commentRangeEnd w:id="891"/>
    <w:p w14:paraId="30849A5B" w14:textId="77777777" w:rsidR="00F54B80" w:rsidRDefault="00192633">
      <w:pPr>
        <w:pStyle w:val="altz"/>
        <w:ind w:firstLine="480"/>
        <w:sectPr w:rsidR="00F54B80">
          <w:headerReference w:type="default" r:id="rId31"/>
          <w:endnotePr>
            <w:numFmt w:val="decimal"/>
          </w:endnotePr>
          <w:pgSz w:w="11906" w:h="16838"/>
          <w:pgMar w:top="1701" w:right="1418" w:bottom="1701" w:left="1418" w:header="851" w:footer="850" w:gutter="0"/>
          <w:cols w:space="425"/>
          <w:docGrid w:type="linesAndChars" w:linePitch="326"/>
        </w:sectPr>
      </w:pPr>
      <w:r>
        <w:rPr>
          <w:rStyle w:val="afc"/>
          <w:sz w:val="24"/>
          <w:szCs w:val="22"/>
        </w:rPr>
        <w:commentReference w:id="891"/>
      </w:r>
    </w:p>
    <w:p w14:paraId="6AF06F5A" w14:textId="0FC8AE5A" w:rsidR="00F54B80" w:rsidRDefault="00000000" w:rsidP="00023A9E">
      <w:pPr>
        <w:pStyle w:val="1"/>
        <w:spacing w:before="326" w:after="326"/>
        <w:rPr>
          <w:rFonts w:hint="eastAsia"/>
        </w:rPr>
      </w:pPr>
      <w:bookmarkStart w:id="899" w:name="_Toc228219308"/>
      <w:r>
        <w:rPr>
          <w:rFonts w:hint="eastAsia"/>
        </w:rPr>
        <w:lastRenderedPageBreak/>
        <w:t>数据来源与</w:t>
      </w:r>
      <w:r w:rsidR="00393831">
        <w:rPr>
          <w:rFonts w:hint="eastAsia"/>
        </w:rPr>
        <w:t>处理</w:t>
      </w:r>
      <w:bookmarkEnd w:id="899"/>
    </w:p>
    <w:p w14:paraId="0B3EF512" w14:textId="77777777" w:rsidR="00393831" w:rsidRDefault="00393831" w:rsidP="00393831">
      <w:pPr>
        <w:pStyle w:val="altz"/>
        <w:ind w:firstLine="480"/>
      </w:pPr>
      <w:r>
        <w:rPr>
          <w:rFonts w:hint="eastAsia"/>
        </w:rPr>
        <w:t>本章任务在于完成研究的数据准备工作，从真实、复杂的网络环境中，系统性地采集并构建一个能够反映青少年生殖健康真实需求的原始问题数据集。</w:t>
      </w:r>
    </w:p>
    <w:p w14:paraId="29867809" w14:textId="77777777" w:rsidR="00F54B80" w:rsidRDefault="00000000">
      <w:pPr>
        <w:pStyle w:val="2"/>
        <w:spacing w:before="163" w:after="163"/>
        <w:rPr>
          <w:rFonts w:hint="eastAsia"/>
        </w:rPr>
      </w:pPr>
      <w:bookmarkStart w:id="900" w:name="_Toc228219309"/>
      <w:r>
        <w:rPr>
          <w:rFonts w:hint="eastAsia"/>
        </w:rPr>
        <w:t>数据来源与样本筛选</w:t>
      </w:r>
      <w:bookmarkEnd w:id="900"/>
    </w:p>
    <w:p w14:paraId="6218E4D7" w14:textId="77777777" w:rsidR="00F54B80" w:rsidRDefault="00000000">
      <w:pPr>
        <w:pStyle w:val="3"/>
        <w:spacing w:before="163" w:after="163"/>
        <w:rPr>
          <w:rFonts w:hint="eastAsia"/>
        </w:rPr>
      </w:pPr>
      <w:bookmarkStart w:id="901" w:name="_Toc228219310"/>
      <w:r>
        <w:rPr>
          <w:rFonts w:hint="eastAsia"/>
        </w:rPr>
        <w:t>数据平台与时间范围</w:t>
      </w:r>
      <w:bookmarkEnd w:id="901"/>
    </w:p>
    <w:p w14:paraId="700FEF3C" w14:textId="5124344F" w:rsidR="00F54B80" w:rsidRDefault="00000000">
      <w:pPr>
        <w:pStyle w:val="altz"/>
        <w:ind w:firstLine="480"/>
      </w:pPr>
      <w:r>
        <w:rPr>
          <w:rFonts w:hint="eastAsia"/>
        </w:rPr>
        <w:t>本研究的数据来源平台为</w:t>
      </w:r>
      <w:r>
        <w:rPr>
          <w:rFonts w:hint="eastAsia"/>
        </w:rPr>
        <w:t>Bilibili</w:t>
      </w:r>
      <w:del w:id="902" w:author="Zixuan Zhou" w:date="2026-04-27T19:52:00Z" w16du:dateUtc="2026-04-27T11:52:00Z">
        <w:r w:rsidDel="00031F56">
          <w:rPr>
            <w:rFonts w:hint="eastAsia"/>
          </w:rPr>
          <w:delText>（哔哩哔哩，简称</w:delText>
        </w:r>
        <w:r w:rsidDel="00031F56">
          <w:rPr>
            <w:rFonts w:hint="eastAsia"/>
          </w:rPr>
          <w:delText>B</w:delText>
        </w:r>
        <w:r w:rsidDel="00031F56">
          <w:rPr>
            <w:rFonts w:hint="eastAsia"/>
          </w:rPr>
          <w:delText>站）</w:delText>
        </w:r>
      </w:del>
      <w:r>
        <w:rPr>
          <w:rFonts w:hint="eastAsia"/>
        </w:rPr>
        <w:t>。</w:t>
      </w:r>
      <w:r>
        <w:rPr>
          <w:rFonts w:hint="eastAsia"/>
        </w:rPr>
        <w:t>Bilibili</w:t>
      </w:r>
      <w:r>
        <w:rPr>
          <w:rFonts w:hint="eastAsia"/>
        </w:rPr>
        <w:t>是中国最受“</w:t>
      </w:r>
      <w:r>
        <w:rPr>
          <w:rFonts w:hint="eastAsia"/>
        </w:rPr>
        <w:t>Z</w:t>
      </w:r>
      <w:r>
        <w:rPr>
          <w:rFonts w:hint="eastAsia"/>
        </w:rPr>
        <w:t>世代”</w:t>
      </w:r>
      <w:del w:id="903" w:author="Zixuan Zhou" w:date="2026-04-27T19:53:00Z" w16du:dateUtc="2026-04-27T11:53:00Z">
        <w:r w:rsidDel="00031F56">
          <w:rPr>
            <w:rFonts w:hint="eastAsia"/>
          </w:rPr>
          <w:delText>（通常指</w:delText>
        </w:r>
        <w:r w:rsidDel="00031F56">
          <w:rPr>
            <w:rFonts w:hint="eastAsia"/>
          </w:rPr>
          <w:delText>1995-2009</w:delText>
        </w:r>
        <w:r w:rsidDel="00031F56">
          <w:rPr>
            <w:rFonts w:hint="eastAsia"/>
          </w:rPr>
          <w:delText>年出生的人群）</w:delText>
        </w:r>
      </w:del>
      <w:r>
        <w:rPr>
          <w:rFonts w:hint="eastAsia"/>
        </w:rPr>
        <w:t>欢迎的视频分享社区之一，截至</w:t>
      </w:r>
      <w:r>
        <w:rPr>
          <w:rFonts w:hint="eastAsia"/>
        </w:rPr>
        <w:t>202</w:t>
      </w:r>
      <w:r w:rsidR="006C5F90">
        <w:rPr>
          <w:rFonts w:hint="eastAsia"/>
        </w:rPr>
        <w:t>4</w:t>
      </w:r>
      <w:r>
        <w:rPr>
          <w:rFonts w:hint="eastAsia"/>
        </w:rPr>
        <w:t>年，其</w:t>
      </w:r>
      <w:proofErr w:type="gramStart"/>
      <w:r>
        <w:rPr>
          <w:rFonts w:hint="eastAsia"/>
        </w:rPr>
        <w:t>月活跃</w:t>
      </w:r>
      <w:proofErr w:type="gramEnd"/>
      <w:r>
        <w:rPr>
          <w:rFonts w:hint="eastAsia"/>
        </w:rPr>
        <w:t>用户已超过</w:t>
      </w:r>
      <w:r>
        <w:rPr>
          <w:rFonts w:hint="eastAsia"/>
        </w:rPr>
        <w:t>3.4</w:t>
      </w:r>
      <w:r>
        <w:rPr>
          <w:rFonts w:hint="eastAsia"/>
        </w:rPr>
        <w:t>亿，其中超过</w:t>
      </w:r>
      <w:r>
        <w:rPr>
          <w:rFonts w:hint="eastAsia"/>
        </w:rPr>
        <w:t>80%</w:t>
      </w:r>
      <w:r>
        <w:rPr>
          <w:rFonts w:hint="eastAsia"/>
        </w:rPr>
        <w:t>的用户年龄在</w:t>
      </w:r>
      <w:r>
        <w:rPr>
          <w:rFonts w:hint="eastAsia"/>
        </w:rPr>
        <w:t>24</w:t>
      </w:r>
      <w:r>
        <w:rPr>
          <w:rFonts w:hint="eastAsia"/>
        </w:rPr>
        <w:t>岁及以下，这与本研究的目标群体——青少年高度契合。</w:t>
      </w:r>
      <w:r>
        <w:rPr>
          <w:rFonts w:hint="eastAsia"/>
        </w:rPr>
        <w:t>Bilibili</w:t>
      </w:r>
      <w:r>
        <w:rPr>
          <w:rFonts w:hint="eastAsia"/>
        </w:rPr>
        <w:t>独特的社区文化</w:t>
      </w:r>
      <w:ins w:id="904" w:author="Zixuan Zhou" w:date="2026-04-27T19:52:00Z" w16du:dateUtc="2026-04-27T11:52:00Z">
        <w:r w:rsidR="00031F56">
          <w:rPr>
            <w:rFonts w:hint="eastAsia"/>
          </w:rPr>
          <w:t>，</w:t>
        </w:r>
      </w:ins>
      <w:del w:id="905" w:author="Zixuan Zhou" w:date="2026-04-27T19:52:00Z" w16du:dateUtc="2026-04-27T11:52:00Z">
        <w:r w:rsidDel="00031F56">
          <w:rPr>
            <w:rFonts w:hint="eastAsia"/>
          </w:rPr>
          <w:delText>（</w:delText>
        </w:r>
      </w:del>
      <w:r>
        <w:rPr>
          <w:rFonts w:hint="eastAsia"/>
        </w:rPr>
        <w:t>如弹幕、</w:t>
      </w:r>
      <w:proofErr w:type="gramStart"/>
      <w:r>
        <w:rPr>
          <w:rFonts w:hint="eastAsia"/>
        </w:rPr>
        <w:t>评论区讨论</w:t>
      </w:r>
      <w:proofErr w:type="gramEnd"/>
      <w:ins w:id="906" w:author="Zixuan Zhou" w:date="2026-04-27T19:52:00Z" w16du:dateUtc="2026-04-27T11:52:00Z">
        <w:r w:rsidR="00031F56">
          <w:rPr>
            <w:rFonts w:hint="eastAsia"/>
          </w:rPr>
          <w:t>，</w:t>
        </w:r>
      </w:ins>
      <w:del w:id="907" w:author="Zixuan Zhou" w:date="2026-04-27T19:52:00Z" w16du:dateUtc="2026-04-27T11:52:00Z">
        <w:r w:rsidDel="00031F56">
          <w:rPr>
            <w:rFonts w:hint="eastAsia"/>
          </w:rPr>
          <w:delText>）</w:delText>
        </w:r>
      </w:del>
      <w:r>
        <w:rPr>
          <w:rFonts w:hint="eastAsia"/>
        </w:rPr>
        <w:t>鼓励用户深度互动与内容共创，产生了海量的用户生成文本，为洞察青少年真实想法与信息需求提供了得天独厚的数据土壤。</w:t>
      </w:r>
    </w:p>
    <w:p w14:paraId="42BD0C79" w14:textId="11785AB0" w:rsidR="00F54B80" w:rsidRDefault="00000000">
      <w:pPr>
        <w:pStyle w:val="altz"/>
        <w:ind w:firstLine="480"/>
      </w:pPr>
      <w:r>
        <w:rPr>
          <w:rFonts w:hint="eastAsia"/>
        </w:rPr>
        <w:t>为确保数据的时效性并捕捉长期的趋势变化，本研究设定的数据采集时间范围为</w:t>
      </w:r>
      <w:r>
        <w:rPr>
          <w:rFonts w:hint="eastAsia"/>
        </w:rPr>
        <w:t xml:space="preserve"> 2016</w:t>
      </w:r>
      <w:r>
        <w:rPr>
          <w:rFonts w:hint="eastAsia"/>
        </w:rPr>
        <w:t>年</w:t>
      </w:r>
      <w:r>
        <w:rPr>
          <w:rFonts w:hint="eastAsia"/>
        </w:rPr>
        <w:t>9</w:t>
      </w:r>
      <w:r>
        <w:rPr>
          <w:rFonts w:hint="eastAsia"/>
        </w:rPr>
        <w:t>月至</w:t>
      </w:r>
      <w:r>
        <w:rPr>
          <w:rFonts w:hint="eastAsia"/>
        </w:rPr>
        <w:t>202</w:t>
      </w:r>
      <w:r w:rsidR="006C5F90">
        <w:rPr>
          <w:rFonts w:hint="eastAsia"/>
        </w:rPr>
        <w:t>4</w:t>
      </w:r>
      <w:r>
        <w:rPr>
          <w:rFonts w:hint="eastAsia"/>
        </w:rPr>
        <w:t>年</w:t>
      </w:r>
      <w:r>
        <w:rPr>
          <w:rFonts w:hint="eastAsia"/>
        </w:rPr>
        <w:t>6</w:t>
      </w:r>
      <w:r>
        <w:rPr>
          <w:rFonts w:hint="eastAsia"/>
        </w:rPr>
        <w:t>月。</w:t>
      </w:r>
    </w:p>
    <w:p w14:paraId="7C888CCD" w14:textId="77777777" w:rsidR="00F54B80" w:rsidRDefault="00000000">
      <w:pPr>
        <w:pStyle w:val="3"/>
        <w:spacing w:before="163" w:after="163"/>
        <w:rPr>
          <w:rFonts w:hint="eastAsia"/>
        </w:rPr>
      </w:pPr>
      <w:bookmarkStart w:id="908" w:name="_Toc228219311"/>
      <w:r>
        <w:rPr>
          <w:rFonts w:hint="eastAsia"/>
        </w:rPr>
        <w:t>视频筛选标准</w:t>
      </w:r>
      <w:bookmarkEnd w:id="908"/>
    </w:p>
    <w:p w14:paraId="1D8E96DA" w14:textId="08229765" w:rsidR="00F54B80" w:rsidRDefault="00000000">
      <w:pPr>
        <w:pStyle w:val="altz"/>
        <w:ind w:firstLine="480"/>
      </w:pPr>
      <w:r>
        <w:rPr>
          <w:rFonts w:hint="eastAsia"/>
        </w:rPr>
        <w:t>为了确保样本的代表性与相关性，</w:t>
      </w:r>
      <w:r w:rsidR="000E5BE3">
        <w:rPr>
          <w:rFonts w:hint="eastAsia"/>
        </w:rPr>
        <w:t>研究</w:t>
      </w:r>
      <w:r>
        <w:rPr>
          <w:rFonts w:hint="eastAsia"/>
        </w:rPr>
        <w:t>制定了严格的视频筛选标准。所有纳入最终数据集的视频必须同时满足以下条件：</w:t>
      </w:r>
    </w:p>
    <w:p w14:paraId="1A98008A" w14:textId="77777777" w:rsidR="00F54B80" w:rsidRDefault="00000000">
      <w:pPr>
        <w:pStyle w:val="altz"/>
        <w:numPr>
          <w:ilvl w:val="0"/>
          <w:numId w:val="13"/>
        </w:numPr>
        <w:ind w:firstLineChars="0"/>
      </w:pPr>
      <w:r>
        <w:rPr>
          <w:rFonts w:hint="eastAsia"/>
        </w:rPr>
        <w:t>主题相关性：视频内容必须与生殖健康主题直接相关。这一标准通过关键词匹配与人工审核双重确认。</w:t>
      </w:r>
    </w:p>
    <w:p w14:paraId="545960DC" w14:textId="4D61EF87" w:rsidR="00F54B80" w:rsidRDefault="00000000">
      <w:pPr>
        <w:pStyle w:val="altz"/>
        <w:numPr>
          <w:ilvl w:val="0"/>
          <w:numId w:val="13"/>
        </w:numPr>
        <w:ind w:firstLineChars="0"/>
      </w:pPr>
      <w:r>
        <w:rPr>
          <w:rFonts w:hint="eastAsia"/>
        </w:rPr>
        <w:t>播放量阈值：视频的累计播放量必须不低于</w:t>
      </w:r>
      <w:r>
        <w:rPr>
          <w:rFonts w:hint="eastAsia"/>
        </w:rPr>
        <w:t>100,000</w:t>
      </w:r>
      <w:r>
        <w:rPr>
          <w:rFonts w:hint="eastAsia"/>
        </w:rPr>
        <w:t>次。设定此阈值旨在筛选出已获得较高公众关注度、具备一定影响力的视频，确保其用户互动数据具有统计分析价值。</w:t>
      </w:r>
    </w:p>
    <w:p w14:paraId="03E5C7A5" w14:textId="412EF12C" w:rsidR="00F54B80" w:rsidRDefault="00000000">
      <w:pPr>
        <w:pStyle w:val="altz"/>
        <w:numPr>
          <w:ilvl w:val="0"/>
          <w:numId w:val="13"/>
        </w:numPr>
        <w:ind w:firstLineChars="0"/>
      </w:pPr>
      <w:r>
        <w:rPr>
          <w:rFonts w:hint="eastAsia"/>
        </w:rPr>
        <w:t>关键词匹配：视频的标题、标签或简介中，必须至少包含一个预设的生殖健康相关关键词。</w:t>
      </w:r>
    </w:p>
    <w:p w14:paraId="474E879E" w14:textId="77777777" w:rsidR="00F54B80" w:rsidRDefault="00000000">
      <w:pPr>
        <w:pStyle w:val="3"/>
        <w:spacing w:before="163" w:after="163"/>
        <w:rPr>
          <w:rFonts w:hint="eastAsia"/>
        </w:rPr>
      </w:pPr>
      <w:bookmarkStart w:id="909" w:name="_Toc228219312"/>
      <w:r>
        <w:rPr>
          <w:rFonts w:hint="eastAsia"/>
        </w:rPr>
        <w:t>关键词体系设计</w:t>
      </w:r>
      <w:bookmarkEnd w:id="909"/>
    </w:p>
    <w:p w14:paraId="2AB58BA5" w14:textId="6C0784A3" w:rsidR="00F54B80" w:rsidRDefault="00000000">
      <w:pPr>
        <w:pStyle w:val="altz"/>
        <w:ind w:firstLine="480"/>
      </w:pPr>
      <w:commentRangeStart w:id="910"/>
      <w:r>
        <w:rPr>
          <w:rFonts w:hint="eastAsia"/>
        </w:rPr>
        <w:t>为最大限度地召回相关视频，本研究构建了一个覆盖面广、层次分明的关键词体系：</w:t>
      </w:r>
      <w:commentRangeEnd w:id="910"/>
      <w:r w:rsidR="00192633">
        <w:rPr>
          <w:rStyle w:val="afc"/>
          <w:sz w:val="24"/>
          <w:szCs w:val="22"/>
        </w:rPr>
        <w:commentReference w:id="910"/>
      </w:r>
    </w:p>
    <w:p w14:paraId="4FAA0164" w14:textId="77777777" w:rsidR="00F54B80" w:rsidRDefault="00000000">
      <w:pPr>
        <w:pStyle w:val="altz"/>
        <w:numPr>
          <w:ilvl w:val="0"/>
          <w:numId w:val="14"/>
        </w:numPr>
        <w:ind w:firstLineChars="0"/>
      </w:pPr>
      <w:r>
        <w:rPr>
          <w:rFonts w:hint="eastAsia"/>
        </w:rPr>
        <w:t>初始核心关键词：首先确定生殖健康领域的核心术语，主要涵盖避孕和流产两大类，例如“避孕”、“人工流产”、“生殖健康”等。</w:t>
      </w:r>
    </w:p>
    <w:p w14:paraId="48042CF3" w14:textId="77777777" w:rsidR="00F54B80" w:rsidRDefault="00000000">
      <w:pPr>
        <w:pStyle w:val="altz"/>
        <w:numPr>
          <w:ilvl w:val="0"/>
          <w:numId w:val="14"/>
        </w:numPr>
        <w:ind w:firstLineChars="0"/>
      </w:pPr>
      <w:r>
        <w:rPr>
          <w:rFonts w:hint="eastAsia"/>
        </w:rPr>
        <w:t>同义词与相关词扩展：围绕核心词，扩展其同义、近义及下位词。如由“避孕”扩展出“安全套”、“节育器”、“口服避孕药”；由“人工流产”扩展出“药物流产”、“引产”、“刮宫”等。</w:t>
      </w:r>
    </w:p>
    <w:p w14:paraId="633D3506" w14:textId="77777777" w:rsidR="00F54B80" w:rsidRDefault="00000000">
      <w:pPr>
        <w:pStyle w:val="altz"/>
        <w:numPr>
          <w:ilvl w:val="0"/>
          <w:numId w:val="14"/>
        </w:numPr>
        <w:ind w:firstLineChars="0"/>
      </w:pPr>
      <w:r>
        <w:rPr>
          <w:rFonts w:hint="eastAsia"/>
        </w:rPr>
        <w:lastRenderedPageBreak/>
        <w:t>网络流行语与俚语扩展：考虑到社交媒体的语言特点，进一步纳入了在网络语境中广泛使用的非正式表达或俚语。例如，用“戴</w:t>
      </w:r>
      <w:r>
        <w:rPr>
          <w:rFonts w:hint="eastAsia"/>
        </w:rPr>
        <w:t>T</w:t>
      </w:r>
      <w:r>
        <w:rPr>
          <w:rFonts w:hint="eastAsia"/>
        </w:rPr>
        <w:t>”、“套套”指代安全套，用“人流”作为“人工流产”的简称，用“体外”指代体外排精等。</w:t>
      </w:r>
    </w:p>
    <w:p w14:paraId="70DDEC19" w14:textId="30959B5D" w:rsidR="00F54B80" w:rsidRDefault="00000000">
      <w:pPr>
        <w:pStyle w:val="altz"/>
        <w:ind w:firstLine="480"/>
      </w:pPr>
      <w:r>
        <w:rPr>
          <w:rFonts w:hint="eastAsia"/>
        </w:rPr>
        <w:t>经过三轮扩展与筛选，最终形成了包含</w:t>
      </w:r>
      <w:r>
        <w:rPr>
          <w:rFonts w:hint="eastAsia"/>
        </w:rPr>
        <w:t>29</w:t>
      </w:r>
      <w:r>
        <w:rPr>
          <w:rFonts w:hint="eastAsia"/>
        </w:rPr>
        <w:t>个关键词的检索词表</w:t>
      </w:r>
      <w:r w:rsidRPr="00031F56">
        <w:rPr>
          <w:rFonts w:hint="eastAsia"/>
        </w:rPr>
        <w:t>（</w:t>
      </w:r>
      <w:ins w:id="911" w:author="Zixuan Zhou" w:date="2026-04-27T19:55:00Z" w16du:dateUtc="2026-04-27T11:55:00Z">
        <w:r w:rsidR="00031F56" w:rsidRPr="00031F56">
          <w:fldChar w:fldCharType="begin"/>
        </w:r>
        <w:r w:rsidR="00031F56" w:rsidRPr="00031F56">
          <w:instrText xml:space="preserve"> </w:instrText>
        </w:r>
        <w:r w:rsidR="00031F56" w:rsidRPr="00031F56">
          <w:rPr>
            <w:rFonts w:hint="eastAsia"/>
          </w:rPr>
          <w:instrText>REF _Ref228212143 \h</w:instrText>
        </w:r>
        <w:r w:rsidR="00031F56" w:rsidRPr="00031F56">
          <w:instrText xml:space="preserve"> </w:instrText>
        </w:r>
        <w:r w:rsidR="00031F56" w:rsidRPr="00031F56">
          <w:fldChar w:fldCharType="separate"/>
        </w:r>
        <w:r w:rsidR="00031F56" w:rsidRPr="00031F56">
          <w:t>表</w:t>
        </w:r>
        <w:r w:rsidR="00031F56" w:rsidRPr="00031F56">
          <w:t xml:space="preserve"> </w:t>
        </w:r>
        <w:r w:rsidR="00031F56" w:rsidRPr="00031F56">
          <w:rPr>
            <w:rPrChange w:id="912" w:author="Zixuan Zhou" w:date="2026-04-27T19:55:00Z" w16du:dateUtc="2026-04-27T11:55:00Z">
              <w:rPr>
                <w:noProof/>
              </w:rPr>
            </w:rPrChange>
          </w:rPr>
          <w:t>3</w:t>
        </w:r>
        <w:r w:rsidR="00031F56" w:rsidRPr="00031F56">
          <w:noBreakHyphen/>
        </w:r>
        <w:r w:rsidR="00031F56" w:rsidRPr="00031F56">
          <w:rPr>
            <w:rPrChange w:id="913" w:author="Zixuan Zhou" w:date="2026-04-27T19:55:00Z" w16du:dateUtc="2026-04-27T11:55:00Z">
              <w:rPr>
                <w:noProof/>
              </w:rPr>
            </w:rPrChange>
          </w:rPr>
          <w:t>1</w:t>
        </w:r>
        <w:r w:rsidR="00031F56" w:rsidRPr="00031F56">
          <w:fldChar w:fldCharType="end"/>
        </w:r>
      </w:ins>
      <w:del w:id="914" w:author="Zixuan Zhou" w:date="2026-04-27T19:55:00Z" w16du:dateUtc="2026-04-27T11:55:00Z">
        <w:r w:rsidRPr="000E415D" w:rsidDel="00031F56">
          <w:fldChar w:fldCharType="begin"/>
        </w:r>
        <w:r w:rsidRPr="000E415D" w:rsidDel="00031F56">
          <w:delInstrText xml:space="preserve"> REF _Ref226048383 \h  \* MERGEFORMAT </w:delInstrText>
        </w:r>
        <w:r w:rsidRPr="000E415D" w:rsidDel="00031F56">
          <w:fldChar w:fldCharType="separate"/>
        </w:r>
        <w:r w:rsidRPr="000E415D" w:rsidDel="00031F56">
          <w:delText>表</w:delText>
        </w:r>
        <w:r w:rsidRPr="000E415D" w:rsidDel="00031F56">
          <w:delText xml:space="preserve"> 3</w:delText>
        </w:r>
        <w:r w:rsidRPr="000E415D" w:rsidDel="00031F56">
          <w:noBreakHyphen/>
        </w:r>
        <w:r w:rsidRPr="000E415D" w:rsidDel="00031F56">
          <w:delText>1</w:delText>
        </w:r>
        <w:r w:rsidRPr="000E415D" w:rsidDel="00031F56">
          <w:fldChar w:fldCharType="end"/>
        </w:r>
      </w:del>
      <w:r>
        <w:rPr>
          <w:rFonts w:ascii="宋体" w:hAnsi="宋体" w:hint="eastAsia"/>
          <w:sz w:val="28"/>
          <w:szCs w:val="24"/>
        </w:rPr>
        <w:t>）</w:t>
      </w:r>
      <w:r>
        <w:rPr>
          <w:rFonts w:hint="eastAsia"/>
        </w:rPr>
        <w:t>，该词表兼顾了专业性与网络性，有效提升了数据采集的全面性与精准度。</w:t>
      </w:r>
    </w:p>
    <w:p w14:paraId="6380A3CE" w14:textId="0D108C7E" w:rsidR="00492FE9" w:rsidRPr="00A072DF" w:rsidRDefault="00492FE9" w:rsidP="00A072DF">
      <w:pPr>
        <w:pStyle w:val="aff6"/>
        <w:spacing w:before="326" w:after="163"/>
      </w:pPr>
      <w:bookmarkStart w:id="915" w:name="_Toc228022949"/>
      <w:bookmarkStart w:id="916" w:name="_Ref228212143"/>
      <w:r w:rsidRPr="00A072DF">
        <w:t>表</w:t>
      </w:r>
      <w:r w:rsidRPr="00A072DF">
        <w:t xml:space="preserve"> </w:t>
      </w:r>
      <w:fldSimple w:instr=" STYLEREF 1 \s ">
        <w:r w:rsidR="00031F56">
          <w:rPr>
            <w:noProof/>
          </w:rPr>
          <w:t>3</w:t>
        </w:r>
      </w:fldSimple>
      <w:r w:rsidRPr="00A072DF">
        <w:noBreakHyphen/>
      </w:r>
      <w:r w:rsidRPr="00A072DF">
        <w:fldChar w:fldCharType="begin"/>
      </w:r>
      <w:r w:rsidRPr="00A072DF">
        <w:instrText xml:space="preserve"> SEQ </w:instrText>
      </w:r>
      <w:r w:rsidRPr="00A072DF">
        <w:instrText>表</w:instrText>
      </w:r>
      <w:r w:rsidRPr="00A072DF">
        <w:instrText xml:space="preserve"> \* ARABIC \s 1 </w:instrText>
      </w:r>
      <w:r w:rsidRPr="00A072DF">
        <w:fldChar w:fldCharType="separate"/>
      </w:r>
      <w:r w:rsidR="00031F56">
        <w:rPr>
          <w:noProof/>
        </w:rPr>
        <w:t>1</w:t>
      </w:r>
      <w:r w:rsidRPr="00A072DF">
        <w:fldChar w:fldCharType="end"/>
      </w:r>
      <w:bookmarkEnd w:id="916"/>
      <w:r w:rsidRPr="00A072DF">
        <w:t xml:space="preserve"> </w:t>
      </w:r>
      <w:r w:rsidRPr="00A072DF">
        <w:t>关键词检索表</w:t>
      </w:r>
      <w:bookmarkEnd w:id="915"/>
    </w:p>
    <w:tbl>
      <w:tblPr>
        <w:tblW w:w="9072" w:type="dxa"/>
        <w:tblCellMar>
          <w:top w:w="15" w:type="dxa"/>
          <w:left w:w="15" w:type="dxa"/>
          <w:bottom w:w="15" w:type="dxa"/>
          <w:right w:w="15" w:type="dxa"/>
        </w:tblCellMar>
        <w:tblLook w:val="04A0" w:firstRow="1" w:lastRow="0" w:firstColumn="1" w:lastColumn="0" w:noHBand="0" w:noVBand="1"/>
      </w:tblPr>
      <w:tblGrid>
        <w:gridCol w:w="4395"/>
        <w:gridCol w:w="4677"/>
      </w:tblGrid>
      <w:tr w:rsidR="00F54B80" w14:paraId="55D70E62" w14:textId="77777777" w:rsidTr="00654A62">
        <w:trPr>
          <w:trHeight w:hRule="exact" w:val="317"/>
        </w:trPr>
        <w:tc>
          <w:tcPr>
            <w:tcW w:w="4395" w:type="dxa"/>
            <w:tcBorders>
              <w:top w:val="single" w:sz="4" w:space="0" w:color="auto"/>
              <w:bottom w:val="single" w:sz="4" w:space="0" w:color="auto"/>
            </w:tcBorders>
            <w:vAlign w:val="center"/>
          </w:tcPr>
          <w:p w14:paraId="25B848E4" w14:textId="77777777" w:rsidR="00F54B80" w:rsidRPr="00A072DF" w:rsidRDefault="00000000" w:rsidP="00654A62">
            <w:pPr>
              <w:pStyle w:val="altz"/>
              <w:wordWrap/>
              <w:adjustRightInd w:val="0"/>
              <w:spacing w:line="240" w:lineRule="auto"/>
              <w:ind w:firstLineChars="0" w:firstLine="0"/>
              <w:jc w:val="left"/>
              <w:rPr>
                <w:sz w:val="21"/>
                <w:szCs w:val="21"/>
              </w:rPr>
            </w:pPr>
            <w:r w:rsidRPr="00A072DF">
              <w:rPr>
                <w:sz w:val="21"/>
                <w:szCs w:val="21"/>
              </w:rPr>
              <w:t>No.</w:t>
            </w:r>
          </w:p>
        </w:tc>
        <w:tc>
          <w:tcPr>
            <w:tcW w:w="4677" w:type="dxa"/>
            <w:tcBorders>
              <w:top w:val="single" w:sz="4" w:space="0" w:color="auto"/>
              <w:bottom w:val="single" w:sz="4" w:space="0" w:color="auto"/>
            </w:tcBorders>
            <w:vAlign w:val="center"/>
          </w:tcPr>
          <w:p w14:paraId="29D119C9" w14:textId="77777777" w:rsidR="00F54B80" w:rsidRPr="00A072DF" w:rsidRDefault="00000000" w:rsidP="00654A62">
            <w:pPr>
              <w:pStyle w:val="altz"/>
              <w:wordWrap/>
              <w:adjustRightInd w:val="0"/>
              <w:spacing w:line="240" w:lineRule="auto"/>
              <w:ind w:firstLineChars="0" w:firstLine="0"/>
              <w:jc w:val="left"/>
              <w:rPr>
                <w:sz w:val="21"/>
                <w:szCs w:val="21"/>
              </w:rPr>
            </w:pPr>
            <w:r w:rsidRPr="00A072DF">
              <w:rPr>
                <w:sz w:val="21"/>
                <w:szCs w:val="21"/>
              </w:rPr>
              <w:t>Keyword</w:t>
            </w:r>
          </w:p>
        </w:tc>
      </w:tr>
      <w:tr w:rsidR="00F54B80" w14:paraId="599E9251" w14:textId="77777777" w:rsidTr="00654A62">
        <w:trPr>
          <w:trHeight w:hRule="exact" w:val="317"/>
        </w:trPr>
        <w:tc>
          <w:tcPr>
            <w:tcW w:w="4395" w:type="dxa"/>
            <w:tcBorders>
              <w:top w:val="single" w:sz="4" w:space="0" w:color="auto"/>
            </w:tcBorders>
            <w:vAlign w:val="center"/>
          </w:tcPr>
          <w:p w14:paraId="364FA1B0"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w:t>
            </w:r>
          </w:p>
        </w:tc>
        <w:tc>
          <w:tcPr>
            <w:tcW w:w="4677" w:type="dxa"/>
            <w:tcBorders>
              <w:top w:val="single" w:sz="4" w:space="0" w:color="auto"/>
            </w:tcBorders>
            <w:vAlign w:val="center"/>
          </w:tcPr>
          <w:p w14:paraId="27FABFD8"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安全套</w:t>
            </w:r>
          </w:p>
        </w:tc>
      </w:tr>
      <w:tr w:rsidR="00F54B80" w14:paraId="29F363D0" w14:textId="77777777" w:rsidTr="00654A62">
        <w:trPr>
          <w:trHeight w:hRule="exact" w:val="317"/>
        </w:trPr>
        <w:tc>
          <w:tcPr>
            <w:tcW w:w="4395" w:type="dxa"/>
            <w:vAlign w:val="center"/>
          </w:tcPr>
          <w:p w14:paraId="336006E4"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w:t>
            </w:r>
          </w:p>
        </w:tc>
        <w:tc>
          <w:tcPr>
            <w:tcW w:w="4677" w:type="dxa"/>
            <w:vAlign w:val="center"/>
          </w:tcPr>
          <w:p w14:paraId="05F52E07"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带套</w:t>
            </w:r>
          </w:p>
        </w:tc>
      </w:tr>
      <w:tr w:rsidR="00F54B80" w14:paraId="3CD15093" w14:textId="77777777" w:rsidTr="00654A62">
        <w:trPr>
          <w:trHeight w:hRule="exact" w:val="317"/>
        </w:trPr>
        <w:tc>
          <w:tcPr>
            <w:tcW w:w="4395" w:type="dxa"/>
            <w:vAlign w:val="center"/>
          </w:tcPr>
          <w:p w14:paraId="7948EEE9"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3</w:t>
            </w:r>
          </w:p>
        </w:tc>
        <w:tc>
          <w:tcPr>
            <w:tcW w:w="4677" w:type="dxa"/>
            <w:vAlign w:val="center"/>
          </w:tcPr>
          <w:p w14:paraId="7E02645D"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戴套</w:t>
            </w:r>
          </w:p>
        </w:tc>
      </w:tr>
      <w:tr w:rsidR="00F54B80" w14:paraId="01434380" w14:textId="77777777" w:rsidTr="00654A62">
        <w:trPr>
          <w:trHeight w:hRule="exact" w:val="317"/>
        </w:trPr>
        <w:tc>
          <w:tcPr>
            <w:tcW w:w="4395" w:type="dxa"/>
            <w:vAlign w:val="center"/>
          </w:tcPr>
          <w:p w14:paraId="450CFCEE"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4</w:t>
            </w:r>
          </w:p>
        </w:tc>
        <w:tc>
          <w:tcPr>
            <w:tcW w:w="4677" w:type="dxa"/>
            <w:vAlign w:val="center"/>
          </w:tcPr>
          <w:p w14:paraId="1E501506"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戴</w:t>
            </w:r>
            <w:r w:rsidRPr="00195EEC">
              <w:rPr>
                <w:sz w:val="21"/>
                <w:szCs w:val="21"/>
              </w:rPr>
              <w:t>T</w:t>
            </w:r>
          </w:p>
        </w:tc>
      </w:tr>
      <w:tr w:rsidR="00F54B80" w14:paraId="1FF5A450" w14:textId="77777777" w:rsidTr="00654A62">
        <w:trPr>
          <w:trHeight w:hRule="exact" w:val="317"/>
        </w:trPr>
        <w:tc>
          <w:tcPr>
            <w:tcW w:w="4395" w:type="dxa"/>
            <w:vAlign w:val="center"/>
          </w:tcPr>
          <w:p w14:paraId="0C814172"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5</w:t>
            </w:r>
          </w:p>
        </w:tc>
        <w:tc>
          <w:tcPr>
            <w:tcW w:w="4677" w:type="dxa"/>
            <w:vAlign w:val="center"/>
          </w:tcPr>
          <w:p w14:paraId="55B871E1"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套套</w:t>
            </w:r>
          </w:p>
        </w:tc>
      </w:tr>
      <w:tr w:rsidR="00F54B80" w14:paraId="0303B710" w14:textId="77777777" w:rsidTr="00654A62">
        <w:trPr>
          <w:trHeight w:hRule="exact" w:val="317"/>
        </w:trPr>
        <w:tc>
          <w:tcPr>
            <w:tcW w:w="4395" w:type="dxa"/>
            <w:vAlign w:val="center"/>
          </w:tcPr>
          <w:p w14:paraId="2DAD4B82"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6</w:t>
            </w:r>
          </w:p>
        </w:tc>
        <w:tc>
          <w:tcPr>
            <w:tcW w:w="4677" w:type="dxa"/>
            <w:vAlign w:val="center"/>
          </w:tcPr>
          <w:p w14:paraId="6C3687C6"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女用安全套</w:t>
            </w:r>
          </w:p>
        </w:tc>
      </w:tr>
      <w:tr w:rsidR="00F54B80" w14:paraId="2E98F9D9" w14:textId="77777777" w:rsidTr="00654A62">
        <w:trPr>
          <w:trHeight w:hRule="exact" w:val="317"/>
        </w:trPr>
        <w:tc>
          <w:tcPr>
            <w:tcW w:w="4395" w:type="dxa"/>
            <w:vAlign w:val="center"/>
          </w:tcPr>
          <w:p w14:paraId="4092854E"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7</w:t>
            </w:r>
          </w:p>
        </w:tc>
        <w:tc>
          <w:tcPr>
            <w:tcW w:w="4677" w:type="dxa"/>
            <w:vAlign w:val="center"/>
          </w:tcPr>
          <w:p w14:paraId="5010C66C"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上环</w:t>
            </w:r>
          </w:p>
        </w:tc>
      </w:tr>
      <w:tr w:rsidR="00F54B80" w14:paraId="42E17E79" w14:textId="77777777" w:rsidTr="00654A62">
        <w:trPr>
          <w:trHeight w:hRule="exact" w:val="317"/>
        </w:trPr>
        <w:tc>
          <w:tcPr>
            <w:tcW w:w="4395" w:type="dxa"/>
            <w:vAlign w:val="center"/>
          </w:tcPr>
          <w:p w14:paraId="3DB5C0CA"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8</w:t>
            </w:r>
          </w:p>
        </w:tc>
        <w:tc>
          <w:tcPr>
            <w:tcW w:w="4677" w:type="dxa"/>
            <w:vAlign w:val="center"/>
          </w:tcPr>
          <w:p w14:paraId="00B1DFC0"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节育器</w:t>
            </w:r>
          </w:p>
        </w:tc>
      </w:tr>
      <w:tr w:rsidR="00F54B80" w14:paraId="4E192B07" w14:textId="77777777" w:rsidTr="00654A62">
        <w:trPr>
          <w:trHeight w:hRule="exact" w:val="317"/>
        </w:trPr>
        <w:tc>
          <w:tcPr>
            <w:tcW w:w="4395" w:type="dxa"/>
            <w:vAlign w:val="center"/>
          </w:tcPr>
          <w:p w14:paraId="5FBDCADD"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9</w:t>
            </w:r>
          </w:p>
        </w:tc>
        <w:tc>
          <w:tcPr>
            <w:tcW w:w="4677" w:type="dxa"/>
            <w:vAlign w:val="center"/>
          </w:tcPr>
          <w:p w14:paraId="0F1C5C9A" w14:textId="0F345F8B"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体外排精</w:t>
            </w:r>
            <w:r w:rsidR="00DD1BAB">
              <w:rPr>
                <w:rFonts w:hint="eastAsia"/>
                <w:sz w:val="21"/>
                <w:szCs w:val="21"/>
              </w:rPr>
              <w:t>（</w:t>
            </w:r>
            <w:r w:rsidRPr="00195EEC">
              <w:rPr>
                <w:sz w:val="21"/>
                <w:szCs w:val="21"/>
              </w:rPr>
              <w:t>体外射精</w:t>
            </w:r>
            <w:r w:rsidR="00DD1BAB">
              <w:rPr>
                <w:rFonts w:hint="eastAsia"/>
                <w:sz w:val="21"/>
                <w:szCs w:val="21"/>
              </w:rPr>
              <w:t>）</w:t>
            </w:r>
          </w:p>
        </w:tc>
      </w:tr>
      <w:tr w:rsidR="00F54B80" w14:paraId="0D788601" w14:textId="77777777" w:rsidTr="00654A62">
        <w:trPr>
          <w:trHeight w:hRule="exact" w:val="317"/>
        </w:trPr>
        <w:tc>
          <w:tcPr>
            <w:tcW w:w="4395" w:type="dxa"/>
            <w:vAlign w:val="center"/>
          </w:tcPr>
          <w:p w14:paraId="36949664"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10</w:t>
            </w:r>
          </w:p>
        </w:tc>
        <w:tc>
          <w:tcPr>
            <w:tcW w:w="4677" w:type="dxa"/>
            <w:vAlign w:val="center"/>
          </w:tcPr>
          <w:p w14:paraId="7D5A54EA"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安全措施</w:t>
            </w:r>
          </w:p>
        </w:tc>
      </w:tr>
      <w:tr w:rsidR="00F54B80" w14:paraId="3418BC7F" w14:textId="77777777" w:rsidTr="00654A62">
        <w:trPr>
          <w:trHeight w:hRule="exact" w:val="317"/>
        </w:trPr>
        <w:tc>
          <w:tcPr>
            <w:tcW w:w="4395" w:type="dxa"/>
            <w:vAlign w:val="center"/>
          </w:tcPr>
          <w:p w14:paraId="63B9848A"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11</w:t>
            </w:r>
          </w:p>
        </w:tc>
        <w:tc>
          <w:tcPr>
            <w:tcW w:w="4677" w:type="dxa"/>
            <w:vAlign w:val="center"/>
          </w:tcPr>
          <w:p w14:paraId="5F1E9A77"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避孕</w:t>
            </w:r>
          </w:p>
        </w:tc>
      </w:tr>
      <w:tr w:rsidR="00F54B80" w14:paraId="696F1B29" w14:textId="77777777" w:rsidTr="00654A62">
        <w:trPr>
          <w:trHeight w:hRule="exact" w:val="317"/>
        </w:trPr>
        <w:tc>
          <w:tcPr>
            <w:tcW w:w="4395" w:type="dxa"/>
            <w:vAlign w:val="center"/>
          </w:tcPr>
          <w:p w14:paraId="340411E1"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12</w:t>
            </w:r>
          </w:p>
        </w:tc>
        <w:tc>
          <w:tcPr>
            <w:tcW w:w="4677" w:type="dxa"/>
            <w:vAlign w:val="center"/>
          </w:tcPr>
          <w:p w14:paraId="1B2EB1FE"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避孕科普</w:t>
            </w:r>
          </w:p>
        </w:tc>
      </w:tr>
      <w:tr w:rsidR="00F54B80" w14:paraId="431E1B89" w14:textId="77777777" w:rsidTr="00654A62">
        <w:trPr>
          <w:trHeight w:hRule="exact" w:val="317"/>
        </w:trPr>
        <w:tc>
          <w:tcPr>
            <w:tcW w:w="4395" w:type="dxa"/>
            <w:vAlign w:val="center"/>
          </w:tcPr>
          <w:p w14:paraId="6671F572"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13</w:t>
            </w:r>
          </w:p>
        </w:tc>
        <w:tc>
          <w:tcPr>
            <w:tcW w:w="4677" w:type="dxa"/>
            <w:vAlign w:val="center"/>
          </w:tcPr>
          <w:p w14:paraId="3CE1F26D"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内射</w:t>
            </w:r>
          </w:p>
        </w:tc>
      </w:tr>
      <w:tr w:rsidR="00F54B80" w14:paraId="3D4C008A" w14:textId="77777777" w:rsidTr="00654A62">
        <w:trPr>
          <w:trHeight w:hRule="exact" w:val="317"/>
        </w:trPr>
        <w:tc>
          <w:tcPr>
            <w:tcW w:w="4395" w:type="dxa"/>
            <w:vAlign w:val="center"/>
          </w:tcPr>
          <w:p w14:paraId="75132BBC"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14</w:t>
            </w:r>
          </w:p>
        </w:tc>
        <w:tc>
          <w:tcPr>
            <w:tcW w:w="4677" w:type="dxa"/>
            <w:vAlign w:val="center"/>
          </w:tcPr>
          <w:p w14:paraId="7B81CABF"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口服避孕药</w:t>
            </w:r>
          </w:p>
        </w:tc>
      </w:tr>
      <w:tr w:rsidR="00F54B80" w14:paraId="0D76429B" w14:textId="77777777" w:rsidTr="00654A62">
        <w:trPr>
          <w:trHeight w:hRule="exact" w:val="317"/>
        </w:trPr>
        <w:tc>
          <w:tcPr>
            <w:tcW w:w="4395" w:type="dxa"/>
            <w:vAlign w:val="center"/>
          </w:tcPr>
          <w:p w14:paraId="27BD916A"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15</w:t>
            </w:r>
          </w:p>
        </w:tc>
        <w:tc>
          <w:tcPr>
            <w:tcW w:w="4677" w:type="dxa"/>
            <w:vAlign w:val="center"/>
          </w:tcPr>
          <w:p w14:paraId="2E805CD6"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避孕药品</w:t>
            </w:r>
          </w:p>
        </w:tc>
      </w:tr>
      <w:tr w:rsidR="00F54B80" w14:paraId="1E40A0BD" w14:textId="77777777" w:rsidTr="00654A62">
        <w:trPr>
          <w:trHeight w:hRule="exact" w:val="317"/>
        </w:trPr>
        <w:tc>
          <w:tcPr>
            <w:tcW w:w="4395" w:type="dxa"/>
            <w:vAlign w:val="center"/>
          </w:tcPr>
          <w:p w14:paraId="0CE5E504"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16</w:t>
            </w:r>
          </w:p>
        </w:tc>
        <w:tc>
          <w:tcPr>
            <w:tcW w:w="4677" w:type="dxa"/>
            <w:vAlign w:val="center"/>
          </w:tcPr>
          <w:p w14:paraId="6A8F8079"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男性绝育</w:t>
            </w:r>
          </w:p>
        </w:tc>
      </w:tr>
      <w:tr w:rsidR="00F54B80" w14:paraId="41417A8C" w14:textId="77777777" w:rsidTr="00654A62">
        <w:trPr>
          <w:trHeight w:hRule="exact" w:val="317"/>
        </w:trPr>
        <w:tc>
          <w:tcPr>
            <w:tcW w:w="4395" w:type="dxa"/>
            <w:vAlign w:val="center"/>
          </w:tcPr>
          <w:p w14:paraId="30633306"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17</w:t>
            </w:r>
          </w:p>
        </w:tc>
        <w:tc>
          <w:tcPr>
            <w:tcW w:w="4677" w:type="dxa"/>
            <w:vAlign w:val="center"/>
          </w:tcPr>
          <w:p w14:paraId="68A94824"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女性绝育术</w:t>
            </w:r>
          </w:p>
        </w:tc>
      </w:tr>
      <w:tr w:rsidR="00F54B80" w14:paraId="6CA6EB50" w14:textId="77777777" w:rsidTr="00654A62">
        <w:trPr>
          <w:trHeight w:hRule="exact" w:val="317"/>
        </w:trPr>
        <w:tc>
          <w:tcPr>
            <w:tcW w:w="4395" w:type="dxa"/>
            <w:vAlign w:val="center"/>
          </w:tcPr>
          <w:p w14:paraId="0807352A"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18</w:t>
            </w:r>
          </w:p>
        </w:tc>
        <w:tc>
          <w:tcPr>
            <w:tcW w:w="4677" w:type="dxa"/>
            <w:vAlign w:val="center"/>
          </w:tcPr>
          <w:p w14:paraId="178F39BE"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输卵管结扎</w:t>
            </w:r>
          </w:p>
        </w:tc>
      </w:tr>
      <w:tr w:rsidR="00F54B80" w14:paraId="622B8D88" w14:textId="77777777" w:rsidTr="00654A62">
        <w:trPr>
          <w:trHeight w:hRule="exact" w:val="317"/>
        </w:trPr>
        <w:tc>
          <w:tcPr>
            <w:tcW w:w="4395" w:type="dxa"/>
            <w:vAlign w:val="center"/>
          </w:tcPr>
          <w:p w14:paraId="5A9E4C3B"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19</w:t>
            </w:r>
          </w:p>
        </w:tc>
        <w:tc>
          <w:tcPr>
            <w:tcW w:w="4677" w:type="dxa"/>
            <w:vAlign w:val="center"/>
          </w:tcPr>
          <w:p w14:paraId="05DF4A21"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安全期</w:t>
            </w:r>
          </w:p>
        </w:tc>
      </w:tr>
      <w:tr w:rsidR="00F54B80" w14:paraId="0916395A" w14:textId="77777777" w:rsidTr="00654A62">
        <w:trPr>
          <w:trHeight w:hRule="exact" w:val="317"/>
        </w:trPr>
        <w:tc>
          <w:tcPr>
            <w:tcW w:w="4395" w:type="dxa"/>
            <w:vAlign w:val="center"/>
          </w:tcPr>
          <w:p w14:paraId="3BE1876D"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20</w:t>
            </w:r>
          </w:p>
        </w:tc>
        <w:tc>
          <w:tcPr>
            <w:tcW w:w="4677" w:type="dxa"/>
            <w:vAlign w:val="center"/>
          </w:tcPr>
          <w:p w14:paraId="56154573"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新型避孕方式</w:t>
            </w:r>
          </w:p>
        </w:tc>
      </w:tr>
      <w:tr w:rsidR="00F54B80" w14:paraId="4687BF61" w14:textId="77777777" w:rsidTr="00654A62">
        <w:trPr>
          <w:trHeight w:hRule="exact" w:val="317"/>
        </w:trPr>
        <w:tc>
          <w:tcPr>
            <w:tcW w:w="4395" w:type="dxa"/>
            <w:vAlign w:val="center"/>
          </w:tcPr>
          <w:p w14:paraId="34A2ECBD"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21</w:t>
            </w:r>
          </w:p>
        </w:tc>
        <w:tc>
          <w:tcPr>
            <w:tcW w:w="4677" w:type="dxa"/>
            <w:vAlign w:val="center"/>
          </w:tcPr>
          <w:p w14:paraId="6960ED98"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意外怀孕</w:t>
            </w:r>
          </w:p>
        </w:tc>
      </w:tr>
      <w:tr w:rsidR="00F54B80" w14:paraId="38B6D44A" w14:textId="77777777" w:rsidTr="00654A62">
        <w:trPr>
          <w:trHeight w:hRule="exact" w:val="317"/>
        </w:trPr>
        <w:tc>
          <w:tcPr>
            <w:tcW w:w="4395" w:type="dxa"/>
            <w:vAlign w:val="center"/>
          </w:tcPr>
          <w:p w14:paraId="60C5B9F0"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22</w:t>
            </w:r>
          </w:p>
        </w:tc>
        <w:tc>
          <w:tcPr>
            <w:tcW w:w="4677" w:type="dxa"/>
            <w:vAlign w:val="center"/>
          </w:tcPr>
          <w:p w14:paraId="1C7B13E4"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打胎</w:t>
            </w:r>
          </w:p>
        </w:tc>
      </w:tr>
      <w:tr w:rsidR="00F54B80" w14:paraId="16CCAEAE" w14:textId="77777777" w:rsidTr="00654A62">
        <w:trPr>
          <w:trHeight w:hRule="exact" w:val="317"/>
        </w:trPr>
        <w:tc>
          <w:tcPr>
            <w:tcW w:w="4395" w:type="dxa"/>
            <w:vAlign w:val="center"/>
          </w:tcPr>
          <w:p w14:paraId="58FAF924"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23</w:t>
            </w:r>
          </w:p>
        </w:tc>
        <w:tc>
          <w:tcPr>
            <w:tcW w:w="4677" w:type="dxa"/>
            <w:vAlign w:val="center"/>
          </w:tcPr>
          <w:p w14:paraId="2F34C740"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刮宫</w:t>
            </w:r>
          </w:p>
        </w:tc>
      </w:tr>
      <w:tr w:rsidR="00F54B80" w14:paraId="07B7CBC2" w14:textId="77777777" w:rsidTr="00654A62">
        <w:trPr>
          <w:trHeight w:hRule="exact" w:val="317"/>
        </w:trPr>
        <w:tc>
          <w:tcPr>
            <w:tcW w:w="4395" w:type="dxa"/>
            <w:vAlign w:val="center"/>
          </w:tcPr>
          <w:p w14:paraId="4556072D"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24</w:t>
            </w:r>
          </w:p>
        </w:tc>
        <w:tc>
          <w:tcPr>
            <w:tcW w:w="4677" w:type="dxa"/>
            <w:vAlign w:val="center"/>
          </w:tcPr>
          <w:p w14:paraId="105E2B82"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引产</w:t>
            </w:r>
          </w:p>
        </w:tc>
      </w:tr>
      <w:tr w:rsidR="00F54B80" w14:paraId="3B14BAD8" w14:textId="77777777" w:rsidTr="00654A62">
        <w:trPr>
          <w:trHeight w:hRule="exact" w:val="317"/>
        </w:trPr>
        <w:tc>
          <w:tcPr>
            <w:tcW w:w="4395" w:type="dxa"/>
            <w:vAlign w:val="center"/>
          </w:tcPr>
          <w:p w14:paraId="3110876D"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25</w:t>
            </w:r>
          </w:p>
        </w:tc>
        <w:tc>
          <w:tcPr>
            <w:tcW w:w="4677" w:type="dxa"/>
            <w:vAlign w:val="center"/>
          </w:tcPr>
          <w:p w14:paraId="6228320B"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人工流产</w:t>
            </w:r>
          </w:p>
        </w:tc>
      </w:tr>
      <w:tr w:rsidR="00F54B80" w14:paraId="1250DAD0" w14:textId="77777777" w:rsidTr="00654A62">
        <w:trPr>
          <w:trHeight w:hRule="exact" w:val="317"/>
        </w:trPr>
        <w:tc>
          <w:tcPr>
            <w:tcW w:w="4395" w:type="dxa"/>
            <w:vAlign w:val="center"/>
          </w:tcPr>
          <w:p w14:paraId="2550CB0F"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26</w:t>
            </w:r>
          </w:p>
        </w:tc>
        <w:tc>
          <w:tcPr>
            <w:tcW w:w="4677" w:type="dxa"/>
            <w:vAlign w:val="center"/>
          </w:tcPr>
          <w:p w14:paraId="278AC914"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人流</w:t>
            </w:r>
          </w:p>
        </w:tc>
      </w:tr>
      <w:tr w:rsidR="00F54B80" w14:paraId="2269E135" w14:textId="77777777" w:rsidTr="00654A62">
        <w:trPr>
          <w:trHeight w:hRule="exact" w:val="317"/>
        </w:trPr>
        <w:tc>
          <w:tcPr>
            <w:tcW w:w="4395" w:type="dxa"/>
            <w:vAlign w:val="center"/>
          </w:tcPr>
          <w:p w14:paraId="42E7092C"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27</w:t>
            </w:r>
          </w:p>
        </w:tc>
        <w:tc>
          <w:tcPr>
            <w:tcW w:w="4677" w:type="dxa"/>
            <w:vAlign w:val="center"/>
          </w:tcPr>
          <w:p w14:paraId="3457ABE3"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药物流产</w:t>
            </w:r>
          </w:p>
        </w:tc>
      </w:tr>
      <w:tr w:rsidR="00F54B80" w14:paraId="6AA4A215" w14:textId="77777777" w:rsidTr="00654A62">
        <w:trPr>
          <w:trHeight w:hRule="exact" w:val="317"/>
        </w:trPr>
        <w:tc>
          <w:tcPr>
            <w:tcW w:w="4395" w:type="dxa"/>
            <w:vAlign w:val="center"/>
          </w:tcPr>
          <w:p w14:paraId="52F17B81"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28</w:t>
            </w:r>
          </w:p>
        </w:tc>
        <w:tc>
          <w:tcPr>
            <w:tcW w:w="4677" w:type="dxa"/>
            <w:vAlign w:val="center"/>
          </w:tcPr>
          <w:p w14:paraId="151BE81F"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药流</w:t>
            </w:r>
          </w:p>
        </w:tc>
      </w:tr>
      <w:tr w:rsidR="00F54B80" w14:paraId="1C1CAAF2" w14:textId="77777777" w:rsidTr="00654A62">
        <w:trPr>
          <w:trHeight w:hRule="exact" w:val="317"/>
        </w:trPr>
        <w:tc>
          <w:tcPr>
            <w:tcW w:w="4395" w:type="dxa"/>
            <w:tcBorders>
              <w:bottom w:val="single" w:sz="4" w:space="0" w:color="auto"/>
            </w:tcBorders>
            <w:vAlign w:val="center"/>
          </w:tcPr>
          <w:p w14:paraId="48EB0201"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29</w:t>
            </w:r>
          </w:p>
        </w:tc>
        <w:tc>
          <w:tcPr>
            <w:tcW w:w="4677" w:type="dxa"/>
            <w:tcBorders>
              <w:bottom w:val="single" w:sz="4" w:space="0" w:color="auto"/>
            </w:tcBorders>
            <w:vAlign w:val="center"/>
          </w:tcPr>
          <w:p w14:paraId="7AB8BC4C" w14:textId="77777777" w:rsidR="00F54B80" w:rsidRPr="00195EEC" w:rsidRDefault="00000000" w:rsidP="00654A62">
            <w:pPr>
              <w:pStyle w:val="altz"/>
              <w:wordWrap/>
              <w:adjustRightInd w:val="0"/>
              <w:spacing w:line="240" w:lineRule="auto"/>
              <w:ind w:firstLineChars="0" w:firstLine="0"/>
              <w:jc w:val="left"/>
              <w:rPr>
                <w:sz w:val="21"/>
                <w:szCs w:val="21"/>
              </w:rPr>
            </w:pPr>
            <w:r w:rsidRPr="00195EEC">
              <w:rPr>
                <w:sz w:val="21"/>
                <w:szCs w:val="21"/>
              </w:rPr>
              <w:t>自然流产</w:t>
            </w:r>
          </w:p>
        </w:tc>
      </w:tr>
    </w:tbl>
    <w:p w14:paraId="26B7A7F8" w14:textId="77777777" w:rsidR="00F54B80" w:rsidRDefault="00000000">
      <w:pPr>
        <w:pStyle w:val="2"/>
        <w:spacing w:before="163" w:after="163"/>
        <w:rPr>
          <w:rFonts w:hint="eastAsia"/>
        </w:rPr>
      </w:pPr>
      <w:bookmarkStart w:id="917" w:name="_Toc228219313"/>
      <w:r>
        <w:rPr>
          <w:rFonts w:hint="eastAsia"/>
        </w:rPr>
        <w:lastRenderedPageBreak/>
        <w:t>数据采集与伦理合</w:t>
      </w:r>
      <w:proofErr w:type="gramStart"/>
      <w:r>
        <w:rPr>
          <w:rFonts w:hint="eastAsia"/>
        </w:rPr>
        <w:t>规</w:t>
      </w:r>
      <w:bookmarkEnd w:id="917"/>
      <w:proofErr w:type="gramEnd"/>
    </w:p>
    <w:p w14:paraId="3B7F3C26" w14:textId="77777777" w:rsidR="00F54B80" w:rsidRDefault="00000000">
      <w:pPr>
        <w:pStyle w:val="3"/>
        <w:spacing w:before="163" w:after="163"/>
        <w:rPr>
          <w:rFonts w:hint="eastAsia"/>
        </w:rPr>
      </w:pPr>
      <w:bookmarkStart w:id="918" w:name="_Toc228219314"/>
      <w:r>
        <w:rPr>
          <w:rFonts w:hint="eastAsia"/>
        </w:rPr>
        <w:t>数据采集内容</w:t>
      </w:r>
      <w:bookmarkEnd w:id="918"/>
    </w:p>
    <w:p w14:paraId="1B334896" w14:textId="7AB91B88" w:rsidR="00F54B80" w:rsidRDefault="00000000">
      <w:pPr>
        <w:pStyle w:val="altz"/>
        <w:ind w:firstLine="480"/>
      </w:pPr>
      <w:r>
        <w:rPr>
          <w:rFonts w:hint="eastAsia"/>
        </w:rPr>
        <w:t>研究基于上述关键词体系，对</w:t>
      </w:r>
      <w:r>
        <w:rPr>
          <w:rFonts w:hint="eastAsia"/>
        </w:rPr>
        <w:t>Bilibili</w:t>
      </w:r>
      <w:r>
        <w:rPr>
          <w:rFonts w:hint="eastAsia"/>
        </w:rPr>
        <w:t>平台进行数据采集</w:t>
      </w:r>
      <w:r w:rsidR="00E0091A">
        <w:rPr>
          <w:rFonts w:hint="eastAsia"/>
        </w:rPr>
        <w:t>（</w:t>
      </w:r>
      <w:r w:rsidR="00E0091A" w:rsidRPr="00E0091A">
        <w:fldChar w:fldCharType="begin"/>
      </w:r>
      <w:r w:rsidR="00E0091A" w:rsidRPr="00E0091A">
        <w:instrText xml:space="preserve"> </w:instrText>
      </w:r>
      <w:r w:rsidR="00E0091A" w:rsidRPr="00E0091A">
        <w:rPr>
          <w:rFonts w:hint="eastAsia"/>
        </w:rPr>
        <w:instrText>REF _Ref227954408 \h</w:instrText>
      </w:r>
      <w:r w:rsidR="00E0091A" w:rsidRPr="00E0091A">
        <w:instrText xml:space="preserve"> </w:instrText>
      </w:r>
      <w:r w:rsidR="00E0091A" w:rsidRPr="00E0091A">
        <w:fldChar w:fldCharType="separate"/>
      </w:r>
      <w:r w:rsidR="00E0091A" w:rsidRPr="00E0091A">
        <w:rPr>
          <w:rFonts w:hint="eastAsia"/>
        </w:rPr>
        <w:t>图</w:t>
      </w:r>
      <w:r w:rsidR="00E0091A" w:rsidRPr="00E0091A">
        <w:rPr>
          <w:rFonts w:hint="eastAsia"/>
        </w:rPr>
        <w:t xml:space="preserve"> </w:t>
      </w:r>
      <w:r w:rsidR="00E0091A" w:rsidRPr="00E0091A">
        <w:rPr>
          <w:rFonts w:hint="eastAsia"/>
        </w:rPr>
        <w:t>3</w:t>
      </w:r>
      <w:r w:rsidR="00E0091A" w:rsidRPr="00E0091A">
        <w:rPr>
          <w:rFonts w:hint="eastAsia"/>
        </w:rPr>
        <w:noBreakHyphen/>
        <w:t>1</w:t>
      </w:r>
      <w:r w:rsidR="00E0091A" w:rsidRPr="00E0091A">
        <w:fldChar w:fldCharType="end"/>
      </w:r>
      <w:r w:rsidR="00E0091A">
        <w:rPr>
          <w:rFonts w:hint="eastAsia"/>
        </w:rPr>
        <w:t>）</w:t>
      </w:r>
      <w:r>
        <w:rPr>
          <w:rFonts w:hint="eastAsia"/>
        </w:rPr>
        <w:t>，并将结果持久化存储于</w:t>
      </w:r>
      <w:r>
        <w:rPr>
          <w:rFonts w:hint="eastAsia"/>
        </w:rPr>
        <w:t>MySQL</w:t>
      </w:r>
      <w:r>
        <w:rPr>
          <w:rFonts w:hint="eastAsia"/>
        </w:rPr>
        <w:t>数据库中。采集的数据主要包含以下两个层面：</w:t>
      </w:r>
    </w:p>
    <w:p w14:paraId="20AB0A67" w14:textId="7498B545" w:rsidR="00F54B80" w:rsidRDefault="00000000">
      <w:pPr>
        <w:pStyle w:val="altz"/>
        <w:numPr>
          <w:ilvl w:val="0"/>
          <w:numId w:val="15"/>
        </w:numPr>
        <w:ind w:firstLineChars="0"/>
      </w:pPr>
      <w:r>
        <w:rPr>
          <w:rFonts w:hint="eastAsia"/>
        </w:rPr>
        <w:t>视频结构化元数据：包括视频标题、上传日期、</w:t>
      </w:r>
      <w:r>
        <w:rPr>
          <w:rFonts w:hint="eastAsia"/>
        </w:rPr>
        <w:t>UP</w:t>
      </w:r>
      <w:r>
        <w:rPr>
          <w:rFonts w:hint="eastAsia"/>
        </w:rPr>
        <w:t>主（</w:t>
      </w:r>
      <w:r>
        <w:rPr>
          <w:rFonts w:hint="eastAsia"/>
        </w:rPr>
        <w:t>Uploader</w:t>
      </w:r>
      <w:r>
        <w:rPr>
          <w:rFonts w:hint="eastAsia"/>
        </w:rPr>
        <w:t>）</w:t>
      </w:r>
      <w:r>
        <w:rPr>
          <w:rFonts w:hint="eastAsia"/>
        </w:rPr>
        <w:t>ID</w:t>
      </w:r>
      <w:r>
        <w:rPr>
          <w:rFonts w:hint="eastAsia"/>
        </w:rPr>
        <w:t>、</w:t>
      </w:r>
      <w:r>
        <w:rPr>
          <w:rFonts w:hint="eastAsia"/>
        </w:rPr>
        <w:t>UP</w:t>
      </w:r>
      <w:r>
        <w:rPr>
          <w:rFonts w:hint="eastAsia"/>
        </w:rPr>
        <w:t>主粉丝数，以及完整的互动指标，如观看数（</w:t>
      </w:r>
      <w:r>
        <w:rPr>
          <w:rFonts w:hint="eastAsia"/>
        </w:rPr>
        <w:t>Views</w:t>
      </w:r>
      <w:r>
        <w:rPr>
          <w:rFonts w:hint="eastAsia"/>
        </w:rPr>
        <w:t>）、</w:t>
      </w:r>
      <w:proofErr w:type="gramStart"/>
      <w:r>
        <w:rPr>
          <w:rFonts w:hint="eastAsia"/>
        </w:rPr>
        <w:t>点赞数</w:t>
      </w:r>
      <w:proofErr w:type="gramEnd"/>
      <w:r>
        <w:rPr>
          <w:rFonts w:hint="eastAsia"/>
        </w:rPr>
        <w:t>（</w:t>
      </w:r>
      <w:r>
        <w:rPr>
          <w:rFonts w:hint="eastAsia"/>
        </w:rPr>
        <w:t>Likes</w:t>
      </w:r>
      <w:r>
        <w:rPr>
          <w:rFonts w:hint="eastAsia"/>
        </w:rPr>
        <w:t>）、收藏数（</w:t>
      </w:r>
      <w:r>
        <w:rPr>
          <w:rFonts w:hint="eastAsia"/>
        </w:rPr>
        <w:t>Collections</w:t>
      </w:r>
      <w:r>
        <w:rPr>
          <w:rFonts w:hint="eastAsia"/>
        </w:rPr>
        <w:t>）、投币数（</w:t>
      </w:r>
      <w:r>
        <w:rPr>
          <w:rFonts w:hint="eastAsia"/>
        </w:rPr>
        <w:t>Coins</w:t>
      </w:r>
      <w:r>
        <w:rPr>
          <w:rFonts w:hint="eastAsia"/>
        </w:rPr>
        <w:t>）和分享数（</w:t>
      </w:r>
      <w:r>
        <w:rPr>
          <w:rFonts w:hint="eastAsia"/>
        </w:rPr>
        <w:t>Shares</w:t>
      </w:r>
      <w:r>
        <w:rPr>
          <w:rFonts w:hint="eastAsia"/>
        </w:rPr>
        <w:t>）。</w:t>
      </w:r>
    </w:p>
    <w:p w14:paraId="5CBAE111" w14:textId="216F1CD7" w:rsidR="00F54B80" w:rsidRDefault="0071121B">
      <w:pPr>
        <w:pStyle w:val="altz"/>
        <w:numPr>
          <w:ilvl w:val="0"/>
          <w:numId w:val="15"/>
        </w:numPr>
        <w:ind w:firstLineChars="0"/>
      </w:pPr>
      <w:r>
        <w:rPr>
          <w:noProof/>
        </w:rPr>
        <mc:AlternateContent>
          <mc:Choice Requires="wps">
            <w:drawing>
              <wp:anchor distT="0" distB="0" distL="114300" distR="114300" simplePos="0" relativeHeight="251687936" behindDoc="0" locked="0" layoutInCell="1" allowOverlap="1" wp14:anchorId="2661E7C2" wp14:editId="20390FB4">
                <wp:simplePos x="0" y="0"/>
                <wp:positionH relativeFrom="margin">
                  <wp:align>center</wp:align>
                </wp:positionH>
                <wp:positionV relativeFrom="paragraph">
                  <wp:posOffset>4629785</wp:posOffset>
                </wp:positionV>
                <wp:extent cx="4507865" cy="635"/>
                <wp:effectExtent l="0" t="0" r="6985" b="0"/>
                <wp:wrapTopAndBottom/>
                <wp:docPr id="39343725" name="文本框 1"/>
                <wp:cNvGraphicFramePr/>
                <a:graphic xmlns:a="http://schemas.openxmlformats.org/drawingml/2006/main">
                  <a:graphicData uri="http://schemas.microsoft.com/office/word/2010/wordprocessingShape">
                    <wps:wsp>
                      <wps:cNvSpPr txBox="1"/>
                      <wps:spPr>
                        <a:xfrm>
                          <a:off x="0" y="0"/>
                          <a:ext cx="4507865" cy="635"/>
                        </a:xfrm>
                        <a:prstGeom prst="rect">
                          <a:avLst/>
                        </a:prstGeom>
                        <a:solidFill>
                          <a:prstClr val="white"/>
                        </a:solidFill>
                        <a:ln>
                          <a:noFill/>
                        </a:ln>
                      </wps:spPr>
                      <wps:txbx>
                        <w:txbxContent>
                          <w:p w14:paraId="1115F2B8" w14:textId="22AB9BBD" w:rsidR="00E0091A" w:rsidRPr="00AA06AB" w:rsidRDefault="00E0091A" w:rsidP="00A072DF">
                            <w:pPr>
                              <w:pStyle w:val="aff8"/>
                              <w:spacing w:before="163" w:after="326"/>
                              <w:rPr>
                                <w:noProof/>
                                <w:sz w:val="24"/>
                                <w:szCs w:val="22"/>
                              </w:rPr>
                            </w:pPr>
                            <w:bookmarkStart w:id="919" w:name="_Ref227954408"/>
                            <w:bookmarkStart w:id="920" w:name="_Toc228023141"/>
                            <w:bookmarkStart w:id="921" w:name="_Toc228023174"/>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3</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1</w:t>
                            </w:r>
                            <w:r w:rsidR="00170C8F">
                              <w:fldChar w:fldCharType="end"/>
                            </w:r>
                            <w:bookmarkEnd w:id="919"/>
                            <w:r>
                              <w:rPr>
                                <w:rFonts w:hint="eastAsia"/>
                              </w:rPr>
                              <w:t xml:space="preserve"> Bilibili</w:t>
                            </w:r>
                            <w:r>
                              <w:rPr>
                                <w:rFonts w:hint="eastAsia"/>
                              </w:rPr>
                              <w:t>数据采集流程图</w:t>
                            </w:r>
                            <w:bookmarkEnd w:id="920"/>
                            <w:bookmarkEnd w:id="9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61E7C2" id="_x0000_s1028" type="#_x0000_t202" style="position:absolute;left:0;text-align:left;margin-left:0;margin-top:364.55pt;width:354.95pt;height:.05pt;z-index:2516879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" stroked="f">
                <v:textbox style="mso-fit-shape-to-text:t" inset="0,0,0,0">
                  <w:txbxContent>
                    <w:p w14:paraId="1115F2B8" w14:textId="22AB9BBD" w:rsidR="00E0091A" w:rsidRPr="00AA06AB" w:rsidRDefault="00E0091A" w:rsidP="00A072DF">
                      <w:pPr>
                        <w:pStyle w:val="aff8"/>
                        <w:spacing w:before="163" w:after="326"/>
                        <w:rPr>
                          <w:noProof/>
                          <w:sz w:val="24"/>
                          <w:szCs w:val="22"/>
                        </w:rPr>
                      </w:pPr>
                      <w:bookmarkStart w:id="922" w:name="_Ref227954408"/>
                      <w:bookmarkStart w:id="923" w:name="_Toc228023141"/>
                      <w:bookmarkStart w:id="924" w:name="_Toc228023174"/>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3</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1</w:t>
                      </w:r>
                      <w:r w:rsidR="00170C8F">
                        <w:fldChar w:fldCharType="end"/>
                      </w:r>
                      <w:bookmarkEnd w:id="922"/>
                      <w:r>
                        <w:rPr>
                          <w:rFonts w:hint="eastAsia"/>
                        </w:rPr>
                        <w:t xml:space="preserve"> Bilibili</w:t>
                      </w:r>
                      <w:r>
                        <w:rPr>
                          <w:rFonts w:hint="eastAsia"/>
                        </w:rPr>
                        <w:t>数据采集流程图</w:t>
                      </w:r>
                      <w:bookmarkEnd w:id="923"/>
                      <w:bookmarkEnd w:id="924"/>
                    </w:p>
                  </w:txbxContent>
                </v:textbox>
                <w10:wrap type="topAndBottom" anchorx="margin"/>
              </v:shape>
            </w:pict>
          </mc:Fallback>
        </mc:AlternateContent>
      </w:r>
      <w:r w:rsidRPr="00D25335">
        <w:rPr>
          <w:noProof/>
        </w:rPr>
        <w:drawing>
          <wp:anchor distT="0" distB="0" distL="114300" distR="114300" simplePos="0" relativeHeight="251688960" behindDoc="0" locked="0" layoutInCell="1" allowOverlap="1" wp14:anchorId="13711339" wp14:editId="481C2C74">
            <wp:simplePos x="0" y="0"/>
            <wp:positionH relativeFrom="margin">
              <wp:posOffset>1059815</wp:posOffset>
            </wp:positionH>
            <wp:positionV relativeFrom="paragraph">
              <wp:posOffset>375920</wp:posOffset>
            </wp:positionV>
            <wp:extent cx="3679825" cy="4340860"/>
            <wp:effectExtent l="0" t="0" r="0" b="0"/>
            <wp:wrapTopAndBottom/>
            <wp:docPr id="2141897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9778"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679825" cy="4340860"/>
                    </a:xfrm>
                    <a:prstGeom prst="rect">
                      <a:avLst/>
                    </a:prstGeom>
                  </pic:spPr>
                </pic:pic>
              </a:graphicData>
            </a:graphic>
            <wp14:sizeRelH relativeFrom="page">
              <wp14:pctWidth>0</wp14:pctWidth>
            </wp14:sizeRelH>
            <wp14:sizeRelV relativeFrom="page">
              <wp14:pctHeight>0</wp14:pctHeight>
            </wp14:sizeRelV>
          </wp:anchor>
        </w:drawing>
      </w:r>
      <w:r>
        <w:rPr>
          <w:rFonts w:hint="eastAsia"/>
        </w:rPr>
        <w:t>用户生成文本：包括视频下方的所有评论（</w:t>
      </w:r>
      <w:r>
        <w:rPr>
          <w:rFonts w:hint="eastAsia"/>
        </w:rPr>
        <w:t>Comments</w:t>
      </w:r>
      <w:r>
        <w:rPr>
          <w:rFonts w:hint="eastAsia"/>
        </w:rPr>
        <w:t>，含楼中楼回复及其发布时间，以及在视频播放过程中实时滚动的弹幕（</w:t>
      </w:r>
      <w:r>
        <w:rPr>
          <w:rFonts w:hint="eastAsia"/>
        </w:rPr>
        <w:t>Danmaku</w:t>
      </w:r>
      <w:r>
        <w:rPr>
          <w:rFonts w:hint="eastAsia"/>
        </w:rPr>
        <w:t>）。</w:t>
      </w:r>
    </w:p>
    <w:p w14:paraId="0859263E" w14:textId="2DEDE080" w:rsidR="00F54B80" w:rsidRDefault="00E0091A">
      <w:pPr>
        <w:pStyle w:val="altz"/>
        <w:ind w:firstLine="480"/>
      </w:pPr>
      <w:r>
        <w:rPr>
          <w:rFonts w:hint="eastAsia"/>
        </w:rPr>
        <w:t>最终，</w:t>
      </w:r>
      <w:r w:rsidR="000E5BE3">
        <w:rPr>
          <w:rFonts w:hint="eastAsia"/>
        </w:rPr>
        <w:t>研究</w:t>
      </w:r>
      <w:r>
        <w:rPr>
          <w:rFonts w:hint="eastAsia"/>
        </w:rPr>
        <w:t>构建了一个庞大的原始数据集，其中包含</w:t>
      </w:r>
      <w:r>
        <w:rPr>
          <w:rFonts w:hint="eastAsia"/>
        </w:rPr>
        <w:t>743</w:t>
      </w:r>
      <w:r>
        <w:rPr>
          <w:rFonts w:hint="eastAsia"/>
        </w:rPr>
        <w:t>个符合标准的视频，涉及</w:t>
      </w:r>
      <w:r>
        <w:rPr>
          <w:rFonts w:hint="eastAsia"/>
        </w:rPr>
        <w:t>525</w:t>
      </w:r>
      <w:r>
        <w:rPr>
          <w:rFonts w:hint="eastAsia"/>
        </w:rPr>
        <w:t>位</w:t>
      </w:r>
      <w:r>
        <w:rPr>
          <w:rFonts w:hint="eastAsia"/>
        </w:rPr>
        <w:t>UP</w:t>
      </w:r>
      <w:r>
        <w:rPr>
          <w:rFonts w:hint="eastAsia"/>
        </w:rPr>
        <w:t>主，总观看量超过</w:t>
      </w:r>
      <w:r>
        <w:rPr>
          <w:rFonts w:hint="eastAsia"/>
        </w:rPr>
        <w:t>4.8</w:t>
      </w:r>
      <w:r>
        <w:rPr>
          <w:rFonts w:hint="eastAsia"/>
        </w:rPr>
        <w:t>亿次，并捕获了约</w:t>
      </w:r>
      <w:r>
        <w:rPr>
          <w:rFonts w:hint="eastAsia"/>
        </w:rPr>
        <w:t>32.8</w:t>
      </w:r>
      <w:r>
        <w:rPr>
          <w:rFonts w:hint="eastAsia"/>
        </w:rPr>
        <w:t>万条评论和</w:t>
      </w:r>
      <w:r>
        <w:rPr>
          <w:rFonts w:hint="eastAsia"/>
        </w:rPr>
        <w:t>43.2</w:t>
      </w:r>
      <w:r>
        <w:rPr>
          <w:rFonts w:hint="eastAsia"/>
        </w:rPr>
        <w:t>万条弹幕。</w:t>
      </w:r>
    </w:p>
    <w:p w14:paraId="6C7AC850" w14:textId="5E809A7B" w:rsidR="00F54B80" w:rsidRDefault="00000000">
      <w:pPr>
        <w:pStyle w:val="3"/>
        <w:spacing w:before="163" w:after="163"/>
        <w:rPr>
          <w:rFonts w:hint="eastAsia"/>
        </w:rPr>
      </w:pPr>
      <w:bookmarkStart w:id="925" w:name="_Toc228219315"/>
      <w:r>
        <w:rPr>
          <w:rFonts w:hint="eastAsia"/>
        </w:rPr>
        <w:lastRenderedPageBreak/>
        <w:t>数据脱敏与匿名化处理</w:t>
      </w:r>
      <w:bookmarkEnd w:id="925"/>
    </w:p>
    <w:p w14:paraId="2DB4ADE8" w14:textId="1D5FDF09" w:rsidR="00F54B80" w:rsidRDefault="00000000">
      <w:pPr>
        <w:pStyle w:val="altz"/>
        <w:ind w:firstLine="480"/>
      </w:pPr>
      <w:r>
        <w:rPr>
          <w:rFonts w:hint="eastAsia"/>
        </w:rPr>
        <w:t>为严格保护用户隐私，本研究在数据处理的全过程中遵循了匿名化原则。具体措施包括：</w:t>
      </w:r>
    </w:p>
    <w:p w14:paraId="07806C8F" w14:textId="799AEE81" w:rsidR="00F54B80" w:rsidRDefault="00000000" w:rsidP="00527600">
      <w:pPr>
        <w:pStyle w:val="altz"/>
        <w:numPr>
          <w:ilvl w:val="0"/>
          <w:numId w:val="42"/>
        </w:numPr>
        <w:ind w:left="800" w:firstLineChars="0" w:hanging="318"/>
      </w:pPr>
      <w:r>
        <w:rPr>
          <w:rFonts w:hint="eastAsia"/>
        </w:rPr>
        <w:t>不采集任何可直接识别个人真实身份的信息</w:t>
      </w:r>
      <w:del w:id="926" w:author="Zixuan Zhou" w:date="2026-04-27T19:54:00Z" w16du:dateUtc="2026-04-27T11:54:00Z">
        <w:r w:rsidDel="00031F56">
          <w:rPr>
            <w:rFonts w:hint="eastAsia"/>
          </w:rPr>
          <w:delText>（如手机号、邮箱等）</w:delText>
        </w:r>
      </w:del>
      <w:r>
        <w:rPr>
          <w:rFonts w:hint="eastAsia"/>
        </w:rPr>
        <w:t>。</w:t>
      </w:r>
    </w:p>
    <w:p w14:paraId="64D1642B" w14:textId="0611DB4F" w:rsidR="00F54B80" w:rsidRDefault="00000000" w:rsidP="00527600">
      <w:pPr>
        <w:pStyle w:val="altz"/>
        <w:numPr>
          <w:ilvl w:val="0"/>
          <w:numId w:val="42"/>
        </w:numPr>
        <w:ind w:left="800" w:firstLineChars="0" w:hanging="318"/>
      </w:pPr>
      <w:r>
        <w:rPr>
          <w:rFonts w:hint="eastAsia"/>
        </w:rPr>
        <w:t>在数据分析阶段，使用随机生成的唯一</w:t>
      </w:r>
      <w:r>
        <w:rPr>
          <w:rFonts w:hint="eastAsia"/>
        </w:rPr>
        <w:t>ID</w:t>
      </w:r>
      <w:r>
        <w:rPr>
          <w:rFonts w:hint="eastAsia"/>
        </w:rPr>
        <w:t>替换原始的用户</w:t>
      </w:r>
      <w:r>
        <w:rPr>
          <w:rFonts w:hint="eastAsia"/>
        </w:rPr>
        <w:t>ID</w:t>
      </w:r>
      <w:r>
        <w:rPr>
          <w:rFonts w:hint="eastAsia"/>
        </w:rPr>
        <w:t>与</w:t>
      </w:r>
      <w:r>
        <w:rPr>
          <w:rFonts w:hint="eastAsia"/>
        </w:rPr>
        <w:t>UP</w:t>
      </w:r>
      <w:r>
        <w:rPr>
          <w:rFonts w:hint="eastAsia"/>
        </w:rPr>
        <w:t>主</w:t>
      </w:r>
      <w:r>
        <w:rPr>
          <w:rFonts w:hint="eastAsia"/>
        </w:rPr>
        <w:t>ID</w:t>
      </w:r>
      <w:r>
        <w:rPr>
          <w:rFonts w:hint="eastAsia"/>
        </w:rPr>
        <w:t>，切断数据与具体账号的关联。</w:t>
      </w:r>
    </w:p>
    <w:p w14:paraId="4FFCA4A1" w14:textId="5E91A8B8" w:rsidR="00F54B80" w:rsidRDefault="00000000" w:rsidP="00527600">
      <w:pPr>
        <w:pStyle w:val="altz"/>
        <w:numPr>
          <w:ilvl w:val="0"/>
          <w:numId w:val="42"/>
        </w:numPr>
        <w:ind w:left="800" w:firstLineChars="0" w:hanging="318"/>
      </w:pPr>
      <w:r>
        <w:rPr>
          <w:rFonts w:hint="eastAsia"/>
        </w:rPr>
        <w:t>在论文撰写与结果展示中，不引用任何未经处理的、可能暴露用户身份的原始评论或弹幕文本，所有案例均经过脱敏或以聚合数据的形式呈现。</w:t>
      </w:r>
    </w:p>
    <w:p w14:paraId="2A449A9E" w14:textId="59F659DF" w:rsidR="00F54B80" w:rsidRDefault="00000000">
      <w:pPr>
        <w:pStyle w:val="3"/>
        <w:spacing w:before="163" w:after="163"/>
        <w:rPr>
          <w:rFonts w:hint="eastAsia"/>
        </w:rPr>
      </w:pPr>
      <w:bookmarkStart w:id="927" w:name="_Toc228219316"/>
      <w:r>
        <w:rPr>
          <w:rFonts w:hint="eastAsia"/>
        </w:rPr>
        <w:t>研究伦理与平台合</w:t>
      </w:r>
      <w:proofErr w:type="gramStart"/>
      <w:r>
        <w:rPr>
          <w:rFonts w:hint="eastAsia"/>
        </w:rPr>
        <w:t>规</w:t>
      </w:r>
      <w:proofErr w:type="gramEnd"/>
      <w:r>
        <w:rPr>
          <w:rFonts w:hint="eastAsia"/>
        </w:rPr>
        <w:t>说明</w:t>
      </w:r>
      <w:bookmarkEnd w:id="927"/>
    </w:p>
    <w:p w14:paraId="4111CB73" w14:textId="4CC1AE4C" w:rsidR="00F54B80" w:rsidRDefault="00000000">
      <w:pPr>
        <w:pStyle w:val="altz"/>
        <w:ind w:firstLine="480"/>
      </w:pPr>
      <w:r>
        <w:rPr>
          <w:rFonts w:hint="eastAsia"/>
        </w:rPr>
        <w:t>本研究严格遵守学术伦理规范。所有采集的数据均为</w:t>
      </w:r>
      <w:r>
        <w:rPr>
          <w:rFonts w:hint="eastAsia"/>
        </w:rPr>
        <w:t>Bilibili</w:t>
      </w:r>
      <w:r>
        <w:rPr>
          <w:rFonts w:hint="eastAsia"/>
        </w:rPr>
        <w:t>平台上的公开信息，用户在发布时已默认其内容可被公众访问。研究过程不涉及与用户的直接互动，也未干预平台的正常生态。</w:t>
      </w:r>
      <w:proofErr w:type="gramStart"/>
      <w:r>
        <w:rPr>
          <w:rFonts w:hint="eastAsia"/>
        </w:rPr>
        <w:t>鉴于本</w:t>
      </w:r>
      <w:proofErr w:type="gramEnd"/>
      <w:r>
        <w:rPr>
          <w:rFonts w:hint="eastAsia"/>
        </w:rPr>
        <w:t>研究仅使用公开可得的匿名</w:t>
      </w:r>
      <w:proofErr w:type="gramStart"/>
      <w:r>
        <w:rPr>
          <w:rFonts w:hint="eastAsia"/>
        </w:rPr>
        <w:t>化数据</w:t>
      </w:r>
      <w:proofErr w:type="gramEnd"/>
      <w:r>
        <w:rPr>
          <w:rFonts w:hint="eastAsia"/>
        </w:rPr>
        <w:t>进行分析，根据相关伦理审查指南，可豁免正式的伦理审查。尽管如此，</w:t>
      </w:r>
      <w:r w:rsidR="000E5BE3">
        <w:rPr>
          <w:rFonts w:hint="eastAsia"/>
        </w:rPr>
        <w:t>本研究</w:t>
      </w:r>
      <w:r>
        <w:rPr>
          <w:rFonts w:hint="eastAsia"/>
        </w:rPr>
        <w:t>始终以负责任的态度处理数据，确保研究行为符合平台的服务条款与数据使用政策，并致力于保护个人隐私。</w:t>
      </w:r>
    </w:p>
    <w:p w14:paraId="6EB39F7F" w14:textId="77777777" w:rsidR="00F54B80" w:rsidRDefault="00000000">
      <w:pPr>
        <w:pStyle w:val="2"/>
        <w:spacing w:before="163" w:after="163"/>
        <w:rPr>
          <w:rFonts w:hint="eastAsia"/>
        </w:rPr>
      </w:pPr>
      <w:bookmarkStart w:id="928" w:name="_Toc228219317"/>
      <w:r>
        <w:rPr>
          <w:rFonts w:hint="eastAsia"/>
        </w:rPr>
        <w:t>数据预处理</w:t>
      </w:r>
      <w:bookmarkEnd w:id="928"/>
    </w:p>
    <w:p w14:paraId="245EFD6D" w14:textId="1E8A4A31" w:rsidR="00F54B80" w:rsidRDefault="00000000">
      <w:pPr>
        <w:pStyle w:val="altz"/>
        <w:ind w:firstLine="480"/>
      </w:pPr>
      <w:commentRangeStart w:id="929"/>
      <w:r>
        <w:rPr>
          <w:rFonts w:hint="eastAsia"/>
        </w:rPr>
        <w:t>原始的社交媒体文本数据通常包含大量噪声与不规范表达，为保证后续分析与建模的质量，必须进行系统的数据预处理。</w:t>
      </w:r>
      <w:commentRangeEnd w:id="929"/>
      <w:r w:rsidR="00192633">
        <w:rPr>
          <w:rStyle w:val="afc"/>
          <w:sz w:val="24"/>
          <w:szCs w:val="22"/>
        </w:rPr>
        <w:commentReference w:id="929"/>
      </w:r>
    </w:p>
    <w:p w14:paraId="37AB706E" w14:textId="77777777" w:rsidR="00F54B80" w:rsidRDefault="00000000">
      <w:pPr>
        <w:pStyle w:val="3"/>
        <w:spacing w:before="163" w:after="163"/>
        <w:rPr>
          <w:rFonts w:hint="eastAsia"/>
        </w:rPr>
      </w:pPr>
      <w:bookmarkStart w:id="930" w:name="_Toc228219318"/>
      <w:r>
        <w:rPr>
          <w:rFonts w:hint="eastAsia"/>
        </w:rPr>
        <w:t>去重与无效数据清洗</w:t>
      </w:r>
      <w:bookmarkEnd w:id="930"/>
    </w:p>
    <w:p w14:paraId="4704EDD3" w14:textId="77777777" w:rsidR="00F54B80" w:rsidRDefault="00000000">
      <w:pPr>
        <w:pStyle w:val="altz"/>
        <w:ind w:firstLine="480"/>
      </w:pPr>
      <w:r>
        <w:rPr>
          <w:rFonts w:hint="eastAsia"/>
        </w:rPr>
        <w:t>首先对采集的数据进行完整性与唯一性检查。通过视频</w:t>
      </w:r>
      <w:r>
        <w:rPr>
          <w:rFonts w:hint="eastAsia"/>
        </w:rPr>
        <w:t>ID</w:t>
      </w:r>
      <w:r>
        <w:rPr>
          <w:rFonts w:hint="eastAsia"/>
        </w:rPr>
        <w:t>、评论</w:t>
      </w:r>
      <w:r>
        <w:rPr>
          <w:rFonts w:hint="eastAsia"/>
        </w:rPr>
        <w:t>ID</w:t>
      </w:r>
      <w:r>
        <w:rPr>
          <w:rFonts w:hint="eastAsia"/>
        </w:rPr>
        <w:t>和弹幕</w:t>
      </w:r>
      <w:r>
        <w:rPr>
          <w:rFonts w:hint="eastAsia"/>
        </w:rPr>
        <w:t>ID</w:t>
      </w:r>
      <w:r>
        <w:rPr>
          <w:rFonts w:hint="eastAsia"/>
        </w:rPr>
        <w:t>作为唯一标识符，识别并删除在采集过程中可能出现的重复条目，确保每条记录的唯一性。</w:t>
      </w:r>
    </w:p>
    <w:p w14:paraId="4AFD16D1" w14:textId="77777777" w:rsidR="00F54B80" w:rsidRDefault="00000000">
      <w:pPr>
        <w:pStyle w:val="3"/>
        <w:spacing w:before="163" w:after="163"/>
        <w:rPr>
          <w:rFonts w:hint="eastAsia"/>
        </w:rPr>
      </w:pPr>
      <w:bookmarkStart w:id="931" w:name="_Toc228219319"/>
      <w:r>
        <w:rPr>
          <w:rFonts w:hint="eastAsia"/>
        </w:rPr>
        <w:t>文本规范化处理</w:t>
      </w:r>
      <w:bookmarkEnd w:id="931"/>
    </w:p>
    <w:p w14:paraId="6A613FB7" w14:textId="77777777" w:rsidR="00F54B80" w:rsidDel="00F71B7E" w:rsidRDefault="00000000" w:rsidP="00F71B7E">
      <w:pPr>
        <w:pStyle w:val="altz"/>
        <w:ind w:firstLine="480"/>
        <w:rPr>
          <w:del w:id="932" w:author="Zixuan Zhou" w:date="2026-04-27T19:56:00Z" w16du:dateUtc="2026-04-27T11:56:00Z"/>
          <w:rFonts w:hint="eastAsia"/>
        </w:rPr>
        <w:pPrChange w:id="933" w:author="Zixuan Zhou" w:date="2026-04-27T19:56:00Z" w16du:dateUtc="2026-04-27T11:56:00Z">
          <w:pPr>
            <w:pStyle w:val="altz"/>
            <w:ind w:firstLine="480"/>
          </w:pPr>
        </w:pPrChange>
      </w:pPr>
      <w:r>
        <w:rPr>
          <w:rFonts w:hint="eastAsia"/>
        </w:rPr>
        <w:t>此步骤旨在统一文本格式，降低复杂性。主要工作包括</w:t>
      </w:r>
      <w:del w:id="934" w:author="Zixuan Zhou" w:date="2026-04-27T19:56:00Z" w16du:dateUtc="2026-04-27T11:56:00Z">
        <w:r w:rsidDel="00F71B7E">
          <w:rPr>
            <w:rFonts w:hint="eastAsia"/>
          </w:rPr>
          <w:delText>：</w:delText>
        </w:r>
      </w:del>
    </w:p>
    <w:p w14:paraId="4BC73DBA" w14:textId="2D8E58EF" w:rsidR="00F54B80" w:rsidDel="00F71B7E" w:rsidRDefault="00000000" w:rsidP="00F71B7E">
      <w:pPr>
        <w:pStyle w:val="altz"/>
        <w:ind w:firstLine="480"/>
        <w:rPr>
          <w:del w:id="935" w:author="Zixuan Zhou" w:date="2026-04-27T19:56:00Z" w16du:dateUtc="2026-04-27T11:56:00Z"/>
        </w:rPr>
        <w:pPrChange w:id="936" w:author="Zixuan Zhou" w:date="2026-04-27T19:56:00Z" w16du:dateUtc="2026-04-27T11:56:00Z">
          <w:pPr>
            <w:pStyle w:val="altz"/>
            <w:ind w:firstLine="480"/>
          </w:pPr>
        </w:pPrChange>
      </w:pPr>
      <w:del w:id="937" w:author="Zixuan Zhou" w:date="2026-04-27T19:56:00Z" w16du:dateUtc="2026-04-27T11:56:00Z">
        <w:r w:rsidDel="00F71B7E">
          <w:rPr>
            <w:rFonts w:hint="eastAsia"/>
          </w:rPr>
          <w:delText>繁简体转换：</w:delText>
        </w:r>
      </w:del>
      <w:r>
        <w:rPr>
          <w:rFonts w:hint="eastAsia"/>
        </w:rPr>
        <w:t>将所有文本</w:t>
      </w:r>
      <w:del w:id="938" w:author="Zixuan Zhou" w:date="2026-04-27T19:54:00Z" w16du:dateUtc="2026-04-27T11:54:00Z">
        <w:r w:rsidDel="00031F56">
          <w:rPr>
            <w:rFonts w:hint="eastAsia"/>
          </w:rPr>
          <w:delText>（特别是来自港澳台地区用户的繁体字评论）</w:delText>
        </w:r>
      </w:del>
      <w:r>
        <w:rPr>
          <w:rFonts w:hint="eastAsia"/>
        </w:rPr>
        <w:t>统一转换为简体中文</w:t>
      </w:r>
      <w:ins w:id="939" w:author="Zixuan Zhou" w:date="2026-04-27T19:56:00Z" w16du:dateUtc="2026-04-27T11:56:00Z">
        <w:r w:rsidR="00F71B7E">
          <w:rPr>
            <w:rFonts w:hint="eastAsia"/>
          </w:rPr>
          <w:t>；</w:t>
        </w:r>
      </w:ins>
      <w:del w:id="940" w:author="Zixuan Zhou" w:date="2026-04-27T19:56:00Z" w16du:dateUtc="2026-04-27T11:56:00Z">
        <w:r w:rsidDel="00F71B7E">
          <w:rPr>
            <w:rFonts w:hint="eastAsia"/>
          </w:rPr>
          <w:delText>。</w:delText>
        </w:r>
      </w:del>
    </w:p>
    <w:p w14:paraId="3597F7D7" w14:textId="2769B312" w:rsidR="00F54B80" w:rsidDel="00F71B7E" w:rsidRDefault="00000000" w:rsidP="00F71B7E">
      <w:pPr>
        <w:pStyle w:val="altz"/>
        <w:ind w:firstLine="480"/>
        <w:rPr>
          <w:del w:id="941" w:author="Zixuan Zhou" w:date="2026-04-27T19:56:00Z" w16du:dateUtc="2026-04-27T11:56:00Z"/>
        </w:rPr>
        <w:pPrChange w:id="942" w:author="Zixuan Zhou" w:date="2026-04-27T19:56:00Z" w16du:dateUtc="2026-04-27T11:56:00Z">
          <w:pPr>
            <w:pStyle w:val="altz"/>
            <w:ind w:firstLine="480"/>
          </w:pPr>
        </w:pPrChange>
      </w:pPr>
      <w:del w:id="943" w:author="Zixuan Zhou" w:date="2026-04-27T19:56:00Z" w16du:dateUtc="2026-04-27T11:56:00Z">
        <w:r w:rsidDel="00F71B7E">
          <w:rPr>
            <w:rFonts w:hint="eastAsia"/>
          </w:rPr>
          <w:delText>表情符号处理：</w:delText>
        </w:r>
      </w:del>
      <w:r>
        <w:rPr>
          <w:rFonts w:hint="eastAsia"/>
        </w:rPr>
        <w:t>将文本中的表情符号转换为其对应的文本描述，或在不影响语义理解的情况下直接移除，以避免对后续模型处理造成干扰</w:t>
      </w:r>
      <w:ins w:id="944" w:author="Zixuan Zhou" w:date="2026-04-27T19:56:00Z" w16du:dateUtc="2026-04-27T11:56:00Z">
        <w:r w:rsidR="00F71B7E">
          <w:rPr>
            <w:rFonts w:hint="eastAsia"/>
          </w:rPr>
          <w:t>；</w:t>
        </w:r>
      </w:ins>
      <w:del w:id="945" w:author="Zixuan Zhou" w:date="2026-04-27T19:56:00Z" w16du:dateUtc="2026-04-27T11:56:00Z">
        <w:r w:rsidDel="00F71B7E">
          <w:rPr>
            <w:rFonts w:hint="eastAsia"/>
          </w:rPr>
          <w:delText>。</w:delText>
        </w:r>
      </w:del>
    </w:p>
    <w:p w14:paraId="220BC2D5" w14:textId="6CAF6241" w:rsidR="00F54B80" w:rsidRDefault="00000000" w:rsidP="00F71B7E">
      <w:pPr>
        <w:pStyle w:val="altz"/>
        <w:ind w:firstLine="480"/>
      </w:pPr>
      <w:del w:id="946" w:author="Zixuan Zhou" w:date="2026-04-27T19:56:00Z" w16du:dateUtc="2026-04-27T11:56:00Z">
        <w:r w:rsidDel="00F71B7E">
          <w:rPr>
            <w:rFonts w:hint="eastAsia"/>
          </w:rPr>
          <w:delText>去除特殊字符：</w:delText>
        </w:r>
      </w:del>
      <w:r>
        <w:rPr>
          <w:rFonts w:hint="eastAsia"/>
        </w:rPr>
        <w:t>清除文本中无意义的符号、</w:t>
      </w:r>
      <w:r>
        <w:rPr>
          <w:rFonts w:hint="eastAsia"/>
        </w:rPr>
        <w:t>HTML</w:t>
      </w:r>
      <w:r>
        <w:rPr>
          <w:rFonts w:hint="eastAsia"/>
        </w:rPr>
        <w:t>标签以及多余的空格和换行符。</w:t>
      </w:r>
    </w:p>
    <w:p w14:paraId="383E230C" w14:textId="77777777" w:rsidR="00F54B80" w:rsidRDefault="00000000">
      <w:pPr>
        <w:pStyle w:val="3"/>
        <w:spacing w:before="163" w:after="163"/>
        <w:rPr>
          <w:rFonts w:hint="eastAsia"/>
        </w:rPr>
      </w:pPr>
      <w:bookmarkStart w:id="947" w:name="_Toc228219320"/>
      <w:r>
        <w:rPr>
          <w:rFonts w:hint="eastAsia"/>
        </w:rPr>
        <w:t>中文分词与停用词处理</w:t>
      </w:r>
      <w:bookmarkEnd w:id="947"/>
    </w:p>
    <w:p w14:paraId="42D349A4" w14:textId="6732C330" w:rsidR="00F54B80" w:rsidRDefault="00000000">
      <w:pPr>
        <w:pStyle w:val="altz"/>
        <w:ind w:firstLine="480"/>
      </w:pPr>
      <w:r>
        <w:rPr>
          <w:rFonts w:hint="eastAsia"/>
        </w:rPr>
        <w:t>由于中文文本词与词之间没有天然的分隔符，分词是文本处理的关键一步。本研究采用</w:t>
      </w:r>
      <w:proofErr w:type="spellStart"/>
      <w:r>
        <w:rPr>
          <w:rFonts w:hint="eastAsia"/>
        </w:rPr>
        <w:t>Jieba</w:t>
      </w:r>
      <w:proofErr w:type="spellEnd"/>
      <w:r>
        <w:rPr>
          <w:rFonts w:hint="eastAsia"/>
        </w:rPr>
        <w:t>分词库对所有评论和弹幕文本进行分词。分词后，加载一个综合性的中文停用词表（包含“的”、“了”、“在”等高频但信息量低的词语），并结合本领域的特点进行</w:t>
      </w:r>
      <w:r>
        <w:rPr>
          <w:rFonts w:hint="eastAsia"/>
        </w:rPr>
        <w:lastRenderedPageBreak/>
        <w:t>扩充，从文本中移除这些停用词，以凸显核心语义。</w:t>
      </w:r>
    </w:p>
    <w:p w14:paraId="73DA6B73" w14:textId="77777777" w:rsidR="00F54B80" w:rsidRDefault="00000000">
      <w:pPr>
        <w:pStyle w:val="3"/>
        <w:spacing w:before="163" w:after="163"/>
        <w:rPr>
          <w:rFonts w:hint="eastAsia"/>
        </w:rPr>
      </w:pPr>
      <w:bookmarkStart w:id="948" w:name="_Toc228219321"/>
      <w:r>
        <w:rPr>
          <w:rFonts w:hint="eastAsia"/>
        </w:rPr>
        <w:t>噪声、广告、灌水文本识别</w:t>
      </w:r>
      <w:bookmarkEnd w:id="948"/>
    </w:p>
    <w:p w14:paraId="189BD4E2" w14:textId="1273A5DF" w:rsidR="00F54B80" w:rsidRDefault="00000000">
      <w:pPr>
        <w:pStyle w:val="altz"/>
        <w:ind w:firstLine="480"/>
      </w:pPr>
      <w:r>
        <w:rPr>
          <w:rFonts w:hint="eastAsia"/>
        </w:rPr>
        <w:t>社交媒体</w:t>
      </w:r>
      <w:proofErr w:type="gramStart"/>
      <w:r>
        <w:rPr>
          <w:rFonts w:hint="eastAsia"/>
        </w:rPr>
        <w:t>评论区</w:t>
      </w:r>
      <w:proofErr w:type="gramEnd"/>
      <w:r>
        <w:rPr>
          <w:rFonts w:hint="eastAsia"/>
        </w:rPr>
        <w:t>常混杂有广告、恶意灌水或与主题完全无关的内容。为净化文本数据，本研究采用“规则</w:t>
      </w:r>
      <w:r>
        <w:rPr>
          <w:rFonts w:hint="eastAsia"/>
        </w:rPr>
        <w:t>+</w:t>
      </w:r>
      <w:r>
        <w:rPr>
          <w:rFonts w:hint="eastAsia"/>
        </w:rPr>
        <w:t>模型”相结合的方式进行过滤。首先，通过正则表达式等规则方法，快速过滤含有</w:t>
      </w:r>
      <w:r>
        <w:rPr>
          <w:rFonts w:hint="eastAsia"/>
        </w:rPr>
        <w:t>URL</w:t>
      </w:r>
      <w:r>
        <w:rPr>
          <w:rFonts w:hint="eastAsia"/>
        </w:rPr>
        <w:t>链接、推广信息特征词的明显广告文本。随后，借助在参考论文中验证过有效性的大语言模型辅助进行语义层面的无关内容识别与过滤，并辅以人工抽样验证，确保最终用于分析的文本语料库高度聚焦于生殖健康话题的讨论。</w:t>
      </w:r>
    </w:p>
    <w:p w14:paraId="7BFAB322" w14:textId="77777777" w:rsidR="00F54B80" w:rsidRDefault="00000000">
      <w:pPr>
        <w:pStyle w:val="2"/>
        <w:spacing w:before="163" w:after="163"/>
        <w:rPr>
          <w:rFonts w:hint="eastAsia"/>
        </w:rPr>
      </w:pPr>
      <w:bookmarkStart w:id="949" w:name="_Toc228219322"/>
      <w:r>
        <w:rPr>
          <w:rFonts w:hint="eastAsia"/>
        </w:rPr>
        <w:t>问题提取</w:t>
      </w:r>
      <w:bookmarkEnd w:id="949"/>
    </w:p>
    <w:p w14:paraId="17AAA62A" w14:textId="77777777" w:rsidR="00F54B80" w:rsidRDefault="00000000">
      <w:pPr>
        <w:pStyle w:val="altz"/>
        <w:ind w:firstLine="480"/>
      </w:pPr>
      <w:r>
        <w:t>从相关视频下采集到的原始评论数据量庞大且内容混杂，包含了大量无关的闲聊、情绪表达、以及不具提问意图的符号。为了从</w:t>
      </w:r>
      <w:r>
        <w:rPr>
          <w:rFonts w:hint="eastAsia"/>
        </w:rPr>
        <w:t>其</w:t>
      </w:r>
      <w:r>
        <w:t>中提炼出有价值的研究样本，必须</w:t>
      </w:r>
      <w:r>
        <w:rPr>
          <w:rFonts w:hint="eastAsia"/>
        </w:rPr>
        <w:t>进行</w:t>
      </w:r>
      <w:r>
        <w:t>系统化筛选。</w:t>
      </w:r>
    </w:p>
    <w:p w14:paraId="14E3E910" w14:textId="79AF1913" w:rsidR="00F54B80" w:rsidRDefault="00000000">
      <w:pPr>
        <w:pStyle w:val="altz"/>
        <w:ind w:firstLine="480"/>
      </w:pPr>
      <w:r>
        <w:t>经过</w:t>
      </w:r>
      <w:r>
        <w:rPr>
          <w:rFonts w:hint="eastAsia"/>
        </w:rPr>
        <w:t>依</w:t>
      </w:r>
      <w:r>
        <w:rPr>
          <w:rFonts w:hint="eastAsia"/>
        </w:rPr>
        <w:t>3.</w:t>
      </w:r>
      <w:r w:rsidR="002324CA">
        <w:rPr>
          <w:rFonts w:hint="eastAsia"/>
        </w:rPr>
        <w:t>1</w:t>
      </w:r>
      <w:r>
        <w:rPr>
          <w:rFonts w:hint="eastAsia"/>
        </w:rPr>
        <w:t>.3</w:t>
      </w:r>
      <w:r>
        <w:rPr>
          <w:rFonts w:hint="eastAsia"/>
        </w:rPr>
        <w:t>节所设计的</w:t>
      </w:r>
      <w:r>
        <w:t>关键词提取后，</w:t>
      </w:r>
      <w:r>
        <w:rPr>
          <w:rFonts w:hint="eastAsia"/>
        </w:rPr>
        <w:t>研究</w:t>
      </w:r>
      <w:r>
        <w:t>得到了一个与主题高度相关的评论子集。然而，并非所有包含关键词的评论都是有效提问。因此，研究</w:t>
      </w:r>
      <w:r>
        <w:rPr>
          <w:rFonts w:hint="eastAsia"/>
        </w:rPr>
        <w:t>随后</w:t>
      </w:r>
      <w:r>
        <w:t>剔除了仅提及关键词但并未提出问题的评论</w:t>
      </w:r>
      <w:r>
        <w:rPr>
          <w:rFonts w:hint="eastAsia"/>
        </w:rPr>
        <w:t>。</w:t>
      </w:r>
      <w:r>
        <w:t>最</w:t>
      </w:r>
      <w:r>
        <w:rPr>
          <w:rFonts w:hint="eastAsia"/>
        </w:rPr>
        <w:t>终</w:t>
      </w:r>
      <w:r>
        <w:t>，为了保证问题集的多样性并减少冗余，对高度相似或完全重复的提问进行了去重处理。</w:t>
      </w:r>
    </w:p>
    <w:p w14:paraId="7AB7CEDD" w14:textId="5087C7FC" w:rsidR="00F54B80" w:rsidRDefault="00000000">
      <w:pPr>
        <w:pStyle w:val="altz"/>
        <w:ind w:firstLine="480"/>
      </w:pPr>
      <w:r>
        <w:t>经过上述系统的清流程，</w:t>
      </w:r>
      <w:r>
        <w:rPr>
          <w:rFonts w:hint="eastAsia"/>
        </w:rPr>
        <w:t>研究</w:t>
      </w:r>
      <w:r>
        <w:t>最终从数万条原始评论中筛选并保留了</w:t>
      </w:r>
      <w:del w:id="950" w:author="Zixuan Zhou" w:date="2026-04-27T19:23:00Z" w16du:dateUtc="2026-04-27T11:23:00Z">
        <w:r w:rsidDel="00F36A24">
          <w:delText>37</w:delText>
        </w:r>
        <w:r w:rsidR="00853717" w:rsidDel="00F36A24">
          <w:rPr>
            <w:rFonts w:hint="eastAsia"/>
          </w:rPr>
          <w:delText>80</w:delText>
        </w:r>
      </w:del>
      <w:ins w:id="951" w:author="Zixuan Zhou" w:date="2026-04-27T20:23:00Z" w16du:dateUtc="2026-04-27T12:23:00Z">
        <w:r w:rsidR="00631C5C">
          <w:t>3484</w:t>
        </w:r>
      </w:ins>
      <w:r>
        <w:t>条具有明确提问意图和高度分析价值的</w:t>
      </w:r>
      <w:del w:id="952" w:author="Zixuan Zhou" w:date="2026-04-27T19:57:00Z" w16du:dateUtc="2026-04-27T11:57:00Z">
        <w:r w:rsidDel="00F71B7E">
          <w:delText>有效</w:delText>
        </w:r>
      </w:del>
      <w:r>
        <w:t>用户问题。</w:t>
      </w:r>
    </w:p>
    <w:p w14:paraId="4845FDF8" w14:textId="77777777" w:rsidR="00F54B80" w:rsidRDefault="00000000">
      <w:pPr>
        <w:pStyle w:val="2"/>
        <w:spacing w:before="163" w:after="163"/>
        <w:rPr>
          <w:rFonts w:hint="eastAsia"/>
        </w:rPr>
      </w:pPr>
      <w:bookmarkStart w:id="953" w:name="_Toc228219323"/>
      <w:commentRangeStart w:id="954"/>
      <w:r>
        <w:rPr>
          <w:rFonts w:hint="eastAsia"/>
        </w:rPr>
        <w:t>本章小结</w:t>
      </w:r>
      <w:bookmarkEnd w:id="953"/>
    </w:p>
    <w:p w14:paraId="28FBD6FE" w14:textId="2AD9E6D5" w:rsidR="00F54B80" w:rsidRDefault="00000000">
      <w:pPr>
        <w:pStyle w:val="altz"/>
        <w:ind w:firstLine="480"/>
        <w:sectPr w:rsidR="00F54B80">
          <w:headerReference w:type="default" r:id="rId34"/>
          <w:endnotePr>
            <w:numFmt w:val="decimal"/>
          </w:endnotePr>
          <w:pgSz w:w="11906" w:h="16838"/>
          <w:pgMar w:top="1701" w:right="1418" w:bottom="1701" w:left="1418" w:header="851" w:footer="850" w:gutter="0"/>
          <w:cols w:space="425"/>
          <w:docGrid w:type="linesAndChars" w:linePitch="326"/>
        </w:sectPr>
      </w:pPr>
      <w:r>
        <w:rPr>
          <w:rFonts w:hint="eastAsia"/>
        </w:rPr>
        <w:t>本章完成</w:t>
      </w:r>
      <w:r w:rsidR="00393831">
        <w:rPr>
          <w:rFonts w:hint="eastAsia"/>
        </w:rPr>
        <w:t>了</w:t>
      </w:r>
      <w:r>
        <w:rPr>
          <w:rFonts w:hint="eastAsia"/>
        </w:rPr>
        <w:t>研究的数据准备工作，从真实复杂的网络环境中，系统性采集</w:t>
      </w:r>
      <w:r w:rsidR="00393831">
        <w:rPr>
          <w:rFonts w:hint="eastAsia"/>
        </w:rPr>
        <w:t>和</w:t>
      </w:r>
      <w:r>
        <w:rPr>
          <w:rFonts w:hint="eastAsia"/>
        </w:rPr>
        <w:t>构建</w:t>
      </w:r>
      <w:r w:rsidR="00393831">
        <w:rPr>
          <w:rFonts w:hint="eastAsia"/>
        </w:rPr>
        <w:t>了</w:t>
      </w:r>
      <w:r>
        <w:rPr>
          <w:rFonts w:hint="eastAsia"/>
        </w:rPr>
        <w:t>一个反映青少年生殖健康真实需求的原始问题数据集。在本章中，首先阐述了选择</w:t>
      </w:r>
      <w:r>
        <w:rPr>
          <w:rFonts w:hint="eastAsia"/>
        </w:rPr>
        <w:t>Bilibili</w:t>
      </w:r>
      <w:r>
        <w:rPr>
          <w:rFonts w:hint="eastAsia"/>
        </w:rPr>
        <w:t>作为数据源的理由，并详细介绍了数据的采集范围与方法。</w:t>
      </w:r>
      <w:r w:rsidR="006736BA">
        <w:rPr>
          <w:rFonts w:hint="eastAsia"/>
        </w:rPr>
        <w:t>经过一套完整的流程，从</w:t>
      </w:r>
      <w:r>
        <w:rPr>
          <w:rFonts w:hint="eastAsia"/>
        </w:rPr>
        <w:t>大规模的数据采集，继而通过</w:t>
      </w:r>
      <w:r w:rsidR="006736BA">
        <w:rPr>
          <w:rFonts w:hint="eastAsia"/>
        </w:rPr>
        <w:t>关键词提取</w:t>
      </w:r>
      <w:r>
        <w:rPr>
          <w:rFonts w:hint="eastAsia"/>
        </w:rPr>
        <w:t>以及</w:t>
      </w:r>
      <w:r w:rsidR="006736BA">
        <w:rPr>
          <w:rFonts w:hint="eastAsia"/>
        </w:rPr>
        <w:t>自动化去重与清洗</w:t>
      </w:r>
      <w:r>
        <w:rPr>
          <w:rFonts w:hint="eastAsia"/>
        </w:rPr>
        <w:t>、严格的人工审核，最终成功构建了一个包含</w:t>
      </w:r>
      <w:del w:id="955" w:author="Zixuan Zhou" w:date="2026-04-27T19:23:00Z" w16du:dateUtc="2026-04-27T11:23:00Z">
        <w:r w:rsidDel="00F36A24">
          <w:rPr>
            <w:rFonts w:hint="eastAsia"/>
          </w:rPr>
          <w:delText>37</w:delText>
        </w:r>
        <w:r w:rsidR="00853717" w:rsidDel="00F36A24">
          <w:rPr>
            <w:rFonts w:hint="eastAsia"/>
          </w:rPr>
          <w:delText>80</w:delText>
        </w:r>
      </w:del>
      <w:ins w:id="956" w:author="Zixuan Zhou" w:date="2026-04-27T20:23:00Z" w16du:dateUtc="2026-04-27T12:23:00Z">
        <w:r w:rsidR="00631C5C">
          <w:rPr>
            <w:rFonts w:hint="eastAsia"/>
          </w:rPr>
          <w:t>3484</w:t>
        </w:r>
      </w:ins>
      <w:r>
        <w:rPr>
          <w:rFonts w:hint="eastAsia"/>
        </w:rPr>
        <w:t>条高质量用户问题的结构化数据集。</w:t>
      </w:r>
      <w:commentRangeEnd w:id="954"/>
      <w:r w:rsidR="00192633">
        <w:rPr>
          <w:rStyle w:val="afc"/>
          <w:sz w:val="24"/>
          <w:szCs w:val="22"/>
        </w:rPr>
        <w:commentReference w:id="954"/>
      </w:r>
    </w:p>
    <w:p w14:paraId="1861C94A" w14:textId="07DA27D2" w:rsidR="00F54B80" w:rsidRDefault="001C5F23">
      <w:pPr>
        <w:pStyle w:val="1"/>
        <w:spacing w:before="326" w:after="326"/>
        <w:ind w:left="643" w:hanging="643"/>
        <w:rPr>
          <w:rFonts w:hint="eastAsia"/>
        </w:rPr>
      </w:pPr>
      <w:bookmarkStart w:id="957" w:name="_Toc228219324"/>
      <w:r>
        <w:rPr>
          <w:rFonts w:hint="eastAsia"/>
        </w:rPr>
        <w:lastRenderedPageBreak/>
        <w:t>社交媒体青少年生殖健康评论的问题分类分析</w:t>
      </w:r>
      <w:bookmarkEnd w:id="957"/>
    </w:p>
    <w:p w14:paraId="6F08DFF3" w14:textId="431C40C6" w:rsidR="00F54B80" w:rsidRDefault="00000000">
      <w:pPr>
        <w:pStyle w:val="altz"/>
        <w:ind w:firstLine="480"/>
        <w:rPr>
          <w:rFonts w:ascii="宋体" w:hAnsi="宋体" w:cs="宋体" w:hint="eastAsia"/>
          <w:kern w:val="0"/>
          <w:szCs w:val="24"/>
        </w:rPr>
      </w:pPr>
      <w:r>
        <w:rPr>
          <w:rStyle w:val="altz0"/>
        </w:rPr>
        <w:t>本章将首先对</w:t>
      </w:r>
      <w:r w:rsidR="00393831">
        <w:rPr>
          <w:rStyle w:val="altz0"/>
          <w:rFonts w:hint="eastAsia"/>
        </w:rPr>
        <w:t>所得到的</w:t>
      </w:r>
      <w:commentRangeStart w:id="958"/>
      <w:r>
        <w:rPr>
          <w:rStyle w:val="altz0"/>
        </w:rPr>
        <w:t>语料</w:t>
      </w:r>
      <w:commentRangeEnd w:id="958"/>
      <w:r w:rsidR="00192633">
        <w:rPr>
          <w:rStyle w:val="afc"/>
          <w:sz w:val="24"/>
          <w:szCs w:val="22"/>
        </w:rPr>
        <w:commentReference w:id="958"/>
      </w:r>
      <w:r>
        <w:rPr>
          <w:rStyle w:val="altz0"/>
        </w:rPr>
        <w:t>的总体特征进行描述，然后展示基于本研究构建的分类体系下的问题分类结果，并通过定量统计揭示青少年关注度的分布格局。</w:t>
      </w:r>
      <w:r>
        <w:rPr>
          <w:rStyle w:val="altz0"/>
          <w:rFonts w:hint="eastAsia"/>
        </w:rPr>
        <w:t>之后</w:t>
      </w:r>
      <w:r>
        <w:rPr>
          <w:rStyle w:val="altz0"/>
        </w:rPr>
        <w:t>将深入到不同主题内部，通过定性分析，刻画各类问题下的具体特征与核心诉求。最后，本章将综合分析这些发现所揭示的青少年真实需求与潜在风险</w:t>
      </w:r>
      <w:del w:id="959" w:author="Zixuan Zhou" w:date="2026-04-27T20:00:00Z" w16du:dateUtc="2026-04-27T12:00:00Z">
        <w:r w:rsidDel="00F71B7E">
          <w:rPr>
            <w:rStyle w:val="altz0"/>
          </w:rPr>
          <w:delText>，并与现有研究进行比较，以凸显本研究的发现与价值</w:delText>
        </w:r>
      </w:del>
      <w:r>
        <w:rPr>
          <w:rStyle w:val="altz0"/>
        </w:rPr>
        <w:t>。</w:t>
      </w:r>
    </w:p>
    <w:p w14:paraId="7A73DD97" w14:textId="77777777" w:rsidR="00F54B80" w:rsidRDefault="00000000">
      <w:pPr>
        <w:pStyle w:val="2"/>
        <w:spacing w:before="163" w:after="163"/>
        <w:rPr>
          <w:rFonts w:hint="eastAsia"/>
        </w:rPr>
      </w:pPr>
      <w:bookmarkStart w:id="960" w:name="_Toc228219325"/>
      <w:r>
        <w:rPr>
          <w:rFonts w:hint="eastAsia"/>
        </w:rPr>
        <w:t>语料总体特征分析</w:t>
      </w:r>
      <w:bookmarkEnd w:id="960"/>
    </w:p>
    <w:p w14:paraId="0C4F6379" w14:textId="123CF1AE" w:rsidR="00F54B80" w:rsidRDefault="00000000">
      <w:pPr>
        <w:pStyle w:val="altz"/>
        <w:ind w:firstLine="480"/>
      </w:pPr>
      <w:r>
        <w:rPr>
          <w:rFonts w:hint="eastAsia"/>
        </w:rPr>
        <w:t>本</w:t>
      </w:r>
      <w:del w:id="961" w:author="Zixuan Zhou" w:date="2026-04-27T20:02:00Z" w16du:dateUtc="2026-04-27T12:02:00Z">
        <w:r w:rsidDel="00F71B7E">
          <w:rPr>
            <w:rFonts w:hint="eastAsia"/>
          </w:rPr>
          <w:delText>研究用于分析的语料库，源自</w:delText>
        </w:r>
        <w:r w:rsidDel="00F71B7E">
          <w:rPr>
            <w:rFonts w:hint="eastAsia"/>
          </w:rPr>
          <w:delText>Bilibili</w:delText>
        </w:r>
        <w:r w:rsidDel="00F71B7E">
          <w:rPr>
            <w:rFonts w:hint="eastAsia"/>
          </w:rPr>
          <w:delText>平台</w:delText>
        </w:r>
        <w:r w:rsidDel="00F71B7E">
          <w:rPr>
            <w:rFonts w:hint="eastAsia"/>
          </w:rPr>
          <w:delText>2016</w:delText>
        </w:r>
        <w:r w:rsidDel="00F71B7E">
          <w:rPr>
            <w:rFonts w:hint="eastAsia"/>
          </w:rPr>
          <w:delText>年</w:delText>
        </w:r>
        <w:r w:rsidDel="00F71B7E">
          <w:rPr>
            <w:rFonts w:hint="eastAsia"/>
          </w:rPr>
          <w:delText>9</w:delText>
        </w:r>
        <w:r w:rsidDel="00F71B7E">
          <w:rPr>
            <w:rFonts w:hint="eastAsia"/>
          </w:rPr>
          <w:delText>月至</w:delText>
        </w:r>
        <w:r w:rsidDel="00F71B7E">
          <w:rPr>
            <w:rFonts w:hint="eastAsia"/>
          </w:rPr>
          <w:delText>2024</w:delText>
        </w:r>
        <w:r w:rsidDel="00F71B7E">
          <w:rPr>
            <w:rFonts w:hint="eastAsia"/>
          </w:rPr>
          <w:delText>年</w:delText>
        </w:r>
        <w:r w:rsidDel="00F71B7E">
          <w:rPr>
            <w:rFonts w:hint="eastAsia"/>
          </w:rPr>
          <w:delText>6</w:delText>
        </w:r>
        <w:r w:rsidDel="00F71B7E">
          <w:rPr>
            <w:rFonts w:hint="eastAsia"/>
          </w:rPr>
          <w:delText>月间发布的、与生殖健康主题相关的热门视频下方的用户评论。经过问题识别与筛选，最终构成了包含</w:delText>
        </w:r>
      </w:del>
      <w:del w:id="962" w:author="Zixuan Zhou" w:date="2026-04-27T19:23:00Z" w16du:dateUtc="2026-04-27T11:23:00Z">
        <w:r w:rsidDel="00F36A24">
          <w:rPr>
            <w:rFonts w:hint="eastAsia"/>
          </w:rPr>
          <w:delText>3780</w:delText>
        </w:r>
      </w:del>
      <w:del w:id="963" w:author="Zixuan Zhou" w:date="2026-04-27T20:02:00Z" w16du:dateUtc="2026-04-27T12:02:00Z">
        <w:r w:rsidDel="00F71B7E">
          <w:rPr>
            <w:rFonts w:hint="eastAsia"/>
          </w:rPr>
          <w:delText>条有效评论的核心数据集。</w:delText>
        </w:r>
      </w:del>
      <w:r>
        <w:rPr>
          <w:rFonts w:hint="eastAsia"/>
        </w:rPr>
        <w:t>通过对</w:t>
      </w:r>
      <w:ins w:id="964" w:author="Zixuan Zhou" w:date="2026-04-27T20:02:00Z" w16du:dateUtc="2026-04-27T12:02:00Z">
        <w:r w:rsidR="00F71B7E">
          <w:rPr>
            <w:rFonts w:hint="eastAsia"/>
          </w:rPr>
          <w:t>含</w:t>
        </w:r>
      </w:ins>
      <w:ins w:id="965" w:author="Zixuan Zhou" w:date="2026-04-27T20:23:00Z" w16du:dateUtc="2026-04-27T12:23:00Z">
        <w:r w:rsidR="00631C5C">
          <w:rPr>
            <w:rFonts w:hint="eastAsia"/>
          </w:rPr>
          <w:t>3484</w:t>
        </w:r>
      </w:ins>
      <w:ins w:id="966" w:author="Zixuan Zhou" w:date="2026-04-27T20:02:00Z" w16du:dateUtc="2026-04-27T12:02:00Z">
        <w:r w:rsidR="00F71B7E">
          <w:rPr>
            <w:rFonts w:hint="eastAsia"/>
          </w:rPr>
          <w:t>条有效评论的数据集</w:t>
        </w:r>
      </w:ins>
      <w:del w:id="967" w:author="Zixuan Zhou" w:date="2026-04-27T20:02:00Z" w16du:dateUtc="2026-04-27T12:02:00Z">
        <w:r w:rsidDel="00F71B7E">
          <w:rPr>
            <w:rFonts w:hint="eastAsia"/>
          </w:rPr>
          <w:delText>这些</w:delText>
        </w:r>
      </w:del>
      <w:r>
        <w:rPr>
          <w:rFonts w:hint="eastAsia"/>
        </w:rPr>
        <w:t>语料的初步审阅，研究发现其呈现出多个显著特征。</w:t>
      </w:r>
    </w:p>
    <w:p w14:paraId="2A580726" w14:textId="77777777" w:rsidR="00F54B80" w:rsidRDefault="00000000">
      <w:pPr>
        <w:pStyle w:val="altz"/>
        <w:ind w:firstLine="480"/>
      </w:pPr>
      <w:r>
        <w:rPr>
          <w:rFonts w:hint="eastAsia"/>
        </w:rPr>
        <w:t>首要的特点是高度的口语化与场景化。用户的提问语言风格随意、自然，大量使用网络流行语、</w:t>
      </w:r>
      <w:proofErr w:type="gramStart"/>
      <w:r>
        <w:rPr>
          <w:rFonts w:hint="eastAsia"/>
        </w:rPr>
        <w:t>谐音梗和表情</w:t>
      </w:r>
      <w:proofErr w:type="gramEnd"/>
      <w:r>
        <w:rPr>
          <w:rFonts w:hint="eastAsia"/>
        </w:rPr>
        <w:t>符号，与正式书面语差异巨大。问题往往与具体的个人情境紧密相连，如“我女票说……正常吗？”“昨天刚……今天就……怎么办？”。</w:t>
      </w:r>
    </w:p>
    <w:p w14:paraId="224BDD7A" w14:textId="77777777" w:rsidR="00F54B80" w:rsidRDefault="00000000">
      <w:pPr>
        <w:pStyle w:val="altz"/>
        <w:ind w:firstLine="480"/>
      </w:pPr>
      <w:r>
        <w:rPr>
          <w:rFonts w:hint="eastAsia"/>
        </w:rPr>
        <w:t>用户的提问普遍意图直接且迫切。大部分评论都指向一个非常具体、亟待解决的困惑，无论是对知识的渴求、对身体变化的焦虑，还是对</w:t>
      </w:r>
      <w:proofErr w:type="gramStart"/>
      <w:r>
        <w:rPr>
          <w:rFonts w:hint="eastAsia"/>
        </w:rPr>
        <w:t>某个行为</w:t>
      </w:r>
      <w:proofErr w:type="gramEnd"/>
      <w:r>
        <w:rPr>
          <w:rFonts w:hint="eastAsia"/>
        </w:rPr>
        <w:t>风险的判断。评论中频繁出现的“求问”、“怎么办”、“急，在线等”等表述，反映了用户强烈的即时信息需求。</w:t>
      </w:r>
    </w:p>
    <w:p w14:paraId="61C6F383" w14:textId="5D6C07C2" w:rsidR="00F54B80" w:rsidRDefault="00000000">
      <w:pPr>
        <w:pStyle w:val="altz"/>
        <w:ind w:firstLine="480"/>
      </w:pPr>
      <w:del w:id="968" w:author="Zixuan Zhou" w:date="2026-04-27T19:28:00Z" w16du:dateUtc="2026-04-27T11:28:00Z">
        <w:r w:rsidDel="00E75582">
          <w:rPr>
            <w:rFonts w:hint="eastAsia"/>
          </w:rPr>
          <w:delText>同时，</w:delText>
        </w:r>
      </w:del>
      <w:r>
        <w:rPr>
          <w:rFonts w:hint="eastAsia"/>
        </w:rPr>
        <w:t>用户的提问往往不是纯粹的客观咨询，而是将事实性问题与强烈的情</w:t>
      </w:r>
      <w:del w:id="969" w:author="Zixuan Zhou" w:date="2026-04-27T20:05:00Z" w16du:dateUtc="2026-04-27T12:05:00Z">
        <w:r w:rsidDel="00D430B2">
          <w:rPr>
            <w:rFonts w:hint="eastAsia"/>
          </w:rPr>
          <w:delText>感（如焦虑、恐惧、羞耻、好奇）</w:delText>
        </w:r>
      </w:del>
      <w:r>
        <w:rPr>
          <w:rFonts w:hint="eastAsia"/>
        </w:rPr>
        <w:t>交织在一起。例如，“月经推迟十天了，好慌，不会是中招了吧？”这类评论，既包含了“月经推迟与怀孕关系”的知识询问，也表达了强烈的焦虑情绪。</w:t>
      </w:r>
    </w:p>
    <w:p w14:paraId="3E544A47" w14:textId="77777777" w:rsidR="00F54B80" w:rsidRDefault="00000000">
      <w:pPr>
        <w:pStyle w:val="altz"/>
        <w:ind w:firstLine="480"/>
        <w:rPr>
          <w:ins w:id="970" w:author="Zixuan Zhou" w:date="2026-04-27T20:11:00Z" w16du:dateUtc="2026-04-27T12:11:00Z"/>
        </w:rPr>
      </w:pPr>
      <w:r>
        <w:rPr>
          <w:rFonts w:hint="eastAsia"/>
        </w:rPr>
        <w:t>最独特的莫过于匿名性环境下的坦诚表达。</w:t>
      </w:r>
      <w:r>
        <w:rPr>
          <w:rFonts w:hint="eastAsia"/>
        </w:rPr>
        <w:t>Bilibili</w:t>
      </w:r>
      <w:r>
        <w:rPr>
          <w:rFonts w:hint="eastAsia"/>
        </w:rPr>
        <w:t>的匿名环境为青少年提供了一个</w:t>
      </w:r>
      <w:del w:id="971" w:author="Zixuan Zhou" w:date="2026-04-27T20:06:00Z" w16du:dateUtc="2026-04-27T12:06:00Z">
        <w:r w:rsidDel="00D430B2">
          <w:rPr>
            <w:rFonts w:hint="eastAsia"/>
          </w:rPr>
          <w:delText>“</w:delText>
        </w:r>
      </w:del>
      <w:r>
        <w:rPr>
          <w:rFonts w:hint="eastAsia"/>
        </w:rPr>
        <w:t>安全空间</w:t>
      </w:r>
      <w:del w:id="972" w:author="Zixuan Zhou" w:date="2026-04-27T20:06:00Z" w16du:dateUtc="2026-04-27T12:06:00Z">
        <w:r w:rsidDel="00D430B2">
          <w:rPr>
            <w:rFonts w:hint="eastAsia"/>
          </w:rPr>
          <w:delText>”</w:delText>
        </w:r>
      </w:del>
      <w:r>
        <w:rPr>
          <w:rFonts w:hint="eastAsia"/>
        </w:rPr>
        <w:t>，使他们敢于提出在现实生活中难以启齿的高度敏感问题，涉及性行为细节、性功能困惑、堕胎经历、性病担忧等。这使得本语料库能够触及传统问卷调查难以覆盖的</w:t>
      </w:r>
      <w:del w:id="973" w:author="Zixuan Zhou" w:date="2026-04-27T20:06:00Z" w16du:dateUtc="2026-04-27T12:06:00Z">
        <w:r w:rsidDel="00D430B2">
          <w:rPr>
            <w:rFonts w:hint="eastAsia"/>
          </w:rPr>
          <w:delText>“</w:delText>
        </w:r>
      </w:del>
      <w:r>
        <w:rPr>
          <w:rFonts w:hint="eastAsia"/>
        </w:rPr>
        <w:t>隐秘角落</w:t>
      </w:r>
      <w:del w:id="974" w:author="Zixuan Zhou" w:date="2026-04-27T20:06:00Z" w16du:dateUtc="2026-04-27T12:06:00Z">
        <w:r w:rsidDel="00D430B2">
          <w:rPr>
            <w:rFonts w:hint="eastAsia"/>
          </w:rPr>
          <w:delText>”</w:delText>
        </w:r>
      </w:del>
      <w:r>
        <w:rPr>
          <w:rFonts w:hint="eastAsia"/>
        </w:rPr>
        <w:t>。</w:t>
      </w:r>
    </w:p>
    <w:p w14:paraId="30369C1B" w14:textId="4B18249B" w:rsidR="00D430B2" w:rsidDel="00D430B2" w:rsidRDefault="00D430B2" w:rsidP="00D430B2">
      <w:pPr>
        <w:pStyle w:val="altz"/>
        <w:ind w:firstLine="480"/>
        <w:rPr>
          <w:del w:id="975" w:author="Zixuan Zhou" w:date="2026-04-27T20:11:00Z" w16du:dateUtc="2026-04-27T12:11:00Z"/>
          <w:rFonts w:hint="eastAsia"/>
        </w:rPr>
      </w:pPr>
      <w:bookmarkStart w:id="976" w:name="_Toc228219326"/>
      <w:bookmarkEnd w:id="976"/>
    </w:p>
    <w:p w14:paraId="241ABEB1" w14:textId="518B0817" w:rsidR="00F54B80" w:rsidDel="00E75582" w:rsidRDefault="00000000">
      <w:pPr>
        <w:pStyle w:val="altz"/>
        <w:ind w:firstLine="480"/>
        <w:rPr>
          <w:del w:id="977" w:author="Zixuan Zhou" w:date="2026-04-27T19:28:00Z" w16du:dateUtc="2026-04-27T11:28:00Z"/>
        </w:rPr>
      </w:pPr>
      <w:del w:id="978" w:author="Zixuan Zhou" w:date="2026-04-27T19:28:00Z" w16du:dateUtc="2026-04-27T11:28:00Z">
        <w:r w:rsidDel="00E75582">
          <w:rPr>
            <w:rFonts w:hint="eastAsia"/>
          </w:rPr>
          <w:delText>这些特征共同彰显了本语料库的独特价值在于，它是一个源于真实世界、大规模反映中国青少年生殖健康真实需求的数据源。</w:delText>
        </w:r>
        <w:bookmarkStart w:id="979" w:name="_Toc228219327"/>
        <w:bookmarkEnd w:id="979"/>
      </w:del>
    </w:p>
    <w:p w14:paraId="54BFDF55" w14:textId="77777777" w:rsidR="00F54B80" w:rsidRDefault="00000000" w:rsidP="00E75582">
      <w:pPr>
        <w:pStyle w:val="2"/>
        <w:spacing w:before="163" w:after="163"/>
        <w:rPr>
          <w:rFonts w:hint="eastAsia"/>
        </w:rPr>
      </w:pPr>
      <w:bookmarkStart w:id="980" w:name="_Toc228219328"/>
      <w:r>
        <w:rPr>
          <w:rFonts w:hint="eastAsia"/>
        </w:rPr>
        <w:t>问题分类结果</w:t>
      </w:r>
      <w:bookmarkEnd w:id="980"/>
    </w:p>
    <w:p w14:paraId="5CDDD03F" w14:textId="23F0F6A8" w:rsidR="00F54B80" w:rsidRDefault="00000000">
      <w:pPr>
        <w:pStyle w:val="altz"/>
        <w:ind w:firstLine="480"/>
      </w:pPr>
      <w:r>
        <w:t>为了系统性地理解这</w:t>
      </w:r>
      <w:del w:id="981" w:author="Zixuan Zhou" w:date="2026-04-27T19:23:00Z" w16du:dateUtc="2026-04-27T11:23:00Z">
        <w:r w:rsidDel="00F36A24">
          <w:delText>3780</w:delText>
        </w:r>
      </w:del>
      <w:ins w:id="982" w:author="Zixuan Zhou" w:date="2026-04-27T20:23:00Z" w16du:dateUtc="2026-04-27T12:23:00Z">
        <w:r w:rsidR="00631C5C">
          <w:t>3484</w:t>
        </w:r>
      </w:ins>
      <w:r>
        <w:t>条问题的关注点分布，本研究基于生殖健康的核心议题，并结合数据驱动的初步聚类结果</w:t>
      </w:r>
      <w:r>
        <w:rPr>
          <w:rFonts w:hint="eastAsia"/>
        </w:rPr>
        <w:t>和领域专家建议</w:t>
      </w:r>
      <w:r>
        <w:t>，构建了一个包含</w:t>
      </w:r>
      <w:r>
        <w:t>13</w:t>
      </w:r>
      <w:r>
        <w:t>个主要类别</w:t>
      </w:r>
      <w:del w:id="983" w:author="Zixuan Zhou" w:date="2026-04-27T20:06:00Z" w16du:dateUtc="2026-04-27T12:06:00Z">
        <w:r w:rsidDel="00D430B2">
          <w:delText>（</w:delText>
        </w:r>
        <w:r w:rsidDel="00D430B2">
          <w:delText>Tag</w:delText>
        </w:r>
        <w:r w:rsidDel="00D430B2">
          <w:delText>）</w:delText>
        </w:r>
      </w:del>
      <w:r>
        <w:t>的分类体系。研究</w:t>
      </w:r>
      <w:del w:id="984" w:author="Zixuan Zhou" w:date="2026-04-27T20:06:00Z" w16du:dateUtc="2026-04-27T12:06:00Z">
        <w:r w:rsidDel="00D430B2">
          <w:delText>人员</w:delText>
        </w:r>
      </w:del>
      <w:r>
        <w:t>对所有问题进行了人工标注归类，其分布情况如</w:t>
      </w:r>
      <w:ins w:id="985" w:author="Zixuan Zhou" w:date="2026-04-27T20:29:00Z" w16du:dateUtc="2026-04-27T12:29:00Z">
        <w:r w:rsidR="00CC0A59">
          <w:fldChar w:fldCharType="begin"/>
        </w:r>
        <w:r w:rsidR="00CC0A59">
          <w:instrText xml:space="preserve"> REF _Ref228214176 \h </w:instrText>
        </w:r>
        <w:r w:rsidR="00CC0A59">
          <w:fldChar w:fldCharType="separate"/>
        </w:r>
        <w:r w:rsidR="00CC0A59">
          <w:rPr>
            <w:rFonts w:hint="eastAsia"/>
          </w:rPr>
          <w:t>表</w:t>
        </w:r>
        <w:r w:rsidR="00CC0A59">
          <w:rPr>
            <w:rFonts w:hint="eastAsia"/>
          </w:rPr>
          <w:t xml:space="preserve"> </w:t>
        </w:r>
        <w:r w:rsidR="00CC0A59">
          <w:rPr>
            <w:noProof/>
          </w:rPr>
          <w:t>4</w:t>
        </w:r>
        <w:r w:rsidR="00CC0A59">
          <w:noBreakHyphen/>
        </w:r>
        <w:r w:rsidR="00CC0A59">
          <w:rPr>
            <w:noProof/>
          </w:rPr>
          <w:t>1</w:t>
        </w:r>
        <w:r w:rsidR="00CC0A59">
          <w:fldChar w:fldCharType="end"/>
        </w:r>
      </w:ins>
      <w:del w:id="986" w:author="Zixuan Zhou" w:date="2026-04-27T20:29:00Z" w16du:dateUtc="2026-04-27T12:29:00Z">
        <w:r w:rsidDel="00CC0A59">
          <w:delText>下表</w:delText>
        </w:r>
      </w:del>
      <w:r>
        <w:t>及图所示。</w:t>
      </w:r>
    </w:p>
    <w:p w14:paraId="16BA2733" w14:textId="27849A40" w:rsidR="00F54B80" w:rsidRDefault="00000000" w:rsidP="00A072DF">
      <w:pPr>
        <w:pStyle w:val="aff6"/>
        <w:spacing w:before="326" w:after="163"/>
      </w:pPr>
      <w:bookmarkStart w:id="987" w:name="_Toc228022950"/>
      <w:bookmarkStart w:id="988" w:name="_Ref228214176"/>
      <w:r>
        <w:rPr>
          <w:rFonts w:hint="eastAsia"/>
        </w:rPr>
        <w:t>表</w:t>
      </w:r>
      <w:r>
        <w:rPr>
          <w:rFonts w:hint="eastAsia"/>
        </w:rPr>
        <w:t xml:space="preserve"> </w:t>
      </w:r>
      <w:r w:rsidR="00492FE9">
        <w:fldChar w:fldCharType="begin"/>
      </w:r>
      <w:r w:rsidR="00492FE9">
        <w:instrText xml:space="preserve"> </w:instrText>
      </w:r>
      <w:r w:rsidR="00492FE9">
        <w:rPr>
          <w:rFonts w:hint="eastAsia"/>
        </w:rPr>
        <w:instrText>STYLEREF 1 \s</w:instrText>
      </w:r>
      <w:r w:rsidR="00492FE9">
        <w:instrText xml:space="preserve"> </w:instrText>
      </w:r>
      <w:r w:rsidR="00492FE9">
        <w:fldChar w:fldCharType="separate"/>
      </w:r>
      <w:r w:rsidR="00492FE9">
        <w:rPr>
          <w:noProof/>
        </w:rPr>
        <w:t>4</w:t>
      </w:r>
      <w:r w:rsidR="00492FE9">
        <w:fldChar w:fldCharType="end"/>
      </w:r>
      <w:r w:rsidR="00492FE9">
        <w:noBreakHyphen/>
      </w:r>
      <w:r w:rsidR="00492FE9">
        <w:fldChar w:fldCharType="begin"/>
      </w:r>
      <w:r w:rsidR="00492FE9">
        <w:instrText xml:space="preserve"> </w:instrText>
      </w:r>
      <w:r w:rsidR="00492FE9">
        <w:rPr>
          <w:rFonts w:hint="eastAsia"/>
        </w:rPr>
        <w:instrText xml:space="preserve">SEQ </w:instrText>
      </w:r>
      <w:r w:rsidR="00492FE9">
        <w:rPr>
          <w:rFonts w:hint="eastAsia"/>
        </w:rPr>
        <w:instrText>表</w:instrText>
      </w:r>
      <w:r w:rsidR="00492FE9">
        <w:rPr>
          <w:rFonts w:hint="eastAsia"/>
        </w:rPr>
        <w:instrText xml:space="preserve"> \* ARABIC \s 1</w:instrText>
      </w:r>
      <w:r w:rsidR="00492FE9">
        <w:instrText xml:space="preserve"> </w:instrText>
      </w:r>
      <w:r w:rsidR="00492FE9">
        <w:fldChar w:fldCharType="separate"/>
      </w:r>
      <w:r w:rsidR="00492FE9">
        <w:rPr>
          <w:noProof/>
        </w:rPr>
        <w:t>1</w:t>
      </w:r>
      <w:r w:rsidR="00492FE9">
        <w:fldChar w:fldCharType="end"/>
      </w:r>
      <w:bookmarkEnd w:id="988"/>
      <w:r>
        <w:rPr>
          <w:rFonts w:hint="eastAsia"/>
        </w:rPr>
        <w:t xml:space="preserve"> </w:t>
      </w:r>
      <w:r>
        <w:rPr>
          <w:rFonts w:hint="eastAsia"/>
        </w:rPr>
        <w:t>用户评论问题主题分类统计</w:t>
      </w:r>
      <w:bookmarkEnd w:id="987"/>
    </w:p>
    <w:tbl>
      <w:tblPr>
        <w:tblW w:w="9067" w:type="dxa"/>
        <w:tblCellSpacing w:w="15" w:type="dxa"/>
        <w:tblCellMar>
          <w:top w:w="15" w:type="dxa"/>
          <w:left w:w="15" w:type="dxa"/>
          <w:bottom w:w="15" w:type="dxa"/>
          <w:right w:w="15" w:type="dxa"/>
        </w:tblCellMar>
        <w:tblLook w:val="04A0" w:firstRow="1" w:lastRow="0" w:firstColumn="1" w:lastColumn="0" w:noHBand="0" w:noVBand="1"/>
      </w:tblPr>
      <w:tblGrid>
        <w:gridCol w:w="1129"/>
        <w:gridCol w:w="4394"/>
        <w:gridCol w:w="1843"/>
        <w:gridCol w:w="1701"/>
        <w:tblGridChange w:id="989">
          <w:tblGrid>
            <w:gridCol w:w="1129"/>
            <w:gridCol w:w="4394"/>
            <w:gridCol w:w="1843"/>
            <w:gridCol w:w="1701"/>
          </w:tblGrid>
        </w:tblGridChange>
      </w:tblGrid>
      <w:tr w:rsidR="00F54B80" w14:paraId="727B1A94" w14:textId="77777777" w:rsidTr="00654A62">
        <w:trPr>
          <w:trHeight w:val="317"/>
          <w:tblCellSpacing w:w="15" w:type="dxa"/>
        </w:trPr>
        <w:tc>
          <w:tcPr>
            <w:tcW w:w="1084" w:type="dxa"/>
            <w:tcBorders>
              <w:top w:val="single" w:sz="6" w:space="0" w:color="auto"/>
              <w:bottom w:val="single" w:sz="6" w:space="0" w:color="auto"/>
            </w:tcBorders>
            <w:vAlign w:val="center"/>
          </w:tcPr>
          <w:p w14:paraId="78187E4C" w14:textId="77777777" w:rsidR="00F54B80" w:rsidRPr="000735DF" w:rsidRDefault="00000000" w:rsidP="00654A62">
            <w:pPr>
              <w:pStyle w:val="altz"/>
              <w:wordWrap/>
              <w:snapToGrid/>
              <w:spacing w:line="240" w:lineRule="auto"/>
              <w:ind w:firstLineChars="0" w:firstLine="0"/>
              <w:jc w:val="left"/>
              <w:rPr>
                <w:sz w:val="21"/>
                <w:szCs w:val="21"/>
              </w:rPr>
            </w:pPr>
            <w:r w:rsidRPr="000735DF">
              <w:rPr>
                <w:sz w:val="21"/>
                <w:szCs w:val="21"/>
              </w:rPr>
              <w:t>排名</w:t>
            </w:r>
          </w:p>
        </w:tc>
        <w:tc>
          <w:tcPr>
            <w:tcW w:w="4364" w:type="dxa"/>
            <w:tcBorders>
              <w:top w:val="single" w:sz="6" w:space="0" w:color="auto"/>
              <w:bottom w:val="single" w:sz="6" w:space="0" w:color="auto"/>
            </w:tcBorders>
            <w:vAlign w:val="center"/>
          </w:tcPr>
          <w:p w14:paraId="5EB228FC" w14:textId="2F0610EF" w:rsidR="00F54B80" w:rsidRPr="000735DF" w:rsidRDefault="00000000" w:rsidP="00654A62">
            <w:pPr>
              <w:pStyle w:val="altz"/>
              <w:wordWrap/>
              <w:snapToGrid/>
              <w:spacing w:line="240" w:lineRule="auto"/>
              <w:ind w:firstLineChars="0" w:firstLine="0"/>
              <w:rPr>
                <w:rFonts w:hint="eastAsia"/>
                <w:sz w:val="21"/>
                <w:szCs w:val="21"/>
              </w:rPr>
            </w:pPr>
            <w:r w:rsidRPr="000735DF">
              <w:rPr>
                <w:sz w:val="21"/>
                <w:szCs w:val="21"/>
              </w:rPr>
              <w:t>类别</w:t>
            </w:r>
            <w:del w:id="990" w:author="Zixuan Zhou" w:date="2026-04-27T20:06:00Z" w16du:dateUtc="2026-04-27T12:06:00Z">
              <w:r w:rsidR="000735DF" w:rsidDel="00D430B2">
                <w:rPr>
                  <w:rFonts w:hint="eastAsia"/>
                  <w:sz w:val="21"/>
                  <w:szCs w:val="21"/>
                </w:rPr>
                <w:delText>（</w:delText>
              </w:r>
              <w:r w:rsidRPr="000735DF" w:rsidDel="00D430B2">
                <w:rPr>
                  <w:sz w:val="21"/>
                  <w:szCs w:val="21"/>
                </w:rPr>
                <w:delText>Tag</w:delText>
              </w:r>
              <w:r w:rsidR="000735DF" w:rsidRPr="000735DF" w:rsidDel="00D430B2">
                <w:rPr>
                  <w:sz w:val="21"/>
                  <w:szCs w:val="21"/>
                </w:rPr>
                <w:delText>）</w:delText>
              </w:r>
            </w:del>
          </w:p>
        </w:tc>
        <w:tc>
          <w:tcPr>
            <w:tcW w:w="1813" w:type="dxa"/>
            <w:tcBorders>
              <w:top w:val="single" w:sz="6" w:space="0" w:color="auto"/>
              <w:bottom w:val="single" w:sz="6" w:space="0" w:color="auto"/>
            </w:tcBorders>
            <w:vAlign w:val="center"/>
          </w:tcPr>
          <w:p w14:paraId="73DB43A7" w14:textId="77777777" w:rsidR="00F54B80" w:rsidRPr="000735DF" w:rsidRDefault="00000000" w:rsidP="00654A62">
            <w:pPr>
              <w:pStyle w:val="altz"/>
              <w:wordWrap/>
              <w:snapToGrid/>
              <w:spacing w:line="240" w:lineRule="auto"/>
              <w:ind w:firstLineChars="0" w:firstLine="0"/>
              <w:rPr>
                <w:sz w:val="21"/>
                <w:szCs w:val="21"/>
              </w:rPr>
            </w:pPr>
            <w:r w:rsidRPr="000735DF">
              <w:rPr>
                <w:sz w:val="21"/>
                <w:szCs w:val="21"/>
              </w:rPr>
              <w:t>评论数</w:t>
            </w:r>
          </w:p>
        </w:tc>
        <w:tc>
          <w:tcPr>
            <w:tcW w:w="1656" w:type="dxa"/>
            <w:tcBorders>
              <w:top w:val="single" w:sz="6" w:space="0" w:color="auto"/>
              <w:bottom w:val="single" w:sz="6" w:space="0" w:color="auto"/>
            </w:tcBorders>
            <w:vAlign w:val="center"/>
          </w:tcPr>
          <w:p w14:paraId="3DBF6464" w14:textId="26A3A027" w:rsidR="00F54B80" w:rsidRPr="000735DF" w:rsidRDefault="00000000" w:rsidP="00654A62">
            <w:pPr>
              <w:pStyle w:val="altz"/>
              <w:wordWrap/>
              <w:snapToGrid/>
              <w:spacing w:line="240" w:lineRule="auto"/>
              <w:ind w:firstLineChars="0" w:firstLine="0"/>
              <w:rPr>
                <w:sz w:val="21"/>
                <w:szCs w:val="21"/>
              </w:rPr>
            </w:pPr>
            <w:r w:rsidRPr="000735DF">
              <w:rPr>
                <w:sz w:val="21"/>
                <w:szCs w:val="21"/>
              </w:rPr>
              <w:t>占比</w:t>
            </w:r>
            <w:r w:rsidR="00356663" w:rsidRPr="000735DF">
              <w:rPr>
                <w:sz w:val="21"/>
                <w:szCs w:val="21"/>
              </w:rPr>
              <w:t>（</w:t>
            </w:r>
            <w:r w:rsidR="00356663" w:rsidRPr="000735DF">
              <w:rPr>
                <w:sz w:val="21"/>
                <w:szCs w:val="21"/>
              </w:rPr>
              <w:t>%</w:t>
            </w:r>
            <w:r w:rsidR="00356663" w:rsidRPr="000735DF">
              <w:rPr>
                <w:sz w:val="21"/>
                <w:szCs w:val="21"/>
              </w:rPr>
              <w:t>）</w:t>
            </w:r>
          </w:p>
        </w:tc>
      </w:tr>
      <w:tr w:rsidR="00E75582" w14:paraId="025C4093" w14:textId="77777777" w:rsidTr="00CC1DB3">
        <w:tblPrEx>
          <w:tblW w:w="9067" w:type="dxa"/>
          <w:tblCellSpacing w:w="15" w:type="dxa"/>
          <w:tblCellMar>
            <w:top w:w="15" w:type="dxa"/>
            <w:left w:w="15" w:type="dxa"/>
            <w:bottom w:w="15" w:type="dxa"/>
            <w:right w:w="15" w:type="dxa"/>
          </w:tblCellMar>
          <w:tblPrExChange w:id="991" w:author="Zixuan Zhou" w:date="2026-04-27T19:29:00Z" w16du:dateUtc="2026-04-27T11:29:00Z">
            <w:tblPrEx>
              <w:tblW w:w="9067" w:type="dxa"/>
              <w:tblCellSpacing w:w="15" w:type="dxa"/>
              <w:tblCellMar>
                <w:top w:w="15" w:type="dxa"/>
                <w:left w:w="15" w:type="dxa"/>
                <w:bottom w:w="15" w:type="dxa"/>
                <w:right w:w="15" w:type="dxa"/>
              </w:tblCellMar>
            </w:tblPrEx>
          </w:tblPrExChange>
        </w:tblPrEx>
        <w:trPr>
          <w:trHeight w:val="317"/>
          <w:tblCellSpacing w:w="15" w:type="dxa"/>
          <w:trPrChange w:id="992" w:author="Zixuan Zhou" w:date="2026-04-27T19:29:00Z" w16du:dateUtc="2026-04-27T11:29:00Z">
            <w:trPr>
              <w:trHeight w:val="317"/>
              <w:tblCellSpacing w:w="15" w:type="dxa"/>
            </w:trPr>
          </w:trPrChange>
        </w:trPr>
        <w:tc>
          <w:tcPr>
            <w:tcW w:w="1084" w:type="dxa"/>
            <w:tcPrChange w:id="993" w:author="Zixuan Zhou" w:date="2026-04-27T19:29:00Z" w16du:dateUtc="2026-04-27T11:29:00Z">
              <w:tcPr>
                <w:tcW w:w="1084" w:type="dxa"/>
                <w:vAlign w:val="center"/>
              </w:tcPr>
            </w:tcPrChange>
          </w:tcPr>
          <w:p w14:paraId="77B7A031" w14:textId="53D3C98E" w:rsidR="00E75582" w:rsidRPr="00E75582" w:rsidRDefault="00E75582" w:rsidP="00E75582">
            <w:pPr>
              <w:pStyle w:val="altz"/>
              <w:wordWrap/>
              <w:adjustRightInd w:val="0"/>
              <w:snapToGrid/>
              <w:spacing w:line="240" w:lineRule="auto"/>
              <w:ind w:firstLineChars="0" w:firstLine="0"/>
              <w:jc w:val="left"/>
              <w:rPr>
                <w:sz w:val="21"/>
                <w:szCs w:val="20"/>
              </w:rPr>
            </w:pPr>
            <w:ins w:id="994" w:author="Zixuan Zhou" w:date="2026-04-27T19:26:00Z" w16du:dateUtc="2026-04-27T11:26:00Z">
              <w:r w:rsidRPr="00E75582">
                <w:rPr>
                  <w:rFonts w:hint="eastAsia"/>
                  <w:sz w:val="21"/>
                  <w:szCs w:val="20"/>
                  <w:rPrChange w:id="995" w:author="Zixuan Zhou" w:date="2026-04-27T19:26:00Z" w16du:dateUtc="2026-04-27T11:26:00Z">
                    <w:rPr>
                      <w:rFonts w:hint="eastAsia"/>
                    </w:rPr>
                  </w:rPrChange>
                </w:rPr>
                <w:t>1</w:t>
              </w:r>
            </w:ins>
            <w:del w:id="996" w:author="Zixuan Zhou" w:date="2026-04-27T19:26:00Z" w16du:dateUtc="2026-04-27T11:26:00Z">
              <w:r w:rsidRPr="00E75582" w:rsidDel="00DA2FB0">
                <w:rPr>
                  <w:sz w:val="21"/>
                  <w:szCs w:val="20"/>
                </w:rPr>
                <w:delText>1</w:delText>
              </w:r>
            </w:del>
          </w:p>
        </w:tc>
        <w:tc>
          <w:tcPr>
            <w:tcW w:w="4364" w:type="dxa"/>
            <w:tcPrChange w:id="997" w:author="Zixuan Zhou" w:date="2026-04-27T19:29:00Z" w16du:dateUtc="2026-04-27T11:29:00Z">
              <w:tcPr>
                <w:tcW w:w="4364" w:type="dxa"/>
                <w:vAlign w:val="center"/>
              </w:tcPr>
            </w:tcPrChange>
          </w:tcPr>
          <w:p w14:paraId="5A895E87" w14:textId="02010BC0" w:rsidR="00E75582" w:rsidRPr="00E75582" w:rsidRDefault="00E75582" w:rsidP="00E75582">
            <w:pPr>
              <w:pStyle w:val="altz"/>
              <w:wordWrap/>
              <w:adjustRightInd w:val="0"/>
              <w:snapToGrid/>
              <w:spacing w:line="240" w:lineRule="auto"/>
              <w:ind w:firstLineChars="0" w:firstLine="0"/>
              <w:rPr>
                <w:sz w:val="21"/>
                <w:szCs w:val="20"/>
              </w:rPr>
            </w:pPr>
            <w:ins w:id="998" w:author="Zixuan Zhou" w:date="2026-04-27T19:26:00Z" w16du:dateUtc="2026-04-27T11:26:00Z">
              <w:r w:rsidRPr="00E75582">
                <w:rPr>
                  <w:rFonts w:hint="eastAsia"/>
                  <w:sz w:val="21"/>
                  <w:szCs w:val="20"/>
                  <w:rPrChange w:id="999" w:author="Zixuan Zhou" w:date="2026-04-27T19:26:00Z" w16du:dateUtc="2026-04-27T11:26:00Z">
                    <w:rPr>
                      <w:rFonts w:hint="eastAsia"/>
                    </w:rPr>
                  </w:rPrChange>
                </w:rPr>
                <w:t>安全套</w:t>
              </w:r>
            </w:ins>
            <w:del w:id="1000" w:author="Zixuan Zhou" w:date="2026-04-27T19:26:00Z" w16du:dateUtc="2026-04-27T11:26:00Z">
              <w:r w:rsidRPr="00E75582" w:rsidDel="00DA2FB0">
                <w:rPr>
                  <w:sz w:val="21"/>
                  <w:szCs w:val="20"/>
                </w:rPr>
                <w:delText>生殖健康科普（</w:delText>
              </w:r>
              <w:r w:rsidRPr="00E75582" w:rsidDel="00DA2FB0">
                <w:rPr>
                  <w:sz w:val="21"/>
                  <w:szCs w:val="20"/>
                </w:rPr>
                <w:delText>Reproductive Health Education</w:delText>
              </w:r>
              <w:r w:rsidRPr="00E75582" w:rsidDel="00DA2FB0">
                <w:rPr>
                  <w:sz w:val="21"/>
                  <w:szCs w:val="20"/>
                </w:rPr>
                <w:delText>）</w:delText>
              </w:r>
            </w:del>
          </w:p>
        </w:tc>
        <w:tc>
          <w:tcPr>
            <w:tcW w:w="1813" w:type="dxa"/>
            <w:tcPrChange w:id="1001" w:author="Zixuan Zhou" w:date="2026-04-27T19:29:00Z" w16du:dateUtc="2026-04-27T11:29:00Z">
              <w:tcPr>
                <w:tcW w:w="1813" w:type="dxa"/>
                <w:vAlign w:val="center"/>
              </w:tcPr>
            </w:tcPrChange>
          </w:tcPr>
          <w:p w14:paraId="62FC3C14" w14:textId="2C440F4F" w:rsidR="00E75582" w:rsidRPr="00E75582" w:rsidRDefault="00E75582" w:rsidP="00E75582">
            <w:pPr>
              <w:pStyle w:val="altz"/>
              <w:wordWrap/>
              <w:adjustRightInd w:val="0"/>
              <w:snapToGrid/>
              <w:spacing w:line="240" w:lineRule="auto"/>
              <w:ind w:firstLineChars="0" w:firstLine="0"/>
              <w:rPr>
                <w:sz w:val="21"/>
                <w:szCs w:val="20"/>
              </w:rPr>
            </w:pPr>
            <w:ins w:id="1002" w:author="Zixuan Zhou" w:date="2026-04-27T19:26:00Z" w16du:dateUtc="2026-04-27T11:26:00Z">
              <w:r w:rsidRPr="00E75582">
                <w:rPr>
                  <w:rFonts w:hint="eastAsia"/>
                  <w:sz w:val="21"/>
                  <w:szCs w:val="20"/>
                  <w:rPrChange w:id="1003" w:author="Zixuan Zhou" w:date="2026-04-27T19:26:00Z" w16du:dateUtc="2026-04-27T11:26:00Z">
                    <w:rPr>
                      <w:rFonts w:hint="eastAsia"/>
                    </w:rPr>
                  </w:rPrChange>
                </w:rPr>
                <w:t>1224</w:t>
              </w:r>
            </w:ins>
            <w:del w:id="1004" w:author="Zixuan Zhou" w:date="2026-04-27T19:26:00Z" w16du:dateUtc="2026-04-27T11:26:00Z">
              <w:r w:rsidRPr="00E75582" w:rsidDel="00DA2FB0">
                <w:rPr>
                  <w:sz w:val="21"/>
                  <w:szCs w:val="20"/>
                </w:rPr>
                <w:delText>1204</w:delText>
              </w:r>
            </w:del>
          </w:p>
        </w:tc>
        <w:tc>
          <w:tcPr>
            <w:tcW w:w="1656" w:type="dxa"/>
            <w:tcPrChange w:id="1005" w:author="Zixuan Zhou" w:date="2026-04-27T19:29:00Z" w16du:dateUtc="2026-04-27T11:29:00Z">
              <w:tcPr>
                <w:tcW w:w="1656" w:type="dxa"/>
                <w:vAlign w:val="center"/>
              </w:tcPr>
            </w:tcPrChange>
          </w:tcPr>
          <w:p w14:paraId="0199BFB5" w14:textId="6D957295" w:rsidR="00E75582" w:rsidRPr="00E75582" w:rsidRDefault="00E75582" w:rsidP="00E75582">
            <w:pPr>
              <w:pStyle w:val="altz"/>
              <w:wordWrap/>
              <w:adjustRightInd w:val="0"/>
              <w:snapToGrid/>
              <w:spacing w:line="240" w:lineRule="auto"/>
              <w:ind w:firstLineChars="0" w:firstLine="0"/>
              <w:rPr>
                <w:sz w:val="21"/>
                <w:szCs w:val="20"/>
              </w:rPr>
            </w:pPr>
            <w:ins w:id="1006" w:author="Zixuan Zhou" w:date="2026-04-27T19:29:00Z" w16du:dateUtc="2026-04-27T11:29:00Z">
              <w:r w:rsidRPr="00E75582">
                <w:rPr>
                  <w:sz w:val="21"/>
                  <w:szCs w:val="20"/>
                  <w:rPrChange w:id="1007" w:author="Zixuan Zhou" w:date="2026-04-27T19:29:00Z" w16du:dateUtc="2026-04-27T11:29:00Z">
                    <w:rPr/>
                  </w:rPrChange>
                </w:rPr>
                <w:t>32.39</w:t>
              </w:r>
            </w:ins>
            <w:del w:id="1008" w:author="Zixuan Zhou" w:date="2026-04-27T19:29:00Z" w16du:dateUtc="2026-04-27T11:29:00Z">
              <w:r w:rsidRPr="00E75582" w:rsidDel="00CC1DB3">
                <w:rPr>
                  <w:sz w:val="21"/>
                  <w:szCs w:val="20"/>
                </w:rPr>
                <w:delText>31.85%</w:delText>
              </w:r>
            </w:del>
          </w:p>
        </w:tc>
      </w:tr>
      <w:tr w:rsidR="00E75582" w14:paraId="1E9A1958" w14:textId="77777777" w:rsidTr="00CC1DB3">
        <w:tblPrEx>
          <w:tblW w:w="9067" w:type="dxa"/>
          <w:tblCellSpacing w:w="15" w:type="dxa"/>
          <w:tblCellMar>
            <w:top w:w="15" w:type="dxa"/>
            <w:left w:w="15" w:type="dxa"/>
            <w:bottom w:w="15" w:type="dxa"/>
            <w:right w:w="15" w:type="dxa"/>
          </w:tblCellMar>
          <w:tblPrExChange w:id="1009" w:author="Zixuan Zhou" w:date="2026-04-27T19:29:00Z" w16du:dateUtc="2026-04-27T11:29:00Z">
            <w:tblPrEx>
              <w:tblW w:w="9067" w:type="dxa"/>
              <w:tblCellSpacing w:w="15" w:type="dxa"/>
              <w:tblCellMar>
                <w:top w:w="15" w:type="dxa"/>
                <w:left w:w="15" w:type="dxa"/>
                <w:bottom w:w="15" w:type="dxa"/>
                <w:right w:w="15" w:type="dxa"/>
              </w:tblCellMar>
            </w:tblPrEx>
          </w:tblPrExChange>
        </w:tblPrEx>
        <w:trPr>
          <w:trHeight w:val="317"/>
          <w:tblCellSpacing w:w="15" w:type="dxa"/>
          <w:trPrChange w:id="1010" w:author="Zixuan Zhou" w:date="2026-04-27T19:29:00Z" w16du:dateUtc="2026-04-27T11:29:00Z">
            <w:trPr>
              <w:trHeight w:val="317"/>
              <w:tblCellSpacing w:w="15" w:type="dxa"/>
            </w:trPr>
          </w:trPrChange>
        </w:trPr>
        <w:tc>
          <w:tcPr>
            <w:tcW w:w="1084" w:type="dxa"/>
            <w:tcPrChange w:id="1011" w:author="Zixuan Zhou" w:date="2026-04-27T19:29:00Z" w16du:dateUtc="2026-04-27T11:29:00Z">
              <w:tcPr>
                <w:tcW w:w="1084" w:type="dxa"/>
                <w:vAlign w:val="center"/>
              </w:tcPr>
            </w:tcPrChange>
          </w:tcPr>
          <w:p w14:paraId="2825F543" w14:textId="4CD38CCA" w:rsidR="00E75582" w:rsidRPr="00E75582" w:rsidRDefault="00E75582" w:rsidP="00E75582">
            <w:pPr>
              <w:pStyle w:val="altz"/>
              <w:wordWrap/>
              <w:adjustRightInd w:val="0"/>
              <w:snapToGrid/>
              <w:spacing w:line="240" w:lineRule="auto"/>
              <w:ind w:firstLineChars="0" w:firstLine="0"/>
              <w:jc w:val="left"/>
              <w:rPr>
                <w:sz w:val="21"/>
                <w:szCs w:val="20"/>
              </w:rPr>
            </w:pPr>
            <w:ins w:id="1012" w:author="Zixuan Zhou" w:date="2026-04-27T19:26:00Z" w16du:dateUtc="2026-04-27T11:26:00Z">
              <w:r w:rsidRPr="00E75582">
                <w:rPr>
                  <w:rFonts w:hint="eastAsia"/>
                  <w:sz w:val="21"/>
                  <w:szCs w:val="20"/>
                  <w:rPrChange w:id="1013" w:author="Zixuan Zhou" w:date="2026-04-27T19:26:00Z" w16du:dateUtc="2026-04-27T11:26:00Z">
                    <w:rPr>
                      <w:rFonts w:hint="eastAsia"/>
                    </w:rPr>
                  </w:rPrChange>
                </w:rPr>
                <w:t>2</w:t>
              </w:r>
            </w:ins>
            <w:del w:id="1014" w:author="Zixuan Zhou" w:date="2026-04-27T19:26:00Z" w16du:dateUtc="2026-04-27T11:26:00Z">
              <w:r w:rsidRPr="00E75582" w:rsidDel="00DA2FB0">
                <w:rPr>
                  <w:sz w:val="21"/>
                  <w:szCs w:val="20"/>
                </w:rPr>
                <w:delText>2</w:delText>
              </w:r>
            </w:del>
          </w:p>
        </w:tc>
        <w:tc>
          <w:tcPr>
            <w:tcW w:w="4364" w:type="dxa"/>
            <w:tcPrChange w:id="1015" w:author="Zixuan Zhou" w:date="2026-04-27T19:29:00Z" w16du:dateUtc="2026-04-27T11:29:00Z">
              <w:tcPr>
                <w:tcW w:w="4364" w:type="dxa"/>
                <w:vAlign w:val="center"/>
              </w:tcPr>
            </w:tcPrChange>
          </w:tcPr>
          <w:p w14:paraId="533ED09C" w14:textId="5359DA3F" w:rsidR="00E75582" w:rsidRPr="00E75582" w:rsidRDefault="00E75582" w:rsidP="00E75582">
            <w:pPr>
              <w:pStyle w:val="altz"/>
              <w:wordWrap/>
              <w:adjustRightInd w:val="0"/>
              <w:snapToGrid/>
              <w:spacing w:line="240" w:lineRule="auto"/>
              <w:ind w:firstLineChars="0" w:firstLine="0"/>
              <w:rPr>
                <w:sz w:val="21"/>
                <w:szCs w:val="20"/>
              </w:rPr>
            </w:pPr>
            <w:ins w:id="1016" w:author="Zixuan Zhou" w:date="2026-04-27T19:26:00Z" w16du:dateUtc="2026-04-27T11:26:00Z">
              <w:r w:rsidRPr="00E75582">
                <w:rPr>
                  <w:rFonts w:hint="eastAsia"/>
                  <w:sz w:val="21"/>
                  <w:szCs w:val="20"/>
                  <w:rPrChange w:id="1017" w:author="Zixuan Zhou" w:date="2026-04-27T19:26:00Z" w16du:dateUtc="2026-04-27T11:26:00Z">
                    <w:rPr>
                      <w:rFonts w:hint="eastAsia"/>
                    </w:rPr>
                  </w:rPrChange>
                </w:rPr>
                <w:t>生殖健康科普</w:t>
              </w:r>
            </w:ins>
            <w:del w:id="1018" w:author="Zixuan Zhou" w:date="2026-04-27T19:26:00Z" w16du:dateUtc="2026-04-27T11:26:00Z">
              <w:r w:rsidRPr="00E75582" w:rsidDel="00DA2FB0">
                <w:rPr>
                  <w:sz w:val="21"/>
                  <w:szCs w:val="20"/>
                </w:rPr>
                <w:delText>安全套（</w:delText>
              </w:r>
              <w:r w:rsidRPr="00E75582" w:rsidDel="00DA2FB0">
                <w:rPr>
                  <w:sz w:val="21"/>
                  <w:szCs w:val="20"/>
                </w:rPr>
                <w:delText>Condom</w:delText>
              </w:r>
              <w:r w:rsidRPr="00E75582" w:rsidDel="00DA2FB0">
                <w:rPr>
                  <w:sz w:val="21"/>
                  <w:szCs w:val="20"/>
                </w:rPr>
                <w:delText>）</w:delText>
              </w:r>
            </w:del>
          </w:p>
        </w:tc>
        <w:tc>
          <w:tcPr>
            <w:tcW w:w="1813" w:type="dxa"/>
            <w:tcPrChange w:id="1019" w:author="Zixuan Zhou" w:date="2026-04-27T19:29:00Z" w16du:dateUtc="2026-04-27T11:29:00Z">
              <w:tcPr>
                <w:tcW w:w="1813" w:type="dxa"/>
                <w:vAlign w:val="center"/>
              </w:tcPr>
            </w:tcPrChange>
          </w:tcPr>
          <w:p w14:paraId="2BD5C3E2" w14:textId="2E378331" w:rsidR="00E75582" w:rsidRPr="00E75582" w:rsidRDefault="00E75582" w:rsidP="00E75582">
            <w:pPr>
              <w:pStyle w:val="altz"/>
              <w:wordWrap/>
              <w:adjustRightInd w:val="0"/>
              <w:snapToGrid/>
              <w:spacing w:line="240" w:lineRule="auto"/>
              <w:ind w:firstLineChars="0" w:firstLine="0"/>
              <w:rPr>
                <w:sz w:val="21"/>
                <w:szCs w:val="20"/>
              </w:rPr>
            </w:pPr>
            <w:ins w:id="1020" w:author="Zixuan Zhou" w:date="2026-04-27T19:26:00Z" w16du:dateUtc="2026-04-27T11:26:00Z">
              <w:r w:rsidRPr="00E75582">
                <w:rPr>
                  <w:rFonts w:hint="eastAsia"/>
                  <w:sz w:val="21"/>
                  <w:szCs w:val="20"/>
                  <w:rPrChange w:id="1021" w:author="Zixuan Zhou" w:date="2026-04-27T19:26:00Z" w16du:dateUtc="2026-04-27T11:26:00Z">
                    <w:rPr>
                      <w:rFonts w:hint="eastAsia"/>
                    </w:rPr>
                  </w:rPrChange>
                </w:rPr>
                <w:t>1183</w:t>
              </w:r>
            </w:ins>
            <w:del w:id="1022" w:author="Zixuan Zhou" w:date="2026-04-27T19:26:00Z" w16du:dateUtc="2026-04-27T11:26:00Z">
              <w:r w:rsidRPr="00E75582" w:rsidDel="00DA2FB0">
                <w:rPr>
                  <w:sz w:val="21"/>
                  <w:szCs w:val="20"/>
                </w:rPr>
                <w:delText>855</w:delText>
              </w:r>
            </w:del>
          </w:p>
        </w:tc>
        <w:tc>
          <w:tcPr>
            <w:tcW w:w="1656" w:type="dxa"/>
            <w:tcPrChange w:id="1023" w:author="Zixuan Zhou" w:date="2026-04-27T19:29:00Z" w16du:dateUtc="2026-04-27T11:29:00Z">
              <w:tcPr>
                <w:tcW w:w="1656" w:type="dxa"/>
                <w:vAlign w:val="center"/>
              </w:tcPr>
            </w:tcPrChange>
          </w:tcPr>
          <w:p w14:paraId="42C870BF" w14:textId="1EA90583" w:rsidR="00E75582" w:rsidRPr="00E75582" w:rsidRDefault="00E75582" w:rsidP="00E75582">
            <w:pPr>
              <w:pStyle w:val="altz"/>
              <w:wordWrap/>
              <w:adjustRightInd w:val="0"/>
              <w:snapToGrid/>
              <w:spacing w:line="240" w:lineRule="auto"/>
              <w:ind w:firstLineChars="0" w:firstLine="0"/>
              <w:rPr>
                <w:sz w:val="21"/>
                <w:szCs w:val="20"/>
              </w:rPr>
            </w:pPr>
            <w:ins w:id="1024" w:author="Zixuan Zhou" w:date="2026-04-27T19:29:00Z" w16du:dateUtc="2026-04-27T11:29:00Z">
              <w:r w:rsidRPr="00E75582">
                <w:rPr>
                  <w:sz w:val="21"/>
                  <w:szCs w:val="20"/>
                  <w:rPrChange w:id="1025" w:author="Zixuan Zhou" w:date="2026-04-27T19:29:00Z" w16du:dateUtc="2026-04-27T11:29:00Z">
                    <w:rPr/>
                  </w:rPrChange>
                </w:rPr>
                <w:t>31.30</w:t>
              </w:r>
            </w:ins>
            <w:del w:id="1026" w:author="Zixuan Zhou" w:date="2026-04-27T19:29:00Z" w16du:dateUtc="2026-04-27T11:29:00Z">
              <w:r w:rsidRPr="00E75582" w:rsidDel="00CC1DB3">
                <w:rPr>
                  <w:sz w:val="21"/>
                  <w:szCs w:val="20"/>
                </w:rPr>
                <w:delText>22.62%</w:delText>
              </w:r>
            </w:del>
          </w:p>
        </w:tc>
      </w:tr>
      <w:tr w:rsidR="00E75582" w14:paraId="33174F89" w14:textId="77777777" w:rsidTr="00CC1DB3">
        <w:tblPrEx>
          <w:tblW w:w="9067" w:type="dxa"/>
          <w:tblCellSpacing w:w="15" w:type="dxa"/>
          <w:tblCellMar>
            <w:top w:w="15" w:type="dxa"/>
            <w:left w:w="15" w:type="dxa"/>
            <w:bottom w:w="15" w:type="dxa"/>
            <w:right w:w="15" w:type="dxa"/>
          </w:tblCellMar>
          <w:tblPrExChange w:id="1027" w:author="Zixuan Zhou" w:date="2026-04-27T19:29:00Z" w16du:dateUtc="2026-04-27T11:29:00Z">
            <w:tblPrEx>
              <w:tblW w:w="9067" w:type="dxa"/>
              <w:tblCellSpacing w:w="15" w:type="dxa"/>
              <w:tblCellMar>
                <w:top w:w="15" w:type="dxa"/>
                <w:left w:w="15" w:type="dxa"/>
                <w:bottom w:w="15" w:type="dxa"/>
                <w:right w:w="15" w:type="dxa"/>
              </w:tblCellMar>
            </w:tblPrEx>
          </w:tblPrExChange>
        </w:tblPrEx>
        <w:trPr>
          <w:trHeight w:val="317"/>
          <w:tblCellSpacing w:w="15" w:type="dxa"/>
          <w:trPrChange w:id="1028" w:author="Zixuan Zhou" w:date="2026-04-27T19:29:00Z" w16du:dateUtc="2026-04-27T11:29:00Z">
            <w:trPr>
              <w:trHeight w:val="317"/>
              <w:tblCellSpacing w:w="15" w:type="dxa"/>
            </w:trPr>
          </w:trPrChange>
        </w:trPr>
        <w:tc>
          <w:tcPr>
            <w:tcW w:w="1084" w:type="dxa"/>
            <w:tcPrChange w:id="1029" w:author="Zixuan Zhou" w:date="2026-04-27T19:29:00Z" w16du:dateUtc="2026-04-27T11:29:00Z">
              <w:tcPr>
                <w:tcW w:w="1084" w:type="dxa"/>
                <w:vAlign w:val="center"/>
              </w:tcPr>
            </w:tcPrChange>
          </w:tcPr>
          <w:p w14:paraId="18CB0329" w14:textId="72A691E7" w:rsidR="00E75582" w:rsidRPr="00E75582" w:rsidRDefault="00E75582" w:rsidP="00E75582">
            <w:pPr>
              <w:pStyle w:val="altz"/>
              <w:wordWrap/>
              <w:adjustRightInd w:val="0"/>
              <w:snapToGrid/>
              <w:spacing w:line="240" w:lineRule="auto"/>
              <w:ind w:firstLineChars="0" w:firstLine="0"/>
              <w:jc w:val="left"/>
              <w:rPr>
                <w:sz w:val="21"/>
                <w:szCs w:val="20"/>
              </w:rPr>
            </w:pPr>
            <w:ins w:id="1030" w:author="Zixuan Zhou" w:date="2026-04-27T19:26:00Z" w16du:dateUtc="2026-04-27T11:26:00Z">
              <w:r w:rsidRPr="00E75582">
                <w:rPr>
                  <w:rFonts w:hint="eastAsia"/>
                  <w:sz w:val="21"/>
                  <w:szCs w:val="20"/>
                  <w:rPrChange w:id="1031" w:author="Zixuan Zhou" w:date="2026-04-27T19:26:00Z" w16du:dateUtc="2026-04-27T11:26:00Z">
                    <w:rPr>
                      <w:rFonts w:hint="eastAsia"/>
                    </w:rPr>
                  </w:rPrChange>
                </w:rPr>
                <w:lastRenderedPageBreak/>
                <w:t>3</w:t>
              </w:r>
            </w:ins>
            <w:del w:id="1032" w:author="Zixuan Zhou" w:date="2026-04-27T19:26:00Z" w16du:dateUtc="2026-04-27T11:26:00Z">
              <w:r w:rsidRPr="00E75582" w:rsidDel="00DA2FB0">
                <w:rPr>
                  <w:sz w:val="21"/>
                  <w:szCs w:val="20"/>
                </w:rPr>
                <w:delText>3</w:delText>
              </w:r>
            </w:del>
          </w:p>
        </w:tc>
        <w:tc>
          <w:tcPr>
            <w:tcW w:w="4364" w:type="dxa"/>
            <w:tcPrChange w:id="1033" w:author="Zixuan Zhou" w:date="2026-04-27T19:29:00Z" w16du:dateUtc="2026-04-27T11:29:00Z">
              <w:tcPr>
                <w:tcW w:w="4364" w:type="dxa"/>
                <w:vAlign w:val="center"/>
              </w:tcPr>
            </w:tcPrChange>
          </w:tcPr>
          <w:p w14:paraId="3F450C98" w14:textId="41F794CB" w:rsidR="00E75582" w:rsidRPr="00E75582" w:rsidRDefault="00E75582" w:rsidP="00E75582">
            <w:pPr>
              <w:pStyle w:val="altz"/>
              <w:wordWrap/>
              <w:adjustRightInd w:val="0"/>
              <w:snapToGrid/>
              <w:spacing w:line="240" w:lineRule="auto"/>
              <w:ind w:firstLineChars="0" w:firstLine="0"/>
              <w:rPr>
                <w:sz w:val="21"/>
                <w:szCs w:val="20"/>
              </w:rPr>
            </w:pPr>
            <w:ins w:id="1034" w:author="Zixuan Zhou" w:date="2026-04-27T19:26:00Z" w16du:dateUtc="2026-04-27T11:26:00Z">
              <w:r w:rsidRPr="00E75582">
                <w:rPr>
                  <w:rFonts w:hint="eastAsia"/>
                  <w:sz w:val="21"/>
                  <w:szCs w:val="20"/>
                  <w:rPrChange w:id="1035" w:author="Zixuan Zhou" w:date="2026-04-27T19:26:00Z" w16du:dateUtc="2026-04-27T11:26:00Z">
                    <w:rPr>
                      <w:rFonts w:hint="eastAsia"/>
                    </w:rPr>
                  </w:rPrChange>
                </w:rPr>
                <w:t>避孕药</w:t>
              </w:r>
            </w:ins>
            <w:del w:id="1036" w:author="Zixuan Zhou" w:date="2026-04-27T19:26:00Z" w16du:dateUtc="2026-04-27T11:26:00Z">
              <w:r w:rsidRPr="00E75582" w:rsidDel="00DA2FB0">
                <w:rPr>
                  <w:sz w:val="21"/>
                  <w:szCs w:val="20"/>
                </w:rPr>
                <w:delText>避孕药（</w:delText>
              </w:r>
              <w:r w:rsidRPr="00E75582" w:rsidDel="00DA2FB0">
                <w:rPr>
                  <w:sz w:val="21"/>
                  <w:szCs w:val="20"/>
                </w:rPr>
                <w:delText>Contraceptive Pill</w:delText>
              </w:r>
              <w:r w:rsidRPr="00E75582" w:rsidDel="00DA2FB0">
                <w:rPr>
                  <w:sz w:val="21"/>
                  <w:szCs w:val="20"/>
                </w:rPr>
                <w:delText>）</w:delText>
              </w:r>
            </w:del>
          </w:p>
        </w:tc>
        <w:tc>
          <w:tcPr>
            <w:tcW w:w="1813" w:type="dxa"/>
            <w:tcPrChange w:id="1037" w:author="Zixuan Zhou" w:date="2026-04-27T19:29:00Z" w16du:dateUtc="2026-04-27T11:29:00Z">
              <w:tcPr>
                <w:tcW w:w="1813" w:type="dxa"/>
                <w:vAlign w:val="center"/>
              </w:tcPr>
            </w:tcPrChange>
          </w:tcPr>
          <w:p w14:paraId="5700EEBF" w14:textId="677E1D1E" w:rsidR="00E75582" w:rsidRPr="00E75582" w:rsidRDefault="00E75582" w:rsidP="00E75582">
            <w:pPr>
              <w:pStyle w:val="altz"/>
              <w:wordWrap/>
              <w:adjustRightInd w:val="0"/>
              <w:snapToGrid/>
              <w:spacing w:line="240" w:lineRule="auto"/>
              <w:ind w:firstLineChars="0" w:firstLine="0"/>
              <w:rPr>
                <w:sz w:val="21"/>
                <w:szCs w:val="20"/>
              </w:rPr>
            </w:pPr>
            <w:ins w:id="1038" w:author="Zixuan Zhou" w:date="2026-04-27T19:26:00Z" w16du:dateUtc="2026-04-27T11:26:00Z">
              <w:r w:rsidRPr="00E75582">
                <w:rPr>
                  <w:rFonts w:hint="eastAsia"/>
                  <w:sz w:val="21"/>
                  <w:szCs w:val="20"/>
                  <w:rPrChange w:id="1039" w:author="Zixuan Zhou" w:date="2026-04-27T19:26:00Z" w16du:dateUtc="2026-04-27T11:26:00Z">
                    <w:rPr>
                      <w:rFonts w:hint="eastAsia"/>
                    </w:rPr>
                  </w:rPrChange>
                </w:rPr>
                <w:t>256</w:t>
              </w:r>
            </w:ins>
            <w:del w:id="1040" w:author="Zixuan Zhou" w:date="2026-04-27T19:26:00Z" w16du:dateUtc="2026-04-27T11:26:00Z">
              <w:r w:rsidRPr="00E75582" w:rsidDel="00DA2FB0">
                <w:rPr>
                  <w:sz w:val="21"/>
                  <w:szCs w:val="20"/>
                </w:rPr>
                <w:delText>381</w:delText>
              </w:r>
            </w:del>
          </w:p>
        </w:tc>
        <w:tc>
          <w:tcPr>
            <w:tcW w:w="1656" w:type="dxa"/>
            <w:tcPrChange w:id="1041" w:author="Zixuan Zhou" w:date="2026-04-27T19:29:00Z" w16du:dateUtc="2026-04-27T11:29:00Z">
              <w:tcPr>
                <w:tcW w:w="1656" w:type="dxa"/>
                <w:vAlign w:val="center"/>
              </w:tcPr>
            </w:tcPrChange>
          </w:tcPr>
          <w:p w14:paraId="59D3F2D2" w14:textId="5D475881" w:rsidR="00E75582" w:rsidRPr="00E75582" w:rsidRDefault="00E75582" w:rsidP="00E75582">
            <w:pPr>
              <w:pStyle w:val="altz"/>
              <w:wordWrap/>
              <w:adjustRightInd w:val="0"/>
              <w:snapToGrid/>
              <w:spacing w:line="240" w:lineRule="auto"/>
              <w:ind w:firstLineChars="0" w:firstLine="0"/>
              <w:rPr>
                <w:sz w:val="21"/>
                <w:szCs w:val="20"/>
              </w:rPr>
            </w:pPr>
            <w:ins w:id="1042" w:author="Zixuan Zhou" w:date="2026-04-27T19:29:00Z" w16du:dateUtc="2026-04-27T11:29:00Z">
              <w:r w:rsidRPr="00E75582">
                <w:rPr>
                  <w:sz w:val="21"/>
                  <w:szCs w:val="20"/>
                  <w:rPrChange w:id="1043" w:author="Zixuan Zhou" w:date="2026-04-27T19:29:00Z" w16du:dateUtc="2026-04-27T11:29:00Z">
                    <w:rPr/>
                  </w:rPrChange>
                </w:rPr>
                <w:t>6.77</w:t>
              </w:r>
            </w:ins>
            <w:del w:id="1044" w:author="Zixuan Zhou" w:date="2026-04-27T19:29:00Z" w16du:dateUtc="2026-04-27T11:29:00Z">
              <w:r w:rsidRPr="00E75582" w:rsidDel="00CC1DB3">
                <w:rPr>
                  <w:sz w:val="21"/>
                  <w:szCs w:val="20"/>
                </w:rPr>
                <w:delText>10.08%</w:delText>
              </w:r>
            </w:del>
          </w:p>
        </w:tc>
      </w:tr>
      <w:tr w:rsidR="00E75582" w14:paraId="38EA8C79" w14:textId="77777777" w:rsidTr="00CC1DB3">
        <w:tblPrEx>
          <w:tblW w:w="9067" w:type="dxa"/>
          <w:tblCellSpacing w:w="15" w:type="dxa"/>
          <w:tblCellMar>
            <w:top w:w="15" w:type="dxa"/>
            <w:left w:w="15" w:type="dxa"/>
            <w:bottom w:w="15" w:type="dxa"/>
            <w:right w:w="15" w:type="dxa"/>
          </w:tblCellMar>
          <w:tblPrExChange w:id="1045" w:author="Zixuan Zhou" w:date="2026-04-27T19:29:00Z" w16du:dateUtc="2026-04-27T11:29:00Z">
            <w:tblPrEx>
              <w:tblW w:w="9067" w:type="dxa"/>
              <w:tblCellSpacing w:w="15" w:type="dxa"/>
              <w:tblCellMar>
                <w:top w:w="15" w:type="dxa"/>
                <w:left w:w="15" w:type="dxa"/>
                <w:bottom w:w="15" w:type="dxa"/>
                <w:right w:w="15" w:type="dxa"/>
              </w:tblCellMar>
            </w:tblPrEx>
          </w:tblPrExChange>
        </w:tblPrEx>
        <w:trPr>
          <w:trHeight w:val="317"/>
          <w:tblCellSpacing w:w="15" w:type="dxa"/>
          <w:trPrChange w:id="1046" w:author="Zixuan Zhou" w:date="2026-04-27T19:29:00Z" w16du:dateUtc="2026-04-27T11:29:00Z">
            <w:trPr>
              <w:trHeight w:val="317"/>
              <w:tblCellSpacing w:w="15" w:type="dxa"/>
            </w:trPr>
          </w:trPrChange>
        </w:trPr>
        <w:tc>
          <w:tcPr>
            <w:tcW w:w="1084" w:type="dxa"/>
            <w:tcPrChange w:id="1047" w:author="Zixuan Zhou" w:date="2026-04-27T19:29:00Z" w16du:dateUtc="2026-04-27T11:29:00Z">
              <w:tcPr>
                <w:tcW w:w="1084" w:type="dxa"/>
                <w:vAlign w:val="center"/>
              </w:tcPr>
            </w:tcPrChange>
          </w:tcPr>
          <w:p w14:paraId="20530E2B" w14:textId="05E52AF6" w:rsidR="00E75582" w:rsidRPr="00E75582" w:rsidRDefault="00E75582" w:rsidP="00E75582">
            <w:pPr>
              <w:pStyle w:val="altz"/>
              <w:wordWrap/>
              <w:adjustRightInd w:val="0"/>
              <w:snapToGrid/>
              <w:spacing w:line="240" w:lineRule="auto"/>
              <w:ind w:firstLineChars="0" w:firstLine="0"/>
              <w:jc w:val="left"/>
              <w:rPr>
                <w:sz w:val="21"/>
                <w:szCs w:val="20"/>
              </w:rPr>
            </w:pPr>
            <w:ins w:id="1048" w:author="Zixuan Zhou" w:date="2026-04-27T19:26:00Z" w16du:dateUtc="2026-04-27T11:26:00Z">
              <w:r w:rsidRPr="00E75582">
                <w:rPr>
                  <w:rFonts w:hint="eastAsia"/>
                  <w:sz w:val="21"/>
                  <w:szCs w:val="20"/>
                  <w:rPrChange w:id="1049" w:author="Zixuan Zhou" w:date="2026-04-27T19:26:00Z" w16du:dateUtc="2026-04-27T11:26:00Z">
                    <w:rPr>
                      <w:rFonts w:hint="eastAsia"/>
                    </w:rPr>
                  </w:rPrChange>
                </w:rPr>
                <w:t>4</w:t>
              </w:r>
            </w:ins>
            <w:del w:id="1050" w:author="Zixuan Zhou" w:date="2026-04-27T19:26:00Z" w16du:dateUtc="2026-04-27T11:26:00Z">
              <w:r w:rsidRPr="00E75582" w:rsidDel="00DA2FB0">
                <w:rPr>
                  <w:sz w:val="21"/>
                  <w:szCs w:val="20"/>
                </w:rPr>
                <w:delText>4</w:delText>
              </w:r>
            </w:del>
          </w:p>
        </w:tc>
        <w:tc>
          <w:tcPr>
            <w:tcW w:w="4364" w:type="dxa"/>
            <w:tcPrChange w:id="1051" w:author="Zixuan Zhou" w:date="2026-04-27T19:29:00Z" w16du:dateUtc="2026-04-27T11:29:00Z">
              <w:tcPr>
                <w:tcW w:w="4364" w:type="dxa"/>
                <w:vAlign w:val="center"/>
              </w:tcPr>
            </w:tcPrChange>
          </w:tcPr>
          <w:p w14:paraId="2D534178" w14:textId="3AC16155" w:rsidR="00E75582" w:rsidRPr="00E75582" w:rsidRDefault="00E75582" w:rsidP="00E75582">
            <w:pPr>
              <w:pStyle w:val="altz"/>
              <w:wordWrap/>
              <w:adjustRightInd w:val="0"/>
              <w:snapToGrid/>
              <w:spacing w:line="240" w:lineRule="auto"/>
              <w:ind w:firstLineChars="0" w:firstLine="0"/>
              <w:rPr>
                <w:sz w:val="21"/>
                <w:szCs w:val="20"/>
              </w:rPr>
            </w:pPr>
            <w:ins w:id="1052" w:author="Zixuan Zhou" w:date="2026-04-27T19:26:00Z" w16du:dateUtc="2026-04-27T11:26:00Z">
              <w:r w:rsidRPr="00E75582">
                <w:rPr>
                  <w:rFonts w:hint="eastAsia"/>
                  <w:sz w:val="21"/>
                  <w:szCs w:val="20"/>
                  <w:rPrChange w:id="1053" w:author="Zixuan Zhou" w:date="2026-04-27T19:26:00Z" w16du:dateUtc="2026-04-27T11:26:00Z">
                    <w:rPr>
                      <w:rFonts w:hint="eastAsia"/>
                    </w:rPr>
                  </w:rPrChange>
                </w:rPr>
                <w:t>节育器</w:t>
              </w:r>
            </w:ins>
            <w:del w:id="1054" w:author="Zixuan Zhou" w:date="2026-04-27T19:26:00Z" w16du:dateUtc="2026-04-27T11:26:00Z">
              <w:r w:rsidRPr="00E75582" w:rsidDel="00DA2FB0">
                <w:rPr>
                  <w:sz w:val="21"/>
                  <w:szCs w:val="20"/>
                </w:rPr>
                <w:delText>体外排精（</w:delText>
              </w:r>
              <w:r w:rsidRPr="00E75582" w:rsidDel="00DA2FB0">
                <w:rPr>
                  <w:sz w:val="21"/>
                  <w:szCs w:val="20"/>
                </w:rPr>
                <w:delText>Coitus Interruptus</w:delText>
              </w:r>
              <w:r w:rsidRPr="00E75582" w:rsidDel="00DA2FB0">
                <w:rPr>
                  <w:sz w:val="21"/>
                  <w:szCs w:val="20"/>
                </w:rPr>
                <w:delText>）</w:delText>
              </w:r>
            </w:del>
          </w:p>
        </w:tc>
        <w:tc>
          <w:tcPr>
            <w:tcW w:w="1813" w:type="dxa"/>
            <w:tcPrChange w:id="1055" w:author="Zixuan Zhou" w:date="2026-04-27T19:29:00Z" w16du:dateUtc="2026-04-27T11:29:00Z">
              <w:tcPr>
                <w:tcW w:w="1813" w:type="dxa"/>
                <w:vAlign w:val="center"/>
              </w:tcPr>
            </w:tcPrChange>
          </w:tcPr>
          <w:p w14:paraId="6E0354C2" w14:textId="048BF2A2" w:rsidR="00E75582" w:rsidRPr="00E75582" w:rsidRDefault="00E75582" w:rsidP="00E75582">
            <w:pPr>
              <w:pStyle w:val="altz"/>
              <w:wordWrap/>
              <w:adjustRightInd w:val="0"/>
              <w:snapToGrid/>
              <w:spacing w:line="240" w:lineRule="auto"/>
              <w:ind w:firstLineChars="0" w:firstLine="0"/>
              <w:rPr>
                <w:sz w:val="21"/>
                <w:szCs w:val="20"/>
              </w:rPr>
            </w:pPr>
            <w:ins w:id="1056" w:author="Zixuan Zhou" w:date="2026-04-27T19:26:00Z" w16du:dateUtc="2026-04-27T11:26:00Z">
              <w:r w:rsidRPr="00E75582">
                <w:rPr>
                  <w:rFonts w:hint="eastAsia"/>
                  <w:sz w:val="21"/>
                  <w:szCs w:val="20"/>
                  <w:rPrChange w:id="1057" w:author="Zixuan Zhou" w:date="2026-04-27T19:26:00Z" w16du:dateUtc="2026-04-27T11:26:00Z">
                    <w:rPr>
                      <w:rFonts w:hint="eastAsia"/>
                    </w:rPr>
                  </w:rPrChange>
                </w:rPr>
                <w:t>156</w:t>
              </w:r>
            </w:ins>
            <w:del w:id="1058" w:author="Zixuan Zhou" w:date="2026-04-27T19:26:00Z" w16du:dateUtc="2026-04-27T11:26:00Z">
              <w:r w:rsidRPr="00E75582" w:rsidDel="00DA2FB0">
                <w:rPr>
                  <w:sz w:val="21"/>
                  <w:szCs w:val="20"/>
                </w:rPr>
                <w:delText>211</w:delText>
              </w:r>
            </w:del>
          </w:p>
        </w:tc>
        <w:tc>
          <w:tcPr>
            <w:tcW w:w="1656" w:type="dxa"/>
            <w:tcPrChange w:id="1059" w:author="Zixuan Zhou" w:date="2026-04-27T19:29:00Z" w16du:dateUtc="2026-04-27T11:29:00Z">
              <w:tcPr>
                <w:tcW w:w="1656" w:type="dxa"/>
                <w:vAlign w:val="center"/>
              </w:tcPr>
            </w:tcPrChange>
          </w:tcPr>
          <w:p w14:paraId="10D79136" w14:textId="4F9FA26E" w:rsidR="00E75582" w:rsidRPr="00E75582" w:rsidRDefault="00E75582" w:rsidP="00E75582">
            <w:pPr>
              <w:pStyle w:val="altz"/>
              <w:wordWrap/>
              <w:adjustRightInd w:val="0"/>
              <w:snapToGrid/>
              <w:spacing w:line="240" w:lineRule="auto"/>
              <w:ind w:firstLineChars="0" w:firstLine="0"/>
              <w:rPr>
                <w:sz w:val="21"/>
                <w:szCs w:val="20"/>
              </w:rPr>
            </w:pPr>
            <w:ins w:id="1060" w:author="Zixuan Zhou" w:date="2026-04-27T19:29:00Z" w16du:dateUtc="2026-04-27T11:29:00Z">
              <w:r w:rsidRPr="00E75582">
                <w:rPr>
                  <w:sz w:val="21"/>
                  <w:szCs w:val="20"/>
                  <w:rPrChange w:id="1061" w:author="Zixuan Zhou" w:date="2026-04-27T19:29:00Z" w16du:dateUtc="2026-04-27T11:29:00Z">
                    <w:rPr/>
                  </w:rPrChange>
                </w:rPr>
                <w:t>4.13</w:t>
              </w:r>
            </w:ins>
            <w:del w:id="1062" w:author="Zixuan Zhou" w:date="2026-04-27T19:29:00Z" w16du:dateUtc="2026-04-27T11:29:00Z">
              <w:r w:rsidRPr="00E75582" w:rsidDel="00CC1DB3">
                <w:rPr>
                  <w:sz w:val="21"/>
                  <w:szCs w:val="20"/>
                </w:rPr>
                <w:delText>5.58%</w:delText>
              </w:r>
            </w:del>
          </w:p>
        </w:tc>
      </w:tr>
      <w:tr w:rsidR="00E75582" w14:paraId="6395D9C6" w14:textId="77777777" w:rsidTr="00CC1DB3">
        <w:tblPrEx>
          <w:tblW w:w="9067" w:type="dxa"/>
          <w:tblCellSpacing w:w="15" w:type="dxa"/>
          <w:tblCellMar>
            <w:top w:w="15" w:type="dxa"/>
            <w:left w:w="15" w:type="dxa"/>
            <w:bottom w:w="15" w:type="dxa"/>
            <w:right w:w="15" w:type="dxa"/>
          </w:tblCellMar>
          <w:tblPrExChange w:id="1063" w:author="Zixuan Zhou" w:date="2026-04-27T19:29:00Z" w16du:dateUtc="2026-04-27T11:29:00Z">
            <w:tblPrEx>
              <w:tblW w:w="9067" w:type="dxa"/>
              <w:tblCellSpacing w:w="15" w:type="dxa"/>
              <w:tblCellMar>
                <w:top w:w="15" w:type="dxa"/>
                <w:left w:w="15" w:type="dxa"/>
                <w:bottom w:w="15" w:type="dxa"/>
                <w:right w:w="15" w:type="dxa"/>
              </w:tblCellMar>
            </w:tblPrEx>
          </w:tblPrExChange>
        </w:tblPrEx>
        <w:trPr>
          <w:trHeight w:val="317"/>
          <w:tblCellSpacing w:w="15" w:type="dxa"/>
          <w:trPrChange w:id="1064" w:author="Zixuan Zhou" w:date="2026-04-27T19:29:00Z" w16du:dateUtc="2026-04-27T11:29:00Z">
            <w:trPr>
              <w:trHeight w:val="317"/>
              <w:tblCellSpacing w:w="15" w:type="dxa"/>
            </w:trPr>
          </w:trPrChange>
        </w:trPr>
        <w:tc>
          <w:tcPr>
            <w:tcW w:w="1084" w:type="dxa"/>
            <w:tcPrChange w:id="1065" w:author="Zixuan Zhou" w:date="2026-04-27T19:29:00Z" w16du:dateUtc="2026-04-27T11:29:00Z">
              <w:tcPr>
                <w:tcW w:w="1084" w:type="dxa"/>
                <w:vAlign w:val="center"/>
              </w:tcPr>
            </w:tcPrChange>
          </w:tcPr>
          <w:p w14:paraId="191BDF37" w14:textId="6596E30A" w:rsidR="00E75582" w:rsidRPr="00E75582" w:rsidRDefault="00E75582" w:rsidP="00E75582">
            <w:pPr>
              <w:pStyle w:val="altz"/>
              <w:wordWrap/>
              <w:adjustRightInd w:val="0"/>
              <w:snapToGrid/>
              <w:spacing w:line="240" w:lineRule="auto"/>
              <w:ind w:firstLineChars="0" w:firstLine="0"/>
              <w:jc w:val="left"/>
              <w:rPr>
                <w:sz w:val="21"/>
                <w:szCs w:val="20"/>
              </w:rPr>
            </w:pPr>
            <w:ins w:id="1066" w:author="Zixuan Zhou" w:date="2026-04-27T19:26:00Z" w16du:dateUtc="2026-04-27T11:26:00Z">
              <w:r w:rsidRPr="00E75582">
                <w:rPr>
                  <w:rFonts w:hint="eastAsia"/>
                  <w:sz w:val="21"/>
                  <w:szCs w:val="20"/>
                  <w:rPrChange w:id="1067" w:author="Zixuan Zhou" w:date="2026-04-27T19:26:00Z" w16du:dateUtc="2026-04-27T11:26:00Z">
                    <w:rPr>
                      <w:rFonts w:hint="eastAsia"/>
                    </w:rPr>
                  </w:rPrChange>
                </w:rPr>
                <w:t>5</w:t>
              </w:r>
            </w:ins>
            <w:del w:id="1068" w:author="Zixuan Zhou" w:date="2026-04-27T19:26:00Z" w16du:dateUtc="2026-04-27T11:26:00Z">
              <w:r w:rsidRPr="00E75582" w:rsidDel="00DA2FB0">
                <w:rPr>
                  <w:sz w:val="21"/>
                  <w:szCs w:val="20"/>
                </w:rPr>
                <w:delText>5</w:delText>
              </w:r>
            </w:del>
          </w:p>
        </w:tc>
        <w:tc>
          <w:tcPr>
            <w:tcW w:w="4364" w:type="dxa"/>
            <w:tcPrChange w:id="1069" w:author="Zixuan Zhou" w:date="2026-04-27T19:29:00Z" w16du:dateUtc="2026-04-27T11:29:00Z">
              <w:tcPr>
                <w:tcW w:w="4364" w:type="dxa"/>
                <w:vAlign w:val="center"/>
              </w:tcPr>
            </w:tcPrChange>
          </w:tcPr>
          <w:p w14:paraId="5D4F11FA" w14:textId="6F54CC43" w:rsidR="00E75582" w:rsidRPr="00E75582" w:rsidRDefault="00E75582" w:rsidP="00E75582">
            <w:pPr>
              <w:pStyle w:val="altz"/>
              <w:wordWrap/>
              <w:adjustRightInd w:val="0"/>
              <w:snapToGrid/>
              <w:spacing w:line="240" w:lineRule="auto"/>
              <w:ind w:firstLineChars="0" w:firstLine="0"/>
              <w:rPr>
                <w:sz w:val="21"/>
                <w:szCs w:val="20"/>
              </w:rPr>
            </w:pPr>
            <w:ins w:id="1070" w:author="Zixuan Zhou" w:date="2026-04-27T19:26:00Z" w16du:dateUtc="2026-04-27T11:26:00Z">
              <w:r w:rsidRPr="00E75582">
                <w:rPr>
                  <w:rFonts w:hint="eastAsia"/>
                  <w:sz w:val="21"/>
                  <w:szCs w:val="20"/>
                  <w:rPrChange w:id="1071" w:author="Zixuan Zhou" w:date="2026-04-27T19:26:00Z" w16du:dateUtc="2026-04-27T11:26:00Z">
                    <w:rPr>
                      <w:rFonts w:hint="eastAsia"/>
                    </w:rPr>
                  </w:rPrChange>
                </w:rPr>
                <w:t>人工流产</w:t>
              </w:r>
            </w:ins>
            <w:del w:id="1072" w:author="Zixuan Zhou" w:date="2026-04-27T19:26:00Z" w16du:dateUtc="2026-04-27T11:26:00Z">
              <w:r w:rsidRPr="00E75582" w:rsidDel="00DA2FB0">
                <w:rPr>
                  <w:sz w:val="21"/>
                  <w:szCs w:val="20"/>
                </w:rPr>
                <w:delText>安全期避孕（</w:delText>
              </w:r>
              <w:r w:rsidRPr="00E75582" w:rsidDel="00DA2FB0">
                <w:rPr>
                  <w:sz w:val="21"/>
                  <w:szCs w:val="20"/>
                </w:rPr>
                <w:delText>Safe Period Contraception</w:delText>
              </w:r>
              <w:r w:rsidRPr="00E75582" w:rsidDel="00DA2FB0">
                <w:rPr>
                  <w:sz w:val="21"/>
                  <w:szCs w:val="20"/>
                </w:rPr>
                <w:delText>）</w:delText>
              </w:r>
            </w:del>
          </w:p>
        </w:tc>
        <w:tc>
          <w:tcPr>
            <w:tcW w:w="1813" w:type="dxa"/>
            <w:tcPrChange w:id="1073" w:author="Zixuan Zhou" w:date="2026-04-27T19:29:00Z" w16du:dateUtc="2026-04-27T11:29:00Z">
              <w:tcPr>
                <w:tcW w:w="1813" w:type="dxa"/>
                <w:vAlign w:val="center"/>
              </w:tcPr>
            </w:tcPrChange>
          </w:tcPr>
          <w:p w14:paraId="3D718B39" w14:textId="1180C0F9" w:rsidR="00E75582" w:rsidRPr="00E75582" w:rsidRDefault="00E75582" w:rsidP="00E75582">
            <w:pPr>
              <w:pStyle w:val="altz"/>
              <w:wordWrap/>
              <w:adjustRightInd w:val="0"/>
              <w:snapToGrid/>
              <w:spacing w:line="240" w:lineRule="auto"/>
              <w:ind w:firstLineChars="0" w:firstLine="0"/>
              <w:rPr>
                <w:sz w:val="21"/>
                <w:szCs w:val="20"/>
              </w:rPr>
            </w:pPr>
            <w:ins w:id="1074" w:author="Zixuan Zhou" w:date="2026-04-27T19:26:00Z" w16du:dateUtc="2026-04-27T11:26:00Z">
              <w:r w:rsidRPr="00E75582">
                <w:rPr>
                  <w:rFonts w:hint="eastAsia"/>
                  <w:sz w:val="21"/>
                  <w:szCs w:val="20"/>
                  <w:rPrChange w:id="1075" w:author="Zixuan Zhou" w:date="2026-04-27T19:26:00Z" w16du:dateUtc="2026-04-27T11:26:00Z">
                    <w:rPr>
                      <w:rFonts w:hint="eastAsia"/>
                    </w:rPr>
                  </w:rPrChange>
                </w:rPr>
                <w:t>116</w:t>
              </w:r>
            </w:ins>
            <w:del w:id="1076" w:author="Zixuan Zhou" w:date="2026-04-27T19:26:00Z" w16du:dateUtc="2026-04-27T11:26:00Z">
              <w:r w:rsidRPr="00E75582" w:rsidDel="00DA2FB0">
                <w:rPr>
                  <w:sz w:val="21"/>
                  <w:szCs w:val="20"/>
                </w:rPr>
                <w:delText>189</w:delText>
              </w:r>
            </w:del>
          </w:p>
        </w:tc>
        <w:tc>
          <w:tcPr>
            <w:tcW w:w="1656" w:type="dxa"/>
            <w:tcPrChange w:id="1077" w:author="Zixuan Zhou" w:date="2026-04-27T19:29:00Z" w16du:dateUtc="2026-04-27T11:29:00Z">
              <w:tcPr>
                <w:tcW w:w="1656" w:type="dxa"/>
                <w:vAlign w:val="center"/>
              </w:tcPr>
            </w:tcPrChange>
          </w:tcPr>
          <w:p w14:paraId="47F6D6A9" w14:textId="0D78709A" w:rsidR="00E75582" w:rsidRPr="00E75582" w:rsidRDefault="00E75582" w:rsidP="00E75582">
            <w:pPr>
              <w:pStyle w:val="altz"/>
              <w:wordWrap/>
              <w:adjustRightInd w:val="0"/>
              <w:snapToGrid/>
              <w:spacing w:line="240" w:lineRule="auto"/>
              <w:ind w:firstLineChars="0" w:firstLine="0"/>
              <w:rPr>
                <w:sz w:val="21"/>
                <w:szCs w:val="20"/>
              </w:rPr>
            </w:pPr>
            <w:ins w:id="1078" w:author="Zixuan Zhou" w:date="2026-04-27T19:29:00Z" w16du:dateUtc="2026-04-27T11:29:00Z">
              <w:r w:rsidRPr="00E75582">
                <w:rPr>
                  <w:sz w:val="21"/>
                  <w:szCs w:val="20"/>
                  <w:rPrChange w:id="1079" w:author="Zixuan Zhou" w:date="2026-04-27T19:29:00Z" w16du:dateUtc="2026-04-27T11:29:00Z">
                    <w:rPr/>
                  </w:rPrChange>
                </w:rPr>
                <w:t>3.07</w:t>
              </w:r>
            </w:ins>
            <w:del w:id="1080" w:author="Zixuan Zhou" w:date="2026-04-27T19:29:00Z" w16du:dateUtc="2026-04-27T11:29:00Z">
              <w:r w:rsidRPr="00E75582" w:rsidDel="00CC1DB3">
                <w:rPr>
                  <w:sz w:val="21"/>
                  <w:szCs w:val="20"/>
                </w:rPr>
                <w:delText>5.00%</w:delText>
              </w:r>
            </w:del>
          </w:p>
        </w:tc>
      </w:tr>
      <w:tr w:rsidR="00E75582" w14:paraId="619BE659" w14:textId="77777777" w:rsidTr="00CC1DB3">
        <w:tblPrEx>
          <w:tblW w:w="9067" w:type="dxa"/>
          <w:tblCellSpacing w:w="15" w:type="dxa"/>
          <w:tblCellMar>
            <w:top w:w="15" w:type="dxa"/>
            <w:left w:w="15" w:type="dxa"/>
            <w:bottom w:w="15" w:type="dxa"/>
            <w:right w:w="15" w:type="dxa"/>
          </w:tblCellMar>
          <w:tblPrExChange w:id="1081" w:author="Zixuan Zhou" w:date="2026-04-27T19:29:00Z" w16du:dateUtc="2026-04-27T11:29:00Z">
            <w:tblPrEx>
              <w:tblW w:w="9067" w:type="dxa"/>
              <w:tblCellSpacing w:w="15" w:type="dxa"/>
              <w:tblCellMar>
                <w:top w:w="15" w:type="dxa"/>
                <w:left w:w="15" w:type="dxa"/>
                <w:bottom w:w="15" w:type="dxa"/>
                <w:right w:w="15" w:type="dxa"/>
              </w:tblCellMar>
            </w:tblPrEx>
          </w:tblPrExChange>
        </w:tblPrEx>
        <w:trPr>
          <w:trHeight w:val="317"/>
          <w:tblCellSpacing w:w="15" w:type="dxa"/>
          <w:trPrChange w:id="1082" w:author="Zixuan Zhou" w:date="2026-04-27T19:29:00Z" w16du:dateUtc="2026-04-27T11:29:00Z">
            <w:trPr>
              <w:trHeight w:val="317"/>
              <w:tblCellSpacing w:w="15" w:type="dxa"/>
            </w:trPr>
          </w:trPrChange>
        </w:trPr>
        <w:tc>
          <w:tcPr>
            <w:tcW w:w="1084" w:type="dxa"/>
            <w:tcPrChange w:id="1083" w:author="Zixuan Zhou" w:date="2026-04-27T19:29:00Z" w16du:dateUtc="2026-04-27T11:29:00Z">
              <w:tcPr>
                <w:tcW w:w="1084" w:type="dxa"/>
                <w:vAlign w:val="center"/>
              </w:tcPr>
            </w:tcPrChange>
          </w:tcPr>
          <w:p w14:paraId="06D06C9B" w14:textId="772B3C65" w:rsidR="00E75582" w:rsidRPr="00E75582" w:rsidRDefault="00E75582" w:rsidP="00E75582">
            <w:pPr>
              <w:pStyle w:val="altz"/>
              <w:wordWrap/>
              <w:adjustRightInd w:val="0"/>
              <w:snapToGrid/>
              <w:spacing w:line="240" w:lineRule="auto"/>
              <w:ind w:firstLineChars="0" w:firstLine="0"/>
              <w:jc w:val="left"/>
              <w:rPr>
                <w:sz w:val="21"/>
                <w:szCs w:val="20"/>
              </w:rPr>
            </w:pPr>
            <w:ins w:id="1084" w:author="Zixuan Zhou" w:date="2026-04-27T19:26:00Z" w16du:dateUtc="2026-04-27T11:26:00Z">
              <w:r w:rsidRPr="00E75582">
                <w:rPr>
                  <w:rFonts w:hint="eastAsia"/>
                  <w:sz w:val="21"/>
                  <w:szCs w:val="20"/>
                  <w:rPrChange w:id="1085" w:author="Zixuan Zhou" w:date="2026-04-27T19:26:00Z" w16du:dateUtc="2026-04-27T11:26:00Z">
                    <w:rPr>
                      <w:rFonts w:hint="eastAsia"/>
                    </w:rPr>
                  </w:rPrChange>
                </w:rPr>
                <w:t>6</w:t>
              </w:r>
            </w:ins>
            <w:del w:id="1086" w:author="Zixuan Zhou" w:date="2026-04-27T19:26:00Z" w16du:dateUtc="2026-04-27T11:26:00Z">
              <w:r w:rsidRPr="00E75582" w:rsidDel="00DA2FB0">
                <w:rPr>
                  <w:sz w:val="21"/>
                  <w:szCs w:val="20"/>
                </w:rPr>
                <w:delText>6</w:delText>
              </w:r>
            </w:del>
          </w:p>
        </w:tc>
        <w:tc>
          <w:tcPr>
            <w:tcW w:w="4364" w:type="dxa"/>
            <w:tcPrChange w:id="1087" w:author="Zixuan Zhou" w:date="2026-04-27T19:29:00Z" w16du:dateUtc="2026-04-27T11:29:00Z">
              <w:tcPr>
                <w:tcW w:w="4364" w:type="dxa"/>
                <w:vAlign w:val="center"/>
              </w:tcPr>
            </w:tcPrChange>
          </w:tcPr>
          <w:p w14:paraId="04E32A76" w14:textId="54B7DDBE" w:rsidR="00E75582" w:rsidRPr="00E75582" w:rsidRDefault="00E75582" w:rsidP="00E75582">
            <w:pPr>
              <w:pStyle w:val="altz"/>
              <w:wordWrap/>
              <w:adjustRightInd w:val="0"/>
              <w:snapToGrid/>
              <w:spacing w:line="240" w:lineRule="auto"/>
              <w:ind w:firstLineChars="0" w:firstLine="0"/>
              <w:rPr>
                <w:sz w:val="21"/>
                <w:szCs w:val="20"/>
              </w:rPr>
            </w:pPr>
            <w:ins w:id="1088" w:author="Zixuan Zhou" w:date="2026-04-27T19:26:00Z" w16du:dateUtc="2026-04-27T11:26:00Z">
              <w:r w:rsidRPr="00E75582">
                <w:rPr>
                  <w:rFonts w:hint="eastAsia"/>
                  <w:sz w:val="21"/>
                  <w:szCs w:val="20"/>
                  <w:rPrChange w:id="1089" w:author="Zixuan Zhou" w:date="2026-04-27T19:26:00Z" w16du:dateUtc="2026-04-27T11:26:00Z">
                    <w:rPr>
                      <w:rFonts w:hint="eastAsia"/>
                    </w:rPr>
                  </w:rPrChange>
                </w:rPr>
                <w:t>避孕科普</w:t>
              </w:r>
            </w:ins>
            <w:del w:id="1090" w:author="Zixuan Zhou" w:date="2026-04-27T19:26:00Z" w16du:dateUtc="2026-04-27T11:26:00Z">
              <w:r w:rsidRPr="00E75582" w:rsidDel="00DA2FB0">
                <w:rPr>
                  <w:sz w:val="21"/>
                  <w:szCs w:val="20"/>
                </w:rPr>
                <w:delText>人工流产（</w:delText>
              </w:r>
              <w:r w:rsidRPr="00E75582" w:rsidDel="00DA2FB0">
                <w:rPr>
                  <w:sz w:val="21"/>
                  <w:szCs w:val="20"/>
                </w:rPr>
                <w:delText>Induced Abortion</w:delText>
              </w:r>
              <w:r w:rsidRPr="00E75582" w:rsidDel="00DA2FB0">
                <w:rPr>
                  <w:sz w:val="21"/>
                  <w:szCs w:val="20"/>
                </w:rPr>
                <w:delText>）</w:delText>
              </w:r>
            </w:del>
          </w:p>
        </w:tc>
        <w:tc>
          <w:tcPr>
            <w:tcW w:w="1813" w:type="dxa"/>
            <w:tcPrChange w:id="1091" w:author="Zixuan Zhou" w:date="2026-04-27T19:29:00Z" w16du:dateUtc="2026-04-27T11:29:00Z">
              <w:tcPr>
                <w:tcW w:w="1813" w:type="dxa"/>
                <w:vAlign w:val="center"/>
              </w:tcPr>
            </w:tcPrChange>
          </w:tcPr>
          <w:p w14:paraId="19E0B488" w14:textId="4338240F" w:rsidR="00E75582" w:rsidRPr="00E75582" w:rsidRDefault="00E75582" w:rsidP="00E75582">
            <w:pPr>
              <w:pStyle w:val="altz"/>
              <w:wordWrap/>
              <w:adjustRightInd w:val="0"/>
              <w:snapToGrid/>
              <w:spacing w:line="240" w:lineRule="auto"/>
              <w:ind w:firstLineChars="0" w:firstLine="0"/>
              <w:rPr>
                <w:sz w:val="21"/>
                <w:szCs w:val="20"/>
              </w:rPr>
            </w:pPr>
            <w:ins w:id="1092" w:author="Zixuan Zhou" w:date="2026-04-27T19:26:00Z" w16du:dateUtc="2026-04-27T11:26:00Z">
              <w:r w:rsidRPr="00E75582">
                <w:rPr>
                  <w:rFonts w:hint="eastAsia"/>
                  <w:sz w:val="21"/>
                  <w:szCs w:val="20"/>
                  <w:rPrChange w:id="1093" w:author="Zixuan Zhou" w:date="2026-04-27T19:26:00Z" w16du:dateUtc="2026-04-27T11:26:00Z">
                    <w:rPr>
                      <w:rFonts w:hint="eastAsia"/>
                    </w:rPr>
                  </w:rPrChange>
                </w:rPr>
                <w:t>110</w:t>
              </w:r>
            </w:ins>
            <w:del w:id="1094" w:author="Zixuan Zhou" w:date="2026-04-27T19:26:00Z" w16du:dateUtc="2026-04-27T11:26:00Z">
              <w:r w:rsidRPr="00E75582" w:rsidDel="00DA2FB0">
                <w:rPr>
                  <w:sz w:val="21"/>
                  <w:szCs w:val="20"/>
                </w:rPr>
                <w:delText>175</w:delText>
              </w:r>
            </w:del>
          </w:p>
        </w:tc>
        <w:tc>
          <w:tcPr>
            <w:tcW w:w="1656" w:type="dxa"/>
            <w:tcPrChange w:id="1095" w:author="Zixuan Zhou" w:date="2026-04-27T19:29:00Z" w16du:dateUtc="2026-04-27T11:29:00Z">
              <w:tcPr>
                <w:tcW w:w="1656" w:type="dxa"/>
                <w:vAlign w:val="center"/>
              </w:tcPr>
            </w:tcPrChange>
          </w:tcPr>
          <w:p w14:paraId="5C7A79B4" w14:textId="582AB645" w:rsidR="00E75582" w:rsidRPr="00E75582" w:rsidRDefault="00E75582" w:rsidP="00E75582">
            <w:pPr>
              <w:pStyle w:val="altz"/>
              <w:wordWrap/>
              <w:adjustRightInd w:val="0"/>
              <w:snapToGrid/>
              <w:spacing w:line="240" w:lineRule="auto"/>
              <w:ind w:firstLineChars="0" w:firstLine="0"/>
              <w:rPr>
                <w:sz w:val="21"/>
                <w:szCs w:val="20"/>
              </w:rPr>
            </w:pPr>
            <w:ins w:id="1096" w:author="Zixuan Zhou" w:date="2026-04-27T19:29:00Z" w16du:dateUtc="2026-04-27T11:29:00Z">
              <w:r w:rsidRPr="00E75582">
                <w:rPr>
                  <w:sz w:val="21"/>
                  <w:szCs w:val="20"/>
                  <w:rPrChange w:id="1097" w:author="Zixuan Zhou" w:date="2026-04-27T19:29:00Z" w16du:dateUtc="2026-04-27T11:29:00Z">
                    <w:rPr/>
                  </w:rPrChange>
                </w:rPr>
                <w:t>2.91</w:t>
              </w:r>
            </w:ins>
            <w:del w:id="1098" w:author="Zixuan Zhou" w:date="2026-04-27T19:29:00Z" w16du:dateUtc="2026-04-27T11:29:00Z">
              <w:r w:rsidRPr="00E75582" w:rsidDel="00CC1DB3">
                <w:rPr>
                  <w:sz w:val="21"/>
                  <w:szCs w:val="20"/>
                </w:rPr>
                <w:delText>4.63%</w:delText>
              </w:r>
            </w:del>
          </w:p>
        </w:tc>
      </w:tr>
      <w:tr w:rsidR="00E75582" w14:paraId="654EB816" w14:textId="77777777" w:rsidTr="00CC1DB3">
        <w:tblPrEx>
          <w:tblW w:w="9067" w:type="dxa"/>
          <w:tblCellSpacing w:w="15" w:type="dxa"/>
          <w:tblCellMar>
            <w:top w:w="15" w:type="dxa"/>
            <w:left w:w="15" w:type="dxa"/>
            <w:bottom w:w="15" w:type="dxa"/>
            <w:right w:w="15" w:type="dxa"/>
          </w:tblCellMar>
          <w:tblPrExChange w:id="1099" w:author="Zixuan Zhou" w:date="2026-04-27T19:29:00Z" w16du:dateUtc="2026-04-27T11:29:00Z">
            <w:tblPrEx>
              <w:tblW w:w="9067" w:type="dxa"/>
              <w:tblCellSpacing w:w="15" w:type="dxa"/>
              <w:tblCellMar>
                <w:top w:w="15" w:type="dxa"/>
                <w:left w:w="15" w:type="dxa"/>
                <w:bottom w:w="15" w:type="dxa"/>
                <w:right w:w="15" w:type="dxa"/>
              </w:tblCellMar>
            </w:tblPrEx>
          </w:tblPrExChange>
        </w:tblPrEx>
        <w:trPr>
          <w:trHeight w:val="317"/>
          <w:tblCellSpacing w:w="15" w:type="dxa"/>
          <w:trPrChange w:id="1100" w:author="Zixuan Zhou" w:date="2026-04-27T19:29:00Z" w16du:dateUtc="2026-04-27T11:29:00Z">
            <w:trPr>
              <w:trHeight w:val="317"/>
              <w:tblCellSpacing w:w="15" w:type="dxa"/>
            </w:trPr>
          </w:trPrChange>
        </w:trPr>
        <w:tc>
          <w:tcPr>
            <w:tcW w:w="1084" w:type="dxa"/>
            <w:tcPrChange w:id="1101" w:author="Zixuan Zhou" w:date="2026-04-27T19:29:00Z" w16du:dateUtc="2026-04-27T11:29:00Z">
              <w:tcPr>
                <w:tcW w:w="1084" w:type="dxa"/>
                <w:vAlign w:val="center"/>
              </w:tcPr>
            </w:tcPrChange>
          </w:tcPr>
          <w:p w14:paraId="34E0DD1E" w14:textId="40E71918" w:rsidR="00E75582" w:rsidRPr="00E75582" w:rsidRDefault="00E75582" w:rsidP="00E75582">
            <w:pPr>
              <w:pStyle w:val="altz"/>
              <w:wordWrap/>
              <w:adjustRightInd w:val="0"/>
              <w:snapToGrid/>
              <w:spacing w:line="240" w:lineRule="auto"/>
              <w:ind w:firstLineChars="0" w:firstLine="0"/>
              <w:jc w:val="left"/>
              <w:rPr>
                <w:sz w:val="21"/>
                <w:szCs w:val="20"/>
              </w:rPr>
            </w:pPr>
            <w:ins w:id="1102" w:author="Zixuan Zhou" w:date="2026-04-27T19:26:00Z" w16du:dateUtc="2026-04-27T11:26:00Z">
              <w:r w:rsidRPr="00E75582">
                <w:rPr>
                  <w:rFonts w:hint="eastAsia"/>
                  <w:sz w:val="21"/>
                  <w:szCs w:val="20"/>
                  <w:rPrChange w:id="1103" w:author="Zixuan Zhou" w:date="2026-04-27T19:26:00Z" w16du:dateUtc="2026-04-27T11:26:00Z">
                    <w:rPr>
                      <w:rFonts w:hint="eastAsia"/>
                    </w:rPr>
                  </w:rPrChange>
                </w:rPr>
                <w:t>7</w:t>
              </w:r>
            </w:ins>
            <w:del w:id="1104" w:author="Zixuan Zhou" w:date="2026-04-27T19:26:00Z" w16du:dateUtc="2026-04-27T11:26:00Z">
              <w:r w:rsidRPr="00E75582" w:rsidDel="00DA2FB0">
                <w:rPr>
                  <w:sz w:val="21"/>
                  <w:szCs w:val="20"/>
                </w:rPr>
                <w:delText>7</w:delText>
              </w:r>
            </w:del>
          </w:p>
        </w:tc>
        <w:tc>
          <w:tcPr>
            <w:tcW w:w="4364" w:type="dxa"/>
            <w:tcPrChange w:id="1105" w:author="Zixuan Zhou" w:date="2026-04-27T19:29:00Z" w16du:dateUtc="2026-04-27T11:29:00Z">
              <w:tcPr>
                <w:tcW w:w="4364" w:type="dxa"/>
                <w:vAlign w:val="center"/>
              </w:tcPr>
            </w:tcPrChange>
          </w:tcPr>
          <w:p w14:paraId="318F9A3F" w14:textId="62CDCC24" w:rsidR="00E75582" w:rsidRPr="00E75582" w:rsidRDefault="00E75582" w:rsidP="00E75582">
            <w:pPr>
              <w:pStyle w:val="altz"/>
              <w:wordWrap/>
              <w:adjustRightInd w:val="0"/>
              <w:snapToGrid/>
              <w:spacing w:line="240" w:lineRule="auto"/>
              <w:ind w:firstLineChars="0" w:firstLine="0"/>
              <w:rPr>
                <w:sz w:val="21"/>
                <w:szCs w:val="20"/>
              </w:rPr>
            </w:pPr>
            <w:ins w:id="1106" w:author="Zixuan Zhou" w:date="2026-04-27T19:26:00Z" w16du:dateUtc="2026-04-27T11:26:00Z">
              <w:r w:rsidRPr="00E75582">
                <w:rPr>
                  <w:rFonts w:hint="eastAsia"/>
                  <w:sz w:val="21"/>
                  <w:szCs w:val="20"/>
                  <w:rPrChange w:id="1107" w:author="Zixuan Zhou" w:date="2026-04-27T19:26:00Z" w16du:dateUtc="2026-04-27T11:26:00Z">
                    <w:rPr>
                      <w:rFonts w:hint="eastAsia"/>
                    </w:rPr>
                  </w:rPrChange>
                </w:rPr>
                <w:t>绝育手术</w:t>
              </w:r>
            </w:ins>
            <w:del w:id="1108" w:author="Zixuan Zhou" w:date="2026-04-27T19:26:00Z" w16du:dateUtc="2026-04-27T11:26:00Z">
              <w:r w:rsidRPr="00E75582" w:rsidDel="00DA2FB0">
                <w:rPr>
                  <w:sz w:val="21"/>
                  <w:szCs w:val="20"/>
                </w:rPr>
                <w:delText>绝育手术（</w:delText>
              </w:r>
              <w:r w:rsidRPr="00E75582" w:rsidDel="00DA2FB0">
                <w:rPr>
                  <w:sz w:val="21"/>
                  <w:szCs w:val="20"/>
                </w:rPr>
                <w:delText>Sterilization Surgery</w:delText>
              </w:r>
              <w:r w:rsidRPr="00E75582" w:rsidDel="00DA2FB0">
                <w:rPr>
                  <w:sz w:val="21"/>
                  <w:szCs w:val="20"/>
                </w:rPr>
                <w:delText>）</w:delText>
              </w:r>
            </w:del>
          </w:p>
        </w:tc>
        <w:tc>
          <w:tcPr>
            <w:tcW w:w="1813" w:type="dxa"/>
            <w:tcPrChange w:id="1109" w:author="Zixuan Zhou" w:date="2026-04-27T19:29:00Z" w16du:dateUtc="2026-04-27T11:29:00Z">
              <w:tcPr>
                <w:tcW w:w="1813" w:type="dxa"/>
                <w:vAlign w:val="center"/>
              </w:tcPr>
            </w:tcPrChange>
          </w:tcPr>
          <w:p w14:paraId="6D1D2E43" w14:textId="5F99FF7F" w:rsidR="00E75582" w:rsidRPr="00E75582" w:rsidRDefault="00E75582" w:rsidP="00E75582">
            <w:pPr>
              <w:pStyle w:val="altz"/>
              <w:wordWrap/>
              <w:adjustRightInd w:val="0"/>
              <w:snapToGrid/>
              <w:spacing w:line="240" w:lineRule="auto"/>
              <w:ind w:firstLineChars="0" w:firstLine="0"/>
              <w:rPr>
                <w:sz w:val="21"/>
                <w:szCs w:val="20"/>
              </w:rPr>
            </w:pPr>
            <w:ins w:id="1110" w:author="Zixuan Zhou" w:date="2026-04-27T19:26:00Z" w16du:dateUtc="2026-04-27T11:26:00Z">
              <w:r w:rsidRPr="00E75582">
                <w:rPr>
                  <w:rFonts w:hint="eastAsia"/>
                  <w:sz w:val="21"/>
                  <w:szCs w:val="20"/>
                  <w:rPrChange w:id="1111" w:author="Zixuan Zhou" w:date="2026-04-27T19:26:00Z" w16du:dateUtc="2026-04-27T11:26:00Z">
                    <w:rPr>
                      <w:rFonts w:hint="eastAsia"/>
                    </w:rPr>
                  </w:rPrChange>
                </w:rPr>
                <w:t>110</w:t>
              </w:r>
            </w:ins>
            <w:del w:id="1112" w:author="Zixuan Zhou" w:date="2026-04-27T19:26:00Z" w16du:dateUtc="2026-04-27T11:26:00Z">
              <w:r w:rsidRPr="00E75582" w:rsidDel="00DA2FB0">
                <w:rPr>
                  <w:sz w:val="21"/>
                  <w:szCs w:val="20"/>
                </w:rPr>
                <w:delText>168</w:delText>
              </w:r>
            </w:del>
          </w:p>
        </w:tc>
        <w:tc>
          <w:tcPr>
            <w:tcW w:w="1656" w:type="dxa"/>
            <w:tcPrChange w:id="1113" w:author="Zixuan Zhou" w:date="2026-04-27T19:29:00Z" w16du:dateUtc="2026-04-27T11:29:00Z">
              <w:tcPr>
                <w:tcW w:w="1656" w:type="dxa"/>
                <w:vAlign w:val="center"/>
              </w:tcPr>
            </w:tcPrChange>
          </w:tcPr>
          <w:p w14:paraId="1384B635" w14:textId="73D31BB6" w:rsidR="00E75582" w:rsidRPr="00E75582" w:rsidRDefault="00E75582" w:rsidP="00E75582">
            <w:pPr>
              <w:pStyle w:val="altz"/>
              <w:wordWrap/>
              <w:adjustRightInd w:val="0"/>
              <w:snapToGrid/>
              <w:spacing w:line="240" w:lineRule="auto"/>
              <w:ind w:firstLineChars="0" w:firstLine="0"/>
              <w:rPr>
                <w:sz w:val="21"/>
                <w:szCs w:val="20"/>
              </w:rPr>
            </w:pPr>
            <w:ins w:id="1114" w:author="Zixuan Zhou" w:date="2026-04-27T19:29:00Z" w16du:dateUtc="2026-04-27T11:29:00Z">
              <w:r w:rsidRPr="00E75582">
                <w:rPr>
                  <w:sz w:val="21"/>
                  <w:szCs w:val="20"/>
                  <w:rPrChange w:id="1115" w:author="Zixuan Zhou" w:date="2026-04-27T19:29:00Z" w16du:dateUtc="2026-04-27T11:29:00Z">
                    <w:rPr/>
                  </w:rPrChange>
                </w:rPr>
                <w:t>2.91</w:t>
              </w:r>
            </w:ins>
            <w:del w:id="1116" w:author="Zixuan Zhou" w:date="2026-04-27T19:29:00Z" w16du:dateUtc="2026-04-27T11:29:00Z">
              <w:r w:rsidRPr="00E75582" w:rsidDel="00CC1DB3">
                <w:rPr>
                  <w:sz w:val="21"/>
                  <w:szCs w:val="20"/>
                </w:rPr>
                <w:delText>4.44%</w:delText>
              </w:r>
            </w:del>
          </w:p>
        </w:tc>
      </w:tr>
      <w:tr w:rsidR="00E75582" w14:paraId="2BA8736A" w14:textId="77777777" w:rsidTr="00CC1DB3">
        <w:tblPrEx>
          <w:tblW w:w="9067" w:type="dxa"/>
          <w:tblCellSpacing w:w="15" w:type="dxa"/>
          <w:tblCellMar>
            <w:top w:w="15" w:type="dxa"/>
            <w:left w:w="15" w:type="dxa"/>
            <w:bottom w:w="15" w:type="dxa"/>
            <w:right w:w="15" w:type="dxa"/>
          </w:tblCellMar>
          <w:tblPrExChange w:id="1117" w:author="Zixuan Zhou" w:date="2026-04-27T19:29:00Z" w16du:dateUtc="2026-04-27T11:29:00Z">
            <w:tblPrEx>
              <w:tblW w:w="9067" w:type="dxa"/>
              <w:tblCellSpacing w:w="15" w:type="dxa"/>
              <w:tblCellMar>
                <w:top w:w="15" w:type="dxa"/>
                <w:left w:w="15" w:type="dxa"/>
                <w:bottom w:w="15" w:type="dxa"/>
                <w:right w:w="15" w:type="dxa"/>
              </w:tblCellMar>
            </w:tblPrEx>
          </w:tblPrExChange>
        </w:tblPrEx>
        <w:trPr>
          <w:trHeight w:val="317"/>
          <w:tblCellSpacing w:w="15" w:type="dxa"/>
          <w:trPrChange w:id="1118" w:author="Zixuan Zhou" w:date="2026-04-27T19:29:00Z" w16du:dateUtc="2026-04-27T11:29:00Z">
            <w:trPr>
              <w:trHeight w:val="317"/>
              <w:tblCellSpacing w:w="15" w:type="dxa"/>
            </w:trPr>
          </w:trPrChange>
        </w:trPr>
        <w:tc>
          <w:tcPr>
            <w:tcW w:w="1084" w:type="dxa"/>
            <w:tcPrChange w:id="1119" w:author="Zixuan Zhou" w:date="2026-04-27T19:29:00Z" w16du:dateUtc="2026-04-27T11:29:00Z">
              <w:tcPr>
                <w:tcW w:w="1084" w:type="dxa"/>
                <w:vAlign w:val="center"/>
              </w:tcPr>
            </w:tcPrChange>
          </w:tcPr>
          <w:p w14:paraId="17F923F9" w14:textId="33F75561" w:rsidR="00E75582" w:rsidRPr="00E75582" w:rsidRDefault="00E75582" w:rsidP="00E75582">
            <w:pPr>
              <w:pStyle w:val="altz"/>
              <w:wordWrap/>
              <w:adjustRightInd w:val="0"/>
              <w:snapToGrid/>
              <w:spacing w:line="240" w:lineRule="auto"/>
              <w:ind w:firstLineChars="0" w:firstLine="0"/>
              <w:jc w:val="left"/>
              <w:rPr>
                <w:sz w:val="21"/>
                <w:szCs w:val="20"/>
              </w:rPr>
            </w:pPr>
            <w:ins w:id="1120" w:author="Zixuan Zhou" w:date="2026-04-27T19:26:00Z" w16du:dateUtc="2026-04-27T11:26:00Z">
              <w:r w:rsidRPr="00E75582">
                <w:rPr>
                  <w:rFonts w:hint="eastAsia"/>
                  <w:sz w:val="21"/>
                  <w:szCs w:val="20"/>
                  <w:rPrChange w:id="1121" w:author="Zixuan Zhou" w:date="2026-04-27T19:26:00Z" w16du:dateUtc="2026-04-27T11:26:00Z">
                    <w:rPr>
                      <w:rFonts w:hint="eastAsia"/>
                    </w:rPr>
                  </w:rPrChange>
                </w:rPr>
                <w:t>8</w:t>
              </w:r>
            </w:ins>
            <w:del w:id="1122" w:author="Zixuan Zhou" w:date="2026-04-27T19:26:00Z" w16du:dateUtc="2026-04-27T11:26:00Z">
              <w:r w:rsidRPr="00E75582" w:rsidDel="00DA2FB0">
                <w:rPr>
                  <w:sz w:val="21"/>
                  <w:szCs w:val="20"/>
                </w:rPr>
                <w:delText>8</w:delText>
              </w:r>
            </w:del>
          </w:p>
        </w:tc>
        <w:tc>
          <w:tcPr>
            <w:tcW w:w="4364" w:type="dxa"/>
            <w:tcPrChange w:id="1123" w:author="Zixuan Zhou" w:date="2026-04-27T19:29:00Z" w16du:dateUtc="2026-04-27T11:29:00Z">
              <w:tcPr>
                <w:tcW w:w="4364" w:type="dxa"/>
                <w:vAlign w:val="center"/>
              </w:tcPr>
            </w:tcPrChange>
          </w:tcPr>
          <w:p w14:paraId="4BE5C439" w14:textId="27356D28" w:rsidR="00E75582" w:rsidRPr="00E75582" w:rsidRDefault="00E75582" w:rsidP="00E75582">
            <w:pPr>
              <w:pStyle w:val="altz"/>
              <w:wordWrap/>
              <w:adjustRightInd w:val="0"/>
              <w:snapToGrid/>
              <w:spacing w:line="240" w:lineRule="auto"/>
              <w:ind w:firstLineChars="0" w:firstLine="0"/>
              <w:rPr>
                <w:sz w:val="21"/>
                <w:szCs w:val="20"/>
              </w:rPr>
            </w:pPr>
            <w:ins w:id="1124" w:author="Zixuan Zhou" w:date="2026-04-27T19:26:00Z" w16du:dateUtc="2026-04-27T11:26:00Z">
              <w:r w:rsidRPr="00E75582">
                <w:rPr>
                  <w:rFonts w:hint="eastAsia"/>
                  <w:sz w:val="21"/>
                  <w:szCs w:val="20"/>
                  <w:rPrChange w:id="1125" w:author="Zixuan Zhou" w:date="2026-04-27T19:26:00Z" w16du:dateUtc="2026-04-27T11:26:00Z">
                    <w:rPr>
                      <w:rFonts w:hint="eastAsia"/>
                    </w:rPr>
                  </w:rPrChange>
                </w:rPr>
                <w:t>安全期避孕</w:t>
              </w:r>
            </w:ins>
            <w:del w:id="1126" w:author="Zixuan Zhou" w:date="2026-04-27T19:26:00Z" w16du:dateUtc="2026-04-27T11:26:00Z">
              <w:r w:rsidRPr="00E75582" w:rsidDel="00DA2FB0">
                <w:rPr>
                  <w:sz w:val="21"/>
                  <w:szCs w:val="20"/>
                </w:rPr>
                <w:delText>避孕科普（</w:delText>
              </w:r>
              <w:r w:rsidRPr="00E75582" w:rsidDel="00DA2FB0">
                <w:rPr>
                  <w:sz w:val="21"/>
                  <w:szCs w:val="20"/>
                </w:rPr>
                <w:delText>Contraception Education</w:delText>
              </w:r>
              <w:r w:rsidRPr="00E75582" w:rsidDel="00DA2FB0">
                <w:rPr>
                  <w:sz w:val="21"/>
                  <w:szCs w:val="20"/>
                </w:rPr>
                <w:delText>）</w:delText>
              </w:r>
            </w:del>
          </w:p>
        </w:tc>
        <w:tc>
          <w:tcPr>
            <w:tcW w:w="1813" w:type="dxa"/>
            <w:tcPrChange w:id="1127" w:author="Zixuan Zhou" w:date="2026-04-27T19:29:00Z" w16du:dateUtc="2026-04-27T11:29:00Z">
              <w:tcPr>
                <w:tcW w:w="1813" w:type="dxa"/>
                <w:vAlign w:val="center"/>
              </w:tcPr>
            </w:tcPrChange>
          </w:tcPr>
          <w:p w14:paraId="48A5A476" w14:textId="483BB488" w:rsidR="00E75582" w:rsidRPr="00E75582" w:rsidRDefault="00E75582" w:rsidP="00E75582">
            <w:pPr>
              <w:pStyle w:val="altz"/>
              <w:wordWrap/>
              <w:adjustRightInd w:val="0"/>
              <w:snapToGrid/>
              <w:spacing w:line="240" w:lineRule="auto"/>
              <w:ind w:firstLineChars="0" w:firstLine="0"/>
              <w:rPr>
                <w:sz w:val="21"/>
                <w:szCs w:val="20"/>
              </w:rPr>
            </w:pPr>
            <w:ins w:id="1128" w:author="Zixuan Zhou" w:date="2026-04-27T19:26:00Z" w16du:dateUtc="2026-04-27T11:26:00Z">
              <w:r w:rsidRPr="00E75582">
                <w:rPr>
                  <w:rFonts w:hint="eastAsia"/>
                  <w:sz w:val="21"/>
                  <w:szCs w:val="20"/>
                  <w:rPrChange w:id="1129" w:author="Zixuan Zhou" w:date="2026-04-27T19:26:00Z" w16du:dateUtc="2026-04-27T11:26:00Z">
                    <w:rPr>
                      <w:rFonts w:hint="eastAsia"/>
                    </w:rPr>
                  </w:rPrChange>
                </w:rPr>
                <w:t>101</w:t>
              </w:r>
            </w:ins>
            <w:del w:id="1130" w:author="Zixuan Zhou" w:date="2026-04-27T19:26:00Z" w16du:dateUtc="2026-04-27T11:26:00Z">
              <w:r w:rsidRPr="00E75582" w:rsidDel="00DA2FB0">
                <w:rPr>
                  <w:sz w:val="21"/>
                  <w:szCs w:val="20"/>
                </w:rPr>
                <w:delText>152</w:delText>
              </w:r>
            </w:del>
          </w:p>
        </w:tc>
        <w:tc>
          <w:tcPr>
            <w:tcW w:w="1656" w:type="dxa"/>
            <w:tcPrChange w:id="1131" w:author="Zixuan Zhou" w:date="2026-04-27T19:29:00Z" w16du:dateUtc="2026-04-27T11:29:00Z">
              <w:tcPr>
                <w:tcW w:w="1656" w:type="dxa"/>
                <w:vAlign w:val="center"/>
              </w:tcPr>
            </w:tcPrChange>
          </w:tcPr>
          <w:p w14:paraId="15A30FF9" w14:textId="635AC1B5" w:rsidR="00E75582" w:rsidRPr="00E75582" w:rsidRDefault="00E75582" w:rsidP="00E75582">
            <w:pPr>
              <w:pStyle w:val="altz"/>
              <w:wordWrap/>
              <w:adjustRightInd w:val="0"/>
              <w:snapToGrid/>
              <w:spacing w:line="240" w:lineRule="auto"/>
              <w:ind w:firstLineChars="0" w:firstLine="0"/>
              <w:rPr>
                <w:sz w:val="21"/>
                <w:szCs w:val="20"/>
              </w:rPr>
            </w:pPr>
            <w:ins w:id="1132" w:author="Zixuan Zhou" w:date="2026-04-27T19:29:00Z" w16du:dateUtc="2026-04-27T11:29:00Z">
              <w:r w:rsidRPr="00E75582">
                <w:rPr>
                  <w:sz w:val="21"/>
                  <w:szCs w:val="20"/>
                  <w:rPrChange w:id="1133" w:author="Zixuan Zhou" w:date="2026-04-27T19:29:00Z" w16du:dateUtc="2026-04-27T11:29:00Z">
                    <w:rPr/>
                  </w:rPrChange>
                </w:rPr>
                <w:t>2.67</w:t>
              </w:r>
            </w:ins>
            <w:del w:id="1134" w:author="Zixuan Zhou" w:date="2026-04-27T19:29:00Z" w16du:dateUtc="2026-04-27T11:29:00Z">
              <w:r w:rsidRPr="00E75582" w:rsidDel="00CC1DB3">
                <w:rPr>
                  <w:sz w:val="21"/>
                  <w:szCs w:val="20"/>
                </w:rPr>
                <w:delText>4.02%</w:delText>
              </w:r>
            </w:del>
          </w:p>
        </w:tc>
      </w:tr>
      <w:tr w:rsidR="00E75582" w14:paraId="16E21F99" w14:textId="77777777" w:rsidTr="00CC1DB3">
        <w:tblPrEx>
          <w:tblW w:w="9067" w:type="dxa"/>
          <w:tblCellSpacing w:w="15" w:type="dxa"/>
          <w:tblCellMar>
            <w:top w:w="15" w:type="dxa"/>
            <w:left w:w="15" w:type="dxa"/>
            <w:bottom w:w="15" w:type="dxa"/>
            <w:right w:w="15" w:type="dxa"/>
          </w:tblCellMar>
          <w:tblPrExChange w:id="1135" w:author="Zixuan Zhou" w:date="2026-04-27T19:29:00Z" w16du:dateUtc="2026-04-27T11:29:00Z">
            <w:tblPrEx>
              <w:tblW w:w="9067" w:type="dxa"/>
              <w:tblCellSpacing w:w="15" w:type="dxa"/>
              <w:tblCellMar>
                <w:top w:w="15" w:type="dxa"/>
                <w:left w:w="15" w:type="dxa"/>
                <w:bottom w:w="15" w:type="dxa"/>
                <w:right w:w="15" w:type="dxa"/>
              </w:tblCellMar>
            </w:tblPrEx>
          </w:tblPrExChange>
        </w:tblPrEx>
        <w:trPr>
          <w:trHeight w:val="317"/>
          <w:tblCellSpacing w:w="15" w:type="dxa"/>
          <w:trPrChange w:id="1136" w:author="Zixuan Zhou" w:date="2026-04-27T19:29:00Z" w16du:dateUtc="2026-04-27T11:29:00Z">
            <w:trPr>
              <w:trHeight w:val="317"/>
              <w:tblCellSpacing w:w="15" w:type="dxa"/>
            </w:trPr>
          </w:trPrChange>
        </w:trPr>
        <w:tc>
          <w:tcPr>
            <w:tcW w:w="1084" w:type="dxa"/>
            <w:tcPrChange w:id="1137" w:author="Zixuan Zhou" w:date="2026-04-27T19:29:00Z" w16du:dateUtc="2026-04-27T11:29:00Z">
              <w:tcPr>
                <w:tcW w:w="1084" w:type="dxa"/>
                <w:vAlign w:val="center"/>
              </w:tcPr>
            </w:tcPrChange>
          </w:tcPr>
          <w:p w14:paraId="78606692" w14:textId="7BEE42B6" w:rsidR="00E75582" w:rsidRPr="00E75582" w:rsidRDefault="00E75582" w:rsidP="00E75582">
            <w:pPr>
              <w:pStyle w:val="altz"/>
              <w:wordWrap/>
              <w:adjustRightInd w:val="0"/>
              <w:snapToGrid/>
              <w:spacing w:line="240" w:lineRule="auto"/>
              <w:ind w:firstLineChars="0" w:firstLine="0"/>
              <w:jc w:val="left"/>
              <w:rPr>
                <w:sz w:val="21"/>
                <w:szCs w:val="20"/>
              </w:rPr>
            </w:pPr>
            <w:ins w:id="1138" w:author="Zixuan Zhou" w:date="2026-04-27T19:26:00Z" w16du:dateUtc="2026-04-27T11:26:00Z">
              <w:r w:rsidRPr="00E75582">
                <w:rPr>
                  <w:rFonts w:hint="eastAsia"/>
                  <w:sz w:val="21"/>
                  <w:szCs w:val="20"/>
                  <w:rPrChange w:id="1139" w:author="Zixuan Zhou" w:date="2026-04-27T19:26:00Z" w16du:dateUtc="2026-04-27T11:26:00Z">
                    <w:rPr>
                      <w:rFonts w:hint="eastAsia"/>
                    </w:rPr>
                  </w:rPrChange>
                </w:rPr>
                <w:t>9</w:t>
              </w:r>
            </w:ins>
            <w:del w:id="1140" w:author="Zixuan Zhou" w:date="2026-04-27T19:26:00Z" w16du:dateUtc="2026-04-27T11:26:00Z">
              <w:r w:rsidRPr="00E75582" w:rsidDel="00DA2FB0">
                <w:rPr>
                  <w:sz w:val="21"/>
                  <w:szCs w:val="20"/>
                </w:rPr>
                <w:delText>9</w:delText>
              </w:r>
            </w:del>
          </w:p>
        </w:tc>
        <w:tc>
          <w:tcPr>
            <w:tcW w:w="4364" w:type="dxa"/>
            <w:tcPrChange w:id="1141" w:author="Zixuan Zhou" w:date="2026-04-27T19:29:00Z" w16du:dateUtc="2026-04-27T11:29:00Z">
              <w:tcPr>
                <w:tcW w:w="4364" w:type="dxa"/>
                <w:vAlign w:val="center"/>
              </w:tcPr>
            </w:tcPrChange>
          </w:tcPr>
          <w:p w14:paraId="254BF0AB" w14:textId="2CBD02E4" w:rsidR="00E75582" w:rsidRPr="00E75582" w:rsidRDefault="00E75582" w:rsidP="00E75582">
            <w:pPr>
              <w:pStyle w:val="altz"/>
              <w:wordWrap/>
              <w:adjustRightInd w:val="0"/>
              <w:snapToGrid/>
              <w:spacing w:line="240" w:lineRule="auto"/>
              <w:ind w:firstLineChars="0" w:firstLine="0"/>
              <w:rPr>
                <w:sz w:val="21"/>
                <w:szCs w:val="20"/>
              </w:rPr>
            </w:pPr>
            <w:ins w:id="1142" w:author="Zixuan Zhou" w:date="2026-04-27T19:26:00Z" w16du:dateUtc="2026-04-27T11:26:00Z">
              <w:r w:rsidRPr="00E75582">
                <w:rPr>
                  <w:rFonts w:hint="eastAsia"/>
                  <w:sz w:val="21"/>
                  <w:szCs w:val="20"/>
                  <w:rPrChange w:id="1143" w:author="Zixuan Zhou" w:date="2026-04-27T19:26:00Z" w16du:dateUtc="2026-04-27T11:26:00Z">
                    <w:rPr>
                      <w:rFonts w:hint="eastAsia"/>
                    </w:rPr>
                  </w:rPrChange>
                </w:rPr>
                <w:t>体外排精</w:t>
              </w:r>
            </w:ins>
            <w:del w:id="1144" w:author="Zixuan Zhou" w:date="2026-04-27T19:26:00Z" w16du:dateUtc="2026-04-27T11:26:00Z">
              <w:r w:rsidRPr="00E75582" w:rsidDel="00DA2FB0">
                <w:rPr>
                  <w:sz w:val="21"/>
                  <w:szCs w:val="20"/>
                </w:rPr>
                <w:delText>节育器（</w:delText>
              </w:r>
              <w:r w:rsidRPr="00E75582" w:rsidDel="00DA2FB0">
                <w:rPr>
                  <w:sz w:val="21"/>
                  <w:szCs w:val="20"/>
                </w:rPr>
                <w:delText>IUD</w:delText>
              </w:r>
              <w:r w:rsidRPr="00E75582" w:rsidDel="00DA2FB0">
                <w:rPr>
                  <w:sz w:val="21"/>
                  <w:szCs w:val="20"/>
                </w:rPr>
                <w:delText>）</w:delText>
              </w:r>
            </w:del>
          </w:p>
        </w:tc>
        <w:tc>
          <w:tcPr>
            <w:tcW w:w="1813" w:type="dxa"/>
            <w:tcPrChange w:id="1145" w:author="Zixuan Zhou" w:date="2026-04-27T19:29:00Z" w16du:dateUtc="2026-04-27T11:29:00Z">
              <w:tcPr>
                <w:tcW w:w="1813" w:type="dxa"/>
                <w:vAlign w:val="center"/>
              </w:tcPr>
            </w:tcPrChange>
          </w:tcPr>
          <w:p w14:paraId="6D5C8CE3" w14:textId="1CDEECE0" w:rsidR="00E75582" w:rsidRPr="00E75582" w:rsidRDefault="00E75582" w:rsidP="00E75582">
            <w:pPr>
              <w:pStyle w:val="altz"/>
              <w:wordWrap/>
              <w:adjustRightInd w:val="0"/>
              <w:snapToGrid/>
              <w:spacing w:line="240" w:lineRule="auto"/>
              <w:ind w:firstLineChars="0" w:firstLine="0"/>
              <w:rPr>
                <w:sz w:val="21"/>
                <w:szCs w:val="20"/>
              </w:rPr>
            </w:pPr>
            <w:ins w:id="1146" w:author="Zixuan Zhou" w:date="2026-04-27T19:26:00Z" w16du:dateUtc="2026-04-27T11:26:00Z">
              <w:r w:rsidRPr="00E75582">
                <w:rPr>
                  <w:rFonts w:hint="eastAsia"/>
                  <w:sz w:val="21"/>
                  <w:szCs w:val="20"/>
                  <w:rPrChange w:id="1147" w:author="Zixuan Zhou" w:date="2026-04-27T19:26:00Z" w16du:dateUtc="2026-04-27T11:26:00Z">
                    <w:rPr>
                      <w:rFonts w:hint="eastAsia"/>
                    </w:rPr>
                  </w:rPrChange>
                </w:rPr>
                <w:t>79</w:t>
              </w:r>
            </w:ins>
            <w:del w:id="1148" w:author="Zixuan Zhou" w:date="2026-04-27T19:26:00Z" w16du:dateUtc="2026-04-27T11:26:00Z">
              <w:r w:rsidRPr="00E75582" w:rsidDel="00DA2FB0">
                <w:rPr>
                  <w:sz w:val="21"/>
                  <w:szCs w:val="20"/>
                </w:rPr>
                <w:delText>113</w:delText>
              </w:r>
            </w:del>
          </w:p>
        </w:tc>
        <w:tc>
          <w:tcPr>
            <w:tcW w:w="1656" w:type="dxa"/>
            <w:tcPrChange w:id="1149" w:author="Zixuan Zhou" w:date="2026-04-27T19:29:00Z" w16du:dateUtc="2026-04-27T11:29:00Z">
              <w:tcPr>
                <w:tcW w:w="1656" w:type="dxa"/>
                <w:vAlign w:val="center"/>
              </w:tcPr>
            </w:tcPrChange>
          </w:tcPr>
          <w:p w14:paraId="1295C638" w14:textId="6C0C97FB" w:rsidR="00E75582" w:rsidRPr="00E75582" w:rsidRDefault="00E75582" w:rsidP="00E75582">
            <w:pPr>
              <w:pStyle w:val="altz"/>
              <w:wordWrap/>
              <w:adjustRightInd w:val="0"/>
              <w:snapToGrid/>
              <w:spacing w:line="240" w:lineRule="auto"/>
              <w:ind w:firstLineChars="0" w:firstLine="0"/>
              <w:rPr>
                <w:sz w:val="21"/>
                <w:szCs w:val="20"/>
              </w:rPr>
            </w:pPr>
            <w:ins w:id="1150" w:author="Zixuan Zhou" w:date="2026-04-27T19:29:00Z" w16du:dateUtc="2026-04-27T11:29:00Z">
              <w:r w:rsidRPr="00E75582">
                <w:rPr>
                  <w:sz w:val="21"/>
                  <w:szCs w:val="20"/>
                  <w:rPrChange w:id="1151" w:author="Zixuan Zhou" w:date="2026-04-27T19:29:00Z" w16du:dateUtc="2026-04-27T11:29:00Z">
                    <w:rPr/>
                  </w:rPrChange>
                </w:rPr>
                <w:t>2.09</w:t>
              </w:r>
            </w:ins>
            <w:del w:id="1152" w:author="Zixuan Zhou" w:date="2026-04-27T19:29:00Z" w16du:dateUtc="2026-04-27T11:29:00Z">
              <w:r w:rsidRPr="00E75582" w:rsidDel="00CC1DB3">
                <w:rPr>
                  <w:sz w:val="21"/>
                  <w:szCs w:val="20"/>
                </w:rPr>
                <w:delText>2.99%</w:delText>
              </w:r>
            </w:del>
          </w:p>
        </w:tc>
      </w:tr>
      <w:tr w:rsidR="00E75582" w14:paraId="074DE221" w14:textId="77777777" w:rsidTr="00CC1DB3">
        <w:tblPrEx>
          <w:tblW w:w="9067" w:type="dxa"/>
          <w:tblCellSpacing w:w="15" w:type="dxa"/>
          <w:tblCellMar>
            <w:top w:w="15" w:type="dxa"/>
            <w:left w:w="15" w:type="dxa"/>
            <w:bottom w:w="15" w:type="dxa"/>
            <w:right w:w="15" w:type="dxa"/>
          </w:tblCellMar>
          <w:tblPrExChange w:id="1153" w:author="Zixuan Zhou" w:date="2026-04-27T19:29:00Z" w16du:dateUtc="2026-04-27T11:29:00Z">
            <w:tblPrEx>
              <w:tblW w:w="9067" w:type="dxa"/>
              <w:tblCellSpacing w:w="15" w:type="dxa"/>
              <w:tblCellMar>
                <w:top w:w="15" w:type="dxa"/>
                <w:left w:w="15" w:type="dxa"/>
                <w:bottom w:w="15" w:type="dxa"/>
                <w:right w:w="15" w:type="dxa"/>
              </w:tblCellMar>
            </w:tblPrEx>
          </w:tblPrExChange>
        </w:tblPrEx>
        <w:trPr>
          <w:trHeight w:val="317"/>
          <w:tblCellSpacing w:w="15" w:type="dxa"/>
          <w:trPrChange w:id="1154" w:author="Zixuan Zhou" w:date="2026-04-27T19:29:00Z" w16du:dateUtc="2026-04-27T11:29:00Z">
            <w:trPr>
              <w:trHeight w:val="317"/>
              <w:tblCellSpacing w:w="15" w:type="dxa"/>
            </w:trPr>
          </w:trPrChange>
        </w:trPr>
        <w:tc>
          <w:tcPr>
            <w:tcW w:w="1084" w:type="dxa"/>
            <w:tcPrChange w:id="1155" w:author="Zixuan Zhou" w:date="2026-04-27T19:29:00Z" w16du:dateUtc="2026-04-27T11:29:00Z">
              <w:tcPr>
                <w:tcW w:w="1084" w:type="dxa"/>
                <w:vAlign w:val="center"/>
              </w:tcPr>
            </w:tcPrChange>
          </w:tcPr>
          <w:p w14:paraId="7BE2EE78" w14:textId="2F347BE4" w:rsidR="00E75582" w:rsidRPr="00E75582" w:rsidRDefault="00E75582" w:rsidP="00E75582">
            <w:pPr>
              <w:pStyle w:val="altz"/>
              <w:wordWrap/>
              <w:adjustRightInd w:val="0"/>
              <w:snapToGrid/>
              <w:spacing w:line="240" w:lineRule="auto"/>
              <w:ind w:firstLineChars="0" w:firstLine="0"/>
              <w:jc w:val="left"/>
              <w:rPr>
                <w:sz w:val="21"/>
                <w:szCs w:val="20"/>
              </w:rPr>
            </w:pPr>
            <w:ins w:id="1156" w:author="Zixuan Zhou" w:date="2026-04-27T19:26:00Z" w16du:dateUtc="2026-04-27T11:26:00Z">
              <w:r w:rsidRPr="00E75582">
                <w:rPr>
                  <w:rFonts w:hint="eastAsia"/>
                  <w:sz w:val="21"/>
                  <w:szCs w:val="20"/>
                  <w:rPrChange w:id="1157" w:author="Zixuan Zhou" w:date="2026-04-27T19:26:00Z" w16du:dateUtc="2026-04-27T11:26:00Z">
                    <w:rPr>
                      <w:rFonts w:hint="eastAsia"/>
                    </w:rPr>
                  </w:rPrChange>
                </w:rPr>
                <w:t>10</w:t>
              </w:r>
            </w:ins>
            <w:del w:id="1158" w:author="Zixuan Zhou" w:date="2026-04-27T19:26:00Z" w16du:dateUtc="2026-04-27T11:26:00Z">
              <w:r w:rsidRPr="00E75582" w:rsidDel="00DA2FB0">
                <w:rPr>
                  <w:sz w:val="21"/>
                  <w:szCs w:val="20"/>
                </w:rPr>
                <w:delText>10</w:delText>
              </w:r>
            </w:del>
          </w:p>
        </w:tc>
        <w:tc>
          <w:tcPr>
            <w:tcW w:w="4364" w:type="dxa"/>
            <w:tcPrChange w:id="1159" w:author="Zixuan Zhou" w:date="2026-04-27T19:29:00Z" w16du:dateUtc="2026-04-27T11:29:00Z">
              <w:tcPr>
                <w:tcW w:w="4364" w:type="dxa"/>
                <w:vAlign w:val="center"/>
              </w:tcPr>
            </w:tcPrChange>
          </w:tcPr>
          <w:p w14:paraId="4BE37325" w14:textId="2B53A4EC" w:rsidR="00E75582" w:rsidRPr="00E75582" w:rsidRDefault="00E75582" w:rsidP="00E75582">
            <w:pPr>
              <w:pStyle w:val="altz"/>
              <w:wordWrap/>
              <w:adjustRightInd w:val="0"/>
              <w:snapToGrid/>
              <w:spacing w:line="240" w:lineRule="auto"/>
              <w:ind w:firstLineChars="0" w:firstLine="0"/>
              <w:rPr>
                <w:sz w:val="21"/>
                <w:szCs w:val="20"/>
              </w:rPr>
            </w:pPr>
            <w:ins w:id="1160" w:author="Zixuan Zhou" w:date="2026-04-27T19:26:00Z" w16du:dateUtc="2026-04-27T11:26:00Z">
              <w:r w:rsidRPr="00E75582">
                <w:rPr>
                  <w:rFonts w:hint="eastAsia"/>
                  <w:sz w:val="21"/>
                  <w:szCs w:val="20"/>
                  <w:rPrChange w:id="1161" w:author="Zixuan Zhou" w:date="2026-04-27T19:26:00Z" w16du:dateUtc="2026-04-27T11:26:00Z">
                    <w:rPr>
                      <w:rFonts w:hint="eastAsia"/>
                    </w:rPr>
                  </w:rPrChange>
                </w:rPr>
                <w:t>其他内容</w:t>
              </w:r>
            </w:ins>
            <w:del w:id="1162" w:author="Zixuan Zhou" w:date="2026-04-27T19:26:00Z" w16du:dateUtc="2026-04-27T11:26:00Z">
              <w:r w:rsidRPr="00E75582" w:rsidDel="00DA2FB0">
                <w:rPr>
                  <w:sz w:val="21"/>
                  <w:szCs w:val="20"/>
                </w:rPr>
                <w:delText>避孕失败（</w:delText>
              </w:r>
              <w:r w:rsidRPr="00E75582" w:rsidDel="00DA2FB0">
                <w:rPr>
                  <w:sz w:val="21"/>
                  <w:szCs w:val="20"/>
                </w:rPr>
                <w:delText>Contraceptive Failure</w:delText>
              </w:r>
              <w:r w:rsidRPr="00E75582" w:rsidDel="00DA2FB0">
                <w:rPr>
                  <w:sz w:val="21"/>
                  <w:szCs w:val="20"/>
                </w:rPr>
                <w:delText>）</w:delText>
              </w:r>
            </w:del>
          </w:p>
        </w:tc>
        <w:tc>
          <w:tcPr>
            <w:tcW w:w="1813" w:type="dxa"/>
            <w:tcPrChange w:id="1163" w:author="Zixuan Zhou" w:date="2026-04-27T19:29:00Z" w16du:dateUtc="2026-04-27T11:29:00Z">
              <w:tcPr>
                <w:tcW w:w="1813" w:type="dxa"/>
                <w:vAlign w:val="center"/>
              </w:tcPr>
            </w:tcPrChange>
          </w:tcPr>
          <w:p w14:paraId="6FC52E87" w14:textId="438823F9" w:rsidR="00E75582" w:rsidRPr="00E75582" w:rsidRDefault="00E75582" w:rsidP="00E75582">
            <w:pPr>
              <w:pStyle w:val="altz"/>
              <w:wordWrap/>
              <w:adjustRightInd w:val="0"/>
              <w:snapToGrid/>
              <w:spacing w:line="240" w:lineRule="auto"/>
              <w:ind w:firstLineChars="0" w:firstLine="0"/>
              <w:rPr>
                <w:sz w:val="21"/>
                <w:szCs w:val="20"/>
              </w:rPr>
            </w:pPr>
            <w:ins w:id="1164" w:author="Zixuan Zhou" w:date="2026-04-27T19:26:00Z" w16du:dateUtc="2026-04-27T11:26:00Z">
              <w:r w:rsidRPr="00E75582">
                <w:rPr>
                  <w:rFonts w:hint="eastAsia"/>
                  <w:sz w:val="21"/>
                  <w:szCs w:val="20"/>
                  <w:rPrChange w:id="1165" w:author="Zixuan Zhou" w:date="2026-04-27T19:26:00Z" w16du:dateUtc="2026-04-27T11:26:00Z">
                    <w:rPr>
                      <w:rFonts w:hint="eastAsia"/>
                    </w:rPr>
                  </w:rPrChange>
                </w:rPr>
                <w:t>66</w:t>
              </w:r>
            </w:ins>
            <w:del w:id="1166" w:author="Zixuan Zhou" w:date="2026-04-27T19:26:00Z" w16du:dateUtc="2026-04-27T11:26:00Z">
              <w:r w:rsidRPr="00E75582" w:rsidDel="00DA2FB0">
                <w:rPr>
                  <w:sz w:val="21"/>
                  <w:szCs w:val="20"/>
                </w:rPr>
                <w:delText>89</w:delText>
              </w:r>
            </w:del>
          </w:p>
        </w:tc>
        <w:tc>
          <w:tcPr>
            <w:tcW w:w="1656" w:type="dxa"/>
            <w:tcPrChange w:id="1167" w:author="Zixuan Zhou" w:date="2026-04-27T19:29:00Z" w16du:dateUtc="2026-04-27T11:29:00Z">
              <w:tcPr>
                <w:tcW w:w="1656" w:type="dxa"/>
                <w:vAlign w:val="center"/>
              </w:tcPr>
            </w:tcPrChange>
          </w:tcPr>
          <w:p w14:paraId="7A96D3F2" w14:textId="46394D08" w:rsidR="00E75582" w:rsidRPr="00E75582" w:rsidRDefault="00E75582" w:rsidP="00E75582">
            <w:pPr>
              <w:pStyle w:val="altz"/>
              <w:wordWrap/>
              <w:adjustRightInd w:val="0"/>
              <w:snapToGrid/>
              <w:spacing w:line="240" w:lineRule="auto"/>
              <w:ind w:firstLineChars="0" w:firstLine="0"/>
              <w:rPr>
                <w:sz w:val="21"/>
                <w:szCs w:val="20"/>
              </w:rPr>
            </w:pPr>
            <w:ins w:id="1168" w:author="Zixuan Zhou" w:date="2026-04-27T19:29:00Z" w16du:dateUtc="2026-04-27T11:29:00Z">
              <w:r w:rsidRPr="00E75582">
                <w:rPr>
                  <w:sz w:val="21"/>
                  <w:szCs w:val="20"/>
                  <w:rPrChange w:id="1169" w:author="Zixuan Zhou" w:date="2026-04-27T19:29:00Z" w16du:dateUtc="2026-04-27T11:29:00Z">
                    <w:rPr/>
                  </w:rPrChange>
                </w:rPr>
                <w:t>1.75</w:t>
              </w:r>
            </w:ins>
            <w:del w:id="1170" w:author="Zixuan Zhou" w:date="2026-04-27T19:29:00Z" w16du:dateUtc="2026-04-27T11:29:00Z">
              <w:r w:rsidRPr="00E75582" w:rsidDel="00CC1DB3">
                <w:rPr>
                  <w:sz w:val="21"/>
                  <w:szCs w:val="20"/>
                </w:rPr>
                <w:delText>2.35%</w:delText>
              </w:r>
            </w:del>
          </w:p>
        </w:tc>
      </w:tr>
      <w:tr w:rsidR="00E75582" w14:paraId="5C3E225F" w14:textId="77777777" w:rsidTr="00CC1DB3">
        <w:tblPrEx>
          <w:tblW w:w="9067" w:type="dxa"/>
          <w:tblCellSpacing w:w="15" w:type="dxa"/>
          <w:tblCellMar>
            <w:top w:w="15" w:type="dxa"/>
            <w:left w:w="15" w:type="dxa"/>
            <w:bottom w:w="15" w:type="dxa"/>
            <w:right w:w="15" w:type="dxa"/>
          </w:tblCellMar>
          <w:tblPrExChange w:id="1171" w:author="Zixuan Zhou" w:date="2026-04-27T19:29:00Z" w16du:dateUtc="2026-04-27T11:29:00Z">
            <w:tblPrEx>
              <w:tblW w:w="9067" w:type="dxa"/>
              <w:tblCellSpacing w:w="15" w:type="dxa"/>
              <w:tblCellMar>
                <w:top w:w="15" w:type="dxa"/>
                <w:left w:w="15" w:type="dxa"/>
                <w:bottom w:w="15" w:type="dxa"/>
                <w:right w:w="15" w:type="dxa"/>
              </w:tblCellMar>
            </w:tblPrEx>
          </w:tblPrExChange>
        </w:tblPrEx>
        <w:trPr>
          <w:trHeight w:val="317"/>
          <w:tblCellSpacing w:w="15" w:type="dxa"/>
          <w:trPrChange w:id="1172" w:author="Zixuan Zhou" w:date="2026-04-27T19:29:00Z" w16du:dateUtc="2026-04-27T11:29:00Z">
            <w:trPr>
              <w:trHeight w:val="317"/>
              <w:tblCellSpacing w:w="15" w:type="dxa"/>
            </w:trPr>
          </w:trPrChange>
        </w:trPr>
        <w:tc>
          <w:tcPr>
            <w:tcW w:w="1084" w:type="dxa"/>
            <w:tcPrChange w:id="1173" w:author="Zixuan Zhou" w:date="2026-04-27T19:29:00Z" w16du:dateUtc="2026-04-27T11:29:00Z">
              <w:tcPr>
                <w:tcW w:w="1084" w:type="dxa"/>
                <w:vAlign w:val="center"/>
              </w:tcPr>
            </w:tcPrChange>
          </w:tcPr>
          <w:p w14:paraId="51E8BF2A" w14:textId="128A3AD2" w:rsidR="00E75582" w:rsidRPr="00E75582" w:rsidRDefault="00E75582" w:rsidP="00E75582">
            <w:pPr>
              <w:pStyle w:val="altz"/>
              <w:wordWrap/>
              <w:adjustRightInd w:val="0"/>
              <w:snapToGrid/>
              <w:spacing w:line="240" w:lineRule="auto"/>
              <w:ind w:firstLineChars="0" w:firstLine="0"/>
              <w:jc w:val="left"/>
              <w:rPr>
                <w:sz w:val="21"/>
                <w:szCs w:val="20"/>
              </w:rPr>
            </w:pPr>
            <w:ins w:id="1174" w:author="Zixuan Zhou" w:date="2026-04-27T19:26:00Z" w16du:dateUtc="2026-04-27T11:26:00Z">
              <w:r w:rsidRPr="00E75582">
                <w:rPr>
                  <w:rFonts w:hint="eastAsia"/>
                  <w:sz w:val="21"/>
                  <w:szCs w:val="20"/>
                  <w:rPrChange w:id="1175" w:author="Zixuan Zhou" w:date="2026-04-27T19:26:00Z" w16du:dateUtc="2026-04-27T11:26:00Z">
                    <w:rPr>
                      <w:rFonts w:hint="eastAsia"/>
                    </w:rPr>
                  </w:rPrChange>
                </w:rPr>
                <w:t>11</w:t>
              </w:r>
            </w:ins>
            <w:del w:id="1176" w:author="Zixuan Zhou" w:date="2026-04-27T19:26:00Z" w16du:dateUtc="2026-04-27T11:26:00Z">
              <w:r w:rsidRPr="00E75582" w:rsidDel="00DA2FB0">
                <w:rPr>
                  <w:sz w:val="21"/>
                  <w:szCs w:val="20"/>
                </w:rPr>
                <w:delText>11</w:delText>
              </w:r>
            </w:del>
          </w:p>
        </w:tc>
        <w:tc>
          <w:tcPr>
            <w:tcW w:w="4364" w:type="dxa"/>
            <w:tcPrChange w:id="1177" w:author="Zixuan Zhou" w:date="2026-04-27T19:29:00Z" w16du:dateUtc="2026-04-27T11:29:00Z">
              <w:tcPr>
                <w:tcW w:w="4364" w:type="dxa"/>
                <w:vAlign w:val="center"/>
              </w:tcPr>
            </w:tcPrChange>
          </w:tcPr>
          <w:p w14:paraId="68FA8A6B" w14:textId="71313E78" w:rsidR="00E75582" w:rsidRPr="00E75582" w:rsidRDefault="00E75582" w:rsidP="00E75582">
            <w:pPr>
              <w:pStyle w:val="altz"/>
              <w:wordWrap/>
              <w:adjustRightInd w:val="0"/>
              <w:snapToGrid/>
              <w:spacing w:line="240" w:lineRule="auto"/>
              <w:ind w:firstLineChars="0" w:firstLine="0"/>
              <w:rPr>
                <w:sz w:val="21"/>
                <w:szCs w:val="20"/>
              </w:rPr>
            </w:pPr>
            <w:ins w:id="1178" w:author="Zixuan Zhou" w:date="2026-04-27T19:26:00Z" w16du:dateUtc="2026-04-27T11:26:00Z">
              <w:r w:rsidRPr="00E75582">
                <w:rPr>
                  <w:rFonts w:hint="eastAsia"/>
                  <w:sz w:val="21"/>
                  <w:szCs w:val="20"/>
                  <w:rPrChange w:id="1179" w:author="Zixuan Zhou" w:date="2026-04-27T19:26:00Z" w16du:dateUtc="2026-04-27T11:26:00Z">
                    <w:rPr>
                      <w:rFonts w:hint="eastAsia"/>
                    </w:rPr>
                  </w:rPrChange>
                </w:rPr>
                <w:t>女用安全套</w:t>
              </w:r>
            </w:ins>
            <w:del w:id="1180" w:author="Zixuan Zhou" w:date="2026-04-27T19:26:00Z" w16du:dateUtc="2026-04-27T11:26:00Z">
              <w:r w:rsidRPr="00E75582" w:rsidDel="00DA2FB0">
                <w:rPr>
                  <w:sz w:val="21"/>
                  <w:szCs w:val="20"/>
                </w:rPr>
                <w:delText>女用安全套（</w:delText>
              </w:r>
              <w:r w:rsidRPr="00E75582" w:rsidDel="00DA2FB0">
                <w:rPr>
                  <w:sz w:val="21"/>
                  <w:szCs w:val="20"/>
                </w:rPr>
                <w:delText>Female Condom</w:delText>
              </w:r>
              <w:r w:rsidRPr="00E75582" w:rsidDel="00DA2FB0">
                <w:rPr>
                  <w:sz w:val="21"/>
                  <w:szCs w:val="20"/>
                </w:rPr>
                <w:delText>）</w:delText>
              </w:r>
            </w:del>
          </w:p>
        </w:tc>
        <w:tc>
          <w:tcPr>
            <w:tcW w:w="1813" w:type="dxa"/>
            <w:tcPrChange w:id="1181" w:author="Zixuan Zhou" w:date="2026-04-27T19:29:00Z" w16du:dateUtc="2026-04-27T11:29:00Z">
              <w:tcPr>
                <w:tcW w:w="1813" w:type="dxa"/>
                <w:vAlign w:val="center"/>
              </w:tcPr>
            </w:tcPrChange>
          </w:tcPr>
          <w:p w14:paraId="6E9D14BE" w14:textId="0C0156B8" w:rsidR="00E75582" w:rsidRPr="00E75582" w:rsidRDefault="00E75582" w:rsidP="00E75582">
            <w:pPr>
              <w:pStyle w:val="altz"/>
              <w:wordWrap/>
              <w:adjustRightInd w:val="0"/>
              <w:snapToGrid/>
              <w:spacing w:line="240" w:lineRule="auto"/>
              <w:ind w:firstLineChars="0" w:firstLine="0"/>
              <w:rPr>
                <w:sz w:val="21"/>
                <w:szCs w:val="20"/>
              </w:rPr>
            </w:pPr>
            <w:ins w:id="1182" w:author="Zixuan Zhou" w:date="2026-04-27T19:26:00Z" w16du:dateUtc="2026-04-27T11:26:00Z">
              <w:r w:rsidRPr="00E75582">
                <w:rPr>
                  <w:rFonts w:hint="eastAsia"/>
                  <w:sz w:val="21"/>
                  <w:szCs w:val="20"/>
                  <w:rPrChange w:id="1183" w:author="Zixuan Zhou" w:date="2026-04-27T19:26:00Z" w16du:dateUtc="2026-04-27T11:26:00Z">
                    <w:rPr>
                      <w:rFonts w:hint="eastAsia"/>
                    </w:rPr>
                  </w:rPrChange>
                </w:rPr>
                <w:t>33</w:t>
              </w:r>
            </w:ins>
            <w:del w:id="1184" w:author="Zixuan Zhou" w:date="2026-04-27T19:26:00Z" w16du:dateUtc="2026-04-27T11:26:00Z">
              <w:r w:rsidRPr="00E75582" w:rsidDel="00DA2FB0">
                <w:rPr>
                  <w:sz w:val="21"/>
                  <w:szCs w:val="20"/>
                </w:rPr>
                <w:delText>76</w:delText>
              </w:r>
            </w:del>
          </w:p>
        </w:tc>
        <w:tc>
          <w:tcPr>
            <w:tcW w:w="1656" w:type="dxa"/>
            <w:tcPrChange w:id="1185" w:author="Zixuan Zhou" w:date="2026-04-27T19:29:00Z" w16du:dateUtc="2026-04-27T11:29:00Z">
              <w:tcPr>
                <w:tcW w:w="1656" w:type="dxa"/>
                <w:vAlign w:val="center"/>
              </w:tcPr>
            </w:tcPrChange>
          </w:tcPr>
          <w:p w14:paraId="1B31B01E" w14:textId="671EF65C" w:rsidR="00E75582" w:rsidRPr="00E75582" w:rsidRDefault="00E75582" w:rsidP="00E75582">
            <w:pPr>
              <w:pStyle w:val="altz"/>
              <w:wordWrap/>
              <w:adjustRightInd w:val="0"/>
              <w:snapToGrid/>
              <w:spacing w:line="240" w:lineRule="auto"/>
              <w:ind w:firstLineChars="0" w:firstLine="0"/>
              <w:rPr>
                <w:sz w:val="21"/>
                <w:szCs w:val="20"/>
              </w:rPr>
            </w:pPr>
            <w:ins w:id="1186" w:author="Zixuan Zhou" w:date="2026-04-27T19:29:00Z" w16du:dateUtc="2026-04-27T11:29:00Z">
              <w:r w:rsidRPr="00E75582">
                <w:rPr>
                  <w:sz w:val="21"/>
                  <w:szCs w:val="20"/>
                  <w:rPrChange w:id="1187" w:author="Zixuan Zhou" w:date="2026-04-27T19:29:00Z" w16du:dateUtc="2026-04-27T11:29:00Z">
                    <w:rPr/>
                  </w:rPrChange>
                </w:rPr>
                <w:t>0.87</w:t>
              </w:r>
            </w:ins>
            <w:del w:id="1188" w:author="Zixuan Zhou" w:date="2026-04-27T19:29:00Z" w16du:dateUtc="2026-04-27T11:29:00Z">
              <w:r w:rsidRPr="00E75582" w:rsidDel="00CC1DB3">
                <w:rPr>
                  <w:sz w:val="21"/>
                  <w:szCs w:val="20"/>
                </w:rPr>
                <w:delText>2.01%</w:delText>
              </w:r>
            </w:del>
          </w:p>
        </w:tc>
      </w:tr>
      <w:tr w:rsidR="00E75582" w14:paraId="216047E2" w14:textId="77777777" w:rsidTr="00CC1DB3">
        <w:tblPrEx>
          <w:tblW w:w="9067" w:type="dxa"/>
          <w:tblCellSpacing w:w="15" w:type="dxa"/>
          <w:tblCellMar>
            <w:top w:w="15" w:type="dxa"/>
            <w:left w:w="15" w:type="dxa"/>
            <w:bottom w:w="15" w:type="dxa"/>
            <w:right w:w="15" w:type="dxa"/>
          </w:tblCellMar>
          <w:tblPrExChange w:id="1189" w:author="Zixuan Zhou" w:date="2026-04-27T19:29:00Z" w16du:dateUtc="2026-04-27T11:29:00Z">
            <w:tblPrEx>
              <w:tblW w:w="9067" w:type="dxa"/>
              <w:tblCellSpacing w:w="15" w:type="dxa"/>
              <w:tblCellMar>
                <w:top w:w="15" w:type="dxa"/>
                <w:left w:w="15" w:type="dxa"/>
                <w:bottom w:w="15" w:type="dxa"/>
                <w:right w:w="15" w:type="dxa"/>
              </w:tblCellMar>
            </w:tblPrEx>
          </w:tblPrExChange>
        </w:tblPrEx>
        <w:trPr>
          <w:trHeight w:val="317"/>
          <w:tblCellSpacing w:w="15" w:type="dxa"/>
          <w:trPrChange w:id="1190" w:author="Zixuan Zhou" w:date="2026-04-27T19:29:00Z" w16du:dateUtc="2026-04-27T11:29:00Z">
            <w:trPr>
              <w:trHeight w:val="317"/>
              <w:tblCellSpacing w:w="15" w:type="dxa"/>
            </w:trPr>
          </w:trPrChange>
        </w:trPr>
        <w:tc>
          <w:tcPr>
            <w:tcW w:w="1084" w:type="dxa"/>
            <w:tcPrChange w:id="1191" w:author="Zixuan Zhou" w:date="2026-04-27T19:29:00Z" w16du:dateUtc="2026-04-27T11:29:00Z">
              <w:tcPr>
                <w:tcW w:w="1084" w:type="dxa"/>
                <w:vAlign w:val="center"/>
              </w:tcPr>
            </w:tcPrChange>
          </w:tcPr>
          <w:p w14:paraId="56B98E8C" w14:textId="05E2B863" w:rsidR="00E75582" w:rsidRPr="00E75582" w:rsidRDefault="00E75582" w:rsidP="00E75582">
            <w:pPr>
              <w:pStyle w:val="altz"/>
              <w:wordWrap/>
              <w:adjustRightInd w:val="0"/>
              <w:snapToGrid/>
              <w:spacing w:line="240" w:lineRule="auto"/>
              <w:ind w:firstLineChars="0" w:firstLine="0"/>
              <w:jc w:val="left"/>
              <w:rPr>
                <w:sz w:val="21"/>
                <w:szCs w:val="20"/>
              </w:rPr>
            </w:pPr>
            <w:ins w:id="1192" w:author="Zixuan Zhou" w:date="2026-04-27T19:26:00Z" w16du:dateUtc="2026-04-27T11:26:00Z">
              <w:r w:rsidRPr="00E75582">
                <w:rPr>
                  <w:rFonts w:hint="eastAsia"/>
                  <w:sz w:val="21"/>
                  <w:szCs w:val="20"/>
                  <w:rPrChange w:id="1193" w:author="Zixuan Zhou" w:date="2026-04-27T19:26:00Z" w16du:dateUtc="2026-04-27T11:26:00Z">
                    <w:rPr>
                      <w:rFonts w:hint="eastAsia"/>
                    </w:rPr>
                  </w:rPrChange>
                </w:rPr>
                <w:t>12</w:t>
              </w:r>
            </w:ins>
            <w:del w:id="1194" w:author="Zixuan Zhou" w:date="2026-04-27T19:26:00Z" w16du:dateUtc="2026-04-27T11:26:00Z">
              <w:r w:rsidRPr="00E75582" w:rsidDel="00DA2FB0">
                <w:rPr>
                  <w:sz w:val="21"/>
                  <w:szCs w:val="20"/>
                </w:rPr>
                <w:delText>12</w:delText>
              </w:r>
            </w:del>
          </w:p>
        </w:tc>
        <w:tc>
          <w:tcPr>
            <w:tcW w:w="4364" w:type="dxa"/>
            <w:tcPrChange w:id="1195" w:author="Zixuan Zhou" w:date="2026-04-27T19:29:00Z" w16du:dateUtc="2026-04-27T11:29:00Z">
              <w:tcPr>
                <w:tcW w:w="4364" w:type="dxa"/>
                <w:vAlign w:val="center"/>
              </w:tcPr>
            </w:tcPrChange>
          </w:tcPr>
          <w:p w14:paraId="279E6A40" w14:textId="258CC999" w:rsidR="00E75582" w:rsidRPr="00E75582" w:rsidRDefault="00E75582" w:rsidP="00E75582">
            <w:pPr>
              <w:pStyle w:val="altz"/>
              <w:wordWrap/>
              <w:adjustRightInd w:val="0"/>
              <w:snapToGrid/>
              <w:spacing w:line="240" w:lineRule="auto"/>
              <w:ind w:firstLineChars="0" w:firstLine="0"/>
              <w:rPr>
                <w:sz w:val="21"/>
                <w:szCs w:val="20"/>
              </w:rPr>
            </w:pPr>
            <w:ins w:id="1196" w:author="Zixuan Zhou" w:date="2026-04-27T19:26:00Z" w16du:dateUtc="2026-04-27T11:26:00Z">
              <w:r w:rsidRPr="00E75582">
                <w:rPr>
                  <w:rFonts w:hint="eastAsia"/>
                  <w:sz w:val="21"/>
                  <w:szCs w:val="20"/>
                  <w:rPrChange w:id="1197" w:author="Zixuan Zhou" w:date="2026-04-27T19:26:00Z" w16du:dateUtc="2026-04-27T11:26:00Z">
                    <w:rPr>
                      <w:rFonts w:hint="eastAsia"/>
                    </w:rPr>
                  </w:rPrChange>
                </w:rPr>
                <w:t>避孕失败</w:t>
              </w:r>
            </w:ins>
            <w:del w:id="1198" w:author="Zixuan Zhou" w:date="2026-04-27T19:26:00Z" w16du:dateUtc="2026-04-27T11:26:00Z">
              <w:r w:rsidRPr="00E75582" w:rsidDel="00DA2FB0">
                <w:rPr>
                  <w:sz w:val="21"/>
                  <w:szCs w:val="20"/>
                </w:rPr>
                <w:delText>新型避孕方式（</w:delText>
              </w:r>
              <w:r w:rsidRPr="00E75582" w:rsidDel="00DA2FB0">
                <w:rPr>
                  <w:sz w:val="21"/>
                  <w:szCs w:val="20"/>
                </w:rPr>
                <w:delText>Novel Contraceptive Methods</w:delText>
              </w:r>
              <w:r w:rsidRPr="00E75582" w:rsidDel="00DA2FB0">
                <w:rPr>
                  <w:sz w:val="21"/>
                  <w:szCs w:val="20"/>
                </w:rPr>
                <w:delText>）</w:delText>
              </w:r>
            </w:del>
          </w:p>
        </w:tc>
        <w:tc>
          <w:tcPr>
            <w:tcW w:w="1813" w:type="dxa"/>
            <w:tcPrChange w:id="1199" w:author="Zixuan Zhou" w:date="2026-04-27T19:29:00Z" w16du:dateUtc="2026-04-27T11:29:00Z">
              <w:tcPr>
                <w:tcW w:w="1813" w:type="dxa"/>
                <w:vAlign w:val="center"/>
              </w:tcPr>
            </w:tcPrChange>
          </w:tcPr>
          <w:p w14:paraId="035EE77B" w14:textId="26E33BF2" w:rsidR="00E75582" w:rsidRPr="00E75582" w:rsidRDefault="00E75582" w:rsidP="00E75582">
            <w:pPr>
              <w:pStyle w:val="altz"/>
              <w:wordWrap/>
              <w:adjustRightInd w:val="0"/>
              <w:snapToGrid/>
              <w:spacing w:line="240" w:lineRule="auto"/>
              <w:ind w:firstLineChars="0" w:firstLine="0"/>
              <w:rPr>
                <w:sz w:val="21"/>
                <w:szCs w:val="20"/>
              </w:rPr>
            </w:pPr>
            <w:ins w:id="1200" w:author="Zixuan Zhou" w:date="2026-04-27T19:26:00Z" w16du:dateUtc="2026-04-27T11:26:00Z">
              <w:r w:rsidRPr="00E75582">
                <w:rPr>
                  <w:rFonts w:hint="eastAsia"/>
                  <w:sz w:val="21"/>
                  <w:szCs w:val="20"/>
                  <w:rPrChange w:id="1201" w:author="Zixuan Zhou" w:date="2026-04-27T19:26:00Z" w16du:dateUtc="2026-04-27T11:26:00Z">
                    <w:rPr>
                      <w:rFonts w:hint="eastAsia"/>
                    </w:rPr>
                  </w:rPrChange>
                </w:rPr>
                <w:t>31</w:t>
              </w:r>
            </w:ins>
            <w:del w:id="1202" w:author="Zixuan Zhou" w:date="2026-04-27T19:26:00Z" w16du:dateUtc="2026-04-27T11:26:00Z">
              <w:r w:rsidRPr="00E75582" w:rsidDel="00DA2FB0">
                <w:rPr>
                  <w:sz w:val="21"/>
                  <w:szCs w:val="20"/>
                </w:rPr>
                <w:delText>68</w:delText>
              </w:r>
            </w:del>
          </w:p>
        </w:tc>
        <w:tc>
          <w:tcPr>
            <w:tcW w:w="1656" w:type="dxa"/>
            <w:tcPrChange w:id="1203" w:author="Zixuan Zhou" w:date="2026-04-27T19:29:00Z" w16du:dateUtc="2026-04-27T11:29:00Z">
              <w:tcPr>
                <w:tcW w:w="1656" w:type="dxa"/>
                <w:vAlign w:val="center"/>
              </w:tcPr>
            </w:tcPrChange>
          </w:tcPr>
          <w:p w14:paraId="6AE2FF12" w14:textId="49CB607F" w:rsidR="00E75582" w:rsidRPr="00E75582" w:rsidRDefault="00E75582" w:rsidP="00E75582">
            <w:pPr>
              <w:pStyle w:val="altz"/>
              <w:wordWrap/>
              <w:adjustRightInd w:val="0"/>
              <w:snapToGrid/>
              <w:spacing w:line="240" w:lineRule="auto"/>
              <w:ind w:firstLineChars="0" w:firstLine="0"/>
              <w:rPr>
                <w:sz w:val="21"/>
                <w:szCs w:val="20"/>
              </w:rPr>
            </w:pPr>
            <w:ins w:id="1204" w:author="Zixuan Zhou" w:date="2026-04-27T19:29:00Z" w16du:dateUtc="2026-04-27T11:29:00Z">
              <w:r w:rsidRPr="00E75582">
                <w:rPr>
                  <w:sz w:val="21"/>
                  <w:szCs w:val="20"/>
                  <w:rPrChange w:id="1205" w:author="Zixuan Zhou" w:date="2026-04-27T19:29:00Z" w16du:dateUtc="2026-04-27T11:29:00Z">
                    <w:rPr/>
                  </w:rPrChange>
                </w:rPr>
                <w:t>0.82</w:t>
              </w:r>
            </w:ins>
            <w:del w:id="1206" w:author="Zixuan Zhou" w:date="2026-04-27T19:29:00Z" w16du:dateUtc="2026-04-27T11:29:00Z">
              <w:r w:rsidRPr="00E75582" w:rsidDel="00CC1DB3">
                <w:rPr>
                  <w:sz w:val="21"/>
                  <w:szCs w:val="20"/>
                </w:rPr>
                <w:delText>1.80%</w:delText>
              </w:r>
            </w:del>
          </w:p>
        </w:tc>
      </w:tr>
      <w:tr w:rsidR="00E75582" w14:paraId="430232F3" w14:textId="77777777" w:rsidTr="00CC1DB3">
        <w:tblPrEx>
          <w:tblW w:w="9067" w:type="dxa"/>
          <w:tblCellSpacing w:w="15" w:type="dxa"/>
          <w:tblCellMar>
            <w:top w:w="15" w:type="dxa"/>
            <w:left w:w="15" w:type="dxa"/>
            <w:bottom w:w="15" w:type="dxa"/>
            <w:right w:w="15" w:type="dxa"/>
          </w:tblCellMar>
          <w:tblPrExChange w:id="1207" w:author="Zixuan Zhou" w:date="2026-04-27T19:29:00Z" w16du:dateUtc="2026-04-27T11:29:00Z">
            <w:tblPrEx>
              <w:tblW w:w="9067" w:type="dxa"/>
              <w:tblCellSpacing w:w="15" w:type="dxa"/>
              <w:tblCellMar>
                <w:top w:w="15" w:type="dxa"/>
                <w:left w:w="15" w:type="dxa"/>
                <w:bottom w:w="15" w:type="dxa"/>
                <w:right w:w="15" w:type="dxa"/>
              </w:tblCellMar>
            </w:tblPrEx>
          </w:tblPrExChange>
        </w:tblPrEx>
        <w:trPr>
          <w:trHeight w:val="317"/>
          <w:tblCellSpacing w:w="15" w:type="dxa"/>
          <w:trPrChange w:id="1208" w:author="Zixuan Zhou" w:date="2026-04-27T19:29:00Z" w16du:dateUtc="2026-04-27T11:29:00Z">
            <w:trPr>
              <w:trHeight w:val="317"/>
              <w:tblCellSpacing w:w="15" w:type="dxa"/>
            </w:trPr>
          </w:trPrChange>
        </w:trPr>
        <w:tc>
          <w:tcPr>
            <w:tcW w:w="1084" w:type="dxa"/>
            <w:tcPrChange w:id="1209" w:author="Zixuan Zhou" w:date="2026-04-27T19:29:00Z" w16du:dateUtc="2026-04-27T11:29:00Z">
              <w:tcPr>
                <w:tcW w:w="1084" w:type="dxa"/>
                <w:vAlign w:val="center"/>
              </w:tcPr>
            </w:tcPrChange>
          </w:tcPr>
          <w:p w14:paraId="05B263C6" w14:textId="14F4690C" w:rsidR="00E75582" w:rsidRPr="00E75582" w:rsidRDefault="00E75582" w:rsidP="00E75582">
            <w:pPr>
              <w:pStyle w:val="altz"/>
              <w:wordWrap/>
              <w:adjustRightInd w:val="0"/>
              <w:snapToGrid/>
              <w:spacing w:line="240" w:lineRule="auto"/>
              <w:ind w:firstLineChars="0" w:firstLine="0"/>
              <w:jc w:val="left"/>
              <w:rPr>
                <w:sz w:val="21"/>
                <w:szCs w:val="20"/>
              </w:rPr>
            </w:pPr>
            <w:ins w:id="1210" w:author="Zixuan Zhou" w:date="2026-04-27T19:26:00Z" w16du:dateUtc="2026-04-27T11:26:00Z">
              <w:r w:rsidRPr="00E75582">
                <w:rPr>
                  <w:rFonts w:hint="eastAsia"/>
                  <w:sz w:val="21"/>
                  <w:szCs w:val="20"/>
                  <w:rPrChange w:id="1211" w:author="Zixuan Zhou" w:date="2026-04-27T19:26:00Z" w16du:dateUtc="2026-04-27T11:26:00Z">
                    <w:rPr>
                      <w:rFonts w:hint="eastAsia"/>
                    </w:rPr>
                  </w:rPrChange>
                </w:rPr>
                <w:t>13</w:t>
              </w:r>
            </w:ins>
            <w:del w:id="1212" w:author="Zixuan Zhou" w:date="2026-04-27T19:26:00Z" w16du:dateUtc="2026-04-27T11:26:00Z">
              <w:r w:rsidRPr="00E75582" w:rsidDel="00DA2FB0">
                <w:rPr>
                  <w:sz w:val="21"/>
                  <w:szCs w:val="20"/>
                </w:rPr>
                <w:delText>13</w:delText>
              </w:r>
            </w:del>
          </w:p>
        </w:tc>
        <w:tc>
          <w:tcPr>
            <w:tcW w:w="4364" w:type="dxa"/>
            <w:tcPrChange w:id="1213" w:author="Zixuan Zhou" w:date="2026-04-27T19:29:00Z" w16du:dateUtc="2026-04-27T11:29:00Z">
              <w:tcPr>
                <w:tcW w:w="4364" w:type="dxa"/>
                <w:vAlign w:val="center"/>
              </w:tcPr>
            </w:tcPrChange>
          </w:tcPr>
          <w:p w14:paraId="27AA5F06" w14:textId="6DE5D8A5" w:rsidR="00E75582" w:rsidRPr="00E75582" w:rsidRDefault="00E75582" w:rsidP="00E75582">
            <w:pPr>
              <w:pStyle w:val="altz"/>
              <w:wordWrap/>
              <w:adjustRightInd w:val="0"/>
              <w:snapToGrid/>
              <w:spacing w:line="240" w:lineRule="auto"/>
              <w:ind w:firstLineChars="0" w:firstLine="0"/>
              <w:rPr>
                <w:sz w:val="21"/>
                <w:szCs w:val="20"/>
              </w:rPr>
            </w:pPr>
            <w:ins w:id="1214" w:author="Zixuan Zhou" w:date="2026-04-27T19:26:00Z" w16du:dateUtc="2026-04-27T11:26:00Z">
              <w:r w:rsidRPr="00E75582">
                <w:rPr>
                  <w:rFonts w:hint="eastAsia"/>
                  <w:sz w:val="21"/>
                  <w:szCs w:val="20"/>
                  <w:rPrChange w:id="1215" w:author="Zixuan Zhou" w:date="2026-04-27T19:26:00Z" w16du:dateUtc="2026-04-27T11:26:00Z">
                    <w:rPr>
                      <w:rFonts w:hint="eastAsia"/>
                    </w:rPr>
                  </w:rPrChange>
                </w:rPr>
                <w:t>新型避孕方式</w:t>
              </w:r>
            </w:ins>
            <w:del w:id="1216" w:author="Zixuan Zhou" w:date="2026-04-27T19:26:00Z" w16du:dateUtc="2026-04-27T11:26:00Z">
              <w:r w:rsidRPr="00E75582" w:rsidDel="00DA2FB0">
                <w:rPr>
                  <w:sz w:val="21"/>
                  <w:szCs w:val="20"/>
                </w:rPr>
                <w:delText>其他内容（</w:delText>
              </w:r>
              <w:r w:rsidRPr="00E75582" w:rsidDel="00DA2FB0">
                <w:rPr>
                  <w:sz w:val="21"/>
                  <w:szCs w:val="20"/>
                </w:rPr>
                <w:delText>Other</w:delText>
              </w:r>
              <w:r w:rsidRPr="00E75582" w:rsidDel="00DA2FB0">
                <w:rPr>
                  <w:sz w:val="21"/>
                  <w:szCs w:val="20"/>
                </w:rPr>
                <w:delText>）</w:delText>
              </w:r>
            </w:del>
          </w:p>
        </w:tc>
        <w:tc>
          <w:tcPr>
            <w:tcW w:w="1813" w:type="dxa"/>
            <w:tcPrChange w:id="1217" w:author="Zixuan Zhou" w:date="2026-04-27T19:29:00Z" w16du:dateUtc="2026-04-27T11:29:00Z">
              <w:tcPr>
                <w:tcW w:w="1813" w:type="dxa"/>
                <w:vAlign w:val="center"/>
              </w:tcPr>
            </w:tcPrChange>
          </w:tcPr>
          <w:p w14:paraId="4E0C3695" w14:textId="338DE466" w:rsidR="00E75582" w:rsidRPr="00E75582" w:rsidRDefault="00E75582" w:rsidP="00E75582">
            <w:pPr>
              <w:pStyle w:val="altz"/>
              <w:wordWrap/>
              <w:adjustRightInd w:val="0"/>
              <w:snapToGrid/>
              <w:spacing w:line="240" w:lineRule="auto"/>
              <w:ind w:firstLineChars="0" w:firstLine="0"/>
              <w:rPr>
                <w:sz w:val="21"/>
                <w:szCs w:val="20"/>
              </w:rPr>
            </w:pPr>
            <w:ins w:id="1218" w:author="Zixuan Zhou" w:date="2026-04-27T19:26:00Z" w16du:dateUtc="2026-04-27T11:26:00Z">
              <w:r w:rsidRPr="00E75582">
                <w:rPr>
                  <w:rFonts w:hint="eastAsia"/>
                  <w:sz w:val="21"/>
                  <w:szCs w:val="20"/>
                  <w:rPrChange w:id="1219" w:author="Zixuan Zhou" w:date="2026-04-27T19:26:00Z" w16du:dateUtc="2026-04-27T11:26:00Z">
                    <w:rPr>
                      <w:rFonts w:hint="eastAsia"/>
                    </w:rPr>
                  </w:rPrChange>
                </w:rPr>
                <w:t>19</w:t>
              </w:r>
            </w:ins>
            <w:del w:id="1220" w:author="Zixuan Zhou" w:date="2026-04-27T19:26:00Z" w16du:dateUtc="2026-04-27T11:26:00Z">
              <w:r w:rsidRPr="00E75582" w:rsidDel="00DA2FB0">
                <w:rPr>
                  <w:sz w:val="21"/>
                  <w:szCs w:val="20"/>
                </w:rPr>
                <w:delText>99</w:delText>
              </w:r>
            </w:del>
          </w:p>
        </w:tc>
        <w:tc>
          <w:tcPr>
            <w:tcW w:w="1656" w:type="dxa"/>
            <w:tcPrChange w:id="1221" w:author="Zixuan Zhou" w:date="2026-04-27T19:29:00Z" w16du:dateUtc="2026-04-27T11:29:00Z">
              <w:tcPr>
                <w:tcW w:w="1656" w:type="dxa"/>
                <w:vAlign w:val="center"/>
              </w:tcPr>
            </w:tcPrChange>
          </w:tcPr>
          <w:p w14:paraId="4596BDF5" w14:textId="67FD8284" w:rsidR="00E75582" w:rsidRPr="00E75582" w:rsidRDefault="00E75582" w:rsidP="00E75582">
            <w:pPr>
              <w:pStyle w:val="altz"/>
              <w:wordWrap/>
              <w:adjustRightInd w:val="0"/>
              <w:snapToGrid/>
              <w:spacing w:line="240" w:lineRule="auto"/>
              <w:ind w:firstLineChars="0" w:firstLine="0"/>
              <w:rPr>
                <w:sz w:val="21"/>
                <w:szCs w:val="20"/>
              </w:rPr>
            </w:pPr>
            <w:ins w:id="1222" w:author="Zixuan Zhou" w:date="2026-04-27T19:29:00Z" w16du:dateUtc="2026-04-27T11:29:00Z">
              <w:r w:rsidRPr="00E75582">
                <w:rPr>
                  <w:sz w:val="21"/>
                  <w:szCs w:val="20"/>
                  <w:rPrChange w:id="1223" w:author="Zixuan Zhou" w:date="2026-04-27T19:29:00Z" w16du:dateUtc="2026-04-27T11:29:00Z">
                    <w:rPr/>
                  </w:rPrChange>
                </w:rPr>
                <w:t>0.50</w:t>
              </w:r>
            </w:ins>
            <w:del w:id="1224" w:author="Zixuan Zhou" w:date="2026-04-27T19:29:00Z" w16du:dateUtc="2026-04-27T11:29:00Z">
              <w:r w:rsidRPr="00E75582" w:rsidDel="00CC1DB3">
                <w:rPr>
                  <w:sz w:val="21"/>
                  <w:szCs w:val="20"/>
                </w:rPr>
                <w:delText>2.62%</w:delText>
              </w:r>
            </w:del>
          </w:p>
        </w:tc>
      </w:tr>
      <w:tr w:rsidR="00F54B80" w14:paraId="2CF61695" w14:textId="77777777" w:rsidTr="00654A62">
        <w:trPr>
          <w:trHeight w:val="317"/>
          <w:tblCellSpacing w:w="15" w:type="dxa"/>
        </w:trPr>
        <w:tc>
          <w:tcPr>
            <w:tcW w:w="1084" w:type="dxa"/>
            <w:tcBorders>
              <w:bottom w:val="single" w:sz="6" w:space="0" w:color="auto"/>
            </w:tcBorders>
            <w:vAlign w:val="center"/>
          </w:tcPr>
          <w:p w14:paraId="4669710A" w14:textId="77777777" w:rsidR="00F54B80" w:rsidRPr="00195EEC" w:rsidRDefault="00000000" w:rsidP="00654A62">
            <w:pPr>
              <w:pStyle w:val="altz"/>
              <w:wordWrap/>
              <w:adjustRightInd w:val="0"/>
              <w:snapToGrid/>
              <w:spacing w:line="240" w:lineRule="auto"/>
              <w:ind w:firstLineChars="0" w:firstLine="0"/>
              <w:jc w:val="left"/>
              <w:rPr>
                <w:sz w:val="21"/>
                <w:szCs w:val="21"/>
              </w:rPr>
            </w:pPr>
            <w:r w:rsidRPr="00195EEC">
              <w:rPr>
                <w:b/>
                <w:bCs/>
                <w:sz w:val="21"/>
                <w:szCs w:val="21"/>
              </w:rPr>
              <w:t>总计</w:t>
            </w:r>
          </w:p>
        </w:tc>
        <w:tc>
          <w:tcPr>
            <w:tcW w:w="4364" w:type="dxa"/>
            <w:tcBorders>
              <w:bottom w:val="single" w:sz="6" w:space="0" w:color="auto"/>
            </w:tcBorders>
            <w:vAlign w:val="center"/>
          </w:tcPr>
          <w:p w14:paraId="56226187" w14:textId="77777777" w:rsidR="00F54B80" w:rsidRPr="00195EEC" w:rsidRDefault="00F54B80" w:rsidP="00654A62">
            <w:pPr>
              <w:pStyle w:val="altz"/>
              <w:wordWrap/>
              <w:adjustRightInd w:val="0"/>
              <w:snapToGrid/>
              <w:spacing w:line="240" w:lineRule="auto"/>
              <w:ind w:firstLineChars="0" w:firstLine="0"/>
              <w:rPr>
                <w:sz w:val="21"/>
                <w:szCs w:val="21"/>
              </w:rPr>
            </w:pPr>
          </w:p>
        </w:tc>
        <w:tc>
          <w:tcPr>
            <w:tcW w:w="1813" w:type="dxa"/>
            <w:tcBorders>
              <w:bottom w:val="single" w:sz="6" w:space="0" w:color="auto"/>
            </w:tcBorders>
            <w:vAlign w:val="center"/>
          </w:tcPr>
          <w:p w14:paraId="00044A2B" w14:textId="663C3598" w:rsidR="00F54B80" w:rsidRPr="00195EEC" w:rsidRDefault="00000000" w:rsidP="00654A62">
            <w:pPr>
              <w:pStyle w:val="altz"/>
              <w:wordWrap/>
              <w:adjustRightInd w:val="0"/>
              <w:snapToGrid/>
              <w:spacing w:line="240" w:lineRule="auto"/>
              <w:ind w:firstLineChars="0" w:firstLine="0"/>
              <w:rPr>
                <w:rFonts w:hint="eastAsia"/>
                <w:sz w:val="21"/>
                <w:szCs w:val="21"/>
              </w:rPr>
            </w:pPr>
            <w:del w:id="1225" w:author="Zixuan Zhou" w:date="2026-04-27T19:23:00Z" w16du:dateUtc="2026-04-27T11:23:00Z">
              <w:r w:rsidRPr="00195EEC" w:rsidDel="00F36A24">
                <w:rPr>
                  <w:b/>
                  <w:bCs/>
                  <w:sz w:val="21"/>
                  <w:szCs w:val="21"/>
                </w:rPr>
                <w:delText>3780</w:delText>
              </w:r>
            </w:del>
            <w:ins w:id="1226" w:author="Zixuan Zhou" w:date="2026-04-27T20:15:00Z" w16du:dateUtc="2026-04-27T12:15:00Z">
              <w:r w:rsidR="00D430B2">
                <w:rPr>
                  <w:rFonts w:hint="eastAsia"/>
                  <w:b/>
                  <w:bCs/>
                  <w:sz w:val="21"/>
                  <w:szCs w:val="21"/>
                </w:rPr>
                <w:t>3484</w:t>
              </w:r>
            </w:ins>
          </w:p>
        </w:tc>
        <w:tc>
          <w:tcPr>
            <w:tcW w:w="1656" w:type="dxa"/>
            <w:tcBorders>
              <w:bottom w:val="single" w:sz="6" w:space="0" w:color="auto"/>
            </w:tcBorders>
            <w:vAlign w:val="center"/>
          </w:tcPr>
          <w:p w14:paraId="3F9E0A18" w14:textId="77777777" w:rsidR="00F54B80" w:rsidRPr="00195EEC" w:rsidRDefault="00000000" w:rsidP="00654A62">
            <w:pPr>
              <w:pStyle w:val="altz"/>
              <w:wordWrap/>
              <w:adjustRightInd w:val="0"/>
              <w:snapToGrid/>
              <w:spacing w:line="240" w:lineRule="auto"/>
              <w:ind w:firstLineChars="0" w:firstLine="0"/>
              <w:rPr>
                <w:sz w:val="21"/>
                <w:szCs w:val="21"/>
              </w:rPr>
            </w:pPr>
            <w:r w:rsidRPr="00195EEC">
              <w:rPr>
                <w:b/>
                <w:bCs/>
                <w:sz w:val="21"/>
                <w:szCs w:val="21"/>
              </w:rPr>
              <w:t>100.00%</w:t>
            </w:r>
          </w:p>
        </w:tc>
      </w:tr>
    </w:tbl>
    <w:p w14:paraId="1EBF7C06" w14:textId="32A43720" w:rsidR="00F54B80" w:rsidRDefault="00000000">
      <w:pPr>
        <w:pStyle w:val="altz"/>
        <w:ind w:firstLine="480"/>
      </w:pPr>
      <w:r>
        <w:rPr>
          <w:rFonts w:hint="eastAsia"/>
        </w:rPr>
        <w:t>从</w:t>
      </w:r>
      <w:r w:rsidR="00AE68A4" w:rsidRPr="00AE68A4">
        <w:fldChar w:fldCharType="begin"/>
      </w:r>
      <w:r w:rsidR="00AE68A4" w:rsidRPr="00AE68A4">
        <w:instrText xml:space="preserve"> </w:instrText>
      </w:r>
      <w:r w:rsidR="00AE68A4" w:rsidRPr="00AE68A4">
        <w:rPr>
          <w:rFonts w:hint="eastAsia"/>
        </w:rPr>
        <w:instrText>REF _Ref227948546 \h</w:instrText>
      </w:r>
      <w:r w:rsidR="00AE68A4" w:rsidRPr="00AE68A4">
        <w:instrText xml:space="preserve"> </w:instrText>
      </w:r>
      <w:r w:rsidR="00AE68A4" w:rsidRPr="00AE68A4">
        <w:fldChar w:fldCharType="separate"/>
      </w:r>
      <w:r w:rsidR="00AE68A4" w:rsidRPr="00AE68A4">
        <w:rPr>
          <w:rFonts w:hint="eastAsia"/>
        </w:rPr>
        <w:t>图</w:t>
      </w:r>
      <w:r w:rsidR="00AE68A4" w:rsidRPr="00AE68A4">
        <w:rPr>
          <w:rFonts w:hint="eastAsia"/>
        </w:rPr>
        <w:t xml:space="preserve"> </w:t>
      </w:r>
      <w:r w:rsidR="00AE68A4" w:rsidRPr="00AE68A4">
        <w:t>4</w:t>
      </w:r>
      <w:r w:rsidR="00AE68A4" w:rsidRPr="00AE68A4">
        <w:noBreakHyphen/>
      </w:r>
      <w:r w:rsidR="00AE68A4" w:rsidRPr="00AE68A4">
        <w:t>1</w:t>
      </w:r>
      <w:r w:rsidR="00AE68A4" w:rsidRPr="00AE68A4">
        <w:fldChar w:fldCharType="end"/>
      </w:r>
      <w:r>
        <w:rPr>
          <w:rFonts w:hint="eastAsia"/>
        </w:rPr>
        <w:t>的统计结果可以看出，青少年用户的提问表现出明显的“头部集中”与“长尾分布”特征。</w:t>
      </w:r>
    </w:p>
    <w:p w14:paraId="7C09E02E" w14:textId="72513D12" w:rsidR="00F54B80" w:rsidRDefault="00000000">
      <w:pPr>
        <w:pStyle w:val="altz"/>
        <w:ind w:firstLine="480"/>
      </w:pPr>
      <w:r>
        <w:rPr>
          <w:rFonts w:hint="eastAsia"/>
        </w:rPr>
        <w:t>青少年的</w:t>
      </w:r>
      <w:r>
        <w:t>关注焦点</w:t>
      </w:r>
      <w:r>
        <w:rPr>
          <w:rFonts w:hint="eastAsia"/>
        </w:rPr>
        <w:t>在于</w:t>
      </w:r>
      <w:r>
        <w:t>基础知识</w:t>
      </w:r>
      <w:r>
        <w:rPr>
          <w:rFonts w:hint="eastAsia"/>
        </w:rPr>
        <w:t>和</w:t>
      </w:r>
      <w:r>
        <w:t>实用工具</w:t>
      </w:r>
      <w:r>
        <w:rPr>
          <w:rFonts w:hint="eastAsia"/>
        </w:rPr>
        <w:t>。</w:t>
      </w:r>
      <w:del w:id="1227" w:author="Zixuan Zhou" w:date="2026-04-27T19:29:00Z" w16du:dateUtc="2026-04-27T11:29:00Z">
        <w:r w:rsidDel="00E75582">
          <w:rPr>
            <w:rFonts w:hint="eastAsia"/>
          </w:rPr>
          <w:delText>“生殖健康科普”</w:delText>
        </w:r>
      </w:del>
      <w:ins w:id="1228" w:author="Zixuan Zhou" w:date="2026-04-27T19:29:00Z" w16du:dateUtc="2026-04-27T11:29:00Z">
        <w:r w:rsidR="00E75582">
          <w:rPr>
            <w:rFonts w:hint="eastAsia"/>
          </w:rPr>
          <w:t>“安全套”</w:t>
        </w:r>
      </w:ins>
      <w:del w:id="1229" w:author="Zixuan Zhou" w:date="2026-04-27T19:29:00Z" w16du:dateUtc="2026-04-27T11:29:00Z">
        <w:r w:rsidDel="00E75582">
          <w:rPr>
            <w:rFonts w:hint="eastAsia"/>
          </w:rPr>
          <w:delText>（</w:delText>
        </w:r>
        <w:r w:rsidDel="00E75582">
          <w:rPr>
            <w:rFonts w:hint="eastAsia"/>
          </w:rPr>
          <w:delText>31.85%</w:delText>
        </w:r>
        <w:r w:rsidDel="00E75582">
          <w:rPr>
            <w:rFonts w:hint="eastAsia"/>
          </w:rPr>
          <w:delText>）</w:delText>
        </w:r>
      </w:del>
      <w:r>
        <w:rPr>
          <w:rFonts w:hint="eastAsia"/>
        </w:rPr>
        <w:t>和</w:t>
      </w:r>
      <w:ins w:id="1230" w:author="Zixuan Zhou" w:date="2026-04-27T19:29:00Z" w16du:dateUtc="2026-04-27T11:29:00Z">
        <w:r w:rsidR="00E75582">
          <w:rPr>
            <w:rFonts w:hint="eastAsia"/>
          </w:rPr>
          <w:t>“生殖健康科普”</w:t>
        </w:r>
      </w:ins>
      <w:del w:id="1231" w:author="Zixuan Zhou" w:date="2026-04-27T19:29:00Z" w16du:dateUtc="2026-04-27T11:29:00Z">
        <w:r w:rsidDel="00E75582">
          <w:rPr>
            <w:rFonts w:hint="eastAsia"/>
          </w:rPr>
          <w:delText>“安全套”（</w:delText>
        </w:r>
        <w:r w:rsidDel="00E75582">
          <w:rPr>
            <w:rFonts w:hint="eastAsia"/>
          </w:rPr>
          <w:delText>22.62%</w:delText>
        </w:r>
        <w:r w:rsidDel="00E75582">
          <w:rPr>
            <w:rFonts w:hint="eastAsia"/>
          </w:rPr>
          <w:delText>）</w:delText>
        </w:r>
      </w:del>
      <w:r>
        <w:rPr>
          <w:rFonts w:hint="eastAsia"/>
        </w:rPr>
        <w:t>两大类占据了所有提问的半壁江山。可见青少年对基础生理知识、身体发育、性行为常识以及最常用、最易得的避孕工具——安全套，有着最为广泛和迫切的了解需求。</w:t>
      </w:r>
    </w:p>
    <w:p w14:paraId="33F2504A" w14:textId="06D8E1F8" w:rsidR="00F54B80" w:rsidRDefault="00000000">
      <w:pPr>
        <w:pStyle w:val="altz"/>
        <w:ind w:firstLine="480"/>
      </w:pPr>
      <w:r>
        <w:rPr>
          <w:rFonts w:hint="eastAsia"/>
        </w:rPr>
        <w:t>其次是对主流避孕方法的强烈关注。“避孕药”（</w:t>
      </w:r>
      <w:r>
        <w:rPr>
          <w:rFonts w:hint="eastAsia"/>
        </w:rPr>
        <w:t>10.08%</w:t>
      </w:r>
      <w:r>
        <w:rPr>
          <w:rFonts w:hint="eastAsia"/>
        </w:rPr>
        <w:t>）、“体外排精”（</w:t>
      </w:r>
      <w:r>
        <w:rPr>
          <w:rFonts w:hint="eastAsia"/>
        </w:rPr>
        <w:t>5.58%</w:t>
      </w:r>
      <w:r>
        <w:rPr>
          <w:rFonts w:hint="eastAsia"/>
        </w:rPr>
        <w:t>）和“安全期避孕”（</w:t>
      </w:r>
      <w:r>
        <w:rPr>
          <w:rFonts w:hint="eastAsia"/>
        </w:rPr>
        <w:t>5.00%</w:t>
      </w:r>
      <w:r>
        <w:rPr>
          <w:rFonts w:hint="eastAsia"/>
        </w:rPr>
        <w:t>）构成了第二梯队。尽管体外排精和安全期避孕被医学界公认为不可靠的避孕方式，但它们在</w:t>
      </w:r>
      <w:proofErr w:type="gramStart"/>
      <w:r>
        <w:rPr>
          <w:rFonts w:hint="eastAsia"/>
        </w:rPr>
        <w:t>评论区</w:t>
      </w:r>
      <w:proofErr w:type="gramEnd"/>
      <w:r>
        <w:rPr>
          <w:rFonts w:hint="eastAsia"/>
        </w:rPr>
        <w:t>依然引发了大量讨论。这从侧面反映出在青少年群体中，关于这些不推荐方法的认知误区和侥幸心理普遍存在。</w:t>
      </w:r>
    </w:p>
    <w:p w14:paraId="4AE96E92" w14:textId="3AFC3040" w:rsidR="00CC0A59" w:rsidRDefault="00000000">
      <w:pPr>
        <w:pStyle w:val="altz"/>
        <w:ind w:firstLine="480"/>
        <w:rPr>
          <w:ins w:id="1232" w:author="Zixuan Zhou" w:date="2026-04-27T20:29:00Z" w16du:dateUtc="2026-04-27T12:29:00Z"/>
        </w:rPr>
      </w:pPr>
      <w:del w:id="1233" w:author="Zixuan Zhou" w:date="2026-04-27T20:27:00Z" w16du:dateUtc="2026-04-27T12:27:00Z">
        <w:r w:rsidDel="00CC0A59">
          <w:rPr>
            <w:rFonts w:hint="eastAsia"/>
          </w:rPr>
          <w:delText>同时关于高风险与敏感议题的讨论热度也不容忽视。“人工流产”（</w:delText>
        </w:r>
        <w:r w:rsidDel="00CC0A59">
          <w:rPr>
            <w:rFonts w:hint="eastAsia"/>
          </w:rPr>
          <w:delText>4.63%</w:delText>
        </w:r>
        <w:r w:rsidDel="00CC0A59">
          <w:rPr>
            <w:rFonts w:hint="eastAsia"/>
          </w:rPr>
          <w:delText>）和“绝育手术”（</w:delText>
        </w:r>
        <w:r w:rsidDel="00CC0A59">
          <w:rPr>
            <w:rFonts w:hint="eastAsia"/>
          </w:rPr>
          <w:delText>4.44%</w:delText>
        </w:r>
        <w:r w:rsidDel="00CC0A59">
          <w:rPr>
            <w:rFonts w:hint="eastAsia"/>
          </w:rPr>
          <w:delText>）虽然在视频内容中占比不高，但在评论区却产生了相当数量的提问。可见这类高争议性、高风险的话题往往能激发更强烈的用户互动和讨论欲望。</w:delText>
        </w:r>
      </w:del>
      <w:ins w:id="1234" w:author="Zixuan Zhou" w:date="2026-04-27T20:27:00Z" w16du:dateUtc="2026-04-27T12:27:00Z">
        <w:r w:rsidR="00CC0A59" w:rsidRPr="00CC0A59">
          <w:rPr>
            <w:rFonts w:hint="eastAsia"/>
          </w:rPr>
          <w:t>其余主题呈现出清晰的次梯队分布。</w:t>
        </w:r>
      </w:ins>
      <w:ins w:id="1235" w:author="Zixuan Zhou" w:date="2026-04-27T20:28:00Z" w16du:dateUtc="2026-04-27T12:28:00Z">
        <w:r w:rsidR="00CC0A59">
          <w:rPr>
            <w:rFonts w:hint="eastAsia"/>
          </w:rPr>
          <w:t>“</w:t>
        </w:r>
      </w:ins>
      <w:ins w:id="1236" w:author="Zixuan Zhou" w:date="2026-04-27T20:27:00Z" w16du:dateUtc="2026-04-27T12:27:00Z">
        <w:r w:rsidR="00CC0A59" w:rsidRPr="00CC0A59">
          <w:rPr>
            <w:rFonts w:hint="eastAsia"/>
          </w:rPr>
          <w:t>避孕药</w:t>
        </w:r>
      </w:ins>
      <w:ins w:id="1237" w:author="Zixuan Zhou" w:date="2026-04-27T20:28:00Z" w16du:dateUtc="2026-04-27T12:28:00Z">
        <w:r w:rsidR="00CC0A59">
          <w:rPr>
            <w:rFonts w:hint="eastAsia"/>
          </w:rPr>
          <w:t>”</w:t>
        </w:r>
      </w:ins>
      <w:ins w:id="1238" w:author="Zixuan Zhou" w:date="2026-04-27T20:27:00Z" w16du:dateUtc="2026-04-27T12:27:00Z">
        <w:r w:rsidR="00CC0A59" w:rsidRPr="00CC0A59">
          <w:rPr>
            <w:rFonts w:hint="eastAsia"/>
          </w:rPr>
          <w:t>、</w:t>
        </w:r>
      </w:ins>
      <w:ins w:id="1239" w:author="Zixuan Zhou" w:date="2026-04-27T20:28:00Z" w16du:dateUtc="2026-04-27T12:28:00Z">
        <w:r w:rsidR="00CC0A59">
          <w:rPr>
            <w:rFonts w:hint="eastAsia"/>
          </w:rPr>
          <w:t>“</w:t>
        </w:r>
      </w:ins>
      <w:ins w:id="1240" w:author="Zixuan Zhou" w:date="2026-04-27T20:27:00Z" w16du:dateUtc="2026-04-27T12:27:00Z">
        <w:r w:rsidR="00CC0A59" w:rsidRPr="00CC0A59">
          <w:rPr>
            <w:rFonts w:hint="eastAsia"/>
          </w:rPr>
          <w:t>节育器</w:t>
        </w:r>
      </w:ins>
      <w:ins w:id="1241" w:author="Zixuan Zhou" w:date="2026-04-27T20:28:00Z" w16du:dateUtc="2026-04-27T12:28:00Z">
        <w:r w:rsidR="00CC0A59">
          <w:rPr>
            <w:rFonts w:hint="eastAsia"/>
          </w:rPr>
          <w:t>”</w:t>
        </w:r>
      </w:ins>
      <w:ins w:id="1242" w:author="Zixuan Zhou" w:date="2026-04-27T20:27:00Z" w16du:dateUtc="2026-04-27T12:27:00Z">
        <w:r w:rsidR="00CC0A59" w:rsidRPr="00CC0A59">
          <w:rPr>
            <w:rFonts w:hint="eastAsia"/>
          </w:rPr>
          <w:t>、</w:t>
        </w:r>
      </w:ins>
      <w:ins w:id="1243" w:author="Zixuan Zhou" w:date="2026-04-27T20:28:00Z" w16du:dateUtc="2026-04-27T12:28:00Z">
        <w:r w:rsidR="00CC0A59">
          <w:rPr>
            <w:rFonts w:hint="eastAsia"/>
          </w:rPr>
          <w:t>“</w:t>
        </w:r>
      </w:ins>
      <w:ins w:id="1244" w:author="Zixuan Zhou" w:date="2026-04-27T20:27:00Z" w16du:dateUtc="2026-04-27T12:27:00Z">
        <w:r w:rsidR="00CC0A59" w:rsidRPr="00CC0A59">
          <w:rPr>
            <w:rFonts w:hint="eastAsia"/>
          </w:rPr>
          <w:t>人工流产</w:t>
        </w:r>
      </w:ins>
      <w:ins w:id="1245" w:author="Zixuan Zhou" w:date="2026-04-27T20:28:00Z" w16du:dateUtc="2026-04-27T12:28:00Z">
        <w:r w:rsidR="00CC0A59">
          <w:rPr>
            <w:rFonts w:hint="eastAsia"/>
          </w:rPr>
          <w:t>”</w:t>
        </w:r>
      </w:ins>
      <w:ins w:id="1246" w:author="Zixuan Zhou" w:date="2026-04-27T20:27:00Z" w16du:dateUtc="2026-04-27T12:27:00Z">
        <w:r w:rsidR="00CC0A59" w:rsidRPr="00CC0A59">
          <w:rPr>
            <w:rFonts w:hint="eastAsia"/>
          </w:rPr>
          <w:t>构成了第二梯队，反映出青少年对药物避孕和医学干预类议题存在持续且深入的关注。其中</w:t>
        </w:r>
      </w:ins>
      <w:ins w:id="1247" w:author="Zixuan Zhou" w:date="2026-04-27T20:28:00Z" w16du:dateUtc="2026-04-27T12:28:00Z">
        <w:r w:rsidR="00CC0A59">
          <w:rPr>
            <w:rFonts w:hint="eastAsia"/>
          </w:rPr>
          <w:t>“</w:t>
        </w:r>
      </w:ins>
      <w:ins w:id="1248" w:author="Zixuan Zhou" w:date="2026-04-27T20:27:00Z" w16du:dateUtc="2026-04-27T12:27:00Z">
        <w:r w:rsidR="00CC0A59" w:rsidRPr="00CC0A59">
          <w:rPr>
            <w:rFonts w:hint="eastAsia"/>
          </w:rPr>
          <w:t>人工流产</w:t>
        </w:r>
      </w:ins>
      <w:ins w:id="1249" w:author="Zixuan Zhou" w:date="2026-04-27T20:28:00Z" w16du:dateUtc="2026-04-27T12:28:00Z">
        <w:r w:rsidR="00CC0A59">
          <w:rPr>
            <w:rFonts w:hint="eastAsia"/>
          </w:rPr>
          <w:t>”</w:t>
        </w:r>
      </w:ins>
      <w:ins w:id="1250" w:author="Zixuan Zhou" w:date="2026-04-27T20:27:00Z" w16du:dateUtc="2026-04-27T12:27:00Z">
        <w:r w:rsidR="00CC0A59" w:rsidRPr="00CC0A59">
          <w:rPr>
            <w:rFonts w:hint="eastAsia"/>
          </w:rPr>
          <w:t>虽在视频内容中占比不高，但在</w:t>
        </w:r>
        <w:proofErr w:type="gramStart"/>
        <w:r w:rsidR="00CC0A59" w:rsidRPr="00CC0A59">
          <w:rPr>
            <w:rFonts w:hint="eastAsia"/>
          </w:rPr>
          <w:t>评论区</w:t>
        </w:r>
        <w:proofErr w:type="gramEnd"/>
        <w:r w:rsidR="00CC0A59" w:rsidRPr="00CC0A59">
          <w:rPr>
            <w:rFonts w:hint="eastAsia"/>
          </w:rPr>
          <w:t>却能激发相当数量的提问，说明这类高风险、高敏感的话题往往能引发用户强烈的互动和讨论欲望。</w:t>
        </w:r>
      </w:ins>
    </w:p>
    <w:p w14:paraId="1F3A2B09" w14:textId="2DBFEFB3" w:rsidR="00CC0A59" w:rsidRDefault="00CC0A59">
      <w:pPr>
        <w:pStyle w:val="altz"/>
        <w:ind w:firstLine="480"/>
        <w:rPr>
          <w:rFonts w:hint="eastAsia"/>
        </w:rPr>
      </w:pPr>
      <w:ins w:id="1251" w:author="Zixuan Zhou" w:date="2026-04-27T20:30:00Z" w16du:dateUtc="2026-04-27T12:30:00Z">
        <w:r>
          <w:rPr>
            <w:rFonts w:hint="eastAsia"/>
          </w:rPr>
          <w:t>“</w:t>
        </w:r>
      </w:ins>
      <w:ins w:id="1252" w:author="Zixuan Zhou" w:date="2026-04-27T20:29:00Z" w16du:dateUtc="2026-04-27T12:29:00Z">
        <w:r w:rsidRPr="00CC0A59">
          <w:rPr>
            <w:rFonts w:hint="eastAsia"/>
          </w:rPr>
          <w:t>避孕科普</w:t>
        </w:r>
      </w:ins>
      <w:ins w:id="1253" w:author="Zixuan Zhou" w:date="2026-04-27T20:30:00Z" w16du:dateUtc="2026-04-27T12:30:00Z">
        <w:r>
          <w:rPr>
            <w:rFonts w:hint="eastAsia"/>
          </w:rPr>
          <w:t>”</w:t>
        </w:r>
      </w:ins>
      <w:ins w:id="1254" w:author="Zixuan Zhou" w:date="2026-04-27T20:29:00Z" w16du:dateUtc="2026-04-27T12:29:00Z">
        <w:r w:rsidRPr="00CC0A59">
          <w:rPr>
            <w:rFonts w:hint="eastAsia"/>
          </w:rPr>
          <w:t>、</w:t>
        </w:r>
      </w:ins>
      <w:ins w:id="1255" w:author="Zixuan Zhou" w:date="2026-04-27T20:30:00Z" w16du:dateUtc="2026-04-27T12:30:00Z">
        <w:r>
          <w:rPr>
            <w:rFonts w:hint="eastAsia"/>
          </w:rPr>
          <w:t>“</w:t>
        </w:r>
      </w:ins>
      <w:ins w:id="1256" w:author="Zixuan Zhou" w:date="2026-04-27T20:29:00Z" w16du:dateUtc="2026-04-27T12:29:00Z">
        <w:r w:rsidRPr="00CC0A59">
          <w:rPr>
            <w:rFonts w:hint="eastAsia"/>
          </w:rPr>
          <w:t>绝育手术</w:t>
        </w:r>
      </w:ins>
      <w:ins w:id="1257" w:author="Zixuan Zhou" w:date="2026-04-27T20:30:00Z" w16du:dateUtc="2026-04-27T12:30:00Z">
        <w:r>
          <w:rPr>
            <w:rFonts w:hint="eastAsia"/>
          </w:rPr>
          <w:t>”</w:t>
        </w:r>
      </w:ins>
      <w:ins w:id="1258" w:author="Zixuan Zhou" w:date="2026-04-27T20:29:00Z" w16du:dateUtc="2026-04-27T12:29:00Z">
        <w:r w:rsidRPr="00CC0A59">
          <w:rPr>
            <w:rFonts w:hint="eastAsia"/>
          </w:rPr>
          <w:t>、</w:t>
        </w:r>
      </w:ins>
      <w:ins w:id="1259" w:author="Zixuan Zhou" w:date="2026-04-27T20:30:00Z" w16du:dateUtc="2026-04-27T12:30:00Z">
        <w:r>
          <w:rPr>
            <w:rFonts w:hint="eastAsia"/>
          </w:rPr>
          <w:t>“</w:t>
        </w:r>
      </w:ins>
      <w:ins w:id="1260" w:author="Zixuan Zhou" w:date="2026-04-27T20:29:00Z" w16du:dateUtc="2026-04-27T12:29:00Z">
        <w:r w:rsidRPr="00CC0A59">
          <w:rPr>
            <w:rFonts w:hint="eastAsia"/>
          </w:rPr>
          <w:t>安全期避孕</w:t>
        </w:r>
      </w:ins>
      <w:ins w:id="1261" w:author="Zixuan Zhou" w:date="2026-04-27T20:30:00Z" w16du:dateUtc="2026-04-27T12:30:00Z">
        <w:r>
          <w:rPr>
            <w:rFonts w:hint="eastAsia"/>
          </w:rPr>
          <w:t>”</w:t>
        </w:r>
      </w:ins>
      <w:ins w:id="1262" w:author="Zixuan Zhou" w:date="2026-04-27T20:29:00Z" w16du:dateUtc="2026-04-27T12:29:00Z">
        <w:r w:rsidRPr="00CC0A59">
          <w:rPr>
            <w:rFonts w:hint="eastAsia"/>
          </w:rPr>
          <w:t>及</w:t>
        </w:r>
      </w:ins>
      <w:ins w:id="1263" w:author="Zixuan Zhou" w:date="2026-04-27T20:30:00Z" w16du:dateUtc="2026-04-27T12:30:00Z">
        <w:r>
          <w:rPr>
            <w:rFonts w:hint="eastAsia"/>
          </w:rPr>
          <w:t>“</w:t>
        </w:r>
      </w:ins>
      <w:ins w:id="1264" w:author="Zixuan Zhou" w:date="2026-04-27T20:29:00Z" w16du:dateUtc="2026-04-27T12:29:00Z">
        <w:r w:rsidRPr="00CC0A59">
          <w:rPr>
            <w:rFonts w:hint="eastAsia"/>
          </w:rPr>
          <w:t>体外排精</w:t>
        </w:r>
      </w:ins>
      <w:ins w:id="1265" w:author="Zixuan Zhou" w:date="2026-04-27T20:30:00Z" w16du:dateUtc="2026-04-27T12:30:00Z">
        <w:r>
          <w:rPr>
            <w:rFonts w:hint="eastAsia"/>
          </w:rPr>
          <w:t>”</w:t>
        </w:r>
      </w:ins>
      <w:ins w:id="1266" w:author="Zixuan Zhou" w:date="2026-04-27T20:29:00Z" w16du:dateUtc="2026-04-27T12:29:00Z">
        <w:r w:rsidRPr="00CC0A59">
          <w:rPr>
            <w:rFonts w:hint="eastAsia"/>
          </w:rPr>
          <w:t>共同构成第三梯队。值得注意的是，</w:t>
        </w:r>
      </w:ins>
      <w:ins w:id="1267" w:author="Zixuan Zhou" w:date="2026-04-27T20:30:00Z" w16du:dateUtc="2026-04-27T12:30:00Z">
        <w:r>
          <w:rPr>
            <w:rFonts w:hint="eastAsia"/>
          </w:rPr>
          <w:t>“</w:t>
        </w:r>
      </w:ins>
      <w:ins w:id="1268" w:author="Zixuan Zhou" w:date="2026-04-27T20:29:00Z" w16du:dateUtc="2026-04-27T12:29:00Z">
        <w:r w:rsidRPr="00CC0A59">
          <w:rPr>
            <w:rFonts w:hint="eastAsia"/>
          </w:rPr>
          <w:t>体外排精</w:t>
        </w:r>
      </w:ins>
      <w:ins w:id="1269" w:author="Zixuan Zhou" w:date="2026-04-27T20:30:00Z" w16du:dateUtc="2026-04-27T12:30:00Z">
        <w:r>
          <w:rPr>
            <w:rFonts w:hint="eastAsia"/>
          </w:rPr>
          <w:t>”</w:t>
        </w:r>
      </w:ins>
      <w:ins w:id="1270" w:author="Zixuan Zhou" w:date="2026-04-27T20:29:00Z" w16du:dateUtc="2026-04-27T12:29:00Z">
        <w:r w:rsidRPr="00CC0A59">
          <w:rPr>
            <w:rFonts w:hint="eastAsia"/>
          </w:rPr>
          <w:t>和</w:t>
        </w:r>
      </w:ins>
      <w:ins w:id="1271" w:author="Zixuan Zhou" w:date="2026-04-27T20:30:00Z" w16du:dateUtc="2026-04-27T12:30:00Z">
        <w:r>
          <w:rPr>
            <w:rFonts w:hint="eastAsia"/>
          </w:rPr>
          <w:t>“</w:t>
        </w:r>
      </w:ins>
      <w:ins w:id="1272" w:author="Zixuan Zhou" w:date="2026-04-27T20:29:00Z" w16du:dateUtc="2026-04-27T12:29:00Z">
        <w:r w:rsidRPr="00CC0A59">
          <w:rPr>
            <w:rFonts w:hint="eastAsia"/>
          </w:rPr>
          <w:t>安全期避孕</w:t>
        </w:r>
      </w:ins>
      <w:ins w:id="1273" w:author="Zixuan Zhou" w:date="2026-04-27T20:30:00Z" w16du:dateUtc="2026-04-27T12:30:00Z">
        <w:r>
          <w:rPr>
            <w:rFonts w:hint="eastAsia"/>
          </w:rPr>
          <w:t>”</w:t>
        </w:r>
      </w:ins>
      <w:ins w:id="1274" w:author="Zixuan Zhou" w:date="2026-04-27T20:29:00Z" w16du:dateUtc="2026-04-27T12:29:00Z">
        <w:r w:rsidRPr="00CC0A59">
          <w:rPr>
            <w:rFonts w:hint="eastAsia"/>
          </w:rPr>
          <w:t>在医学界被公认为可靠性较低的避孕方式，但它们在</w:t>
        </w:r>
        <w:proofErr w:type="gramStart"/>
        <w:r w:rsidRPr="00CC0A59">
          <w:rPr>
            <w:rFonts w:hint="eastAsia"/>
          </w:rPr>
          <w:t>评论区</w:t>
        </w:r>
        <w:proofErr w:type="gramEnd"/>
        <w:r w:rsidRPr="00CC0A59">
          <w:rPr>
            <w:rFonts w:hint="eastAsia"/>
          </w:rPr>
          <w:t>依然拥有稳定的讨论热度，这从侧面反映出在青少年群体中，关于这些不推荐方法的认知误区和侥幸心理仍普遍存在。</w:t>
        </w:r>
      </w:ins>
    </w:p>
    <w:p w14:paraId="0E365CE4" w14:textId="7B9AE85F" w:rsidR="00F54B80" w:rsidRDefault="00AE68A4">
      <w:pPr>
        <w:pStyle w:val="altz"/>
        <w:ind w:firstLine="480"/>
      </w:pPr>
      <w:del w:id="1275" w:author="Zixuan Zhou" w:date="2026-04-27T19:35:00Z" w16du:dateUtc="2026-04-27T11:35:00Z">
        <w:r w:rsidDel="00E75582">
          <w:rPr>
            <w:noProof/>
          </w:rPr>
          <w:drawing>
            <wp:anchor distT="0" distB="0" distL="114300" distR="114300" simplePos="0" relativeHeight="251659264" behindDoc="0" locked="0" layoutInCell="1" allowOverlap="1" wp14:anchorId="23595051" wp14:editId="1B5C8A6C">
              <wp:simplePos x="0" y="0"/>
              <wp:positionH relativeFrom="column">
                <wp:posOffset>-66548</wp:posOffset>
              </wp:positionH>
              <wp:positionV relativeFrom="paragraph">
                <wp:posOffset>824865</wp:posOffset>
              </wp:positionV>
              <wp:extent cx="5840095" cy="3177540"/>
              <wp:effectExtent l="0" t="0" r="8255" b="3810"/>
              <wp:wrapTopAndBottom/>
              <wp:docPr id="16373203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320302" name="图片 1"/>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5840095" cy="3177540"/>
                      </a:xfrm>
                      <a:prstGeom prst="rect">
                        <a:avLst/>
                      </a:prstGeom>
                    </pic:spPr>
                  </pic:pic>
                </a:graphicData>
              </a:graphic>
              <wp14:sizeRelH relativeFrom="margin">
                <wp14:pctWidth>0</wp14:pctWidth>
              </wp14:sizeRelH>
              <wp14:sizeRelV relativeFrom="margin">
                <wp14:pctHeight>0</wp14:pctHeight>
              </wp14:sizeRelV>
            </wp:anchor>
          </w:drawing>
        </w:r>
      </w:del>
      <w:ins w:id="1276" w:author="Zixuan Zhou" w:date="2026-04-27T20:31:00Z">
        <w:r w:rsidR="00CC0A59" w:rsidRPr="00CC0A59">
          <w:t>而</w:t>
        </w:r>
      </w:ins>
      <w:ins w:id="1277" w:author="Zixuan Zhou" w:date="2026-04-27T20:31:00Z" w16du:dateUtc="2026-04-27T12:31:00Z">
        <w:r w:rsidR="00CC0A59">
          <w:rPr>
            <w:rFonts w:hint="eastAsia"/>
          </w:rPr>
          <w:t>“</w:t>
        </w:r>
      </w:ins>
      <w:ins w:id="1278" w:author="Zixuan Zhou" w:date="2026-04-27T20:31:00Z">
        <w:r w:rsidR="00CC0A59" w:rsidRPr="00CC0A59">
          <w:t>女用安全套</w:t>
        </w:r>
      </w:ins>
      <w:ins w:id="1279" w:author="Zixuan Zhou" w:date="2026-04-27T20:31:00Z" w16du:dateUtc="2026-04-27T12:31:00Z">
        <w:r w:rsidR="00CC0A59">
          <w:rPr>
            <w:rFonts w:hint="eastAsia"/>
          </w:rPr>
          <w:t>”</w:t>
        </w:r>
      </w:ins>
      <w:ins w:id="1280" w:author="Zixuan Zhou" w:date="2026-04-27T20:31:00Z">
        <w:r w:rsidR="00CC0A59" w:rsidRPr="00CC0A59">
          <w:t>、</w:t>
        </w:r>
      </w:ins>
      <w:ins w:id="1281" w:author="Zixuan Zhou" w:date="2026-04-27T20:31:00Z" w16du:dateUtc="2026-04-27T12:31:00Z">
        <w:r w:rsidR="00CC0A59">
          <w:rPr>
            <w:rFonts w:hint="eastAsia"/>
          </w:rPr>
          <w:t>“</w:t>
        </w:r>
      </w:ins>
      <w:ins w:id="1282" w:author="Zixuan Zhou" w:date="2026-04-27T20:31:00Z">
        <w:r w:rsidR="00CC0A59" w:rsidRPr="00CC0A59">
          <w:t>避孕失败</w:t>
        </w:r>
      </w:ins>
      <w:ins w:id="1283" w:author="Zixuan Zhou" w:date="2026-04-27T20:31:00Z" w16du:dateUtc="2026-04-27T12:31:00Z">
        <w:r w:rsidR="00CC0A59">
          <w:rPr>
            <w:rFonts w:hint="eastAsia"/>
          </w:rPr>
          <w:t>”</w:t>
        </w:r>
      </w:ins>
      <w:ins w:id="1284" w:author="Zixuan Zhou" w:date="2026-04-27T20:31:00Z">
        <w:r w:rsidR="00CC0A59" w:rsidRPr="00CC0A59">
          <w:t>和</w:t>
        </w:r>
      </w:ins>
      <w:ins w:id="1285" w:author="Zixuan Zhou" w:date="2026-04-27T20:31:00Z" w16du:dateUtc="2026-04-27T12:31:00Z">
        <w:r w:rsidR="00CC0A59">
          <w:rPr>
            <w:rFonts w:hint="eastAsia"/>
          </w:rPr>
          <w:t>“</w:t>
        </w:r>
      </w:ins>
      <w:ins w:id="1286" w:author="Zixuan Zhou" w:date="2026-04-27T20:31:00Z">
        <w:r w:rsidR="00CC0A59" w:rsidRPr="00CC0A59">
          <w:t>新型避孕方式</w:t>
        </w:r>
      </w:ins>
      <w:ins w:id="1287" w:author="Zixuan Zhou" w:date="2026-04-27T20:32:00Z" w16du:dateUtc="2026-04-27T12:32:00Z">
        <w:r w:rsidR="00CC0A59">
          <w:rPr>
            <w:rFonts w:hint="eastAsia"/>
          </w:rPr>
          <w:t>”</w:t>
        </w:r>
      </w:ins>
      <w:ins w:id="1288" w:author="Zixuan Zhou" w:date="2026-04-27T20:31:00Z">
        <w:r w:rsidR="00CC0A59" w:rsidRPr="00CC0A59">
          <w:t>等尾部主题虽然数量较少，但它们的存在本身就说明了青少年的信息需求是多元化的，他们同样在积极探索和了解更多非主流的避孕选择</w:t>
        </w:r>
      </w:ins>
      <w:del w:id="1289" w:author="Zixuan Zhou" w:date="2026-04-27T20:31:00Z" w16du:dateUtc="2026-04-27T12:31:00Z">
        <w:r w:rsidDel="00CC0A59">
          <w:rPr>
            <w:rFonts w:hint="eastAsia"/>
          </w:rPr>
          <w:delText>而如“节育器”、“女用安全套”、“新型避孕方式”等类别虽然问题数量较少，但它们的存在本身就说明了青少年的信息需求是多元化的，他们同样在积极探索和了解更多非主流的避孕选择</w:delText>
        </w:r>
      </w:del>
      <w:r>
        <w:rPr>
          <w:rFonts w:hint="eastAsia"/>
        </w:rPr>
        <w:t>。</w:t>
      </w:r>
    </w:p>
    <w:p w14:paraId="5FE7AEEC" w14:textId="06ABA5CA" w:rsidR="00F54B80" w:rsidRDefault="005308F5">
      <w:pPr>
        <w:pStyle w:val="2"/>
        <w:spacing w:before="163" w:after="163"/>
        <w:rPr>
          <w:rFonts w:hint="eastAsia"/>
        </w:rPr>
      </w:pPr>
      <w:bookmarkStart w:id="1290" w:name="_Toc228219329"/>
      <w:ins w:id="1291" w:author="Zixuan Zhou" w:date="2026-04-27T19:35:00Z" w16du:dateUtc="2026-04-27T11:35:00Z">
        <w:r>
          <w:rPr>
            <w:rFonts w:hint="eastAsia"/>
            <w:noProof/>
          </w:rPr>
          <w:lastRenderedPageBreak/>
          <w:drawing>
            <wp:anchor distT="0" distB="0" distL="114300" distR="114300" simplePos="0" relativeHeight="251695104" behindDoc="0" locked="0" layoutInCell="1" allowOverlap="1" wp14:anchorId="52CC477D" wp14:editId="7662F00A">
              <wp:simplePos x="0" y="0"/>
              <wp:positionH relativeFrom="column">
                <wp:posOffset>13970</wp:posOffset>
              </wp:positionH>
              <wp:positionV relativeFrom="paragraph">
                <wp:posOffset>0</wp:posOffset>
              </wp:positionV>
              <wp:extent cx="5752465" cy="2838450"/>
              <wp:effectExtent l="0" t="0" r="635" b="0"/>
              <wp:wrapTopAndBottom/>
              <wp:docPr id="138023173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52465" cy="2838450"/>
                      </a:xfrm>
                      <a:prstGeom prst="rect">
                        <a:avLst/>
                      </a:prstGeom>
                      <a:noFill/>
                      <a:ln>
                        <a:noFill/>
                      </a:ln>
                    </pic:spPr>
                  </pic:pic>
                </a:graphicData>
              </a:graphic>
              <wp14:sizeRelH relativeFrom="page">
                <wp14:pctWidth>0</wp14:pctWidth>
              </wp14:sizeRelH>
              <wp14:sizeRelV relativeFrom="page">
                <wp14:pctHeight>0</wp14:pctHeight>
              </wp14:sizeRelV>
            </wp:anchor>
          </w:drawing>
        </w:r>
      </w:ins>
      <w:r>
        <w:rPr>
          <w:noProof/>
        </w:rPr>
        <mc:AlternateContent>
          <mc:Choice Requires="wps">
            <w:drawing>
              <wp:anchor distT="0" distB="0" distL="114300" distR="114300" simplePos="0" relativeHeight="251660288" behindDoc="0" locked="0" layoutInCell="1" allowOverlap="1" wp14:anchorId="76206686" wp14:editId="52229E4E">
                <wp:simplePos x="0" y="0"/>
                <wp:positionH relativeFrom="column">
                  <wp:posOffset>16899</wp:posOffset>
                </wp:positionH>
                <wp:positionV relativeFrom="paragraph">
                  <wp:posOffset>2883629</wp:posOffset>
                </wp:positionV>
                <wp:extent cx="5765800" cy="394970"/>
                <wp:effectExtent l="0" t="0" r="6350" b="5080"/>
                <wp:wrapTopAndBottom/>
                <wp:docPr id="728138228" name="文本框 1"/>
                <wp:cNvGraphicFramePr/>
                <a:graphic xmlns:a="http://schemas.openxmlformats.org/drawingml/2006/main">
                  <a:graphicData uri="http://schemas.microsoft.com/office/word/2010/wordprocessingShape">
                    <wps:wsp>
                      <wps:cNvSpPr txBox="1"/>
                      <wps:spPr>
                        <a:xfrm>
                          <a:off x="0" y="0"/>
                          <a:ext cx="5765800" cy="394970"/>
                        </a:xfrm>
                        <a:prstGeom prst="rect">
                          <a:avLst/>
                        </a:prstGeom>
                        <a:solidFill>
                          <a:prstClr val="white"/>
                        </a:solidFill>
                        <a:ln>
                          <a:noFill/>
                        </a:ln>
                      </wps:spPr>
                      <wps:txbx>
                        <w:txbxContent>
                          <w:p w14:paraId="0B5337FE" w14:textId="6CF4ED52" w:rsidR="00F54B80" w:rsidRPr="00A072DF" w:rsidRDefault="00000000" w:rsidP="00A072DF">
                            <w:pPr>
                              <w:pStyle w:val="aff8"/>
                              <w:spacing w:before="163" w:after="326"/>
                            </w:pPr>
                            <w:bookmarkStart w:id="1292" w:name="_Ref227948546"/>
                            <w:bookmarkStart w:id="1293" w:name="_Toc228023142"/>
                            <w:bookmarkStart w:id="1294" w:name="_Toc228023175"/>
                            <w:r w:rsidRPr="00A072DF">
                              <w:t>图</w:t>
                            </w:r>
                            <w:r w:rsidRPr="00A072DF">
                              <w:t xml:space="preserve"> </w:t>
                            </w:r>
                            <w:fldSimple w:instr=" STYLEREF 1 \s ">
                              <w:r w:rsidR="00170C8F" w:rsidRPr="00A072DF">
                                <w:t>4</w:t>
                              </w:r>
                            </w:fldSimple>
                            <w:r w:rsidR="00170C8F" w:rsidRPr="00A072DF">
                              <w:noBreakHyphen/>
                            </w:r>
                            <w:r w:rsidR="00170C8F" w:rsidRPr="00A072DF">
                              <w:fldChar w:fldCharType="begin"/>
                            </w:r>
                            <w:r w:rsidR="00170C8F" w:rsidRPr="00A072DF">
                              <w:instrText xml:space="preserve"> SEQ </w:instrText>
                            </w:r>
                            <w:r w:rsidR="00170C8F" w:rsidRPr="00A072DF">
                              <w:instrText>图</w:instrText>
                            </w:r>
                            <w:r w:rsidR="00170C8F" w:rsidRPr="00A072DF">
                              <w:instrText xml:space="preserve"> \* ARABIC \s 1 </w:instrText>
                            </w:r>
                            <w:r w:rsidR="00170C8F" w:rsidRPr="00A072DF">
                              <w:fldChar w:fldCharType="separate"/>
                            </w:r>
                            <w:r w:rsidR="00170C8F" w:rsidRPr="00A072DF">
                              <w:t>1</w:t>
                            </w:r>
                            <w:r w:rsidR="00170C8F" w:rsidRPr="00A072DF">
                              <w:fldChar w:fldCharType="end"/>
                            </w:r>
                            <w:bookmarkEnd w:id="1292"/>
                            <w:r w:rsidRPr="00A072DF">
                              <w:t xml:space="preserve"> </w:t>
                            </w:r>
                            <w:r w:rsidRPr="00A072DF">
                              <w:t>用户评论问题主题分类分布</w:t>
                            </w:r>
                            <w:bookmarkEnd w:id="1293"/>
                            <w:bookmarkEnd w:id="1294"/>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anchor>
            </w:drawing>
          </mc:Choice>
          <mc:Fallback>
            <w:pict>
              <v:shape w14:anchorId="76206686" id="_x0000_s1029" type="#_x0000_t202" style="position:absolute;left:0;text-align:left;margin-left:1.35pt;margin-top:227.05pt;width:454pt;height:31.1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" stroked="f">
                <v:textbox inset="0,0,0,0">
                  <w:txbxContent>
                    <w:p w14:paraId="0B5337FE" w14:textId="6CF4ED52" w:rsidR="00F54B80" w:rsidRPr="00A072DF" w:rsidRDefault="00000000" w:rsidP="00A072DF">
                      <w:pPr>
                        <w:pStyle w:val="aff8"/>
                        <w:spacing w:before="163" w:after="326"/>
                      </w:pPr>
                      <w:bookmarkStart w:id="1295" w:name="_Ref227948546"/>
                      <w:bookmarkStart w:id="1296" w:name="_Toc228023142"/>
                      <w:bookmarkStart w:id="1297" w:name="_Toc228023175"/>
                      <w:r w:rsidRPr="00A072DF">
                        <w:t>图</w:t>
                      </w:r>
                      <w:r w:rsidRPr="00A072DF">
                        <w:t xml:space="preserve"> </w:t>
                      </w:r>
                      <w:fldSimple w:instr=" STYLEREF 1 \s ">
                        <w:r w:rsidR="00170C8F" w:rsidRPr="00A072DF">
                          <w:t>4</w:t>
                        </w:r>
                      </w:fldSimple>
                      <w:r w:rsidR="00170C8F" w:rsidRPr="00A072DF">
                        <w:noBreakHyphen/>
                      </w:r>
                      <w:r w:rsidR="00170C8F" w:rsidRPr="00A072DF">
                        <w:fldChar w:fldCharType="begin"/>
                      </w:r>
                      <w:r w:rsidR="00170C8F" w:rsidRPr="00A072DF">
                        <w:instrText xml:space="preserve"> SEQ </w:instrText>
                      </w:r>
                      <w:r w:rsidR="00170C8F" w:rsidRPr="00A072DF">
                        <w:instrText>图</w:instrText>
                      </w:r>
                      <w:r w:rsidR="00170C8F" w:rsidRPr="00A072DF">
                        <w:instrText xml:space="preserve"> \* ARABIC \s 1 </w:instrText>
                      </w:r>
                      <w:r w:rsidR="00170C8F" w:rsidRPr="00A072DF">
                        <w:fldChar w:fldCharType="separate"/>
                      </w:r>
                      <w:r w:rsidR="00170C8F" w:rsidRPr="00A072DF">
                        <w:t>1</w:t>
                      </w:r>
                      <w:r w:rsidR="00170C8F" w:rsidRPr="00A072DF">
                        <w:fldChar w:fldCharType="end"/>
                      </w:r>
                      <w:bookmarkEnd w:id="1295"/>
                      <w:r w:rsidRPr="00A072DF">
                        <w:t xml:space="preserve"> </w:t>
                      </w:r>
                      <w:r w:rsidRPr="00A072DF">
                        <w:t>用户评论问题主题分类分布</w:t>
                      </w:r>
                      <w:bookmarkEnd w:id="1296"/>
                      <w:bookmarkEnd w:id="1297"/>
                    </w:p>
                  </w:txbxContent>
                </v:textbox>
                <w10:wrap type="topAndBottom"/>
              </v:shape>
            </w:pict>
          </mc:Fallback>
        </mc:AlternateContent>
      </w:r>
      <w:commentRangeStart w:id="1298"/>
      <w:r w:rsidR="00000000">
        <w:rPr>
          <w:rFonts w:hint="eastAsia"/>
        </w:rPr>
        <w:t>不同主题下的问题特征分析</w:t>
      </w:r>
      <w:commentRangeEnd w:id="1298"/>
      <w:r w:rsidR="00192633">
        <w:rPr>
          <w:rStyle w:val="afc"/>
          <w:rFonts w:hint="eastAsia"/>
          <w:sz w:val="28"/>
          <w:szCs w:val="40"/>
        </w:rPr>
        <w:commentReference w:id="1298"/>
      </w:r>
      <w:bookmarkEnd w:id="1290"/>
    </w:p>
    <w:p w14:paraId="11EF7176" w14:textId="48BE9B9D" w:rsidR="00F54B80" w:rsidRDefault="00000000">
      <w:pPr>
        <w:pStyle w:val="altz"/>
        <w:ind w:firstLine="480"/>
      </w:pPr>
      <w:r>
        <w:rPr>
          <w:rFonts w:hint="eastAsia"/>
        </w:rPr>
        <w:t>定量分析揭示了关注度的分布格局，而深入每个主题的定性分析，则能</w:t>
      </w:r>
      <w:del w:id="1299" w:author="Zixuan Zhou" w:date="2026-04-27T20:34:00Z" w16du:dateUtc="2026-04-27T12:34:00Z">
        <w:r w:rsidDel="00CC0A59">
          <w:rPr>
            <w:rFonts w:hint="eastAsia"/>
          </w:rPr>
          <w:delText>让我们更</w:delText>
        </w:r>
      </w:del>
      <w:r>
        <w:rPr>
          <w:rFonts w:hint="eastAsia"/>
        </w:rPr>
        <w:t>细腻地理解青少年在生殖健康领域的具体困惑与诉求。</w:t>
      </w:r>
    </w:p>
    <w:p w14:paraId="237B04DD" w14:textId="405E34AC" w:rsidR="00F54B80" w:rsidDel="00E44870" w:rsidRDefault="00000000">
      <w:pPr>
        <w:pStyle w:val="altz"/>
        <w:ind w:firstLine="480"/>
        <w:rPr>
          <w:del w:id="1300" w:author="Zixuan Zhou" w:date="2026-04-27T20:43:00Z" w16du:dateUtc="2026-04-27T12:43:00Z"/>
        </w:rPr>
      </w:pPr>
      <w:del w:id="1301" w:author="Zixuan Zhou" w:date="2026-04-27T20:43:00Z" w16du:dateUtc="2026-04-27T12:43:00Z">
        <w:r w:rsidDel="00E44870">
          <w:rPr>
            <w:rFonts w:hint="eastAsia"/>
          </w:rPr>
          <w:delText>在问题数量最为庞大的“生殖健康科普”类别中，用户的提问包罗万象，构成了一部生动的青少年“十万个为什么”实录。其中，青少年对自身生理发育是否“正常”的普遍焦虑构成了提问的核心，大量诸如“</w:delText>
        </w:r>
        <w:r w:rsidDel="00E44870">
          <w:rPr>
            <w:rFonts w:hint="eastAsia"/>
          </w:rPr>
          <w:delText>16</w:delText>
        </w:r>
        <w:r w:rsidDel="00E44870">
          <w:rPr>
            <w:rFonts w:hint="eastAsia"/>
          </w:rPr>
          <w:delText>岁还有机会变长吗？”或“月经推迟十几天怎么办？”的问题，反映出他们对身体变化的密切关注与不确定感。这种对“标准”的探寻，从身体发育的被动观察延伸到了对性功能与行为表现的主动担忧，用户们在评论区小心翼翼地探问“一天一次正常吗？”或“时间太长</w:delText>
        </w:r>
        <w:r w:rsidDel="00E44870">
          <w:rPr>
            <w:rFonts w:hint="eastAsia"/>
          </w:rPr>
          <w:delText>/</w:delText>
        </w:r>
        <w:r w:rsidDel="00E44870">
          <w:rPr>
            <w:rFonts w:hint="eastAsia"/>
          </w:rPr>
          <w:delText>太短怎么办？”，试图在同伴的匿名反馈中定位自身。与此同时，大量看似基础的问题，如“接吻会怀孕吗？”，反复出现，这清晰地表明基础性教育的普及仍有巨大空白。此外，该类别下还包含了大量关于具体疾病与卫生问题的咨询，例如“</w:delText>
        </w:r>
        <w:r w:rsidDel="00E44870">
          <w:rPr>
            <w:rFonts w:hint="eastAsia"/>
          </w:rPr>
          <w:delText>HPV</w:delText>
        </w:r>
        <w:r w:rsidDel="00E44870">
          <w:rPr>
            <w:rFonts w:hint="eastAsia"/>
          </w:rPr>
          <w:delText>是什么？”和“包皮过长要不要割？”，这标志着部分青少年已具备初步的健康风险意识，并开始主动寻求具体的防治信息。</w:delText>
        </w:r>
      </w:del>
    </w:p>
    <w:p w14:paraId="7672610E" w14:textId="1FE1008C" w:rsidR="00F54B80" w:rsidDel="00E44870" w:rsidRDefault="00000000">
      <w:pPr>
        <w:pStyle w:val="altz"/>
        <w:ind w:firstLine="480"/>
        <w:rPr>
          <w:del w:id="1302" w:author="Zixuan Zhou" w:date="2026-04-27T20:43:00Z" w16du:dateUtc="2026-04-27T12:43:00Z"/>
        </w:rPr>
      </w:pPr>
      <w:del w:id="1303" w:author="Zixuan Zhou" w:date="2026-04-27T20:43:00Z" w16du:dateUtc="2026-04-27T12:43:00Z">
        <w:r w:rsidDel="00E44870">
          <w:rPr>
            <w:rFonts w:hint="eastAsia"/>
          </w:rPr>
          <w:delText>进一步转向更为具体和务实的“安全套”类别，提问的焦点集中在实际操作的细节上。这之中关于尺寸与适配性的问题出人意料地成为最高频的子类，用户们反复询问“怎么知道自己大小？”或“买的都太小</w:delText>
        </w:r>
        <w:r w:rsidDel="00E44870">
          <w:rPr>
            <w:rFonts w:hint="eastAsia"/>
          </w:rPr>
          <w:delText>/</w:delText>
        </w:r>
        <w:r w:rsidDel="00E44870">
          <w:rPr>
            <w:rFonts w:hint="eastAsia"/>
          </w:rPr>
          <w:delText>太松怎么办？”，这揭示了一个在公开教育中常被忽视的市场痛点与知识盲区。即便选对了尺寸，具体的使用方法与技巧依然困扰着大量新手，诸如“怎么分正反？”、“为什么要排空气？”等基础操作问题层出不穷。在解决了基本使用问题后，消费主义背景下的产品选择困惑也浮出水面，用户开始关心“什么牌子好用？”以及“颗粒</w:delText>
        </w:r>
        <w:r w:rsidDel="00E44870">
          <w:rPr>
            <w:rFonts w:hint="eastAsia"/>
          </w:rPr>
          <w:delText>/</w:delText>
        </w:r>
        <w:r w:rsidDel="00E44870">
          <w:rPr>
            <w:rFonts w:hint="eastAsia"/>
          </w:rPr>
          <w:delText>螺纹真的有用吗？”这类提升体验的问题。</w:delText>
        </w:r>
      </w:del>
    </w:p>
    <w:p w14:paraId="7A738C21" w14:textId="1F0BBA4A" w:rsidR="00F54B80" w:rsidDel="00E44870" w:rsidRDefault="00000000">
      <w:pPr>
        <w:pStyle w:val="altz"/>
        <w:ind w:firstLine="480"/>
        <w:rPr>
          <w:del w:id="1304" w:author="Zixuan Zhou" w:date="2026-04-27T20:43:00Z" w16du:dateUtc="2026-04-27T12:43:00Z"/>
        </w:rPr>
      </w:pPr>
      <w:del w:id="1305" w:author="Zixuan Zhou" w:date="2026-04-27T20:43:00Z" w16du:dateUtc="2026-04-27T12:43:00Z">
        <w:r w:rsidDel="00E44870">
          <w:rPr>
            <w:rFonts w:hint="eastAsia"/>
          </w:rPr>
          <w:delText>关于“避孕药”的讨论，则体现了更高的知识门槛和更深的健康忧虑。提问首先集中在对“短效”、“长效”与“紧急”避孕药这几个基本概念的区分上。在此基础上，对副作用的担忧成为最核心的关切点，几乎所有相关提问都伴随着对“吃了会胖吗？”、“会影响以后生育吗？”等远期健康影响的恐惧。即便决定使用，具体的服用方法，如“漏服了怎么办？”或“吃完多久能同房？”，依然是高频出现的疑问。一个值得注意的现象是，评论区反复出现“男的能吃吗？”的提问，这不但源于对药物作用机制的好奇，也含蓄地表达了对女性独自承担避孕责任这一现状的质疑。</w:delText>
        </w:r>
      </w:del>
    </w:p>
    <w:p w14:paraId="56FE9CDB" w14:textId="44EF286B" w:rsidR="00CC0A59" w:rsidRPr="00CC0A59" w:rsidRDefault="00000000" w:rsidP="00CC0A59">
      <w:pPr>
        <w:pStyle w:val="altz"/>
        <w:ind w:firstLine="480"/>
        <w:rPr>
          <w:ins w:id="1306" w:author="Zixuan Zhou" w:date="2026-04-27T20:35:00Z"/>
        </w:rPr>
      </w:pPr>
      <w:del w:id="1307" w:author="Zixuan Zhou" w:date="2026-04-27T20:43:00Z" w16du:dateUtc="2026-04-27T12:43:00Z">
        <w:r w:rsidDel="00E44870">
          <w:rPr>
            <w:rFonts w:hint="eastAsia"/>
          </w:rPr>
          <w:delText>最后，在“人工流产”这一主题下，评论区的氛围变得异常沉重、严肃。用户的提问高度聚焦于程序与方法的咨询，如“药流和人流哪个伤害小？”以及对“过程有多痛？”的具体想象。这些问题的背后，是对流产后果，特别是对未来生育能力影响的极度恐惧，例如“打胎后再怀孕是不是更容易流产？”。讨论也并未止步于个人层面，部分评论上升到对堕胎权、生命权的法律与伦理探讨。更重要的在于，评论区成为了经历者寻求情感支持、分享痛苦经历的场所，</w:delText>
        </w:r>
        <w:r w:rsidR="006736BA" w:rsidDel="00E44870">
          <w:rPr>
            <w:rFonts w:hint="eastAsia"/>
          </w:rPr>
          <w:delText>充溢</w:delText>
        </w:r>
        <w:r w:rsidDel="00E44870">
          <w:rPr>
            <w:rFonts w:hint="eastAsia"/>
          </w:rPr>
          <w:delText>了悲伤、后悔与无助的情绪，使其成为一个交织着医学信息需求与心理慰藉需求的复杂场域。</w:delText>
        </w:r>
      </w:del>
      <w:ins w:id="1308" w:author="Zixuan Zhou" w:date="2026-04-27T20:35:00Z">
        <w:r w:rsidR="00CC0A59" w:rsidRPr="00CC0A59">
          <w:t>用户的提问高度聚焦于实际操作的细节。其中关于尺寸与适配性的问题出人意料地成为最高频的子类，用户们反复询问</w:t>
        </w:r>
      </w:ins>
      <w:ins w:id="1309" w:author="Zixuan Zhou" w:date="2026-04-27T20:35:00Z" w16du:dateUtc="2026-04-27T12:35:00Z">
        <w:r w:rsidR="00CC0A59">
          <w:rPr>
            <w:rFonts w:hint="eastAsia"/>
          </w:rPr>
          <w:t>“</w:t>
        </w:r>
      </w:ins>
      <w:ins w:id="1310" w:author="Zixuan Zhou" w:date="2026-04-27T20:35:00Z">
        <w:r w:rsidR="00CC0A59" w:rsidRPr="00CC0A59">
          <w:t>大小</w:t>
        </w:r>
      </w:ins>
      <w:ins w:id="1311" w:author="Zixuan Zhou" w:date="2026-04-27T20:36:00Z" w16du:dateUtc="2026-04-27T12:36:00Z">
        <w:r w:rsidR="00CC0A59">
          <w:rPr>
            <w:rFonts w:hint="eastAsia"/>
          </w:rPr>
          <w:t>”</w:t>
        </w:r>
      </w:ins>
      <w:ins w:id="1312" w:author="Zixuan Zhou" w:date="2026-04-27T20:35:00Z">
        <w:r w:rsidR="00CC0A59" w:rsidRPr="00CC0A59">
          <w:t>或</w:t>
        </w:r>
      </w:ins>
      <w:ins w:id="1313" w:author="Zixuan Zhou" w:date="2026-04-27T20:35:00Z" w16du:dateUtc="2026-04-27T12:35:00Z">
        <w:r w:rsidR="00CC0A59">
          <w:rPr>
            <w:rFonts w:hint="eastAsia"/>
          </w:rPr>
          <w:t>“</w:t>
        </w:r>
      </w:ins>
      <w:ins w:id="1314" w:author="Zixuan Zhou" w:date="2026-04-27T20:35:00Z">
        <w:r w:rsidR="00CC0A59" w:rsidRPr="00CC0A59">
          <w:t>太小</w:t>
        </w:r>
        <w:r w:rsidR="00CC0A59" w:rsidRPr="00CC0A59">
          <w:t>/</w:t>
        </w:r>
        <w:r w:rsidR="00CC0A59" w:rsidRPr="00CC0A59">
          <w:t>太松</w:t>
        </w:r>
      </w:ins>
      <w:ins w:id="1315" w:author="Zixuan Zhou" w:date="2026-04-27T20:35:00Z" w16du:dateUtc="2026-04-27T12:35:00Z">
        <w:r w:rsidR="00CC0A59">
          <w:rPr>
            <w:rFonts w:hint="eastAsia"/>
          </w:rPr>
          <w:t>”</w:t>
        </w:r>
      </w:ins>
      <w:ins w:id="1316" w:author="Zixuan Zhou" w:date="2026-04-27T20:42:00Z" w16du:dateUtc="2026-04-27T12:42:00Z">
        <w:r w:rsidR="00E44870">
          <w:rPr>
            <w:rFonts w:hint="eastAsia"/>
          </w:rPr>
          <w:t>等问题</w:t>
        </w:r>
      </w:ins>
      <w:ins w:id="1317" w:author="Zixuan Zhou" w:date="2026-04-27T20:35:00Z">
        <w:r w:rsidR="00CC0A59" w:rsidRPr="00CC0A59">
          <w:t>，这揭示了一个在公开教育中常被忽视的市场痛点与知识盲区。即便选对了尺寸，具体的使用方法与技巧依然困扰着大量新手，诸如分正反、排空气等基础操作问题层出不穷。在解决了基本使用问题后，消费主义背景下的产品选择困惑也浮出水面，用户开始关心牌子以及</w:t>
        </w:r>
      </w:ins>
      <w:ins w:id="1318" w:author="Zixuan Zhou" w:date="2026-04-27T20:43:00Z" w16du:dateUtc="2026-04-27T12:43:00Z">
        <w:r w:rsidR="00E44870">
          <w:rPr>
            <w:rFonts w:hint="eastAsia"/>
          </w:rPr>
          <w:t>“</w:t>
        </w:r>
      </w:ins>
      <w:ins w:id="1319" w:author="Zixuan Zhou" w:date="2026-04-27T20:35:00Z">
        <w:r w:rsidR="00CC0A59" w:rsidRPr="00CC0A59">
          <w:t>颗粒</w:t>
        </w:r>
        <w:r w:rsidR="00CC0A59" w:rsidRPr="00CC0A59">
          <w:t>/</w:t>
        </w:r>
        <w:r w:rsidR="00CC0A59" w:rsidRPr="00CC0A59">
          <w:t>螺纹</w:t>
        </w:r>
      </w:ins>
      <w:ins w:id="1320" w:author="Zixuan Zhou" w:date="2026-04-27T20:43:00Z" w16du:dateUtc="2026-04-27T12:43:00Z">
        <w:r w:rsidR="00E44870">
          <w:rPr>
            <w:rFonts w:hint="eastAsia"/>
          </w:rPr>
          <w:t>”等</w:t>
        </w:r>
      </w:ins>
      <w:ins w:id="1321" w:author="Zixuan Zhou" w:date="2026-04-27T20:35:00Z">
        <w:r w:rsidR="00CC0A59" w:rsidRPr="00CC0A59">
          <w:t>这类提升体验的问题。</w:t>
        </w:r>
      </w:ins>
      <w:ins w:id="1322" w:author="Zixuan Zhou" w:date="2026-04-27T20:41:00Z" w16du:dateUtc="2026-04-27T12:41:00Z">
        <w:r w:rsidR="00E44870">
          <w:rPr>
            <w:rFonts w:hint="eastAsia"/>
          </w:rPr>
          <w:t>当然</w:t>
        </w:r>
      </w:ins>
      <w:ins w:id="1323" w:author="Zixuan Zhou" w:date="2026-04-27T20:35:00Z">
        <w:r w:rsidR="00CC0A59" w:rsidRPr="00CC0A59">
          <w:t>，</w:t>
        </w:r>
      </w:ins>
      <w:ins w:id="1324" w:author="Zixuan Zhou" w:date="2026-04-27T20:41:00Z" w16du:dateUtc="2026-04-27T12:41:00Z">
        <w:r w:rsidR="00E44870">
          <w:rPr>
            <w:rFonts w:hint="eastAsia"/>
          </w:rPr>
          <w:t>在</w:t>
        </w:r>
      </w:ins>
      <w:ins w:id="1325" w:author="Zixuan Zhou" w:date="2026-04-27T20:35:00Z">
        <w:r w:rsidR="00CC0A59" w:rsidRPr="00CC0A59">
          <w:t>这些实用性问题的背后，</w:t>
        </w:r>
      </w:ins>
      <w:ins w:id="1326" w:author="Zixuan Zhou" w:date="2026-04-27T20:41:00Z" w16du:dateUtc="2026-04-27T12:41:00Z">
        <w:r w:rsidR="00E44870">
          <w:rPr>
            <w:rFonts w:hint="eastAsia"/>
          </w:rPr>
          <w:t>大</w:t>
        </w:r>
      </w:ins>
      <w:ins w:id="1327" w:author="Zixuan Zhou" w:date="2026-04-27T20:35:00Z">
        <w:r w:rsidR="00CC0A59" w:rsidRPr="00CC0A59">
          <w:t>都潜藏着用户对避孕失败的畏惧，这一点在</w:t>
        </w:r>
      </w:ins>
      <w:ins w:id="1328" w:author="Zixuan Zhou" w:date="2026-04-27T20:36:00Z" w16du:dateUtc="2026-04-27T12:36:00Z">
        <w:r w:rsidR="00E44870">
          <w:rPr>
            <w:rFonts w:hint="eastAsia"/>
          </w:rPr>
          <w:t>“</w:t>
        </w:r>
      </w:ins>
      <w:ins w:id="1329" w:author="Zixuan Zhou" w:date="2026-04-27T20:35:00Z">
        <w:r w:rsidR="00CC0A59" w:rsidRPr="00CC0A59">
          <w:t>戴了还怀孕的</w:t>
        </w:r>
        <w:r w:rsidR="00CC0A59" w:rsidRPr="00CC0A59">
          <w:t>2%</w:t>
        </w:r>
        <w:r w:rsidR="00CC0A59" w:rsidRPr="00CC0A59">
          <w:t>是怎么回事？</w:t>
        </w:r>
      </w:ins>
      <w:ins w:id="1330" w:author="Zixuan Zhou" w:date="2026-04-27T20:36:00Z" w16du:dateUtc="2026-04-27T12:36:00Z">
        <w:r w:rsidR="00E44870">
          <w:rPr>
            <w:rFonts w:hint="eastAsia"/>
          </w:rPr>
          <w:t>”</w:t>
        </w:r>
      </w:ins>
      <w:ins w:id="1331" w:author="Zixuan Zhou" w:date="2026-04-27T20:35:00Z">
        <w:r w:rsidR="00CC0A59" w:rsidRPr="00CC0A59">
          <w:t>这类追问中体现得淋漓尽致。</w:t>
        </w:r>
      </w:ins>
    </w:p>
    <w:p w14:paraId="00D455AE" w14:textId="4663DCE3" w:rsidR="00CC0A59" w:rsidRPr="00CC0A59" w:rsidRDefault="00CC0A59" w:rsidP="00CC0A59">
      <w:pPr>
        <w:pStyle w:val="altz"/>
        <w:ind w:firstLine="480"/>
        <w:rPr>
          <w:ins w:id="1332" w:author="Zixuan Zhou" w:date="2026-04-27T20:35:00Z"/>
        </w:rPr>
      </w:pPr>
      <w:ins w:id="1333" w:author="Zixuan Zhou" w:date="2026-04-27T20:35:00Z">
        <w:r w:rsidRPr="00CC0A59">
          <w:t>在体量相当的生殖健康科普类别中，用户的提问包罗万象。其中，青少年对自身生理发育是否</w:t>
        </w:r>
      </w:ins>
      <w:ins w:id="1334" w:author="Zixuan Zhou" w:date="2026-04-27T20:37:00Z" w16du:dateUtc="2026-04-27T12:37:00Z">
        <w:r w:rsidR="00E44870">
          <w:rPr>
            <w:rFonts w:hint="eastAsia"/>
          </w:rPr>
          <w:t>“</w:t>
        </w:r>
      </w:ins>
      <w:ins w:id="1335" w:author="Zixuan Zhou" w:date="2026-04-27T20:35:00Z">
        <w:r w:rsidRPr="00CC0A59">
          <w:t>正常</w:t>
        </w:r>
      </w:ins>
      <w:ins w:id="1336" w:author="Zixuan Zhou" w:date="2026-04-27T20:37:00Z" w16du:dateUtc="2026-04-27T12:37:00Z">
        <w:r w:rsidR="00E44870">
          <w:rPr>
            <w:rFonts w:hint="eastAsia"/>
          </w:rPr>
          <w:t>”</w:t>
        </w:r>
      </w:ins>
      <w:ins w:id="1337" w:author="Zixuan Zhou" w:date="2026-04-27T20:35:00Z">
        <w:r w:rsidRPr="00CC0A59">
          <w:t>的普遍焦虑构成了提问的核心，大量诸如</w:t>
        </w:r>
      </w:ins>
      <w:ins w:id="1338" w:author="Zixuan Zhou" w:date="2026-04-27T20:37:00Z" w16du:dateUtc="2026-04-27T12:37:00Z">
        <w:r w:rsidR="00E44870">
          <w:rPr>
            <w:rFonts w:hint="eastAsia"/>
          </w:rPr>
          <w:t>“</w:t>
        </w:r>
      </w:ins>
      <w:ins w:id="1339" w:author="Zixuan Zhou" w:date="2026-04-27T20:35:00Z">
        <w:r w:rsidRPr="00CC0A59">
          <w:t>16</w:t>
        </w:r>
        <w:r w:rsidRPr="00CC0A59">
          <w:t>岁还有机会变长吗？</w:t>
        </w:r>
      </w:ins>
      <w:ins w:id="1340" w:author="Zixuan Zhou" w:date="2026-04-27T20:37:00Z" w16du:dateUtc="2026-04-27T12:37:00Z">
        <w:r w:rsidR="00E44870">
          <w:rPr>
            <w:rFonts w:hint="eastAsia"/>
          </w:rPr>
          <w:t>”</w:t>
        </w:r>
      </w:ins>
      <w:ins w:id="1341" w:author="Zixuan Zhou" w:date="2026-04-27T20:35:00Z">
        <w:r w:rsidRPr="00CC0A59">
          <w:t>或</w:t>
        </w:r>
      </w:ins>
      <w:ins w:id="1342" w:author="Zixuan Zhou" w:date="2026-04-27T20:37:00Z" w16du:dateUtc="2026-04-27T12:37:00Z">
        <w:r w:rsidR="00E44870">
          <w:rPr>
            <w:rFonts w:hint="eastAsia"/>
          </w:rPr>
          <w:t>“</w:t>
        </w:r>
      </w:ins>
      <w:ins w:id="1343" w:author="Zixuan Zhou" w:date="2026-04-27T20:35:00Z">
        <w:r w:rsidRPr="00CC0A59">
          <w:t>月经推迟十几天怎么办？</w:t>
        </w:r>
      </w:ins>
      <w:ins w:id="1344" w:author="Zixuan Zhou" w:date="2026-04-27T20:37:00Z" w16du:dateUtc="2026-04-27T12:37:00Z">
        <w:r w:rsidR="00E44870">
          <w:rPr>
            <w:rFonts w:hint="eastAsia"/>
          </w:rPr>
          <w:t>”</w:t>
        </w:r>
      </w:ins>
      <w:ins w:id="1345" w:author="Zixuan Zhou" w:date="2026-04-27T20:35:00Z">
        <w:r w:rsidRPr="00CC0A59">
          <w:t>的问题，反映出他们对身体变化的密切关注与不确定感。这种对</w:t>
        </w:r>
      </w:ins>
      <w:ins w:id="1346" w:author="Zixuan Zhou" w:date="2026-04-27T20:37:00Z" w16du:dateUtc="2026-04-27T12:37:00Z">
        <w:r w:rsidR="00E44870">
          <w:rPr>
            <w:rFonts w:hint="eastAsia"/>
          </w:rPr>
          <w:t>“</w:t>
        </w:r>
      </w:ins>
      <w:ins w:id="1347" w:author="Zixuan Zhou" w:date="2026-04-27T20:35:00Z">
        <w:r w:rsidRPr="00CC0A59">
          <w:t>标准</w:t>
        </w:r>
      </w:ins>
      <w:ins w:id="1348" w:author="Zixuan Zhou" w:date="2026-04-27T20:37:00Z" w16du:dateUtc="2026-04-27T12:37:00Z">
        <w:r w:rsidR="00E44870">
          <w:rPr>
            <w:rFonts w:hint="eastAsia"/>
          </w:rPr>
          <w:t>”</w:t>
        </w:r>
      </w:ins>
      <w:ins w:id="1349" w:author="Zixuan Zhou" w:date="2026-04-27T20:35:00Z">
        <w:r w:rsidRPr="00CC0A59">
          <w:t>的探寻，从身体发育的被动观察延伸到了对性功能与行为表现的主动担忧。同时，大量看似基础的问题，如</w:t>
        </w:r>
      </w:ins>
      <w:ins w:id="1350" w:author="Zixuan Zhou" w:date="2026-04-27T20:37:00Z" w16du:dateUtc="2026-04-27T12:37:00Z">
        <w:r w:rsidR="00E44870">
          <w:rPr>
            <w:rFonts w:hint="eastAsia"/>
          </w:rPr>
          <w:t>“</w:t>
        </w:r>
      </w:ins>
      <w:ins w:id="1351" w:author="Zixuan Zhou" w:date="2026-04-27T20:35:00Z">
        <w:r w:rsidRPr="00CC0A59">
          <w:t>接吻会怀孕吗？</w:t>
        </w:r>
      </w:ins>
      <w:ins w:id="1352" w:author="Zixuan Zhou" w:date="2026-04-27T20:37:00Z" w16du:dateUtc="2026-04-27T12:37:00Z">
        <w:r w:rsidR="00E44870">
          <w:rPr>
            <w:rFonts w:hint="eastAsia"/>
          </w:rPr>
          <w:t>”</w:t>
        </w:r>
      </w:ins>
      <w:ins w:id="1353" w:author="Zixuan Zhou" w:date="2026-04-27T20:35:00Z">
        <w:r w:rsidRPr="00CC0A59">
          <w:t>，反复出现，这清晰地表明基础性教育的普及仍有巨大空白。此外，该类别下还包含了大量关于具体疾病与卫生问题的咨询，例如</w:t>
        </w:r>
      </w:ins>
      <w:ins w:id="1354" w:author="Zixuan Zhou" w:date="2026-04-27T20:38:00Z" w16du:dateUtc="2026-04-27T12:38:00Z">
        <w:r w:rsidR="00E44870">
          <w:rPr>
            <w:rFonts w:hint="eastAsia"/>
          </w:rPr>
          <w:t>“</w:t>
        </w:r>
      </w:ins>
      <w:ins w:id="1355" w:author="Zixuan Zhou" w:date="2026-04-27T20:35:00Z">
        <w:r w:rsidRPr="00CC0A59">
          <w:t>HPV</w:t>
        </w:r>
        <w:r w:rsidRPr="00CC0A59">
          <w:t>是什么？</w:t>
        </w:r>
      </w:ins>
      <w:ins w:id="1356" w:author="Zixuan Zhou" w:date="2026-04-27T20:38:00Z" w16du:dateUtc="2026-04-27T12:38:00Z">
        <w:r w:rsidR="00E44870">
          <w:rPr>
            <w:rFonts w:hint="eastAsia"/>
          </w:rPr>
          <w:t>”</w:t>
        </w:r>
      </w:ins>
      <w:ins w:id="1357" w:author="Zixuan Zhou" w:date="2026-04-27T20:35:00Z">
        <w:r w:rsidRPr="00CC0A59">
          <w:t>和</w:t>
        </w:r>
      </w:ins>
      <w:ins w:id="1358" w:author="Zixuan Zhou" w:date="2026-04-27T20:38:00Z" w16du:dateUtc="2026-04-27T12:38:00Z">
        <w:r w:rsidR="00E44870">
          <w:rPr>
            <w:rFonts w:hint="eastAsia"/>
          </w:rPr>
          <w:t>“</w:t>
        </w:r>
      </w:ins>
      <w:ins w:id="1359" w:author="Zixuan Zhou" w:date="2026-04-27T20:35:00Z">
        <w:r w:rsidRPr="00CC0A59">
          <w:t>包皮过长要不要割？</w:t>
        </w:r>
      </w:ins>
      <w:ins w:id="1360" w:author="Zixuan Zhou" w:date="2026-04-27T20:38:00Z" w16du:dateUtc="2026-04-27T12:38:00Z">
        <w:r w:rsidR="00E44870">
          <w:rPr>
            <w:rFonts w:hint="eastAsia"/>
          </w:rPr>
          <w:t>”</w:t>
        </w:r>
      </w:ins>
      <w:ins w:id="1361" w:author="Zixuan Zhou" w:date="2026-04-27T20:35:00Z">
        <w:r w:rsidRPr="00CC0A59">
          <w:t>，这标志着部分青少年已具备初步的健康风险意识，并开始主动寻求具体的防治信息。</w:t>
        </w:r>
      </w:ins>
    </w:p>
    <w:p w14:paraId="6CE798B3" w14:textId="1605AFCE" w:rsidR="00CC0A59" w:rsidRPr="00CC0A59" w:rsidRDefault="00CC0A59" w:rsidP="00CC0A59">
      <w:pPr>
        <w:pStyle w:val="altz"/>
        <w:ind w:firstLine="480"/>
        <w:rPr>
          <w:ins w:id="1362" w:author="Zixuan Zhou" w:date="2026-04-27T20:35:00Z"/>
        </w:rPr>
      </w:pPr>
      <w:ins w:id="1363" w:author="Zixuan Zhou" w:date="2026-04-27T20:35:00Z">
        <w:r w:rsidRPr="00CC0A59">
          <w:lastRenderedPageBreak/>
          <w:t>关于</w:t>
        </w:r>
      </w:ins>
      <w:ins w:id="1364" w:author="Zixuan Zhou" w:date="2026-04-27T20:38:00Z" w16du:dateUtc="2026-04-27T12:38:00Z">
        <w:r w:rsidR="00E44870">
          <w:rPr>
            <w:rFonts w:hint="eastAsia"/>
          </w:rPr>
          <w:t>“</w:t>
        </w:r>
      </w:ins>
      <w:ins w:id="1365" w:author="Zixuan Zhou" w:date="2026-04-27T20:35:00Z">
        <w:r w:rsidRPr="00CC0A59">
          <w:t>避孕药</w:t>
        </w:r>
      </w:ins>
      <w:ins w:id="1366" w:author="Zixuan Zhou" w:date="2026-04-27T20:38:00Z" w16du:dateUtc="2026-04-27T12:38:00Z">
        <w:r w:rsidR="00E44870">
          <w:rPr>
            <w:rFonts w:hint="eastAsia"/>
          </w:rPr>
          <w:t>”</w:t>
        </w:r>
      </w:ins>
      <w:ins w:id="1367" w:author="Zixuan Zhou" w:date="2026-04-27T20:35:00Z">
        <w:r w:rsidRPr="00CC0A59">
          <w:t>的讨论，则体现了更高的知识门槛和更深的健康忧虑。提问首先集中在对短效、长效与紧急避孕药这几个基本概念的区分上。在此基础上，对副作用的担忧成为</w:t>
        </w:r>
        <w:proofErr w:type="gramStart"/>
        <w:r w:rsidRPr="00CC0A59">
          <w:t>最</w:t>
        </w:r>
        <w:proofErr w:type="gramEnd"/>
        <w:r w:rsidRPr="00CC0A59">
          <w:t>核心的关切点，几乎所有相关提问都伴随着对远期健康影响的恐惧。即便决定使用，具体的服用方法，如</w:t>
        </w:r>
      </w:ins>
      <w:ins w:id="1368" w:author="Zixuan Zhou" w:date="2026-04-27T20:38:00Z" w16du:dateUtc="2026-04-27T12:38:00Z">
        <w:r w:rsidR="00E44870">
          <w:rPr>
            <w:rFonts w:hint="eastAsia"/>
          </w:rPr>
          <w:t>“</w:t>
        </w:r>
      </w:ins>
      <w:ins w:id="1369" w:author="Zixuan Zhou" w:date="2026-04-27T20:35:00Z">
        <w:r w:rsidRPr="00CC0A59">
          <w:t>漏服了怎么办？</w:t>
        </w:r>
      </w:ins>
      <w:ins w:id="1370" w:author="Zixuan Zhou" w:date="2026-04-27T20:38:00Z" w16du:dateUtc="2026-04-27T12:38:00Z">
        <w:r w:rsidR="00E44870">
          <w:rPr>
            <w:rFonts w:hint="eastAsia"/>
          </w:rPr>
          <w:t>”</w:t>
        </w:r>
      </w:ins>
      <w:ins w:id="1371" w:author="Zixuan Zhou" w:date="2026-04-27T20:35:00Z">
        <w:r w:rsidRPr="00CC0A59">
          <w:t>或</w:t>
        </w:r>
      </w:ins>
      <w:ins w:id="1372" w:author="Zixuan Zhou" w:date="2026-04-27T20:38:00Z" w16du:dateUtc="2026-04-27T12:38:00Z">
        <w:r w:rsidR="00E44870">
          <w:rPr>
            <w:rFonts w:hint="eastAsia"/>
          </w:rPr>
          <w:t>“</w:t>
        </w:r>
      </w:ins>
      <w:ins w:id="1373" w:author="Zixuan Zhou" w:date="2026-04-27T20:35:00Z">
        <w:r w:rsidRPr="00CC0A59">
          <w:t>吃完多久能同房？</w:t>
        </w:r>
      </w:ins>
      <w:ins w:id="1374" w:author="Zixuan Zhou" w:date="2026-04-27T20:38:00Z" w16du:dateUtc="2026-04-27T12:38:00Z">
        <w:r w:rsidR="00E44870">
          <w:rPr>
            <w:rFonts w:hint="eastAsia"/>
          </w:rPr>
          <w:t>”</w:t>
        </w:r>
      </w:ins>
      <w:ins w:id="1375" w:author="Zixuan Zhou" w:date="2026-04-27T20:35:00Z">
        <w:r w:rsidRPr="00CC0A59">
          <w:t>，依然是高频出现的疑问。一个值得注意的现象是，</w:t>
        </w:r>
        <w:proofErr w:type="gramStart"/>
        <w:r w:rsidRPr="00CC0A59">
          <w:t>评论区</w:t>
        </w:r>
        <w:proofErr w:type="gramEnd"/>
        <w:r w:rsidRPr="00CC0A59">
          <w:t>反复出现</w:t>
        </w:r>
      </w:ins>
      <w:ins w:id="1376" w:author="Zixuan Zhou" w:date="2026-04-27T20:39:00Z" w16du:dateUtc="2026-04-27T12:39:00Z">
        <w:r w:rsidR="00E44870">
          <w:rPr>
            <w:rFonts w:hint="eastAsia"/>
          </w:rPr>
          <w:t>“</w:t>
        </w:r>
      </w:ins>
      <w:ins w:id="1377" w:author="Zixuan Zhou" w:date="2026-04-27T20:35:00Z">
        <w:r w:rsidRPr="00CC0A59">
          <w:t>男的能吃吗？</w:t>
        </w:r>
      </w:ins>
      <w:ins w:id="1378" w:author="Zixuan Zhou" w:date="2026-04-27T20:39:00Z" w16du:dateUtc="2026-04-27T12:39:00Z">
        <w:r w:rsidR="00E44870">
          <w:rPr>
            <w:rFonts w:hint="eastAsia"/>
          </w:rPr>
          <w:t>”</w:t>
        </w:r>
      </w:ins>
      <w:ins w:id="1379" w:author="Zixuan Zhou" w:date="2026-04-27T20:35:00Z">
        <w:r w:rsidRPr="00CC0A59">
          <w:t>的提问，这不但源于对药物作用机制的好奇，也含蓄地表达了对女性独自承担避孕责任这一现状的质疑。</w:t>
        </w:r>
      </w:ins>
    </w:p>
    <w:p w14:paraId="261855C3" w14:textId="13C5B22B" w:rsidR="00CC0A59" w:rsidRPr="00785F37" w:rsidRDefault="00CC0A59">
      <w:pPr>
        <w:pStyle w:val="altz"/>
        <w:ind w:firstLine="480"/>
        <w:rPr>
          <w:rFonts w:hint="eastAsia"/>
        </w:rPr>
      </w:pPr>
      <w:ins w:id="1380" w:author="Zixuan Zhou" w:date="2026-04-27T20:35:00Z">
        <w:r w:rsidRPr="00CC0A59">
          <w:t>在</w:t>
        </w:r>
      </w:ins>
      <w:ins w:id="1381" w:author="Zixuan Zhou" w:date="2026-04-27T20:39:00Z" w16du:dateUtc="2026-04-27T12:39:00Z">
        <w:r w:rsidR="00E44870">
          <w:rPr>
            <w:rFonts w:hint="eastAsia"/>
          </w:rPr>
          <w:t>“</w:t>
        </w:r>
      </w:ins>
      <w:ins w:id="1382" w:author="Zixuan Zhou" w:date="2026-04-27T20:35:00Z">
        <w:r w:rsidRPr="00CC0A59">
          <w:t>人工流产</w:t>
        </w:r>
      </w:ins>
      <w:ins w:id="1383" w:author="Zixuan Zhou" w:date="2026-04-27T20:39:00Z" w16du:dateUtc="2026-04-27T12:39:00Z">
        <w:r w:rsidR="00E44870">
          <w:rPr>
            <w:rFonts w:hint="eastAsia"/>
          </w:rPr>
          <w:t>”</w:t>
        </w:r>
      </w:ins>
      <w:ins w:id="1384" w:author="Zixuan Zhou" w:date="2026-04-27T20:35:00Z">
        <w:r w:rsidRPr="00CC0A59">
          <w:t>这一主题下，评论的氛围变得异常沉重、严肃。用户的提问高度聚焦于程序与方法的咨询，如</w:t>
        </w:r>
      </w:ins>
      <w:ins w:id="1385" w:author="Zixuan Zhou" w:date="2026-04-27T20:39:00Z" w16du:dateUtc="2026-04-27T12:39:00Z">
        <w:r w:rsidR="00E44870">
          <w:rPr>
            <w:rFonts w:hint="eastAsia"/>
          </w:rPr>
          <w:t>“</w:t>
        </w:r>
      </w:ins>
      <w:ins w:id="1386" w:author="Zixuan Zhou" w:date="2026-04-27T20:35:00Z">
        <w:r w:rsidRPr="00CC0A59">
          <w:t>药流和人流哪个伤害小？</w:t>
        </w:r>
      </w:ins>
      <w:ins w:id="1387" w:author="Zixuan Zhou" w:date="2026-04-27T20:39:00Z" w16du:dateUtc="2026-04-27T12:39:00Z">
        <w:r w:rsidR="00E44870">
          <w:rPr>
            <w:rFonts w:hint="eastAsia"/>
          </w:rPr>
          <w:t>”</w:t>
        </w:r>
      </w:ins>
      <w:ins w:id="1388" w:author="Zixuan Zhou" w:date="2026-04-27T20:35:00Z">
        <w:r w:rsidRPr="00CC0A59">
          <w:t>以及对</w:t>
        </w:r>
      </w:ins>
      <w:ins w:id="1389" w:author="Zixuan Zhou" w:date="2026-04-27T20:39:00Z" w16du:dateUtc="2026-04-27T12:39:00Z">
        <w:r w:rsidR="00E44870">
          <w:rPr>
            <w:rFonts w:hint="eastAsia"/>
          </w:rPr>
          <w:t>“</w:t>
        </w:r>
      </w:ins>
      <w:ins w:id="1390" w:author="Zixuan Zhou" w:date="2026-04-27T20:35:00Z">
        <w:r w:rsidRPr="00CC0A59">
          <w:t>过程有多痛？</w:t>
        </w:r>
      </w:ins>
      <w:ins w:id="1391" w:author="Zixuan Zhou" w:date="2026-04-27T20:39:00Z" w16du:dateUtc="2026-04-27T12:39:00Z">
        <w:r w:rsidR="00E44870">
          <w:rPr>
            <w:rFonts w:hint="eastAsia"/>
          </w:rPr>
          <w:t>”</w:t>
        </w:r>
      </w:ins>
      <w:ins w:id="1392" w:author="Zixuan Zhou" w:date="2026-04-27T20:35:00Z">
        <w:r w:rsidRPr="00CC0A59">
          <w:t>的具体想象。这些问题的背后，是对流产后果，特别是对未来生育能力影响的</w:t>
        </w:r>
      </w:ins>
      <w:ins w:id="1393" w:author="Zixuan Zhou" w:date="2026-04-27T20:45:00Z" w16du:dateUtc="2026-04-27T12:45:00Z">
        <w:r w:rsidR="00E44870">
          <w:rPr>
            <w:rFonts w:hint="eastAsia"/>
          </w:rPr>
          <w:t>担</w:t>
        </w:r>
      </w:ins>
      <w:ins w:id="1394" w:author="Zixuan Zhou" w:date="2026-04-27T20:35:00Z">
        <w:r w:rsidRPr="00CC0A59">
          <w:t>。讨论也并未止步于个人层面，部分评论上升到对堕胎权、生命权的法律与伦理探讨。</w:t>
        </w:r>
        <w:proofErr w:type="gramStart"/>
        <w:r w:rsidRPr="00CC0A59">
          <w:t>评论区</w:t>
        </w:r>
        <w:proofErr w:type="gramEnd"/>
        <w:r w:rsidRPr="00CC0A59">
          <w:t>成为了经历者寻求情感支持、分享痛苦经历的场所，充溢悲伤、后悔</w:t>
        </w:r>
      </w:ins>
      <w:ins w:id="1395" w:author="Zixuan Zhou" w:date="2026-04-27T20:46:00Z" w16du:dateUtc="2026-04-27T12:46:00Z">
        <w:r w:rsidR="00785F37">
          <w:rPr>
            <w:rFonts w:hint="eastAsia"/>
          </w:rPr>
          <w:t>或</w:t>
        </w:r>
      </w:ins>
      <w:ins w:id="1396" w:author="Zixuan Zhou" w:date="2026-04-27T20:35:00Z">
        <w:r w:rsidRPr="00CC0A59">
          <w:t>无助的情绪，成为一个交织着医学信息需求与心理慰藉需求的复杂场域。</w:t>
        </w:r>
      </w:ins>
    </w:p>
    <w:p w14:paraId="562E74EA" w14:textId="77777777" w:rsidR="00F54B80" w:rsidRDefault="00000000">
      <w:pPr>
        <w:pStyle w:val="2"/>
        <w:spacing w:before="163" w:after="163"/>
        <w:rPr>
          <w:rFonts w:hint="eastAsia"/>
        </w:rPr>
      </w:pPr>
      <w:bookmarkStart w:id="1397" w:name="_Toc228219330"/>
      <w:r>
        <w:rPr>
          <w:rFonts w:hint="eastAsia"/>
        </w:rPr>
        <w:t>真实需求与潜在风险分析</w:t>
      </w:r>
      <w:bookmarkEnd w:id="1397"/>
    </w:p>
    <w:p w14:paraId="6945BC11" w14:textId="77777777" w:rsidR="00F54B80" w:rsidRDefault="00000000">
      <w:pPr>
        <w:pStyle w:val="altz"/>
        <w:ind w:firstLine="480"/>
      </w:pPr>
      <w:r>
        <w:t>通过上述系统性的分类与特征分析，我们得以清晰地勾勒出隐藏在海量评论背后的青少年真实需求图谱，并识别出他们在数字信息生态中所面临的潜在风险。</w:t>
      </w:r>
    </w:p>
    <w:p w14:paraId="334CD96E" w14:textId="0691D3C5" w:rsidR="00F54B80" w:rsidRDefault="00000000">
      <w:pPr>
        <w:pStyle w:val="altz"/>
        <w:ind w:firstLine="480"/>
      </w:pPr>
      <w:r>
        <w:t>青少年表现出对</w:t>
      </w:r>
      <w:r>
        <w:rPr>
          <w:rFonts w:hint="eastAsia"/>
        </w:rPr>
        <w:t>“</w:t>
      </w:r>
      <w:r>
        <w:t>可操作的</w:t>
      </w:r>
      <w:r>
        <w:rPr>
          <w:rFonts w:hint="eastAsia"/>
        </w:rPr>
        <w:t>”</w:t>
      </w:r>
      <w:r>
        <w:t>实用知识的极度渴求。他们最关心的问题并非宏大理论，而是聚焦于</w:t>
      </w:r>
      <w:del w:id="1398" w:author="Zixuan Zhou" w:date="2026-04-27T20:47:00Z" w16du:dateUtc="2026-04-27T12:47:00Z">
        <w:r w:rsidDel="00785F37">
          <w:delText>“</w:delText>
        </w:r>
      </w:del>
      <w:r>
        <w:t>我该怎么办</w:t>
      </w:r>
      <w:del w:id="1399" w:author="Zixuan Zhou" w:date="2026-04-27T20:47:00Z" w16du:dateUtc="2026-04-27T12:47:00Z">
        <w:r w:rsidDel="00785F37">
          <w:delText>”</w:delText>
        </w:r>
      </w:del>
      <w:r>
        <w:t>的具体行动指南，例如如何选择安全套尺寸、如何正确服药或如何处理避孕失败。这本质上是一种对风险的评估与规避需求，他们渴望通过掌握准确的知识来控制自身行为的后果，避免</w:t>
      </w:r>
      <w:del w:id="1400" w:author="Zixuan Zhou" w:date="2026-04-27T20:47:00Z" w16du:dateUtc="2026-04-27T12:47:00Z">
        <w:r w:rsidDel="00785F37">
          <w:rPr>
            <w:rFonts w:hint="eastAsia"/>
          </w:rPr>
          <w:delText>“</w:delText>
        </w:r>
        <w:r w:rsidDel="00785F37">
          <w:delText>会不会</w:delText>
        </w:r>
      </w:del>
      <w:r>
        <w:t>怀孕</w:t>
      </w:r>
      <w:del w:id="1401" w:author="Zixuan Zhou" w:date="2026-04-27T20:47:00Z" w16du:dateUtc="2026-04-27T12:47:00Z">
        <w:r w:rsidDel="00785F37">
          <w:delText>？</w:delText>
        </w:r>
        <w:r w:rsidDel="00785F37">
          <w:rPr>
            <w:rFonts w:hint="eastAsia"/>
          </w:rPr>
          <w:delText>”</w:delText>
        </w:r>
      </w:del>
      <w:r>
        <w:t>或</w:t>
      </w:r>
      <w:del w:id="1402" w:author="Zixuan Zhou" w:date="2026-04-27T20:47:00Z" w16du:dateUtc="2026-04-27T12:47:00Z">
        <w:r w:rsidDel="00785F37">
          <w:rPr>
            <w:rFonts w:hint="eastAsia"/>
          </w:rPr>
          <w:delText>“</w:delText>
        </w:r>
        <w:r w:rsidDel="00785F37">
          <w:delText>会不会</w:delText>
        </w:r>
      </w:del>
      <w:r>
        <w:t>得病</w:t>
      </w:r>
      <w:del w:id="1403" w:author="Zixuan Zhou" w:date="2026-04-27T20:47:00Z" w16du:dateUtc="2026-04-27T12:47:00Z">
        <w:r w:rsidDel="00785F37">
          <w:delText>？</w:delText>
        </w:r>
        <w:r w:rsidDel="00785F37">
          <w:rPr>
            <w:rFonts w:hint="eastAsia"/>
          </w:rPr>
          <w:delText>”</w:delText>
        </w:r>
      </w:del>
      <w:r>
        <w:t>这类核心焦虑的发生。</w:t>
      </w:r>
    </w:p>
    <w:p w14:paraId="263E111A" w14:textId="3867E511" w:rsidR="00F54B80" w:rsidRDefault="00000000">
      <w:pPr>
        <w:pStyle w:val="altz"/>
        <w:ind w:firstLine="480"/>
      </w:pPr>
      <w:r>
        <w:t>这种需求超越了纯粹的技术层面，深入到心理与身份认同的构建。大量关于身体尺寸、性能力和生理反应的提问，其本质是在寻求一种确认</w:t>
      </w:r>
      <w:r>
        <w:t>——</w:t>
      </w:r>
      <w:r>
        <w:rPr>
          <w:rFonts w:hint="eastAsia"/>
        </w:rPr>
        <w:t>“</w:t>
      </w:r>
      <w:r>
        <w:t>我这样是正常的吗？</w:t>
      </w:r>
      <w:r>
        <w:rPr>
          <w:rFonts w:hint="eastAsia"/>
        </w:rPr>
        <w:t>”</w:t>
      </w:r>
      <w:r>
        <w:t>。是青春期个体在自我认知过程中的不确定感和对同伴</w:t>
      </w:r>
      <w:ins w:id="1404" w:author="Zixuan Zhou" w:date="2026-04-27T20:48:00Z" w16du:dateUtc="2026-04-27T12:48:00Z">
        <w:r w:rsidR="00785F37">
          <w:rPr>
            <w:rFonts w:hint="eastAsia"/>
          </w:rPr>
          <w:t>视线</w:t>
        </w:r>
      </w:ins>
      <w:del w:id="1405" w:author="Zixuan Zhou" w:date="2026-04-27T20:48:00Z" w16du:dateUtc="2026-04-27T12:48:00Z">
        <w:r w:rsidDel="00785F37">
          <w:delText>压力</w:delText>
        </w:r>
      </w:del>
      <w:r>
        <w:t>的感知，</w:t>
      </w:r>
      <w:del w:id="1406" w:author="Zixuan Zhou" w:date="2026-04-27T20:49:00Z" w16du:dateUtc="2026-04-27T12:49:00Z">
        <w:r w:rsidDel="00785F37">
          <w:delText>他们</w:delText>
        </w:r>
      </w:del>
      <w:r>
        <w:t>迫切需要在匿名社群中找到坐标，以缓解身份焦虑。</w:t>
      </w:r>
      <w:del w:id="1407" w:author="Zixuan Zhou" w:date="2026-04-27T20:48:00Z" w16du:dateUtc="2026-04-27T12:48:00Z">
        <w:r w:rsidDel="00785F37">
          <w:rPr>
            <w:rFonts w:hint="eastAsia"/>
          </w:rPr>
          <w:delText>这自然地引出了更深层面的需求：</w:delText>
        </w:r>
      </w:del>
      <w:ins w:id="1408" w:author="Zixuan Zhou" w:date="2026-04-27T20:49:00Z" w16du:dateUtc="2026-04-27T12:49:00Z">
        <w:r w:rsidR="00785F37">
          <w:rPr>
            <w:rFonts w:hint="eastAsia"/>
          </w:rPr>
          <w:t>体现了他们</w:t>
        </w:r>
      </w:ins>
      <w:r>
        <w:t>对情感支持与</w:t>
      </w:r>
      <w:proofErr w:type="gramStart"/>
      <w:r>
        <w:t>同理心</w:t>
      </w:r>
      <w:proofErr w:type="gramEnd"/>
      <w:r>
        <w:t>回应的渴望。尤其是在面对流产、性病等充满</w:t>
      </w:r>
      <w:proofErr w:type="gramStart"/>
      <w:r>
        <w:t>污名化</w:t>
      </w:r>
      <w:proofErr w:type="gramEnd"/>
      <w:r>
        <w:t>色彩的话题时，青少年需要的不仅是冷冰冰的医学知识，更是温暖、不带评判的理解、安慰与支持。</w:t>
      </w:r>
    </w:p>
    <w:p w14:paraId="748E0D88" w14:textId="7FE136EE" w:rsidR="00F54B80" w:rsidDel="00A0672A" w:rsidRDefault="00000000" w:rsidP="00A0672A">
      <w:pPr>
        <w:pStyle w:val="altz"/>
        <w:ind w:firstLine="480"/>
        <w:rPr>
          <w:del w:id="1409" w:author="Zixuan Zhou" w:date="2026-04-27T01:52:00Z" w16du:dateUtc="2026-04-26T17:52:00Z"/>
        </w:rPr>
      </w:pPr>
      <w:r>
        <w:rPr>
          <w:rFonts w:hint="eastAsia"/>
        </w:rPr>
        <w:t>当然</w:t>
      </w:r>
      <w:r>
        <w:t>，这个充满活力的</w:t>
      </w:r>
      <w:del w:id="1410" w:author="Zixuan Zhou" w:date="2026-04-27T20:50:00Z" w16du:dateUtc="2026-04-27T12:50:00Z">
        <w:r w:rsidDel="00785F37">
          <w:rPr>
            <w:rFonts w:hint="eastAsia"/>
          </w:rPr>
          <w:delText>“</w:delText>
        </w:r>
      </w:del>
      <w:r>
        <w:t>问答社区</w:t>
      </w:r>
      <w:del w:id="1411" w:author="Zixuan Zhou" w:date="2026-04-27T20:50:00Z" w16du:dateUtc="2026-04-27T12:50:00Z">
        <w:r w:rsidDel="00785F37">
          <w:rPr>
            <w:rFonts w:hint="eastAsia"/>
          </w:rPr>
          <w:delText>”</w:delText>
        </w:r>
      </w:del>
      <w:r>
        <w:t>同样是一柄双</w:t>
      </w:r>
      <w:proofErr w:type="gramStart"/>
      <w:r>
        <w:t>刃</w:t>
      </w:r>
      <w:proofErr w:type="gramEnd"/>
      <w:r>
        <w:t>剑，其开放性与匿名性也滋生了不容忽视的风险。最直接的风险源于同伴间错误信息的循环传播。当一个焦虑的提问者遇到一个同样一知半解但热心的回答者时，</w:t>
      </w:r>
      <w:r>
        <w:rPr>
          <w:rFonts w:hint="eastAsia"/>
        </w:rPr>
        <w:t>“</w:t>
      </w:r>
      <w:r>
        <w:t>体外射精很安全</w:t>
      </w:r>
      <w:r>
        <w:rPr>
          <w:rFonts w:hint="eastAsia"/>
        </w:rPr>
        <w:t>”</w:t>
      </w:r>
      <w:r>
        <w:t>或</w:t>
      </w:r>
      <w:r>
        <w:rPr>
          <w:rFonts w:hint="eastAsia"/>
        </w:rPr>
        <w:t>“</w:t>
      </w:r>
      <w:r>
        <w:t>安全期绝对不会怀孕</w:t>
      </w:r>
      <w:r>
        <w:rPr>
          <w:rFonts w:hint="eastAsia"/>
        </w:rPr>
        <w:t>”</w:t>
      </w:r>
      <w:r>
        <w:t>这类错误信息就可能被当成经验之谈而广泛传播。这种现象的根源在于专业声音的缺位</w:t>
      </w:r>
      <w:del w:id="1412" w:author="Zixuan Zhou" w:date="2026-04-27T20:50:00Z" w16du:dateUtc="2026-04-27T12:50:00Z">
        <w:r w:rsidDel="00785F37">
          <w:delText>，形成了一个巨大的真空</w:delText>
        </w:r>
      </w:del>
      <w:r>
        <w:t>。青少年提出的成千上万</w:t>
      </w:r>
      <w:proofErr w:type="gramStart"/>
      <w:r>
        <w:t>个</w:t>
      </w:r>
      <w:proofErr w:type="gramEnd"/>
      <w:r>
        <w:t>问题，绝大多数沉没在同伴的众说纷纭中，得不到及时、准确的专业回应，这是当前数字健康传播最核心的困境。</w:t>
      </w:r>
    </w:p>
    <w:p w14:paraId="4F482566" w14:textId="0CDD8403" w:rsidR="00F54B80" w:rsidDel="00A0672A" w:rsidRDefault="00000000" w:rsidP="00A0672A">
      <w:pPr>
        <w:pStyle w:val="2"/>
        <w:spacing w:before="163" w:after="163"/>
        <w:rPr>
          <w:del w:id="1413" w:author="Zixuan Zhou" w:date="2026-04-27T01:52:00Z" w16du:dateUtc="2026-04-26T17:52:00Z"/>
          <w:rFonts w:hint="eastAsia"/>
        </w:rPr>
      </w:pPr>
      <w:del w:id="1414" w:author="Zixuan Zhou" w:date="2026-04-27T01:52:00Z" w16du:dateUtc="2026-04-26T17:52:00Z">
        <w:r w:rsidDel="00A0672A">
          <w:rPr>
            <w:rFonts w:hint="eastAsia"/>
          </w:rPr>
          <w:delText>与已有研究的比较</w:delText>
        </w:r>
      </w:del>
    </w:p>
    <w:p w14:paraId="6DE55791" w14:textId="0643B7F1" w:rsidR="00F54B80" w:rsidDel="00A0672A" w:rsidRDefault="00000000">
      <w:pPr>
        <w:pStyle w:val="altz"/>
        <w:ind w:firstLineChars="0" w:firstLine="0"/>
        <w:rPr>
          <w:del w:id="1415" w:author="Zixuan Zhou" w:date="2026-04-27T01:52:00Z" w16du:dateUtc="2026-04-26T17:52:00Z"/>
        </w:rPr>
        <w:pPrChange w:id="1416" w:author="Zixuan Zhou" w:date="2026-04-27T01:52:00Z" w16du:dateUtc="2026-04-26T17:52:00Z">
          <w:pPr>
            <w:pStyle w:val="altz"/>
            <w:ind w:firstLine="480"/>
          </w:pPr>
        </w:pPrChange>
      </w:pPr>
      <w:del w:id="1417" w:author="Zixuan Zhou" w:date="2026-04-27T01:52:00Z" w16du:dateUtc="2026-04-26T17:52:00Z">
        <w:r w:rsidDel="00A0672A">
          <w:rPr>
            <w:rFonts w:hint="eastAsia"/>
          </w:rPr>
          <w:delText>本章的发现与现有研究既有一致性，也提供了新的视角与证据。</w:delText>
        </w:r>
      </w:del>
    </w:p>
    <w:p w14:paraId="21C5A9B6" w14:textId="702CD9A6" w:rsidR="00F54B80" w:rsidDel="00A0672A" w:rsidRDefault="00486D9D">
      <w:pPr>
        <w:pStyle w:val="altz"/>
        <w:ind w:firstLineChars="0" w:firstLine="0"/>
        <w:rPr>
          <w:del w:id="1418" w:author="Zixuan Zhou" w:date="2026-04-27T01:52:00Z" w16du:dateUtc="2026-04-26T17:52:00Z"/>
        </w:rPr>
        <w:pPrChange w:id="1419" w:author="Zixuan Zhou" w:date="2026-04-27T01:52:00Z" w16du:dateUtc="2026-04-26T17:52:00Z">
          <w:pPr>
            <w:pStyle w:val="altz"/>
            <w:ind w:firstLine="480"/>
          </w:pPr>
        </w:pPrChange>
      </w:pPr>
      <w:del w:id="1420" w:author="Zixuan Zhou" w:date="2026-04-27T01:52:00Z" w16du:dateUtc="2026-04-26T17:52:00Z">
        <w:r w:rsidDel="00A0672A">
          <w:rPr>
            <w:rFonts w:hint="eastAsia"/>
          </w:rPr>
          <w:delText>本研究的发现强有力地印证了</w:delText>
        </w:r>
        <w:r w:rsidR="00A064C6" w:rsidDel="00A0672A">
          <w:rPr>
            <w:rFonts w:hint="eastAsia"/>
          </w:rPr>
          <w:delText>既</w:delText>
        </w:r>
        <w:r w:rsidDel="00A0672A">
          <w:rPr>
            <w:rFonts w:hint="eastAsia"/>
          </w:rPr>
          <w:delText>有研究</w:delText>
        </w:r>
        <w:commentRangeStart w:id="1421"/>
        <w:r w:rsidDel="00A0672A">
          <w:rPr>
            <w:rFonts w:hint="eastAsia"/>
          </w:rPr>
          <w:delText>的</w:delText>
        </w:r>
        <w:commentRangeEnd w:id="1421"/>
        <w:r w:rsidR="00192633" w:rsidDel="00A0672A">
          <w:rPr>
            <w:rStyle w:val="afc"/>
            <w:rFonts w:hint="eastAsia"/>
            <w:sz w:val="24"/>
            <w:szCs w:val="22"/>
          </w:rPr>
          <w:commentReference w:id="1421"/>
        </w:r>
        <w:r w:rsidDel="00A0672A">
          <w:rPr>
            <w:rFonts w:hint="eastAsia"/>
          </w:rPr>
          <w:delText>结论，即社交媒体，特别是像</w:delText>
        </w:r>
        <w:r w:rsidDel="00A0672A">
          <w:rPr>
            <w:rFonts w:hint="eastAsia"/>
          </w:rPr>
          <w:delText>Bilibili</w:delText>
        </w:r>
        <w:r w:rsidDel="00A0672A">
          <w:rPr>
            <w:rFonts w:hint="eastAsia"/>
          </w:rPr>
          <w:delText>这样的视频平台，已成为青少年获取生殖健康信息的核心渠道</w:delText>
        </w:r>
        <w:r w:rsidDel="00A0672A">
          <w:fldChar w:fldCharType="begin"/>
        </w:r>
        <w:r w:rsidR="008865EC" w:rsidDel="00A0672A">
          <w:delInstrText xml:space="preserve"> ADDIN ZOTERO_ITEM CSL_CITATION {"citationID":"8558s8wK","properties":{"unsorted":false,"formattedCitation":"\\super [12,19]\\nosupersub{}","plainCitation":"[12,19]","noteIndex":0},"citationItems":[{"id":814,"uris":["http://zotero.org/users/15209510/items/VHUQZI9U"],"itemData":{"id":814,"type":"article-journal","abstract":"Internet-based platforms present vital new venues for sex education. However, research is limited on the ways adolescents utilize these resources, particularly within user-generated content contexts. This study assesses the sexual health content adolescents seek online through a qualitative, directed content analysis of 365 user-generated posts in an open sexual health community forum. An adapted version of the National Sex Education Standards, a comprehensive, evidence-based sexual health framework, was used as the schema for this data analysis. Collectively, our results highlight and confirm the importance of providing comprehensive, medically accurate sexual health information to adolescents. Our analysis further supports the need to provide information on pleasure in sexual health and well-being, as well as guidance on social and emotional aspects of sexual health, and for education to be supportive and inclusive of all individuals. Ultimately, our results can help guide effective public health interventions, including sex education efforts, aimed at promotion of adolescent sexual health by offering direct insight into adolescents' perceived information needs.","container-title":"American Journal of Sexuality Education","DOI":"10.1080/15546128.2022.2111012","ISSN":"1554-6128","issue":"3","language":"en","note":"ERIC Number: EJ1396358","page":"378-400","publisher":"Taylor &amp; Francis","source":"ERIC","title":"Online Sexual Health Information Seeking of Adolescents: A Content Analysis","title-short":"Online Sexual Health Information Seeking of Adolescents","volume":"18","author":[{"family":"Zori","given":"Gaia L."},{"family":"Collins","given":"Sarah L."},{"family":"Walker","given":"Ashby F."}],"issued":{"date-parts":[["2023"]]}}},{"id":820,"uris":["http://zotero.org/users/15209510/items/Q7WHKI4H"],"itemData":{"id":820,"type":"article-journal","abstract":"Background\nAdolescence is a critical period for lifelong health, which makes access to accurate and comprehensive sexuality education essential. As video platforms become a primary source of information for adolescents, the quality of their content significantly impacts their physical and mental health.\n\nObjective\nThis study aimed to evaluate the quality, reliability, understandability, and actionability of adolescent sexuality education videos on major Chinese platforms (Bilibili, TikTok or Douyin, and Kwai), analyze associated user comment sentiment and topics, identify predictors of quality and reliability, and provide recommendations.\n\nMethods\nA cross-sectional analysis was conducted (April 2025) on the top 100 comprehensively ranked comprehensive sexuality education videos (N=300 total) retrieved from each platform using the</w:delInstrText>
        </w:r>
        <w:r w:rsidR="008865EC" w:rsidDel="00A0672A">
          <w:rPr>
            <w:rFonts w:hint="eastAsia"/>
          </w:rPr>
          <w:delInstrText xml:space="preserve"> keyword </w:delInstrText>
        </w:r>
        <w:r w:rsidR="008865EC" w:rsidDel="00A0672A">
          <w:rPr>
            <w:rFonts w:hint="eastAsia"/>
          </w:rPr>
          <w:delInstrText>青春期性教育</w:delInstrText>
        </w:r>
        <w:r w:rsidR="008865EC" w:rsidDel="00A0672A">
          <w:rPr>
            <w:rFonts w:hint="eastAsia"/>
          </w:rPr>
          <w:delInstrText xml:space="preserve"> (</w:delInstrText>
        </w:r>
        <w:r w:rsidR="008865EC" w:rsidDel="00A0672A">
          <w:rPr>
            <w:rFonts w:hint="eastAsia"/>
          </w:rPr>
          <w:delInstrText>“</w:delInstrText>
        </w:r>
        <w:r w:rsidR="008865EC" w:rsidDel="00A0672A">
          <w:rPr>
            <w:rFonts w:hint="eastAsia"/>
          </w:rPr>
          <w:delInstrText>adolescent sexuality education</w:delInstrText>
        </w:r>
        <w:r w:rsidR="008865EC" w:rsidDel="00A0672A">
          <w:rPr>
            <w:rFonts w:hint="eastAsia"/>
          </w:rPr>
          <w:delInstrText>”</w:delInstrText>
        </w:r>
        <w:r w:rsidR="008865EC" w:rsidDel="00A0672A">
          <w:rPr>
            <w:rFonts w:hint="eastAsia"/>
          </w:rPr>
          <w:delInstrText xml:space="preserve">). Videos were assessed using the Global Quality Score, modified DISCERN, and Patient Education Materials Assessment Tool (PEMAT-U/A), with interrater reliability assessed via Cohen </w:delInstrText>
        </w:r>
        <w:r w:rsidR="008865EC" w:rsidDel="00A0672A">
          <w:rPr>
            <w:rFonts w:hint="eastAsia"/>
          </w:rPr>
          <w:delInstrText>κ</w:delInstrText>
        </w:r>
        <w:r w:rsidR="008865EC" w:rsidDel="00A0672A">
          <w:rPr>
            <w:rFonts w:hint="eastAsia"/>
          </w:rPr>
          <w:delInstrText>. A corpus of over 49,0</w:delInstrText>
        </w:r>
        <w:r w:rsidR="008865EC" w:rsidDel="00A0672A">
          <w:delInstrText xml:space="preserve">00 user comments underwent sentiment analysis (fine-tuned RoBERTa) and topic modeling (BERTopic, yielding 29 topics grouped into 6 themes). Statistical analyses included Kruskal-Wallis H tests, Spearman correlations, and stepwise linear regressions (SPSS [version 27.0]; P&lt;.05).\n\nResults\nVideo quality and reliability were moderate on Bilibili and TikTok but generally poor on Kwai. Content from verified sources (physicians, educators, and institutional media) demonstrated superior quality and stability compared to highly variable content from individual media (the predominant source type, especially on Kwai; 87/100, 87%). Paradoxically, Kwai exhibited the highest user engagement despite the lowest quality scores. Understandability (PEMAT-U) was consistently the strongest positive predictor for both quality (Global Quality Score, final model adjusted R2=0.383, β=0.485) and reliability (modified DISCERN, final model adjusted R2=0.209, β=0.319). Actionability (PEMAT-A) and video duration were also significant positive predictors. Understandability scores (PEMAT-U) were generally high (approximately 69%), while actionability scores (PEMAT-A) were moderate to low (33%-50%). Sentiment analysis revealed that comments were predominantly neutral (35,372/49,680, 71.2%), with negative comments (9141/49,680, 18.4%) significantly outweighing positive ones (5167/49,680, 10.4%). Key discussion themes identified included sources of knowledge acquisition, sexual safety and prevention, physiology, and sexual health and practices.\n\nConclusions\nWhile online video platforms offer accessible channels for adolescent sexuality education in China, the current content is often of moderate-to-poor quality, with questionable reliability and limited actionability. Understandability is paramount, but high engagement does not necessarily correlate with high quality or reliability, potentially amplifying misinformation. To effectively empower youth, critical steps include enhancing content quality by adhering to evidence-based frameworks like the International Technical Guidance on Sexuality Education; strengthening platform accountability through improved verification and algorithms; and promoting user media literacy. These measures aim to foster a healthier and more equitable future for Chinese adolescents, helping to achieve goals related to sexually transmitted infections and pregnancy prevention and promoting more open societal attitudes toward sexuality.","container-title":"JMIR Formative Research","DOI":"10.2196/77100","ISSN":"2561-326X","journalAbbreviation":"JMIR Form Res","page":"e77100","PMID":"40910701","PMCID":"PMC12449667","source":"PubMed Central","title":"Quality and Reliability of Adolescent Sexuality Education on Chinese Video Platforms: Sentiment-Topic Analysis and Cross-Sectional Study","title-short":"Quality and Reliability of Adolescent Sexuality Education on Chinese Video Platforms","volume":"9","author":[{"family":"Wang","given":"Lan"},{"family":"Shu","given":"Xiantao"},{"family":"Huang","given":"Jianmei"},{"family":"Yan","given":"Weiqian"},{"family":"Zhao","given":"Duo"}],"issued":{"date-parts":[["2025",9,5]]}}}],"schema":"https://github.com/citation-style-language/schema/raw/master/csl-citation.json"} </w:delInstrText>
        </w:r>
        <w:r w:rsidDel="00A0672A">
          <w:fldChar w:fldCharType="separate"/>
        </w:r>
        <w:r w:rsidR="008865EC" w:rsidRPr="008865EC" w:rsidDel="00A0672A">
          <w:rPr>
            <w:rFonts w:cs="Times New Roman"/>
            <w:kern w:val="0"/>
            <w:vertAlign w:val="superscript"/>
          </w:rPr>
          <w:delText>[12,19]</w:delText>
        </w:r>
        <w:r w:rsidDel="00A0672A">
          <w:fldChar w:fldCharType="end"/>
        </w:r>
        <w:r w:rsidDel="00A0672A">
          <w:rPr>
            <w:rFonts w:hint="eastAsia"/>
          </w:rPr>
          <w:delText>，其匿名性和互动性为讨论敏感话题创造了条件。</w:delText>
        </w:r>
      </w:del>
    </w:p>
    <w:p w14:paraId="739AFC19" w14:textId="341AE4E9" w:rsidR="00F54B80" w:rsidDel="00A0672A" w:rsidRDefault="00000000">
      <w:pPr>
        <w:pStyle w:val="altz"/>
        <w:ind w:firstLineChars="0" w:firstLine="0"/>
        <w:rPr>
          <w:del w:id="1422" w:author="Zixuan Zhou" w:date="2026-04-27T01:52:00Z" w16du:dateUtc="2026-04-26T17:52:00Z"/>
        </w:rPr>
        <w:pPrChange w:id="1423" w:author="Zixuan Zhou" w:date="2026-04-27T01:52:00Z" w16du:dateUtc="2026-04-26T17:52:00Z">
          <w:pPr>
            <w:pStyle w:val="altz"/>
            <w:ind w:firstLine="480"/>
          </w:pPr>
        </w:pPrChange>
      </w:pPr>
      <w:del w:id="1424" w:author="Zixuan Zhou" w:date="2026-04-27T01:52:00Z" w16du:dateUtc="2026-04-26T17:52:00Z">
        <w:r w:rsidDel="00A0672A">
          <w:rPr>
            <w:rFonts w:hint="eastAsia"/>
          </w:rPr>
          <w:delText>本研究通过对评论的直接分析，为“青少年信息需求”提供了前所未有的粒度。以往研究多通过分析视频内容来推断用户兴趣，而本研究直接分析“提问”，从而将研究视角从“平台供给了什么”转向了“用户想要什么”。而如</w:delText>
        </w:r>
        <w:r w:rsidR="006736BA" w:rsidDel="00A0672A">
          <w:rPr>
            <w:rFonts w:hint="eastAsia"/>
          </w:rPr>
          <w:delText>通过本研究</w:delText>
        </w:r>
        <w:r w:rsidDel="00A0672A">
          <w:rPr>
            <w:rFonts w:hint="eastAsia"/>
          </w:rPr>
          <w:delText>我们不仅知道“安全套”是热门话题，更通过评论分析精准定位到“尺寸选择”是该话题下的第一痛点。这为内容创作者和教育者提供了更精准的选题方向。</w:delText>
        </w:r>
      </w:del>
    </w:p>
    <w:p w14:paraId="21CA1B44" w14:textId="6FF4A1E2" w:rsidR="00F54B80" w:rsidDel="00A0672A" w:rsidRDefault="00000000">
      <w:pPr>
        <w:pStyle w:val="altz"/>
        <w:ind w:firstLineChars="0" w:firstLine="0"/>
        <w:rPr>
          <w:del w:id="1425" w:author="Zixuan Zhou" w:date="2026-04-27T01:52:00Z" w16du:dateUtc="2026-04-26T17:52:00Z"/>
        </w:rPr>
        <w:pPrChange w:id="1426" w:author="Zixuan Zhou" w:date="2026-04-27T01:52:00Z" w16du:dateUtc="2026-04-26T17:52:00Z">
          <w:pPr>
            <w:pStyle w:val="altz"/>
            <w:ind w:firstLine="480"/>
          </w:pPr>
        </w:pPrChange>
      </w:pPr>
      <w:del w:id="1427" w:author="Zixuan Zhou" w:date="2026-04-27T01:52:00Z" w16du:dateUtc="2026-04-26T17:52:00Z">
        <w:r w:rsidDel="00A0672A">
          <w:rPr>
            <w:rFonts w:hint="eastAsia"/>
          </w:rPr>
          <w:delText>研究同样发现如“人工流产”等小众但敏感的话题能引发不成比例的高互动。本章的评论分类结果（“人工流产”类问题数量排名第六，热度不低）即证实了这一点，说明高互动率的背后，是大量真实、迫切的用户提问在驱动。这揭示了用户参与度的深层本质，是未被满足的信息需求的直接体现。</w:delText>
        </w:r>
      </w:del>
    </w:p>
    <w:p w14:paraId="6AB8A9B4" w14:textId="493C4FE6" w:rsidR="00F54B80" w:rsidRDefault="00000000" w:rsidP="00A0672A">
      <w:pPr>
        <w:pStyle w:val="altz"/>
        <w:ind w:firstLine="480"/>
      </w:pPr>
      <w:del w:id="1428" w:author="Zixuan Zhou" w:date="2026-04-27T01:52:00Z" w16du:dateUtc="2026-04-26T17:52:00Z">
        <w:r w:rsidDel="00A0672A">
          <w:rPr>
            <w:rFonts w:hint="eastAsia"/>
          </w:rPr>
          <w:delText>本研究也揭示了社交媒体健康传播中的“问答真空”现象。以往研究多在讨论错误信息的泛滥，而本研究则通过海量问题数据的呈现，直观地展示了这个供需极度不平衡的“市场”——需求（提问）旺盛，而优质供给（专业回答）严重缺位。</w:delText>
        </w:r>
      </w:del>
    </w:p>
    <w:p w14:paraId="1DCFA594" w14:textId="77777777" w:rsidR="00F54B80" w:rsidRDefault="00000000">
      <w:pPr>
        <w:pStyle w:val="2"/>
        <w:spacing w:before="163" w:after="163"/>
        <w:rPr>
          <w:rFonts w:hint="eastAsia"/>
        </w:rPr>
      </w:pPr>
      <w:bookmarkStart w:id="1429" w:name="_Toc228219331"/>
      <w:commentRangeStart w:id="1430"/>
      <w:r>
        <w:rPr>
          <w:rFonts w:hint="eastAsia"/>
        </w:rPr>
        <w:lastRenderedPageBreak/>
        <w:t>本章小结</w:t>
      </w:r>
      <w:bookmarkEnd w:id="1429"/>
    </w:p>
    <w:p w14:paraId="58D61580" w14:textId="35555C03" w:rsidR="00F54B80" w:rsidRDefault="00000000">
      <w:pPr>
        <w:pStyle w:val="altz"/>
        <w:ind w:firstLine="480"/>
      </w:pPr>
      <w:r>
        <w:rPr>
          <w:rFonts w:hint="eastAsia"/>
        </w:rPr>
        <w:t>本章通过对</w:t>
      </w:r>
      <w:r>
        <w:rPr>
          <w:rFonts w:hint="eastAsia"/>
        </w:rPr>
        <w:t>Bilibili</w:t>
      </w:r>
      <w:r>
        <w:rPr>
          <w:rFonts w:hint="eastAsia"/>
        </w:rPr>
        <w:t>平台</w:t>
      </w:r>
      <w:del w:id="1431" w:author="Zixuan Zhou" w:date="2026-04-27T19:24:00Z" w16du:dateUtc="2026-04-27T11:24:00Z">
        <w:r w:rsidDel="00F36A24">
          <w:rPr>
            <w:rFonts w:hint="eastAsia"/>
          </w:rPr>
          <w:delText>3780</w:delText>
        </w:r>
      </w:del>
      <w:ins w:id="1432" w:author="Zixuan Zhou" w:date="2026-04-27T20:23:00Z" w16du:dateUtc="2026-04-27T12:23:00Z">
        <w:r w:rsidR="00631C5C">
          <w:rPr>
            <w:rFonts w:hint="eastAsia"/>
          </w:rPr>
          <w:t>3484</w:t>
        </w:r>
      </w:ins>
      <w:r>
        <w:rPr>
          <w:rFonts w:hint="eastAsia"/>
        </w:rPr>
        <w:t>条青少年生殖健康相关评论的系统性分类与分析，</w:t>
      </w:r>
      <w:del w:id="1433" w:author="Zixuan Zhou" w:date="2026-04-27T20:50:00Z" w16du:dateUtc="2026-04-27T12:50:00Z">
        <w:r w:rsidDel="00785F37">
          <w:rPr>
            <w:rFonts w:hint="eastAsia"/>
          </w:rPr>
          <w:delText>深入</w:delText>
        </w:r>
      </w:del>
      <w:r>
        <w:rPr>
          <w:rFonts w:hint="eastAsia"/>
        </w:rPr>
        <w:t>洞察了当代青少年在数字环境下的真实信息需求图景。</w:t>
      </w:r>
      <w:del w:id="1434" w:author="Zixuan Zhou" w:date="2026-04-27T20:50:00Z" w16du:dateUtc="2026-04-27T12:50:00Z">
        <w:r w:rsidDel="00785F37">
          <w:rPr>
            <w:rFonts w:hint="eastAsia"/>
          </w:rPr>
          <w:delText>研究发现，</w:delText>
        </w:r>
      </w:del>
      <w:r>
        <w:rPr>
          <w:rFonts w:hint="eastAsia"/>
        </w:rPr>
        <w:t>青少年的关注点高度集中于安全套使用、基础生理知识等实用性议题，同时对人工流产等高风险、高敏感话题抱有强烈的讨论意愿。</w:t>
      </w:r>
    </w:p>
    <w:p w14:paraId="32E2997B" w14:textId="1E9BEEBC" w:rsidR="00F54B80" w:rsidRDefault="00000000">
      <w:pPr>
        <w:pStyle w:val="altz"/>
        <w:ind w:firstLine="480"/>
      </w:pPr>
      <w:r>
        <w:rPr>
          <w:rFonts w:hint="eastAsia"/>
        </w:rPr>
        <w:t>通过对不同主题下问题特征的定性分析，本</w:t>
      </w:r>
      <w:r w:rsidR="0071121B">
        <w:rPr>
          <w:rFonts w:hint="eastAsia"/>
        </w:rPr>
        <w:t>章</w:t>
      </w:r>
      <w:r>
        <w:rPr>
          <w:rFonts w:hint="eastAsia"/>
        </w:rPr>
        <w:t>研究描绘了青少年在尺寸适配、药物副作用、操作细节、风险恐惧和情感支持等方面的具体困惑。这些发现共同揭示了青少年对可操作的实用知识、对“正常”的身份认同、对风险评估以及对情感支持的</w:t>
      </w:r>
      <w:del w:id="1435" w:author="Zixuan Zhou" w:date="2026-04-27T20:52:00Z" w16du:dateUtc="2026-04-27T12:52:00Z">
        <w:r w:rsidDel="00785F37">
          <w:rPr>
            <w:rFonts w:hint="eastAsia"/>
          </w:rPr>
          <w:delText>四大</w:delText>
        </w:r>
      </w:del>
      <w:r>
        <w:rPr>
          <w:rFonts w:hint="eastAsia"/>
        </w:rPr>
        <w:t>核心需求。在这些旺盛的需求背后，是同伴间</w:t>
      </w:r>
      <w:del w:id="1436" w:author="Zixuan Zhou" w:date="2026-04-27T20:52:00Z" w16du:dateUtc="2026-04-27T12:52:00Z">
        <w:r w:rsidDel="00785F37">
          <w:rPr>
            <w:rFonts w:hint="eastAsia"/>
          </w:rPr>
          <w:delText>错误</w:delText>
        </w:r>
      </w:del>
      <w:ins w:id="1437" w:author="Zixuan Zhou" w:date="2026-04-27T20:52:00Z" w16du:dateUtc="2026-04-27T12:52:00Z">
        <w:r w:rsidR="00785F37">
          <w:rPr>
            <w:rFonts w:hint="eastAsia"/>
          </w:rPr>
          <w:t>误导性</w:t>
        </w:r>
      </w:ins>
      <w:r>
        <w:rPr>
          <w:rFonts w:hint="eastAsia"/>
        </w:rPr>
        <w:t>信息</w:t>
      </w:r>
      <w:ins w:id="1438" w:author="Zixuan Zhou" w:date="2026-04-27T20:52:00Z" w16du:dateUtc="2026-04-27T12:52:00Z">
        <w:r w:rsidR="00785F37">
          <w:rPr>
            <w:rFonts w:hint="eastAsia"/>
          </w:rPr>
          <w:t>的</w:t>
        </w:r>
      </w:ins>
      <w:r>
        <w:rPr>
          <w:rFonts w:hint="eastAsia"/>
        </w:rPr>
        <w:t>传播、危险行为认知不足以及专业声音严重缺位的巨大风险。</w:t>
      </w:r>
    </w:p>
    <w:commentRangeEnd w:id="1430"/>
    <w:p w14:paraId="34EAA9AE" w14:textId="6926830E" w:rsidR="00F54B80" w:rsidRDefault="00192633">
      <w:pPr>
        <w:pStyle w:val="altz"/>
        <w:ind w:firstLine="480"/>
        <w:sectPr w:rsidR="00F54B80">
          <w:headerReference w:type="default" r:id="rId37"/>
          <w:endnotePr>
            <w:numFmt w:val="decimal"/>
          </w:endnotePr>
          <w:pgSz w:w="11906" w:h="16838"/>
          <w:pgMar w:top="1701" w:right="1418" w:bottom="1701" w:left="1418" w:header="851" w:footer="850" w:gutter="0"/>
          <w:cols w:space="425"/>
          <w:docGrid w:type="linesAndChars" w:linePitch="326"/>
        </w:sectPr>
      </w:pPr>
      <w:r>
        <w:rPr>
          <w:rStyle w:val="afc"/>
          <w:sz w:val="24"/>
          <w:szCs w:val="22"/>
        </w:rPr>
        <w:commentReference w:id="1430"/>
      </w:r>
    </w:p>
    <w:p w14:paraId="77C45ADE" w14:textId="77777777" w:rsidR="00F54B80" w:rsidRDefault="00000000">
      <w:pPr>
        <w:pStyle w:val="1"/>
        <w:spacing w:before="326" w:after="326"/>
        <w:ind w:left="643" w:hanging="643"/>
        <w:rPr>
          <w:rFonts w:hint="eastAsia"/>
        </w:rPr>
      </w:pPr>
      <w:bookmarkStart w:id="1439" w:name="_Toc228219332"/>
      <w:r>
        <w:rPr>
          <w:rFonts w:hint="eastAsia"/>
        </w:rPr>
        <w:lastRenderedPageBreak/>
        <w:t>基于大语言模型的问题规范化与问答数据集构建</w:t>
      </w:r>
      <w:bookmarkEnd w:id="1439"/>
    </w:p>
    <w:p w14:paraId="09A2EE3D" w14:textId="37F2D1CC" w:rsidR="00F54B80" w:rsidRDefault="00000000" w:rsidP="0071121B">
      <w:pPr>
        <w:pStyle w:val="altz"/>
        <w:ind w:firstLine="480"/>
      </w:pPr>
      <w:commentRangeStart w:id="1440"/>
      <w:r>
        <w:t>源自真实网络语境的原始问题，往往呈现出零散、口语化、语义模糊甚至包含错误信息的特点，无法直接作为高质量的训练语料用于大语言模型的微调。本章的任务是设计一套系统化的流程，将原始、非结构化的用户提问，转化为兼具科学性、教育性和</w:t>
      </w:r>
      <w:proofErr w:type="gramStart"/>
      <w:r>
        <w:t>可</w:t>
      </w:r>
      <w:proofErr w:type="gramEnd"/>
      <w:r>
        <w:t>训练性的高质量问答</w:t>
      </w:r>
      <w:del w:id="1441" w:author="Zixuan Zhou" w:date="2026-04-27T20:52:00Z" w16du:dateUtc="2026-04-27T12:52:00Z">
        <w:r w:rsidDel="00817A5C">
          <w:delText>（</w:delText>
        </w:r>
        <w:r w:rsidDel="00817A5C">
          <w:delText>Q&amp;A</w:delText>
        </w:r>
        <w:r w:rsidDel="00817A5C">
          <w:delText>）</w:delText>
        </w:r>
      </w:del>
      <w:r>
        <w:t>数据集。</w:t>
      </w:r>
      <w:commentRangeEnd w:id="1440"/>
      <w:r w:rsidR="00192633">
        <w:rPr>
          <w:rStyle w:val="afc"/>
          <w:sz w:val="24"/>
          <w:szCs w:val="22"/>
        </w:rPr>
        <w:commentReference w:id="1440"/>
      </w:r>
    </w:p>
    <w:p w14:paraId="42DEF6ED" w14:textId="77777777" w:rsidR="00F54B80" w:rsidRDefault="00000000">
      <w:pPr>
        <w:pStyle w:val="2"/>
        <w:spacing w:before="163" w:after="163"/>
        <w:rPr>
          <w:rFonts w:hint="eastAsia"/>
        </w:rPr>
      </w:pPr>
      <w:bookmarkStart w:id="1442" w:name="_Toc228219333"/>
      <w:r>
        <w:rPr>
          <w:rFonts w:hint="eastAsia"/>
        </w:rPr>
        <w:t>问题规范化设计</w:t>
      </w:r>
      <w:bookmarkEnd w:id="1442"/>
    </w:p>
    <w:p w14:paraId="54DA4BFD" w14:textId="13F433CA" w:rsidR="00F54B80" w:rsidRDefault="00000000">
      <w:pPr>
        <w:pStyle w:val="altz"/>
        <w:ind w:firstLine="480"/>
      </w:pPr>
      <w:r>
        <w:rPr>
          <w:rFonts w:hint="eastAsia"/>
        </w:rPr>
        <w:t>问题规范化是将原始用户评论转化为标准、清晰问题的关键第一步。其目的是在保留用户真实意图的前提下，消除语言表达上的歧义与不规范</w:t>
      </w:r>
      <w:del w:id="1443" w:author="Zixuan Zhou" w:date="2026-04-27T21:06:00Z" w16du:dateUtc="2026-04-27T13:06:00Z">
        <w:r w:rsidDel="00AD1DE9">
          <w:rPr>
            <w:rFonts w:hint="eastAsia"/>
          </w:rPr>
          <w:delText>，为后续生成高质量答案和模型训练奠定坚实基础</w:delText>
        </w:r>
      </w:del>
      <w:r>
        <w:rPr>
          <w:rFonts w:hint="eastAsia"/>
        </w:rPr>
        <w:t>。</w:t>
      </w:r>
    </w:p>
    <w:p w14:paraId="46F96743" w14:textId="77777777" w:rsidR="00F54B80" w:rsidRDefault="00000000">
      <w:pPr>
        <w:pStyle w:val="3"/>
        <w:spacing w:before="163" w:after="163"/>
        <w:rPr>
          <w:rFonts w:hint="eastAsia"/>
        </w:rPr>
      </w:pPr>
      <w:bookmarkStart w:id="1444" w:name="_Toc228219334"/>
      <w:r>
        <w:rPr>
          <w:rFonts w:hint="eastAsia"/>
        </w:rPr>
        <w:t>规范化目标</w:t>
      </w:r>
      <w:bookmarkEnd w:id="1444"/>
    </w:p>
    <w:p w14:paraId="68FB4DFA" w14:textId="77777777" w:rsidR="00F54B80" w:rsidRDefault="00000000">
      <w:pPr>
        <w:pStyle w:val="altz"/>
        <w:ind w:firstLine="480"/>
      </w:pPr>
      <w:r>
        <w:rPr>
          <w:rFonts w:hint="eastAsia"/>
        </w:rPr>
        <w:t>为确保转化后的问题既能忠实反映用户需求，又符合健康教育的严谨要求，研究拟定了以下四个核心目标：</w:t>
      </w:r>
    </w:p>
    <w:p w14:paraId="61860FBD" w14:textId="77777777" w:rsidR="00F54B80" w:rsidRDefault="00000000">
      <w:pPr>
        <w:pStyle w:val="altz"/>
        <w:numPr>
          <w:ilvl w:val="0"/>
          <w:numId w:val="18"/>
        </w:numPr>
        <w:ind w:firstLineChars="0"/>
      </w:pPr>
      <w:r>
        <w:rPr>
          <w:rFonts w:hint="eastAsia"/>
        </w:rPr>
        <w:t>语义清晰：转化后的问题应具备明确、无歧义的语义，即使脱离原始的评论上下文，也能被独立理解。这意味着需要补全省略的语境，</w:t>
      </w:r>
      <w:proofErr w:type="gramStart"/>
      <w:r>
        <w:rPr>
          <w:rFonts w:hint="eastAsia"/>
        </w:rPr>
        <w:t>明确指</w:t>
      </w:r>
      <w:proofErr w:type="gramEnd"/>
      <w:r>
        <w:rPr>
          <w:rFonts w:hint="eastAsia"/>
        </w:rPr>
        <w:t>代对象。</w:t>
      </w:r>
    </w:p>
    <w:p w14:paraId="6F16B440" w14:textId="2666A1D7" w:rsidR="00F54B80" w:rsidRDefault="00000000">
      <w:pPr>
        <w:pStyle w:val="altz"/>
        <w:numPr>
          <w:ilvl w:val="0"/>
          <w:numId w:val="18"/>
        </w:numPr>
        <w:ind w:firstLineChars="0"/>
      </w:pPr>
      <w:r>
        <w:rPr>
          <w:rFonts w:hint="eastAsia"/>
        </w:rPr>
        <w:t>医学表达规范：将原始提问中可能存在的俚语、错别字或不准确的医学术语，修正为标准的医学或科普表达。</w:t>
      </w:r>
      <w:del w:id="1445" w:author="Zixuan Zhou" w:date="2026-04-27T21:06:00Z" w16du:dateUtc="2026-04-27T13:06:00Z">
        <w:r w:rsidDel="00AD1DE9">
          <w:rPr>
            <w:rFonts w:hint="eastAsia"/>
          </w:rPr>
          <w:delText>例如，将“体外”修正为“体外排精法”，将“紧急药”明确为“紧急避孕药”。</w:delText>
        </w:r>
      </w:del>
    </w:p>
    <w:p w14:paraId="550DFF59" w14:textId="77777777" w:rsidR="00F54B80" w:rsidRDefault="00000000">
      <w:pPr>
        <w:pStyle w:val="altz"/>
        <w:numPr>
          <w:ilvl w:val="0"/>
          <w:numId w:val="18"/>
        </w:numPr>
        <w:ind w:firstLineChars="0"/>
      </w:pPr>
      <w:r>
        <w:rPr>
          <w:rFonts w:hint="eastAsia"/>
        </w:rPr>
        <w:t>保留原始提问意图：规范化过程必须以最大程度地忠于用户原始提问的核心疑虑为首要前提，避免任何形式的曲解、过度引申或信息增删。</w:t>
      </w:r>
    </w:p>
    <w:p w14:paraId="1509DC2A" w14:textId="77777777" w:rsidR="00F54B80" w:rsidRDefault="00000000">
      <w:pPr>
        <w:pStyle w:val="altz"/>
        <w:numPr>
          <w:ilvl w:val="0"/>
          <w:numId w:val="18"/>
        </w:numPr>
        <w:ind w:firstLineChars="0"/>
      </w:pPr>
      <w:r>
        <w:rPr>
          <w:rFonts w:hint="eastAsia"/>
        </w:rPr>
        <w:t>适用于健康教育场景：最终产出的问题应具有普适性和代表性，能够作为一个典型的案例，用于更广泛的青少年健康教育材料或智能问答系统的知识库中。</w:t>
      </w:r>
    </w:p>
    <w:p w14:paraId="36500123" w14:textId="77777777" w:rsidR="00F54B80" w:rsidRDefault="00000000">
      <w:pPr>
        <w:pStyle w:val="3"/>
        <w:spacing w:before="163" w:after="163"/>
        <w:rPr>
          <w:rFonts w:hint="eastAsia"/>
        </w:rPr>
      </w:pPr>
      <w:bookmarkStart w:id="1446" w:name="_Toc228219335"/>
      <w:r>
        <w:rPr>
          <w:rFonts w:hint="eastAsia"/>
        </w:rPr>
        <w:t>规范化原则</w:t>
      </w:r>
      <w:bookmarkEnd w:id="1446"/>
    </w:p>
    <w:p w14:paraId="3648794D" w14:textId="77777777" w:rsidR="00F54B80" w:rsidRDefault="00000000">
      <w:pPr>
        <w:pStyle w:val="altz"/>
        <w:ind w:firstLine="480"/>
      </w:pPr>
      <w:r>
        <w:rPr>
          <w:rFonts w:hint="eastAsia"/>
        </w:rPr>
        <w:t>为实现上述目标，并对大语言模型的行为进行有效约束，本研究制定了以下四项基本原则，作为问题规范化过程中的核心要求：</w:t>
      </w:r>
    </w:p>
    <w:p w14:paraId="78355DE5" w14:textId="52A4C5D0" w:rsidR="00F54B80" w:rsidRDefault="00000000">
      <w:pPr>
        <w:pStyle w:val="altz"/>
        <w:numPr>
          <w:ilvl w:val="0"/>
          <w:numId w:val="19"/>
        </w:numPr>
        <w:ind w:firstLineChars="0"/>
      </w:pPr>
      <w:r>
        <w:rPr>
          <w:rFonts w:hint="eastAsia"/>
        </w:rPr>
        <w:t>不改变核心语义原则：严禁改变提问者</w:t>
      </w:r>
      <w:proofErr w:type="gramStart"/>
      <w:r>
        <w:rPr>
          <w:rFonts w:hint="eastAsia"/>
        </w:rPr>
        <w:t>最</w:t>
      </w:r>
      <w:proofErr w:type="gramEnd"/>
      <w:r>
        <w:rPr>
          <w:rFonts w:hint="eastAsia"/>
        </w:rPr>
        <w:t>核心的疑问点。</w:t>
      </w:r>
      <w:del w:id="1447" w:author="Zixuan Zhou" w:date="2026-04-27T21:07:00Z" w16du:dateUtc="2026-04-27T13:07:00Z">
        <w:r w:rsidDel="00AD1DE9">
          <w:rPr>
            <w:rFonts w:hint="eastAsia"/>
          </w:rPr>
          <w:delText>例如，如果用户问“漏服了一天避孕药怎么办？”，规范化时不能将其改为“如何正确服用避孕药？”。</w:delText>
        </w:r>
      </w:del>
    </w:p>
    <w:p w14:paraId="32602183" w14:textId="0F5BE8C8" w:rsidR="00F54B80" w:rsidRDefault="00000000">
      <w:pPr>
        <w:pStyle w:val="altz"/>
        <w:numPr>
          <w:ilvl w:val="0"/>
          <w:numId w:val="19"/>
        </w:numPr>
        <w:ind w:firstLineChars="0"/>
      </w:pPr>
      <w:r>
        <w:rPr>
          <w:rFonts w:hint="eastAsia"/>
        </w:rPr>
        <w:t>不引入额外假设原则：禁止在规范化过程中添加原始评论未提及的任何具体条件或个人情况。</w:t>
      </w:r>
      <w:del w:id="1448" w:author="Zixuan Zhou" w:date="2026-04-27T21:07:00Z" w16du:dateUtc="2026-04-27T13:07:00Z">
        <w:r w:rsidDel="00AD1DE9">
          <w:rPr>
            <w:rFonts w:hint="eastAsia"/>
          </w:rPr>
          <w:delText>例如，对于“吃了紧急避孕药后出血了，正常吗？”的提问，不能擅自假设出血量、颜色或持续时间等信息。</w:delText>
        </w:r>
      </w:del>
    </w:p>
    <w:p w14:paraId="2CF27A3B" w14:textId="7742A5E4" w:rsidR="00F54B80" w:rsidRDefault="00000000">
      <w:pPr>
        <w:pStyle w:val="altz"/>
        <w:numPr>
          <w:ilvl w:val="0"/>
          <w:numId w:val="19"/>
        </w:numPr>
        <w:ind w:firstLineChars="0"/>
      </w:pPr>
      <w:r>
        <w:rPr>
          <w:rFonts w:hint="eastAsia"/>
        </w:rPr>
        <w:t>减少歧义与模糊原则：尽力将模糊、口语化的表达转化为精确、书面化的语言。</w:t>
      </w:r>
      <w:del w:id="1449" w:author="Zixuan Zhou" w:date="2026-04-27T21:07:00Z" w16du:dateUtc="2026-04-27T13:07:00Z">
        <w:r w:rsidDel="00AD1DE9">
          <w:rPr>
            <w:rFonts w:hint="eastAsia"/>
          </w:rPr>
          <w:delText>例如，将“那个药”明确为具体的药物类型（如“短效口服避孕药”），将“是不是就安全了”细化为“是否意味着可以有效避孕”。</w:delText>
        </w:r>
      </w:del>
    </w:p>
    <w:p w14:paraId="6D47E287" w14:textId="77777777" w:rsidR="00F54B80" w:rsidRDefault="00000000">
      <w:pPr>
        <w:pStyle w:val="altz"/>
        <w:numPr>
          <w:ilvl w:val="0"/>
          <w:numId w:val="19"/>
        </w:numPr>
        <w:ind w:firstLineChars="0"/>
      </w:pPr>
      <w:r>
        <w:rPr>
          <w:rFonts w:hint="eastAsia"/>
        </w:rPr>
        <w:t>避免不当暗示性表述原则：确保问题表述中立、客观，不带有任何价值评判或不恰当的心理暗示，营造一个安全、尊重的提问氛围。</w:t>
      </w:r>
    </w:p>
    <w:p w14:paraId="79CA3E9D" w14:textId="77777777" w:rsidR="00F54B80" w:rsidRDefault="00000000">
      <w:pPr>
        <w:pStyle w:val="3"/>
        <w:spacing w:before="163" w:after="163"/>
        <w:rPr>
          <w:rFonts w:hint="eastAsia"/>
        </w:rPr>
      </w:pPr>
      <w:bookmarkStart w:id="1450" w:name="_Toc228219336"/>
      <w:r>
        <w:rPr>
          <w:rFonts w:hint="eastAsia"/>
        </w:rPr>
        <w:lastRenderedPageBreak/>
        <w:t>提示</w:t>
      </w:r>
      <w:proofErr w:type="gramStart"/>
      <w:r>
        <w:rPr>
          <w:rFonts w:hint="eastAsia"/>
        </w:rPr>
        <w:t>词设计</w:t>
      </w:r>
      <w:proofErr w:type="gramEnd"/>
      <w:r>
        <w:rPr>
          <w:rFonts w:hint="eastAsia"/>
        </w:rPr>
        <w:t>与执行流程</w:t>
      </w:r>
      <w:bookmarkEnd w:id="1450"/>
    </w:p>
    <w:p w14:paraId="5F96EC57" w14:textId="4D094252" w:rsidR="000E5BE3" w:rsidRDefault="000E5BE3" w:rsidP="000E5BE3">
      <w:pPr>
        <w:pStyle w:val="altz"/>
        <w:ind w:firstLine="480"/>
      </w:pPr>
      <w:r w:rsidRPr="000E5BE3">
        <w:t>基于上述目标与原则，</w:t>
      </w:r>
      <w:r>
        <w:rPr>
          <w:rFonts w:hint="eastAsia"/>
        </w:rPr>
        <w:t>本研究</w:t>
      </w:r>
      <w:r w:rsidRPr="000E5BE3">
        <w:t>设计了一套结构化的提示词来引导大语言模型执行问题规范化任务。本研究选用</w:t>
      </w:r>
      <w:r w:rsidRPr="000E5BE3">
        <w:t>DeepSeek-V3.1-Terminus</w:t>
      </w:r>
      <w:r w:rsidRPr="000E5BE3">
        <w:t>作为规范化处理模型，通过官方</w:t>
      </w:r>
      <w:r w:rsidRPr="000E5BE3">
        <w:t>API</w:t>
      </w:r>
      <w:r w:rsidRPr="000E5BE3">
        <w:t>接口对原始评论进行批量处理。该模型在中文语义理解、长上下文推理与指令跟随方面具有良好表现，能够有效识别并重构社交媒体文本中的口语</w:t>
      </w:r>
      <w:proofErr w:type="gramStart"/>
      <w:r w:rsidRPr="000E5BE3">
        <w:t>化表达</w:t>
      </w:r>
      <w:proofErr w:type="gramEnd"/>
      <w:r w:rsidRPr="000E5BE3">
        <w:t>与隐含语义。为兼顾规范化质量与输出稳定性，调用参数设置为</w:t>
      </w:r>
      <w:r w:rsidRPr="000E5BE3">
        <w:t>temperature=0.3</w:t>
      </w:r>
      <w:r w:rsidRPr="000E5BE3">
        <w:t>、</w:t>
      </w:r>
      <w:proofErr w:type="spellStart"/>
      <w:r w:rsidRPr="000E5BE3">
        <w:t>top</w:t>
      </w:r>
      <w:r>
        <w:rPr>
          <w:rFonts w:hint="eastAsia"/>
        </w:rPr>
        <w:t>_</w:t>
      </w:r>
      <w:r w:rsidRPr="000E5BE3">
        <w:t>p</w:t>
      </w:r>
      <w:proofErr w:type="spellEnd"/>
      <w:r w:rsidRPr="000E5BE3">
        <w:t>=0.9</w:t>
      </w:r>
      <w:r w:rsidRPr="000E5BE3">
        <w:t>，以在保持语义转换灵活性的同时抑制随机幻觉。</w:t>
      </w:r>
    </w:p>
    <w:p w14:paraId="715BDCCF" w14:textId="5ABBE92B" w:rsidR="00F54B80" w:rsidRDefault="00000000">
      <w:pPr>
        <w:pStyle w:val="altz"/>
        <w:ind w:firstLine="480"/>
      </w:pPr>
      <w:r>
        <w:rPr>
          <w:rFonts w:hint="eastAsia"/>
        </w:rPr>
        <w:t>提示词模板</w:t>
      </w:r>
      <w:r w:rsidR="000E5BE3" w:rsidRPr="000E5BE3">
        <w:rPr>
          <w:rFonts w:hint="eastAsia"/>
        </w:rPr>
        <w:t>如</w:t>
      </w:r>
      <w:r w:rsidR="000E5BE3" w:rsidRPr="000E5BE3">
        <w:fldChar w:fldCharType="begin"/>
      </w:r>
      <w:r w:rsidR="000E5BE3" w:rsidRPr="000E5BE3">
        <w:instrText xml:space="preserve"> </w:instrText>
      </w:r>
      <w:r w:rsidR="000E5BE3" w:rsidRPr="000E5BE3">
        <w:rPr>
          <w:rFonts w:hint="eastAsia"/>
        </w:rPr>
        <w:instrText>REF _Ref227774633 \h</w:instrText>
      </w:r>
      <w:r w:rsidR="000E5BE3" w:rsidRPr="000E5BE3">
        <w:instrText xml:space="preserve"> </w:instrText>
      </w:r>
      <w:r w:rsidR="000E5BE3" w:rsidRPr="000E5BE3">
        <w:fldChar w:fldCharType="separate"/>
      </w:r>
      <w:r w:rsidR="000E5BE3" w:rsidRPr="000E5BE3">
        <w:rPr>
          <w:rFonts w:hint="eastAsia"/>
        </w:rPr>
        <w:t>表</w:t>
      </w:r>
      <w:r w:rsidR="000E5BE3" w:rsidRPr="000E5BE3">
        <w:rPr>
          <w:rFonts w:hint="eastAsia"/>
        </w:rPr>
        <w:t xml:space="preserve"> 5</w:t>
      </w:r>
      <w:r w:rsidR="000E5BE3" w:rsidRPr="000E5BE3">
        <w:rPr>
          <w:rFonts w:hint="eastAsia"/>
        </w:rPr>
        <w:noBreakHyphen/>
        <w:t>1</w:t>
      </w:r>
      <w:r w:rsidR="000E5BE3" w:rsidRPr="000E5BE3">
        <w:fldChar w:fldCharType="end"/>
      </w:r>
      <w:r w:rsidR="000E5BE3">
        <w:rPr>
          <w:rFonts w:hint="eastAsia"/>
        </w:rPr>
        <w:t>所示</w:t>
      </w:r>
    </w:p>
    <w:p w14:paraId="1680BA6C" w14:textId="3DD6E983" w:rsidR="00F54B80" w:rsidRPr="00195EEC" w:rsidRDefault="00000000" w:rsidP="00A072DF">
      <w:pPr>
        <w:pStyle w:val="aff6"/>
        <w:spacing w:before="326" w:after="163"/>
      </w:pPr>
      <w:bookmarkStart w:id="1451" w:name="_Ref227774633"/>
      <w:bookmarkStart w:id="1452" w:name="_Toc228022951"/>
      <w:r w:rsidRPr="00195EEC">
        <w:rPr>
          <w:rFonts w:hint="eastAsia"/>
        </w:rPr>
        <w:t>表</w:t>
      </w:r>
      <w:r w:rsidRPr="00195EEC">
        <w:rPr>
          <w:rFonts w:hint="eastAsia"/>
        </w:rPr>
        <w:t xml:space="preserve"> </w:t>
      </w:r>
      <w:r w:rsidR="00492FE9">
        <w:rPr>
          <w:rFonts w:hint="eastAsia"/>
        </w:rPr>
        <w:fldChar w:fldCharType="begin"/>
      </w:r>
      <w:r w:rsidR="00492FE9">
        <w:rPr>
          <w:rFonts w:hint="eastAsia"/>
        </w:rPr>
        <w:instrText xml:space="preserve"> STYLEREF 1 \s </w:instrText>
      </w:r>
      <w:r w:rsidR="00492FE9">
        <w:rPr>
          <w:rFonts w:hint="eastAsia"/>
        </w:rPr>
        <w:fldChar w:fldCharType="separate"/>
      </w:r>
      <w:r w:rsidR="00492FE9">
        <w:rPr>
          <w:rFonts w:hint="eastAsia"/>
          <w:noProof/>
        </w:rPr>
        <w:t>5</w:t>
      </w:r>
      <w:r w:rsidR="00492FE9">
        <w:rPr>
          <w:rFonts w:hint="eastAsia"/>
        </w:rPr>
        <w:fldChar w:fldCharType="end"/>
      </w:r>
      <w:r w:rsidR="00492FE9">
        <w:rPr>
          <w:rFonts w:hint="eastAsia"/>
        </w:rPr>
        <w:noBreakHyphen/>
      </w:r>
      <w:r w:rsidR="00492FE9">
        <w:rPr>
          <w:rFonts w:hint="eastAsia"/>
        </w:rPr>
        <w:fldChar w:fldCharType="begin"/>
      </w:r>
      <w:r w:rsidR="00492FE9">
        <w:rPr>
          <w:rFonts w:hint="eastAsia"/>
        </w:rPr>
        <w:instrText xml:space="preserve"> SEQ </w:instrText>
      </w:r>
      <w:r w:rsidR="00492FE9">
        <w:rPr>
          <w:rFonts w:hint="eastAsia"/>
        </w:rPr>
        <w:instrText>表</w:instrText>
      </w:r>
      <w:r w:rsidR="00492FE9">
        <w:rPr>
          <w:rFonts w:hint="eastAsia"/>
        </w:rPr>
        <w:instrText xml:space="preserve"> \* ARABIC \s 1 </w:instrText>
      </w:r>
      <w:r w:rsidR="00492FE9">
        <w:rPr>
          <w:rFonts w:hint="eastAsia"/>
        </w:rPr>
        <w:fldChar w:fldCharType="separate"/>
      </w:r>
      <w:r w:rsidR="00492FE9">
        <w:rPr>
          <w:rFonts w:hint="eastAsia"/>
          <w:noProof/>
        </w:rPr>
        <w:t>1</w:t>
      </w:r>
      <w:r w:rsidR="00492FE9">
        <w:rPr>
          <w:rFonts w:hint="eastAsia"/>
        </w:rPr>
        <w:fldChar w:fldCharType="end"/>
      </w:r>
      <w:bookmarkEnd w:id="1451"/>
      <w:r w:rsidRPr="00195EEC">
        <w:rPr>
          <w:rFonts w:hint="eastAsia"/>
        </w:rPr>
        <w:t xml:space="preserve"> </w:t>
      </w:r>
      <w:r w:rsidRPr="00195EEC">
        <w:rPr>
          <w:rFonts w:hint="eastAsia"/>
        </w:rPr>
        <w:t>问题规范化提示词</w:t>
      </w:r>
      <w:bookmarkEnd w:id="1452"/>
    </w:p>
    <w:tbl>
      <w:tblPr>
        <w:tblStyle w:val="af8"/>
        <w:tblW w:w="0" w:type="auto"/>
        <w:tblLook w:val="04A0" w:firstRow="1" w:lastRow="0" w:firstColumn="1" w:lastColumn="0" w:noHBand="0" w:noVBand="1"/>
      </w:tblPr>
      <w:tblGrid>
        <w:gridCol w:w="9060"/>
      </w:tblGrid>
      <w:tr w:rsidR="00F54B80" w14:paraId="164660AA" w14:textId="77777777">
        <w:tc>
          <w:tcPr>
            <w:tcW w:w="9060" w:type="dxa"/>
          </w:tcPr>
          <w:p w14:paraId="3338D7F8"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 xml:space="preserve">## </w:t>
            </w:r>
            <w:r w:rsidRPr="00195EEC">
              <w:rPr>
                <w:rFonts w:hint="eastAsia"/>
                <w:sz w:val="21"/>
                <w:szCs w:val="21"/>
              </w:rPr>
              <w:t>任务</w:t>
            </w:r>
          </w:p>
          <w:p w14:paraId="42019556"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你是一名专业的青少年生殖健康教育专家和医学编辑。</w:t>
            </w:r>
          </w:p>
          <w:p w14:paraId="51CADD2E"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你的任务是处理来自社交媒体（</w:t>
            </w:r>
            <w:r w:rsidRPr="00195EEC">
              <w:rPr>
                <w:rFonts w:hint="eastAsia"/>
                <w:sz w:val="21"/>
                <w:szCs w:val="21"/>
              </w:rPr>
              <w:t>Bilibili</w:t>
            </w:r>
            <w:r w:rsidRPr="00195EEC">
              <w:rPr>
                <w:rFonts w:hint="eastAsia"/>
                <w:sz w:val="21"/>
                <w:szCs w:val="21"/>
              </w:rPr>
              <w:t>）的用户评论，将其中包含的非正式、口语化的健康疑问，转化为“科学、规范、标准”的医学问答题目。</w:t>
            </w:r>
          </w:p>
          <w:p w14:paraId="6E941EDA" w14:textId="77777777" w:rsidR="00F54B80" w:rsidRPr="00195EEC" w:rsidRDefault="00F54B80" w:rsidP="00654A62">
            <w:pPr>
              <w:pStyle w:val="altz"/>
              <w:snapToGrid/>
              <w:spacing w:line="240" w:lineRule="auto"/>
              <w:ind w:firstLine="420"/>
              <w:rPr>
                <w:sz w:val="21"/>
                <w:szCs w:val="21"/>
              </w:rPr>
            </w:pPr>
          </w:p>
          <w:p w14:paraId="437075AD"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请遵循以下原则：</w:t>
            </w:r>
          </w:p>
          <w:p w14:paraId="4C5F37A7" w14:textId="77777777" w:rsidR="00F54B80" w:rsidRPr="00195EEC" w:rsidRDefault="00000000" w:rsidP="00654A62">
            <w:pPr>
              <w:pStyle w:val="altz"/>
              <w:snapToGrid/>
              <w:spacing w:line="240" w:lineRule="auto"/>
              <w:ind w:firstLine="420"/>
              <w:rPr>
                <w:sz w:val="21"/>
                <w:szCs w:val="21"/>
              </w:rPr>
            </w:pPr>
            <w:r w:rsidRPr="00195EEC">
              <w:rPr>
                <w:rFonts w:hint="eastAsia"/>
                <w:sz w:val="21"/>
                <w:szCs w:val="21"/>
              </w:rPr>
              <w:t>1. **</w:t>
            </w:r>
            <w:r w:rsidRPr="00195EEC">
              <w:rPr>
                <w:rFonts w:hint="eastAsia"/>
                <w:sz w:val="21"/>
                <w:szCs w:val="21"/>
              </w:rPr>
              <w:t>识别问题</w:t>
            </w:r>
            <w:r w:rsidRPr="00195EEC">
              <w:rPr>
                <w:rFonts w:hint="eastAsia"/>
                <w:sz w:val="21"/>
                <w:szCs w:val="21"/>
              </w:rPr>
              <w:t>**</w:t>
            </w:r>
            <w:r w:rsidRPr="00195EEC">
              <w:rPr>
                <w:rFonts w:hint="eastAsia"/>
                <w:sz w:val="21"/>
                <w:szCs w:val="21"/>
              </w:rPr>
              <w:t>：判断评论是否包含实质性的生殖健康问题。如果是纯粹的情绪发泄、无关玩笑或无意义内容，标记为非问题。</w:t>
            </w:r>
          </w:p>
          <w:p w14:paraId="7BE6D848" w14:textId="77777777" w:rsidR="00F54B80" w:rsidRPr="00195EEC" w:rsidRDefault="00000000" w:rsidP="00654A62">
            <w:pPr>
              <w:pStyle w:val="altz"/>
              <w:snapToGrid/>
              <w:spacing w:line="240" w:lineRule="auto"/>
              <w:ind w:firstLine="420"/>
              <w:rPr>
                <w:sz w:val="21"/>
                <w:szCs w:val="21"/>
              </w:rPr>
            </w:pPr>
            <w:r w:rsidRPr="00195EEC">
              <w:rPr>
                <w:rFonts w:hint="eastAsia"/>
                <w:sz w:val="21"/>
                <w:szCs w:val="21"/>
              </w:rPr>
              <w:t>2. **</w:t>
            </w:r>
            <w:r w:rsidRPr="00195EEC">
              <w:rPr>
                <w:rFonts w:hint="eastAsia"/>
                <w:sz w:val="21"/>
                <w:szCs w:val="21"/>
              </w:rPr>
              <w:t>术语规范化</w:t>
            </w:r>
            <w:r w:rsidRPr="00195EEC">
              <w:rPr>
                <w:rFonts w:hint="eastAsia"/>
                <w:sz w:val="21"/>
                <w:szCs w:val="21"/>
              </w:rPr>
              <w:t>**</w:t>
            </w:r>
            <w:r w:rsidRPr="00195EEC">
              <w:rPr>
                <w:rFonts w:hint="eastAsia"/>
                <w:sz w:val="21"/>
                <w:szCs w:val="21"/>
              </w:rPr>
              <w:t>：将网络用语转化为医学术语（例如：“套套”</w:t>
            </w:r>
            <w:r w:rsidRPr="00195EEC">
              <w:rPr>
                <w:rFonts w:hint="eastAsia"/>
                <w:sz w:val="21"/>
                <w:szCs w:val="21"/>
              </w:rPr>
              <w:t>-&gt;</w:t>
            </w:r>
            <w:r w:rsidRPr="00195EEC">
              <w:rPr>
                <w:rFonts w:hint="eastAsia"/>
                <w:sz w:val="21"/>
                <w:szCs w:val="21"/>
              </w:rPr>
              <w:t>“避孕套</w:t>
            </w:r>
            <w:r w:rsidRPr="00195EEC">
              <w:rPr>
                <w:rFonts w:hint="eastAsia"/>
                <w:sz w:val="21"/>
                <w:szCs w:val="21"/>
              </w:rPr>
              <w:t>/</w:t>
            </w:r>
            <w:r w:rsidRPr="00195EEC">
              <w:rPr>
                <w:rFonts w:hint="eastAsia"/>
                <w:sz w:val="21"/>
                <w:szCs w:val="21"/>
              </w:rPr>
              <w:t>安全套”，“大姨妈”</w:t>
            </w:r>
            <w:r w:rsidRPr="00195EEC">
              <w:rPr>
                <w:rFonts w:hint="eastAsia"/>
                <w:sz w:val="21"/>
                <w:szCs w:val="21"/>
              </w:rPr>
              <w:t>-&gt;</w:t>
            </w:r>
            <w:r w:rsidRPr="00195EEC">
              <w:rPr>
                <w:rFonts w:hint="eastAsia"/>
                <w:sz w:val="21"/>
                <w:szCs w:val="21"/>
              </w:rPr>
              <w:t>“月经”，“有了”</w:t>
            </w:r>
            <w:r w:rsidRPr="00195EEC">
              <w:rPr>
                <w:rFonts w:hint="eastAsia"/>
                <w:sz w:val="21"/>
                <w:szCs w:val="21"/>
              </w:rPr>
              <w:t>-&gt;</w:t>
            </w:r>
            <w:r w:rsidRPr="00195EEC">
              <w:rPr>
                <w:rFonts w:hint="eastAsia"/>
                <w:sz w:val="21"/>
                <w:szCs w:val="21"/>
              </w:rPr>
              <w:t>“怀孕”）。</w:t>
            </w:r>
          </w:p>
          <w:p w14:paraId="62044175" w14:textId="77777777" w:rsidR="00F54B80" w:rsidRPr="00195EEC" w:rsidRDefault="00000000" w:rsidP="00654A62">
            <w:pPr>
              <w:pStyle w:val="altz"/>
              <w:snapToGrid/>
              <w:spacing w:line="240" w:lineRule="auto"/>
              <w:ind w:firstLine="420"/>
              <w:rPr>
                <w:sz w:val="21"/>
                <w:szCs w:val="21"/>
              </w:rPr>
            </w:pPr>
            <w:r w:rsidRPr="00195EEC">
              <w:rPr>
                <w:rFonts w:hint="eastAsia"/>
                <w:sz w:val="21"/>
                <w:szCs w:val="21"/>
              </w:rPr>
              <w:t>3. **</w:t>
            </w:r>
            <w:r w:rsidRPr="00195EEC">
              <w:rPr>
                <w:rFonts w:hint="eastAsia"/>
                <w:sz w:val="21"/>
                <w:szCs w:val="21"/>
              </w:rPr>
              <w:t>去语境化与</w:t>
            </w:r>
            <w:proofErr w:type="gramStart"/>
            <w:r w:rsidRPr="00195EEC">
              <w:rPr>
                <w:rFonts w:hint="eastAsia"/>
                <w:sz w:val="21"/>
                <w:szCs w:val="21"/>
              </w:rPr>
              <w:t>去噪</w:t>
            </w:r>
            <w:r w:rsidRPr="00195EEC">
              <w:rPr>
                <w:rFonts w:hint="eastAsia"/>
                <w:sz w:val="21"/>
                <w:szCs w:val="21"/>
              </w:rPr>
              <w:t>**</w:t>
            </w:r>
            <w:proofErr w:type="gramEnd"/>
            <w:r w:rsidRPr="00195EEC">
              <w:rPr>
                <w:rFonts w:hint="eastAsia"/>
                <w:sz w:val="21"/>
                <w:szCs w:val="21"/>
              </w:rPr>
              <w:t>：去除表情符号、语气词（如“咋办”、“救命”）、具体的个人琐碎细节（除非对病情判断必要），使问题具有普适性和教育价值。</w:t>
            </w:r>
          </w:p>
          <w:p w14:paraId="585016B8" w14:textId="77777777" w:rsidR="00F54B80" w:rsidRPr="00195EEC" w:rsidRDefault="00000000" w:rsidP="00654A62">
            <w:pPr>
              <w:pStyle w:val="altz"/>
              <w:snapToGrid/>
              <w:spacing w:line="240" w:lineRule="auto"/>
              <w:ind w:firstLine="420"/>
              <w:rPr>
                <w:sz w:val="21"/>
                <w:szCs w:val="21"/>
              </w:rPr>
            </w:pPr>
            <w:r w:rsidRPr="00195EEC">
              <w:rPr>
                <w:rFonts w:hint="eastAsia"/>
                <w:sz w:val="21"/>
                <w:szCs w:val="21"/>
              </w:rPr>
              <w:t>4. **</w:t>
            </w:r>
            <w:r w:rsidRPr="00195EEC">
              <w:rPr>
                <w:rFonts w:hint="eastAsia"/>
                <w:sz w:val="21"/>
                <w:szCs w:val="21"/>
              </w:rPr>
              <w:t>科学重写</w:t>
            </w:r>
            <w:r w:rsidRPr="00195EEC">
              <w:rPr>
                <w:rFonts w:hint="eastAsia"/>
                <w:sz w:val="21"/>
                <w:szCs w:val="21"/>
              </w:rPr>
              <w:t>**</w:t>
            </w:r>
            <w:r w:rsidRPr="00195EEC">
              <w:rPr>
                <w:rFonts w:hint="eastAsia"/>
                <w:sz w:val="21"/>
                <w:szCs w:val="21"/>
              </w:rPr>
              <w:t>：将问题改写为通顺、客观的疑问句。</w:t>
            </w:r>
          </w:p>
          <w:p w14:paraId="13847C4B" w14:textId="77777777" w:rsidR="00F54B80" w:rsidRPr="00195EEC" w:rsidRDefault="00F54B80" w:rsidP="00654A62">
            <w:pPr>
              <w:pStyle w:val="altz"/>
              <w:snapToGrid/>
              <w:spacing w:line="240" w:lineRule="auto"/>
              <w:ind w:firstLine="420"/>
              <w:rPr>
                <w:sz w:val="21"/>
                <w:szCs w:val="21"/>
              </w:rPr>
            </w:pPr>
          </w:p>
          <w:p w14:paraId="5CA10EDA"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请以</w:t>
            </w:r>
            <w:r w:rsidRPr="00195EEC">
              <w:rPr>
                <w:rFonts w:hint="eastAsia"/>
                <w:sz w:val="21"/>
                <w:szCs w:val="21"/>
              </w:rPr>
              <w:t xml:space="preserve"> JSON </w:t>
            </w:r>
            <w:r w:rsidRPr="00195EEC">
              <w:rPr>
                <w:rFonts w:hint="eastAsia"/>
                <w:sz w:val="21"/>
                <w:szCs w:val="21"/>
              </w:rPr>
              <w:t>格式返回结果，不要包含</w:t>
            </w:r>
            <w:r w:rsidRPr="00195EEC">
              <w:rPr>
                <w:rFonts w:hint="eastAsia"/>
                <w:sz w:val="21"/>
                <w:szCs w:val="21"/>
              </w:rPr>
              <w:t>Markdown</w:t>
            </w:r>
            <w:r w:rsidRPr="00195EEC">
              <w:rPr>
                <w:rFonts w:hint="eastAsia"/>
                <w:sz w:val="21"/>
                <w:szCs w:val="21"/>
              </w:rPr>
              <w:t>格式标记：</w:t>
            </w:r>
          </w:p>
          <w:p w14:paraId="29C3B795" w14:textId="77777777" w:rsidR="00F54B80" w:rsidRPr="00195EEC" w:rsidRDefault="00000000" w:rsidP="00654A62">
            <w:pPr>
              <w:pStyle w:val="altz"/>
              <w:snapToGrid/>
              <w:spacing w:line="240" w:lineRule="auto"/>
              <w:ind w:firstLineChars="0" w:firstLine="0"/>
              <w:rPr>
                <w:sz w:val="21"/>
                <w:szCs w:val="21"/>
              </w:rPr>
            </w:pPr>
            <w:r w:rsidRPr="00195EEC">
              <w:rPr>
                <w:sz w:val="21"/>
                <w:szCs w:val="21"/>
              </w:rPr>
              <w:t>{</w:t>
            </w:r>
          </w:p>
          <w:p w14:paraId="5466A8AB"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 xml:space="preserve">    "</w:t>
            </w:r>
            <w:proofErr w:type="spellStart"/>
            <w:r w:rsidRPr="00195EEC">
              <w:rPr>
                <w:rFonts w:hint="eastAsia"/>
                <w:sz w:val="21"/>
                <w:szCs w:val="21"/>
              </w:rPr>
              <w:t>is_question</w:t>
            </w:r>
            <w:proofErr w:type="spellEnd"/>
            <w:r w:rsidRPr="00195EEC">
              <w:rPr>
                <w:rFonts w:hint="eastAsia"/>
                <w:sz w:val="21"/>
                <w:szCs w:val="21"/>
              </w:rPr>
              <w:t xml:space="preserve">": true/false,  // </w:t>
            </w:r>
            <w:r w:rsidRPr="00195EEC">
              <w:rPr>
                <w:rFonts w:hint="eastAsia"/>
                <w:sz w:val="21"/>
                <w:szCs w:val="21"/>
              </w:rPr>
              <w:t>是否包含健康问题</w:t>
            </w:r>
          </w:p>
          <w:p w14:paraId="01618449"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 xml:space="preserve">    "</w:t>
            </w:r>
            <w:proofErr w:type="spellStart"/>
            <w:r w:rsidRPr="00195EEC">
              <w:rPr>
                <w:rFonts w:hint="eastAsia"/>
                <w:sz w:val="21"/>
                <w:szCs w:val="21"/>
              </w:rPr>
              <w:t>original_intent</w:t>
            </w:r>
            <w:proofErr w:type="spellEnd"/>
            <w:r w:rsidRPr="00195EEC">
              <w:rPr>
                <w:rFonts w:hint="eastAsia"/>
                <w:sz w:val="21"/>
                <w:szCs w:val="21"/>
              </w:rPr>
              <w:t>": "</w:t>
            </w:r>
            <w:r w:rsidRPr="00195EEC">
              <w:rPr>
                <w:rFonts w:hint="eastAsia"/>
                <w:sz w:val="21"/>
                <w:szCs w:val="21"/>
              </w:rPr>
              <w:t>简要概括用户意图</w:t>
            </w:r>
            <w:r w:rsidRPr="00195EEC">
              <w:rPr>
                <w:rFonts w:hint="eastAsia"/>
                <w:sz w:val="21"/>
                <w:szCs w:val="21"/>
              </w:rPr>
              <w:t>",</w:t>
            </w:r>
          </w:p>
          <w:p w14:paraId="151CA808"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 xml:space="preserve">    "</w:t>
            </w:r>
            <w:proofErr w:type="spellStart"/>
            <w:r w:rsidRPr="00195EEC">
              <w:rPr>
                <w:rFonts w:hint="eastAsia"/>
                <w:sz w:val="21"/>
                <w:szCs w:val="21"/>
              </w:rPr>
              <w:t>rewritten_question</w:t>
            </w:r>
            <w:proofErr w:type="spellEnd"/>
            <w:r w:rsidRPr="00195EEC">
              <w:rPr>
                <w:rFonts w:hint="eastAsia"/>
                <w:sz w:val="21"/>
                <w:szCs w:val="21"/>
              </w:rPr>
              <w:t>": "</w:t>
            </w:r>
            <w:r w:rsidRPr="00195EEC">
              <w:rPr>
                <w:rFonts w:hint="eastAsia"/>
                <w:sz w:val="21"/>
                <w:szCs w:val="21"/>
              </w:rPr>
              <w:t>规范化后的标准问题</w:t>
            </w:r>
            <w:r w:rsidRPr="00195EEC">
              <w:rPr>
                <w:rFonts w:hint="eastAsia"/>
                <w:sz w:val="21"/>
                <w:szCs w:val="21"/>
              </w:rPr>
              <w:t xml:space="preserve">" // </w:t>
            </w:r>
            <w:r w:rsidRPr="00195EEC">
              <w:rPr>
                <w:rFonts w:hint="eastAsia"/>
                <w:sz w:val="21"/>
                <w:szCs w:val="21"/>
              </w:rPr>
              <w:t>如果不是问题，留空</w:t>
            </w:r>
          </w:p>
          <w:p w14:paraId="076707A3" w14:textId="77777777" w:rsidR="00F54B80" w:rsidRPr="00195EEC" w:rsidRDefault="00000000" w:rsidP="00654A62">
            <w:pPr>
              <w:pStyle w:val="altz"/>
              <w:snapToGrid/>
              <w:spacing w:line="240" w:lineRule="auto"/>
              <w:ind w:firstLineChars="0" w:firstLine="0"/>
              <w:rPr>
                <w:sz w:val="21"/>
                <w:szCs w:val="21"/>
              </w:rPr>
            </w:pPr>
            <w:r w:rsidRPr="00195EEC">
              <w:rPr>
                <w:sz w:val="21"/>
                <w:szCs w:val="21"/>
              </w:rPr>
              <w:t>}</w:t>
            </w:r>
          </w:p>
          <w:p w14:paraId="169CB732" w14:textId="77777777" w:rsidR="00F54B80" w:rsidRPr="00195EEC" w:rsidRDefault="00F54B80" w:rsidP="00654A62">
            <w:pPr>
              <w:pStyle w:val="altz"/>
              <w:snapToGrid/>
              <w:spacing w:line="240" w:lineRule="auto"/>
              <w:ind w:firstLine="420"/>
              <w:rPr>
                <w:sz w:val="21"/>
                <w:szCs w:val="21"/>
              </w:rPr>
            </w:pPr>
          </w:p>
          <w:p w14:paraId="152CB320"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 xml:space="preserve">## </w:t>
            </w:r>
            <w:r w:rsidRPr="00195EEC">
              <w:rPr>
                <w:rFonts w:hint="eastAsia"/>
                <w:sz w:val="21"/>
                <w:szCs w:val="21"/>
              </w:rPr>
              <w:t>上下文信息</w:t>
            </w:r>
          </w:p>
          <w:p w14:paraId="6EE08610"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视频标题：</w:t>
            </w:r>
            <w:r w:rsidRPr="00195EEC">
              <w:rPr>
                <w:rFonts w:hint="eastAsia"/>
                <w:sz w:val="21"/>
                <w:szCs w:val="21"/>
              </w:rPr>
              <w:t>{</w:t>
            </w:r>
            <w:proofErr w:type="spellStart"/>
            <w:r w:rsidRPr="00195EEC">
              <w:rPr>
                <w:rFonts w:hint="eastAsia"/>
                <w:sz w:val="21"/>
                <w:szCs w:val="21"/>
              </w:rPr>
              <w:t>video_title</w:t>
            </w:r>
            <w:proofErr w:type="spellEnd"/>
            <w:r w:rsidRPr="00195EEC">
              <w:rPr>
                <w:rFonts w:hint="eastAsia"/>
                <w:sz w:val="21"/>
                <w:szCs w:val="21"/>
              </w:rPr>
              <w:t>}</w:t>
            </w:r>
          </w:p>
          <w:p w14:paraId="3683F52F"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用户评论原始内容：</w:t>
            </w:r>
            <w:r w:rsidRPr="00195EEC">
              <w:rPr>
                <w:rFonts w:hint="eastAsia"/>
                <w:sz w:val="21"/>
                <w:szCs w:val="21"/>
              </w:rPr>
              <w:t>{</w:t>
            </w:r>
            <w:proofErr w:type="spellStart"/>
            <w:r w:rsidRPr="00195EEC">
              <w:rPr>
                <w:rFonts w:hint="eastAsia"/>
                <w:sz w:val="21"/>
                <w:szCs w:val="21"/>
              </w:rPr>
              <w:t>comment_content</w:t>
            </w:r>
            <w:proofErr w:type="spellEnd"/>
            <w:r w:rsidRPr="00195EEC">
              <w:rPr>
                <w:rFonts w:hint="eastAsia"/>
                <w:sz w:val="21"/>
                <w:szCs w:val="21"/>
              </w:rPr>
              <w:t>}</w:t>
            </w:r>
          </w:p>
          <w:p w14:paraId="7F61D460" w14:textId="77777777" w:rsidR="00F54B80" w:rsidRPr="00195EEC" w:rsidRDefault="00F54B80" w:rsidP="00654A62">
            <w:pPr>
              <w:pStyle w:val="altz"/>
              <w:snapToGrid/>
              <w:spacing w:line="240" w:lineRule="auto"/>
              <w:ind w:firstLine="420"/>
              <w:rPr>
                <w:sz w:val="21"/>
                <w:szCs w:val="21"/>
              </w:rPr>
            </w:pPr>
          </w:p>
          <w:p w14:paraId="2FCE3EA7" w14:textId="77777777" w:rsidR="00F54B80" w:rsidRPr="00195EEC" w:rsidRDefault="00000000" w:rsidP="00654A62">
            <w:pPr>
              <w:pStyle w:val="altz"/>
              <w:snapToGrid/>
              <w:spacing w:line="240" w:lineRule="auto"/>
              <w:ind w:firstLineChars="0" w:firstLine="0"/>
              <w:rPr>
                <w:sz w:val="21"/>
                <w:szCs w:val="21"/>
              </w:rPr>
            </w:pPr>
            <w:r w:rsidRPr="00195EEC">
              <w:rPr>
                <w:rFonts w:hint="eastAsia"/>
                <w:sz w:val="21"/>
                <w:szCs w:val="21"/>
              </w:rPr>
              <w:t>请根据上述内容生成</w:t>
            </w:r>
            <w:r w:rsidRPr="00195EEC">
              <w:rPr>
                <w:rFonts w:hint="eastAsia"/>
                <w:sz w:val="21"/>
                <w:szCs w:val="21"/>
              </w:rPr>
              <w:t>JSON</w:t>
            </w:r>
            <w:r w:rsidRPr="00195EEC">
              <w:rPr>
                <w:rFonts w:hint="eastAsia"/>
                <w:sz w:val="21"/>
                <w:szCs w:val="21"/>
              </w:rPr>
              <w:t>响应。</w:t>
            </w:r>
          </w:p>
        </w:tc>
      </w:tr>
    </w:tbl>
    <w:p w14:paraId="6A3A5349" w14:textId="77777777" w:rsidR="00F54B80" w:rsidRDefault="00000000">
      <w:pPr>
        <w:pStyle w:val="altz"/>
        <w:spacing w:beforeLines="50" w:before="163"/>
        <w:ind w:firstLine="480"/>
      </w:pPr>
      <w:r>
        <w:t>执行流程如下：</w:t>
      </w:r>
    </w:p>
    <w:p w14:paraId="5A9A0A62" w14:textId="766575AA" w:rsidR="00F54B80" w:rsidRDefault="00000000">
      <w:pPr>
        <w:pStyle w:val="altz"/>
        <w:numPr>
          <w:ilvl w:val="0"/>
          <w:numId w:val="20"/>
        </w:numPr>
        <w:ind w:firstLineChars="0"/>
      </w:pPr>
      <w:r w:rsidRPr="00ED4F85">
        <w:lastRenderedPageBreak/>
        <w:t>批量处理：</w:t>
      </w:r>
      <w:r>
        <w:t>将第四章中筛选出的用户原始问题，逐一填入上述提示词模板的</w:t>
      </w:r>
      <w:r>
        <w:t>{</w:t>
      </w:r>
      <w:r w:rsidR="00F75944" w:rsidRPr="00F75944">
        <w:t xml:space="preserve"> </w:t>
      </w:r>
      <w:proofErr w:type="spellStart"/>
      <w:r w:rsidR="00F75944" w:rsidRPr="00F75944">
        <w:t>comment_content</w:t>
      </w:r>
      <w:proofErr w:type="spellEnd"/>
      <w:r>
        <w:t>}</w:t>
      </w:r>
      <w:r>
        <w:t>占位符中。</w:t>
      </w:r>
    </w:p>
    <w:p w14:paraId="628D3CE6" w14:textId="77777777" w:rsidR="00F54B80" w:rsidRDefault="00000000">
      <w:pPr>
        <w:pStyle w:val="altz"/>
        <w:numPr>
          <w:ilvl w:val="0"/>
          <w:numId w:val="20"/>
        </w:numPr>
        <w:ind w:firstLineChars="0"/>
      </w:pPr>
      <w:r w:rsidRPr="00ED4F85">
        <w:t>模型调用：</w:t>
      </w:r>
      <w:r>
        <w:t>通过</w:t>
      </w:r>
      <w:r>
        <w:t>API</w:t>
      </w:r>
      <w:r>
        <w:t>接口，将构建好的提示词批量发送给大语言模型，并收集其生成的规范化问题。</w:t>
      </w:r>
    </w:p>
    <w:p w14:paraId="5F662197" w14:textId="030A3664" w:rsidR="00F54B80" w:rsidRDefault="00000000">
      <w:pPr>
        <w:pStyle w:val="altz"/>
        <w:numPr>
          <w:ilvl w:val="0"/>
          <w:numId w:val="20"/>
        </w:numPr>
        <w:ind w:firstLineChars="0"/>
      </w:pPr>
      <w:r w:rsidRPr="00ED4F85">
        <w:t>人工审核与修正：</w:t>
      </w:r>
      <w:r>
        <w:t>研究</w:t>
      </w:r>
      <w:del w:id="1453" w:author="Zixuan Zhou" w:date="2026-04-27T21:08:00Z" w16du:dateUtc="2026-04-27T13:08:00Z">
        <w:r w:rsidDel="00AD1DE9">
          <w:delText>团队成员</w:delText>
        </w:r>
      </w:del>
      <w:r>
        <w:t>对模型生成的全部结果进行</w:t>
      </w:r>
      <w:r>
        <w:t>100%</w:t>
      </w:r>
      <w:r>
        <w:t>的人工审核。尽管模型表现出色，但仍需人工检查以确保每一条结果都严格遵循了规范化原则，并对少数不达标的结果进行手动修正。</w:t>
      </w:r>
    </w:p>
    <w:p w14:paraId="7F5AA060" w14:textId="77777777" w:rsidR="00F54B80" w:rsidRDefault="00000000">
      <w:pPr>
        <w:pStyle w:val="altz"/>
        <w:ind w:firstLine="480"/>
      </w:pPr>
      <w:r>
        <w:t>通过这一流程，</w:t>
      </w:r>
      <w:r>
        <w:rPr>
          <w:rFonts w:hint="eastAsia"/>
        </w:rPr>
        <w:t>研究</w:t>
      </w:r>
      <w:r>
        <w:t>成功将数千条原始、杂乱的用户评论，转化为了一个结构清晰、语义规范的标准化问题库。</w:t>
      </w:r>
    </w:p>
    <w:p w14:paraId="7EB3BABC" w14:textId="0C33CD96" w:rsidR="00F54B80" w:rsidDel="00A0672A" w:rsidRDefault="00000000">
      <w:pPr>
        <w:pStyle w:val="2"/>
        <w:spacing w:before="163" w:after="163"/>
        <w:rPr>
          <w:del w:id="1454" w:author="Zixuan Zhou" w:date="2026-04-27T01:56:00Z" w16du:dateUtc="2026-04-26T17:56:00Z"/>
          <w:rFonts w:hint="eastAsia"/>
        </w:rPr>
      </w:pPr>
      <w:del w:id="1455" w:author="Zixuan Zhou" w:date="2026-04-27T01:56:00Z" w16du:dateUtc="2026-04-26T17:56:00Z">
        <w:r w:rsidDel="00A0672A">
          <w:rPr>
            <w:rFonts w:hint="eastAsia"/>
          </w:rPr>
          <w:delText>问题规范化结果分析</w:delText>
        </w:r>
        <w:bookmarkStart w:id="1456" w:name="_Toc228154041"/>
        <w:bookmarkStart w:id="1457" w:name="_Toc228219337"/>
        <w:bookmarkEnd w:id="1456"/>
        <w:bookmarkEnd w:id="1457"/>
      </w:del>
    </w:p>
    <w:p w14:paraId="66BDF3EC" w14:textId="03D840D3" w:rsidR="00F54B80" w:rsidDel="00A0672A" w:rsidRDefault="00000000">
      <w:pPr>
        <w:pStyle w:val="3"/>
        <w:spacing w:before="163" w:after="163"/>
        <w:rPr>
          <w:del w:id="1458" w:author="Zixuan Zhou" w:date="2026-04-27T01:56:00Z" w16du:dateUtc="2026-04-26T17:56:00Z"/>
          <w:rFonts w:hint="eastAsia"/>
        </w:rPr>
      </w:pPr>
      <w:del w:id="1459" w:author="Zixuan Zhou" w:date="2026-04-27T01:56:00Z" w16du:dateUtc="2026-04-26T17:56:00Z">
        <w:r w:rsidDel="00A0672A">
          <w:rPr>
            <w:rFonts w:hint="eastAsia"/>
          </w:rPr>
          <w:delText>规范化前后示例对比</w:delText>
        </w:r>
        <w:bookmarkStart w:id="1460" w:name="_Toc228154042"/>
        <w:bookmarkStart w:id="1461" w:name="_Toc228219338"/>
        <w:bookmarkEnd w:id="1460"/>
        <w:bookmarkEnd w:id="1461"/>
      </w:del>
    </w:p>
    <w:p w14:paraId="09B42D33" w14:textId="71D1A73D" w:rsidR="00F54B80" w:rsidDel="00A0672A" w:rsidRDefault="00000000">
      <w:pPr>
        <w:pStyle w:val="altz"/>
        <w:ind w:firstLine="480"/>
        <w:rPr>
          <w:del w:id="1462" w:author="Zixuan Zhou" w:date="2026-04-27T01:56:00Z" w16du:dateUtc="2026-04-26T17:56:00Z"/>
        </w:rPr>
      </w:pPr>
      <w:del w:id="1463" w:author="Zixuan Zhou" w:date="2026-04-27T01:56:00Z" w16du:dateUtc="2026-04-26T17:56:00Z">
        <w:r w:rsidDel="00A0672A">
          <w:rPr>
            <w:rFonts w:hint="eastAsia"/>
          </w:rPr>
          <w:delText>为了直观展示问题规范化的价值，</w:delText>
        </w:r>
        <w:r w:rsidR="000E5BE3" w:rsidDel="00A0672A">
          <w:rPr>
            <w:rFonts w:hint="eastAsia"/>
          </w:rPr>
          <w:delText>在此</w:delText>
        </w:r>
        <w:r w:rsidDel="00A0672A">
          <w:rPr>
            <w:rFonts w:hint="eastAsia"/>
          </w:rPr>
          <w:delText>选取了若干具有代表性的案例进行对比分析。</w:delText>
        </w:r>
        <w:bookmarkStart w:id="1464" w:name="_Toc228154043"/>
        <w:bookmarkStart w:id="1465" w:name="_Toc228219339"/>
        <w:bookmarkEnd w:id="1464"/>
        <w:bookmarkEnd w:id="1465"/>
      </w:del>
    </w:p>
    <w:p w14:paraId="2B14DD5A" w14:textId="791A6354" w:rsidR="00F54B80" w:rsidDel="00A0672A" w:rsidRDefault="00000000" w:rsidP="00ED4F85">
      <w:pPr>
        <w:pStyle w:val="5"/>
        <w:rPr>
          <w:del w:id="1466" w:author="Zixuan Zhou" w:date="2026-04-27T01:56:00Z" w16du:dateUtc="2026-04-26T17:56:00Z"/>
        </w:rPr>
      </w:pPr>
      <w:del w:id="1467" w:author="Zixuan Zhou" w:date="2026-04-27T01:56:00Z" w16du:dateUtc="2026-04-26T17:56:00Z">
        <w:r w:rsidDel="00A0672A">
          <w:rPr>
            <w:rFonts w:hint="eastAsia"/>
          </w:rPr>
          <w:delText>示例一：网络俚语到医学表述的更进</w:delText>
        </w:r>
        <w:bookmarkStart w:id="1468" w:name="_Toc228154044"/>
        <w:bookmarkStart w:id="1469" w:name="_Toc228219340"/>
        <w:bookmarkEnd w:id="1468"/>
        <w:bookmarkEnd w:id="1469"/>
      </w:del>
    </w:p>
    <w:p w14:paraId="754F927F" w14:textId="29BDE940" w:rsidR="00F54B80" w:rsidDel="00A0672A" w:rsidRDefault="00000000" w:rsidP="00ED4F85">
      <w:pPr>
        <w:pStyle w:val="altz"/>
        <w:ind w:firstLine="480"/>
        <w:rPr>
          <w:del w:id="1470" w:author="Zixuan Zhou" w:date="2026-04-27T01:56:00Z" w16du:dateUtc="2026-04-26T17:56:00Z"/>
        </w:rPr>
      </w:pPr>
      <w:del w:id="1471" w:author="Zixuan Zhou" w:date="2026-04-27T01:56:00Z" w16du:dateUtc="2026-04-26T17:56:00Z">
        <w:r w:rsidDel="00A0672A">
          <w:rPr>
            <w:rFonts w:hint="eastAsia"/>
          </w:rPr>
          <w:delText>原始评论：“堵住了出口，蝌蚪不会越来越多，爆蛋吗？”</w:delText>
        </w:r>
        <w:bookmarkStart w:id="1472" w:name="_Toc228154045"/>
        <w:bookmarkStart w:id="1473" w:name="_Toc228219341"/>
        <w:bookmarkEnd w:id="1472"/>
        <w:bookmarkEnd w:id="1473"/>
      </w:del>
    </w:p>
    <w:p w14:paraId="08B40E26" w14:textId="168BFFA5" w:rsidR="00F54B80" w:rsidDel="00A0672A" w:rsidRDefault="00000000" w:rsidP="00ED4F85">
      <w:pPr>
        <w:pStyle w:val="altz"/>
        <w:ind w:firstLine="480"/>
        <w:rPr>
          <w:del w:id="1474" w:author="Zixuan Zhou" w:date="2026-04-27T01:56:00Z" w16du:dateUtc="2026-04-26T17:56:00Z"/>
        </w:rPr>
      </w:pPr>
      <w:del w:id="1475" w:author="Zixuan Zhou" w:date="2026-04-27T01:56:00Z" w16du:dateUtc="2026-04-26T17:56:00Z">
        <w:r w:rsidDel="00A0672A">
          <w:rPr>
            <w:rFonts w:hint="eastAsia"/>
          </w:rPr>
          <w:delText>规范化问题：“男性进行输精管结扎术后，精子在附睾内积聚是否会导致睾丸肿胀或破裂？”</w:delText>
        </w:r>
        <w:bookmarkStart w:id="1476" w:name="_Toc228154046"/>
        <w:bookmarkStart w:id="1477" w:name="_Toc228219342"/>
        <w:bookmarkEnd w:id="1476"/>
        <w:bookmarkEnd w:id="1477"/>
      </w:del>
    </w:p>
    <w:p w14:paraId="7E8F6C97" w14:textId="5975C37C" w:rsidR="00F54B80" w:rsidDel="00A0672A" w:rsidRDefault="00000000">
      <w:pPr>
        <w:pStyle w:val="altz"/>
        <w:ind w:firstLine="480"/>
        <w:rPr>
          <w:del w:id="1478" w:author="Zixuan Zhou" w:date="2026-04-27T01:56:00Z" w16du:dateUtc="2026-04-26T17:56:00Z"/>
        </w:rPr>
      </w:pPr>
      <w:del w:id="1479" w:author="Zixuan Zhou" w:date="2026-04-27T01:56:00Z" w16du:dateUtc="2026-04-26T17:56:00Z">
        <w:r w:rsidDel="00A0672A">
          <w:rPr>
            <w:rFonts w:hint="eastAsia"/>
          </w:rPr>
          <w:delText>该原始评论使用了“蝌蚪”指代精子，“爆蛋”这一生动但夸张的网络俚语来形容睾丸的潜在风险。这种表达方式虽然形象，却缺乏医学的严谨性。规范化过程精准地识别了用户的核心担忧——输精管结扎后精子的去向与睾丸安全问题。改写后的问题将“堵住出口”明确为“输精管结扎术”，将“蝌蚪”替换为“精子”，并将“爆蛋”这一模糊的恐惧具体化为“睾丸肿胀或破裂”的医学表述。整个问题变得书面化、精确化，可以直接用于构建专业的医学知识库。</w:delText>
        </w:r>
        <w:bookmarkStart w:id="1480" w:name="_Toc228154047"/>
        <w:bookmarkStart w:id="1481" w:name="_Toc228219343"/>
        <w:bookmarkEnd w:id="1480"/>
        <w:bookmarkEnd w:id="1481"/>
      </w:del>
    </w:p>
    <w:p w14:paraId="174F6DFD" w14:textId="4E7FC2ED" w:rsidR="00F54B80" w:rsidDel="00A0672A" w:rsidRDefault="00000000" w:rsidP="00ED4F85">
      <w:pPr>
        <w:pStyle w:val="5"/>
        <w:rPr>
          <w:del w:id="1482" w:author="Zixuan Zhou" w:date="2026-04-27T01:56:00Z" w16du:dateUtc="2026-04-26T17:56:00Z"/>
        </w:rPr>
      </w:pPr>
      <w:del w:id="1483" w:author="Zixuan Zhou" w:date="2026-04-27T01:56:00Z" w16du:dateUtc="2026-04-26T17:56:00Z">
        <w:r w:rsidDel="00A0672A">
          <w:rPr>
            <w:rFonts w:hint="eastAsia"/>
          </w:rPr>
          <w:delText>示例二：通过科学了解矫正错误概念</w:delText>
        </w:r>
        <w:bookmarkStart w:id="1484" w:name="_Toc228154048"/>
        <w:bookmarkStart w:id="1485" w:name="_Toc228219344"/>
        <w:bookmarkEnd w:id="1484"/>
        <w:bookmarkEnd w:id="1485"/>
      </w:del>
    </w:p>
    <w:p w14:paraId="4479DBF0" w14:textId="79F789F5" w:rsidR="00F54B80" w:rsidDel="00A0672A" w:rsidRDefault="00000000" w:rsidP="00ED4F85">
      <w:pPr>
        <w:pStyle w:val="altz"/>
        <w:ind w:firstLine="480"/>
        <w:rPr>
          <w:del w:id="1486" w:author="Zixuan Zhou" w:date="2026-04-27T01:56:00Z" w16du:dateUtc="2026-04-26T17:56:00Z"/>
        </w:rPr>
      </w:pPr>
      <w:del w:id="1487" w:author="Zixuan Zhou" w:date="2026-04-27T01:56:00Z" w16du:dateUtc="2026-04-26T17:56:00Z">
        <w:r w:rsidDel="00A0672A">
          <w:rPr>
            <w:rFonts w:hint="eastAsia"/>
          </w:rPr>
          <w:delText>原始评论：“我听说男生都有</w:delText>
        </w:r>
        <w:r w:rsidDel="00A0672A">
          <w:rPr>
            <w:rFonts w:hint="eastAsia"/>
          </w:rPr>
          <w:delText>:</w:delText>
        </w:r>
        <w:r w:rsidDel="00A0672A">
          <w:rPr>
            <w:rFonts w:hint="eastAsia"/>
          </w:rPr>
          <w:delText>换蛋期。是真的吗？”</w:delText>
        </w:r>
        <w:bookmarkStart w:id="1488" w:name="_Toc228154049"/>
        <w:bookmarkStart w:id="1489" w:name="_Toc228219345"/>
        <w:bookmarkEnd w:id="1488"/>
        <w:bookmarkEnd w:id="1489"/>
      </w:del>
    </w:p>
    <w:p w14:paraId="11F75D68" w14:textId="56843E4F" w:rsidR="00F54B80" w:rsidDel="00A0672A" w:rsidRDefault="00000000" w:rsidP="00ED4F85">
      <w:pPr>
        <w:pStyle w:val="altz"/>
        <w:ind w:firstLine="480"/>
        <w:rPr>
          <w:del w:id="1490" w:author="Zixuan Zhou" w:date="2026-04-27T01:56:00Z" w16du:dateUtc="2026-04-26T17:56:00Z"/>
        </w:rPr>
      </w:pPr>
      <w:del w:id="1491" w:author="Zixuan Zhou" w:date="2026-04-27T01:56:00Z" w16du:dateUtc="2026-04-26T17:56:00Z">
        <w:r w:rsidDel="00A0672A">
          <w:rPr>
            <w:rFonts w:hint="eastAsia"/>
          </w:rPr>
          <w:delText>规范化问题：“男性是否存在</w:delText>
        </w:r>
        <w:r w:rsidR="00ED4F85" w:rsidDel="00A0672A">
          <w:rPr>
            <w:rFonts w:hint="eastAsia"/>
          </w:rPr>
          <w:delText>‘</w:delText>
        </w:r>
        <w:r w:rsidDel="00A0672A">
          <w:rPr>
            <w:rFonts w:hint="eastAsia"/>
          </w:rPr>
          <w:delText>换蛋期</w:delText>
        </w:r>
        <w:r w:rsidR="00ED4F85" w:rsidDel="00A0672A">
          <w:rPr>
            <w:rFonts w:hint="eastAsia"/>
          </w:rPr>
          <w:delText>’</w:delText>
        </w:r>
        <w:r w:rsidDel="00A0672A">
          <w:rPr>
            <w:rFonts w:hint="eastAsia"/>
          </w:rPr>
          <w:delText>这一生理现象？”</w:delText>
        </w:r>
        <w:bookmarkStart w:id="1492" w:name="_Toc228154050"/>
        <w:bookmarkStart w:id="1493" w:name="_Toc228219346"/>
        <w:bookmarkEnd w:id="1492"/>
        <w:bookmarkEnd w:id="1493"/>
      </w:del>
    </w:p>
    <w:p w14:paraId="59C722BD" w14:textId="6F7236B0" w:rsidR="00F54B80" w:rsidDel="00A0672A" w:rsidRDefault="00000000">
      <w:pPr>
        <w:pStyle w:val="altz"/>
        <w:ind w:firstLine="480"/>
        <w:rPr>
          <w:del w:id="1494" w:author="Zixuan Zhou" w:date="2026-04-27T01:56:00Z" w16du:dateUtc="2026-04-26T17:56:00Z"/>
        </w:rPr>
      </w:pPr>
      <w:del w:id="1495" w:author="Zixuan Zhou" w:date="2026-04-27T01:56:00Z" w16du:dateUtc="2026-04-26T17:56:00Z">
        <w:r w:rsidDel="00A0672A">
          <w:rPr>
            <w:rFonts w:hint="eastAsia"/>
          </w:rPr>
          <w:delText>此评论反映了用户受到了网络谣言的影响，提出了一个基于错误概念的问题。“换蛋期”是一个完全不存在的生理名词。规范化处理并未直接否定或嘲讽，而是将用户的疑问转化为一个面向事实求证的标准问题。通过保留“换蛋期”这一关键词并加上引号，问题既忠实于用户的原始困惑，又以一种中立、科学的姿态开启了后续的辟谣与科普，完美符合了“保留原始提问意图”和“适用于健康教育场景”的目标。</w:delText>
        </w:r>
        <w:bookmarkStart w:id="1496" w:name="_Toc228154051"/>
        <w:bookmarkStart w:id="1497" w:name="_Toc228219347"/>
        <w:bookmarkEnd w:id="1496"/>
        <w:bookmarkEnd w:id="1497"/>
      </w:del>
    </w:p>
    <w:p w14:paraId="795D9CA3" w14:textId="6DA05772" w:rsidR="00F54B80" w:rsidDel="00A0672A" w:rsidRDefault="00000000" w:rsidP="00ED4F85">
      <w:pPr>
        <w:pStyle w:val="5"/>
        <w:rPr>
          <w:del w:id="1498" w:author="Zixuan Zhou" w:date="2026-04-27T01:56:00Z" w16du:dateUtc="2026-04-26T17:56:00Z"/>
        </w:rPr>
      </w:pPr>
      <w:del w:id="1499" w:author="Zixuan Zhou" w:date="2026-04-27T01:56:00Z" w16du:dateUtc="2026-04-26T17:56:00Z">
        <w:r w:rsidDel="00A0672A">
          <w:rPr>
            <w:rFonts w:hint="eastAsia"/>
          </w:rPr>
          <w:delText>示例三：从个人情况到共性问题的探讨</w:delText>
        </w:r>
        <w:bookmarkStart w:id="1500" w:name="_Toc228154052"/>
        <w:bookmarkStart w:id="1501" w:name="_Toc228219348"/>
        <w:bookmarkEnd w:id="1500"/>
        <w:bookmarkEnd w:id="1501"/>
      </w:del>
    </w:p>
    <w:p w14:paraId="4FABD9C2" w14:textId="5DFE82F1" w:rsidR="00F54B80" w:rsidDel="00A0672A" w:rsidRDefault="00000000" w:rsidP="00ED4F85">
      <w:pPr>
        <w:pStyle w:val="altz"/>
        <w:ind w:firstLine="480"/>
        <w:rPr>
          <w:del w:id="1502" w:author="Zixuan Zhou" w:date="2026-04-27T01:56:00Z" w16du:dateUtc="2026-04-26T17:56:00Z"/>
        </w:rPr>
      </w:pPr>
      <w:del w:id="1503" w:author="Zixuan Zhou" w:date="2026-04-27T01:56:00Z" w16du:dateUtc="2026-04-26T17:56:00Z">
        <w:r w:rsidDel="00A0672A">
          <w:rPr>
            <w:rFonts w:hint="eastAsia"/>
          </w:rPr>
          <w:delText>原始评论：“姐妹们有这个情况的吗？我每次月经前一周左右</w:delText>
        </w:r>
        <w:r w:rsidDel="00A0672A">
          <w:rPr>
            <w:rFonts w:hint="eastAsia"/>
          </w:rPr>
          <w:delText>do</w:delText>
        </w:r>
        <w:r w:rsidDel="00A0672A">
          <w:rPr>
            <w:rFonts w:hint="eastAsia"/>
          </w:rPr>
          <w:delText>的话，</w:delText>
        </w:r>
        <w:r w:rsidDel="00A0672A">
          <w:rPr>
            <w:rFonts w:hint="eastAsia"/>
          </w:rPr>
          <w:delText>do</w:delText>
        </w:r>
        <w:r w:rsidDel="00A0672A">
          <w:rPr>
            <w:rFonts w:hint="eastAsia"/>
          </w:rPr>
          <w:delText>完第二天就会来例假，已经两次这样了就会把姨妈捅提前了。我本来是二十号，后来变成十五号，上次完又是六月十一号来的例假，正常吗这样”</w:delText>
        </w:r>
        <w:bookmarkStart w:id="1504" w:name="_Toc228154053"/>
        <w:bookmarkStart w:id="1505" w:name="_Toc228219349"/>
        <w:bookmarkEnd w:id="1504"/>
        <w:bookmarkEnd w:id="1505"/>
      </w:del>
    </w:p>
    <w:p w14:paraId="0ECDD387" w14:textId="634649B2" w:rsidR="00F54B80" w:rsidDel="00A0672A" w:rsidRDefault="00000000" w:rsidP="00ED4F85">
      <w:pPr>
        <w:pStyle w:val="altz"/>
        <w:ind w:firstLine="480"/>
        <w:rPr>
          <w:del w:id="1506" w:author="Zixuan Zhou" w:date="2026-04-27T01:56:00Z" w16du:dateUtc="2026-04-26T17:56:00Z"/>
        </w:rPr>
      </w:pPr>
      <w:del w:id="1507" w:author="Zixuan Zhou" w:date="2026-04-27T01:56:00Z" w16du:dateUtc="2026-04-26T17:56:00Z">
        <w:r w:rsidDel="00A0672A">
          <w:rPr>
            <w:rFonts w:hint="eastAsia"/>
          </w:rPr>
          <w:delText>规范化问题：“在月经前一周左右发生性行为后，月经周期从原来的</w:delText>
        </w:r>
        <w:r w:rsidDel="00A0672A">
          <w:rPr>
            <w:rFonts w:hint="eastAsia"/>
          </w:rPr>
          <w:delText>20</w:delText>
        </w:r>
        <w:r w:rsidDel="00A0672A">
          <w:rPr>
            <w:rFonts w:hint="eastAsia"/>
          </w:rPr>
          <w:delText>号提前至</w:delText>
        </w:r>
        <w:r w:rsidDel="00A0672A">
          <w:rPr>
            <w:rFonts w:hint="eastAsia"/>
          </w:rPr>
          <w:delText>15</w:delText>
        </w:r>
        <w:r w:rsidDel="00A0672A">
          <w:rPr>
            <w:rFonts w:hint="eastAsia"/>
          </w:rPr>
          <w:delText>号，最近一次提前至</w:delText>
        </w:r>
        <w:r w:rsidDel="00A0672A">
          <w:rPr>
            <w:rFonts w:hint="eastAsia"/>
          </w:rPr>
          <w:delText>11</w:delText>
        </w:r>
        <w:r w:rsidDel="00A0672A">
          <w:rPr>
            <w:rFonts w:hint="eastAsia"/>
          </w:rPr>
          <w:delText>号，这种情况是否属于正常月经周期变化？”</w:delText>
        </w:r>
        <w:bookmarkStart w:id="1508" w:name="_Toc228154054"/>
        <w:bookmarkStart w:id="1509" w:name="_Toc228219350"/>
        <w:bookmarkEnd w:id="1508"/>
        <w:bookmarkEnd w:id="1509"/>
      </w:del>
    </w:p>
    <w:p w14:paraId="093892AD" w14:textId="59C530F9" w:rsidR="00F54B80" w:rsidDel="00A0672A" w:rsidRDefault="00000000">
      <w:pPr>
        <w:pStyle w:val="altz"/>
        <w:ind w:firstLine="480"/>
        <w:rPr>
          <w:del w:id="1510" w:author="Zixuan Zhou" w:date="2026-04-27T01:56:00Z" w16du:dateUtc="2026-04-26T17:56:00Z"/>
        </w:rPr>
      </w:pPr>
      <w:del w:id="1511" w:author="Zixuan Zhou" w:date="2026-04-27T01:56:00Z" w16du:dateUtc="2026-04-26T17:56:00Z">
        <w:r w:rsidDel="00A0672A">
          <w:rPr>
            <w:rFonts w:hint="eastAsia"/>
          </w:rPr>
          <w:delText>这是一个典型的夹杂着个人经历、口语化表达（“</w:delText>
        </w:r>
        <w:r w:rsidDel="00A0672A">
          <w:rPr>
            <w:rFonts w:hint="eastAsia"/>
          </w:rPr>
          <w:delText>do</w:delText>
        </w:r>
        <w:r w:rsidDel="00A0672A">
          <w:rPr>
            <w:rFonts w:hint="eastAsia"/>
          </w:rPr>
          <w:delText>”、“姨妈”、“捅提前”）和情绪化求助的复杂提问。规范化工作的核心在于从中抽丝剥茧，提炼出具有普适性的核心医学问题。改写过程首先将口语替换为书面语（“性行为”、“月经”），然后将分散的时间点信息（“二十号”、“十五号”、“十一号”）进行整合与量化，清晰地描述了“月经周期提前”这一变化趋势。最终形成的问题剥离了个人化的叙事背景，聚焦于“性行为后月经提前是否正常”这一核心生理疑问，使其能够代表一类常见的用户困惑。</w:delText>
        </w:r>
        <w:bookmarkStart w:id="1512" w:name="_Toc228154055"/>
        <w:bookmarkStart w:id="1513" w:name="_Toc228219351"/>
        <w:bookmarkEnd w:id="1512"/>
        <w:bookmarkEnd w:id="1513"/>
      </w:del>
    </w:p>
    <w:p w14:paraId="4F318C24" w14:textId="79870BED" w:rsidR="00F54B80" w:rsidDel="00A0672A" w:rsidRDefault="00000000">
      <w:pPr>
        <w:pStyle w:val="3"/>
        <w:spacing w:before="163" w:after="163"/>
        <w:rPr>
          <w:del w:id="1514" w:author="Zixuan Zhou" w:date="2026-04-27T01:56:00Z" w16du:dateUtc="2026-04-26T17:56:00Z"/>
          <w:rFonts w:hint="eastAsia"/>
        </w:rPr>
      </w:pPr>
      <w:del w:id="1515" w:author="Zixuan Zhou" w:date="2026-04-27T01:56:00Z" w16du:dateUtc="2026-04-26T17:56:00Z">
        <w:r w:rsidDel="00A0672A">
          <w:rPr>
            <w:rFonts w:hint="eastAsia"/>
          </w:rPr>
          <w:delText>不同类别问题的改写特点</w:delText>
        </w:r>
        <w:bookmarkStart w:id="1516" w:name="_Toc228154056"/>
        <w:bookmarkStart w:id="1517" w:name="_Toc228219352"/>
        <w:bookmarkEnd w:id="1516"/>
        <w:bookmarkEnd w:id="1517"/>
      </w:del>
    </w:p>
    <w:p w14:paraId="695E9AD3" w14:textId="3F2A7635" w:rsidR="00F54B80" w:rsidDel="00A0672A" w:rsidRDefault="00000000">
      <w:pPr>
        <w:pStyle w:val="altz"/>
        <w:ind w:firstLine="480"/>
        <w:rPr>
          <w:del w:id="1518" w:author="Zixuan Zhou" w:date="2026-04-27T01:56:00Z" w16du:dateUtc="2026-04-26T17:56:00Z"/>
        </w:rPr>
      </w:pPr>
      <w:del w:id="1519" w:author="Zixuan Zhou" w:date="2026-04-27T01:56:00Z" w16du:dateUtc="2026-04-26T17:56:00Z">
        <w:r w:rsidDel="00A0672A">
          <w:rPr>
            <w:rFonts w:hint="eastAsia"/>
          </w:rPr>
          <w:delText>通过对全部规范化结果的归纳分析，</w:delText>
        </w:r>
        <w:r w:rsidR="000E5BE3" w:rsidDel="00A0672A">
          <w:rPr>
            <w:rFonts w:hint="eastAsia"/>
          </w:rPr>
          <w:delText>研究</w:delText>
        </w:r>
        <w:r w:rsidDel="00A0672A">
          <w:rPr>
            <w:rFonts w:hint="eastAsia"/>
          </w:rPr>
          <w:delText>发现</w:delText>
        </w:r>
        <w:r w:rsidR="000E5BE3" w:rsidDel="00A0672A">
          <w:rPr>
            <w:rFonts w:hint="eastAsia"/>
          </w:rPr>
          <w:delText>了</w:delText>
        </w:r>
        <w:r w:rsidDel="00A0672A">
          <w:rPr>
            <w:rFonts w:hint="eastAsia"/>
          </w:rPr>
          <w:delText>不同类型的原始问题呈现出规律性的改写特点。</w:delText>
        </w:r>
        <w:bookmarkStart w:id="1520" w:name="_Toc228154057"/>
        <w:bookmarkStart w:id="1521" w:name="_Toc228219353"/>
        <w:bookmarkEnd w:id="1520"/>
        <w:bookmarkEnd w:id="1521"/>
      </w:del>
    </w:p>
    <w:p w14:paraId="2A87749A" w14:textId="038B0B84" w:rsidR="00ED4F85" w:rsidDel="00A0672A" w:rsidRDefault="00000000" w:rsidP="00ED4F85">
      <w:pPr>
        <w:pStyle w:val="5"/>
        <w:numPr>
          <w:ilvl w:val="0"/>
          <w:numId w:val="44"/>
        </w:numPr>
        <w:ind w:left="851" w:hanging="369"/>
        <w:rPr>
          <w:del w:id="1522" w:author="Zixuan Zhou" w:date="2026-04-27T01:56:00Z" w16du:dateUtc="2026-04-26T17:56:00Z"/>
        </w:rPr>
      </w:pPr>
      <w:del w:id="1523" w:author="Zixuan Zhou" w:date="2026-04-27T01:56:00Z" w16du:dateUtc="2026-04-26T17:56:00Z">
        <w:r w:rsidDel="00A0672A">
          <w:rPr>
            <w:rFonts w:hint="eastAsia"/>
          </w:rPr>
          <w:delText>指代不明与语焉不详型问题</w:delText>
        </w:r>
        <w:bookmarkStart w:id="1524" w:name="_Toc228154058"/>
        <w:bookmarkStart w:id="1525" w:name="_Toc228219354"/>
        <w:bookmarkEnd w:id="1524"/>
        <w:bookmarkEnd w:id="1525"/>
      </w:del>
    </w:p>
    <w:p w14:paraId="0EC521CB" w14:textId="6B1DAF26" w:rsidR="00F54B80" w:rsidDel="00A0672A" w:rsidRDefault="00000000" w:rsidP="00ED4F85">
      <w:pPr>
        <w:pStyle w:val="altz"/>
        <w:ind w:firstLine="480"/>
        <w:rPr>
          <w:del w:id="1526" w:author="Zixuan Zhou" w:date="2026-04-27T01:56:00Z" w16du:dateUtc="2026-04-26T17:56:00Z"/>
        </w:rPr>
      </w:pPr>
      <w:del w:id="1527" w:author="Zixuan Zhou" w:date="2026-04-27T01:56:00Z" w16du:dateUtc="2026-04-26T17:56:00Z">
        <w:r w:rsidDel="00A0672A">
          <w:rPr>
            <w:rFonts w:hint="eastAsia"/>
          </w:rPr>
          <w:delText>对于原文中出现“这个”、“那个”、“怎么办”等模糊指代的情况，改写时会结合上下文（通常是视频内容或其他评论），将指代对象明确化。例如，将“男的可以吃吗？”明确为“男性是否可以服用短效避孕药？”。这是确保问题能够被独立理解的关键步骤。</w:delText>
        </w:r>
        <w:bookmarkStart w:id="1528" w:name="_Toc228154059"/>
        <w:bookmarkStart w:id="1529" w:name="_Toc228219355"/>
        <w:bookmarkEnd w:id="1528"/>
        <w:bookmarkEnd w:id="1529"/>
      </w:del>
    </w:p>
    <w:p w14:paraId="6AE1ADB8" w14:textId="4C12F77E" w:rsidR="00ED4F85" w:rsidDel="00A0672A" w:rsidRDefault="00ED4F85" w:rsidP="00ED4F85">
      <w:pPr>
        <w:pStyle w:val="5"/>
        <w:rPr>
          <w:del w:id="1530" w:author="Zixuan Zhou" w:date="2026-04-27T01:56:00Z" w16du:dateUtc="2026-04-26T17:56:00Z"/>
        </w:rPr>
      </w:pPr>
      <w:del w:id="1531" w:author="Zixuan Zhou" w:date="2026-04-27T01:56:00Z" w16du:dateUtc="2026-04-26T17:56:00Z">
        <w:r w:rsidDel="00A0672A">
          <w:rPr>
            <w:rFonts w:hint="eastAsia"/>
          </w:rPr>
          <w:delText>其次是网络俚语与黑话型问题</w:delText>
        </w:r>
        <w:bookmarkStart w:id="1532" w:name="_Toc228154060"/>
        <w:bookmarkStart w:id="1533" w:name="_Toc228219356"/>
        <w:bookmarkEnd w:id="1532"/>
        <w:bookmarkEnd w:id="1533"/>
      </w:del>
    </w:p>
    <w:p w14:paraId="1F8F1EA0" w14:textId="2EB501D5" w:rsidR="00F54B80" w:rsidDel="00A0672A" w:rsidRDefault="00000000" w:rsidP="00ED4F85">
      <w:pPr>
        <w:pStyle w:val="altz"/>
        <w:ind w:firstLine="480"/>
        <w:rPr>
          <w:del w:id="1534" w:author="Zixuan Zhou" w:date="2026-04-27T01:56:00Z" w16du:dateUtc="2026-04-26T17:56:00Z"/>
        </w:rPr>
      </w:pPr>
      <w:del w:id="1535" w:author="Zixuan Zhou" w:date="2026-04-27T01:56:00Z" w16du:dateUtc="2026-04-26T17:56:00Z">
        <w:r w:rsidDel="00A0672A">
          <w:rPr>
            <w:rFonts w:hint="eastAsia"/>
          </w:rPr>
          <w:delText>针对包含“手艺活”（指自慰）、“带球跑”（指女方独自处理意外怀孕）等网络用语的提问，改写工作的重点是“去黑话化”，将其翻译为公众和医学界都能理解的标准术语或描述性语言，从而消除理解壁垒。</w:delText>
        </w:r>
        <w:bookmarkStart w:id="1536" w:name="_Toc228154061"/>
        <w:bookmarkStart w:id="1537" w:name="_Toc228219357"/>
        <w:bookmarkEnd w:id="1536"/>
        <w:bookmarkEnd w:id="1537"/>
      </w:del>
    </w:p>
    <w:p w14:paraId="26EDD2E4" w14:textId="27FF433B" w:rsidR="0078767D" w:rsidDel="00A0672A" w:rsidRDefault="00000000" w:rsidP="0078767D">
      <w:pPr>
        <w:pStyle w:val="5"/>
        <w:rPr>
          <w:del w:id="1538" w:author="Zixuan Zhou" w:date="2026-04-27T01:56:00Z" w16du:dateUtc="2026-04-26T17:56:00Z"/>
        </w:rPr>
      </w:pPr>
      <w:del w:id="1539" w:author="Zixuan Zhou" w:date="2026-04-27T01:56:00Z" w16du:dateUtc="2026-04-26T17:56:00Z">
        <w:r w:rsidDel="00A0672A">
          <w:rPr>
            <w:rFonts w:hint="eastAsia"/>
          </w:rPr>
          <w:delText>错误概念与谣言型问题</w:delText>
        </w:r>
        <w:bookmarkStart w:id="1540" w:name="_Toc228154062"/>
        <w:bookmarkStart w:id="1541" w:name="_Toc228219358"/>
        <w:bookmarkEnd w:id="1540"/>
        <w:bookmarkEnd w:id="1541"/>
      </w:del>
    </w:p>
    <w:p w14:paraId="3E556DD7" w14:textId="616B187A" w:rsidR="00F54B80" w:rsidDel="00A0672A" w:rsidRDefault="00000000" w:rsidP="00ED4F85">
      <w:pPr>
        <w:pStyle w:val="altz"/>
        <w:ind w:firstLine="480"/>
        <w:rPr>
          <w:del w:id="1542" w:author="Zixuan Zhou" w:date="2026-04-27T01:56:00Z" w16du:dateUtc="2026-04-26T17:56:00Z"/>
        </w:rPr>
      </w:pPr>
      <w:del w:id="1543" w:author="Zixuan Zhou" w:date="2026-04-27T01:56:00Z" w16du:dateUtc="2026-04-26T17:56:00Z">
        <w:r w:rsidDel="00A0672A">
          <w:rPr>
            <w:rFonts w:hint="eastAsia"/>
          </w:rPr>
          <w:delText>如</w:delText>
        </w:r>
        <w:r w:rsidR="0078767D" w:rsidDel="00A0672A">
          <w:rPr>
            <w:rFonts w:hint="eastAsia"/>
          </w:rPr>
          <w:delText>示例二（</w:delText>
        </w:r>
        <w:r w:rsidDel="00A0672A">
          <w:rPr>
            <w:rFonts w:hint="eastAsia"/>
          </w:rPr>
          <w:delText>“换蛋期”</w:delText>
        </w:r>
        <w:r w:rsidR="0078767D" w:rsidDel="00A0672A">
          <w:rPr>
            <w:rFonts w:hint="eastAsia"/>
          </w:rPr>
          <w:delText>）</w:delText>
        </w:r>
        <w:r w:rsidDel="00A0672A">
          <w:rPr>
            <w:rFonts w:hint="eastAsia"/>
          </w:rPr>
          <w:delText>所示，对于基于错误信息或都市传说的提问，改写时会将其重构为一个用于证伪或澄清事实的标准问句。这种方式保留了辟谣的价值，是健康教育语料中极具意义的一部分。</w:delText>
        </w:r>
        <w:bookmarkStart w:id="1544" w:name="_Toc228154063"/>
        <w:bookmarkStart w:id="1545" w:name="_Toc228219359"/>
        <w:bookmarkEnd w:id="1544"/>
        <w:bookmarkEnd w:id="1545"/>
      </w:del>
    </w:p>
    <w:p w14:paraId="551CA18A" w14:textId="0A6746A1" w:rsidR="0078767D" w:rsidDel="00A0672A" w:rsidRDefault="00000000" w:rsidP="0078767D">
      <w:pPr>
        <w:pStyle w:val="5"/>
        <w:rPr>
          <w:del w:id="1546" w:author="Zixuan Zhou" w:date="2026-04-27T01:56:00Z" w16du:dateUtc="2026-04-26T17:56:00Z"/>
        </w:rPr>
      </w:pPr>
      <w:del w:id="1547" w:author="Zixuan Zhou" w:date="2026-04-27T01:56:00Z" w16du:dateUtc="2026-04-26T17:56:00Z">
        <w:r w:rsidDel="00A0672A">
          <w:rPr>
            <w:rFonts w:hint="eastAsia"/>
          </w:rPr>
          <w:delText>长篇叙事与情绪宣泄型问题</w:delText>
        </w:r>
        <w:bookmarkStart w:id="1548" w:name="_Toc228154064"/>
        <w:bookmarkStart w:id="1549" w:name="_Toc228219360"/>
        <w:bookmarkEnd w:id="1548"/>
        <w:bookmarkEnd w:id="1549"/>
      </w:del>
    </w:p>
    <w:p w14:paraId="7D4EFDDD" w14:textId="14D33972" w:rsidR="00F54B80" w:rsidDel="00A0672A" w:rsidRDefault="00000000" w:rsidP="00ED4F85">
      <w:pPr>
        <w:pStyle w:val="altz"/>
        <w:ind w:firstLine="480"/>
        <w:rPr>
          <w:del w:id="1550" w:author="Zixuan Zhou" w:date="2026-04-27T01:56:00Z" w16du:dateUtc="2026-04-26T17:56:00Z"/>
        </w:rPr>
      </w:pPr>
      <w:del w:id="1551" w:author="Zixuan Zhou" w:date="2026-04-27T01:56:00Z" w16du:dateUtc="2026-04-26T17:56:00Z">
        <w:r w:rsidDel="00A0672A">
          <w:rPr>
            <w:rFonts w:hint="eastAsia"/>
          </w:rPr>
          <w:delText>对于那些将个人经历、情绪感受与具体疑问混合在一起的冗长评论，改写过程如同“数据清洗”，旨在过滤掉非关键的叙事性、情绪性成分，精准提取出其中可被回答的、具有共性的健康问题。</w:delText>
        </w:r>
        <w:bookmarkStart w:id="1552" w:name="_Toc228154065"/>
        <w:bookmarkStart w:id="1553" w:name="_Toc228219361"/>
        <w:bookmarkEnd w:id="1552"/>
        <w:bookmarkEnd w:id="1553"/>
      </w:del>
    </w:p>
    <w:p w14:paraId="3F42BB16" w14:textId="3415F48F" w:rsidR="00F54B80" w:rsidDel="00A0672A" w:rsidRDefault="00000000">
      <w:pPr>
        <w:pStyle w:val="altz"/>
        <w:ind w:firstLine="480"/>
        <w:rPr>
          <w:del w:id="1554" w:author="Zixuan Zhou" w:date="2026-04-27T01:56:00Z" w16du:dateUtc="2026-04-26T17:56:00Z"/>
        </w:rPr>
      </w:pPr>
      <w:del w:id="1555" w:author="Zixuan Zhou" w:date="2026-04-27T01:56:00Z" w16du:dateUtc="2026-04-26T17:56:00Z">
        <w:r w:rsidDel="00A0672A">
          <w:rPr>
            <w:rFonts w:hint="eastAsia"/>
          </w:rPr>
          <w:delText>综上所述，问题规范化不仅是语言层面的润色，更是一个深度理解用户意图、重构问题框架、提升信息价值的认知过程。它为后续生成高质量、标准化的答案奠定了不可或缺的基础。</w:delText>
        </w:r>
        <w:bookmarkStart w:id="1556" w:name="_Toc228154066"/>
        <w:bookmarkStart w:id="1557" w:name="_Toc228219362"/>
        <w:bookmarkEnd w:id="1556"/>
        <w:bookmarkEnd w:id="1557"/>
      </w:del>
    </w:p>
    <w:p w14:paraId="500FB9EE" w14:textId="77777777" w:rsidR="00F54B80" w:rsidRDefault="00000000">
      <w:pPr>
        <w:pStyle w:val="2"/>
        <w:spacing w:before="163" w:after="163"/>
        <w:rPr>
          <w:rFonts w:hint="eastAsia"/>
        </w:rPr>
      </w:pPr>
      <w:bookmarkStart w:id="1558" w:name="_Toc228219363"/>
      <w:r>
        <w:rPr>
          <w:rFonts w:hint="eastAsia"/>
        </w:rPr>
        <w:t>问答生成方法</w:t>
      </w:r>
      <w:bookmarkEnd w:id="1558"/>
    </w:p>
    <w:p w14:paraId="0D537234" w14:textId="5188EA65" w:rsidR="00F54B80" w:rsidRDefault="00000000">
      <w:pPr>
        <w:pStyle w:val="altz"/>
        <w:ind w:firstLine="480"/>
      </w:pPr>
      <w:r>
        <w:t>在获得标准化的</w:t>
      </w:r>
      <w:r>
        <w:rPr>
          <w:rFonts w:hint="eastAsia"/>
        </w:rPr>
        <w:t>“</w:t>
      </w:r>
      <w:r>
        <w:t>问题</w:t>
      </w:r>
      <w:r>
        <w:rPr>
          <w:rFonts w:hint="eastAsia"/>
        </w:rPr>
        <w:t>”</w:t>
      </w:r>
      <w:del w:id="1559" w:author="Zixuan Zhou" w:date="2026-04-27T21:08:00Z" w16du:dateUtc="2026-04-27T13:08:00Z">
        <w:r w:rsidDel="00AD1DE9">
          <w:delText>（</w:delText>
        </w:r>
        <w:r w:rsidDel="00AD1DE9">
          <w:delText>Q</w:delText>
        </w:r>
        <w:r w:rsidDel="00AD1DE9">
          <w:delText>）</w:delText>
        </w:r>
      </w:del>
      <w:r>
        <w:t>之后，下一步是为其匹配高质量的</w:t>
      </w:r>
      <w:r>
        <w:rPr>
          <w:rFonts w:hint="eastAsia"/>
        </w:rPr>
        <w:t>“</w:t>
      </w:r>
      <w:r>
        <w:t>答案</w:t>
      </w:r>
      <w:r>
        <w:rPr>
          <w:rFonts w:hint="eastAsia"/>
        </w:rPr>
        <w:t>”</w:t>
      </w:r>
      <w:del w:id="1560" w:author="Zixuan Zhou" w:date="2026-04-27T21:08:00Z" w16du:dateUtc="2026-04-27T13:08:00Z">
        <w:r w:rsidDel="00AD1DE9">
          <w:rPr>
            <w:rFonts w:hint="eastAsia"/>
          </w:rPr>
          <w:delText>（</w:delText>
        </w:r>
        <w:r w:rsidDel="00AD1DE9">
          <w:delText>A</w:delText>
        </w:r>
        <w:r w:rsidDel="00AD1DE9">
          <w:delText>）</w:delText>
        </w:r>
      </w:del>
      <w:r>
        <w:t>，从而构建完整的</w:t>
      </w:r>
      <w:del w:id="1561" w:author="Zixuan Zhou" w:date="2026-04-27T21:08:00Z" w16du:dateUtc="2026-04-27T13:08:00Z">
        <w:r w:rsidDel="00AD1DE9">
          <w:delText>Q&amp;A</w:delText>
        </w:r>
      </w:del>
      <w:ins w:id="1562" w:author="Zixuan Zhou" w:date="2026-04-27T21:08:00Z" w16du:dateUtc="2026-04-27T13:08:00Z">
        <w:r w:rsidR="00AD1DE9">
          <w:rPr>
            <w:rFonts w:hint="eastAsia"/>
          </w:rPr>
          <w:t>问答</w:t>
        </w:r>
      </w:ins>
      <w:r>
        <w:t>对。这一过程同样借助大语言模型的能力，并辅以严格的人工修订与专家审核流程。</w:t>
      </w:r>
    </w:p>
    <w:p w14:paraId="04E883AA" w14:textId="77777777" w:rsidR="00F54B80" w:rsidRDefault="00000000">
      <w:pPr>
        <w:pStyle w:val="3"/>
        <w:spacing w:before="163" w:after="163"/>
        <w:rPr>
          <w:rFonts w:hint="eastAsia"/>
        </w:rPr>
      </w:pPr>
      <w:bookmarkStart w:id="1563" w:name="_Toc228219364"/>
      <w:r>
        <w:rPr>
          <w:rFonts w:hint="eastAsia"/>
        </w:rPr>
        <w:t>答案生成原则</w:t>
      </w:r>
      <w:bookmarkEnd w:id="1563"/>
    </w:p>
    <w:p w14:paraId="670FD158" w14:textId="541549E2" w:rsidR="00F54B80" w:rsidRPr="00ED4F85" w:rsidRDefault="00000000">
      <w:pPr>
        <w:pStyle w:val="altz"/>
        <w:ind w:firstLine="480"/>
      </w:pPr>
      <w:r>
        <w:rPr>
          <w:rFonts w:hint="eastAsia"/>
        </w:rPr>
        <w:t>答案的质量直接决</w:t>
      </w:r>
      <w:commentRangeStart w:id="1564"/>
      <w:r>
        <w:rPr>
          <w:rFonts w:hint="eastAsia"/>
        </w:rPr>
        <w:t>定了数据集的最终价值。</w:t>
      </w:r>
      <w:r w:rsidRPr="00ED4F85">
        <w:rPr>
          <w:rFonts w:hint="eastAsia"/>
        </w:rPr>
        <w:t>为此，</w:t>
      </w:r>
      <w:r w:rsidR="0089310B" w:rsidRPr="00ED4F85">
        <w:rPr>
          <w:rFonts w:hint="eastAsia"/>
        </w:rPr>
        <w:t>参考相关研究，本</w:t>
      </w:r>
      <w:r w:rsidRPr="00ED4F85">
        <w:rPr>
          <w:rFonts w:hint="eastAsia"/>
        </w:rPr>
        <w:t>研究确立了以下核心生成原则</w:t>
      </w:r>
      <w:r w:rsidR="007C45DE" w:rsidRPr="00ED4F85">
        <w:fldChar w:fldCharType="begin"/>
      </w:r>
      <w:r w:rsidR="001704E8">
        <w:instrText xml:space="preserve"> ADDIN ZOTERO_ITEM CSL_CITATION {"citationID":"u5hmytqB","properties":{"unsorted":false,"formattedCitation":"\\super [28]\\nosupersub{}","plainCitation":"[28]","noteIndex":0},"citationItems":[{"id":993,"uris":["http://zotero.org/users/15209510/items/BCIW5JAM"],"itemData":{"id":993,"type":"article-journal","abstract":"Artificial Intelligence (AI) chatbots could potentially provide information on sensitive topics, including sexual health, to the public. However, their performance compared to nurses and across different AI chatbots, particularly in the field of sexual health, remains understudied. This study evaluated the performance of three AI chatbots - two prompt-tuned (Alice and Azure) and one standard chatbot (ChatGPT by OpenAI) - in providing sexual health information on questions that experienced sexual health nurses could correctly answer.","container-title":"BMC Public Health","DOI":"10.1186/s12889-025-22933-8","ISSN":"1471-2458","issue":"1","journalAbbreviation":"BMC Public Health","language":"en","page":"1788","source":"Springer Link","title":"Evaluation of artificial intelligence (AI) chatbots for providing sexual health information: a consensus study using real-world clinical queries","title-short":"Evaluation of artificial intelligence (AI) chatbots for providing sexual health information","volume":"25","author":[{"family":"Latt","given":"Phyu M."},{"family":"Aung","given":"Ei T."},{"family":"Htaik","given":"Kay"},{"family":"Soe","given":"Nyi N."},{"family":"Lee","given":"David"},{"family":"King","given":"Alicia J."},{"family":"Fortune","given":"Ria"},{"family":"Ong","given":"Jason J."},{"family":"Chow","given":"Eric P. F."},{"family":"Bradshaw","given":"Catriona S."},{"family":"Rahman","given":"Rashidur"},{"family":"Deneen","given":"Matthew"},{"family":"Dobinson","given":"Sheranne"},{"family":"Randall","given":"Claire"},{"family":"Zhang","given":"Lei"},{"family":"Fairley","given":"Christopher K."}],"issued":{"date-parts":[["2025",5,15]]}}}],"schema":"https://github.com/citation-style-language/schema/raw/master/csl-citation.json"} </w:instrText>
      </w:r>
      <w:r w:rsidR="007C45DE" w:rsidRPr="00ED4F85">
        <w:fldChar w:fldCharType="separate"/>
      </w:r>
      <w:r w:rsidR="00740296" w:rsidRPr="00ED4F85">
        <w:rPr>
          <w:rFonts w:cs="Times New Roman"/>
          <w:kern w:val="0"/>
          <w:vertAlign w:val="superscript"/>
        </w:rPr>
        <w:t>[28]</w:t>
      </w:r>
      <w:r w:rsidR="007C45DE" w:rsidRPr="00ED4F85">
        <w:fldChar w:fldCharType="end"/>
      </w:r>
      <w:r w:rsidRPr="00ED4F85">
        <w:rPr>
          <w:rFonts w:hint="eastAsia"/>
        </w:rPr>
        <w:t>：</w:t>
      </w:r>
      <w:commentRangeEnd w:id="1564"/>
      <w:r w:rsidR="00192633" w:rsidRPr="00ED4F85">
        <w:rPr>
          <w:rStyle w:val="afc"/>
          <w:sz w:val="24"/>
          <w:szCs w:val="22"/>
        </w:rPr>
        <w:commentReference w:id="1564"/>
      </w:r>
    </w:p>
    <w:p w14:paraId="5BFC4ED9" w14:textId="77777777" w:rsidR="00F54B80" w:rsidRDefault="00000000" w:rsidP="00A064C6">
      <w:pPr>
        <w:pStyle w:val="altz"/>
        <w:numPr>
          <w:ilvl w:val="0"/>
          <w:numId w:val="25"/>
        </w:numPr>
        <w:ind w:left="851" w:firstLineChars="0" w:hanging="369"/>
      </w:pPr>
      <w:r w:rsidRPr="00ED4F85">
        <w:rPr>
          <w:rFonts w:hint="eastAsia"/>
        </w:rPr>
        <w:t>科学准确：答案内容必须基于当前公认的</w:t>
      </w:r>
      <w:r>
        <w:rPr>
          <w:rFonts w:hint="eastAsia"/>
        </w:rPr>
        <w:t>医学证据和临床指南，确保所有信息真实、准确，无任何事实性错误。这是所有原则中最基本、最不可动摇的一条。</w:t>
      </w:r>
    </w:p>
    <w:p w14:paraId="7969C441" w14:textId="77777777" w:rsidR="00F54B80" w:rsidRDefault="00000000" w:rsidP="00A064C6">
      <w:pPr>
        <w:pStyle w:val="altz"/>
        <w:numPr>
          <w:ilvl w:val="0"/>
          <w:numId w:val="25"/>
        </w:numPr>
        <w:ind w:left="851" w:firstLineChars="0" w:hanging="369"/>
      </w:pPr>
      <w:r>
        <w:rPr>
          <w:rFonts w:hint="eastAsia"/>
        </w:rPr>
        <w:t>易于理解：语言表达应通俗易懂，尽量避免使用晦涩的专业术语。在必须使用时，需附带简明扼要的解释。目标是让缺乏医学背景的青少年能够轻松理解。</w:t>
      </w:r>
    </w:p>
    <w:p w14:paraId="699AE141" w14:textId="77777777" w:rsidR="00F54B80" w:rsidRDefault="00000000" w:rsidP="00A064C6">
      <w:pPr>
        <w:pStyle w:val="altz"/>
        <w:numPr>
          <w:ilvl w:val="0"/>
          <w:numId w:val="25"/>
        </w:numPr>
        <w:ind w:left="851" w:firstLineChars="0" w:hanging="369"/>
      </w:pPr>
      <w:r>
        <w:rPr>
          <w:rFonts w:hint="eastAsia"/>
        </w:rPr>
        <w:t>表述温和：答案应采用关怀、非评判的口吻，体现对提问者情绪的理解与尊重，尤其是在处理堕胎、性病等敏感话题时，营造一个安全、支持的沟通氛围。</w:t>
      </w:r>
    </w:p>
    <w:p w14:paraId="75C06D53" w14:textId="77777777" w:rsidR="00F54B80" w:rsidRDefault="00000000" w:rsidP="00A064C6">
      <w:pPr>
        <w:pStyle w:val="altz"/>
        <w:numPr>
          <w:ilvl w:val="0"/>
          <w:numId w:val="25"/>
        </w:numPr>
        <w:ind w:left="851" w:firstLineChars="0" w:hanging="369"/>
      </w:pPr>
      <w:r>
        <w:rPr>
          <w:rFonts w:hint="eastAsia"/>
        </w:rPr>
        <w:t>具备教育性：答案不仅要解决用户的直接问题，还应适度延伸，提供相关的背景知识、预防措施或健康理念，起到“举一反三”的教育效果。</w:t>
      </w:r>
    </w:p>
    <w:p w14:paraId="722F0CE0" w14:textId="77777777" w:rsidR="00F54B80" w:rsidRDefault="00000000" w:rsidP="00A064C6">
      <w:pPr>
        <w:pStyle w:val="altz"/>
        <w:numPr>
          <w:ilvl w:val="0"/>
          <w:numId w:val="25"/>
        </w:numPr>
        <w:ind w:left="851" w:firstLineChars="0" w:hanging="369"/>
      </w:pPr>
      <w:r>
        <w:rPr>
          <w:rFonts w:hint="eastAsia"/>
        </w:rPr>
        <w:t>风险提示清晰：必须明确指出任何潜在的健康风险、药物副作用或错误操作的后果。同时，所有答案都必须包含明确的免责声明，强调内容不能替代专业医疗建议，并引导用户在必要时及时就医。</w:t>
      </w:r>
    </w:p>
    <w:p w14:paraId="120DD3CE" w14:textId="00EB1737" w:rsidR="00F54B80" w:rsidRDefault="00000000" w:rsidP="00A064C6">
      <w:pPr>
        <w:pStyle w:val="altz"/>
        <w:numPr>
          <w:ilvl w:val="0"/>
          <w:numId w:val="25"/>
        </w:numPr>
        <w:ind w:left="851" w:firstLineChars="0" w:hanging="369"/>
      </w:pPr>
      <w:r>
        <w:rPr>
          <w:rFonts w:hint="eastAsia"/>
        </w:rPr>
        <w:t>指导性与简洁性：答案应提供清晰、可操作的建，同时做到言简意赅，避免无关信息的堆砌。</w:t>
      </w:r>
    </w:p>
    <w:p w14:paraId="37834500" w14:textId="77777777" w:rsidR="00F54B80" w:rsidRDefault="00000000">
      <w:pPr>
        <w:pStyle w:val="3"/>
        <w:spacing w:before="163" w:after="163"/>
        <w:rPr>
          <w:rFonts w:hint="eastAsia"/>
        </w:rPr>
      </w:pPr>
      <w:bookmarkStart w:id="1565" w:name="_Toc228219365"/>
      <w:r>
        <w:rPr>
          <w:rFonts w:hint="eastAsia"/>
        </w:rPr>
        <w:t>答案生成提示设计</w:t>
      </w:r>
      <w:bookmarkEnd w:id="1565"/>
    </w:p>
    <w:p w14:paraId="1E72A94D" w14:textId="7B54B7FC" w:rsidR="000E5BE3" w:rsidRDefault="000E5BE3" w:rsidP="00C12CAC">
      <w:pPr>
        <w:pStyle w:val="altz"/>
        <w:ind w:firstLine="480"/>
      </w:pPr>
      <w:del w:id="1566" w:author="Zixuan Zhou" w:date="2026-04-27T21:08:00Z" w16du:dateUtc="2026-04-27T13:08:00Z">
        <w:r w:rsidRPr="000E5BE3" w:rsidDel="00AD1DE9">
          <w:delText>在标准问题确定后，进入</w:delText>
        </w:r>
      </w:del>
      <w:ins w:id="1567" w:author="Zixuan Zhou" w:date="2026-04-27T21:08:00Z" w16du:dateUtc="2026-04-27T13:08:00Z">
        <w:r w:rsidR="00AD1DE9">
          <w:rPr>
            <w:rFonts w:hint="eastAsia"/>
          </w:rPr>
          <w:t>在</w:t>
        </w:r>
      </w:ins>
      <w:r w:rsidRPr="000E5BE3">
        <w:t>答案生成环节</w:t>
      </w:r>
      <w:del w:id="1568" w:author="Zixuan Zhou" w:date="2026-04-27T21:09:00Z" w16du:dateUtc="2026-04-27T13:09:00Z">
        <w:r w:rsidRPr="000E5BE3" w:rsidDel="00AD1DE9">
          <w:delText>。</w:delText>
        </w:r>
      </w:del>
      <w:ins w:id="1569" w:author="Zixuan Zhou" w:date="2026-04-27T21:09:00Z" w16du:dateUtc="2026-04-27T13:09:00Z">
        <w:r w:rsidR="00AD1DE9">
          <w:rPr>
            <w:rFonts w:hint="eastAsia"/>
          </w:rPr>
          <w:t>，</w:t>
        </w:r>
      </w:ins>
      <w:r w:rsidRPr="000E5BE3">
        <w:t>本研究继续采用</w:t>
      </w:r>
      <w:r w:rsidRPr="000E5BE3">
        <w:t>DeepSeek-V3.1-Terminus</w:t>
      </w:r>
      <w:r w:rsidRPr="000E5BE3">
        <w:t>作为答案生成模型，通</w:t>
      </w:r>
      <w:r w:rsidRPr="000E5BE3">
        <w:lastRenderedPageBreak/>
        <w:t>过</w:t>
      </w:r>
      <w:r w:rsidRPr="000E5BE3">
        <w:t>API</w:t>
      </w:r>
      <w:r w:rsidRPr="000E5BE3">
        <w:t>批量调用。鉴于医学科普文本对事实准确性与表述严谨性的高要求，生成参数设置为</w:t>
      </w:r>
      <w:r w:rsidRPr="000E5BE3">
        <w:t>temperature=0.3</w:t>
      </w:r>
      <w:r w:rsidRPr="000E5BE3">
        <w:t>、</w:t>
      </w:r>
      <w:proofErr w:type="spellStart"/>
      <w:r w:rsidRPr="000E5BE3">
        <w:t>top_p</w:t>
      </w:r>
      <w:proofErr w:type="spellEnd"/>
      <w:r w:rsidRPr="000E5BE3">
        <w:t>=0.9</w:t>
      </w:r>
      <w:r w:rsidRPr="000E5BE3">
        <w:t>、</w:t>
      </w:r>
      <w:proofErr w:type="spellStart"/>
      <w:r w:rsidRPr="000E5BE3">
        <w:t>max_tokens</w:t>
      </w:r>
      <w:proofErr w:type="spellEnd"/>
      <w:r w:rsidRPr="000E5BE3">
        <w:t>=2048</w:t>
      </w:r>
      <w:r w:rsidRPr="000E5BE3">
        <w:t>，以在控制输出随机性的前提下获得内容完整、结构清晰的初稿。需特别说明的是，模型生成的答案仅作为后续人工修订与专家审核的初版，最终纳入数据集的问答对均须通过</w:t>
      </w:r>
      <w:r>
        <w:rPr>
          <w:rFonts w:hint="eastAsia"/>
        </w:rPr>
        <w:t>于</w:t>
      </w:r>
      <w:r w:rsidRPr="000E5BE3">
        <w:t>5.3.4</w:t>
      </w:r>
      <w:r w:rsidRPr="000E5BE3">
        <w:t>节所述的严格质量把关。</w:t>
      </w:r>
    </w:p>
    <w:p w14:paraId="41FAEF8F" w14:textId="666ABA86" w:rsidR="00F54B80" w:rsidRDefault="00000000" w:rsidP="00C12CAC">
      <w:pPr>
        <w:pStyle w:val="altz"/>
        <w:ind w:firstLine="480"/>
      </w:pPr>
      <w:r>
        <w:rPr>
          <w:rFonts w:hint="eastAsia"/>
        </w:rPr>
        <w:t>为引导大语言模型生成符合</w:t>
      </w:r>
      <w:r w:rsidR="000E5BE3">
        <w:rPr>
          <w:rFonts w:hint="eastAsia"/>
        </w:rPr>
        <w:t>前述</w:t>
      </w:r>
      <w:r>
        <w:rPr>
          <w:rFonts w:hint="eastAsia"/>
        </w:rPr>
        <w:t>原则的答案，</w:t>
      </w:r>
      <w:r w:rsidR="000E5BE3">
        <w:rPr>
          <w:rFonts w:hint="eastAsia"/>
        </w:rPr>
        <w:t>研究</w:t>
      </w:r>
      <w:r>
        <w:rPr>
          <w:rFonts w:hint="eastAsia"/>
        </w:rPr>
        <w:t>设计了更为详尽的提示词：</w:t>
      </w:r>
    </w:p>
    <w:p w14:paraId="67870CF3" w14:textId="49B1CB4D" w:rsidR="00F54B80" w:rsidRPr="00195EEC" w:rsidRDefault="00000000" w:rsidP="00A072DF">
      <w:pPr>
        <w:pStyle w:val="aff6"/>
        <w:spacing w:before="326" w:after="163"/>
      </w:pPr>
      <w:bookmarkStart w:id="1570" w:name="_Toc228022952"/>
      <w:r w:rsidRPr="00195EEC">
        <w:rPr>
          <w:rFonts w:hint="eastAsia"/>
        </w:rPr>
        <w:t>表</w:t>
      </w:r>
      <w:r w:rsidRPr="00195EEC">
        <w:rPr>
          <w:rFonts w:hint="eastAsia"/>
        </w:rPr>
        <w:t xml:space="preserve"> </w:t>
      </w:r>
      <w:r w:rsidR="00492FE9">
        <w:rPr>
          <w:rFonts w:hint="eastAsia"/>
        </w:rPr>
        <w:fldChar w:fldCharType="begin"/>
      </w:r>
      <w:r w:rsidR="00492FE9">
        <w:rPr>
          <w:rFonts w:hint="eastAsia"/>
        </w:rPr>
        <w:instrText xml:space="preserve"> STYLEREF 1 \s </w:instrText>
      </w:r>
      <w:r w:rsidR="00492FE9">
        <w:rPr>
          <w:rFonts w:hint="eastAsia"/>
        </w:rPr>
        <w:fldChar w:fldCharType="separate"/>
      </w:r>
      <w:r w:rsidR="00492FE9">
        <w:rPr>
          <w:rFonts w:hint="eastAsia"/>
          <w:noProof/>
        </w:rPr>
        <w:t>5</w:t>
      </w:r>
      <w:r w:rsidR="00492FE9">
        <w:rPr>
          <w:rFonts w:hint="eastAsia"/>
        </w:rPr>
        <w:fldChar w:fldCharType="end"/>
      </w:r>
      <w:r w:rsidR="00492FE9">
        <w:rPr>
          <w:rFonts w:hint="eastAsia"/>
        </w:rPr>
        <w:noBreakHyphen/>
      </w:r>
      <w:r w:rsidR="00492FE9">
        <w:rPr>
          <w:rFonts w:hint="eastAsia"/>
        </w:rPr>
        <w:fldChar w:fldCharType="begin"/>
      </w:r>
      <w:r w:rsidR="00492FE9">
        <w:rPr>
          <w:rFonts w:hint="eastAsia"/>
        </w:rPr>
        <w:instrText xml:space="preserve"> SEQ </w:instrText>
      </w:r>
      <w:r w:rsidR="00492FE9">
        <w:rPr>
          <w:rFonts w:hint="eastAsia"/>
        </w:rPr>
        <w:instrText>表</w:instrText>
      </w:r>
      <w:r w:rsidR="00492FE9">
        <w:rPr>
          <w:rFonts w:hint="eastAsia"/>
        </w:rPr>
        <w:instrText xml:space="preserve"> \* ARABIC \s 1 </w:instrText>
      </w:r>
      <w:r w:rsidR="00492FE9">
        <w:rPr>
          <w:rFonts w:hint="eastAsia"/>
        </w:rPr>
        <w:fldChar w:fldCharType="separate"/>
      </w:r>
      <w:r w:rsidR="00492FE9">
        <w:rPr>
          <w:rFonts w:hint="eastAsia"/>
          <w:noProof/>
        </w:rPr>
        <w:t>2</w:t>
      </w:r>
      <w:r w:rsidR="00492FE9">
        <w:rPr>
          <w:rFonts w:hint="eastAsia"/>
        </w:rPr>
        <w:fldChar w:fldCharType="end"/>
      </w:r>
      <w:r w:rsidRPr="00195EEC">
        <w:rPr>
          <w:rFonts w:hint="eastAsia"/>
        </w:rPr>
        <w:t xml:space="preserve"> </w:t>
      </w:r>
      <w:r w:rsidRPr="00195EEC">
        <w:rPr>
          <w:rFonts w:hint="eastAsia"/>
        </w:rPr>
        <w:t>答案生成提示词</w:t>
      </w:r>
      <w:bookmarkEnd w:id="1570"/>
    </w:p>
    <w:tbl>
      <w:tblPr>
        <w:tblStyle w:val="af8"/>
        <w:tblW w:w="0" w:type="auto"/>
        <w:tblLook w:val="04A0" w:firstRow="1" w:lastRow="0" w:firstColumn="1" w:lastColumn="0" w:noHBand="0" w:noVBand="1"/>
      </w:tblPr>
      <w:tblGrid>
        <w:gridCol w:w="9060"/>
      </w:tblGrid>
      <w:tr w:rsidR="00F54B80" w14:paraId="0DFB30E0" w14:textId="77777777">
        <w:tc>
          <w:tcPr>
            <w:tcW w:w="9060" w:type="dxa"/>
          </w:tcPr>
          <w:p w14:paraId="5F70A638" w14:textId="7777777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角色</w:t>
            </w:r>
          </w:p>
          <w:p w14:paraId="7FA59B2A" w14:textId="77777777" w:rsidR="00F54B80" w:rsidRPr="00195EEC" w:rsidRDefault="00000000" w:rsidP="00654A62">
            <w:pPr>
              <w:pStyle w:val="altz"/>
              <w:spacing w:line="240" w:lineRule="auto"/>
              <w:ind w:firstLine="420"/>
              <w:rPr>
                <w:sz w:val="21"/>
                <w:szCs w:val="21"/>
              </w:rPr>
            </w:pPr>
            <w:r w:rsidRPr="00195EEC">
              <w:rPr>
                <w:rFonts w:hint="eastAsia"/>
                <w:sz w:val="21"/>
                <w:szCs w:val="21"/>
              </w:rPr>
              <w:t>你是一位富有同情心且具备丰富临床经验的“青少年生殖健康专家”和“科普教育者”。你的目标是为面向青少年的在线健康问答平台撰写科学、准确、温暖且易于理解的生殖健康问题答案。</w:t>
            </w:r>
          </w:p>
          <w:p w14:paraId="0F3E9EE2" w14:textId="77777777" w:rsidR="00F54B80" w:rsidRPr="00195EEC" w:rsidRDefault="00F54B80" w:rsidP="00654A62">
            <w:pPr>
              <w:pStyle w:val="altz"/>
              <w:spacing w:line="240" w:lineRule="auto"/>
              <w:ind w:firstLine="420"/>
              <w:rPr>
                <w:sz w:val="21"/>
                <w:szCs w:val="21"/>
              </w:rPr>
            </w:pPr>
          </w:p>
          <w:p w14:paraId="70620B0E" w14:textId="7777777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风格与原则</w:t>
            </w:r>
          </w:p>
          <w:p w14:paraId="7C4F18CF" w14:textId="77777777" w:rsidR="00F54B80" w:rsidRPr="00195EEC" w:rsidRDefault="00000000" w:rsidP="00654A62">
            <w:pPr>
              <w:pStyle w:val="altz"/>
              <w:spacing w:line="240" w:lineRule="auto"/>
              <w:ind w:firstLine="420"/>
              <w:rPr>
                <w:sz w:val="21"/>
                <w:szCs w:val="21"/>
              </w:rPr>
            </w:pPr>
            <w:r w:rsidRPr="00195EEC">
              <w:rPr>
                <w:rFonts w:hint="eastAsia"/>
                <w:sz w:val="21"/>
                <w:szCs w:val="21"/>
              </w:rPr>
              <w:t>你的回答必须同时满足以下要求：</w:t>
            </w:r>
          </w:p>
          <w:p w14:paraId="0177BFCE" w14:textId="492466D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【科学准确】：所有信息必须基于</w:t>
            </w:r>
            <w:r w:rsidR="00735BDD" w:rsidRPr="00195EEC">
              <w:rPr>
                <w:sz w:val="21"/>
                <w:szCs w:val="21"/>
              </w:rPr>
              <w:t>世界卫生组织（</w:t>
            </w:r>
            <w:r w:rsidR="00735BDD" w:rsidRPr="00195EEC">
              <w:rPr>
                <w:sz w:val="21"/>
                <w:szCs w:val="21"/>
              </w:rPr>
              <w:t>WHO</w:t>
            </w:r>
            <w:r w:rsidR="00735BDD" w:rsidRPr="00195EEC">
              <w:rPr>
                <w:sz w:val="21"/>
                <w:szCs w:val="21"/>
              </w:rPr>
              <w:t>）及中国权威医疗指南的共识</w:t>
            </w:r>
            <w:r w:rsidRPr="00195EEC">
              <w:rPr>
                <w:rFonts w:hint="eastAsia"/>
                <w:sz w:val="21"/>
                <w:szCs w:val="21"/>
              </w:rPr>
              <w:t>。</w:t>
            </w:r>
          </w:p>
          <w:p w14:paraId="6A05E606" w14:textId="7777777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【通俗易懂】：使用青少年能理解的简单语言，避免专业术语。</w:t>
            </w:r>
          </w:p>
          <w:p w14:paraId="7F566A1D" w14:textId="7777777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【温和关怀】：语气充满同情心、不带评判，让提问者感到安全和被尊重。</w:t>
            </w:r>
          </w:p>
          <w:p w14:paraId="3131E275" w14:textId="7777777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【教育导向】：在回答问题的基础上，提供相关的健康知识。</w:t>
            </w:r>
          </w:p>
          <w:p w14:paraId="61C96929" w14:textId="7777777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【风险警示】：明确告知相关的风险，并强烈建议在必要</w:t>
            </w:r>
            <w:proofErr w:type="gramStart"/>
            <w:r w:rsidRPr="00195EEC">
              <w:rPr>
                <w:rFonts w:hint="eastAsia"/>
                <w:sz w:val="21"/>
                <w:szCs w:val="21"/>
              </w:rPr>
              <w:t>时咨询</w:t>
            </w:r>
            <w:proofErr w:type="gramEnd"/>
            <w:r w:rsidRPr="00195EEC">
              <w:rPr>
                <w:rFonts w:hint="eastAsia"/>
                <w:sz w:val="21"/>
                <w:szCs w:val="21"/>
              </w:rPr>
              <w:t>专业医生。</w:t>
            </w:r>
          </w:p>
          <w:p w14:paraId="06D42EC0" w14:textId="2473E039"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【结构清晰</w:t>
            </w:r>
            <w:r w:rsidR="005F1C44" w:rsidRPr="00195EEC">
              <w:rPr>
                <w:rFonts w:hint="eastAsia"/>
                <w:sz w:val="21"/>
                <w:szCs w:val="21"/>
              </w:rPr>
              <w:t>简洁</w:t>
            </w:r>
            <w:r w:rsidRPr="00195EEC">
              <w:rPr>
                <w:rFonts w:hint="eastAsia"/>
                <w:sz w:val="21"/>
                <w:szCs w:val="21"/>
              </w:rPr>
              <w:t>】：采用分点或总分总的结构，</w:t>
            </w:r>
            <w:proofErr w:type="gramStart"/>
            <w:r w:rsidRPr="00195EEC">
              <w:rPr>
                <w:rFonts w:hint="eastAsia"/>
                <w:sz w:val="21"/>
                <w:szCs w:val="21"/>
              </w:rPr>
              <w:t>使答案</w:t>
            </w:r>
            <w:proofErr w:type="gramEnd"/>
            <w:r w:rsidRPr="00195EEC">
              <w:rPr>
                <w:rFonts w:hint="eastAsia"/>
                <w:sz w:val="21"/>
                <w:szCs w:val="21"/>
              </w:rPr>
              <w:t>条理清晰</w:t>
            </w:r>
            <w:r w:rsidR="005F1C44" w:rsidRPr="00195EEC">
              <w:rPr>
                <w:rFonts w:hint="eastAsia"/>
                <w:sz w:val="21"/>
                <w:szCs w:val="21"/>
              </w:rPr>
              <w:t>简洁</w:t>
            </w:r>
            <w:r w:rsidRPr="00195EEC">
              <w:rPr>
                <w:rFonts w:hint="eastAsia"/>
                <w:sz w:val="21"/>
                <w:szCs w:val="21"/>
              </w:rPr>
              <w:t>。</w:t>
            </w:r>
          </w:p>
          <w:p w14:paraId="151241F6" w14:textId="77777777" w:rsidR="00F54B80" w:rsidRPr="00195EEC" w:rsidRDefault="00F54B80" w:rsidP="00654A62">
            <w:pPr>
              <w:pStyle w:val="altz"/>
              <w:spacing w:line="240" w:lineRule="auto"/>
              <w:ind w:firstLine="420"/>
              <w:rPr>
                <w:sz w:val="21"/>
                <w:szCs w:val="21"/>
              </w:rPr>
            </w:pPr>
          </w:p>
          <w:p w14:paraId="78793568" w14:textId="7777777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任务</w:t>
            </w:r>
          </w:p>
          <w:p w14:paraId="5D02DC14" w14:textId="77777777" w:rsidR="00F54B80" w:rsidRPr="00195EEC" w:rsidRDefault="00000000" w:rsidP="00654A62">
            <w:pPr>
              <w:pStyle w:val="altz"/>
              <w:spacing w:line="240" w:lineRule="auto"/>
              <w:ind w:firstLine="420"/>
              <w:rPr>
                <w:sz w:val="21"/>
                <w:szCs w:val="21"/>
              </w:rPr>
            </w:pPr>
            <w:r w:rsidRPr="00195EEC">
              <w:rPr>
                <w:rFonts w:hint="eastAsia"/>
                <w:sz w:val="21"/>
                <w:szCs w:val="21"/>
              </w:rPr>
              <w:t>请根据以下这个规范化后的问题，撰写一个专业、详尽且充满关怀的回答。</w:t>
            </w:r>
          </w:p>
          <w:p w14:paraId="51C1CA80" w14:textId="77777777" w:rsidR="00F54B80" w:rsidRPr="00195EEC" w:rsidRDefault="00F54B80" w:rsidP="00654A62">
            <w:pPr>
              <w:pStyle w:val="altz"/>
              <w:spacing w:line="240" w:lineRule="auto"/>
              <w:ind w:firstLine="420"/>
              <w:rPr>
                <w:sz w:val="21"/>
                <w:szCs w:val="21"/>
              </w:rPr>
            </w:pPr>
          </w:p>
          <w:p w14:paraId="1282652C" w14:textId="77777777" w:rsidR="00F54B80" w:rsidRPr="00195EEC" w:rsidRDefault="00000000" w:rsidP="00654A62">
            <w:pPr>
              <w:pStyle w:val="altz"/>
              <w:spacing w:line="240" w:lineRule="auto"/>
              <w:ind w:firstLine="420"/>
              <w:rPr>
                <w:sz w:val="21"/>
                <w:szCs w:val="21"/>
              </w:rPr>
            </w:pPr>
            <w:r w:rsidRPr="00195EEC">
              <w:rPr>
                <w:rFonts w:hint="eastAsia"/>
                <w:sz w:val="21"/>
                <w:szCs w:val="21"/>
              </w:rPr>
              <w:t xml:space="preserve"># </w:t>
            </w:r>
            <w:r w:rsidRPr="00195EEC">
              <w:rPr>
                <w:rFonts w:hint="eastAsia"/>
                <w:sz w:val="21"/>
                <w:szCs w:val="21"/>
              </w:rPr>
              <w:t>问题：</w:t>
            </w:r>
          </w:p>
          <w:p w14:paraId="2F700634" w14:textId="77777777" w:rsidR="00F54B80" w:rsidRPr="00195EEC" w:rsidRDefault="00000000" w:rsidP="00654A62">
            <w:pPr>
              <w:pStyle w:val="altz"/>
              <w:spacing w:line="240" w:lineRule="auto"/>
              <w:ind w:firstLine="420"/>
              <w:rPr>
                <w:sz w:val="21"/>
                <w:szCs w:val="21"/>
              </w:rPr>
            </w:pPr>
            <w:r w:rsidRPr="00195EEC">
              <w:rPr>
                <w:sz w:val="21"/>
                <w:szCs w:val="21"/>
              </w:rPr>
              <w:t>"{</w:t>
            </w:r>
            <w:proofErr w:type="spellStart"/>
            <w:r w:rsidRPr="00195EEC">
              <w:rPr>
                <w:sz w:val="21"/>
                <w:szCs w:val="21"/>
              </w:rPr>
              <w:t>standardized_</w:t>
            </w:r>
            <w:proofErr w:type="gramStart"/>
            <w:r w:rsidRPr="00195EEC">
              <w:rPr>
                <w:sz w:val="21"/>
                <w:szCs w:val="21"/>
              </w:rPr>
              <w:t>question</w:t>
            </w:r>
            <w:proofErr w:type="spellEnd"/>
            <w:r w:rsidRPr="00195EEC">
              <w:rPr>
                <w:sz w:val="21"/>
                <w:szCs w:val="21"/>
              </w:rPr>
              <w:t>}"</w:t>
            </w:r>
            <w:proofErr w:type="gramEnd"/>
          </w:p>
          <w:p w14:paraId="77AABBB9" w14:textId="77777777" w:rsidR="00F54B80" w:rsidRPr="00195EEC" w:rsidRDefault="00F54B80" w:rsidP="00654A62">
            <w:pPr>
              <w:pStyle w:val="altz"/>
              <w:spacing w:line="240" w:lineRule="auto"/>
              <w:ind w:firstLine="420"/>
              <w:rPr>
                <w:sz w:val="21"/>
                <w:szCs w:val="21"/>
              </w:rPr>
            </w:pPr>
          </w:p>
          <w:p w14:paraId="186C4E0E" w14:textId="14B479CA" w:rsidR="00F54B80" w:rsidRPr="00195EEC" w:rsidRDefault="00000000" w:rsidP="00654A62">
            <w:pPr>
              <w:pStyle w:val="altz"/>
              <w:spacing w:line="240" w:lineRule="auto"/>
              <w:ind w:leftChars="200" w:left="480" w:firstLineChars="0" w:firstLine="0"/>
              <w:rPr>
                <w:sz w:val="21"/>
                <w:szCs w:val="21"/>
              </w:rPr>
            </w:pPr>
            <w:r w:rsidRPr="00195EEC">
              <w:rPr>
                <w:rFonts w:hint="eastAsia"/>
                <w:sz w:val="21"/>
                <w:szCs w:val="21"/>
              </w:rPr>
              <w:t xml:space="preserve"># </w:t>
            </w:r>
            <w:r w:rsidRPr="00195EEC">
              <w:rPr>
                <w:rFonts w:hint="eastAsia"/>
                <w:sz w:val="21"/>
                <w:szCs w:val="21"/>
              </w:rPr>
              <w:t>回答：</w:t>
            </w:r>
          </w:p>
        </w:tc>
      </w:tr>
    </w:tbl>
    <w:p w14:paraId="2259AF5A" w14:textId="77777777" w:rsidR="00F54B80" w:rsidRDefault="00000000">
      <w:pPr>
        <w:pStyle w:val="3"/>
        <w:spacing w:before="163" w:after="163"/>
        <w:rPr>
          <w:rFonts w:hint="eastAsia"/>
        </w:rPr>
      </w:pPr>
      <w:bookmarkStart w:id="1571" w:name="_Toc228219366"/>
      <w:r>
        <w:rPr>
          <w:rFonts w:hint="eastAsia"/>
        </w:rPr>
        <w:t>人工修订流程</w:t>
      </w:r>
      <w:bookmarkEnd w:id="1571"/>
    </w:p>
    <w:p w14:paraId="65A8E197" w14:textId="5D27AD32" w:rsidR="00F54B80" w:rsidRDefault="00000000">
      <w:pPr>
        <w:pStyle w:val="altz"/>
        <w:ind w:firstLine="480"/>
      </w:pPr>
      <w:r w:rsidRPr="00C12CAC">
        <w:rPr>
          <w:rFonts w:hint="eastAsia"/>
        </w:rPr>
        <w:t>大语言模型生成的答案草稿仅作为初版。</w:t>
      </w:r>
      <w:r>
        <w:rPr>
          <w:rFonts w:hint="eastAsia"/>
        </w:rPr>
        <w:t>为确保最终质量，</w:t>
      </w:r>
      <w:r w:rsidR="000E5BE3">
        <w:rPr>
          <w:rFonts w:hint="eastAsia"/>
        </w:rPr>
        <w:t>研究</w:t>
      </w:r>
      <w:r>
        <w:rPr>
          <w:rFonts w:hint="eastAsia"/>
        </w:rPr>
        <w:t>设立了严格的人工修订流程：</w:t>
      </w:r>
    </w:p>
    <w:p w14:paraId="1CED3608" w14:textId="4AE335EB" w:rsidR="00F54B80" w:rsidRDefault="00000000">
      <w:pPr>
        <w:pStyle w:val="altz"/>
        <w:numPr>
          <w:ilvl w:val="0"/>
          <w:numId w:val="26"/>
        </w:numPr>
        <w:ind w:firstLineChars="0"/>
      </w:pPr>
      <w:r>
        <w:rPr>
          <w:rFonts w:hint="eastAsia"/>
        </w:rPr>
        <w:t>初审与事实核查：研究</w:t>
      </w:r>
      <w:r w:rsidR="001E2739">
        <w:rPr>
          <w:rFonts w:hint="eastAsia"/>
        </w:rPr>
        <w:t>将</w:t>
      </w:r>
      <w:r>
        <w:rPr>
          <w:rFonts w:hint="eastAsia"/>
        </w:rPr>
        <w:t>对模型生成的每一条答案进行初审。对照权威医学资料（如世界卫生组织</w:t>
      </w:r>
      <w:r>
        <w:rPr>
          <w:rFonts w:hint="eastAsia"/>
        </w:rPr>
        <w:t>WHO</w:t>
      </w:r>
      <w:r>
        <w:rPr>
          <w:rFonts w:hint="eastAsia"/>
        </w:rPr>
        <w:t>指南、国家</w:t>
      </w:r>
      <w:proofErr w:type="gramStart"/>
      <w:r>
        <w:rPr>
          <w:rFonts w:hint="eastAsia"/>
        </w:rPr>
        <w:t>卫健委发布</w:t>
      </w:r>
      <w:proofErr w:type="gramEnd"/>
      <w:r>
        <w:rPr>
          <w:rFonts w:hint="eastAsia"/>
        </w:rPr>
        <w:t>的技术规范等），逐一核实答案中的关键信息点，修正所有事实性错误。</w:t>
      </w:r>
    </w:p>
    <w:p w14:paraId="533E9DC8" w14:textId="4FC85150" w:rsidR="00F54B80" w:rsidRDefault="00000000">
      <w:pPr>
        <w:pStyle w:val="altz"/>
        <w:numPr>
          <w:ilvl w:val="0"/>
          <w:numId w:val="26"/>
        </w:numPr>
        <w:ind w:firstLineChars="0"/>
      </w:pPr>
      <w:r>
        <w:rPr>
          <w:rFonts w:hint="eastAsia"/>
        </w:rPr>
        <w:t>语言与语调润色：在保证准确性的基础上，对答案的语言进行润色，</w:t>
      </w:r>
      <w:del w:id="1572" w:author="Zixuan Zhou" w:date="2026-04-27T21:09:00Z" w16du:dateUtc="2026-04-27T13:09:00Z">
        <w:r w:rsidDel="00AD1DE9">
          <w:rPr>
            <w:rFonts w:hint="eastAsia"/>
          </w:rPr>
          <w:delText>使其更符合“易于理解”和“表述温和”的原则</w:delText>
        </w:r>
      </w:del>
      <w:ins w:id="1573" w:author="Zixuan Zhou" w:date="2026-04-27T21:09:00Z" w16du:dateUtc="2026-04-27T13:09:00Z">
        <w:r w:rsidR="00AD1DE9">
          <w:rPr>
            <w:rFonts w:hint="eastAsia"/>
          </w:rPr>
          <w:t>。</w:t>
        </w:r>
      </w:ins>
      <w:del w:id="1574" w:author="Zixuan Zhou" w:date="2026-04-27T21:09:00Z" w16du:dateUtc="2026-04-27T13:09:00Z">
        <w:r w:rsidDel="00AD1DE9">
          <w:rPr>
            <w:rFonts w:hint="eastAsia"/>
          </w:rPr>
          <w:delText>，</w:delText>
        </w:r>
      </w:del>
      <w:r>
        <w:rPr>
          <w:rFonts w:hint="eastAsia"/>
        </w:rPr>
        <w:t>调整行文结构，确保逻辑流畅。</w:t>
      </w:r>
    </w:p>
    <w:p w14:paraId="141BB9E0" w14:textId="321692BD" w:rsidR="00F54B80" w:rsidRDefault="00000000">
      <w:pPr>
        <w:pStyle w:val="altz"/>
        <w:numPr>
          <w:ilvl w:val="0"/>
          <w:numId w:val="26"/>
        </w:numPr>
        <w:ind w:firstLineChars="0"/>
      </w:pPr>
      <w:r>
        <w:rPr>
          <w:rFonts w:hint="eastAsia"/>
        </w:rPr>
        <w:t>补充与完善：检查答案是否全面回应了问题，并适度补充缺失的背景信息或健康建议。</w:t>
      </w:r>
      <w:del w:id="1575" w:author="Zixuan Zhou" w:date="2026-04-27T21:10:00Z" w16du:dateUtc="2026-04-27T13:10:00Z">
        <w:r w:rsidDel="00AD1DE9">
          <w:rPr>
            <w:rFonts w:hint="eastAsia"/>
          </w:rPr>
          <w:delText>同时，确保每条答案末尾都附有标准化的风险提示与就医建议。</w:delText>
        </w:r>
      </w:del>
    </w:p>
    <w:p w14:paraId="74E4BCE4" w14:textId="77777777" w:rsidR="00F54B80" w:rsidRDefault="00000000">
      <w:pPr>
        <w:pStyle w:val="3"/>
        <w:spacing w:before="163" w:after="163"/>
        <w:rPr>
          <w:rFonts w:hint="eastAsia"/>
        </w:rPr>
      </w:pPr>
      <w:bookmarkStart w:id="1576" w:name="_Toc228219367"/>
      <w:r>
        <w:rPr>
          <w:rFonts w:hint="eastAsia"/>
        </w:rPr>
        <w:lastRenderedPageBreak/>
        <w:t>专家审核规则</w:t>
      </w:r>
      <w:bookmarkEnd w:id="1576"/>
    </w:p>
    <w:p w14:paraId="38C27A49" w14:textId="4D5BDFAF" w:rsidR="00CA18DB" w:rsidDel="00CA18DB" w:rsidRDefault="00CA18DB">
      <w:pPr>
        <w:pStyle w:val="altz"/>
        <w:ind w:firstLine="480"/>
        <w:rPr>
          <w:del w:id="1577" w:author="Zixuan Zhou" w:date="2026-04-27T02:10:00Z" w16du:dateUtc="2026-04-26T18:10:00Z"/>
          <w:moveTo w:id="1578" w:author="Zixuan Zhou" w:date="2026-04-27T02:09:00Z" w16du:dateUtc="2026-04-26T18:09:00Z"/>
        </w:rPr>
      </w:pPr>
      <w:moveToRangeStart w:id="1579" w:author="Zixuan Zhou" w:date="2026-04-27T02:09:00Z" w:name="move228148166"/>
      <w:moveTo w:id="1580" w:author="Zixuan Zhou" w:date="2026-04-27T02:09:00Z" w16du:dateUtc="2026-04-26T18:09:00Z">
        <w:del w:id="1581" w:author="Zixuan Zhou" w:date="2026-04-27T02:11:00Z" w16du:dateUtc="2026-04-26T18:11:00Z">
          <w:r w:rsidDel="00350883">
            <w:rPr>
              <w:rFonts w:hint="eastAsia"/>
            </w:rPr>
            <w:delText>由于自动化指标无法完全捕捉医学回答的严谨性和实用性，人工评估仍然是黄金标准。</w:delText>
          </w:r>
        </w:del>
        <w:del w:id="1582" w:author="Zixuan Zhou" w:date="2026-04-27T02:10:00Z" w16du:dateUtc="2026-04-26T18:10:00Z">
          <w:r w:rsidDel="00CA18DB">
            <w:rPr>
              <w:rFonts w:hint="eastAsia"/>
            </w:rPr>
            <w:delText>参考相关研究</w:delText>
          </w:r>
          <w:r w:rsidDel="00CA18DB">
            <w:fldChar w:fldCharType="begin"/>
          </w:r>
          <w:r w:rsidDel="00CA18DB">
            <w:delInstrText xml:space="preserve"> ADDIN ZOTERO_ITEM CSL_CITATION {"citationID":"2pnUrg79","properties":{"unsorted":false,"formattedCitation":"\\super [28]\\nosupersub{}","plainCitation":"[28]","noteIndex":0},"citationItems":[{"id":873,"uris":["http://zotero.org/users/15209510/items/BCIW5JAM"],"itemData":{"id":873,"type":"article-journal","abstract":"Artificial Intelligence (AI) chatbots could potentially provide information on sensitive topics, including sexual health, to the public. However, their performance compared to nurses and across different AI chatbots, particularly in the field of sexual health, remains understudied. This study evaluated the performance of three AI chatbots - two prompt-tuned (Alice and Azure) and one standard chatbot (ChatGPT by OpenAI) - in providing sexual health information on questions that experienced sexual health nurses could correctly answer.","container-title":"BMC Public Health","DOI":"10.1186/s12889-025-22933-8","ISSN":"1471-2458","issue":"1","journalAbbreviation":"BMC Public Health","language":"en","page":"1788","source":"Springer Link","title":"Evaluation of artificial intelligence (AI) chatbots for providing sexual health information: a consensus study using real-world clinical queries","title-short":"Evaluation of artificial intelligence (AI) chatbots for providing sexual health information","volume":"25","author":[{"family":"Latt","given":"Phyu M."},{"family":"Aung","given":"Ei T."},{"family":"Htaik","given":"Kay"},{"family":"Soe","given":"Nyi N."},{"family":"Lee","given":"David"},{"family":"King","given":"Alicia J."},{"family":"Fortune","given":"Ria"},{"family":"Ong","given":"Jason J."},{"family":"Chow","given":"Eric P. F."},{"family":"Bradshaw","given":"Catriona S."},{"family":"Rahman","given":"Rashidur"},{"family":"Deneen","given":"Matthew"},{"family":"Dobinson","given":"Sheranne"},{"family":"Randall","given":"Claire"},{"family":"Zhang","given":"Lei"},{"family":"Fairley","given":"Christopher K."}],"issued":{"date-parts":[["2025",5,15]]}}}],"schema":"https://github.com/citation-style-language/schema/raw/master/csl-citation.json"} </w:delInstrText>
          </w:r>
          <w:r w:rsidDel="00CA18DB">
            <w:fldChar w:fldCharType="separate"/>
          </w:r>
          <w:r w:rsidRPr="00740296" w:rsidDel="00CA18DB">
            <w:rPr>
              <w:rFonts w:cs="Times New Roman"/>
              <w:kern w:val="0"/>
              <w:vertAlign w:val="superscript"/>
            </w:rPr>
            <w:delText>[28]</w:delText>
          </w:r>
          <w:r w:rsidDel="00CA18DB">
            <w:fldChar w:fldCharType="end"/>
          </w:r>
          <w:r w:rsidDel="00CA18DB">
            <w:rPr>
              <w:rFonts w:hint="eastAsia"/>
            </w:rPr>
            <w:delText>，本研究将从以下六个维度对模型生成的答案进行人工评分：</w:delText>
          </w:r>
        </w:del>
      </w:moveTo>
    </w:p>
    <w:p w14:paraId="17DA1FF5" w14:textId="68C2C500" w:rsidR="00CA18DB" w:rsidDel="00CA18DB" w:rsidRDefault="00CA18DB">
      <w:pPr>
        <w:pStyle w:val="altz"/>
        <w:ind w:firstLine="480"/>
        <w:rPr>
          <w:del w:id="1583" w:author="Zixuan Zhou" w:date="2026-04-27T02:10:00Z" w16du:dateUtc="2026-04-26T18:10:00Z"/>
          <w:moveTo w:id="1584" w:author="Zixuan Zhou" w:date="2026-04-27T02:09:00Z" w16du:dateUtc="2026-04-26T18:09:00Z"/>
        </w:rPr>
        <w:pPrChange w:id="1585" w:author="Zixuan Zhou" w:date="2026-04-27T02:10:00Z" w16du:dateUtc="2026-04-26T18:10:00Z">
          <w:pPr>
            <w:pStyle w:val="altz"/>
            <w:numPr>
              <w:numId w:val="11"/>
            </w:numPr>
            <w:ind w:left="920" w:firstLineChars="0" w:hanging="440"/>
          </w:pPr>
        </w:pPrChange>
      </w:pPr>
      <w:moveTo w:id="1586" w:author="Zixuan Zhou" w:date="2026-04-27T02:09:00Z" w16du:dateUtc="2026-04-26T18:09:00Z">
        <w:del w:id="1587" w:author="Zixuan Zhou" w:date="2026-04-27T02:10:00Z" w16du:dateUtc="2026-04-26T18:10:00Z">
          <w:r w:rsidDel="00CA18DB">
            <w:rPr>
              <w:rFonts w:hint="eastAsia"/>
            </w:rPr>
            <w:delText>指导性：答案是否提供了清晰、可操作的建议或下一步行动指南。</w:delText>
          </w:r>
        </w:del>
      </w:moveTo>
    </w:p>
    <w:p w14:paraId="2608C0E3" w14:textId="6464C6F9" w:rsidR="00CA18DB" w:rsidDel="00CA18DB" w:rsidRDefault="00CA18DB">
      <w:pPr>
        <w:pStyle w:val="altz"/>
        <w:ind w:firstLine="480"/>
        <w:rPr>
          <w:del w:id="1588" w:author="Zixuan Zhou" w:date="2026-04-27T02:10:00Z" w16du:dateUtc="2026-04-26T18:10:00Z"/>
          <w:moveTo w:id="1589" w:author="Zixuan Zhou" w:date="2026-04-27T02:09:00Z" w16du:dateUtc="2026-04-26T18:09:00Z"/>
        </w:rPr>
        <w:pPrChange w:id="1590" w:author="Zixuan Zhou" w:date="2026-04-27T02:10:00Z" w16du:dateUtc="2026-04-26T18:10:00Z">
          <w:pPr>
            <w:pStyle w:val="altz"/>
            <w:numPr>
              <w:numId w:val="11"/>
            </w:numPr>
            <w:ind w:left="920" w:firstLineChars="0" w:hanging="440"/>
          </w:pPr>
        </w:pPrChange>
      </w:pPr>
      <w:moveTo w:id="1591" w:author="Zixuan Zhou" w:date="2026-04-27T02:09:00Z" w16du:dateUtc="2026-04-26T18:09:00Z">
        <w:del w:id="1592" w:author="Zixuan Zhou" w:date="2026-04-27T02:10:00Z" w16du:dateUtc="2026-04-26T18:10:00Z">
          <w:r w:rsidDel="00CA18DB">
            <w:rPr>
              <w:rFonts w:hint="eastAsia"/>
            </w:rPr>
            <w:delText>准确性：答案所包含的医学信息是否科学、准确，无事实性错误。</w:delText>
          </w:r>
        </w:del>
      </w:moveTo>
    </w:p>
    <w:p w14:paraId="38DC97DC" w14:textId="66AEF5AB" w:rsidR="00CA18DB" w:rsidDel="00CA18DB" w:rsidRDefault="00CA18DB">
      <w:pPr>
        <w:pStyle w:val="altz"/>
        <w:ind w:firstLine="480"/>
        <w:rPr>
          <w:del w:id="1593" w:author="Zixuan Zhou" w:date="2026-04-27T02:10:00Z" w16du:dateUtc="2026-04-26T18:10:00Z"/>
          <w:moveTo w:id="1594" w:author="Zixuan Zhou" w:date="2026-04-27T02:09:00Z" w16du:dateUtc="2026-04-26T18:09:00Z"/>
        </w:rPr>
        <w:pPrChange w:id="1595" w:author="Zixuan Zhou" w:date="2026-04-27T02:10:00Z" w16du:dateUtc="2026-04-26T18:10:00Z">
          <w:pPr>
            <w:pStyle w:val="altz"/>
            <w:numPr>
              <w:numId w:val="11"/>
            </w:numPr>
            <w:ind w:left="920" w:firstLineChars="0" w:hanging="440"/>
          </w:pPr>
        </w:pPrChange>
      </w:pPr>
      <w:moveTo w:id="1596" w:author="Zixuan Zhou" w:date="2026-04-27T02:09:00Z" w16du:dateUtc="2026-04-26T18:09:00Z">
        <w:del w:id="1597" w:author="Zixuan Zhou" w:date="2026-04-27T02:10:00Z" w16du:dateUtc="2026-04-26T18:10:00Z">
          <w:r w:rsidDel="00CA18DB">
            <w:rPr>
              <w:rFonts w:hint="eastAsia"/>
            </w:rPr>
            <w:delText>完整性：答案是否全面地回应了用户提问的所有方面，无重要信息遗漏。</w:delText>
          </w:r>
        </w:del>
      </w:moveTo>
    </w:p>
    <w:p w14:paraId="01BAB322" w14:textId="47F5CC46" w:rsidR="00CA18DB" w:rsidDel="00CA18DB" w:rsidRDefault="00CA18DB">
      <w:pPr>
        <w:pStyle w:val="altz"/>
        <w:ind w:firstLine="480"/>
        <w:rPr>
          <w:del w:id="1598" w:author="Zixuan Zhou" w:date="2026-04-27T02:10:00Z" w16du:dateUtc="2026-04-26T18:10:00Z"/>
          <w:moveTo w:id="1599" w:author="Zixuan Zhou" w:date="2026-04-27T02:09:00Z" w16du:dateUtc="2026-04-26T18:09:00Z"/>
        </w:rPr>
        <w:pPrChange w:id="1600" w:author="Zixuan Zhou" w:date="2026-04-27T02:10:00Z" w16du:dateUtc="2026-04-26T18:10:00Z">
          <w:pPr>
            <w:pStyle w:val="altz"/>
            <w:numPr>
              <w:numId w:val="11"/>
            </w:numPr>
            <w:ind w:left="920" w:firstLineChars="0" w:hanging="440"/>
          </w:pPr>
        </w:pPrChange>
      </w:pPr>
      <w:moveTo w:id="1601" w:author="Zixuan Zhou" w:date="2026-04-27T02:09:00Z" w16du:dateUtc="2026-04-26T18:09:00Z">
        <w:del w:id="1602" w:author="Zixuan Zhou" w:date="2026-04-27T02:10:00Z" w16du:dateUtc="2026-04-26T18:10:00Z">
          <w:r w:rsidDel="00CA18DB">
            <w:rPr>
              <w:rFonts w:hint="eastAsia"/>
            </w:rPr>
            <w:delText>安全性：答案是否不包含任何可能导致伤害的建议，并对潜在风险进行了充分提示。</w:delText>
          </w:r>
        </w:del>
      </w:moveTo>
    </w:p>
    <w:p w14:paraId="7276DB84" w14:textId="1600A523" w:rsidR="00CA18DB" w:rsidDel="00CA18DB" w:rsidRDefault="00CA18DB">
      <w:pPr>
        <w:pStyle w:val="altz"/>
        <w:ind w:firstLine="480"/>
        <w:rPr>
          <w:del w:id="1603" w:author="Zixuan Zhou" w:date="2026-04-27T02:10:00Z" w16du:dateUtc="2026-04-26T18:10:00Z"/>
          <w:moveTo w:id="1604" w:author="Zixuan Zhou" w:date="2026-04-27T02:09:00Z" w16du:dateUtc="2026-04-26T18:09:00Z"/>
        </w:rPr>
        <w:pPrChange w:id="1605" w:author="Zixuan Zhou" w:date="2026-04-27T02:10:00Z" w16du:dateUtc="2026-04-26T18:10:00Z">
          <w:pPr>
            <w:pStyle w:val="altz"/>
            <w:numPr>
              <w:numId w:val="11"/>
            </w:numPr>
            <w:ind w:left="920" w:firstLineChars="0" w:hanging="440"/>
          </w:pPr>
        </w:pPrChange>
      </w:pPr>
      <w:moveTo w:id="1606" w:author="Zixuan Zhou" w:date="2026-04-27T02:09:00Z" w16du:dateUtc="2026-04-26T18:09:00Z">
        <w:del w:id="1607" w:author="Zixuan Zhou" w:date="2026-04-27T02:10:00Z" w16du:dateUtc="2026-04-26T18:10:00Z">
          <w:r w:rsidDel="00CA18DB">
            <w:rPr>
              <w:rFonts w:hint="eastAsia"/>
            </w:rPr>
            <w:delText>易于理解：答案是否使用通俗易懂的语言，避免了不必要的专业术语，适合青少年阅读。</w:delText>
          </w:r>
        </w:del>
      </w:moveTo>
    </w:p>
    <w:p w14:paraId="40AB5932" w14:textId="19B46791" w:rsidR="00CA18DB" w:rsidRDefault="00CA18DB" w:rsidP="00CA18DB">
      <w:pPr>
        <w:pStyle w:val="altz"/>
        <w:ind w:firstLine="480"/>
        <w:rPr>
          <w:ins w:id="1608" w:author="Zixuan Zhou" w:date="2026-04-27T02:10:00Z" w16du:dateUtc="2026-04-26T18:10:00Z"/>
        </w:rPr>
      </w:pPr>
      <w:moveTo w:id="1609" w:author="Zixuan Zhou" w:date="2026-04-27T02:09:00Z" w16du:dateUtc="2026-04-26T18:09:00Z">
        <w:del w:id="1610" w:author="Zixuan Zhou" w:date="2026-04-27T02:10:00Z" w16du:dateUtc="2026-04-26T18:10:00Z">
          <w:r w:rsidDel="00CA18DB">
            <w:rPr>
              <w:rFonts w:hint="eastAsia"/>
            </w:rPr>
            <w:delText>仅提供必要信息：答案是否仅提供了必要信息，避免了无关内容的冗余，做到了言简意赅</w:delText>
          </w:r>
        </w:del>
      </w:moveTo>
      <w:moveToRangeEnd w:id="1579"/>
      <w:r>
        <w:rPr>
          <w:rFonts w:hint="eastAsia"/>
        </w:rPr>
        <w:t>经过人工修订的问答对，将提交给外部医学专家</w:t>
      </w:r>
      <w:del w:id="1611" w:author="Zixuan Zhou" w:date="2026-04-27T02:10:00Z" w16du:dateUtc="2026-04-26T18:10:00Z">
        <w:r w:rsidDel="00CA18DB">
          <w:rPr>
            <w:rFonts w:hint="eastAsia"/>
          </w:rPr>
          <w:delText>（至少包含</w:delText>
        </w:r>
        <w:r w:rsidDel="00CA18DB">
          <w:rPr>
            <w:rFonts w:hint="eastAsia"/>
          </w:rPr>
          <w:delText>2</w:delText>
        </w:r>
        <w:r w:rsidDel="00CA18DB">
          <w:rPr>
            <w:rFonts w:hint="eastAsia"/>
          </w:rPr>
          <w:delText>名副主任医师及以上的妇产科医生）</w:delText>
        </w:r>
      </w:del>
      <w:r>
        <w:rPr>
          <w:rFonts w:hint="eastAsia"/>
        </w:rPr>
        <w:t>进行最终审核。</w:t>
      </w:r>
      <w:ins w:id="1612" w:author="Zixuan Zhou" w:date="2026-04-27T02:10:00Z" w16du:dateUtc="2026-04-26T18:10:00Z">
        <w:r>
          <w:rPr>
            <w:rFonts w:hint="eastAsia"/>
          </w:rPr>
          <w:t>参考相关研究</w:t>
        </w:r>
        <w:r>
          <w:fldChar w:fldCharType="begin"/>
        </w:r>
      </w:ins>
      <w:r w:rsidR="001704E8">
        <w:instrText xml:space="preserve"> ADDIN ZOTERO_ITEM CSL_CITATION {"citationID":"2pnUrg79","properties":{"unsorted":false,"formattedCitation":"\\super [28]\\nosupersub{}","plainCitation":"[28]","noteIndex":0},"citationItems":[{"id":993,"uris":["http://zotero.org/users/15209510/items/BCIW5JAM"],"itemData":{"id":993,"type":"article-journal","abstract":"Artificial Intelligence (AI) chatbots could potentially provide information on sensitive topics, including sexual health, to the public. However, their performance compared to nurses and across different AI chatbots, particularly in the field of sexual health, remains understudied. This study evaluated the performance of three AI chatbots - two prompt-tuned (Alice and Azure) and one standard chatbot (ChatGPT by OpenAI) - in providing sexual health information on questions that experienced sexual health nurses could correctly answer.","container-title":"BMC Public Health","DOI":"10.1186/s12889-025-22933-8","ISSN":"1471-2458","issue":"1","journalAbbreviation":"BMC Public Health","language":"en","page":"1788","source":"Springer Link","title":"Evaluation of artificial intelligence (AI) chatbots for providing sexual health information: a consensus study using real-world clinical queries","title-short":"Evaluation of artificial intelligence (AI) chatbots for providing sexual health information","volume":"25","author":[{"family":"Latt","given":"Phyu M."},{"family":"Aung","given":"Ei T."},{"family":"Htaik","given":"Kay"},{"family":"Soe","given":"Nyi N."},{"family":"Lee","given":"David"},{"family":"King","given":"Alicia J."},{"family":"Fortune","given":"Ria"},{"family":"Ong","given":"Jason J."},{"family":"Chow","given":"Eric P. F."},{"family":"Bradshaw","given":"Catriona S."},{"family":"Rahman","given":"Rashidur"},{"family":"Deneen","given":"Matthew"},{"family":"Dobinson","given":"Sheranne"},{"family":"Randall","given":"Claire"},{"family":"Zhang","given":"Lei"},{"family":"Fairley","given":"Christopher K."}],"issued":{"date-parts":[["2025",5,15]]}}}],"schema":"https://github.com/citation-style-language/schema/raw/master/csl-citation.json"} </w:instrText>
      </w:r>
      <w:ins w:id="1613" w:author="Zixuan Zhou" w:date="2026-04-27T02:10:00Z" w16du:dateUtc="2026-04-26T18:10:00Z">
        <w:r>
          <w:fldChar w:fldCharType="separate"/>
        </w:r>
        <w:r w:rsidRPr="00740296">
          <w:rPr>
            <w:rFonts w:cs="Times New Roman"/>
            <w:kern w:val="0"/>
            <w:vertAlign w:val="superscript"/>
          </w:rPr>
          <w:t>[28]</w:t>
        </w:r>
        <w:r>
          <w:fldChar w:fldCharType="end"/>
        </w:r>
        <w:r>
          <w:rPr>
            <w:rFonts w:hint="eastAsia"/>
          </w:rPr>
          <w:t>，本研究将从以下六个维度对模型生成的答案进行人工评分：</w:t>
        </w:r>
      </w:ins>
    </w:p>
    <w:p w14:paraId="0889AAE9" w14:textId="5FF8D789" w:rsidR="00CA18DB" w:rsidRDefault="00CA18DB" w:rsidP="00CA18DB">
      <w:pPr>
        <w:pStyle w:val="altz"/>
        <w:numPr>
          <w:ilvl w:val="0"/>
          <w:numId w:val="46"/>
        </w:numPr>
        <w:ind w:firstLineChars="0"/>
        <w:rPr>
          <w:ins w:id="1614" w:author="Zixuan Zhou" w:date="2026-04-27T02:10:00Z" w16du:dateUtc="2026-04-26T18:10:00Z"/>
        </w:rPr>
      </w:pPr>
      <w:ins w:id="1615" w:author="Zixuan Zhou" w:date="2026-04-27T02:10:00Z" w16du:dateUtc="2026-04-26T18:10:00Z">
        <w:r>
          <w:rPr>
            <w:rFonts w:hint="eastAsia"/>
          </w:rPr>
          <w:t>指导性：是否提供了清晰、可操作的建议或下一步行动指南。</w:t>
        </w:r>
      </w:ins>
    </w:p>
    <w:p w14:paraId="246E54A9" w14:textId="4913BFBD" w:rsidR="00CA18DB" w:rsidRDefault="00CA18DB" w:rsidP="00CA18DB">
      <w:pPr>
        <w:pStyle w:val="altz"/>
        <w:numPr>
          <w:ilvl w:val="0"/>
          <w:numId w:val="46"/>
        </w:numPr>
        <w:ind w:firstLineChars="0"/>
        <w:rPr>
          <w:ins w:id="1616" w:author="Zixuan Zhou" w:date="2026-04-27T02:10:00Z" w16du:dateUtc="2026-04-26T18:10:00Z"/>
        </w:rPr>
      </w:pPr>
      <w:ins w:id="1617" w:author="Zixuan Zhou" w:date="2026-04-27T02:10:00Z" w16du:dateUtc="2026-04-26T18:10:00Z">
        <w:r>
          <w:rPr>
            <w:rFonts w:hint="eastAsia"/>
          </w:rPr>
          <w:t>准确性：所包含的医学信息是否科学、准确，无事实性错误。</w:t>
        </w:r>
      </w:ins>
    </w:p>
    <w:p w14:paraId="37B28AB9" w14:textId="10FDD237" w:rsidR="00CA18DB" w:rsidRDefault="00CA18DB" w:rsidP="00CA18DB">
      <w:pPr>
        <w:pStyle w:val="altz"/>
        <w:numPr>
          <w:ilvl w:val="0"/>
          <w:numId w:val="46"/>
        </w:numPr>
        <w:ind w:firstLineChars="0"/>
        <w:rPr>
          <w:ins w:id="1618" w:author="Zixuan Zhou" w:date="2026-04-27T02:10:00Z" w16du:dateUtc="2026-04-26T18:10:00Z"/>
        </w:rPr>
      </w:pPr>
      <w:ins w:id="1619" w:author="Zixuan Zhou" w:date="2026-04-27T02:10:00Z" w16du:dateUtc="2026-04-26T18:10:00Z">
        <w:r>
          <w:rPr>
            <w:rFonts w:hint="eastAsia"/>
          </w:rPr>
          <w:t>完整性：是否全面地回应了用户提问的所有方面，无重要信息遗漏。</w:t>
        </w:r>
      </w:ins>
    </w:p>
    <w:p w14:paraId="57809EF1" w14:textId="55051F90" w:rsidR="00CA18DB" w:rsidRDefault="00CA18DB" w:rsidP="00CA18DB">
      <w:pPr>
        <w:pStyle w:val="altz"/>
        <w:numPr>
          <w:ilvl w:val="0"/>
          <w:numId w:val="46"/>
        </w:numPr>
        <w:ind w:firstLineChars="0"/>
        <w:rPr>
          <w:ins w:id="1620" w:author="Zixuan Zhou" w:date="2026-04-27T02:10:00Z" w16du:dateUtc="2026-04-26T18:10:00Z"/>
        </w:rPr>
      </w:pPr>
      <w:ins w:id="1621" w:author="Zixuan Zhou" w:date="2026-04-27T02:10:00Z" w16du:dateUtc="2026-04-26T18:10:00Z">
        <w:r>
          <w:rPr>
            <w:rFonts w:hint="eastAsia"/>
          </w:rPr>
          <w:t>安全性：是否不包含任何可能导致伤害的建议，并对潜在风险进行了充分提示。</w:t>
        </w:r>
      </w:ins>
    </w:p>
    <w:p w14:paraId="7C5E652E" w14:textId="189CD3B1" w:rsidR="00CA18DB" w:rsidRDefault="00CA18DB" w:rsidP="00CA18DB">
      <w:pPr>
        <w:pStyle w:val="altz"/>
        <w:numPr>
          <w:ilvl w:val="0"/>
          <w:numId w:val="46"/>
        </w:numPr>
        <w:ind w:firstLineChars="0"/>
        <w:rPr>
          <w:ins w:id="1622" w:author="Zixuan Zhou" w:date="2026-04-27T02:10:00Z" w16du:dateUtc="2026-04-26T18:10:00Z"/>
        </w:rPr>
      </w:pPr>
      <w:ins w:id="1623" w:author="Zixuan Zhou" w:date="2026-04-27T02:10:00Z" w16du:dateUtc="2026-04-26T18:10:00Z">
        <w:r>
          <w:rPr>
            <w:rFonts w:hint="eastAsia"/>
          </w:rPr>
          <w:t>易于理解：是否使用通俗易懂的语言，避免了不必要的专业术语，适合青少年阅读。</w:t>
        </w:r>
      </w:ins>
    </w:p>
    <w:p w14:paraId="1D2220D1" w14:textId="5037EF34" w:rsidR="00CA18DB" w:rsidRDefault="00CA18DB">
      <w:pPr>
        <w:pStyle w:val="altz"/>
        <w:numPr>
          <w:ilvl w:val="0"/>
          <w:numId w:val="46"/>
        </w:numPr>
        <w:ind w:firstLineChars="0"/>
        <w:rPr>
          <w:ins w:id="1624" w:author="Zixuan Zhou" w:date="2026-04-27T02:10:00Z" w16du:dateUtc="2026-04-26T18:10:00Z"/>
        </w:rPr>
        <w:pPrChange w:id="1625" w:author="Zixuan Zhou" w:date="2026-04-27T02:11:00Z" w16du:dateUtc="2026-04-26T18:11:00Z">
          <w:pPr>
            <w:pStyle w:val="altz"/>
            <w:ind w:firstLine="480"/>
          </w:pPr>
        </w:pPrChange>
      </w:pPr>
      <w:ins w:id="1626" w:author="Zixuan Zhou" w:date="2026-04-27T02:10:00Z" w16du:dateUtc="2026-04-26T18:10:00Z">
        <w:r>
          <w:rPr>
            <w:rFonts w:hint="eastAsia"/>
          </w:rPr>
          <w:t>仅提供必要信息：是否仅提供了必要信息，避免了无关内容的冗余，做到了言简意赅</w:t>
        </w:r>
      </w:ins>
    </w:p>
    <w:p w14:paraId="328AF1CA" w14:textId="48BA1DAF" w:rsidR="00C12CAC" w:rsidRDefault="0089310B" w:rsidP="002E02F1">
      <w:pPr>
        <w:pStyle w:val="altz"/>
        <w:ind w:firstLine="480"/>
      </w:pPr>
      <w:del w:id="1627" w:author="Zixuan Zhou" w:date="2026-04-27T02:11:00Z" w16du:dateUtc="2026-04-26T18:11:00Z">
        <w:r w:rsidDel="00350883">
          <w:rPr>
            <w:rFonts w:hint="eastAsia"/>
          </w:rPr>
          <w:delText>参考相关研究，</w:delText>
        </w:r>
      </w:del>
      <w:r>
        <w:rPr>
          <w:rFonts w:hint="eastAsia"/>
        </w:rPr>
        <w:t>本实验设置</w:t>
      </w:r>
      <w:r w:rsidRPr="00DD1BAB">
        <w:rPr>
          <w:rFonts w:hint="eastAsia"/>
        </w:rPr>
        <w:t>让</w:t>
      </w:r>
      <w:commentRangeStart w:id="1628"/>
      <w:r w:rsidRPr="00DD1BAB">
        <w:rPr>
          <w:rFonts w:hint="eastAsia"/>
        </w:rPr>
        <w:t>专家使用</w:t>
      </w:r>
      <w:ins w:id="1629" w:author="Zixuan Zhou" w:date="2026-04-17T14:13:00Z" w16du:dateUtc="2026-04-17T06:13:00Z">
        <w:r w:rsidR="007B6240" w:rsidRPr="00DD1BAB">
          <w:rPr>
            <w:rFonts w:hint="eastAsia"/>
          </w:rPr>
          <w:t>3</w:t>
        </w:r>
      </w:ins>
      <w:del w:id="1630" w:author="Zixuan Zhou" w:date="2026-04-17T14:13:00Z" w16du:dateUtc="2026-04-17T06:13:00Z">
        <w:r w:rsidRPr="00DD1BAB" w:rsidDel="007B6240">
          <w:rPr>
            <w:rFonts w:hint="eastAsia"/>
          </w:rPr>
          <w:delText>5</w:delText>
        </w:r>
      </w:del>
      <w:r w:rsidRPr="00DD1BAB">
        <w:rPr>
          <w:rFonts w:hint="eastAsia"/>
        </w:rPr>
        <w:t>点</w:t>
      </w:r>
      <w:r w:rsidR="00DD1BAB">
        <w:rPr>
          <w:rFonts w:hint="eastAsia"/>
        </w:rPr>
        <w:t>式</w:t>
      </w:r>
      <w:r w:rsidRPr="00DD1BAB">
        <w:rPr>
          <w:rFonts w:hint="eastAsia"/>
        </w:rPr>
        <w:t>Likert</w:t>
      </w:r>
      <w:r w:rsidRPr="00DD1BAB">
        <w:rPr>
          <w:rFonts w:hint="eastAsia"/>
        </w:rPr>
        <w:t>量表</w:t>
      </w:r>
      <w:del w:id="1631" w:author="Zixuan Zhou" w:date="2026-04-17T19:04:00Z" w16du:dateUtc="2026-04-17T11:04:00Z">
        <w:r w:rsidRPr="00DD1BAB" w:rsidDel="00C12CAC">
          <w:rPr>
            <w:rFonts w:hint="eastAsia"/>
          </w:rPr>
          <w:delText>（</w:delText>
        </w:r>
        <w:r w:rsidRPr="00DD1BAB" w:rsidDel="00C12CAC">
          <w:rPr>
            <w:rFonts w:hint="eastAsia"/>
          </w:rPr>
          <w:delText>1=</w:delText>
        </w:r>
        <w:r w:rsidRPr="00DD1BAB" w:rsidDel="00C12CAC">
          <w:rPr>
            <w:rFonts w:hint="eastAsia"/>
          </w:rPr>
          <w:delText>完全不符合，</w:delText>
        </w:r>
        <w:r w:rsidRPr="00DD1BAB" w:rsidDel="00C12CAC">
          <w:rPr>
            <w:rFonts w:hint="eastAsia"/>
          </w:rPr>
          <w:delText>5=</w:delText>
        </w:r>
        <w:r w:rsidRPr="00DD1BAB" w:rsidDel="00C12CAC">
          <w:rPr>
            <w:rFonts w:hint="eastAsia"/>
          </w:rPr>
          <w:delText>完全符合）</w:delText>
        </w:r>
      </w:del>
      <w:r w:rsidRPr="00DD1BAB">
        <w:rPr>
          <w:rFonts w:hint="eastAsia"/>
        </w:rPr>
        <w:t>对每个问答对</w:t>
      </w:r>
      <w:r w:rsidR="001E2739" w:rsidRPr="00DD1BAB">
        <w:rPr>
          <w:rFonts w:hint="eastAsia"/>
        </w:rPr>
        <w:t>从</w:t>
      </w:r>
      <w:r w:rsidRPr="00DD1BAB">
        <w:rPr>
          <w:rFonts w:hint="eastAsia"/>
        </w:rPr>
        <w:t>六个维度进行独立打分</w:t>
      </w:r>
      <w:commentRangeEnd w:id="1628"/>
      <w:r w:rsidR="00192633" w:rsidRPr="00DD1BAB">
        <w:rPr>
          <w:rStyle w:val="afc"/>
          <w:sz w:val="24"/>
          <w:szCs w:val="22"/>
        </w:rPr>
        <w:commentReference w:id="1628"/>
      </w:r>
      <w:r w:rsidR="007C45DE" w:rsidRPr="00DD1BAB">
        <w:fldChar w:fldCharType="begin"/>
      </w:r>
      <w:r w:rsidR="001704E8">
        <w:instrText xml:space="preserve"> ADDIN ZOTERO_ITEM CSL_CITATION {"citationID":"i573oUAz","properties":{"unsorted":false,"formattedCitation":"\\super [36,37]\\nosupersub{}","plainCitation":"[36,37]","noteIndex":0},"citationItems":[{"id":1242,"uris":["http://zotero.org/users/15209510/items/KJL3DSIU"],"itemData":{"id":1242,"type":"article-journal","abstract":"Background\nThe advancement of large language models (LLMs) offers significant opportunities for health care, particularly in the generation of medical documentation. However, challenges related to ensuring the accuracy and reliability of LLM outputs, coupled with the absence of established quality standards, have raised concerns about their clinical application.\n\nObjective\nThis study aimed to develop and validate an evaluation framework for assessing the accuracy and clinical applicability of LLM-generated emergency department (ED) records, aiming to enhance artificial intelligence integration in health care documentation.\n\nMethods\nWe organized the Healthcare Prompt-a-thon, a competitive event designed to explore the capabilities of LLMs in generating accurate medical records. The event involved 52 participants who generated 33 initial ED records using HyperCLOVA X, a Korean-specialized LLM. We applied a dual evaluation approach. First, clinical evaluation: 4 medical professionals evaluated the records using a 5-point Likert scale across 5 criteria—appropriateness, accuracy, structure/format, conciseness, and clinical validity. Second, quantitative evaluation: We developed a framework to categorize and count errors in the LLM outputs, identifying 7 key error types. Statistical methods, including Pearson correlation and intraclass correlation coefficients (ICC), were used to assess consistency and agreement among evaluators.\n\nResults\nThe clinical evaluation demonstrated strong interrater reliability, with ICC values ranging from 0.653 to 0.887 (P&lt;.001), and a test-retest reliability Pearson correlation coefficient of 0.776 (P&lt;.001). Quantitative analysis revealed that invalid generation errors were the most common, constituting 35.38% of total errors, while structural malformation errors had the most significant negative impact on the clinical evaluation score (Pearson r=–0.654; P&lt;.001). A strong negative correlation was found between the number of quantitative errors and clinical evaluation scores (Pearson r=–0.633; P&lt;.001), indicating that higher error rates corresponded to lower clinical acceptability.\n\nConclusions\nOur research provides robust support for the reliability and clinical acceptability of the proposed evaluation framework. It underscores the framework’s potential to mitigate clinical burdens and foster the responsible integration of artificial intelligence technologies in health care, suggesting a promising direction for future research and practical applications in the field.","container-title":"Journal of Medical Internet Research","DOI":"10.2196/58329","ISSN":"1439-4456","journalAbbreviation":"J Med Internet Res","page":"e58329","PMID":"39566044","PMCID":"PMC11618017","source":"PubMed Central","title":"Evaluation Framework of Large Language Models in Medical Documentation: Development and Usability Study","title-short":"Evaluation Framework of Large Language Models in Medical Documentation","volume":"26","author":[{"family":"Seo","given":"Junhyuk"},{"family":"Choi","given":"Dasol"},{"family":"Kim","given":"Taerim"},{"family":"Cha","given":"Won Chul"},{"family":"Kim","given":"Minha"},{"family":"Yoo","given":"Haanju"},{"family":"Oh","given":"Namkee"},{"family":"Yi","given":"YongJin"},{"family":"Lee","given":"Kye Hwa"},{"family":"Choi","given":"Edward"}],"issued":{"date-parts":[["2024",11,20]]}}},{"id":1240,"uris":["http://zotero.org/users/15209510/items/9W2BCPA2"],"itemData":{"id":1240,"type":"article-journal","abstract":"The large language models (LLMs), most notably ChatGPT, released since November 30, 2022, have prompted shifting attention to their use in medicine, particularly for supporting clinical decision-making. However, there is little consensus in the ...","container-title":"BMC Medical Informatics and Decision Making","DOI":"10.1186/s12911-024-02757-z","language":"en","page":"357","PMID":"39593074","source":"pmc.ncbi.nlm.nih.gov","title":"Qualitative metrics from the biomedical literature for evaluating large language models in clinical decision-making: a narrative review","title-short":"Qualitative metrics from the biomedical literature for evaluating large language models in clinical decision-making","volume":"24","author":[{"family":"Ho","given":"Cindy N."},{"family":"Tian","given":"Tiffany"},{"family":"Ayers","given":"Alessandra T."},{"family":"Aaron","given":"Rachel E."},{"family":"Phillips","given":"Vidith"},{"family":"Wolf","given":"Risa M."},{"family":"Mathioudakis","given":"Nestoras"},{"family":"Dai","given":"Tinglong"},{"family":"Klonoff","given":"David C."}],"issued":{"date-parts":[["2024",11,26]]}}}],"schema":"https://github.com/citation-style-language/schema/raw/master/csl-citation.json"} </w:instrText>
      </w:r>
      <w:r w:rsidR="007C45DE" w:rsidRPr="00DD1BAB">
        <w:fldChar w:fldCharType="separate"/>
      </w:r>
      <w:r w:rsidR="001704E8" w:rsidRPr="001704E8">
        <w:rPr>
          <w:rFonts w:cs="Times New Roman"/>
          <w:kern w:val="0"/>
          <w:vertAlign w:val="superscript"/>
        </w:rPr>
        <w:t>[36,37]</w:t>
      </w:r>
      <w:r w:rsidR="007C45DE" w:rsidRPr="00DD1BAB">
        <w:fldChar w:fldCharType="end"/>
      </w:r>
      <w:r w:rsidRPr="00DD1BAB">
        <w:rPr>
          <w:rFonts w:hint="eastAsia"/>
        </w:rPr>
        <w:t>。审核指标定义</w:t>
      </w:r>
      <w:r w:rsidR="001E2739" w:rsidRPr="00DD1BAB">
        <w:rPr>
          <w:rFonts w:hint="eastAsia"/>
        </w:rPr>
        <w:t>见</w:t>
      </w:r>
      <w:r w:rsidR="001E2739">
        <w:fldChar w:fldCharType="begin"/>
      </w:r>
      <w:r w:rsidR="001E2739">
        <w:instrText xml:space="preserve"> </w:instrText>
      </w:r>
      <w:r w:rsidR="001E2739">
        <w:rPr>
          <w:rFonts w:hint="eastAsia"/>
        </w:rPr>
        <w:instrText>REF _Ref227682250 \h</w:instrText>
      </w:r>
      <w:r w:rsidR="001E2739">
        <w:instrText xml:space="preserve"> </w:instrText>
      </w:r>
      <w:r w:rsidR="001E2739">
        <w:fldChar w:fldCharType="separate"/>
      </w:r>
      <w:r w:rsidR="001E2739" w:rsidRPr="001E2739">
        <w:rPr>
          <w:rFonts w:ascii="宋体" w:hAnsi="宋体" w:hint="eastAsia"/>
        </w:rPr>
        <w:t xml:space="preserve">表 </w:t>
      </w:r>
      <w:r w:rsidR="001E2739" w:rsidRPr="001E2739">
        <w:rPr>
          <w:rFonts w:ascii="宋体" w:hAnsi="宋体" w:hint="eastAsia"/>
          <w:noProof/>
        </w:rPr>
        <w:t>5</w:t>
      </w:r>
      <w:r w:rsidR="001E2739" w:rsidRPr="001E2739">
        <w:rPr>
          <w:rFonts w:ascii="宋体" w:hAnsi="宋体" w:hint="eastAsia"/>
        </w:rPr>
        <w:noBreakHyphen/>
      </w:r>
      <w:r w:rsidR="001E2739" w:rsidRPr="001E2739">
        <w:rPr>
          <w:rFonts w:ascii="宋体" w:hAnsi="宋体" w:hint="eastAsia"/>
          <w:noProof/>
        </w:rPr>
        <w:t>3</w:t>
      </w:r>
      <w:r w:rsidR="001E2739">
        <w:fldChar w:fldCharType="end"/>
      </w:r>
      <w:r w:rsidR="002E02F1">
        <w:rPr>
          <w:rFonts w:hint="eastAsia"/>
        </w:rPr>
        <w:t>。</w:t>
      </w:r>
    </w:p>
    <w:p w14:paraId="5ED060D2" w14:textId="56E2D061" w:rsidR="001E2739" w:rsidRPr="001E2739" w:rsidRDefault="001E2739" w:rsidP="002E02F1">
      <w:pPr>
        <w:pStyle w:val="aff6"/>
        <w:spacing w:before="326" w:after="163"/>
      </w:pPr>
      <w:bookmarkStart w:id="1632" w:name="_Ref227682250"/>
      <w:bookmarkStart w:id="1633" w:name="_Toc228022953"/>
      <w:r w:rsidRPr="001E2739">
        <w:rPr>
          <w:rFonts w:hint="eastAsia"/>
        </w:rPr>
        <w:t>表</w:t>
      </w:r>
      <w:r w:rsidRPr="001E2739">
        <w:rPr>
          <w:rFonts w:hint="eastAsia"/>
        </w:rPr>
        <w:t xml:space="preserve"> </w:t>
      </w:r>
      <w:r w:rsidR="00492FE9">
        <w:rPr>
          <w:rFonts w:hint="eastAsia"/>
        </w:rPr>
        <w:fldChar w:fldCharType="begin"/>
      </w:r>
      <w:r w:rsidR="00492FE9">
        <w:rPr>
          <w:rFonts w:hint="eastAsia"/>
        </w:rPr>
        <w:instrText xml:space="preserve"> STYLEREF 1 \s </w:instrText>
      </w:r>
      <w:r w:rsidR="00492FE9">
        <w:rPr>
          <w:rFonts w:hint="eastAsia"/>
        </w:rPr>
        <w:fldChar w:fldCharType="separate"/>
      </w:r>
      <w:r w:rsidR="00492FE9">
        <w:rPr>
          <w:rFonts w:hint="eastAsia"/>
          <w:noProof/>
        </w:rPr>
        <w:t>5</w:t>
      </w:r>
      <w:r w:rsidR="00492FE9">
        <w:rPr>
          <w:rFonts w:hint="eastAsia"/>
        </w:rPr>
        <w:fldChar w:fldCharType="end"/>
      </w:r>
      <w:r w:rsidR="00492FE9">
        <w:rPr>
          <w:rFonts w:hint="eastAsia"/>
        </w:rPr>
        <w:noBreakHyphen/>
      </w:r>
      <w:r w:rsidR="00492FE9">
        <w:rPr>
          <w:rFonts w:hint="eastAsia"/>
        </w:rPr>
        <w:fldChar w:fldCharType="begin"/>
      </w:r>
      <w:r w:rsidR="00492FE9">
        <w:rPr>
          <w:rFonts w:hint="eastAsia"/>
        </w:rPr>
        <w:instrText xml:space="preserve"> SEQ </w:instrText>
      </w:r>
      <w:r w:rsidR="00492FE9">
        <w:rPr>
          <w:rFonts w:hint="eastAsia"/>
        </w:rPr>
        <w:instrText>表</w:instrText>
      </w:r>
      <w:r w:rsidR="00492FE9">
        <w:rPr>
          <w:rFonts w:hint="eastAsia"/>
        </w:rPr>
        <w:instrText xml:space="preserve"> \* ARABIC \s 1 </w:instrText>
      </w:r>
      <w:r w:rsidR="00492FE9">
        <w:rPr>
          <w:rFonts w:hint="eastAsia"/>
        </w:rPr>
        <w:fldChar w:fldCharType="separate"/>
      </w:r>
      <w:r w:rsidR="00492FE9">
        <w:rPr>
          <w:rFonts w:hint="eastAsia"/>
          <w:noProof/>
        </w:rPr>
        <w:t>3</w:t>
      </w:r>
      <w:r w:rsidR="00492FE9">
        <w:rPr>
          <w:rFonts w:hint="eastAsia"/>
        </w:rPr>
        <w:fldChar w:fldCharType="end"/>
      </w:r>
      <w:r w:rsidRPr="001E2739">
        <w:rPr>
          <w:rFonts w:hint="eastAsia"/>
        </w:rPr>
        <w:t xml:space="preserve"> </w:t>
      </w:r>
      <w:r w:rsidRPr="001E2739">
        <w:rPr>
          <w:rFonts w:hint="eastAsia"/>
        </w:rPr>
        <w:t>打分指标量表</w:t>
      </w:r>
      <w:bookmarkEnd w:id="1632"/>
      <w:bookmarkEnd w:id="1633"/>
    </w:p>
    <w:tbl>
      <w:tblPr>
        <w:tblStyle w:val="af8"/>
        <w:tblW w:w="927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7995"/>
      </w:tblGrid>
      <w:tr w:rsidR="00C12CAC" w:rsidRPr="00C12CAC" w14:paraId="0BC73877" w14:textId="77777777" w:rsidTr="00654A62">
        <w:trPr>
          <w:trHeight w:val="317"/>
        </w:trPr>
        <w:tc>
          <w:tcPr>
            <w:tcW w:w="1276" w:type="dxa"/>
            <w:tcBorders>
              <w:top w:val="single" w:sz="4" w:space="0" w:color="auto"/>
              <w:bottom w:val="single" w:sz="4" w:space="0" w:color="auto"/>
            </w:tcBorders>
          </w:tcPr>
          <w:p w14:paraId="3D47FC99" w14:textId="0CABAEC5" w:rsidR="00C12CAC" w:rsidRPr="00A072DF" w:rsidRDefault="00C12CAC" w:rsidP="00654A62">
            <w:pPr>
              <w:pStyle w:val="altz"/>
              <w:snapToGrid/>
              <w:spacing w:line="240" w:lineRule="auto"/>
              <w:ind w:firstLineChars="0" w:firstLine="0"/>
              <w:jc w:val="left"/>
              <w:rPr>
                <w:sz w:val="21"/>
                <w:szCs w:val="21"/>
              </w:rPr>
            </w:pPr>
            <w:r w:rsidRPr="00A072DF">
              <w:rPr>
                <w:rFonts w:hint="eastAsia"/>
                <w:sz w:val="21"/>
                <w:szCs w:val="21"/>
              </w:rPr>
              <w:t>指标</w:t>
            </w:r>
          </w:p>
        </w:tc>
        <w:tc>
          <w:tcPr>
            <w:tcW w:w="7995" w:type="dxa"/>
            <w:tcBorders>
              <w:top w:val="single" w:sz="4" w:space="0" w:color="auto"/>
              <w:bottom w:val="single" w:sz="4" w:space="0" w:color="auto"/>
            </w:tcBorders>
          </w:tcPr>
          <w:p w14:paraId="0DB249D5" w14:textId="11C38B45" w:rsidR="00C12CAC" w:rsidRPr="00A072DF" w:rsidRDefault="00C12CAC" w:rsidP="00654A62">
            <w:pPr>
              <w:pStyle w:val="altz"/>
              <w:snapToGrid/>
              <w:spacing w:line="240" w:lineRule="auto"/>
              <w:ind w:firstLineChars="0" w:firstLine="0"/>
              <w:jc w:val="left"/>
              <w:rPr>
                <w:sz w:val="21"/>
                <w:szCs w:val="21"/>
              </w:rPr>
            </w:pPr>
            <w:r w:rsidRPr="00A072DF">
              <w:rPr>
                <w:rFonts w:hint="eastAsia"/>
                <w:sz w:val="21"/>
                <w:szCs w:val="21"/>
              </w:rPr>
              <w:t>具体说明</w:t>
            </w:r>
          </w:p>
        </w:tc>
      </w:tr>
      <w:tr w:rsidR="00C12CAC" w14:paraId="018F2EA4" w14:textId="77777777" w:rsidTr="00654A62">
        <w:trPr>
          <w:trHeight w:val="317"/>
        </w:trPr>
        <w:tc>
          <w:tcPr>
            <w:tcW w:w="1276" w:type="dxa"/>
            <w:tcBorders>
              <w:top w:val="single" w:sz="4" w:space="0" w:color="auto"/>
            </w:tcBorders>
          </w:tcPr>
          <w:p w14:paraId="74CDD6AA" w14:textId="0A9D50DF"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指导性</w:t>
            </w:r>
          </w:p>
        </w:tc>
        <w:tc>
          <w:tcPr>
            <w:tcW w:w="7995" w:type="dxa"/>
            <w:tcBorders>
              <w:top w:val="single" w:sz="4" w:space="0" w:color="auto"/>
            </w:tcBorders>
          </w:tcPr>
          <w:p w14:paraId="0BE1C537" w14:textId="1ADE33CD"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具有指导意义</w:t>
            </w:r>
            <w:r w:rsidR="00356663">
              <w:rPr>
                <w:rFonts w:hint="eastAsia"/>
                <w:sz w:val="21"/>
                <w:szCs w:val="21"/>
              </w:rPr>
              <w:t>）</w:t>
            </w:r>
            <w:r w:rsidRPr="00195EEC">
              <w:rPr>
                <w:rFonts w:hint="eastAsia"/>
                <w:sz w:val="21"/>
                <w:szCs w:val="21"/>
              </w:rPr>
              <w:t>：提供了清晰、具体且可读性强的建议或指导，帮助明确行动方向。</w:t>
            </w:r>
          </w:p>
          <w:p w14:paraId="6F5793FD" w14:textId="3351F79F"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有一定指导意义</w:t>
            </w:r>
            <w:r w:rsidR="00356663">
              <w:rPr>
                <w:rFonts w:hint="eastAsia"/>
                <w:sz w:val="21"/>
                <w:szCs w:val="21"/>
              </w:rPr>
              <w:t>）</w:t>
            </w:r>
            <w:r w:rsidRPr="00195EEC">
              <w:rPr>
                <w:rFonts w:hint="eastAsia"/>
                <w:sz w:val="21"/>
                <w:szCs w:val="21"/>
              </w:rPr>
              <w:t>：提供了基础指导，但不够具体、全面，需额外的理解或补充建议。</w:t>
            </w:r>
          </w:p>
          <w:p w14:paraId="17B122C2" w14:textId="134CF760"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1</w:t>
            </w:r>
            <w:r w:rsidRPr="00195EEC">
              <w:rPr>
                <w:rFonts w:hint="eastAsia"/>
                <w:sz w:val="21"/>
                <w:szCs w:val="21"/>
              </w:rPr>
              <w:t>分</w:t>
            </w:r>
            <w:r w:rsidR="00356663">
              <w:rPr>
                <w:rFonts w:hint="eastAsia"/>
                <w:sz w:val="21"/>
                <w:szCs w:val="21"/>
              </w:rPr>
              <w:t>（</w:t>
            </w:r>
            <w:r w:rsidRPr="00195EEC">
              <w:rPr>
                <w:rFonts w:hint="eastAsia"/>
                <w:sz w:val="21"/>
                <w:szCs w:val="21"/>
              </w:rPr>
              <w:t>缺乏指导意义</w:t>
            </w:r>
            <w:r w:rsidR="000735DF">
              <w:rPr>
                <w:rFonts w:hint="eastAsia"/>
                <w:sz w:val="21"/>
                <w:szCs w:val="21"/>
              </w:rPr>
              <w:t>）</w:t>
            </w:r>
            <w:r w:rsidRPr="00195EEC">
              <w:rPr>
                <w:rFonts w:hint="eastAsia"/>
                <w:sz w:val="21"/>
                <w:szCs w:val="21"/>
              </w:rPr>
              <w:t>：给出的建议模糊、无序或</w:t>
            </w:r>
            <w:proofErr w:type="gramStart"/>
            <w:r w:rsidRPr="00195EEC">
              <w:rPr>
                <w:rFonts w:hint="eastAsia"/>
                <w:sz w:val="21"/>
                <w:szCs w:val="21"/>
              </w:rPr>
              <w:t>不</w:t>
            </w:r>
            <w:proofErr w:type="gramEnd"/>
            <w:r w:rsidRPr="00195EEC">
              <w:rPr>
                <w:rFonts w:hint="eastAsia"/>
                <w:sz w:val="21"/>
                <w:szCs w:val="21"/>
              </w:rPr>
              <w:t>可操作，无法提供实质性的后续行动指引。</w:t>
            </w:r>
          </w:p>
        </w:tc>
      </w:tr>
      <w:tr w:rsidR="00C12CAC" w14:paraId="7B78EEB8" w14:textId="77777777" w:rsidTr="00654A62">
        <w:trPr>
          <w:trHeight w:val="317"/>
        </w:trPr>
        <w:tc>
          <w:tcPr>
            <w:tcW w:w="1276" w:type="dxa"/>
          </w:tcPr>
          <w:p w14:paraId="6CFD0BF6" w14:textId="0E7C2775"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准确性</w:t>
            </w:r>
          </w:p>
        </w:tc>
        <w:tc>
          <w:tcPr>
            <w:tcW w:w="7995" w:type="dxa"/>
          </w:tcPr>
          <w:p w14:paraId="05C43744" w14:textId="3F373640"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准确</w:t>
            </w:r>
            <w:r w:rsidR="000735DF">
              <w:rPr>
                <w:rFonts w:hint="eastAsia"/>
                <w:sz w:val="21"/>
                <w:szCs w:val="21"/>
              </w:rPr>
              <w:t>）</w:t>
            </w:r>
            <w:r w:rsidRPr="00195EEC">
              <w:rPr>
                <w:rFonts w:hint="eastAsia"/>
                <w:sz w:val="21"/>
                <w:szCs w:val="21"/>
              </w:rPr>
              <w:t>：医学事实、数据及术语正确，基于公认的医学共识，无误导性信息。</w:t>
            </w:r>
          </w:p>
          <w:p w14:paraId="5388E180" w14:textId="771D8C8D"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部分准确</w:t>
            </w:r>
            <w:r w:rsidR="000735DF">
              <w:rPr>
                <w:rFonts w:hint="eastAsia"/>
                <w:sz w:val="21"/>
                <w:szCs w:val="21"/>
              </w:rPr>
              <w:t>）</w:t>
            </w:r>
            <w:r w:rsidRPr="00195EEC">
              <w:rPr>
                <w:rFonts w:hint="eastAsia"/>
                <w:sz w:val="21"/>
                <w:szCs w:val="21"/>
              </w:rPr>
              <w:t>：包含一些有争议、不完整或轻微偏差的信息，但不影响核心健康决策。</w:t>
            </w:r>
          </w:p>
          <w:p w14:paraId="42C0DA06" w14:textId="4DDEDF9F"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1</w:t>
            </w:r>
            <w:r w:rsidRPr="00195EEC">
              <w:rPr>
                <w:rFonts w:hint="eastAsia"/>
                <w:sz w:val="21"/>
                <w:szCs w:val="21"/>
              </w:rPr>
              <w:t>分</w:t>
            </w:r>
            <w:r w:rsidR="00356663">
              <w:rPr>
                <w:rFonts w:hint="eastAsia"/>
                <w:sz w:val="21"/>
                <w:szCs w:val="21"/>
              </w:rPr>
              <w:t>（</w:t>
            </w:r>
            <w:r w:rsidRPr="00195EEC">
              <w:rPr>
                <w:rFonts w:hint="eastAsia"/>
                <w:sz w:val="21"/>
                <w:szCs w:val="21"/>
              </w:rPr>
              <w:t>不准确</w:t>
            </w:r>
            <w:r w:rsidR="000735DF">
              <w:rPr>
                <w:rFonts w:hint="eastAsia"/>
                <w:sz w:val="21"/>
                <w:szCs w:val="21"/>
              </w:rPr>
              <w:t>）</w:t>
            </w:r>
            <w:r w:rsidRPr="00195EEC">
              <w:rPr>
                <w:rFonts w:hint="eastAsia"/>
                <w:sz w:val="21"/>
                <w:szCs w:val="21"/>
              </w:rPr>
              <w:t>：存在严重的事实性错误、医学幻觉或违反常识的观点，可能造成误导甚至危险行为。</w:t>
            </w:r>
          </w:p>
        </w:tc>
      </w:tr>
      <w:tr w:rsidR="00C12CAC" w14:paraId="61A4D484" w14:textId="77777777" w:rsidTr="00654A62">
        <w:trPr>
          <w:trHeight w:val="317"/>
        </w:trPr>
        <w:tc>
          <w:tcPr>
            <w:tcW w:w="1276" w:type="dxa"/>
          </w:tcPr>
          <w:p w14:paraId="696B012D" w14:textId="6216B09E"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完整性</w:t>
            </w:r>
          </w:p>
        </w:tc>
        <w:tc>
          <w:tcPr>
            <w:tcW w:w="7995" w:type="dxa"/>
          </w:tcPr>
          <w:p w14:paraId="232945D3" w14:textId="7BFDD07F"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完整全面</w:t>
            </w:r>
            <w:r w:rsidR="000735DF">
              <w:rPr>
                <w:rFonts w:hint="eastAsia"/>
                <w:sz w:val="21"/>
                <w:szCs w:val="21"/>
              </w:rPr>
              <w:t>）</w:t>
            </w:r>
            <w:r w:rsidRPr="00195EEC">
              <w:rPr>
                <w:rFonts w:hint="eastAsia"/>
                <w:sz w:val="21"/>
                <w:szCs w:val="21"/>
              </w:rPr>
              <w:t>：充分回答了核心问题，并涵盖了关键细节、背景知识或相关注意事项。</w:t>
            </w:r>
          </w:p>
          <w:p w14:paraId="01687650" w14:textId="24B0C8C0"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基本完整</w:t>
            </w:r>
            <w:r w:rsidR="000735DF">
              <w:rPr>
                <w:rFonts w:hint="eastAsia"/>
                <w:sz w:val="21"/>
                <w:szCs w:val="21"/>
              </w:rPr>
              <w:t>）</w:t>
            </w:r>
            <w:r w:rsidRPr="00195EEC">
              <w:rPr>
                <w:rFonts w:hint="eastAsia"/>
                <w:sz w:val="21"/>
                <w:szCs w:val="21"/>
              </w:rPr>
              <w:t>：给出了直接回答，但遗漏了相关的必要细节或局限于部分角度。</w:t>
            </w:r>
          </w:p>
          <w:p w14:paraId="491910C3" w14:textId="2DA547D1"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1</w:t>
            </w:r>
            <w:r w:rsidRPr="00195EEC">
              <w:rPr>
                <w:rFonts w:hint="eastAsia"/>
                <w:sz w:val="21"/>
                <w:szCs w:val="21"/>
              </w:rPr>
              <w:t>分</w:t>
            </w:r>
            <w:r w:rsidR="00356663">
              <w:rPr>
                <w:rFonts w:hint="eastAsia"/>
                <w:sz w:val="21"/>
                <w:szCs w:val="21"/>
              </w:rPr>
              <w:t>（</w:t>
            </w:r>
            <w:r w:rsidRPr="00195EEC">
              <w:rPr>
                <w:rFonts w:hint="eastAsia"/>
                <w:sz w:val="21"/>
                <w:szCs w:val="21"/>
              </w:rPr>
              <w:t>不完整</w:t>
            </w:r>
            <w:r w:rsidR="000735DF">
              <w:rPr>
                <w:rFonts w:hint="eastAsia"/>
                <w:sz w:val="21"/>
                <w:szCs w:val="21"/>
              </w:rPr>
              <w:t>）</w:t>
            </w:r>
            <w:r w:rsidRPr="00195EEC">
              <w:rPr>
                <w:rFonts w:hint="eastAsia"/>
                <w:sz w:val="21"/>
                <w:szCs w:val="21"/>
              </w:rPr>
              <w:t>：仅勉强涉及表面的问题，信息片段化或重大缺失，难以让人全面理解该主题。</w:t>
            </w:r>
          </w:p>
        </w:tc>
      </w:tr>
      <w:tr w:rsidR="00C12CAC" w14:paraId="1D9062AE" w14:textId="77777777" w:rsidTr="00654A62">
        <w:trPr>
          <w:trHeight w:val="317"/>
        </w:trPr>
        <w:tc>
          <w:tcPr>
            <w:tcW w:w="1276" w:type="dxa"/>
          </w:tcPr>
          <w:p w14:paraId="0B79B754" w14:textId="7609E201"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安全性</w:t>
            </w:r>
          </w:p>
        </w:tc>
        <w:tc>
          <w:tcPr>
            <w:tcW w:w="7995" w:type="dxa"/>
          </w:tcPr>
          <w:p w14:paraId="11937D2D" w14:textId="5E71273E"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安全</w:t>
            </w:r>
            <w:r w:rsidR="000735DF">
              <w:rPr>
                <w:rFonts w:hint="eastAsia"/>
                <w:sz w:val="21"/>
                <w:szCs w:val="21"/>
              </w:rPr>
              <w:t>）</w:t>
            </w:r>
            <w:r w:rsidRPr="00195EEC">
              <w:rPr>
                <w:rFonts w:hint="eastAsia"/>
                <w:sz w:val="21"/>
                <w:szCs w:val="21"/>
              </w:rPr>
              <w:t>：提供的信息完全合</w:t>
            </w:r>
            <w:proofErr w:type="gramStart"/>
            <w:r w:rsidRPr="00195EEC">
              <w:rPr>
                <w:rFonts w:hint="eastAsia"/>
                <w:sz w:val="21"/>
                <w:szCs w:val="21"/>
              </w:rPr>
              <w:t>规</w:t>
            </w:r>
            <w:proofErr w:type="gramEnd"/>
            <w:r w:rsidRPr="00195EEC">
              <w:rPr>
                <w:rFonts w:hint="eastAsia"/>
                <w:sz w:val="21"/>
                <w:szCs w:val="21"/>
              </w:rPr>
              <w:t>，并包含了必要的风险提示和前置条件约束，无潜在风险。</w:t>
            </w:r>
          </w:p>
          <w:p w14:paraId="6235E2B0" w14:textId="08DDA965"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相对安全</w:t>
            </w:r>
            <w:r w:rsidR="000735DF">
              <w:rPr>
                <w:rFonts w:hint="eastAsia"/>
                <w:sz w:val="21"/>
                <w:szCs w:val="21"/>
              </w:rPr>
              <w:t>）</w:t>
            </w:r>
            <w:r w:rsidRPr="00195EEC">
              <w:rPr>
                <w:rFonts w:hint="eastAsia"/>
                <w:sz w:val="21"/>
                <w:szCs w:val="21"/>
              </w:rPr>
              <w:t>：总体合</w:t>
            </w:r>
            <w:proofErr w:type="gramStart"/>
            <w:r w:rsidRPr="00195EEC">
              <w:rPr>
                <w:rFonts w:hint="eastAsia"/>
                <w:sz w:val="21"/>
                <w:szCs w:val="21"/>
              </w:rPr>
              <w:t>规</w:t>
            </w:r>
            <w:proofErr w:type="gramEnd"/>
            <w:r w:rsidRPr="00195EEC">
              <w:rPr>
                <w:rFonts w:hint="eastAsia"/>
                <w:sz w:val="21"/>
                <w:szCs w:val="21"/>
              </w:rPr>
              <w:t>，缺乏充足的风险提示，但在常理下不会引起严重的直接伤害。</w:t>
            </w:r>
          </w:p>
          <w:p w14:paraId="577AD028" w14:textId="4A01C3F0"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1</w:t>
            </w:r>
            <w:r w:rsidRPr="00195EEC">
              <w:rPr>
                <w:rFonts w:hint="eastAsia"/>
                <w:sz w:val="21"/>
                <w:szCs w:val="21"/>
              </w:rPr>
              <w:t>分</w:t>
            </w:r>
            <w:r w:rsidR="00356663">
              <w:rPr>
                <w:rFonts w:hint="eastAsia"/>
                <w:sz w:val="21"/>
                <w:szCs w:val="21"/>
              </w:rPr>
              <w:t>（</w:t>
            </w:r>
            <w:r w:rsidRPr="00195EEC">
              <w:rPr>
                <w:rFonts w:hint="eastAsia"/>
                <w:sz w:val="21"/>
                <w:szCs w:val="21"/>
              </w:rPr>
              <w:t>不安全</w:t>
            </w:r>
            <w:r w:rsidR="000735DF">
              <w:rPr>
                <w:rFonts w:hint="eastAsia"/>
                <w:sz w:val="21"/>
                <w:szCs w:val="21"/>
              </w:rPr>
              <w:t>）</w:t>
            </w:r>
            <w:r w:rsidRPr="00195EEC">
              <w:rPr>
                <w:rFonts w:hint="eastAsia"/>
                <w:sz w:val="21"/>
                <w:szCs w:val="21"/>
              </w:rPr>
              <w:t>：提供的信息严重违反安全规范或医学建议底线，存在造成患者不良后</w:t>
            </w:r>
            <w:r w:rsidRPr="00195EEC">
              <w:rPr>
                <w:rFonts w:hint="eastAsia"/>
                <w:sz w:val="21"/>
                <w:szCs w:val="21"/>
              </w:rPr>
              <w:lastRenderedPageBreak/>
              <w:t>果的高风险隐患。</w:t>
            </w:r>
          </w:p>
        </w:tc>
      </w:tr>
      <w:tr w:rsidR="00C12CAC" w14:paraId="3B2EAE0C" w14:textId="77777777" w:rsidTr="00654A62">
        <w:trPr>
          <w:trHeight w:val="317"/>
        </w:trPr>
        <w:tc>
          <w:tcPr>
            <w:tcW w:w="1276" w:type="dxa"/>
          </w:tcPr>
          <w:p w14:paraId="47266003" w14:textId="0DB8E190"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lastRenderedPageBreak/>
              <w:t>易于理解</w:t>
            </w:r>
          </w:p>
        </w:tc>
        <w:tc>
          <w:tcPr>
            <w:tcW w:w="7995" w:type="dxa"/>
          </w:tcPr>
          <w:p w14:paraId="4100ABE5" w14:textId="2087C1F3"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易于理解</w:t>
            </w:r>
            <w:r w:rsidR="000735DF">
              <w:rPr>
                <w:rFonts w:hint="eastAsia"/>
                <w:sz w:val="21"/>
                <w:szCs w:val="21"/>
              </w:rPr>
              <w:t>）</w:t>
            </w:r>
            <w:r w:rsidRPr="00195EEC">
              <w:rPr>
                <w:rFonts w:hint="eastAsia"/>
                <w:sz w:val="21"/>
                <w:szCs w:val="21"/>
              </w:rPr>
              <w:t>：结构清晰，语言通俗，完全没有未经解释的生僻术语，容易被大众吸收理解。</w:t>
            </w:r>
          </w:p>
          <w:p w14:paraId="51CF539F" w14:textId="0BEF526F"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基本可以理解</w:t>
            </w:r>
            <w:r w:rsidR="000735DF">
              <w:rPr>
                <w:rFonts w:hint="eastAsia"/>
                <w:sz w:val="21"/>
                <w:szCs w:val="21"/>
              </w:rPr>
              <w:t>）</w:t>
            </w:r>
            <w:r w:rsidRPr="00195EEC">
              <w:rPr>
                <w:rFonts w:hint="eastAsia"/>
                <w:sz w:val="21"/>
                <w:szCs w:val="21"/>
              </w:rPr>
              <w:t>：包含了一定量的术语或语段稍显复杂，但整体大意尚可捕捉。</w:t>
            </w:r>
          </w:p>
          <w:p w14:paraId="263E32C6" w14:textId="099B4767"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1</w:t>
            </w:r>
            <w:r w:rsidRPr="00195EEC">
              <w:rPr>
                <w:rFonts w:hint="eastAsia"/>
                <w:sz w:val="21"/>
                <w:szCs w:val="21"/>
              </w:rPr>
              <w:t>分</w:t>
            </w:r>
            <w:r w:rsidR="00356663">
              <w:rPr>
                <w:rFonts w:hint="eastAsia"/>
                <w:sz w:val="21"/>
                <w:szCs w:val="21"/>
              </w:rPr>
              <w:t>（</w:t>
            </w:r>
            <w:r w:rsidRPr="00195EEC">
              <w:rPr>
                <w:rFonts w:hint="eastAsia"/>
                <w:sz w:val="21"/>
                <w:szCs w:val="21"/>
              </w:rPr>
              <w:t>难以理解</w:t>
            </w:r>
            <w:r w:rsidR="000735DF">
              <w:rPr>
                <w:rFonts w:hint="eastAsia"/>
                <w:sz w:val="21"/>
                <w:szCs w:val="21"/>
              </w:rPr>
              <w:t>）</w:t>
            </w:r>
            <w:r w:rsidRPr="00195EEC">
              <w:rPr>
                <w:rFonts w:hint="eastAsia"/>
                <w:sz w:val="21"/>
                <w:szCs w:val="21"/>
              </w:rPr>
              <w:t>：过多生僻的医学词汇或表达晦涩混乱，没有医学背景的人极难读懂并掌握要点。</w:t>
            </w:r>
          </w:p>
        </w:tc>
      </w:tr>
      <w:tr w:rsidR="00C12CAC" w14:paraId="534F3FFC" w14:textId="77777777" w:rsidTr="00654A62">
        <w:trPr>
          <w:trHeight w:val="317"/>
        </w:trPr>
        <w:tc>
          <w:tcPr>
            <w:tcW w:w="1276" w:type="dxa"/>
            <w:tcBorders>
              <w:bottom w:val="single" w:sz="4" w:space="0" w:color="auto"/>
            </w:tcBorders>
          </w:tcPr>
          <w:p w14:paraId="074924C5" w14:textId="4BF35F17" w:rsidR="00C12CAC" w:rsidRPr="00195EEC" w:rsidRDefault="00C12CAC" w:rsidP="00654A62">
            <w:pPr>
              <w:pStyle w:val="altz"/>
              <w:snapToGrid/>
              <w:spacing w:line="240" w:lineRule="auto"/>
              <w:ind w:firstLineChars="0" w:firstLine="0"/>
              <w:rPr>
                <w:sz w:val="21"/>
                <w:szCs w:val="21"/>
              </w:rPr>
            </w:pPr>
            <w:r w:rsidRPr="00195EEC">
              <w:rPr>
                <w:rFonts w:hint="eastAsia"/>
                <w:sz w:val="21"/>
                <w:szCs w:val="21"/>
              </w:rPr>
              <w:t>仅提供</w:t>
            </w:r>
            <w:r w:rsidRPr="00195EEC">
              <w:rPr>
                <w:sz w:val="21"/>
                <w:szCs w:val="21"/>
              </w:rPr>
              <w:br/>
            </w:r>
            <w:r w:rsidRPr="00195EEC">
              <w:rPr>
                <w:rFonts w:hint="eastAsia"/>
                <w:sz w:val="21"/>
                <w:szCs w:val="21"/>
              </w:rPr>
              <w:t>必要信息</w:t>
            </w:r>
          </w:p>
        </w:tc>
        <w:tc>
          <w:tcPr>
            <w:tcW w:w="7995" w:type="dxa"/>
            <w:tcBorders>
              <w:bottom w:val="single" w:sz="4" w:space="0" w:color="auto"/>
            </w:tcBorders>
          </w:tcPr>
          <w:p w14:paraId="2E6649DB" w14:textId="479E4950"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3</w:t>
            </w:r>
            <w:r w:rsidRPr="00195EEC">
              <w:rPr>
                <w:rFonts w:hint="eastAsia"/>
                <w:sz w:val="21"/>
                <w:szCs w:val="21"/>
              </w:rPr>
              <w:t>分</w:t>
            </w:r>
            <w:r w:rsidR="00356663">
              <w:rPr>
                <w:rFonts w:hint="eastAsia"/>
                <w:sz w:val="21"/>
                <w:szCs w:val="21"/>
              </w:rPr>
              <w:t>（</w:t>
            </w:r>
            <w:r w:rsidRPr="00195EEC">
              <w:rPr>
                <w:rFonts w:hint="eastAsia"/>
                <w:sz w:val="21"/>
                <w:szCs w:val="21"/>
              </w:rPr>
              <w:t>简明扼要</w:t>
            </w:r>
            <w:r w:rsidR="000735DF">
              <w:rPr>
                <w:rFonts w:hint="eastAsia"/>
                <w:sz w:val="21"/>
                <w:szCs w:val="21"/>
              </w:rPr>
              <w:t>）</w:t>
            </w:r>
            <w:r w:rsidRPr="00195EEC">
              <w:rPr>
                <w:rFonts w:hint="eastAsia"/>
                <w:sz w:val="21"/>
                <w:szCs w:val="21"/>
              </w:rPr>
              <w:t>：回答非常聚焦，无冗余内容，精准切中患者疑问。</w:t>
            </w:r>
          </w:p>
          <w:p w14:paraId="252C2EAD" w14:textId="321133FC"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2</w:t>
            </w:r>
            <w:r w:rsidRPr="00195EEC">
              <w:rPr>
                <w:rFonts w:hint="eastAsia"/>
                <w:sz w:val="21"/>
                <w:szCs w:val="21"/>
              </w:rPr>
              <w:t>分</w:t>
            </w:r>
            <w:r w:rsidR="00356663">
              <w:rPr>
                <w:rFonts w:hint="eastAsia"/>
                <w:sz w:val="21"/>
                <w:szCs w:val="21"/>
              </w:rPr>
              <w:t>（</w:t>
            </w:r>
            <w:r w:rsidRPr="00195EEC">
              <w:rPr>
                <w:rFonts w:hint="eastAsia"/>
                <w:sz w:val="21"/>
                <w:szCs w:val="21"/>
              </w:rPr>
              <w:t>有一些冗余</w:t>
            </w:r>
            <w:r w:rsidR="000735DF">
              <w:rPr>
                <w:rFonts w:hint="eastAsia"/>
                <w:sz w:val="21"/>
                <w:szCs w:val="21"/>
              </w:rPr>
              <w:t>）</w:t>
            </w:r>
            <w:r w:rsidRPr="00195EEC">
              <w:rPr>
                <w:rFonts w:hint="eastAsia"/>
                <w:sz w:val="21"/>
                <w:szCs w:val="21"/>
              </w:rPr>
              <w:t>：加入了少许无关紧要的信息，但主要内容尚算凸显。</w:t>
            </w:r>
          </w:p>
          <w:p w14:paraId="1C1456B6" w14:textId="0FFD2FBE" w:rsidR="00C12CAC" w:rsidRPr="00195EEC" w:rsidRDefault="00C12CAC" w:rsidP="002E02F1">
            <w:pPr>
              <w:pStyle w:val="altz"/>
              <w:snapToGrid/>
              <w:spacing w:line="240" w:lineRule="auto"/>
              <w:ind w:firstLineChars="0" w:firstLine="0"/>
              <w:rPr>
                <w:sz w:val="21"/>
                <w:szCs w:val="21"/>
              </w:rPr>
            </w:pPr>
            <w:r w:rsidRPr="00195EEC">
              <w:rPr>
                <w:rFonts w:hint="eastAsia"/>
                <w:sz w:val="21"/>
                <w:szCs w:val="21"/>
              </w:rPr>
              <w:t>1</w:t>
            </w:r>
            <w:r w:rsidRPr="00195EEC">
              <w:rPr>
                <w:rFonts w:hint="eastAsia"/>
                <w:sz w:val="21"/>
                <w:szCs w:val="21"/>
              </w:rPr>
              <w:t>分</w:t>
            </w:r>
            <w:r w:rsidR="00356663">
              <w:rPr>
                <w:rFonts w:hint="eastAsia"/>
                <w:sz w:val="21"/>
                <w:szCs w:val="21"/>
              </w:rPr>
              <w:t>（</w:t>
            </w:r>
            <w:r w:rsidRPr="00195EEC">
              <w:rPr>
                <w:rFonts w:hint="eastAsia"/>
                <w:sz w:val="21"/>
                <w:szCs w:val="21"/>
              </w:rPr>
              <w:t>大量冗余</w:t>
            </w:r>
            <w:r w:rsidR="000735DF">
              <w:rPr>
                <w:rFonts w:hint="eastAsia"/>
                <w:sz w:val="21"/>
                <w:szCs w:val="21"/>
              </w:rPr>
              <w:t>）</w:t>
            </w:r>
            <w:r w:rsidRPr="00195EEC">
              <w:rPr>
                <w:rFonts w:hint="eastAsia"/>
                <w:sz w:val="21"/>
                <w:szCs w:val="21"/>
              </w:rPr>
              <w:t>：掺杂大量与核心问题无关的内容，导致核心重点模糊，重点漂移。</w:t>
            </w:r>
          </w:p>
        </w:tc>
      </w:tr>
    </w:tbl>
    <w:p w14:paraId="0B87769E" w14:textId="34B4EA9F" w:rsidR="00F54B80" w:rsidRDefault="00000000" w:rsidP="002E02F1">
      <w:pPr>
        <w:pStyle w:val="altz"/>
        <w:ind w:firstLine="480"/>
      </w:pPr>
      <w:r w:rsidRPr="002E02F1">
        <w:rPr>
          <w:rFonts w:hint="eastAsia"/>
        </w:rPr>
        <w:t>只有当一个问答对在所有六个维度上的平均分均高于</w:t>
      </w:r>
      <w:del w:id="1634" w:author="Zixuan Zhou" w:date="2026-04-17T19:05:00Z" w16du:dateUtc="2026-04-17T11:05:00Z">
        <w:r w:rsidRPr="002E02F1" w:rsidDel="00C12CAC">
          <w:rPr>
            <w:rFonts w:hint="eastAsia"/>
          </w:rPr>
          <w:delText>4.0</w:delText>
        </w:r>
      </w:del>
      <w:ins w:id="1635" w:author="Zixuan Zhou" w:date="2026-04-17T19:05:00Z" w16du:dateUtc="2026-04-17T11:05:00Z">
        <w:r w:rsidR="00C12CAC" w:rsidRPr="002E02F1">
          <w:rPr>
            <w:rFonts w:hint="eastAsia"/>
          </w:rPr>
          <w:t>2</w:t>
        </w:r>
      </w:ins>
      <w:r w:rsidRPr="002E02F1">
        <w:rPr>
          <w:rFonts w:hint="eastAsia"/>
        </w:rPr>
        <w:t>分（含）时，才被视为合格，并最终纳入用于模型微调的数据集。任何未达标的问答对将被退回进行重新修订或直接废弃。</w:t>
      </w:r>
      <w:del w:id="1636" w:author="Zixuan Zhou" w:date="2026-04-17T19:05:00Z" w16du:dateUtc="2026-04-17T11:05:00Z">
        <w:r w:rsidDel="00C12CAC">
          <w:rPr>
            <w:rFonts w:hint="eastAsia"/>
            <w:highlight w:val="yellow"/>
          </w:rPr>
          <w:delText>通过这一严苛的质量控制流程，研究确保了最终数据集的权威性、安全性与实用性。</w:delText>
        </w:r>
      </w:del>
    </w:p>
    <w:p w14:paraId="21A12D94" w14:textId="3DF900DA" w:rsidR="00F54B80" w:rsidRDefault="00000000">
      <w:pPr>
        <w:pStyle w:val="2"/>
        <w:spacing w:before="163" w:after="163"/>
        <w:rPr>
          <w:rFonts w:hint="eastAsia"/>
        </w:rPr>
      </w:pPr>
      <w:bookmarkStart w:id="1637" w:name="_Toc228219368"/>
      <w:r>
        <w:rPr>
          <w:rFonts w:hint="eastAsia"/>
        </w:rPr>
        <w:t>数据集质量评估</w:t>
      </w:r>
      <w:bookmarkEnd w:id="1637"/>
    </w:p>
    <w:p w14:paraId="31127861" w14:textId="695D59FE" w:rsidR="00A24A9B" w:rsidRPr="00A24A9B" w:rsidRDefault="00A24A9B" w:rsidP="00A24A9B">
      <w:pPr>
        <w:pStyle w:val="altz"/>
        <w:ind w:firstLine="480"/>
      </w:pPr>
      <w:r w:rsidRPr="00A24A9B">
        <w:t>经过问题规范化、答案生成与人工修订，研究已获得一批候选问答对。然而，若要对全部候选数据进行逐条人工审核，需面临极高的时间与人力成本</w:t>
      </w:r>
      <w:r>
        <w:rPr>
          <w:rFonts w:hint="eastAsia"/>
        </w:rPr>
        <w:t>。</w:t>
      </w:r>
      <w:r w:rsidRPr="00A24A9B">
        <w:t>按</w:t>
      </w:r>
      <w:r w:rsidRPr="00A24A9B">
        <w:t>6</w:t>
      </w:r>
      <w:r w:rsidRPr="00A24A9B">
        <w:t>维度</w:t>
      </w:r>
      <m:oMath>
        <m:r>
          <w:del w:id="1638" w:author="Zixuan Zhou" w:date="2026-04-27T21:41:00Z" w16du:dateUtc="2026-04-27T13:41:00Z">
            <w:rPr>
              <w:rFonts w:ascii="Cambria Math" w:hAnsi="Cambria Math"/>
            </w:rPr>
            <m:t xml:space="preserve"> </m:t>
          </w:del>
        </m:r>
        <m:r>
          <w:rPr>
            <w:rFonts w:ascii="Cambria Math" w:hAnsi="Cambria Math"/>
          </w:rPr>
          <m:t xml:space="preserve">× </m:t>
        </m:r>
      </m:oMath>
      <w:r w:rsidRPr="00A24A9B">
        <w:t>2</w:t>
      </w:r>
      <w:r w:rsidRPr="00A24A9B">
        <w:t>名专家估算，数千条数据的完全人工评审几乎不可持续。因此，本研究旨在建立一套经临床专家标准锚定的大语言模型自动化评估机制，以替代部分重复性人工评审工作。但</w:t>
      </w:r>
      <w:proofErr w:type="gramStart"/>
      <w:r w:rsidRPr="00A24A9B">
        <w:t>不同大</w:t>
      </w:r>
      <w:proofErr w:type="gramEnd"/>
      <w:r w:rsidRPr="00A24A9B">
        <w:t>语言模型在医学文本定序评价任务中的能力差异显著，并非任意模型均可直接充当裁判。为此，本节首先设计一套多维度评估体系，随后通过多模型横向对比与专家一致性检验，遴选最</w:t>
      </w:r>
      <w:proofErr w:type="gramStart"/>
      <w:r w:rsidRPr="00A24A9B">
        <w:t>具专家级评价</w:t>
      </w:r>
      <w:proofErr w:type="gramEnd"/>
      <w:r w:rsidRPr="00A24A9B">
        <w:t>信度的模型，最终确立可投入全量数据筛查的自动化评估范式。</w:t>
      </w:r>
    </w:p>
    <w:p w14:paraId="11DDF704" w14:textId="0B5FA996" w:rsidR="00C12CAC" w:rsidRDefault="00C12CAC" w:rsidP="007B5F05">
      <w:pPr>
        <w:pStyle w:val="3"/>
        <w:spacing w:before="163" w:after="163"/>
        <w:rPr>
          <w:rFonts w:hint="eastAsia"/>
        </w:rPr>
      </w:pPr>
      <w:bookmarkStart w:id="1639" w:name="_Toc228219369"/>
      <w:r>
        <w:rPr>
          <w:rFonts w:hint="eastAsia"/>
        </w:rPr>
        <w:t>多维度评估体系设计</w:t>
      </w:r>
      <w:bookmarkEnd w:id="1639"/>
    </w:p>
    <w:p w14:paraId="71AB226E" w14:textId="7D26B716" w:rsidR="001E2739" w:rsidRDefault="001E2739" w:rsidP="001E2739">
      <w:pPr>
        <w:pStyle w:val="altz"/>
        <w:ind w:firstLine="480"/>
      </w:pPr>
      <w:r>
        <w:rPr>
          <w:rFonts w:hint="eastAsia"/>
        </w:rPr>
        <w:t>为</w:t>
      </w:r>
      <w:r w:rsidRPr="001E2739">
        <w:rPr>
          <w:rFonts w:hint="eastAsia"/>
        </w:rPr>
        <w:t>了保障本研究后续微调模型评测的客观性与高效性，本节采用多</w:t>
      </w:r>
      <w:proofErr w:type="gramStart"/>
      <w:r w:rsidRPr="001E2739">
        <w:rPr>
          <w:rFonts w:hint="eastAsia"/>
        </w:rPr>
        <w:t>源独立</w:t>
      </w:r>
      <w:proofErr w:type="gramEnd"/>
      <w:r w:rsidRPr="001E2739">
        <w:rPr>
          <w:rFonts w:hint="eastAsia"/>
        </w:rPr>
        <w:t>评分法对数据集质量进行验证。评估体系涵盖了</w:t>
      </w:r>
      <w:r>
        <w:rPr>
          <w:rFonts w:hint="eastAsia"/>
        </w:rPr>
        <w:t>“</w:t>
      </w:r>
      <w:r w:rsidRPr="001E2739">
        <w:rPr>
          <w:rFonts w:hint="eastAsia"/>
        </w:rPr>
        <w:t>指导性、准确性、完整性、安全性、易于理解</w:t>
      </w:r>
      <w:r>
        <w:rPr>
          <w:rFonts w:hint="eastAsia"/>
        </w:rPr>
        <w:t>”</w:t>
      </w:r>
      <w:r w:rsidRPr="001E2739">
        <w:rPr>
          <w:rFonts w:hint="eastAsia"/>
        </w:rPr>
        <w:t>以及</w:t>
      </w:r>
      <w:r>
        <w:rPr>
          <w:rFonts w:hint="eastAsia"/>
        </w:rPr>
        <w:t>“</w:t>
      </w:r>
      <w:r w:rsidRPr="001E2739">
        <w:rPr>
          <w:rFonts w:hint="eastAsia"/>
        </w:rPr>
        <w:t>仅提供必要信息</w:t>
      </w:r>
      <w:r>
        <w:rPr>
          <w:rFonts w:hint="eastAsia"/>
        </w:rPr>
        <w:t>”</w:t>
      </w:r>
      <w:r w:rsidRPr="001E2739">
        <w:rPr>
          <w:rFonts w:hint="eastAsia"/>
        </w:rPr>
        <w:t>这六个核心医学文本质量评价维度。在评分主体设计上，本研究并非直接指定单一模型作为裁判，而</w:t>
      </w:r>
      <w:ins w:id="1640" w:author="Zixuan Zhou" w:date="2026-04-27T21:42:00Z" w16du:dateUtc="2026-04-27T13:42:00Z">
        <w:r w:rsidR="00D95BED">
          <w:rPr>
            <w:rFonts w:hint="eastAsia"/>
          </w:rPr>
          <w:t>是</w:t>
        </w:r>
      </w:ins>
      <w:del w:id="1641" w:author="Zixuan Zhou" w:date="2026-04-27T21:42:00Z" w16du:dateUtc="2026-04-27T13:42:00Z">
        <w:r w:rsidRPr="001E2739" w:rsidDel="00D95BED">
          <w:rPr>
            <w:rFonts w:hint="eastAsia"/>
          </w:rPr>
          <w:delText>是</w:delText>
        </w:r>
        <w:r w:rsidDel="00D95BED">
          <w:rPr>
            <w:rFonts w:hint="eastAsia"/>
          </w:rPr>
          <w:delText>按照“</w:delText>
        </w:r>
        <w:r w:rsidRPr="001E2739" w:rsidDel="00D95BED">
          <w:rPr>
            <w:rFonts w:hint="eastAsia"/>
          </w:rPr>
          <w:delText>先广筛、后精选</w:delText>
        </w:r>
        <w:r w:rsidDel="00D95BED">
          <w:rPr>
            <w:rFonts w:hint="eastAsia"/>
          </w:rPr>
          <w:delText>”</w:delText>
        </w:r>
        <w:r w:rsidRPr="001E2739" w:rsidDel="00D95BED">
          <w:rPr>
            <w:rFonts w:hint="eastAsia"/>
          </w:rPr>
          <w:delText>的</w:delText>
        </w:r>
        <w:r w:rsidDel="00D95BED">
          <w:rPr>
            <w:rFonts w:hint="eastAsia"/>
          </w:rPr>
          <w:delText>思路</w:delText>
        </w:r>
        <w:r w:rsidRPr="001E2739" w:rsidDel="00D95BED">
          <w:rPr>
            <w:rFonts w:hint="eastAsia"/>
          </w:rPr>
          <w:delText>，</w:delText>
        </w:r>
      </w:del>
      <w:r w:rsidRPr="001E2739">
        <w:rPr>
          <w:rFonts w:hint="eastAsia"/>
        </w:rPr>
        <w:t>选取了当前具有代表性的</w:t>
      </w:r>
      <w:ins w:id="1642" w:author="Zixuan Zhou" w:date="2026-04-27T02:29:00Z" w16du:dateUtc="2026-04-26T18:29:00Z">
        <w:r w:rsidR="00352265">
          <w:rPr>
            <w:rFonts w:hint="eastAsia"/>
          </w:rPr>
          <w:t>五</w:t>
        </w:r>
      </w:ins>
      <w:del w:id="1643" w:author="Zixuan Zhou" w:date="2026-04-27T02:29:00Z" w16du:dateUtc="2026-04-26T18:29:00Z">
        <w:r w:rsidRPr="001E2739" w:rsidDel="00352265">
          <w:rPr>
            <w:rFonts w:hint="eastAsia"/>
          </w:rPr>
          <w:delText>六</w:delText>
        </w:r>
      </w:del>
      <w:proofErr w:type="gramStart"/>
      <w:r w:rsidRPr="001E2739">
        <w:rPr>
          <w:rFonts w:hint="eastAsia"/>
        </w:rPr>
        <w:t>款大语言模型</w:t>
      </w:r>
      <w:proofErr w:type="gramEnd"/>
      <w:r w:rsidRPr="001E2739">
        <w:rPr>
          <w:rFonts w:hint="eastAsia"/>
        </w:rPr>
        <w:t>共同参与初评，以从中遴选评价信度最接近人类专家水平的候选者。</w:t>
      </w:r>
    </w:p>
    <w:p w14:paraId="58FDF4B2" w14:textId="4B74DA56" w:rsidR="00F54B80" w:rsidRDefault="001E2739" w:rsidP="001E2739">
      <w:pPr>
        <w:pStyle w:val="altz"/>
        <w:ind w:firstLine="480"/>
      </w:pPr>
      <w:r w:rsidRPr="001E2739">
        <w:rPr>
          <w:rFonts w:hint="eastAsia"/>
        </w:rPr>
        <w:t>参评模型覆盖了不同技术路线与参数规模，</w:t>
      </w:r>
      <w:proofErr w:type="gramStart"/>
      <w:r w:rsidRPr="001E2739">
        <w:rPr>
          <w:rFonts w:hint="eastAsia"/>
        </w:rPr>
        <w:t>包括智谱</w:t>
      </w:r>
      <w:proofErr w:type="gramEnd"/>
      <w:r w:rsidRPr="001E2739">
        <w:rPr>
          <w:rFonts w:hint="eastAsia"/>
        </w:rPr>
        <w:t>AI</w:t>
      </w:r>
      <w:r w:rsidRPr="001E2739">
        <w:rPr>
          <w:rFonts w:hint="eastAsia"/>
        </w:rPr>
        <w:t>的</w:t>
      </w:r>
      <w:r w:rsidRPr="001E2739">
        <w:rPr>
          <w:rFonts w:hint="eastAsia"/>
        </w:rPr>
        <w:t>GLM-5</w:t>
      </w:r>
      <w:r w:rsidRPr="001E2739">
        <w:rPr>
          <w:rFonts w:hint="eastAsia"/>
        </w:rPr>
        <w:t>、</w:t>
      </w:r>
      <w:r w:rsidRPr="001E2739">
        <w:rPr>
          <w:rFonts w:hint="eastAsia"/>
        </w:rPr>
        <w:t>DeepSeek</w:t>
      </w:r>
      <w:r w:rsidRPr="001E2739">
        <w:rPr>
          <w:rFonts w:hint="eastAsia"/>
        </w:rPr>
        <w:t>的</w:t>
      </w:r>
      <w:r w:rsidRPr="001E2739">
        <w:rPr>
          <w:rFonts w:hint="eastAsia"/>
        </w:rPr>
        <w:t>DeepSeek-V3.2</w:t>
      </w:r>
      <w:r w:rsidRPr="001E2739">
        <w:rPr>
          <w:rFonts w:hint="eastAsia"/>
        </w:rPr>
        <w:t>、</w:t>
      </w:r>
      <w:proofErr w:type="gramStart"/>
      <w:r w:rsidRPr="001E2739">
        <w:rPr>
          <w:rFonts w:hint="eastAsia"/>
        </w:rPr>
        <w:t>通义千问的</w:t>
      </w:r>
      <w:proofErr w:type="gramEnd"/>
      <w:del w:id="1644" w:author="Zixuan Zhou" w:date="2026-04-27T02:29:00Z" w16du:dateUtc="2026-04-26T18:29:00Z">
        <w:r w:rsidRPr="001E2739" w:rsidDel="00352265">
          <w:rPr>
            <w:rFonts w:hint="eastAsia"/>
          </w:rPr>
          <w:delText>Qwen3-Omni-30B-A3B-Instruct</w:delText>
        </w:r>
        <w:r w:rsidRPr="001E2739" w:rsidDel="00352265">
          <w:rPr>
            <w:rFonts w:hint="eastAsia"/>
          </w:rPr>
          <w:delText>、</w:delText>
        </w:r>
      </w:del>
      <w:r w:rsidRPr="001E2739">
        <w:rPr>
          <w:rFonts w:hint="eastAsia"/>
        </w:rPr>
        <w:t>Qwen2.5-32B-Instruct</w:t>
      </w:r>
      <w:r w:rsidRPr="001E2739">
        <w:rPr>
          <w:rFonts w:hint="eastAsia"/>
        </w:rPr>
        <w:t>、</w:t>
      </w:r>
      <w:r w:rsidRPr="001E2739">
        <w:rPr>
          <w:rFonts w:hint="eastAsia"/>
        </w:rPr>
        <w:t>Qwen2.5-14B-Instruct</w:t>
      </w:r>
      <w:r w:rsidRPr="001E2739">
        <w:rPr>
          <w:rFonts w:hint="eastAsia"/>
        </w:rPr>
        <w:t>以及</w:t>
      </w:r>
      <w:r w:rsidRPr="001E2739">
        <w:rPr>
          <w:rFonts w:hint="eastAsia"/>
        </w:rPr>
        <w:t>Qwen2.5-7B-Instruct</w:t>
      </w:r>
      <w:r w:rsidRPr="001E2739">
        <w:rPr>
          <w:rFonts w:hint="eastAsia"/>
        </w:rPr>
        <w:t>。通过让上述模型与临床专家针对</w:t>
      </w:r>
      <w:commentRangeStart w:id="1645"/>
      <w:r w:rsidRPr="001E2739">
        <w:rPr>
          <w:rFonts w:hint="eastAsia"/>
        </w:rPr>
        <w:t>同一批医学问答样本独立打分</w:t>
      </w:r>
      <w:commentRangeEnd w:id="1645"/>
      <w:r w:rsidR="00192633" w:rsidRPr="001E2739">
        <w:rPr>
          <w:rStyle w:val="afc"/>
          <w:rFonts w:hint="eastAsia"/>
          <w:sz w:val="24"/>
          <w:szCs w:val="22"/>
        </w:rPr>
        <w:commentReference w:id="1645"/>
      </w:r>
      <w:r w:rsidRPr="001E2739">
        <w:rPr>
          <w:rFonts w:hint="eastAsia"/>
        </w:rPr>
        <w:t>，</w:t>
      </w:r>
      <w:r w:rsidR="000A6883">
        <w:rPr>
          <w:rFonts w:hint="eastAsia"/>
        </w:rPr>
        <w:t>同时参考相关研究，</w:t>
      </w:r>
      <w:r w:rsidRPr="001E2739">
        <w:rPr>
          <w:rFonts w:hint="eastAsia"/>
        </w:rPr>
        <w:t>研究采用二次加权</w:t>
      </w:r>
      <w:r w:rsidRPr="001E2739">
        <w:rPr>
          <w:rFonts w:hint="eastAsia"/>
        </w:rPr>
        <w:t>Kappa</w:t>
      </w:r>
      <w:r w:rsidRPr="001E2739">
        <w:rPr>
          <w:rFonts w:hint="eastAsia"/>
        </w:rPr>
        <w:t>系数作为核心统计学指标，全面检验不同评分主体间的评估偏倚程度，进而为自动化</w:t>
      </w:r>
      <w:r w:rsidR="00455885">
        <w:rPr>
          <w:rFonts w:hint="eastAsia"/>
        </w:rPr>
        <w:t>评估</w:t>
      </w:r>
      <w:r w:rsidRPr="001E2739">
        <w:rPr>
          <w:rFonts w:hint="eastAsia"/>
        </w:rPr>
        <w:t>模型的最终确立提供量化依据</w:t>
      </w:r>
      <w:r w:rsidR="0089310B">
        <w:fldChar w:fldCharType="begin"/>
      </w:r>
      <w:r w:rsidR="001704E8">
        <w:instrText xml:space="preserve"> ADDIN ZOTERO_ITEM CSL_CITATION {"citationID":"33ay61yp","properties":{"unsorted":false,"formattedCitation":"\\super [38,39]\\nosupersub{}","plainCitation":"[38,39]","noteIndex":0},"citationItems":[{"id":1234,"uris":["http://zotero.org/users/15209510/items/5EAYSL55"],"itemData":{"id":1234,"type":"article-journal","abstract":"This study systematically develops and evaluates the application value of the PCOS-GPT system, an artificial intelligence (AI) assistant based on ChatGPT technology, in the diagnosis and management of polycystic ovary syndrome (PCOS). The research explores innovative pathways for AI-enabled PCOS dia …","container-title":"BMC medical informatics and decision making","DOI":"10.1186/s12911-025-03114-4","ISSN":"1472-6947","issue":"1","language":"en","PMID":"40682078","publisher":"BMC Med Inform Decis Mak","source":"pubmed.ncbi.nlm.nih.gov","title":"Application of ChatGPT-based artificial intelligence in the diagnosis and management of polycystic ovary syndrome","URL":"https://pubmed.ncbi.nlm.nih.gov/40682078/","volume":"25","author":[{"family":"Yingchun","given":"Zhu"},{"family":"Danchen","given":"Luo"},{"family":"Xiaoyue","given":"Shen"},{"family":"Qingqing","given":"Shi"},{"family":"Haining","given":"Lv"},{"family":"Simin","given":"Zhang"},{"family":"Feihong","given":"Ye"},{"family":"Na","given":"Kong"}],"accessed":{"date-parts":[["2026",4,25]]},"issued":{"date-parts":[["2025",7,18]]}}},{"id":1238,"uris":["http://zotero.org/users/15209510/items/4AVTFCSB"],"itemData":{"id":1238,"type":"article-journal","abstract":"Background AI models like ChatGPT have the potential to support musculoskeletal rehabilitation by providing clinical insights. However, their alignment with evidence-based guidelines needs evaluation before integration into physiotherapy practice. Objective To evaluate the performance of ChatGPT (GPT-4 model) in generating responses to musculoskeletal rehabilitation queries by comparing its recommendations with evidence-based clinical practice guidelines (CPGs). Design This study was designed as a cross-sectional observational study. Methods Twenty questions covering disease information, assessment, and rehabilitation were developed by two experienced physiotherapists specializing in musculoskeletal disorders. The questions were distributed across three anatomical regions: upper extremity (7 questions), lower extremity (9 questions), and spine (4 questions). ChatGPT’s responses were obtained and evaluated independently by two raters using a 5-point Likert scale assessing relevance, accuracy, clarity, completeness, and consistency. Weighted kappa values were calculated to assess inter-rater agreement and consistency within each category. Results ChatGPT’s responses received the highest average score for clarity (4.85), followed by accuracy (4.62), relevance (4.50), and completeness (4.20). Consistency received the lowest score (3.85). The highest agreement (weighted kappa = 0.90) was observed in the disease information category, whereas rehabilitation displayed relatively lower agreement (weighted kappa = 0.56). Variability in consistency and moderate weighted kappa values in relevance and clarity highlighted areas requiring improvement. Conclusions This study demonstrates ChatGPT’s potential in providing guideline-aligned information in musculoskeletal rehabilitation. However, due to observed limitations in consistency, completeness, and the ability to replicate nuanced clinical reasoning, its use should remain supplementary rather than as a primary decision-making tool. While it performed better in disease information, as evidenced by higher inter-rater agreement and scores, its performance in the rehabilitation category was comparatively lower, highlighting challenges in addressing complex, nuanced therapeutic interventions. This variability in consistency and domain-specific reasoning underscores the need for further refinement to ensure reliability in complex clinical scenarios. Clinical trial number Not applicable.","container-title":"BMC Musculoskeletal Disorders","DOI":"10.1186/s12891-025-08650-8","ISSN":"1471-2474","issue":"1","journalAbbreviation":"BMC Musculoskelet Disord","language":"en","license":"2025 The Author(s)","page":"411","publisher":"BioMed Central","source":"link.springer.com","title":"A cross-sectional study on ChatGPT’s alignment with clinical practice guidelines in musculoskeletal rehabilitation","volume":"26","author":[{"family":"Safran","given":"Ertuğrul"},{"family":"Yildirim","given":"Sefa"}],"issued":{"date-parts":[["2025",12,1]]}}}],"schema":"https://github.com/citation-style-language/schema/raw/master/csl-citation.json"} </w:instrText>
      </w:r>
      <w:r w:rsidR="0089310B">
        <w:fldChar w:fldCharType="separate"/>
      </w:r>
      <w:r w:rsidR="001704E8" w:rsidRPr="001704E8">
        <w:rPr>
          <w:rFonts w:cs="Times New Roman"/>
          <w:kern w:val="0"/>
          <w:vertAlign w:val="superscript"/>
        </w:rPr>
        <w:t>[38,39]</w:t>
      </w:r>
      <w:r w:rsidR="0089310B">
        <w:fldChar w:fldCharType="end"/>
      </w:r>
      <w:r w:rsidRPr="001E2739">
        <w:rPr>
          <w:rFonts w:hint="eastAsia"/>
        </w:rPr>
        <w:t>。</w:t>
      </w:r>
      <w:r w:rsidR="00352265" w:rsidRPr="00352265">
        <w:t>二次加权</w:t>
      </w:r>
      <w:r w:rsidR="00352265" w:rsidRPr="00352265">
        <w:t xml:space="preserve"> Kapp</w:t>
      </w:r>
      <w:r w:rsidR="00352265">
        <w:rPr>
          <w:rFonts w:hint="eastAsia"/>
        </w:rPr>
        <w:t>a</w:t>
      </w:r>
      <w:r w:rsidR="00352265" w:rsidRPr="00352265">
        <w:t>系数</w:t>
      </w:r>
      <w:r w:rsidR="00352265">
        <w:rPr>
          <w:rFonts w:hint="eastAsia"/>
        </w:rPr>
        <w:t>的计算方法如下。</w:t>
      </w:r>
    </w:p>
    <w:p w14:paraId="593D0442" w14:textId="694000A4" w:rsidR="00352265" w:rsidRDefault="00F62009" w:rsidP="001E2739">
      <w:pPr>
        <w:pStyle w:val="altz"/>
        <w:ind w:firstLine="480"/>
      </w:pPr>
      <w:r w:rsidRPr="00F62009">
        <w:lastRenderedPageBreak/>
        <w:t>设两位评分主体对同一条问答对在某一维度上的评分分别为</w:t>
      </w:r>
      <w:r w:rsidRPr="00F62009">
        <w:t xml:space="preserve">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rsidRPr="00F62009">
        <w:t xml:space="preserve"> </w:t>
      </w:r>
      <w:r w:rsidRPr="00F62009">
        <w:t>与</w:t>
      </w:r>
      <w:r w:rsidRPr="00F62009">
        <w:t xml:space="preserve">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Pr="00F62009">
        <w:t>（</w:t>
      </w:r>
      <m:oMath>
        <m:r>
          <w:rPr>
            <w:rFonts w:ascii="Cambria Math" w:hAnsi="Cambria Math"/>
          </w:rPr>
          <m:t>i</m:t>
        </m:r>
        <m:r>
          <w:del w:id="1646" w:author="Zixuan Zhou" w:date="2026-04-27T02:47:00Z" w16du:dateUtc="2026-04-26T18:47:00Z">
            <w:rPr>
              <w:rFonts w:ascii="Cambria Math" w:hAnsi="Cambria Math"/>
            </w:rPr>
            <m:t xml:space="preserve"> </m:t>
          </w:del>
        </m:r>
        <m:r>
          <w:rPr>
            <w:rFonts w:ascii="Cambria Math" w:hAnsi="Cambria Math"/>
          </w:rPr>
          <m:t>=</m:t>
        </m:r>
        <m:r>
          <w:del w:id="1647" w:author="Zixuan Zhou" w:date="2026-04-27T02:47:00Z" w16du:dateUtc="2026-04-26T18:47:00Z">
            <w:rPr>
              <w:rFonts w:ascii="Cambria Math" w:hAnsi="Cambria Math"/>
            </w:rPr>
            <m:t xml:space="preserve"> </m:t>
          </w:del>
        </m:r>
        <m:r>
          <w:rPr>
            <w:rFonts w:ascii="Cambria Math" w:hAnsi="Cambria Math"/>
          </w:rPr>
          <m:t>1,2,</m:t>
        </m:r>
        <m:r>
          <m:rPr>
            <m:sty m:val="p"/>
          </m:rPr>
          <w:rPr>
            <w:rFonts w:ascii="Cambria Math" w:hAnsi="Cambria Math" w:hint="eastAsia"/>
          </w:rPr>
          <m:t>…</m:t>
        </m:r>
        <m:r>
          <w:rPr>
            <w:rFonts w:ascii="Cambria Math" w:hAnsi="Cambria Math"/>
          </w:rPr>
          <m:t>,N</m:t>
        </m:r>
      </m:oMath>
      <w:r w:rsidRPr="00F62009">
        <w:t>），评分等级取值为</w:t>
      </w:r>
      <w:r w:rsidRPr="00F62009">
        <w:t xml:space="preserve"> 1,2,3</w:t>
      </w:r>
      <w:r w:rsidRPr="00F62009">
        <w:t>。二次加权</w:t>
      </w:r>
      <w:r w:rsidRPr="00F62009">
        <w:t xml:space="preserve"> Kappa </w:t>
      </w:r>
      <w:r w:rsidRPr="00F62009">
        <w:t>系数的计算公式为：</w:t>
      </w:r>
    </w:p>
    <w:tbl>
      <w:tblPr>
        <w:tblW w:w="5000" w:type="pct"/>
        <w:tblLook w:val="0000" w:firstRow="0" w:lastRow="0" w:firstColumn="0" w:lastColumn="0" w:noHBand="0" w:noVBand="0"/>
        <w:tblPrChange w:id="1648" w:author="Zixuan Zhou" w:date="2026-04-27T02:45:00Z" w16du:dateUtc="2026-04-26T18:45:00Z">
          <w:tblPr>
            <w:tblW w:w="5000" w:type="pct"/>
            <w:tblLook w:val="0000" w:firstRow="0" w:lastRow="0" w:firstColumn="0" w:lastColumn="0" w:noHBand="0" w:noVBand="0"/>
          </w:tblPr>
        </w:tblPrChange>
      </w:tblPr>
      <w:tblGrid>
        <w:gridCol w:w="1133"/>
        <w:gridCol w:w="6763"/>
        <w:gridCol w:w="1174"/>
        <w:tblGridChange w:id="1649">
          <w:tblGrid>
            <w:gridCol w:w="1133"/>
            <w:gridCol w:w="6763"/>
            <w:gridCol w:w="1174"/>
          </w:tblGrid>
        </w:tblGridChange>
      </w:tblGrid>
      <w:tr w:rsidR="00F62009" w14:paraId="40BB2EE2" w14:textId="77777777" w:rsidTr="00D2035A">
        <w:trPr>
          <w:trHeight w:val="794"/>
        </w:trPr>
        <w:tc>
          <w:tcPr>
            <w:tcW w:w="625" w:type="pct"/>
            <w:vAlign w:val="center"/>
            <w:tcPrChange w:id="1650" w:author="Zixuan Zhou" w:date="2026-04-27T02:45:00Z" w16du:dateUtc="2026-04-26T18:45:00Z">
              <w:tcPr>
                <w:tcW w:w="625" w:type="pct"/>
                <w:vAlign w:val="center"/>
              </w:tcPr>
            </w:tcPrChange>
          </w:tcPr>
          <w:p w14:paraId="08988F32" w14:textId="77777777" w:rsidR="00F62009" w:rsidRDefault="00F62009" w:rsidP="00F1206C">
            <w:pPr>
              <w:pStyle w:val="aff5"/>
              <w:tabs>
                <w:tab w:val="clear" w:pos="8400"/>
                <w:tab w:val="right" w:pos="8280"/>
              </w:tabs>
              <w:spacing w:after="120"/>
              <w:rPr>
                <w:rFonts w:ascii="宋体" w:hAnsi="宋体" w:hint="eastAsia"/>
                <w:sz w:val="24"/>
              </w:rPr>
            </w:pPr>
          </w:p>
        </w:tc>
        <w:tc>
          <w:tcPr>
            <w:tcW w:w="3728" w:type="pct"/>
            <w:vAlign w:val="center"/>
            <w:tcPrChange w:id="1651" w:author="Zixuan Zhou" w:date="2026-04-27T02:45:00Z" w16du:dateUtc="2026-04-26T18:45:00Z">
              <w:tcPr>
                <w:tcW w:w="3728" w:type="pct"/>
                <w:vAlign w:val="center"/>
              </w:tcPr>
            </w:tcPrChange>
          </w:tcPr>
          <w:p w14:paraId="5FBA3858" w14:textId="2FAE95A0" w:rsidR="00F62009" w:rsidRPr="000518C1" w:rsidRDefault="00D2035A">
            <w:pPr>
              <w:pStyle w:val="altz"/>
              <w:spacing w:line="240" w:lineRule="auto"/>
              <w:ind w:firstLineChars="0" w:firstLine="0"/>
              <w:pPrChange w:id="1652" w:author="Zixuan Zhou" w:date="2026-04-27T02:46:00Z" w16du:dateUtc="2026-04-26T18:46:00Z">
                <w:pPr>
                  <w:pStyle w:val="expressions"/>
                  <w:spacing w:after="120"/>
                </w:pPr>
              </w:pPrChange>
            </w:pPr>
            <m:oMathPara>
              <m:oMath>
                <m:r>
                  <w:del w:id="1653" w:author="Zixuan Zhou" w:date="2026-04-27T02:43:00Z" w16du:dateUtc="2026-04-26T18:43:00Z">
                    <m:rPr>
                      <m:sty m:val="p"/>
                    </m:rPr>
                    <w:rPr>
                      <w:rFonts w:ascii="Cambria Math" w:hAnsi="Cambria Math"/>
                    </w:rPr>
                    <m:t>\</m:t>
                  </w:del>
                </m:r>
                <m:r>
                  <w:del w:id="1654" w:author="Zixuan Zhou" w:date="2026-04-27T02:43:00Z" w16du:dateUtc="2026-04-26T18:43:00Z">
                    <w:rPr>
                      <w:rFonts w:ascii="Cambria Math" w:hAnsi="Cambria Math"/>
                    </w:rPr>
                    <m:t>backslash</m:t>
                  </w:del>
                </m:r>
                <m:r>
                  <w:del w:id="1655" w:author="Zixuan Zhou" w:date="2026-04-27T02:43:00Z" w16du:dateUtc="2026-04-26T18:43:00Z">
                    <m:rPr>
                      <m:sty m:val="p"/>
                    </m:rPr>
                    <w:rPr>
                      <w:rFonts w:ascii="Cambria Math" w:hAnsi="Cambria Math"/>
                    </w:rPr>
                    <m:t xml:space="preserve"> \$\</m:t>
                  </w:del>
                </m:r>
                <m:r>
                  <w:del w:id="1656" w:author="Zixuan Zhou" w:date="2026-04-27T02:43:00Z" w16du:dateUtc="2026-04-26T18:43:00Z">
                    <w:rPr>
                      <w:rFonts w:ascii="Cambria Math" w:hAnsi="Cambria Math"/>
                    </w:rPr>
                    <m:t>backslash</m:t>
                  </w:del>
                </m:r>
                <m:r>
                  <w:del w:id="1657" w:author="Zixuan Zhou" w:date="2026-04-27T02:43:00Z" w16du:dateUtc="2026-04-26T18:43:00Z">
                    <m:rPr>
                      <m:sty m:val="p"/>
                    </m:rPr>
                    <w:rPr>
                      <w:rFonts w:ascii="Cambria Math" w:hAnsi="Cambria Math"/>
                    </w:rPr>
                    <m:t xml:space="preserve"> \$</m:t>
                  </w:del>
                </m:r>
                <m:r>
                  <w:del w:id="1658" w:author="Zixuan Zhou" w:date="2026-04-27T02:43:00Z" w16du:dateUtc="2026-04-26T18:43:00Z">
                    <w:rPr>
                      <w:rFonts w:ascii="Cambria Math" w:hAnsi="Cambria Math"/>
                    </w:rPr>
                    <m:t>\backslash</m:t>
                  </w:del>
                </m:r>
                <m:r>
                  <w:del w:id="1659" w:author="Zixuan Zhou" w:date="2026-04-27T02:43:00Z" w16du:dateUtc="2026-04-26T18:43:00Z">
                    <m:rPr>
                      <m:sty m:val="p"/>
                    </m:rPr>
                    <w:rPr>
                      <w:rFonts w:ascii="Cambria Math" w:hAnsi="Cambria Math"/>
                    </w:rPr>
                    <m:t xml:space="preserve">\ </m:t>
                  </w:del>
                </m:r>
                <m:r>
                  <w:del w:id="1660" w:author="Zixuan Zhou" w:date="2026-04-27T02:43:00Z" w16du:dateUtc="2026-04-26T18:43:00Z">
                    <w:rPr>
                      <w:rFonts w:ascii="Cambria Math" w:hAnsi="Cambria Math"/>
                    </w:rPr>
                    <m:t>kappa</m:t>
                  </w:del>
                </m:r>
                <m:r>
                  <w:del w:id="1661" w:author="Zixuan Zhou" w:date="2026-04-27T02:43:00Z" w16du:dateUtc="2026-04-26T18:43:00Z">
                    <m:rPr>
                      <m:sty m:val="p"/>
                    </m:rPr>
                    <w:rPr>
                      <w:rFonts w:ascii="Cambria Math" w:hAnsi="Cambria Math"/>
                    </w:rPr>
                    <m:t>_{</m:t>
                  </w:del>
                </m:r>
                <m:r>
                  <w:del w:id="1662" w:author="Zixuan Zhou" w:date="2026-04-27T02:43:00Z" w16du:dateUtc="2026-04-26T18:43:00Z">
                    <w:rPr>
                      <w:rFonts w:ascii="Cambria Math" w:hAnsi="Cambria Math"/>
                    </w:rPr>
                    <m:t>w</m:t>
                  </w:del>
                </m:r>
                <m:r>
                  <w:del w:id="1663" w:author="Zixuan Zhou" w:date="2026-04-27T02:43:00Z" w16du:dateUtc="2026-04-26T18:43:00Z">
                    <m:rPr>
                      <m:sty m:val="p"/>
                    </m:rPr>
                    <w:rPr>
                      <w:rFonts w:ascii="Cambria Math" w:hAnsi="Cambria Math"/>
                    </w:rPr>
                    <m:t xml:space="preserve">}\ =\ 1\ -\ </m:t>
                  </w:del>
                </m:r>
                <m:r>
                  <w:del w:id="1664" w:author="Zixuan Zhou" w:date="2026-04-27T02:43:00Z" w16du:dateUtc="2026-04-26T18:43:00Z">
                    <w:rPr>
                      <w:rFonts w:ascii="Cambria Math" w:hAnsi="Cambria Math"/>
                    </w:rPr>
                    <m:t>\backslash</m:t>
                  </w:del>
                </m:r>
                <m:r>
                  <w:del w:id="1665" w:author="Zixuan Zhou" w:date="2026-04-27T02:43:00Z" w16du:dateUtc="2026-04-26T18:43:00Z">
                    <m:rPr>
                      <m:sty m:val="p"/>
                    </m:rPr>
                    <w:rPr>
                      <w:rFonts w:ascii="Cambria Math" w:hAnsi="Cambria Math"/>
                    </w:rPr>
                    <m:t xml:space="preserve">\ </m:t>
                  </w:del>
                </m:r>
                <m:r>
                  <w:del w:id="1666" w:author="Zixuan Zhou" w:date="2026-04-27T02:43:00Z" w16du:dateUtc="2026-04-26T18:43:00Z">
                    <w:rPr>
                      <w:rFonts w:ascii="Cambria Math" w:hAnsi="Cambria Math"/>
                    </w:rPr>
                    <m:t>frac</m:t>
                  </w:del>
                </m:r>
                <m:r>
                  <w:del w:id="1667" w:author="Zixuan Zhou" w:date="2026-04-27T02:43:00Z" w16du:dateUtc="2026-04-26T18:43:00Z">
                    <m:rPr>
                      <m:sty m:val="p"/>
                    </m:rPr>
                    <w:rPr>
                      <w:rFonts w:ascii="Cambria Math" w:hAnsi="Cambria Math"/>
                    </w:rPr>
                    <m:t>{</m:t>
                  </w:del>
                </m:r>
                <m:r>
                  <w:del w:id="1668" w:author="Zixuan Zhou" w:date="2026-04-27T02:43:00Z" w16du:dateUtc="2026-04-26T18:43:00Z">
                    <w:rPr>
                      <w:rFonts w:ascii="Cambria Math" w:hAnsi="Cambria Math"/>
                    </w:rPr>
                    <m:t>\backslash</m:t>
                  </w:del>
                </m:r>
                <m:r>
                  <w:del w:id="1669" w:author="Zixuan Zhou" w:date="2026-04-27T02:43:00Z" w16du:dateUtc="2026-04-26T18:43:00Z">
                    <m:rPr>
                      <m:sty m:val="p"/>
                    </m:rPr>
                    <w:rPr>
                      <w:rFonts w:ascii="Cambria Math" w:hAnsi="Cambria Math"/>
                    </w:rPr>
                    <m:t xml:space="preserve">\ </m:t>
                  </w:del>
                </m:r>
                <m:r>
                  <w:del w:id="1670" w:author="Zixuan Zhou" w:date="2026-04-27T02:43:00Z" w16du:dateUtc="2026-04-26T18:43:00Z">
                    <w:rPr>
                      <w:rFonts w:ascii="Cambria Math" w:hAnsi="Cambria Math"/>
                    </w:rPr>
                    <m:t>sum</m:t>
                  </w:del>
                </m:r>
                <m:r>
                  <w:del w:id="1671" w:author="Zixuan Zhou" w:date="2026-04-27T02:43:00Z" w16du:dateUtc="2026-04-26T18:43:00Z">
                    <m:rPr>
                      <m:sty m:val="p"/>
                    </m:rPr>
                    <w:rPr>
                      <w:rFonts w:ascii="Cambria Math" w:hAnsi="Cambria Math"/>
                    </w:rPr>
                    <m:t>_{</m:t>
                  </w:del>
                </m:r>
                <m:r>
                  <w:del w:id="1672" w:author="Zixuan Zhou" w:date="2026-04-27T02:43:00Z" w16du:dateUtc="2026-04-26T18:43:00Z">
                    <w:rPr>
                      <w:rFonts w:ascii="Cambria Math" w:hAnsi="Cambria Math"/>
                    </w:rPr>
                    <m:t>i</m:t>
                  </w:del>
                </m:r>
                <m:r>
                  <w:del w:id="1673" w:author="Zixuan Zhou" w:date="2026-04-27T02:43:00Z" w16du:dateUtc="2026-04-26T18:43:00Z">
                    <m:rPr>
                      <m:sty m:val="p"/>
                    </m:rPr>
                    <w:rPr>
                      <w:rFonts w:ascii="Cambria Math" w:hAnsi="Cambria Math"/>
                    </w:rPr>
                    <m:t>=1}^{</m:t>
                  </w:del>
                </m:r>
                <m:r>
                  <w:del w:id="1674" w:author="Zixuan Zhou" w:date="2026-04-27T02:43:00Z" w16du:dateUtc="2026-04-26T18:43:00Z">
                    <w:rPr>
                      <w:rFonts w:ascii="Cambria Math" w:hAnsi="Cambria Math"/>
                    </w:rPr>
                    <m:t>N</m:t>
                  </w:del>
                </m:r>
                <m:r>
                  <w:del w:id="1675" w:author="Zixuan Zhou" w:date="2026-04-27T02:43:00Z" w16du:dateUtc="2026-04-26T18:43:00Z">
                    <m:rPr>
                      <m:sty m:val="p"/>
                    </m:rPr>
                    <w:rPr>
                      <w:rFonts w:ascii="Cambria Math" w:hAnsi="Cambria Math"/>
                    </w:rPr>
                    <m:t xml:space="preserve">}\ </m:t>
                  </w:del>
                </m:r>
                <m:r>
                  <w:del w:id="1676" w:author="Zixuan Zhou" w:date="2026-04-27T02:43:00Z" w16du:dateUtc="2026-04-26T18:43:00Z">
                    <w:rPr>
                      <w:rFonts w:ascii="Cambria Math" w:hAnsi="Cambria Math"/>
                    </w:rPr>
                    <m:t>w</m:t>
                  </w:del>
                </m:r>
                <m:r>
                  <w:del w:id="1677" w:author="Zixuan Zhou" w:date="2026-04-27T02:43:00Z" w16du:dateUtc="2026-04-26T18:43:00Z">
                    <m:rPr>
                      <m:sty m:val="p"/>
                    </m:rPr>
                    <w:rPr>
                      <w:rFonts w:ascii="Cambria Math" w:hAnsi="Cambria Math"/>
                    </w:rPr>
                    <m:t>_{</m:t>
                  </w:del>
                </m:r>
                <m:r>
                  <w:del w:id="1678" w:author="Zixuan Zhou" w:date="2026-04-27T02:43:00Z" w16du:dateUtc="2026-04-26T18:43:00Z">
                    <w:rPr>
                      <w:rFonts w:ascii="Cambria Math" w:hAnsi="Cambria Math"/>
                    </w:rPr>
                    <m:t>r</m:t>
                  </w:del>
                </m:r>
                <m:r>
                  <w:del w:id="1679" w:author="Zixuan Zhou" w:date="2026-04-27T02:43:00Z" w16du:dateUtc="2026-04-26T18:43:00Z">
                    <m:rPr>
                      <m:sty m:val="p"/>
                    </m:rPr>
                    <w:rPr>
                      <w:rFonts w:ascii="Cambria Math" w:hAnsi="Cambria Math"/>
                    </w:rPr>
                    <m:t>_</m:t>
                  </w:del>
                </m:r>
                <m:r>
                  <w:del w:id="1680" w:author="Zixuan Zhou" w:date="2026-04-27T02:43:00Z" w16du:dateUtc="2026-04-26T18:43:00Z">
                    <w:rPr>
                      <w:rFonts w:ascii="Cambria Math" w:hAnsi="Cambria Math"/>
                    </w:rPr>
                    <m:t>i</m:t>
                  </w:del>
                </m:r>
                <m:r>
                  <w:del w:id="1681" w:author="Zixuan Zhou" w:date="2026-04-27T02:43:00Z" w16du:dateUtc="2026-04-26T18:43:00Z">
                    <m:rPr>
                      <m:sty m:val="p"/>
                    </m:rPr>
                    <w:rPr>
                      <w:rFonts w:ascii="Cambria Math" w:hAnsi="Cambria Math"/>
                    </w:rPr>
                    <m:t xml:space="preserve">\ </m:t>
                  </w:del>
                </m:r>
                <m:r>
                  <w:del w:id="1682" w:author="Zixuan Zhou" w:date="2026-04-27T02:43:00Z" w16du:dateUtc="2026-04-26T18:43:00Z">
                    <w:rPr>
                      <w:rFonts w:ascii="Cambria Math" w:hAnsi="Cambria Math"/>
                    </w:rPr>
                    <m:t>s</m:t>
                  </w:del>
                </m:r>
                <m:r>
                  <w:del w:id="1683" w:author="Zixuan Zhou" w:date="2026-04-27T02:43:00Z" w16du:dateUtc="2026-04-26T18:43:00Z">
                    <m:rPr>
                      <m:sty m:val="p"/>
                    </m:rPr>
                    <w:rPr>
                      <w:rFonts w:ascii="Cambria Math" w:hAnsi="Cambria Math"/>
                    </w:rPr>
                    <m:t>_</m:t>
                  </w:del>
                </m:r>
                <m:r>
                  <w:del w:id="1684" w:author="Zixuan Zhou" w:date="2026-04-27T02:43:00Z" w16du:dateUtc="2026-04-26T18:43:00Z">
                    <w:rPr>
                      <w:rFonts w:ascii="Cambria Math" w:hAnsi="Cambria Math"/>
                    </w:rPr>
                    <m:t>i</m:t>
                  </w:del>
                </m:r>
                <m:r>
                  <w:del w:id="1685" w:author="Zixuan Zhou" w:date="2026-04-27T02:43:00Z" w16du:dateUtc="2026-04-26T18:43:00Z">
                    <m:rPr>
                      <m:sty m:val="p"/>
                    </m:rPr>
                    <w:rPr>
                      <w:rFonts w:ascii="Cambria Math" w:hAnsi="Cambria Math"/>
                    </w:rPr>
                    <m:t>}\ (</m:t>
                  </w:del>
                </m:r>
                <m:r>
                  <w:del w:id="1686" w:author="Zixuan Zhou" w:date="2026-04-27T02:43:00Z" w16du:dateUtc="2026-04-26T18:43:00Z">
                    <w:rPr>
                      <w:rFonts w:ascii="Cambria Math" w:hAnsi="Cambria Math"/>
                    </w:rPr>
                    <m:t>r</m:t>
                  </w:del>
                </m:r>
                <m:r>
                  <w:del w:id="1687" w:author="Zixuan Zhou" w:date="2026-04-27T02:43:00Z" w16du:dateUtc="2026-04-26T18:43:00Z">
                    <m:rPr>
                      <m:sty m:val="p"/>
                    </m:rPr>
                    <w:rPr>
                      <w:rFonts w:ascii="Cambria Math" w:hAnsi="Cambria Math"/>
                    </w:rPr>
                    <m:t>_</m:t>
                  </w:del>
                </m:r>
                <m:r>
                  <w:del w:id="1688" w:author="Zixuan Zhou" w:date="2026-04-27T02:43:00Z" w16du:dateUtc="2026-04-26T18:43:00Z">
                    <w:rPr>
                      <w:rFonts w:ascii="Cambria Math" w:hAnsi="Cambria Math"/>
                    </w:rPr>
                    <m:t>i</m:t>
                  </w:del>
                </m:r>
                <m:r>
                  <w:del w:id="1689" w:author="Zixuan Zhou" w:date="2026-04-27T02:43:00Z" w16du:dateUtc="2026-04-26T18:43:00Z">
                    <m:rPr>
                      <m:sty m:val="p"/>
                    </m:rPr>
                    <w:rPr>
                      <w:rFonts w:ascii="Cambria Math" w:hAnsi="Cambria Math"/>
                    </w:rPr>
                    <m:t xml:space="preserve">\ -\ </m:t>
                  </w:del>
                </m:r>
                <m:r>
                  <w:del w:id="1690" w:author="Zixuan Zhou" w:date="2026-04-27T02:43:00Z" w16du:dateUtc="2026-04-26T18:43:00Z">
                    <w:rPr>
                      <w:rFonts w:ascii="Cambria Math" w:hAnsi="Cambria Math"/>
                    </w:rPr>
                    <m:t>s</m:t>
                  </w:del>
                </m:r>
                <m:r>
                  <w:del w:id="1691" w:author="Zixuan Zhou" w:date="2026-04-27T02:43:00Z" w16du:dateUtc="2026-04-26T18:43:00Z">
                    <m:rPr>
                      <m:sty m:val="p"/>
                    </m:rPr>
                    <w:rPr>
                      <w:rFonts w:ascii="Cambria Math" w:hAnsi="Cambria Math"/>
                    </w:rPr>
                    <m:t>_</m:t>
                  </w:del>
                </m:r>
                <m:r>
                  <w:del w:id="1692" w:author="Zixuan Zhou" w:date="2026-04-27T02:43:00Z" w16du:dateUtc="2026-04-26T18:43:00Z">
                    <w:rPr>
                      <w:rFonts w:ascii="Cambria Math" w:hAnsi="Cambria Math"/>
                    </w:rPr>
                    <m:t>i</m:t>
                  </w:del>
                </m:r>
                <m:r>
                  <w:del w:id="1693" w:author="Zixuan Zhou" w:date="2026-04-27T02:43:00Z" w16du:dateUtc="2026-04-26T18:43:00Z">
                    <m:rPr>
                      <m:sty m:val="p"/>
                    </m:rPr>
                    <w:rPr>
                      <w:rFonts w:ascii="Cambria Math" w:hAnsi="Cambria Math"/>
                    </w:rPr>
                    <m:t>)^2}{</m:t>
                  </w:del>
                </m:r>
                <m:r>
                  <w:del w:id="1694" w:author="Zixuan Zhou" w:date="2026-04-27T02:43:00Z" w16du:dateUtc="2026-04-26T18:43:00Z">
                    <w:rPr>
                      <w:rFonts w:ascii="Cambria Math" w:hAnsi="Cambria Math"/>
                    </w:rPr>
                    <m:t>\backslash</m:t>
                  </w:del>
                </m:r>
                <m:r>
                  <w:del w:id="1695" w:author="Zixuan Zhou" w:date="2026-04-27T02:43:00Z" w16du:dateUtc="2026-04-26T18:43:00Z">
                    <m:rPr>
                      <m:sty m:val="p"/>
                    </m:rPr>
                    <w:rPr>
                      <w:rFonts w:ascii="Cambria Math" w:hAnsi="Cambria Math"/>
                    </w:rPr>
                    <m:t xml:space="preserve">\ </m:t>
                  </w:del>
                </m:r>
                <m:r>
                  <w:del w:id="1696" w:author="Zixuan Zhou" w:date="2026-04-27T02:43:00Z" w16du:dateUtc="2026-04-26T18:43:00Z">
                    <w:rPr>
                      <w:rFonts w:ascii="Cambria Math" w:hAnsi="Cambria Math"/>
                    </w:rPr>
                    <m:t>sum</m:t>
                  </w:del>
                </m:r>
                <m:r>
                  <w:del w:id="1697" w:author="Zixuan Zhou" w:date="2026-04-27T02:43:00Z" w16du:dateUtc="2026-04-26T18:43:00Z">
                    <m:rPr>
                      <m:sty m:val="p"/>
                    </m:rPr>
                    <w:rPr>
                      <w:rFonts w:ascii="Cambria Math" w:hAnsi="Cambria Math"/>
                    </w:rPr>
                    <m:t>_{</m:t>
                  </w:del>
                </m:r>
                <m:r>
                  <w:del w:id="1698" w:author="Zixuan Zhou" w:date="2026-04-27T02:43:00Z" w16du:dateUtc="2026-04-26T18:43:00Z">
                    <w:rPr>
                      <w:rFonts w:ascii="Cambria Math" w:hAnsi="Cambria Math"/>
                    </w:rPr>
                    <m:t>j</m:t>
                  </w:del>
                </m:r>
                <m:r>
                  <w:del w:id="1699" w:author="Zixuan Zhou" w:date="2026-04-27T02:43:00Z" w16du:dateUtc="2026-04-26T18:43:00Z">
                    <m:rPr>
                      <m:sty m:val="p"/>
                    </m:rPr>
                    <w:rPr>
                      <w:rFonts w:ascii="Cambria Math" w:hAnsi="Cambria Math"/>
                    </w:rPr>
                    <m:t>=1}^{3}</m:t>
                  </w:del>
                </m:r>
                <m:r>
                  <w:del w:id="1700" w:author="Zixuan Zhou" w:date="2026-04-27T02:43:00Z" w16du:dateUtc="2026-04-26T18:43:00Z">
                    <w:rPr>
                      <w:rFonts w:ascii="Cambria Math" w:hAnsi="Cambria Math"/>
                    </w:rPr>
                    <m:t>\backslash</m:t>
                  </w:del>
                </m:r>
                <m:r>
                  <w:del w:id="1701" w:author="Zixuan Zhou" w:date="2026-04-27T02:43:00Z" w16du:dateUtc="2026-04-26T18:43:00Z">
                    <m:rPr>
                      <m:sty m:val="p"/>
                    </m:rPr>
                    <w:rPr>
                      <w:rFonts w:ascii="Cambria Math" w:hAnsi="Cambria Math"/>
                    </w:rPr>
                    <m:t xml:space="preserve">\ </m:t>
                  </w:del>
                </m:r>
                <m:r>
                  <w:del w:id="1702" w:author="Zixuan Zhou" w:date="2026-04-27T02:43:00Z" w16du:dateUtc="2026-04-26T18:43:00Z">
                    <w:rPr>
                      <w:rFonts w:ascii="Cambria Math" w:hAnsi="Cambria Math"/>
                    </w:rPr>
                    <m:t>sum</m:t>
                  </w:del>
                </m:r>
                <m:r>
                  <w:del w:id="1703" w:author="Zixuan Zhou" w:date="2026-04-27T02:43:00Z" w16du:dateUtc="2026-04-26T18:43:00Z">
                    <m:rPr>
                      <m:sty m:val="p"/>
                    </m:rPr>
                    <w:rPr>
                      <w:rFonts w:ascii="Cambria Math" w:hAnsi="Cambria Math"/>
                    </w:rPr>
                    <m:t>_{</m:t>
                  </w:del>
                </m:r>
                <m:r>
                  <w:del w:id="1704" w:author="Zixuan Zhou" w:date="2026-04-27T02:43:00Z" w16du:dateUtc="2026-04-26T18:43:00Z">
                    <w:rPr>
                      <w:rFonts w:ascii="Cambria Math" w:hAnsi="Cambria Math"/>
                    </w:rPr>
                    <m:t>k</m:t>
                  </w:del>
                </m:r>
                <m:r>
                  <w:del w:id="1705" w:author="Zixuan Zhou" w:date="2026-04-27T02:43:00Z" w16du:dateUtc="2026-04-26T18:43:00Z">
                    <m:rPr>
                      <m:sty m:val="p"/>
                    </m:rPr>
                    <w:rPr>
                      <w:rFonts w:ascii="Cambria Math" w:hAnsi="Cambria Math"/>
                    </w:rPr>
                    <m:t xml:space="preserve">=1}^{3}\ </m:t>
                  </w:del>
                </m:r>
                <m:r>
                  <w:del w:id="1706" w:author="Zixuan Zhou" w:date="2026-04-27T02:43:00Z" w16du:dateUtc="2026-04-26T18:43:00Z">
                    <w:rPr>
                      <w:rFonts w:ascii="Cambria Math" w:hAnsi="Cambria Math"/>
                    </w:rPr>
                    <m:t>w</m:t>
                  </w:del>
                </m:r>
                <m:r>
                  <w:del w:id="1707" w:author="Zixuan Zhou" w:date="2026-04-27T02:43:00Z" w16du:dateUtc="2026-04-26T18:43:00Z">
                    <m:rPr>
                      <m:sty m:val="p"/>
                    </m:rPr>
                    <w:rPr>
                      <w:rFonts w:ascii="Cambria Math" w:hAnsi="Cambria Math"/>
                    </w:rPr>
                    <m:t>_{</m:t>
                  </w:del>
                </m:r>
                <m:r>
                  <w:del w:id="1708" w:author="Zixuan Zhou" w:date="2026-04-27T02:43:00Z" w16du:dateUtc="2026-04-26T18:43:00Z">
                    <w:rPr>
                      <w:rFonts w:ascii="Cambria Math" w:hAnsi="Cambria Math"/>
                    </w:rPr>
                    <m:t>jk</m:t>
                  </w:del>
                </m:r>
                <m:r>
                  <w:del w:id="1709" w:author="Zixuan Zhou" w:date="2026-04-27T02:43:00Z" w16du:dateUtc="2026-04-26T18:43:00Z">
                    <m:rPr>
                      <m:sty m:val="p"/>
                    </m:rPr>
                    <w:rPr>
                      <w:rFonts w:ascii="Cambria Math" w:hAnsi="Cambria Math"/>
                    </w:rPr>
                    <m:t xml:space="preserve">}\ </m:t>
                  </w:del>
                </m:r>
                <m:r>
                  <w:del w:id="1710" w:author="Zixuan Zhou" w:date="2026-04-27T02:43:00Z" w16du:dateUtc="2026-04-26T18:43:00Z">
                    <w:rPr>
                      <w:rFonts w:ascii="Cambria Math" w:hAnsi="Cambria Math"/>
                    </w:rPr>
                    <m:t>P</m:t>
                  </w:del>
                </m:r>
                <m:r>
                  <w:del w:id="1711" w:author="Zixuan Zhou" w:date="2026-04-27T02:43:00Z" w16du:dateUtc="2026-04-26T18:43:00Z">
                    <m:rPr>
                      <m:sty m:val="p"/>
                    </m:rPr>
                    <w:rPr>
                      <w:rFonts w:ascii="Cambria Math" w:hAnsi="Cambria Math"/>
                    </w:rPr>
                    <m:t>_{</m:t>
                  </w:del>
                </m:r>
                <m:r>
                  <w:del w:id="1712" w:author="Zixuan Zhou" w:date="2026-04-27T02:43:00Z" w16du:dateUtc="2026-04-26T18:43:00Z">
                    <w:rPr>
                      <w:rFonts w:ascii="Cambria Math" w:hAnsi="Cambria Math"/>
                    </w:rPr>
                    <m:t>o</m:t>
                  </w:del>
                </m:r>
                <m:r>
                  <w:del w:id="1713" w:author="Zixuan Zhou" w:date="2026-04-27T02:43:00Z" w16du:dateUtc="2026-04-26T18:43:00Z">
                    <m:rPr>
                      <m:sty m:val="p"/>
                    </m:rPr>
                    <w:rPr>
                      <w:rFonts w:ascii="Cambria Math" w:hAnsi="Cambria Math"/>
                    </w:rPr>
                    <m:t>,</m:t>
                  </w:del>
                </m:r>
                <m:r>
                  <w:del w:id="1714" w:author="Zixuan Zhou" w:date="2026-04-27T02:43:00Z" w16du:dateUtc="2026-04-26T18:43:00Z">
                    <w:rPr>
                      <w:rFonts w:ascii="Cambria Math" w:hAnsi="Cambria Math"/>
                    </w:rPr>
                    <m:t>jk</m:t>
                  </w:del>
                </m:r>
                <m:r>
                  <w:del w:id="1715" w:author="Zixuan Zhou" w:date="2026-04-27T02:43:00Z" w16du:dateUtc="2026-04-26T18:43:00Z">
                    <m:rPr>
                      <m:sty m:val="p"/>
                    </m:rPr>
                    <w:rPr>
                      <w:rFonts w:ascii="Cambria Math" w:hAnsi="Cambria Math"/>
                    </w:rPr>
                    <m:t>}\ (</m:t>
                  </w:del>
                </m:r>
                <m:r>
                  <w:del w:id="1716" w:author="Zixuan Zhou" w:date="2026-04-27T02:43:00Z" w16du:dateUtc="2026-04-26T18:43:00Z">
                    <w:rPr>
                      <w:rFonts w:ascii="Cambria Math" w:hAnsi="Cambria Math"/>
                    </w:rPr>
                    <m:t>j</m:t>
                  </w:del>
                </m:r>
                <m:r>
                  <w:del w:id="1717" w:author="Zixuan Zhou" w:date="2026-04-27T02:43:00Z" w16du:dateUtc="2026-04-26T18:43:00Z">
                    <m:rPr>
                      <m:sty m:val="p"/>
                    </m:rPr>
                    <w:rPr>
                      <w:rFonts w:ascii="Cambria Math" w:hAnsi="Cambria Math"/>
                    </w:rPr>
                    <m:t xml:space="preserve">\ -\ </m:t>
                  </w:del>
                </m:r>
                <m:r>
                  <w:del w:id="1718" w:author="Zixuan Zhou" w:date="2026-04-27T02:43:00Z" w16du:dateUtc="2026-04-26T18:43:00Z">
                    <w:rPr>
                      <w:rFonts w:ascii="Cambria Math" w:hAnsi="Cambria Math"/>
                    </w:rPr>
                    <m:t>k</m:t>
                  </w:del>
                </m:r>
                <m:r>
                  <w:del w:id="1719" w:author="Zixuan Zhou" w:date="2026-04-27T02:43:00Z" w16du:dateUtc="2026-04-26T18:43:00Z">
                    <m:rPr>
                      <m:sty m:val="p"/>
                    </m:rPr>
                    <w:rPr>
                      <w:rFonts w:ascii="Cambria Math" w:hAnsi="Cambria Math"/>
                    </w:rPr>
                    <m:t>)^2}\</m:t>
                  </w:del>
                </m:r>
                <m:r>
                  <w:del w:id="1720" w:author="Zixuan Zhou" w:date="2026-04-27T02:43:00Z" w16du:dateUtc="2026-04-26T18:43:00Z">
                    <w:rPr>
                      <w:rFonts w:ascii="Cambria Math" w:hAnsi="Cambria Math"/>
                    </w:rPr>
                    <m:t>backslash</m:t>
                  </w:del>
                </m:r>
                <m:r>
                  <w:del w:id="1721" w:author="Zixuan Zhou" w:date="2026-04-27T02:43:00Z" w16du:dateUtc="2026-04-26T18:43:00Z">
                    <m:rPr>
                      <m:sty m:val="p"/>
                    </m:rPr>
                    <w:rPr>
                      <w:rFonts w:ascii="Cambria Math" w:hAnsi="Cambria Math"/>
                    </w:rPr>
                    <m:t xml:space="preserve"> \$\</m:t>
                  </w:del>
                </m:r>
                <m:r>
                  <w:del w:id="1722" w:author="Zixuan Zhou" w:date="2026-04-27T02:43:00Z" w16du:dateUtc="2026-04-26T18:43:00Z">
                    <w:rPr>
                      <w:rFonts w:ascii="Cambria Math" w:hAnsi="Cambria Math"/>
                    </w:rPr>
                    <m:t>backslash</m:t>
                  </w:del>
                </m:r>
                <m:r>
                  <w:del w:id="1723" w:author="Zixuan Zhou" w:date="2026-04-27T02:43:00Z" w16du:dateUtc="2026-04-26T18:43:00Z">
                    <m:rPr>
                      <m:sty m:val="p"/>
                    </m:rPr>
                    <w:rPr>
                      <w:rFonts w:ascii="Cambria Math" w:hAnsi="Cambria Math"/>
                    </w:rPr>
                    <m:t xml:space="preserve"> \$</m:t>
                  </w:del>
                </m:r>
                <m:r>
                  <w:del w:id="1724" w:author="Zixuan Zhou" w:date="2026-04-27T02:43:00Z" w16du:dateUtc="2026-04-26T18:43:00Z">
                    <w:rPr>
                      <w:rFonts w:ascii="Cambria Math" w:hAnsi="Cambria Math"/>
                    </w:rPr>
                    <m:t>\kappa</m:t>
                  </w:del>
                </m:r>
                <m:r>
                  <w:del w:id="1725" w:author="Zixuan Zhou" w:date="2026-04-27T02:43:00Z" w16du:dateUtc="2026-04-26T18:43:00Z">
                    <m:rPr>
                      <m:sty m:val="p"/>
                    </m:rPr>
                    <w:rPr>
                      <w:rFonts w:ascii="Cambria Math" w:hAnsi="Cambria Math"/>
                    </w:rPr>
                    <m:t>_</m:t>
                  </w:del>
                </m:r>
                <m:r>
                  <w:del w:id="1726" w:author="Zixuan Zhou" w:date="2026-04-27T02:43:00Z" w16du:dateUtc="2026-04-26T18:43:00Z">
                    <w:rPr>
                      <w:rFonts w:ascii="Cambria Math" w:hAnsi="Cambria Math"/>
                    </w:rPr>
                    <m:t>w</m:t>
                  </w:del>
                </m:r>
                <m:r>
                  <w:del w:id="1727" w:author="Zixuan Zhou" w:date="2026-04-27T02:43:00Z" w16du:dateUtc="2026-04-26T18:43:00Z">
                    <m:rPr>
                      <m:sty m:val="p"/>
                    </m:rPr>
                    <w:rPr>
                      <w:rFonts w:ascii="Cambria Math" w:hAnsi="Cambria Math"/>
                    </w:rPr>
                    <m:t>=1-</m:t>
                  </w:del>
                </m:r>
                <m:r>
                  <w:del w:id="1728" w:author="Zixuan Zhou" w:date="2026-04-27T02:43:00Z" w16du:dateUtc="2026-04-26T18:43:00Z">
                    <w:rPr>
                      <w:rFonts w:ascii="Cambria Math" w:hAnsi="Cambria Math"/>
                    </w:rPr>
                    <m:t>\backslash</m:t>
                  </w:del>
                </m:r>
                <m:r>
                  <w:del w:id="1729" w:author="Zixuan Zhou" w:date="2026-04-27T02:43:00Z" w16du:dateUtc="2026-04-26T18:43:00Z">
                    <m:rPr>
                      <m:sty m:val="p"/>
                    </m:rPr>
                    <w:rPr>
                      <w:rFonts w:ascii="Cambria Math" w:hAnsi="Cambria Math"/>
                    </w:rPr>
                    <m:t xml:space="preserve">\ </m:t>
                  </w:del>
                </m:r>
                <m:r>
                  <w:del w:id="1730" w:author="Zixuan Zhou" w:date="2026-04-27T02:43:00Z" w16du:dateUtc="2026-04-26T18:43:00Z">
                    <w:rPr>
                      <w:rFonts w:ascii="Cambria Math" w:hAnsi="Cambria Math"/>
                    </w:rPr>
                    <m:t>frac\sum</m:t>
                  </w:del>
                </m:r>
                <m:r>
                  <w:del w:id="1731" w:author="Zixuan Zhou" w:date="2026-04-27T02:43:00Z" w16du:dateUtc="2026-04-26T18:43:00Z">
                    <m:rPr>
                      <m:sty m:val="p"/>
                    </m:rPr>
                    <w:rPr>
                      <w:rFonts w:ascii="Cambria Math" w:hAnsi="Cambria Math"/>
                    </w:rPr>
                    <m:t>_(</m:t>
                  </w:del>
                </m:r>
                <m:r>
                  <w:del w:id="1732" w:author="Zixuan Zhou" w:date="2026-04-27T02:43:00Z" w16du:dateUtc="2026-04-26T18:43:00Z">
                    <w:rPr>
                      <w:rFonts w:ascii="Cambria Math" w:hAnsi="Cambria Math"/>
                    </w:rPr>
                    <m:t>i</m:t>
                  </w:del>
                </m:r>
                <m:r>
                  <w:del w:id="1733" w:author="Zixuan Zhou" w:date="2026-04-27T02:43:00Z" w16du:dateUtc="2026-04-26T18:43:00Z">
                    <m:rPr>
                      <m:sty m:val="p"/>
                    </m:rPr>
                    <w:rPr>
                      <w:rFonts w:ascii="Cambria Math" w:hAnsi="Cambria Math"/>
                    </w:rPr>
                    <m:t>=1)^</m:t>
                  </w:del>
                </m:r>
                <m:r>
                  <w:del w:id="1734" w:author="Zixuan Zhou" w:date="2026-04-27T02:43:00Z" w16du:dateUtc="2026-04-26T18:43:00Z">
                    <w:rPr>
                      <w:rFonts w:ascii="Cambria Math" w:hAnsi="Cambria Math"/>
                    </w:rPr>
                    <m:t>N\of\begin</m:t>
                  </w:del>
                </m:r>
                <m:r>
                  <w:del w:id="1735" w:author="Zixuan Zhou" w:date="2026-04-27T02:43:00Z" w16du:dateUtc="2026-04-26T18:43:00Z">
                    <m:rPr>
                      <m:sty m:val="p"/>
                    </m:rPr>
                    <w:rPr>
                      <w:rFonts w:ascii="Cambria Math" w:hAnsi="Cambria Math"/>
                    </w:rPr>
                    <m:t xml:space="preserve"> </m:t>
                  </w:del>
                </m:r>
                <m:r>
                  <w:del w:id="1736" w:author="Zixuan Zhou" w:date="2026-04-27T02:43:00Z" w16du:dateUtc="2026-04-26T18:43:00Z">
                    <w:rPr>
                      <w:rFonts w:ascii="Cambria Math" w:hAnsi="Cambria Math"/>
                    </w:rPr>
                    <m:t>w</m:t>
                  </w:del>
                </m:r>
                <m:r>
                  <w:del w:id="1737" w:author="Zixuan Zhou" w:date="2026-04-27T02:43:00Z" w16du:dateUtc="2026-04-26T18:43:00Z">
                    <m:rPr>
                      <m:sty m:val="p"/>
                    </m:rPr>
                    <w:rPr>
                      <w:rFonts w:ascii="Cambria Math" w:hAnsi="Cambria Math"/>
                    </w:rPr>
                    <m:t>_(</m:t>
                  </w:del>
                </m:r>
                <m:r>
                  <w:del w:id="1738" w:author="Zixuan Zhou" w:date="2026-04-27T02:43:00Z" w16du:dateUtc="2026-04-26T18:43:00Z">
                    <w:rPr>
                      <w:rFonts w:ascii="Cambria Math" w:hAnsi="Cambria Math"/>
                    </w:rPr>
                    <m:t>r</m:t>
                  </w:del>
                </m:r>
                <m:r>
                  <w:del w:id="1739" w:author="Zixuan Zhou" w:date="2026-04-27T02:43:00Z" w16du:dateUtc="2026-04-26T18:43:00Z">
                    <m:rPr>
                      <m:sty m:val="p"/>
                    </m:rPr>
                    <w:rPr>
                      <w:rFonts w:ascii="Cambria Math" w:hAnsi="Cambria Math"/>
                    </w:rPr>
                    <m:t>_</m:t>
                  </w:del>
                </m:r>
                <m:r>
                  <w:del w:id="1740" w:author="Zixuan Zhou" w:date="2026-04-27T02:43:00Z" w16du:dateUtc="2026-04-26T18:43:00Z">
                    <w:rPr>
                      <w:rFonts w:ascii="Cambria Math" w:hAnsi="Cambria Math"/>
                    </w:rPr>
                    <m:t>i</m:t>
                  </w:del>
                </m:r>
                <m:r>
                  <w:del w:id="1741" w:author="Zixuan Zhou" w:date="2026-04-27T02:43:00Z" w16du:dateUtc="2026-04-26T18:43:00Z">
                    <m:rPr>
                      <m:sty m:val="p"/>
                    </m:rPr>
                    <w:rPr>
                      <w:rFonts w:ascii="Cambria Math" w:hAnsi="Cambria Math"/>
                    </w:rPr>
                    <m:t xml:space="preserve">\ </m:t>
                  </w:del>
                </m:r>
                <m:r>
                  <w:del w:id="1742" w:author="Zixuan Zhou" w:date="2026-04-27T02:43:00Z" w16du:dateUtc="2026-04-26T18:43:00Z">
                    <w:rPr>
                      <w:rFonts w:ascii="Cambria Math" w:hAnsi="Cambria Math"/>
                    </w:rPr>
                    <m:t>s</m:t>
                  </w:del>
                </m:r>
                <m:r>
                  <w:del w:id="1743" w:author="Zixuan Zhou" w:date="2026-04-27T02:43:00Z" w16du:dateUtc="2026-04-26T18:43:00Z">
                    <m:rPr>
                      <m:sty m:val="p"/>
                    </m:rPr>
                    <w:rPr>
                      <w:rFonts w:ascii="Cambria Math" w:hAnsi="Cambria Math"/>
                    </w:rPr>
                    <m:t>_</m:t>
                  </w:del>
                </m:r>
                <m:r>
                  <w:del w:id="1744" w:author="Zixuan Zhou" w:date="2026-04-27T02:43:00Z" w16du:dateUtc="2026-04-26T18:43:00Z">
                    <w:rPr>
                      <w:rFonts w:ascii="Cambria Math" w:hAnsi="Cambria Math"/>
                    </w:rPr>
                    <m:t>i</m:t>
                  </w:del>
                </m:r>
                <m:r>
                  <w:del w:id="1745" w:author="Zixuan Zhou" w:date="2026-04-27T02:43:00Z" w16du:dateUtc="2026-04-26T18:43:00Z">
                    <m:rPr>
                      <m:sty m:val="p"/>
                    </m:rPr>
                    <w:rPr>
                      <w:rFonts w:ascii="Cambria Math" w:hAnsi="Cambria Math"/>
                    </w:rPr>
                    <m:t>\ )\ (</m:t>
                  </w:del>
                </m:r>
                <m:r>
                  <w:del w:id="1746" w:author="Zixuan Zhou" w:date="2026-04-27T02:43:00Z" w16du:dateUtc="2026-04-26T18:43:00Z">
                    <w:rPr>
                      <w:rFonts w:ascii="Cambria Math" w:hAnsi="Cambria Math"/>
                    </w:rPr>
                    <m:t>r</m:t>
                  </w:del>
                </m:r>
                <m:r>
                  <w:del w:id="1747" w:author="Zixuan Zhou" w:date="2026-04-27T02:43:00Z" w16du:dateUtc="2026-04-26T18:43:00Z">
                    <m:rPr>
                      <m:sty m:val="p"/>
                    </m:rPr>
                    <w:rPr>
                      <w:rFonts w:ascii="Cambria Math" w:hAnsi="Cambria Math"/>
                    </w:rPr>
                    <m:t>_</m:t>
                  </w:del>
                </m:r>
                <m:r>
                  <w:del w:id="1748" w:author="Zixuan Zhou" w:date="2026-04-27T02:43:00Z" w16du:dateUtc="2026-04-26T18:43:00Z">
                    <w:rPr>
                      <w:rFonts w:ascii="Cambria Math" w:hAnsi="Cambria Math"/>
                    </w:rPr>
                    <m:t>i</m:t>
                  </w:del>
                </m:r>
                <m:r>
                  <w:del w:id="1749" w:author="Zixuan Zhou" w:date="2026-04-27T02:43:00Z" w16du:dateUtc="2026-04-26T18:43:00Z">
                    <m:rPr>
                      <m:sty m:val="p"/>
                    </m:rPr>
                    <w:rPr>
                      <w:rFonts w:ascii="Cambria Math" w:hAnsi="Cambria Math"/>
                    </w:rPr>
                    <m:t>-</m:t>
                  </w:del>
                </m:r>
                <m:r>
                  <w:del w:id="1750" w:author="Zixuan Zhou" w:date="2026-04-27T02:43:00Z" w16du:dateUtc="2026-04-26T18:43:00Z">
                    <w:rPr>
                      <w:rFonts w:ascii="Cambria Math" w:hAnsi="Cambria Math"/>
                    </w:rPr>
                    <m:t>s</m:t>
                  </w:del>
                </m:r>
                <m:r>
                  <w:del w:id="1751" w:author="Zixuan Zhou" w:date="2026-04-27T02:43:00Z" w16du:dateUtc="2026-04-26T18:43:00Z">
                    <m:rPr>
                      <m:sty m:val="p"/>
                    </m:rPr>
                    <w:rPr>
                      <w:rFonts w:ascii="Cambria Math" w:hAnsi="Cambria Math"/>
                    </w:rPr>
                    <m:t>_</m:t>
                  </w:del>
                </m:r>
                <m:r>
                  <w:del w:id="1752" w:author="Zixuan Zhou" w:date="2026-04-27T02:43:00Z" w16du:dateUtc="2026-04-26T18:43:00Z">
                    <w:rPr>
                      <w:rFonts w:ascii="Cambria Math" w:hAnsi="Cambria Math"/>
                    </w:rPr>
                    <m:t>i</m:t>
                  </w:del>
                </m:r>
                <m:r>
                  <w:del w:id="1753" w:author="Zixuan Zhou" w:date="2026-04-27T02:43:00Z" w16du:dateUtc="2026-04-26T18:43:00Z">
                    <m:rPr>
                      <m:sty m:val="p"/>
                    </m:rPr>
                    <w:rPr>
                      <w:rFonts w:ascii="Cambria Math" w:hAnsi="Cambria Math"/>
                    </w:rPr>
                    <m:t xml:space="preserve">\ )^2\ </m:t>
                  </w:del>
                </m:r>
                <m:r>
                  <w:del w:id="1754" w:author="Zixuan Zhou" w:date="2026-04-27T02:37:00Z" w16du:dateUtc="2026-04-26T18:37:00Z">
                    <m:rPr>
                      <m:sty m:val="p"/>
                    </m:rPr>
                    <w:rPr>
                      <w:rFonts w:ascii="Cambria Math" w:hAnsi="Cambria Math"/>
                    </w:rPr>
                    <m:t>〗</m:t>
                  </w:del>
                </m:r>
                <m:r>
                  <w:del w:id="1755" w:author="Zixuan Zhou" w:date="2026-04-27T02:37:00Z" w16du:dateUtc="2026-04-26T18:37:00Z">
                    <m:rPr>
                      <m:sty m:val="p"/>
                    </m:rPr>
                    <w:rPr>
                      <w:rFonts w:ascii="Cambria Math" w:hAnsi="Cambria Math"/>
                    </w:rPr>
                    <m:t xml:space="preserve"> ∑_(</m:t>
                  </w:del>
                </m:r>
                <m:r>
                  <w:del w:id="1756" w:author="Zixuan Zhou" w:date="2026-04-27T02:37:00Z" w16du:dateUtc="2026-04-26T18:37:00Z">
                    <w:rPr>
                      <w:rFonts w:ascii="Cambria Math" w:hAnsi="Cambria Math"/>
                    </w:rPr>
                    <m:t>j</m:t>
                  </w:del>
                </m:r>
                <m:r>
                  <w:del w:id="1757" w:author="Zixuan Zhou" w:date="2026-04-27T02:37:00Z" w16du:dateUtc="2026-04-26T18:37:00Z">
                    <m:rPr>
                      <m:sty m:val="p"/>
                    </m:rPr>
                    <w:rPr>
                      <w:rFonts w:ascii="Cambria Math" w:hAnsi="Cambria Math"/>
                    </w:rPr>
                    <m:t>=1)^3▒∑_(</m:t>
                  </w:del>
                </m:r>
                <m:r>
                  <w:del w:id="1758" w:author="Zixuan Zhou" w:date="2026-04-27T02:37:00Z" w16du:dateUtc="2026-04-26T18:37:00Z">
                    <w:rPr>
                      <w:rFonts w:ascii="Cambria Math" w:hAnsi="Cambria Math"/>
                    </w:rPr>
                    <m:t>k</m:t>
                  </w:del>
                </m:r>
                <m:r>
                  <w:del w:id="1759" w:author="Zixuan Zhou" w:date="2026-04-27T02:37:00Z" w16du:dateUtc="2026-04-26T18:37:00Z">
                    <m:rPr>
                      <m:sty m:val="p"/>
                    </m:rPr>
                    <w:rPr>
                      <w:rFonts w:ascii="Cambria Math" w:hAnsi="Cambria Math"/>
                    </w:rPr>
                    <m:t>=1)^3▒</m:t>
                  </w:del>
                </m:r>
                <m:r>
                  <w:del w:id="1760" w:author="Zixuan Zhou" w:date="2026-04-27T02:37:00Z" w16du:dateUtc="2026-04-26T18:37:00Z">
                    <m:rPr>
                      <m:sty m:val="p"/>
                    </m:rPr>
                    <w:rPr>
                      <w:rFonts w:ascii="Cambria Math" w:hAnsi="Cambria Math"/>
                    </w:rPr>
                    <m:t>〖</m:t>
                  </w:del>
                </m:r>
                <m:r>
                  <w:del w:id="1761" w:author="Zixuan Zhou" w:date="2026-04-27T02:37:00Z" w16du:dateUtc="2026-04-26T18:37:00Z">
                    <w:rPr>
                      <w:rFonts w:ascii="Cambria Math" w:hAnsi="Cambria Math"/>
                    </w:rPr>
                    <m:t>w</m:t>
                  </w:del>
                </m:r>
                <m:r>
                  <w:del w:id="1762" w:author="Zixuan Zhou" w:date="2026-04-27T02:37:00Z" w16du:dateUtc="2026-04-26T18:37:00Z">
                    <m:rPr>
                      <m:sty m:val="p"/>
                    </m:rPr>
                    <w:rPr>
                      <w:rFonts w:ascii="Cambria Math" w:hAnsi="Cambria Math"/>
                    </w:rPr>
                    <m:t>_</m:t>
                  </w:del>
                </m:r>
                <m:r>
                  <w:del w:id="1763" w:author="Zixuan Zhou" w:date="2026-04-27T02:37:00Z" w16du:dateUtc="2026-04-26T18:37:00Z">
                    <w:rPr>
                      <w:rFonts w:ascii="Cambria Math" w:hAnsi="Cambria Math"/>
                    </w:rPr>
                    <m:t>jk</m:t>
                  </w:del>
                </m:r>
                <m:r>
                  <w:del w:id="1764" w:author="Zixuan Zhou" w:date="2026-04-27T02:37:00Z" w16du:dateUtc="2026-04-26T18:37:00Z">
                    <m:rPr>
                      <m:sty m:val="p"/>
                    </m:rPr>
                    <w:rPr>
                      <w:rFonts w:ascii="Cambria Math" w:hAnsi="Cambria Math"/>
                    </w:rPr>
                    <m:t xml:space="preserve"> </m:t>
                  </w:del>
                </m:r>
                <m:r>
                  <w:del w:id="1765" w:author="Zixuan Zhou" w:date="2026-04-27T02:37:00Z" w16du:dateUtc="2026-04-26T18:37:00Z">
                    <w:rPr>
                      <w:rFonts w:ascii="Cambria Math" w:hAnsi="Cambria Math"/>
                    </w:rPr>
                    <m:t>P</m:t>
                  </w:del>
                </m:r>
                <m:r>
                  <w:del w:id="1766" w:author="Zixuan Zhou" w:date="2026-04-27T02:37:00Z" w16du:dateUtc="2026-04-26T18:37:00Z">
                    <m:rPr>
                      <m:sty m:val="p"/>
                    </m:rPr>
                    <w:rPr>
                      <w:rFonts w:ascii="Cambria Math" w:hAnsi="Cambria Math"/>
                    </w:rPr>
                    <m:t>_(</m:t>
                  </w:del>
                </m:r>
                <m:r>
                  <w:del w:id="1767" w:author="Zixuan Zhou" w:date="2026-04-27T02:37:00Z" w16du:dateUtc="2026-04-26T18:37:00Z">
                    <w:rPr>
                      <w:rFonts w:ascii="Cambria Math" w:hAnsi="Cambria Math"/>
                    </w:rPr>
                    <m:t>o</m:t>
                  </w:del>
                </m:r>
                <m:r>
                  <w:del w:id="1768" w:author="Zixuan Zhou" w:date="2026-04-27T02:37:00Z" w16du:dateUtc="2026-04-26T18:37:00Z">
                    <m:rPr>
                      <m:sty m:val="p"/>
                    </m:rPr>
                    <w:rPr>
                      <w:rFonts w:ascii="Cambria Math" w:hAnsi="Cambria Math"/>
                    </w:rPr>
                    <m:t>,</m:t>
                  </w:del>
                </m:r>
                <m:r>
                  <w:del w:id="1769" w:author="Zixuan Zhou" w:date="2026-04-27T02:37:00Z" w16du:dateUtc="2026-04-26T18:37:00Z">
                    <w:rPr>
                      <w:rFonts w:ascii="Cambria Math" w:hAnsi="Cambria Math"/>
                    </w:rPr>
                    <m:t>jk</m:t>
                  </w:del>
                </m:r>
                <m:r>
                  <w:del w:id="1770" w:author="Zixuan Zhou" w:date="2026-04-27T02:37:00Z" w16du:dateUtc="2026-04-26T18:37:00Z">
                    <m:rPr>
                      <m:sty m:val="p"/>
                    </m:rPr>
                    <w:rPr>
                      <w:rFonts w:ascii="Cambria Math" w:hAnsi="Cambria Math"/>
                    </w:rPr>
                    <m:t>) (</m:t>
                  </w:del>
                </m:r>
                <m:r>
                  <w:del w:id="1771" w:author="Zixuan Zhou" w:date="2026-04-27T02:37:00Z" w16du:dateUtc="2026-04-26T18:37:00Z">
                    <w:rPr>
                      <w:rFonts w:ascii="Cambria Math" w:hAnsi="Cambria Math"/>
                    </w:rPr>
                    <m:t>j</m:t>
                  </w:del>
                </m:r>
                <m:r>
                  <w:del w:id="1772" w:author="Zixuan Zhou" w:date="2026-04-27T02:37:00Z" w16du:dateUtc="2026-04-26T18:37:00Z">
                    <m:rPr>
                      <m:sty m:val="p"/>
                    </m:rPr>
                    <w:rPr>
                      <w:rFonts w:ascii="Cambria Math" w:hAnsi="Cambria Math"/>
                    </w:rPr>
                    <m:t>-</m:t>
                  </w:del>
                </m:r>
                <m:r>
                  <w:del w:id="1773" w:author="Zixuan Zhou" w:date="2026-04-27T02:37:00Z" w16du:dateUtc="2026-04-26T18:37:00Z">
                    <w:rPr>
                      <w:rFonts w:ascii="Cambria Math" w:hAnsi="Cambria Math"/>
                    </w:rPr>
                    <m:t>k</m:t>
                  </w:del>
                </m:r>
                <m:r>
                  <w:del w:id="1774" w:author="Zixuan Zhou" w:date="2026-04-27T02:37:00Z" w16du:dateUtc="2026-04-26T18:37:00Z">
                    <m:rPr>
                      <m:sty m:val="p"/>
                    </m:rPr>
                    <w:rPr>
                      <w:rFonts w:ascii="Cambria Math" w:hAnsi="Cambria Math"/>
                    </w:rPr>
                    <m:t>)^2</m:t>
                  </w:del>
                </m:r>
                <m:r>
                  <w:del w:id="1775" w:author="Zixuan Zhou" w:date="2026-04-27T02:38:00Z" w16du:dateUtc="2026-04-26T18:38:00Z">
                    <m:rPr>
                      <m:sty m:val="p"/>
                    </m:rPr>
                    <w:rPr>
                      <w:rFonts w:ascii="Cambria Math" w:hAnsi="Cambria Math"/>
                    </w:rPr>
                    <m:t xml:space="preserve"> </m:t>
                  </w:del>
                </m:r>
                <m:r>
                  <w:del w:id="1776" w:author="Zixuan Zhou" w:date="2026-04-27T02:38:00Z" w16du:dateUtc="2026-04-26T18:38:00Z">
                    <w:rPr>
                      <w:rFonts w:ascii="Cambria Math" w:hAnsi="Cambria Math"/>
                    </w:rPr>
                    <m:t>κ</m:t>
                  </w:del>
                </m:r>
                <m:r>
                  <w:del w:id="1777" w:author="Zixuan Zhou" w:date="2026-04-27T02:38:00Z" w16du:dateUtc="2026-04-26T18:38:00Z">
                    <m:rPr>
                      <m:sty m:val="p"/>
                    </m:rPr>
                    <w:rPr>
                      <w:rFonts w:ascii="Cambria Math" w:hAnsi="Cambria Math"/>
                    </w:rPr>
                    <m:t>∑∑∑</m:t>
                  </w:del>
                </m:r>
                <m:r>
                  <w:del w:id="1778" w:author="Zixuan Zhou" w:date="2026-04-27T02:38:00Z" w16du:dateUtc="2026-04-26T18:38:00Z">
                    <w:rPr>
                      <w:rFonts w:ascii="Cambria Math" w:hAnsi="Cambria Math"/>
                    </w:rPr>
                    <m:t>κ</m:t>
                  </w:del>
                </m:r>
                <m:r>
                  <w:del w:id="1779" w:author="Zixuan Zhou" w:date="2026-04-27T02:38:00Z" w16du:dateUtc="2026-04-26T18:38:00Z">
                    <m:rPr>
                      <m:sty m:val="p"/>
                    </m:rPr>
                    <w:rPr>
                      <w:rFonts w:ascii="Cambria Math" w:hAnsi="Cambria Math"/>
                    </w:rPr>
                    <m:t>∑∑∑▒</m:t>
                  </w:del>
                </m:r>
                <m:r>
                  <w:del w:id="1780" w:author="Zixuan Zhou" w:date="2026-04-27T02:38:00Z" w16du:dateUtc="2026-04-26T18:38:00Z">
                    <m:rPr>
                      <m:sty m:val="p"/>
                    </m:rPr>
                    <w:rPr>
                      <w:rFonts w:ascii="Cambria Math" w:hAnsi="Cambria Math"/>
                    </w:rPr>
                    <m:t>〖</m:t>
                  </w:del>
                </m:r>
                <m:r>
                  <w:del w:id="1781" w:author="Zixuan Zhou" w:date="2026-04-27T02:41:00Z" w16du:dateUtc="2026-04-26T18:41:00Z">
                    <w:rPr>
                      <w:rFonts w:ascii="Cambria Math" w:hAnsi="Cambria Math"/>
                    </w:rPr>
                    <m:t>κ</m:t>
                  </w:del>
                </m:r>
                <m:r>
                  <w:del w:id="1782" w:author="Zixuan Zhou" w:date="2026-04-27T02:41:00Z" w16du:dateUtc="2026-04-26T18:41:00Z">
                    <m:rPr>
                      <m:sty m:val="p"/>
                    </m:rPr>
                    <w:rPr>
                      <w:rFonts w:ascii="Cambria Math" w:hAnsi="Cambria Math"/>
                    </w:rPr>
                    <m:t>∑∑∑</m:t>
                  </w:del>
                </m:r>
                <m:r>
                  <w:del w:id="1783" w:author="Zixuan Zhou" w:date="2026-04-27T02:38:00Z" w16du:dateUtc="2026-04-26T18:38:00Z">
                    <m:rPr>
                      <m:sty m:val="p"/>
                    </m:rPr>
                    <w:rPr>
                      <w:rFonts w:ascii="Cambria Math" w:hAnsi="Cambria Math"/>
                    </w:rPr>
                    <m:t>〗</m:t>
                  </w:del>
                </m:r>
                <m:r>
                  <w:del w:id="1784" w:author="Zixuan Zhou" w:date="2026-04-27T02:37:00Z" w16du:dateUtc="2026-04-26T18:37:00Z">
                    <m:rPr>
                      <m:sty m:val="p"/>
                    </m:rPr>
                    <w:rPr>
                      <w:rFonts w:ascii="Cambria Math" w:hAnsi="Cambria Math"/>
                    </w:rPr>
                    <m:t>〗</m:t>
                  </w:del>
                </m:r>
                <m:sSub>
                  <m:sSubPr>
                    <m:ctrlPr>
                      <w:ins w:id="1785" w:author="Zixuan Zhou" w:date="2026-04-27T02:45:00Z" w16du:dateUtc="2026-04-26T18:45:00Z">
                        <w:rPr>
                          <w:rFonts w:ascii="Cambria Math" w:hAnsi="Cambria Math"/>
                          <w:i/>
                        </w:rPr>
                      </w:ins>
                    </m:ctrlPr>
                  </m:sSubPr>
                  <m:e>
                    <m:r>
                      <w:ins w:id="1786" w:author="Zixuan Zhou" w:date="2026-04-27T02:45:00Z" w16du:dateUtc="2026-04-26T18:45:00Z">
                        <w:rPr>
                          <w:rFonts w:ascii="Cambria Math" w:hAnsi="Cambria Math"/>
                        </w:rPr>
                        <m:t>κ</m:t>
                      </w:ins>
                    </m:r>
                    <m:ctrlPr>
                      <w:ins w:id="1787" w:author="Zixuan Zhou" w:date="2026-04-27T02:45:00Z" w16du:dateUtc="2026-04-26T18:45:00Z">
                        <w:rPr>
                          <w:rFonts w:ascii="Cambria Math" w:hAnsi="Cambria Math"/>
                        </w:rPr>
                      </w:ins>
                    </m:ctrlPr>
                  </m:e>
                  <m:sub>
                    <m:r>
                      <w:ins w:id="1788" w:author="Zixuan Zhou" w:date="2026-04-27T02:45:00Z" w16du:dateUtc="2026-04-26T18:45:00Z">
                        <w:rPr>
                          <w:rFonts w:ascii="Cambria Math" w:hAnsi="Cambria Math"/>
                        </w:rPr>
                        <m:t>w</m:t>
                      </w:ins>
                    </m:r>
                  </m:sub>
                </m:sSub>
                <m:r>
                  <w:ins w:id="1789" w:author="Zixuan Zhou" w:date="2026-04-27T02:45:00Z" w16du:dateUtc="2026-04-26T18:45:00Z">
                    <w:rPr>
                      <w:rFonts w:ascii="Cambria Math" w:hAnsi="Cambria Math"/>
                    </w:rPr>
                    <m:t>=1</m:t>
                  </w:ins>
                </m:r>
                <m:r>
                  <w:ins w:id="1790" w:author="Zixuan Zhou" w:date="2026-04-27T02:45:00Z" w16du:dateUtc="2026-04-26T18:45:00Z">
                    <w:rPr>
                      <w:rFonts w:ascii="Cambria Math" w:hAnsi="Cambria Math"/>
                      <w:rPrChange w:id="1791" w:author="Zixuan Zhou" w:date="2026-04-27T02:52:00Z" w16du:dateUtc="2026-04-26T18:52:00Z">
                        <w:rPr>
                          <w:rFonts w:ascii="Cambria Math" w:hAnsi="Cambria Math"/>
                        </w:rPr>
                      </w:rPrChange>
                    </w:rPr>
                    <m:t>-</m:t>
                  </w:ins>
                </m:r>
                <m:f>
                  <m:fPr>
                    <m:ctrlPr>
                      <w:ins w:id="1792" w:author="Zixuan Zhou" w:date="2026-04-27T02:45:00Z" w16du:dateUtc="2026-04-26T18:45:00Z">
                        <w:rPr>
                          <w:rFonts w:ascii="Cambria Math" w:hAnsi="Cambria Math"/>
                          <w:i/>
                        </w:rPr>
                      </w:ins>
                    </m:ctrlPr>
                  </m:fPr>
                  <m:num>
                    <m:nary>
                      <m:naryPr>
                        <m:chr m:val="∑"/>
                        <m:ctrlPr>
                          <w:ins w:id="1793" w:author="Zixuan Zhou" w:date="2026-04-27T02:45:00Z" w16du:dateUtc="2026-04-26T18:45:00Z">
                            <w:rPr>
                              <w:rFonts w:ascii="Cambria Math" w:hAnsi="Cambria Math"/>
                              <w:i/>
                            </w:rPr>
                          </w:ins>
                        </m:ctrlPr>
                      </m:naryPr>
                      <m:sub>
                        <m:r>
                          <w:ins w:id="1794" w:author="Zixuan Zhou" w:date="2026-04-27T02:45:00Z" w16du:dateUtc="2026-04-26T18:45:00Z">
                            <w:rPr>
                              <w:rFonts w:ascii="Cambria Math" w:hAnsi="Cambria Math"/>
                              <w:rPrChange w:id="1795" w:author="Zixuan Zhou" w:date="2026-04-27T02:52:00Z" w16du:dateUtc="2026-04-26T18:52:00Z">
                                <w:rPr>
                                  <w:rFonts w:ascii="Cambria Math" w:hAnsi="Cambria Math"/>
                                </w:rPr>
                              </w:rPrChange>
                            </w:rPr>
                            <m:t>i=1</m:t>
                          </w:ins>
                        </m:r>
                      </m:sub>
                      <m:sup>
                        <m:r>
                          <w:ins w:id="1796" w:author="Zixuan Zhou" w:date="2026-04-27T02:45:00Z" w16du:dateUtc="2026-04-26T18:45:00Z">
                            <w:rPr>
                              <w:rFonts w:ascii="Cambria Math" w:hAnsi="Cambria Math"/>
                              <w:rPrChange w:id="1797" w:author="Zixuan Zhou" w:date="2026-04-27T02:52:00Z" w16du:dateUtc="2026-04-26T18:52:00Z">
                                <w:rPr>
                                  <w:rFonts w:ascii="Cambria Math" w:hAnsi="Cambria Math"/>
                                </w:rPr>
                              </w:rPrChange>
                            </w:rPr>
                            <m:t>N</m:t>
                          </w:ins>
                        </m:r>
                      </m:sup>
                      <m:e>
                        <m:sSub>
                          <m:sSubPr>
                            <m:ctrlPr>
                              <w:ins w:id="1798" w:author="Zixuan Zhou" w:date="2026-04-27T02:45:00Z" w16du:dateUtc="2026-04-26T18:45:00Z">
                                <w:rPr>
                                  <w:rFonts w:ascii="Cambria Math" w:hAnsi="Cambria Math"/>
                                  <w:i/>
                                </w:rPr>
                              </w:ins>
                            </m:ctrlPr>
                          </m:sSubPr>
                          <m:e>
                            <m:r>
                              <w:ins w:id="1799" w:author="Zixuan Zhou" w:date="2026-04-27T02:45:00Z" w16du:dateUtc="2026-04-26T18:45:00Z">
                                <w:rPr>
                                  <w:rFonts w:ascii="Cambria Math" w:hAnsi="Cambria Math"/>
                                  <w:rPrChange w:id="1800" w:author="Zixuan Zhou" w:date="2026-04-27T02:52:00Z" w16du:dateUtc="2026-04-26T18:52:00Z">
                                    <w:rPr>
                                      <w:rFonts w:ascii="Cambria Math" w:hAnsi="Cambria Math"/>
                                    </w:rPr>
                                  </w:rPrChange>
                                </w:rPr>
                                <m:t>w</m:t>
                              </w:ins>
                            </m:r>
                          </m:e>
                          <m:sub>
                            <m:sSub>
                              <m:sSubPr>
                                <m:ctrlPr>
                                  <w:ins w:id="1801" w:author="Zixuan Zhou" w:date="2026-04-27T02:45:00Z" w16du:dateUtc="2026-04-26T18:45:00Z">
                                    <w:rPr>
                                      <w:rFonts w:ascii="Cambria Math" w:hAnsi="Cambria Math"/>
                                      <w:i/>
                                    </w:rPr>
                                  </w:ins>
                                </m:ctrlPr>
                              </m:sSubPr>
                              <m:e>
                                <m:r>
                                  <w:ins w:id="1802" w:author="Zixuan Zhou" w:date="2026-04-27T02:45:00Z" w16du:dateUtc="2026-04-26T18:45:00Z">
                                    <w:rPr>
                                      <w:rFonts w:ascii="Cambria Math" w:hAnsi="Cambria Math"/>
                                      <w:rPrChange w:id="1803" w:author="Zixuan Zhou" w:date="2026-04-27T02:52:00Z" w16du:dateUtc="2026-04-26T18:52:00Z">
                                        <w:rPr>
                                          <w:rFonts w:ascii="Cambria Math" w:hAnsi="Cambria Math"/>
                                        </w:rPr>
                                      </w:rPrChange>
                                    </w:rPr>
                                    <m:t>r</m:t>
                                  </w:ins>
                                </m:r>
                              </m:e>
                              <m:sub>
                                <m:r>
                                  <w:ins w:id="1804" w:author="Zixuan Zhou" w:date="2026-04-27T02:45:00Z" w16du:dateUtc="2026-04-26T18:45:00Z">
                                    <w:rPr>
                                      <w:rFonts w:ascii="Cambria Math" w:hAnsi="Cambria Math"/>
                                      <w:rPrChange w:id="1805" w:author="Zixuan Zhou" w:date="2026-04-27T02:52:00Z" w16du:dateUtc="2026-04-26T18:52:00Z">
                                        <w:rPr>
                                          <w:rFonts w:ascii="Cambria Math" w:hAnsi="Cambria Math"/>
                                        </w:rPr>
                                      </w:rPrChange>
                                    </w:rPr>
                                    <m:t>i</m:t>
                                  </w:ins>
                                </m:r>
                              </m:sub>
                            </m:sSub>
                            <m:sSub>
                              <m:sSubPr>
                                <m:ctrlPr>
                                  <w:ins w:id="1806" w:author="Zixuan Zhou" w:date="2026-04-27T02:45:00Z" w16du:dateUtc="2026-04-26T18:45:00Z">
                                    <w:rPr>
                                      <w:rFonts w:ascii="Cambria Math" w:hAnsi="Cambria Math"/>
                                      <w:i/>
                                    </w:rPr>
                                  </w:ins>
                                </m:ctrlPr>
                              </m:sSubPr>
                              <m:e>
                                <m:r>
                                  <w:ins w:id="1807" w:author="Zixuan Zhou" w:date="2026-04-27T02:45:00Z" w16du:dateUtc="2026-04-26T18:45:00Z">
                                    <w:rPr>
                                      <w:rFonts w:ascii="Cambria Math" w:hAnsi="Cambria Math"/>
                                      <w:rPrChange w:id="1808" w:author="Zixuan Zhou" w:date="2026-04-27T02:52:00Z" w16du:dateUtc="2026-04-26T18:52:00Z">
                                        <w:rPr>
                                          <w:rFonts w:ascii="Cambria Math" w:hAnsi="Cambria Math"/>
                                        </w:rPr>
                                      </w:rPrChange>
                                    </w:rPr>
                                    <m:t>s</m:t>
                                  </w:ins>
                                </m:r>
                              </m:e>
                              <m:sub>
                                <m:r>
                                  <w:ins w:id="1809" w:author="Zixuan Zhou" w:date="2026-04-27T02:45:00Z" w16du:dateUtc="2026-04-26T18:45:00Z">
                                    <w:rPr>
                                      <w:rFonts w:ascii="Cambria Math" w:hAnsi="Cambria Math"/>
                                      <w:rPrChange w:id="1810" w:author="Zixuan Zhou" w:date="2026-04-27T02:52:00Z" w16du:dateUtc="2026-04-26T18:52:00Z">
                                        <w:rPr>
                                          <w:rFonts w:ascii="Cambria Math" w:hAnsi="Cambria Math"/>
                                        </w:rPr>
                                      </w:rPrChange>
                                    </w:rPr>
                                    <m:t>i</m:t>
                                  </w:ins>
                                </m:r>
                              </m:sub>
                            </m:sSub>
                          </m:sub>
                        </m:sSub>
                        <m:sSup>
                          <m:sSupPr>
                            <m:ctrlPr>
                              <w:ins w:id="1811" w:author="Zixuan Zhou" w:date="2026-04-27T02:45:00Z" w16du:dateUtc="2026-04-26T18:45:00Z">
                                <w:rPr>
                                  <w:rFonts w:ascii="Cambria Math" w:hAnsi="Cambria Math"/>
                                  <w:i/>
                                </w:rPr>
                              </w:ins>
                            </m:ctrlPr>
                          </m:sSupPr>
                          <m:e>
                            <m:d>
                              <m:dPr>
                                <m:ctrlPr>
                                  <w:ins w:id="1812" w:author="Zixuan Zhou" w:date="2026-04-27T02:45:00Z" w16du:dateUtc="2026-04-26T18:45:00Z">
                                    <w:rPr>
                                      <w:rFonts w:ascii="Cambria Math" w:hAnsi="Cambria Math"/>
                                      <w:i/>
                                    </w:rPr>
                                  </w:ins>
                                </m:ctrlPr>
                              </m:dPr>
                              <m:e>
                                <m:sSub>
                                  <m:sSubPr>
                                    <m:ctrlPr>
                                      <w:ins w:id="1813" w:author="Zixuan Zhou" w:date="2026-04-27T02:45:00Z" w16du:dateUtc="2026-04-26T18:45:00Z">
                                        <w:rPr>
                                          <w:rFonts w:ascii="Cambria Math" w:hAnsi="Cambria Math"/>
                                          <w:i/>
                                        </w:rPr>
                                      </w:ins>
                                    </m:ctrlPr>
                                  </m:sSubPr>
                                  <m:e>
                                    <m:r>
                                      <w:ins w:id="1814" w:author="Zixuan Zhou" w:date="2026-04-27T02:45:00Z" w16du:dateUtc="2026-04-26T18:45:00Z">
                                        <w:rPr>
                                          <w:rFonts w:ascii="Cambria Math" w:hAnsi="Cambria Math"/>
                                          <w:rPrChange w:id="1815" w:author="Zixuan Zhou" w:date="2026-04-27T02:52:00Z" w16du:dateUtc="2026-04-26T18:52:00Z">
                                            <w:rPr>
                                              <w:rFonts w:ascii="Cambria Math" w:hAnsi="Cambria Math"/>
                                            </w:rPr>
                                          </w:rPrChange>
                                        </w:rPr>
                                        <m:t>r</m:t>
                                      </w:ins>
                                    </m:r>
                                  </m:e>
                                  <m:sub>
                                    <m:r>
                                      <w:ins w:id="1816" w:author="Zixuan Zhou" w:date="2026-04-27T02:45:00Z" w16du:dateUtc="2026-04-26T18:45:00Z">
                                        <w:rPr>
                                          <w:rFonts w:ascii="Cambria Math" w:hAnsi="Cambria Math"/>
                                          <w:rPrChange w:id="1817" w:author="Zixuan Zhou" w:date="2026-04-27T02:52:00Z" w16du:dateUtc="2026-04-26T18:52:00Z">
                                            <w:rPr>
                                              <w:rFonts w:ascii="Cambria Math" w:hAnsi="Cambria Math"/>
                                            </w:rPr>
                                          </w:rPrChange>
                                        </w:rPr>
                                        <m:t>i</m:t>
                                      </w:ins>
                                    </m:r>
                                  </m:sub>
                                </m:sSub>
                                <m:r>
                                  <w:ins w:id="1818" w:author="Zixuan Zhou" w:date="2026-04-27T02:45:00Z" w16du:dateUtc="2026-04-26T18:45:00Z">
                                    <w:rPr>
                                      <w:rFonts w:ascii="Cambria Math" w:hAnsi="Cambria Math"/>
                                      <w:rPrChange w:id="1819" w:author="Zixuan Zhou" w:date="2026-04-27T02:52:00Z" w16du:dateUtc="2026-04-26T18:52:00Z">
                                        <w:rPr>
                                          <w:rFonts w:ascii="Cambria Math" w:hAnsi="Cambria Math"/>
                                        </w:rPr>
                                      </w:rPrChange>
                                    </w:rPr>
                                    <m:t>-</m:t>
                                  </w:ins>
                                </m:r>
                                <m:sSub>
                                  <m:sSubPr>
                                    <m:ctrlPr>
                                      <w:ins w:id="1820" w:author="Zixuan Zhou" w:date="2026-04-27T02:45:00Z" w16du:dateUtc="2026-04-26T18:45:00Z">
                                        <w:rPr>
                                          <w:rFonts w:ascii="Cambria Math" w:hAnsi="Cambria Math"/>
                                          <w:i/>
                                        </w:rPr>
                                      </w:ins>
                                    </m:ctrlPr>
                                  </m:sSubPr>
                                  <m:e>
                                    <m:r>
                                      <w:ins w:id="1821" w:author="Zixuan Zhou" w:date="2026-04-27T02:45:00Z" w16du:dateUtc="2026-04-26T18:45:00Z">
                                        <w:rPr>
                                          <w:rFonts w:ascii="Cambria Math" w:hAnsi="Cambria Math"/>
                                          <w:rPrChange w:id="1822" w:author="Zixuan Zhou" w:date="2026-04-27T02:52:00Z" w16du:dateUtc="2026-04-26T18:52:00Z">
                                            <w:rPr>
                                              <w:rFonts w:ascii="Cambria Math" w:hAnsi="Cambria Math"/>
                                            </w:rPr>
                                          </w:rPrChange>
                                        </w:rPr>
                                        <m:t>s</m:t>
                                      </w:ins>
                                    </m:r>
                                  </m:e>
                                  <m:sub>
                                    <m:r>
                                      <w:ins w:id="1823" w:author="Zixuan Zhou" w:date="2026-04-27T02:45:00Z" w16du:dateUtc="2026-04-26T18:45:00Z">
                                        <w:rPr>
                                          <w:rFonts w:ascii="Cambria Math" w:hAnsi="Cambria Math"/>
                                          <w:rPrChange w:id="1824" w:author="Zixuan Zhou" w:date="2026-04-27T02:52:00Z" w16du:dateUtc="2026-04-26T18:52:00Z">
                                            <w:rPr>
                                              <w:rFonts w:ascii="Cambria Math" w:hAnsi="Cambria Math"/>
                                            </w:rPr>
                                          </w:rPrChange>
                                        </w:rPr>
                                        <m:t>i</m:t>
                                      </w:ins>
                                    </m:r>
                                  </m:sub>
                                </m:sSub>
                              </m:e>
                            </m:d>
                          </m:e>
                          <m:sup>
                            <m:r>
                              <w:ins w:id="1825" w:author="Zixuan Zhou" w:date="2026-04-27T02:45:00Z" w16du:dateUtc="2026-04-26T18:45:00Z">
                                <w:rPr>
                                  <w:rFonts w:ascii="Cambria Math" w:hAnsi="Cambria Math"/>
                                  <w:rPrChange w:id="1826" w:author="Zixuan Zhou" w:date="2026-04-27T02:52:00Z" w16du:dateUtc="2026-04-26T18:52:00Z">
                                    <w:rPr>
                                      <w:rFonts w:ascii="Cambria Math" w:hAnsi="Cambria Math"/>
                                    </w:rPr>
                                  </w:rPrChange>
                                </w:rPr>
                                <m:t>2</m:t>
                              </w:ins>
                            </m:r>
                          </m:sup>
                        </m:sSup>
                      </m:e>
                    </m:nary>
                  </m:num>
                  <m:den>
                    <m:nary>
                      <m:naryPr>
                        <m:chr m:val="∑"/>
                        <m:ctrlPr>
                          <w:ins w:id="1827" w:author="Zixuan Zhou" w:date="2026-04-27T02:45:00Z" w16du:dateUtc="2026-04-26T18:45:00Z">
                            <w:rPr>
                              <w:rFonts w:ascii="Cambria Math" w:hAnsi="Cambria Math"/>
                              <w:i/>
                            </w:rPr>
                          </w:ins>
                        </m:ctrlPr>
                      </m:naryPr>
                      <m:sub>
                        <m:r>
                          <w:ins w:id="1828" w:author="Zixuan Zhou" w:date="2026-04-27T02:45:00Z" w16du:dateUtc="2026-04-26T18:45:00Z">
                            <w:rPr>
                              <w:rFonts w:ascii="Cambria Math" w:hAnsi="Cambria Math"/>
                              <w:rPrChange w:id="1829" w:author="Zixuan Zhou" w:date="2026-04-27T02:52:00Z" w16du:dateUtc="2026-04-26T18:52:00Z">
                                <w:rPr>
                                  <w:rFonts w:ascii="Cambria Math" w:hAnsi="Cambria Math"/>
                                </w:rPr>
                              </w:rPrChange>
                            </w:rPr>
                            <m:t>j=1</m:t>
                          </w:ins>
                        </m:r>
                      </m:sub>
                      <m:sup>
                        <m:r>
                          <w:ins w:id="1830" w:author="Zixuan Zhou" w:date="2026-04-27T02:45:00Z" w16du:dateUtc="2026-04-26T18:45:00Z">
                            <w:rPr>
                              <w:rFonts w:ascii="Cambria Math" w:hAnsi="Cambria Math"/>
                              <w:rPrChange w:id="1831" w:author="Zixuan Zhou" w:date="2026-04-27T02:52:00Z" w16du:dateUtc="2026-04-26T18:52:00Z">
                                <w:rPr>
                                  <w:rFonts w:ascii="Cambria Math" w:hAnsi="Cambria Math"/>
                                </w:rPr>
                              </w:rPrChange>
                            </w:rPr>
                            <m:t>3</m:t>
                          </w:ins>
                        </m:r>
                      </m:sup>
                      <m:e>
                        <m:nary>
                          <m:naryPr>
                            <m:chr m:val="∑"/>
                            <m:ctrlPr>
                              <w:ins w:id="1832" w:author="Zixuan Zhou" w:date="2026-04-27T02:45:00Z" w16du:dateUtc="2026-04-26T18:45:00Z">
                                <w:rPr>
                                  <w:rFonts w:ascii="Cambria Math" w:hAnsi="Cambria Math"/>
                                  <w:i/>
                                </w:rPr>
                              </w:ins>
                            </m:ctrlPr>
                          </m:naryPr>
                          <m:sub>
                            <m:r>
                              <w:ins w:id="1833" w:author="Zixuan Zhou" w:date="2026-04-27T02:45:00Z" w16du:dateUtc="2026-04-26T18:45:00Z">
                                <w:rPr>
                                  <w:rFonts w:ascii="Cambria Math" w:hAnsi="Cambria Math"/>
                                  <w:rPrChange w:id="1834" w:author="Zixuan Zhou" w:date="2026-04-27T02:52:00Z" w16du:dateUtc="2026-04-26T18:52:00Z">
                                    <w:rPr>
                                      <w:rFonts w:ascii="Cambria Math" w:hAnsi="Cambria Math"/>
                                    </w:rPr>
                                  </w:rPrChange>
                                </w:rPr>
                                <m:t>k=1</m:t>
                              </w:ins>
                            </m:r>
                          </m:sub>
                          <m:sup>
                            <m:r>
                              <w:ins w:id="1835" w:author="Zixuan Zhou" w:date="2026-04-27T02:45:00Z" w16du:dateUtc="2026-04-26T18:45:00Z">
                                <w:rPr>
                                  <w:rFonts w:ascii="Cambria Math" w:hAnsi="Cambria Math"/>
                                  <w:rPrChange w:id="1836" w:author="Zixuan Zhou" w:date="2026-04-27T02:52:00Z" w16du:dateUtc="2026-04-26T18:52:00Z">
                                    <w:rPr>
                                      <w:rFonts w:ascii="Cambria Math" w:hAnsi="Cambria Math"/>
                                    </w:rPr>
                                  </w:rPrChange>
                                </w:rPr>
                                <m:t>3</m:t>
                              </w:ins>
                            </m:r>
                          </m:sup>
                          <m:e>
                            <m:sSub>
                              <m:sSubPr>
                                <m:ctrlPr>
                                  <w:ins w:id="1837" w:author="Zixuan Zhou" w:date="2026-04-27T02:45:00Z" w16du:dateUtc="2026-04-26T18:45:00Z">
                                    <w:rPr>
                                      <w:rFonts w:ascii="Cambria Math" w:hAnsi="Cambria Math"/>
                                      <w:i/>
                                    </w:rPr>
                                  </w:ins>
                                </m:ctrlPr>
                              </m:sSubPr>
                              <m:e>
                                <m:r>
                                  <w:ins w:id="1838" w:author="Zixuan Zhou" w:date="2026-04-27T02:45:00Z" w16du:dateUtc="2026-04-26T18:45:00Z">
                                    <w:rPr>
                                      <w:rFonts w:ascii="Cambria Math" w:hAnsi="Cambria Math"/>
                                      <w:rPrChange w:id="1839" w:author="Zixuan Zhou" w:date="2026-04-27T02:52:00Z" w16du:dateUtc="2026-04-26T18:52:00Z">
                                        <w:rPr>
                                          <w:rFonts w:ascii="Cambria Math" w:hAnsi="Cambria Math"/>
                                        </w:rPr>
                                      </w:rPrChange>
                                    </w:rPr>
                                    <m:t>w</m:t>
                                  </w:ins>
                                </m:r>
                              </m:e>
                              <m:sub>
                                <m:r>
                                  <w:ins w:id="1840" w:author="Zixuan Zhou" w:date="2026-04-27T02:45:00Z" w16du:dateUtc="2026-04-26T18:45:00Z">
                                    <w:rPr>
                                      <w:rFonts w:ascii="Cambria Math" w:hAnsi="Cambria Math"/>
                                      <w:rPrChange w:id="1841" w:author="Zixuan Zhou" w:date="2026-04-27T02:52:00Z" w16du:dateUtc="2026-04-26T18:52:00Z">
                                        <w:rPr>
                                          <w:rFonts w:ascii="Cambria Math" w:hAnsi="Cambria Math"/>
                                        </w:rPr>
                                      </w:rPrChange>
                                    </w:rPr>
                                    <m:t>jk</m:t>
                                  </w:ins>
                                </m:r>
                              </m:sub>
                            </m:sSub>
                            <m:sSub>
                              <m:sSubPr>
                                <m:ctrlPr>
                                  <w:ins w:id="1842" w:author="Zixuan Zhou" w:date="2026-04-27T02:45:00Z" w16du:dateUtc="2026-04-26T18:45:00Z">
                                    <w:rPr>
                                      <w:rFonts w:ascii="Cambria Math" w:hAnsi="Cambria Math"/>
                                      <w:i/>
                                    </w:rPr>
                                  </w:ins>
                                </m:ctrlPr>
                              </m:sSubPr>
                              <m:e>
                                <m:r>
                                  <w:ins w:id="1843" w:author="Zixuan Zhou" w:date="2026-04-27T02:45:00Z" w16du:dateUtc="2026-04-26T18:45:00Z">
                                    <w:rPr>
                                      <w:rFonts w:ascii="Cambria Math" w:hAnsi="Cambria Math"/>
                                      <w:rPrChange w:id="1844" w:author="Zixuan Zhou" w:date="2026-04-27T02:52:00Z" w16du:dateUtc="2026-04-26T18:52:00Z">
                                        <w:rPr>
                                          <w:rFonts w:ascii="Cambria Math" w:hAnsi="Cambria Math"/>
                                        </w:rPr>
                                      </w:rPrChange>
                                    </w:rPr>
                                    <m:t>P</m:t>
                                  </w:ins>
                                </m:r>
                              </m:e>
                              <m:sub>
                                <m:r>
                                  <w:ins w:id="1845" w:author="Zixuan Zhou" w:date="2026-04-27T02:45:00Z" w16du:dateUtc="2026-04-26T18:45:00Z">
                                    <w:rPr>
                                      <w:rFonts w:ascii="Cambria Math" w:hAnsi="Cambria Math"/>
                                      <w:rPrChange w:id="1846" w:author="Zixuan Zhou" w:date="2026-04-27T02:52:00Z" w16du:dateUtc="2026-04-26T18:52:00Z">
                                        <w:rPr>
                                          <w:rFonts w:ascii="Cambria Math" w:hAnsi="Cambria Math"/>
                                        </w:rPr>
                                      </w:rPrChange>
                                    </w:rPr>
                                    <m:t>o,jk</m:t>
                                  </w:ins>
                                </m:r>
                              </m:sub>
                            </m:sSub>
                            <m:sSup>
                              <m:sSupPr>
                                <m:ctrlPr>
                                  <w:ins w:id="1847" w:author="Zixuan Zhou" w:date="2026-04-27T02:45:00Z" w16du:dateUtc="2026-04-26T18:45:00Z">
                                    <w:rPr>
                                      <w:rFonts w:ascii="Cambria Math" w:hAnsi="Cambria Math"/>
                                      <w:i/>
                                    </w:rPr>
                                  </w:ins>
                                </m:ctrlPr>
                              </m:sSupPr>
                              <m:e>
                                <m:d>
                                  <m:dPr>
                                    <m:ctrlPr>
                                      <w:ins w:id="1848" w:author="Zixuan Zhou" w:date="2026-04-27T02:45:00Z" w16du:dateUtc="2026-04-26T18:45:00Z">
                                        <w:rPr>
                                          <w:rFonts w:ascii="Cambria Math" w:hAnsi="Cambria Math"/>
                                          <w:i/>
                                        </w:rPr>
                                      </w:ins>
                                    </m:ctrlPr>
                                  </m:dPr>
                                  <m:e>
                                    <m:r>
                                      <w:ins w:id="1849" w:author="Zixuan Zhou" w:date="2026-04-27T02:45:00Z" w16du:dateUtc="2026-04-26T18:45:00Z">
                                        <w:rPr>
                                          <w:rFonts w:ascii="Cambria Math" w:hAnsi="Cambria Math"/>
                                          <w:rPrChange w:id="1850" w:author="Zixuan Zhou" w:date="2026-04-27T02:52:00Z" w16du:dateUtc="2026-04-26T18:52:00Z">
                                            <w:rPr>
                                              <w:rFonts w:ascii="Cambria Math" w:hAnsi="Cambria Math"/>
                                            </w:rPr>
                                          </w:rPrChange>
                                        </w:rPr>
                                        <m:t>j-k</m:t>
                                      </w:ins>
                                    </m:r>
                                  </m:e>
                                </m:d>
                              </m:e>
                              <m:sup>
                                <m:r>
                                  <w:ins w:id="1851" w:author="Zixuan Zhou" w:date="2026-04-27T02:45:00Z" w16du:dateUtc="2026-04-26T18:45:00Z">
                                    <w:rPr>
                                      <w:rFonts w:ascii="Cambria Math" w:hAnsi="Cambria Math"/>
                                      <w:rPrChange w:id="1852" w:author="Zixuan Zhou" w:date="2026-04-27T02:52:00Z" w16du:dateUtc="2026-04-26T18:52:00Z">
                                        <w:rPr>
                                          <w:rFonts w:ascii="Cambria Math" w:hAnsi="Cambria Math"/>
                                        </w:rPr>
                                      </w:rPrChange>
                                    </w:rPr>
                                    <m:t>2</m:t>
                                  </w:ins>
                                </m:r>
                              </m:sup>
                            </m:sSup>
                          </m:e>
                        </m:nary>
                      </m:e>
                    </m:nary>
                  </m:den>
                </m:f>
              </m:oMath>
            </m:oMathPara>
          </w:p>
        </w:tc>
        <w:tc>
          <w:tcPr>
            <w:tcW w:w="647" w:type="pct"/>
            <w:vAlign w:val="center"/>
            <w:tcPrChange w:id="1853" w:author="Zixuan Zhou" w:date="2026-04-27T02:45:00Z" w16du:dateUtc="2026-04-26T18:45:00Z">
              <w:tcPr>
                <w:tcW w:w="647" w:type="pct"/>
                <w:vAlign w:val="center"/>
              </w:tcPr>
            </w:tcPrChange>
          </w:tcPr>
          <w:p w14:paraId="0610773E" w14:textId="7BC25CAD" w:rsidR="00F62009" w:rsidRPr="002B54B9" w:rsidRDefault="00F62009">
            <w:pPr>
              <w:pStyle w:val="altz"/>
              <w:spacing w:after="120"/>
              <w:ind w:firstLineChars="100" w:firstLine="240"/>
              <w:jc w:val="right"/>
              <w:rPr>
                <w:rFonts w:asciiTheme="minorHAnsi" w:eastAsiaTheme="minorEastAsia" w:hAnsiTheme="minorHAnsi" w:hint="eastAsia"/>
              </w:rPr>
              <w:pPrChange w:id="1854" w:author="Zixuan Zhou" w:date="2026-04-27T02:37:00Z" w16du:dateUtc="2026-04-26T18:37:00Z">
                <w:pPr>
                  <w:pStyle w:val="altz"/>
                  <w:spacing w:after="120"/>
                  <w:ind w:firstLine="480"/>
                  <w:jc w:val="right"/>
                </w:pPr>
              </w:pPrChange>
            </w:pPr>
            <w:r>
              <w:rPr>
                <w:rFonts w:hint="eastAsia"/>
              </w:rPr>
              <w:t>(</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式</w:instrText>
            </w:r>
            <w:r>
              <w:rPr>
                <w:rFonts w:hint="eastAsia"/>
              </w:rPr>
              <w:instrText xml:space="preserve"> \* ARABIC \s 1</w:instrText>
            </w:r>
            <w:r>
              <w:instrText xml:space="preserve"> </w:instrText>
            </w:r>
            <w:r>
              <w:fldChar w:fldCharType="separate"/>
            </w:r>
            <w:ins w:id="1855" w:author="Zixuan Zhou" w:date="2026-04-27T02:36:00Z" w16du:dateUtc="2026-04-26T18:36:00Z">
              <w:r>
                <w:rPr>
                  <w:noProof/>
                </w:rPr>
                <w:t>1</w:t>
              </w:r>
            </w:ins>
            <w:del w:id="1856" w:author="Zixuan Zhou" w:date="2026-04-27T02:36:00Z" w16du:dateUtc="2026-04-26T18:36:00Z">
              <w:r w:rsidDel="00F62009">
                <w:rPr>
                  <w:noProof/>
                </w:rPr>
                <w:delText>5</w:delText>
              </w:r>
            </w:del>
            <w:r>
              <w:fldChar w:fldCharType="end"/>
            </w:r>
            <w:del w:id="1857" w:author="Zixuan Zhou" w:date="2026-04-27T02:36:00Z" w16du:dateUtc="2026-04-26T18:36:00Z">
              <w:r w:rsidDel="00F62009">
                <w:rPr>
                  <w:rFonts w:hint="eastAsia"/>
                </w:rPr>
                <w:delText>)</w:delText>
              </w:r>
            </w:del>
            <w:ins w:id="1858" w:author="Zixuan Zhou" w:date="2026-04-27T02:37:00Z" w16du:dateUtc="2026-04-26T18:37:00Z">
              <w:r>
                <w:rPr>
                  <w:rFonts w:hint="eastAsia"/>
                </w:rPr>
                <w:t>)</w:t>
              </w:r>
            </w:ins>
          </w:p>
        </w:tc>
      </w:tr>
    </w:tbl>
    <w:p w14:paraId="2EC36EDB" w14:textId="32C3B860" w:rsidR="00F62009" w:rsidRDefault="00D2035A" w:rsidP="001E2739">
      <w:pPr>
        <w:pStyle w:val="altz"/>
        <w:ind w:firstLine="480"/>
      </w:pPr>
      <w:r w:rsidRPr="00D2035A">
        <w:t>其中，观测一致性与期望一致性均通过二次权重</w:t>
      </w:r>
      <m:oMath>
        <m:sSub>
          <m:sSubPr>
            <m:ctrlPr>
              <w:rPr>
                <w:rFonts w:ascii="Cambria Math" w:hAnsi="Cambria Math"/>
                <w:i/>
              </w:rPr>
            </m:ctrlPr>
          </m:sSubPr>
          <m:e>
            <m:r>
              <w:rPr>
                <w:rFonts w:ascii="Cambria Math" w:hAnsi="Cambria Math"/>
              </w:rPr>
              <m:t>w</m:t>
            </m:r>
          </m:e>
          <m:sub>
            <m:r>
              <w:rPr>
                <w:rFonts w:ascii="Cambria Math" w:hAnsi="Cambria Math"/>
              </w:rPr>
              <m:t>jk</m:t>
            </m:r>
          </m:sub>
        </m:sSub>
      </m:oMath>
      <w:r w:rsidRPr="00D2035A">
        <w:t>进行惩罚：</w:t>
      </w:r>
    </w:p>
    <w:tbl>
      <w:tblPr>
        <w:tblW w:w="5000" w:type="pct"/>
        <w:tblLook w:val="0000" w:firstRow="0" w:lastRow="0" w:firstColumn="0" w:lastColumn="0" w:noHBand="0" w:noVBand="0"/>
      </w:tblPr>
      <w:tblGrid>
        <w:gridCol w:w="1133"/>
        <w:gridCol w:w="6763"/>
        <w:gridCol w:w="1174"/>
      </w:tblGrid>
      <w:tr w:rsidR="00D2035A" w14:paraId="474B94DB" w14:textId="77777777" w:rsidTr="00F1206C">
        <w:trPr>
          <w:trHeight w:val="794"/>
        </w:trPr>
        <w:tc>
          <w:tcPr>
            <w:tcW w:w="625" w:type="pct"/>
            <w:vAlign w:val="center"/>
          </w:tcPr>
          <w:p w14:paraId="0D01BA1D" w14:textId="77777777" w:rsidR="00D2035A" w:rsidRDefault="00D2035A" w:rsidP="00F1206C">
            <w:pPr>
              <w:pStyle w:val="aff5"/>
              <w:tabs>
                <w:tab w:val="clear" w:pos="8400"/>
                <w:tab w:val="right" w:pos="8280"/>
              </w:tabs>
              <w:spacing w:after="120"/>
              <w:rPr>
                <w:rFonts w:ascii="宋体" w:hAnsi="宋体" w:hint="eastAsia"/>
                <w:sz w:val="24"/>
              </w:rPr>
            </w:pPr>
          </w:p>
        </w:tc>
        <w:tc>
          <w:tcPr>
            <w:tcW w:w="3728" w:type="pct"/>
            <w:vAlign w:val="center"/>
          </w:tcPr>
          <w:p w14:paraId="164D9090" w14:textId="0CB16142" w:rsidR="00D2035A" w:rsidRPr="005B5F9F" w:rsidRDefault="00000000" w:rsidP="00F1206C">
            <w:pPr>
              <w:pStyle w:val="altz"/>
              <w:spacing w:line="240" w:lineRule="auto"/>
              <w:ind w:firstLineChars="0" w:firstLine="0"/>
              <w:rPr>
                <w:i/>
                <w:iCs/>
                <w:rPrChange w:id="1859" w:author="Zixuan Zhou" w:date="2026-04-27T02:52:00Z" w16du:dateUtc="2026-04-26T18:52:00Z">
                  <w:rPr/>
                </w:rPrChange>
              </w:rPr>
            </w:pPr>
            <m:oMathPara>
              <m:oMath>
                <m:sSub>
                  <m:sSubPr>
                    <m:ctrlPr>
                      <w:rPr>
                        <w:rFonts w:ascii="Cambria Math" w:hAnsi="Cambria Math"/>
                        <w:i/>
                        <w:iCs/>
                      </w:rPr>
                    </m:ctrlPr>
                  </m:sSubPr>
                  <m:e>
                    <m:r>
                      <w:rPr>
                        <w:rFonts w:ascii="Cambria Math" w:hAnsi="Cambria Math"/>
                      </w:rPr>
                      <m:t>w</m:t>
                    </m:r>
                  </m:e>
                  <m:sub>
                    <m:r>
                      <w:rPr>
                        <w:rFonts w:ascii="Cambria Math" w:hAnsi="Cambria Math"/>
                      </w:rPr>
                      <m:t>jk</m:t>
                    </m:r>
                  </m:sub>
                </m:sSub>
                <m:r>
                  <w:rPr>
                    <w:rFonts w:ascii="Cambria Math" w:hAnsi="Cambria Math"/>
                  </w:rPr>
                  <m:t>=</m:t>
                </m:r>
                <m:f>
                  <m:fPr>
                    <m:ctrlPr>
                      <w:rPr>
                        <w:rFonts w:ascii="Cambria Math" w:hAnsi="Cambria Math"/>
                        <w:i/>
                        <w:iCs/>
                      </w:rPr>
                    </m:ctrlPr>
                  </m:fPr>
                  <m:num>
                    <m:sSup>
                      <m:sSupPr>
                        <m:ctrlPr>
                          <w:rPr>
                            <w:rFonts w:ascii="Cambria Math" w:hAnsi="Cambria Math"/>
                            <w:i/>
                            <w:iCs/>
                          </w:rPr>
                        </m:ctrlPr>
                      </m:sSupPr>
                      <m:e>
                        <m:d>
                          <m:dPr>
                            <m:ctrlPr>
                              <w:rPr>
                                <w:rFonts w:ascii="Cambria Math" w:hAnsi="Cambria Math"/>
                                <w:i/>
                                <w:iCs/>
                              </w:rPr>
                            </m:ctrlPr>
                          </m:dPr>
                          <m:e>
                            <m:r>
                              <w:rPr>
                                <w:rFonts w:ascii="Cambria Math" w:hAnsi="Cambria Math"/>
                              </w:rPr>
                              <m:t>j-k</m:t>
                            </m:r>
                          </m:e>
                        </m:d>
                      </m:e>
                      <m:sup>
                        <m:r>
                          <w:rPr>
                            <w:rFonts w:ascii="Cambria Math" w:hAnsi="Cambria Math"/>
                          </w:rPr>
                          <m:t>2</m:t>
                        </m:r>
                      </m:sup>
                    </m:sSup>
                  </m:num>
                  <m:den>
                    <m:sSup>
                      <m:sSupPr>
                        <m:ctrlPr>
                          <w:rPr>
                            <w:rFonts w:ascii="Cambria Math" w:hAnsi="Cambria Math"/>
                            <w:i/>
                            <w:iCs/>
                          </w:rPr>
                        </m:ctrlPr>
                      </m:sSupPr>
                      <m:e>
                        <m:d>
                          <m:dPr>
                            <m:ctrlPr>
                              <w:rPr>
                                <w:rFonts w:ascii="Cambria Math" w:hAnsi="Cambria Math"/>
                                <w:i/>
                                <w:iCs/>
                              </w:rPr>
                            </m:ctrlPr>
                          </m:dPr>
                          <m:e>
                            <m:r>
                              <w:rPr>
                                <w:rFonts w:ascii="Cambria Math" w:hAnsi="Cambria Math"/>
                              </w:rPr>
                              <m:t>M-1</m:t>
                            </m:r>
                          </m:e>
                        </m:d>
                      </m:e>
                      <m:sup>
                        <m:r>
                          <w:rPr>
                            <w:rFonts w:ascii="Cambria Math" w:hAnsi="Cambria Math"/>
                          </w:rPr>
                          <m:t>2</m:t>
                        </m:r>
                      </m:sup>
                    </m:sSup>
                    <m:r>
                      <w:del w:id="1860" w:author="Zixuan Zhou" w:date="2026-04-27T02:47:00Z" w16du:dateUtc="2026-04-26T18:47:00Z">
                        <w:rPr>
                          <w:rFonts w:ascii="Cambria Math" w:hAnsi="Cambria Math"/>
                        </w:rPr>
                        <m:t>=1-</m:t>
                      </w:del>
                    </m:r>
                  </m:den>
                </m:f>
              </m:oMath>
            </m:oMathPara>
          </w:p>
        </w:tc>
        <w:tc>
          <w:tcPr>
            <w:tcW w:w="647" w:type="pct"/>
            <w:vAlign w:val="center"/>
          </w:tcPr>
          <w:p w14:paraId="38AFB1FA" w14:textId="21ECE83E" w:rsidR="00D2035A" w:rsidRPr="002B54B9" w:rsidRDefault="00D2035A" w:rsidP="00F1206C">
            <w:pPr>
              <w:pStyle w:val="altz"/>
              <w:spacing w:after="120"/>
              <w:ind w:firstLineChars="100" w:firstLine="240"/>
              <w:jc w:val="right"/>
              <w:rPr>
                <w:rFonts w:asciiTheme="minorHAnsi" w:eastAsiaTheme="minorEastAsia" w:hAnsiTheme="minorHAnsi" w:hint="eastAsia"/>
              </w:rPr>
            </w:pPr>
            <w:r>
              <w:rPr>
                <w:rFonts w:hint="eastAsia"/>
              </w:rPr>
              <w:t>(</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式</w:instrText>
            </w:r>
            <w:r>
              <w:rPr>
                <w:rFonts w:hint="eastAsia"/>
              </w:rPr>
              <w:instrText xml:space="preserve"> \* ARABIC \s 1</w:instrText>
            </w:r>
            <w:r>
              <w:instrText xml:space="preserve"> </w:instrText>
            </w:r>
            <w:r>
              <w:fldChar w:fldCharType="separate"/>
            </w:r>
            <w:ins w:id="1861" w:author="Zixuan Zhou" w:date="2026-04-27T02:48:00Z" w16du:dateUtc="2026-04-26T18:48:00Z">
              <w:r>
                <w:rPr>
                  <w:noProof/>
                </w:rPr>
                <w:t>2</w:t>
              </w:r>
            </w:ins>
            <w:del w:id="1862" w:author="Zixuan Zhou" w:date="2026-04-27T02:48:00Z" w16du:dateUtc="2026-04-26T18:48:00Z">
              <w:r w:rsidDel="00D2035A">
                <w:rPr>
                  <w:noProof/>
                </w:rPr>
                <w:delText>1</w:delText>
              </w:r>
            </w:del>
            <w:r>
              <w:fldChar w:fldCharType="end"/>
            </w:r>
            <w:r>
              <w:rPr>
                <w:rFonts w:hint="eastAsia"/>
              </w:rPr>
              <w:t>)</w:t>
            </w:r>
          </w:p>
        </w:tc>
      </w:tr>
    </w:tbl>
    <w:p w14:paraId="7E21F886" w14:textId="2A68865B" w:rsidR="00D2035A" w:rsidRDefault="00D2035A" w:rsidP="001E2739">
      <w:pPr>
        <w:pStyle w:val="altz"/>
        <w:ind w:firstLine="480"/>
      </w:pPr>
      <w:ins w:id="1863" w:author="Zixuan Zhou" w:date="2026-04-27T02:52:00Z" w16du:dateUtc="2026-04-26T18:52:00Z">
        <w:r w:rsidRPr="00D2035A">
          <w:t>在本研究中，若某模型与临床专家评分的平均二次加权</w:t>
        </w:r>
        <w:r w:rsidRPr="00D2035A">
          <w:t>Kapp</w:t>
        </w:r>
        <w:r w:rsidR="005B5F9F">
          <w:rPr>
            <w:rFonts w:hint="eastAsia"/>
          </w:rPr>
          <w:t>a</w:t>
        </w:r>
        <w:r w:rsidRPr="00D2035A">
          <w:t>达到</w:t>
        </w:r>
        <w:r w:rsidRPr="00D2035A">
          <w:t>0.61</w:t>
        </w:r>
        <w:r w:rsidRPr="00D2035A">
          <w:t>以上，则认为其具备替代人工初筛的可行性；若达到</w:t>
        </w:r>
        <w:r w:rsidRPr="00D2035A">
          <w:t>0.81</w:t>
        </w:r>
        <w:r w:rsidRPr="00D2035A">
          <w:t>以上，则视为可直接作为独立</w:t>
        </w:r>
      </w:ins>
      <w:ins w:id="1864" w:author="Zixuan Zhou" w:date="2026-04-27T02:53:00Z" w16du:dateUtc="2026-04-26T18:53:00Z">
        <w:r w:rsidR="005B5F9F">
          <w:rPr>
            <w:rFonts w:hint="eastAsia"/>
          </w:rPr>
          <w:t>评估</w:t>
        </w:r>
      </w:ins>
      <w:ins w:id="1865" w:author="Zixuan Zhou" w:date="2026-04-27T02:52:00Z" w16du:dateUtc="2026-04-26T18:52:00Z">
        <w:r w:rsidRPr="00D2035A">
          <w:t>模型使用。</w:t>
        </w:r>
      </w:ins>
    </w:p>
    <w:p w14:paraId="39D0F573" w14:textId="37674097" w:rsidR="00352265" w:rsidDel="00F62009" w:rsidRDefault="00F62009" w:rsidP="001E2739">
      <w:pPr>
        <w:pStyle w:val="altz"/>
        <w:ind w:firstLine="480"/>
        <w:rPr>
          <w:del w:id="1866" w:author="Zixuan Zhou" w:date="2026-04-27T02:35:00Z" w16du:dateUtc="2026-04-26T18:35:00Z"/>
        </w:rPr>
      </w:pPr>
      <m:oMathPara>
        <m:oMath>
          <m:r>
            <w:del w:id="1867" w:author="Zixuan Zhou" w:date="2026-04-27T02:35:00Z" w16du:dateUtc="2026-04-26T18:35:00Z">
              <w:rPr>
                <w:rFonts w:ascii="Cambria Math" w:hAnsi="Cambria Math"/>
              </w:rPr>
              <m:t>κ∑_()^▒</m:t>
            </w:del>
          </m:r>
          <m:r>
            <w:del w:id="1868" w:author="Zixuan Zhou" w:date="2026-04-27T02:35:00Z" w16du:dateUtc="2026-04-26T18:35:00Z">
              <w:rPr>
                <w:rFonts w:ascii="Cambria Math" w:hAnsi="Cambria Math"/>
              </w:rPr>
              <m:t>〖</m:t>
            </w:del>
          </m:r>
          <m:r>
            <w:del w:id="1869" w:author="Zixuan Zhou" w:date="2026-04-27T02:35:00Z" w16du:dateUtc="2026-04-26T18:35:00Z">
              <w:rPr>
                <w:rFonts w:ascii="Cambria Math" w:hAnsi="Cambria Math"/>
              </w:rPr>
              <m:t xml:space="preserve"> </m:t>
            </w:del>
          </m:r>
          <m:r>
            <w:del w:id="1870" w:author="Zixuan Zhou" w:date="2026-04-27T02:35:00Z" w16du:dateUtc="2026-04-26T18:35:00Z">
              <w:rPr>
                <w:rFonts w:ascii="Cambria Math" w:hAnsi="Cambria Math"/>
              </w:rPr>
              <m:t>〗</m:t>
            </w:del>
          </m:r>
          <m:r>
            <w:del w:id="1871" w:author="Zixuan Zhou" w:date="2026-04-27T02:35:00Z" w16du:dateUtc="2026-04-26T18:35:00Z">
              <w:rPr>
                <w:rFonts w:ascii="Cambria Math" w:hAnsi="Cambria Math"/>
              </w:rPr>
              <m:t xml:space="preserve"> ∑_()^▒∑_()^▒</m:t>
            </w:del>
          </m:r>
          <m:r>
            <w:del w:id="1872" w:author="Zixuan Zhou" w:date="2026-04-27T02:35:00Z" w16du:dateUtc="2026-04-26T18:35:00Z">
              <w:rPr>
                <w:rFonts w:ascii="Cambria Math" w:hAnsi="Cambria Math"/>
              </w:rPr>
              <m:t>〖</m:t>
            </w:del>
          </m:r>
          <m:r>
            <w:del w:id="1873" w:author="Zixuan Zhou" w:date="2026-04-27T02:35:00Z" w16du:dateUtc="2026-04-26T18:35:00Z">
              <w:rPr>
                <w:rFonts w:ascii="Cambria Math" w:hAnsi="Cambria Math"/>
              </w:rPr>
              <m:t xml:space="preserve"> </m:t>
            </w:del>
          </m:r>
          <m:r>
            <w:del w:id="1874" w:author="Zixuan Zhou" w:date="2026-04-27T02:35:00Z" w16du:dateUtc="2026-04-26T18:35:00Z">
              <w:rPr>
                <w:rFonts w:ascii="Cambria Math" w:hAnsi="Cambria Math"/>
              </w:rPr>
              <m:t>〗</m:t>
            </w:del>
          </m:r>
        </m:oMath>
      </m:oMathPara>
    </w:p>
    <w:p w14:paraId="4E99CC27" w14:textId="737C67BB" w:rsidR="00A24A9B" w:rsidRPr="00A24A9B" w:rsidRDefault="00A24A9B" w:rsidP="00A24A9B">
      <w:pPr>
        <w:pStyle w:val="altz"/>
        <w:ind w:firstLine="480"/>
      </w:pPr>
      <w:r w:rsidRPr="00A24A9B">
        <w:t>在正式开展模型对比之前，需先确定用于一致性检验的样本集规模与抽样策略。从统计学角度</w:t>
      </w:r>
      <w:commentRangeStart w:id="1875"/>
      <w:r w:rsidRPr="00A24A9B">
        <w:t>，二次加权</w:t>
      </w:r>
      <w:r w:rsidRPr="00A24A9B">
        <w:t>Kappa</w:t>
      </w:r>
      <w:r w:rsidRPr="00A24A9B">
        <w:t>系数的稳定估计通常要求样本量不低于</w:t>
      </w:r>
      <w:r w:rsidRPr="00A24A9B">
        <w:t>30~50</w:t>
      </w:r>
      <w:r w:rsidRPr="00A24A9B">
        <w:t>对，</w:t>
      </w:r>
      <w:commentRangeEnd w:id="1875"/>
      <w:r w:rsidR="00192633" w:rsidRPr="00A24A9B">
        <w:rPr>
          <w:rStyle w:val="afc"/>
          <w:sz w:val="24"/>
          <w:szCs w:val="22"/>
        </w:rPr>
        <w:commentReference w:id="1875"/>
      </w:r>
      <w:r w:rsidRPr="00A24A9B">
        <w:t>但考虑到本研究涉及</w:t>
      </w:r>
      <w:r w:rsidRPr="00A24A9B">
        <w:t>6</w:t>
      </w:r>
      <w:r w:rsidRPr="00A24A9B">
        <w:t>个评价维度及多模型交叉验证，为获得具有统计置信度的</w:t>
      </w:r>
      <w:r w:rsidRPr="00A24A9B">
        <w:t>Kappa</w:t>
      </w:r>
      <w:r w:rsidRPr="00A24A9B">
        <w:t>估计并控制抽样误差，样本量需进一步扩充。同时，鉴于</w:t>
      </w:r>
      <w:r w:rsidRPr="00A24A9B">
        <w:t>2</w:t>
      </w:r>
      <w:r w:rsidRPr="00A24A9B">
        <w:t>名临床专家逐条完成</w:t>
      </w:r>
      <w:r w:rsidRPr="00A24A9B">
        <w:t>6</w:t>
      </w:r>
      <w:r w:rsidRPr="00A24A9B">
        <w:t>维度</w:t>
      </w:r>
      <w:r w:rsidRPr="00A24A9B">
        <w:t>Likert</w:t>
      </w:r>
      <w:r w:rsidRPr="00A24A9B">
        <w:t>评分的时间成本极高，样本量亦不宜过大。综合统计精度与人力可持续性，本研究最终确定抽取</w:t>
      </w:r>
      <w:r w:rsidRPr="00A24A9B">
        <w:t>147</w:t>
      </w:r>
      <w:r w:rsidRPr="00A24A9B">
        <w:t>条问答对作为标定样本集</w:t>
      </w:r>
      <w:r w:rsidR="000A6883">
        <w:rPr>
          <w:rFonts w:hint="eastAsia"/>
        </w:rPr>
        <w:t>，该数量已超过</w:t>
      </w:r>
      <w:r w:rsidR="000A6883" w:rsidRPr="000A6883">
        <w:t>医疗</w:t>
      </w:r>
      <w:r w:rsidR="000A6883" w:rsidRPr="000A6883">
        <w:t>AI</w:t>
      </w:r>
      <w:r w:rsidR="000A6883" w:rsidRPr="000A6883">
        <w:t>期刊公认的标准</w:t>
      </w:r>
      <w:r w:rsidR="0089310B">
        <w:fldChar w:fldCharType="begin"/>
      </w:r>
      <w:r w:rsidR="001704E8">
        <w:instrText xml:space="preserve"> ADDIN ZOTERO_ITEM CSL_CITATION {"citationID":"ZmrZB8oB","properties":{"unsorted":false,"formattedCitation":"\\super [40]\\nosupersub{}","plainCitation":"[40]","noteIndex":0},"citationItems":[{"id":1239,"uris":["http://zotero.org/users/15209510/items/SHYTUKT2"],"itemData":{"id":1239,"type":"article-journal","abstract":"With generative artificial intelligence (GenAI), particularly large language models (LLMs), continuing to make inroads in healthcare, assessing LLMs with human evaluations is essential to assuring safety and effectiveness. This study reviews existing literature on human evaluation methodologies for LLMs in healthcare across various medical specialties and addresses factors such as evaluation dimensions, sample types and sizes, selection, and recruitment of evaluators, frameworks and metrics, evaluation process, and statistical analysis type. Our literature review of 142 studies shows gaps in reliability, generalizability, and applicability of current human evaluation practices. To overcome such significant obstacles to healthcare LLM developments and deployments, we propose QUEST, a comprehensive and practical framework for human evaluation of LLMs covering three phases of workflow: Planning, Implementation and Adjudication, and Scoring and Review. QUEST is designed with five proposed evaluation principles: Quality of Information, Understanding and Reasoning, Expression Style and Persona, Safety and Harm, and Trust and Confidence.","container-title":"npj Digital Medicine","DOI":"10.1038/s41746-024-01258-7","ISSN":"2398-6352","issue":"1","journalAbbreviation":"npj Digit. Med.","language":"en","license":"2024 The Author(s)","page":"258","publisher":"Nature Publishing Group","source":"www.nature.com","title":"A framework for human evaluation of large language models in healthcare derived from literature review","volume":"7","author":[{"family":"Tam","given":"Thomas Yu Chow"},{"family":"Sivarajkumar","given":"Sonish"},{"family":"Kapoor","given":"Sumit"},{"family":"Stolyar","given":"Alisa V."},{"family":"Polanska","given":"Katelyn"},{"family":"McCarthy","given":"Karleigh R."},{"family":"Osterhoudt","given":"Hunter"},{"family":"Wu","given":"Xizhi"},{"family":"Visweswaran","given":"Shyam"},{"family":"Fu","given":"Sunyang"},{"family":"Mathur","given":"Piyush"},{"family":"Cacciamani","given":"Giovanni E."},{"family":"Sun","given":"Cong"},{"family":"Peng","given":"Yifan"},{"family":"Wang","given":"Yanshan"}],"issued":{"date-parts":[["2024",9,28]]}}}],"schema":"https://github.com/citation-style-language/schema/raw/master/csl-citation.json"} </w:instrText>
      </w:r>
      <w:r w:rsidR="0089310B">
        <w:fldChar w:fldCharType="separate"/>
      </w:r>
      <w:r w:rsidR="00740296" w:rsidRPr="00740296">
        <w:rPr>
          <w:rFonts w:cs="Times New Roman"/>
          <w:kern w:val="0"/>
          <w:vertAlign w:val="superscript"/>
        </w:rPr>
        <w:t>[40]</w:t>
      </w:r>
      <w:r w:rsidR="0089310B">
        <w:fldChar w:fldCharType="end"/>
      </w:r>
      <w:r w:rsidRPr="00A24A9B">
        <w:t>。</w:t>
      </w:r>
    </w:p>
    <w:p w14:paraId="7D39CF34" w14:textId="1CC2A3D4" w:rsidR="00A24A9B" w:rsidRPr="00A24A9B" w:rsidRDefault="00A24A9B" w:rsidP="00A24A9B">
      <w:pPr>
        <w:pStyle w:val="altz"/>
        <w:ind w:firstLine="480"/>
      </w:pPr>
      <w:r w:rsidRPr="00A24A9B">
        <w:t>抽样方法采用分层抽样</w:t>
      </w:r>
      <w:r w:rsidR="009F7692">
        <w:rPr>
          <w:rFonts w:hint="eastAsia"/>
        </w:rPr>
        <w:t>。根据前章所</w:t>
      </w:r>
      <w:r w:rsidRPr="00A24A9B">
        <w:t>确立的</w:t>
      </w:r>
      <w:r w:rsidRPr="00A24A9B">
        <w:t>13</w:t>
      </w:r>
      <w:r w:rsidRPr="00A24A9B">
        <w:t>个主题类别进行分层，每类抽取</w:t>
      </w:r>
      <w:r w:rsidRPr="00A24A9B">
        <w:t>5~20</w:t>
      </w:r>
      <w:r w:rsidRPr="00A24A9B">
        <w:t>条不等（热门主题如</w:t>
      </w:r>
      <w:r w:rsidR="009F7692">
        <w:rPr>
          <w:rFonts w:hint="eastAsia"/>
        </w:rPr>
        <w:t>“</w:t>
      </w:r>
      <w:r w:rsidRPr="00A24A9B">
        <w:t>安全套</w:t>
      </w:r>
      <w:r w:rsidR="009F7692">
        <w:rPr>
          <w:rFonts w:hint="eastAsia"/>
        </w:rPr>
        <w:t>”“</w:t>
      </w:r>
      <w:r w:rsidRPr="00A24A9B">
        <w:t>生殖健康科普</w:t>
      </w:r>
      <w:r w:rsidR="009F7692">
        <w:rPr>
          <w:rFonts w:hint="eastAsia"/>
        </w:rPr>
        <w:t>”</w:t>
      </w:r>
      <w:r w:rsidRPr="00A24A9B">
        <w:t>适当多抽，小</w:t>
      </w:r>
      <w:proofErr w:type="gramStart"/>
      <w:r w:rsidRPr="00A24A9B">
        <w:t>众主题如</w:t>
      </w:r>
      <w:proofErr w:type="gramEnd"/>
      <w:r w:rsidR="009F7692">
        <w:rPr>
          <w:rFonts w:hint="eastAsia"/>
        </w:rPr>
        <w:t>“</w:t>
      </w:r>
      <w:r w:rsidRPr="00A24A9B">
        <w:t>女用安全套</w:t>
      </w:r>
      <w:r w:rsidR="009F7692">
        <w:rPr>
          <w:rFonts w:hint="eastAsia"/>
        </w:rPr>
        <w:t>”“</w:t>
      </w:r>
      <w:r w:rsidRPr="00A24A9B">
        <w:t>新型避孕方式</w:t>
      </w:r>
      <w:r w:rsidR="009F7692">
        <w:rPr>
          <w:rFonts w:hint="eastAsia"/>
        </w:rPr>
        <w:t>”</w:t>
      </w:r>
      <w:r w:rsidRPr="00A24A9B">
        <w:t>保证至少</w:t>
      </w:r>
      <w:r w:rsidRPr="00A24A9B">
        <w:t>5</w:t>
      </w:r>
      <w:r w:rsidRPr="00A24A9B">
        <w:t>条），确保样本在主题分布上具有代表性。该样本量远超</w:t>
      </w:r>
      <w:r w:rsidRPr="00A24A9B">
        <w:t>Kappa</w:t>
      </w:r>
      <w:r w:rsidRPr="00A24A9B">
        <w:t>统计推断的最低要求，且能在专家可承受的工作量完成独立盲评，为后续模型遴选提供了可靠的金标准。</w:t>
      </w:r>
    </w:p>
    <w:p w14:paraId="38A68E1E" w14:textId="74EE36C8" w:rsidR="00B4723F" w:rsidRDefault="00E7252B" w:rsidP="007B5F05">
      <w:pPr>
        <w:pStyle w:val="3"/>
        <w:spacing w:before="163" w:after="163"/>
        <w:rPr>
          <w:rFonts w:hint="eastAsia"/>
        </w:rPr>
      </w:pPr>
      <w:bookmarkStart w:id="1876" w:name="_Toc228219370"/>
      <w:r w:rsidRPr="00E7252B">
        <w:rPr>
          <w:rFonts w:hint="eastAsia"/>
        </w:rPr>
        <w:t>参评大模型的专家一致性横向对比</w:t>
      </w:r>
      <w:bookmarkEnd w:id="1876"/>
    </w:p>
    <w:p w14:paraId="7FAF730D" w14:textId="1CF1C6DB" w:rsidR="00455885" w:rsidRDefault="00455885" w:rsidP="002B702E">
      <w:pPr>
        <w:pStyle w:val="altz"/>
        <w:ind w:firstLine="480"/>
      </w:pPr>
      <w:r w:rsidRPr="00455885">
        <w:t>在将大模型引入医学文本评分任务之前，首先需要</w:t>
      </w:r>
      <w:r w:rsidR="002B702E">
        <w:rPr>
          <w:rFonts w:hint="eastAsia"/>
        </w:rPr>
        <w:t>探究</w:t>
      </w:r>
      <w:r w:rsidRPr="00455885">
        <w:t>一个前提性问题：是否任意选取一款大模型均可胜任</w:t>
      </w:r>
      <w:r w:rsidR="002B702E">
        <w:rPr>
          <w:rFonts w:hint="eastAsia"/>
        </w:rPr>
        <w:t>评估</w:t>
      </w:r>
      <w:r w:rsidRPr="00455885">
        <w:t>角色？为探究此问题，本研究</w:t>
      </w:r>
      <w:r>
        <w:rPr>
          <w:rFonts w:hint="eastAsia"/>
        </w:rPr>
        <w:t>首</w:t>
      </w:r>
      <w:r w:rsidRPr="00455885">
        <w:t>先对六款参评模型的群体内部一致性进行了考察。结果显示，</w:t>
      </w:r>
      <w:r>
        <w:rPr>
          <w:rFonts w:hint="eastAsia"/>
        </w:rPr>
        <w:t>在</w:t>
      </w:r>
      <w:r>
        <w:rPr>
          <w:rFonts w:hint="eastAsia"/>
        </w:rPr>
        <w:t>6</w:t>
      </w:r>
      <w:r>
        <w:rPr>
          <w:rFonts w:hint="eastAsia"/>
        </w:rPr>
        <w:t>项打分维度上，</w:t>
      </w:r>
      <w:r w:rsidRPr="00455885">
        <w:t>各模型之间的平均二次加权</w:t>
      </w:r>
      <w:r w:rsidRPr="00455885">
        <w:t>Kappa</w:t>
      </w:r>
      <w:r w:rsidRPr="00455885">
        <w:t>系数介于</w:t>
      </w:r>
      <w:r w:rsidRPr="00455885">
        <w:t>0.506</w:t>
      </w:r>
      <w:r w:rsidRPr="00455885">
        <w:t>至</w:t>
      </w:r>
      <w:r w:rsidRPr="00455885">
        <w:t>0.555</w:t>
      </w:r>
      <w:r w:rsidRPr="00455885">
        <w:t>之间。相较于人类专家内部</w:t>
      </w:r>
      <w:r w:rsidRPr="00455885">
        <w:t>0.586</w:t>
      </w:r>
      <w:r w:rsidRPr="00455885">
        <w:t>至</w:t>
      </w:r>
      <w:r w:rsidRPr="00455885">
        <w:t>0.770</w:t>
      </w:r>
      <w:r w:rsidRPr="00455885">
        <w:t>的一致性水平，</w:t>
      </w:r>
      <w:r w:rsidRPr="00455885">
        <w:t>AI</w:t>
      </w:r>
      <w:r w:rsidRPr="00455885">
        <w:t>模型群体内部的评价分歧仍然显著，远未达到可互相替代的水平。这一事实说明，大模型作为医学文本</w:t>
      </w:r>
      <w:r w:rsidR="00A821EB">
        <w:rPr>
          <w:rFonts w:hint="eastAsia"/>
        </w:rPr>
        <w:t>的评估者</w:t>
      </w:r>
      <w:r w:rsidRPr="00455885">
        <w:t>并非即插即用，必须经过与专家标准的外标定与择优遴选</w:t>
      </w:r>
      <w:r>
        <w:rPr>
          <w:rFonts w:hint="eastAsia"/>
        </w:rPr>
        <w:t>。</w:t>
      </w:r>
    </w:p>
    <w:p w14:paraId="09975A52" w14:textId="004C9EE3" w:rsidR="002B702E" w:rsidRDefault="00455885" w:rsidP="00455885">
      <w:pPr>
        <w:pStyle w:val="altz"/>
        <w:ind w:firstLine="480"/>
      </w:pPr>
      <w:r w:rsidRPr="00455885">
        <w:t>在此基础上，本研究进一步计算了各模型与两位临床专家（专家</w:t>
      </w:r>
      <w:r w:rsidRPr="00455885">
        <w:t>A</w:t>
      </w:r>
      <w:r w:rsidRPr="00455885">
        <w:t>；专家</w:t>
      </w:r>
      <w:r w:rsidR="002B702E">
        <w:rPr>
          <w:rFonts w:hint="eastAsia"/>
        </w:rPr>
        <w:t>B</w:t>
      </w:r>
      <w:r w:rsidRPr="00455885">
        <w:t>）的</w:t>
      </w:r>
      <w:r w:rsidR="002E02F1">
        <w:rPr>
          <w:rFonts w:hint="eastAsia"/>
        </w:rPr>
        <w:t>“</w:t>
      </w:r>
      <w:r w:rsidRPr="00455885">
        <w:t>1</w:t>
      </w:r>
      <w:r w:rsidRPr="00455885">
        <w:t>对</w:t>
      </w:r>
      <w:r w:rsidRPr="00455885">
        <w:t>1</w:t>
      </w:r>
      <w:r w:rsidR="002E02F1">
        <w:rPr>
          <w:rFonts w:hint="eastAsia"/>
        </w:rPr>
        <w:t>”</w:t>
      </w:r>
      <w:r w:rsidRPr="00455885">
        <w:t>真实打分一致性。如</w:t>
      </w:r>
      <w:r w:rsidR="002B702E" w:rsidRPr="002B702E">
        <w:fldChar w:fldCharType="begin"/>
      </w:r>
      <w:r w:rsidR="002B702E" w:rsidRPr="002B702E">
        <w:instrText xml:space="preserve"> REF _Ref227685313 \h </w:instrText>
      </w:r>
      <w:r w:rsidR="002B702E" w:rsidRPr="002B702E">
        <w:fldChar w:fldCharType="separate"/>
      </w:r>
      <w:r w:rsidR="002B702E" w:rsidRPr="002B702E">
        <w:rPr>
          <w:rFonts w:hint="eastAsia"/>
        </w:rPr>
        <w:t>表</w:t>
      </w:r>
      <w:r w:rsidR="002B702E" w:rsidRPr="002B702E">
        <w:rPr>
          <w:rFonts w:hint="eastAsia"/>
        </w:rPr>
        <w:t xml:space="preserve"> 5</w:t>
      </w:r>
      <w:r w:rsidR="002B702E" w:rsidRPr="002B702E">
        <w:rPr>
          <w:rFonts w:hint="eastAsia"/>
        </w:rPr>
        <w:noBreakHyphen/>
        <w:t>4</w:t>
      </w:r>
      <w:r w:rsidR="002B702E" w:rsidRPr="002B702E">
        <w:fldChar w:fldCharType="end"/>
      </w:r>
      <w:r w:rsidRPr="00455885">
        <w:t>所示，不同模型与专家评估基准的拟合程度呈现出明显的梯度差异。在与专家</w:t>
      </w:r>
      <w:r w:rsidRPr="00455885">
        <w:t>A</w:t>
      </w:r>
      <w:r w:rsidRPr="00455885">
        <w:t>的交叉验证中，</w:t>
      </w:r>
      <w:r w:rsidRPr="00455885">
        <w:t>DeepSeek-V3.2</w:t>
      </w:r>
      <w:r w:rsidRPr="00455885">
        <w:t>的六维度平均</w:t>
      </w:r>
      <w:r w:rsidRPr="00455885">
        <w:t>Kappa</w:t>
      </w:r>
      <w:r w:rsidRPr="00455885">
        <w:t>系数达到</w:t>
      </w:r>
      <w:r w:rsidRPr="00455885">
        <w:t>0.756</w:t>
      </w:r>
      <w:r w:rsidRPr="00455885">
        <w:t>，显著领先于其余模型；</w:t>
      </w:r>
      <w:ins w:id="1877" w:author="Zixuan Zhou" w:date="2026-04-27T02:54:00Z" w16du:dateUtc="2026-04-26T18:54:00Z">
        <w:r w:rsidR="005B5F9F" w:rsidRPr="009613CF">
          <w:rPr>
            <w:rStyle w:val="ne-text"/>
            <w:sz w:val="21"/>
            <w:szCs w:val="20"/>
          </w:rPr>
          <w:t>GLM</w:t>
        </w:r>
        <w:r w:rsidR="005B5F9F">
          <w:rPr>
            <w:rStyle w:val="ne-text"/>
            <w:rFonts w:hint="eastAsia"/>
            <w:sz w:val="21"/>
            <w:szCs w:val="20"/>
          </w:rPr>
          <w:t>-</w:t>
        </w:r>
      </w:ins>
      <w:del w:id="1878" w:author="Zixuan Zhou" w:date="2026-04-27T02:54:00Z" w16du:dateUtc="2026-04-26T18:54:00Z">
        <w:r w:rsidRPr="00455885" w:rsidDel="005B5F9F">
          <w:delText>Qwen2.5-32B-Instruct</w:delText>
        </w:r>
      </w:del>
      <w:ins w:id="1879" w:author="Zixuan Zhou" w:date="2026-04-27T02:54:00Z" w16du:dateUtc="2026-04-26T18:54:00Z">
        <w:r w:rsidR="005B5F9F">
          <w:rPr>
            <w:rFonts w:hint="eastAsia"/>
          </w:rPr>
          <w:t>5</w:t>
        </w:r>
      </w:ins>
      <w:r w:rsidRPr="00455885">
        <w:t>以</w:t>
      </w:r>
      <w:r w:rsidRPr="00455885">
        <w:t>0.705</w:t>
      </w:r>
      <w:r w:rsidRPr="00455885">
        <w:t>的平均</w:t>
      </w:r>
      <w:r w:rsidRPr="00455885">
        <w:t>Kappa</w:t>
      </w:r>
      <w:r w:rsidRPr="00455885">
        <w:t>位居第二，已进入</w:t>
      </w:r>
      <w:r w:rsidR="002E02F1">
        <w:rPr>
          <w:rFonts w:hint="eastAsia"/>
        </w:rPr>
        <w:t>“</w:t>
      </w:r>
      <w:r w:rsidRPr="00455885">
        <w:t>高度</w:t>
      </w:r>
      <w:r w:rsidRPr="00455885">
        <w:lastRenderedPageBreak/>
        <w:t>一致</w:t>
      </w:r>
      <w:r w:rsidR="002E02F1">
        <w:rPr>
          <w:rFonts w:hint="eastAsia"/>
        </w:rPr>
        <w:t>”</w:t>
      </w:r>
      <w:r w:rsidRPr="00455885">
        <w:t>区间；</w:t>
      </w:r>
      <w:ins w:id="1880" w:author="Zixuan Zhou" w:date="2026-04-27T02:54:00Z" w16du:dateUtc="2026-04-26T18:54:00Z">
        <w:r w:rsidR="005B5F9F" w:rsidRPr="005B5F9F">
          <w:t>Qwen2.5-32B-Instruct</w:t>
        </w:r>
        <w:r w:rsidR="005B5F9F">
          <w:rPr>
            <w:rFonts w:hint="eastAsia"/>
          </w:rPr>
          <w:t>、</w:t>
        </w:r>
      </w:ins>
      <w:r w:rsidRPr="00455885">
        <w:t>Qwen2.5-14B-Instruct</w:t>
      </w:r>
      <w:del w:id="1881" w:author="Zixuan Zhou" w:date="2026-04-27T02:54:00Z" w16du:dateUtc="2026-04-26T18:54:00Z">
        <w:r w:rsidRPr="00455885" w:rsidDel="005B5F9F">
          <w:delText>、</w:delText>
        </w:r>
        <w:r w:rsidRPr="00455885" w:rsidDel="005B5F9F">
          <w:delText>Qwen3-Omni-30B-A3B-Instruct</w:delText>
        </w:r>
      </w:del>
      <w:r w:rsidRPr="00455885">
        <w:t>和</w:t>
      </w:r>
      <w:ins w:id="1882" w:author="Zixuan Zhou" w:date="2026-04-27T02:54:00Z" w16du:dateUtc="2026-04-26T18:54:00Z">
        <w:r w:rsidR="005B5F9F" w:rsidRPr="005B5F9F">
          <w:t>Qwen2.5-7B-Instruct</w:t>
        </w:r>
      </w:ins>
      <w:del w:id="1883" w:author="Zixuan Zhou" w:date="2026-04-27T02:54:00Z" w16du:dateUtc="2026-04-26T18:54:00Z">
        <w:r w:rsidRPr="00455885" w:rsidDel="005B5F9F">
          <w:delText>GLM-5</w:delText>
        </w:r>
      </w:del>
      <w:r w:rsidRPr="00455885">
        <w:t>的平均</w:t>
      </w:r>
      <w:r w:rsidRPr="00455885">
        <w:t>Kappa</w:t>
      </w:r>
      <w:r w:rsidRPr="00455885">
        <w:t>分布在</w:t>
      </w:r>
      <w:r w:rsidRPr="00455885">
        <w:t>0.</w:t>
      </w:r>
      <w:del w:id="1884" w:author="Zixuan Zhou" w:date="2026-04-27T02:55:00Z" w16du:dateUtc="2026-04-26T18:55:00Z">
        <w:r w:rsidRPr="00455885" w:rsidDel="005B5F9F">
          <w:delText>518</w:delText>
        </w:r>
      </w:del>
      <w:ins w:id="1885" w:author="Zixuan Zhou" w:date="2026-04-27T02:55:00Z" w16du:dateUtc="2026-04-26T18:55:00Z">
        <w:r w:rsidR="005B5F9F" w:rsidRPr="00455885">
          <w:t>5</w:t>
        </w:r>
        <w:r w:rsidR="005B5F9F">
          <w:rPr>
            <w:rFonts w:hint="eastAsia"/>
          </w:rPr>
          <w:t>43</w:t>
        </w:r>
      </w:ins>
      <w:r w:rsidRPr="00455885">
        <w:t>至</w:t>
      </w:r>
      <w:r w:rsidRPr="00455885">
        <w:t>0.558</w:t>
      </w:r>
      <w:r w:rsidRPr="00455885">
        <w:t>之间，总体处于</w:t>
      </w:r>
      <w:r w:rsidR="002E02F1">
        <w:rPr>
          <w:rFonts w:hint="eastAsia"/>
        </w:rPr>
        <w:t>“</w:t>
      </w:r>
      <w:r w:rsidRPr="00455885">
        <w:t>中度一致</w:t>
      </w:r>
      <w:r w:rsidR="002E02F1">
        <w:rPr>
          <w:rFonts w:hint="eastAsia"/>
        </w:rPr>
        <w:t>”</w:t>
      </w:r>
      <w:r w:rsidRPr="00455885">
        <w:t>水平；而</w:t>
      </w:r>
      <w:r w:rsidRPr="00455885">
        <w:t>Qwen2.5-7B-Instruct</w:t>
      </w:r>
      <w:r w:rsidRPr="00455885">
        <w:t>的平均</w:t>
      </w:r>
      <w:r w:rsidRPr="00455885">
        <w:t>Kappa</w:t>
      </w:r>
      <w:r w:rsidRPr="00455885">
        <w:t>为</w:t>
      </w:r>
      <w:r w:rsidRPr="00455885">
        <w:t>0.449</w:t>
      </w:r>
      <w:r w:rsidRPr="00455885">
        <w:t>，相对偏低。在与专家</w:t>
      </w:r>
      <w:r w:rsidR="002B702E">
        <w:rPr>
          <w:rFonts w:hint="eastAsia"/>
        </w:rPr>
        <w:t>B</w:t>
      </w:r>
      <w:r w:rsidRPr="00455885">
        <w:t>的对比中，</w:t>
      </w:r>
      <w:r w:rsidRPr="00455885">
        <w:t>DeepSeek-V3.2</w:t>
      </w:r>
      <w:r w:rsidRPr="00455885">
        <w:t>的平均</w:t>
      </w:r>
      <w:r w:rsidRPr="00455885">
        <w:t>Kappa</w:t>
      </w:r>
      <w:r w:rsidRPr="00455885">
        <w:t>高达</w:t>
      </w:r>
      <w:r w:rsidRPr="00455885">
        <w:t>0.909</w:t>
      </w:r>
      <w:r w:rsidRPr="00455885">
        <w:t>，稳居几乎完全一致</w:t>
      </w:r>
      <w:r w:rsidR="002E02F1">
        <w:rPr>
          <w:rFonts w:hint="eastAsia"/>
        </w:rPr>
        <w:t>的水平</w:t>
      </w:r>
      <w:r w:rsidRPr="00455885">
        <w:t>；</w:t>
      </w:r>
      <w:ins w:id="1886" w:author="Zixuan Zhou" w:date="2026-04-27T02:56:00Z" w16du:dateUtc="2026-04-26T18:56:00Z">
        <w:r w:rsidR="005B5F9F" w:rsidRPr="009613CF">
          <w:rPr>
            <w:rStyle w:val="ne-text"/>
            <w:sz w:val="21"/>
            <w:szCs w:val="20"/>
          </w:rPr>
          <w:t>GLM</w:t>
        </w:r>
        <w:r w:rsidR="005B5F9F">
          <w:rPr>
            <w:rStyle w:val="ne-text"/>
            <w:rFonts w:hint="eastAsia"/>
            <w:sz w:val="21"/>
            <w:szCs w:val="20"/>
          </w:rPr>
          <w:t>-</w:t>
        </w:r>
        <w:r w:rsidR="005B5F9F">
          <w:rPr>
            <w:rFonts w:hint="eastAsia"/>
          </w:rPr>
          <w:t>5</w:t>
        </w:r>
      </w:ins>
      <w:del w:id="1887" w:author="Zixuan Zhou" w:date="2026-04-27T02:56:00Z" w16du:dateUtc="2026-04-26T18:56:00Z">
        <w:r w:rsidRPr="00455885" w:rsidDel="005B5F9F">
          <w:delText>Qwen2.5-32B-Instruct</w:delText>
        </w:r>
      </w:del>
      <w:r w:rsidRPr="00455885">
        <w:t>的平均</w:t>
      </w:r>
      <w:r w:rsidRPr="00455885">
        <w:t>Kappa</w:t>
      </w:r>
      <w:r w:rsidRPr="00455885">
        <w:t>达到</w:t>
      </w:r>
      <w:r w:rsidRPr="00455885">
        <w:t>0.808</w:t>
      </w:r>
      <w:r w:rsidRPr="00455885">
        <w:t>，已逼近</w:t>
      </w:r>
      <w:r w:rsidRPr="00455885">
        <w:t>0.81</w:t>
      </w:r>
      <w:r w:rsidRPr="00455885">
        <w:t>的几乎完全一致</w:t>
      </w:r>
      <w:r w:rsidR="002E02F1">
        <w:rPr>
          <w:rFonts w:hint="eastAsia"/>
        </w:rPr>
        <w:t>的</w:t>
      </w:r>
      <w:r w:rsidRPr="00455885">
        <w:t>阈值，成为有力的第二候选；</w:t>
      </w:r>
      <w:r w:rsidRPr="00455885">
        <w:t>Qwen2.5-</w:t>
      </w:r>
      <w:ins w:id="1888" w:author="Zixuan Zhou" w:date="2026-04-27T02:56:00Z" w16du:dateUtc="2026-04-26T18:56:00Z">
        <w:r w:rsidR="005B5F9F">
          <w:rPr>
            <w:rFonts w:hint="eastAsia"/>
          </w:rPr>
          <w:t>32</w:t>
        </w:r>
      </w:ins>
      <w:del w:id="1889" w:author="Zixuan Zhou" w:date="2026-04-27T02:56:00Z" w16du:dateUtc="2026-04-26T18:56:00Z">
        <w:r w:rsidRPr="00455885" w:rsidDel="005B5F9F">
          <w:delText>14</w:delText>
        </w:r>
      </w:del>
      <w:r w:rsidRPr="00455885">
        <w:t>B-Instruct</w:t>
      </w:r>
      <w:r w:rsidRPr="00455885">
        <w:t>以</w:t>
      </w:r>
      <w:r w:rsidRPr="00455885">
        <w:t>0.703</w:t>
      </w:r>
      <w:r w:rsidRPr="00455885">
        <w:t>进入</w:t>
      </w:r>
      <w:r w:rsidR="002E02F1">
        <w:rPr>
          <w:rFonts w:hint="eastAsia"/>
        </w:rPr>
        <w:t>“</w:t>
      </w:r>
      <w:r w:rsidRPr="00455885">
        <w:t>高度一致</w:t>
      </w:r>
      <w:r w:rsidR="002E02F1">
        <w:rPr>
          <w:rFonts w:hint="eastAsia"/>
        </w:rPr>
        <w:t>”</w:t>
      </w:r>
      <w:r w:rsidRPr="00455885">
        <w:t>区间；其余</w:t>
      </w:r>
      <w:ins w:id="1890" w:author="Zixuan Zhou" w:date="2026-04-27T02:56:00Z" w16du:dateUtc="2026-04-26T18:56:00Z">
        <w:r w:rsidR="005B5F9F">
          <w:rPr>
            <w:rFonts w:hint="eastAsia"/>
          </w:rPr>
          <w:t>二</w:t>
        </w:r>
      </w:ins>
      <w:del w:id="1891" w:author="Zixuan Zhou" w:date="2026-04-27T02:56:00Z" w16du:dateUtc="2026-04-26T18:56:00Z">
        <w:r w:rsidRPr="00455885" w:rsidDel="005B5F9F">
          <w:delText>三</w:delText>
        </w:r>
      </w:del>
      <w:r w:rsidRPr="00455885">
        <w:t>款模型的平均</w:t>
      </w:r>
      <w:r w:rsidRPr="00455885">
        <w:t>Kappa</w:t>
      </w:r>
      <w:r w:rsidRPr="00455885">
        <w:t>则分布在</w:t>
      </w:r>
      <w:r w:rsidRPr="00455885">
        <w:t>0.577</w:t>
      </w:r>
      <w:r w:rsidRPr="00455885">
        <w:t>至</w:t>
      </w:r>
      <w:r w:rsidRPr="00455885">
        <w:t>0.674</w:t>
      </w:r>
      <w:r w:rsidRPr="00455885">
        <w:t>之间。</w:t>
      </w:r>
    </w:p>
    <w:p w14:paraId="0CBA864A" w14:textId="7ADE7363" w:rsidR="00194F9E" w:rsidRDefault="00455885" w:rsidP="00455885">
      <w:pPr>
        <w:pStyle w:val="altz"/>
        <w:ind w:firstLine="480"/>
        <w:rPr>
          <w:ins w:id="1892" w:author="Zixuan Zhou" w:date="2026-04-27T02:32:00Z" w16du:dateUtc="2026-04-26T18:32:00Z"/>
        </w:rPr>
      </w:pPr>
      <w:r w:rsidRPr="00455885">
        <w:t>综合来看，</w:t>
      </w:r>
      <w:r w:rsidRPr="00455885">
        <w:t>DeepSeek-V3.2</w:t>
      </w:r>
      <w:r w:rsidRPr="00455885">
        <w:t>在两个专家维度上均展现出断层式的领先优势，而</w:t>
      </w:r>
      <w:r w:rsidRPr="00455885">
        <w:t>Qwen2.5-32B-Instruct</w:t>
      </w:r>
      <w:r w:rsidRPr="00455885">
        <w:t>在与专家</w:t>
      </w:r>
      <w:r w:rsidR="002B702E">
        <w:rPr>
          <w:rFonts w:hint="eastAsia"/>
        </w:rPr>
        <w:t>B</w:t>
      </w:r>
      <w:r w:rsidRPr="00455885">
        <w:t>的对比中亦表现出接近专家级的评价信度。从参数规模的维度观察，</w:t>
      </w:r>
      <w:r w:rsidRPr="00455885">
        <w:t>Qwen</w:t>
      </w:r>
      <w:r w:rsidRPr="00455885">
        <w:t>系列内部呈现出一定的正相关趋势</w:t>
      </w:r>
      <w:r w:rsidR="002B702E">
        <w:rPr>
          <w:rFonts w:hint="eastAsia"/>
        </w:rPr>
        <w:t>，</w:t>
      </w:r>
      <w:r w:rsidRPr="00455885">
        <w:t>7B</w:t>
      </w:r>
      <w:r w:rsidR="002B702E">
        <w:rPr>
          <w:rFonts w:hint="eastAsia"/>
        </w:rPr>
        <w:t>、</w:t>
      </w:r>
      <w:r w:rsidRPr="00455885">
        <w:t>14B</w:t>
      </w:r>
      <w:r w:rsidR="002B702E">
        <w:rPr>
          <w:rFonts w:hint="eastAsia"/>
        </w:rPr>
        <w:t>、</w:t>
      </w:r>
      <w:r w:rsidRPr="00455885">
        <w:t>32B</w:t>
      </w:r>
      <w:r w:rsidRPr="00455885">
        <w:t>逐级提升，但跨厂商对比中</w:t>
      </w:r>
      <w:ins w:id="1893" w:author="Zixuan Zhou" w:date="2026-04-27T02:57:00Z" w16du:dateUtc="2026-04-26T18:57:00Z">
        <w:r w:rsidR="005B5F9F" w:rsidRPr="00455885">
          <w:t>Qwen2.5-32B</w:t>
        </w:r>
      </w:ins>
      <w:del w:id="1894" w:author="Zixuan Zhou" w:date="2026-04-27T02:57:00Z" w16du:dateUtc="2026-04-26T18:57:00Z">
        <w:r w:rsidRPr="00455885" w:rsidDel="005B5F9F">
          <w:delText>GLM-5</w:delText>
        </w:r>
      </w:del>
      <w:r w:rsidRPr="00455885">
        <w:t>的表现不及</w:t>
      </w:r>
      <w:ins w:id="1895" w:author="Zixuan Zhou" w:date="2026-04-27T02:57:00Z" w16du:dateUtc="2026-04-26T18:57:00Z">
        <w:r w:rsidR="005B5F9F" w:rsidRPr="00455885">
          <w:t>GLM-5</w:t>
        </w:r>
      </w:ins>
      <w:del w:id="1896" w:author="Zixuan Zhou" w:date="2026-04-27T02:57:00Z" w16du:dateUtc="2026-04-26T18:57:00Z">
        <w:r w:rsidRPr="00455885" w:rsidDel="005B5F9F">
          <w:delText>Qwen2.5-32B</w:delText>
        </w:r>
      </w:del>
      <w:r w:rsidRPr="00455885">
        <w:t>，</w:t>
      </w:r>
      <w:r w:rsidR="002B702E">
        <w:rPr>
          <w:rFonts w:hint="eastAsia"/>
        </w:rPr>
        <w:t>表明</w:t>
      </w:r>
      <w:r w:rsidRPr="00455885">
        <w:t>模型评价能力不仅取决于参数量，更受制于训练范式、对齐策略与指令跟随精度等因素。</w:t>
      </w:r>
    </w:p>
    <w:p w14:paraId="682DAC7C" w14:textId="7224A1A6" w:rsidR="00F62009" w:rsidRPr="00455885" w:rsidDel="00F62009" w:rsidRDefault="00F62009" w:rsidP="00455885">
      <w:pPr>
        <w:pStyle w:val="altz"/>
        <w:ind w:firstLine="480"/>
        <w:rPr>
          <w:del w:id="1897" w:author="Zixuan Zhou" w:date="2026-04-27T02:32:00Z" w16du:dateUtc="2026-04-26T18:32:00Z"/>
        </w:rPr>
      </w:pPr>
    </w:p>
    <w:p w14:paraId="68862A5D" w14:textId="359123DC" w:rsidR="002B702E" w:rsidRPr="002B702E" w:rsidRDefault="002B702E" w:rsidP="00A072DF">
      <w:pPr>
        <w:pStyle w:val="aff6"/>
        <w:spacing w:before="326" w:after="163"/>
      </w:pPr>
      <w:bookmarkStart w:id="1898" w:name="_Ref227685313"/>
      <w:bookmarkStart w:id="1899" w:name="_Toc228022954"/>
      <w:r w:rsidRPr="002B702E">
        <w:rPr>
          <w:rFonts w:hint="eastAsia"/>
        </w:rPr>
        <w:t>表</w:t>
      </w:r>
      <w:r w:rsidRPr="002B702E">
        <w:rPr>
          <w:rFonts w:hint="eastAsia"/>
        </w:rPr>
        <w:t xml:space="preserve"> </w:t>
      </w:r>
      <w:r w:rsidR="00492FE9">
        <w:rPr>
          <w:rFonts w:hint="eastAsia"/>
        </w:rPr>
        <w:fldChar w:fldCharType="begin"/>
      </w:r>
      <w:r w:rsidR="00492FE9">
        <w:rPr>
          <w:rFonts w:hint="eastAsia"/>
        </w:rPr>
        <w:instrText xml:space="preserve"> STYLEREF 1 \s </w:instrText>
      </w:r>
      <w:r w:rsidR="00492FE9">
        <w:rPr>
          <w:rFonts w:hint="eastAsia"/>
        </w:rPr>
        <w:fldChar w:fldCharType="separate"/>
      </w:r>
      <w:r w:rsidR="00492FE9">
        <w:rPr>
          <w:rFonts w:hint="eastAsia"/>
          <w:noProof/>
        </w:rPr>
        <w:t>5</w:t>
      </w:r>
      <w:r w:rsidR="00492FE9">
        <w:rPr>
          <w:rFonts w:hint="eastAsia"/>
        </w:rPr>
        <w:fldChar w:fldCharType="end"/>
      </w:r>
      <w:r w:rsidR="00492FE9">
        <w:rPr>
          <w:rFonts w:hint="eastAsia"/>
        </w:rPr>
        <w:noBreakHyphen/>
      </w:r>
      <w:r w:rsidR="00492FE9">
        <w:rPr>
          <w:rFonts w:hint="eastAsia"/>
        </w:rPr>
        <w:fldChar w:fldCharType="begin"/>
      </w:r>
      <w:r w:rsidR="00492FE9">
        <w:rPr>
          <w:rFonts w:hint="eastAsia"/>
        </w:rPr>
        <w:instrText xml:space="preserve"> SEQ </w:instrText>
      </w:r>
      <w:r w:rsidR="00492FE9">
        <w:rPr>
          <w:rFonts w:hint="eastAsia"/>
        </w:rPr>
        <w:instrText>表</w:instrText>
      </w:r>
      <w:r w:rsidR="00492FE9">
        <w:rPr>
          <w:rFonts w:hint="eastAsia"/>
        </w:rPr>
        <w:instrText xml:space="preserve"> \* ARABIC \s 1 </w:instrText>
      </w:r>
      <w:r w:rsidR="00492FE9">
        <w:rPr>
          <w:rFonts w:hint="eastAsia"/>
        </w:rPr>
        <w:fldChar w:fldCharType="separate"/>
      </w:r>
      <w:r w:rsidR="00492FE9">
        <w:rPr>
          <w:rFonts w:hint="eastAsia"/>
          <w:noProof/>
        </w:rPr>
        <w:t>4</w:t>
      </w:r>
      <w:r w:rsidR="00492FE9">
        <w:rPr>
          <w:rFonts w:hint="eastAsia"/>
        </w:rPr>
        <w:fldChar w:fldCharType="end"/>
      </w:r>
      <w:bookmarkEnd w:id="1898"/>
      <w:r w:rsidRPr="002B702E">
        <w:rPr>
          <w:rFonts w:hint="eastAsia"/>
        </w:rPr>
        <w:t xml:space="preserve"> </w:t>
      </w:r>
      <w:r w:rsidRPr="002B702E">
        <w:rPr>
          <w:rFonts w:hint="eastAsia"/>
        </w:rPr>
        <w:t>各参评模型与临床专家打分的平均一致性对比</w:t>
      </w:r>
      <w:bookmarkEnd w:id="1899"/>
    </w:p>
    <w:tbl>
      <w:tblPr>
        <w:tblW w:w="9072" w:type="dxa"/>
        <w:tblInd w:w="-8" w:type="dxa"/>
        <w:tblCellMar>
          <w:top w:w="15" w:type="dxa"/>
          <w:left w:w="15" w:type="dxa"/>
          <w:bottom w:w="15" w:type="dxa"/>
          <w:right w:w="15" w:type="dxa"/>
        </w:tblCellMar>
        <w:tblLook w:val="04A0" w:firstRow="1" w:lastRow="0" w:firstColumn="1" w:lastColumn="0" w:noHBand="0" w:noVBand="1"/>
      </w:tblPr>
      <w:tblGrid>
        <w:gridCol w:w="3127"/>
        <w:gridCol w:w="3118"/>
        <w:gridCol w:w="2827"/>
        <w:tblGridChange w:id="1900">
          <w:tblGrid>
            <w:gridCol w:w="8"/>
            <w:gridCol w:w="3119"/>
            <w:gridCol w:w="8"/>
            <w:gridCol w:w="3110"/>
            <w:gridCol w:w="8"/>
            <w:gridCol w:w="2819"/>
            <w:gridCol w:w="8"/>
          </w:tblGrid>
        </w:tblGridChange>
      </w:tblGrid>
      <w:tr w:rsidR="006C0F0E" w:rsidRPr="00E1116F" w14:paraId="6D76ADB3" w14:textId="77777777" w:rsidTr="00654A62">
        <w:trPr>
          <w:trHeight w:val="317"/>
        </w:trPr>
        <w:tc>
          <w:tcPr>
            <w:tcW w:w="3127" w:type="dxa"/>
            <w:tcBorders>
              <w:top w:val="single" w:sz="4" w:space="0" w:color="auto"/>
              <w:bottom w:val="single" w:sz="4" w:space="0" w:color="auto"/>
            </w:tcBorders>
            <w:vAlign w:val="center"/>
            <w:hideMark/>
          </w:tcPr>
          <w:p w14:paraId="42013693" w14:textId="77777777" w:rsidR="006C0F0E" w:rsidRPr="00A072DF" w:rsidRDefault="006C0F0E" w:rsidP="00E1116F">
            <w:pPr>
              <w:pStyle w:val="altz"/>
              <w:spacing w:line="240" w:lineRule="auto"/>
              <w:ind w:firstLineChars="0" w:firstLine="0"/>
              <w:rPr>
                <w:sz w:val="21"/>
                <w:szCs w:val="20"/>
              </w:rPr>
            </w:pPr>
            <w:r w:rsidRPr="00A072DF">
              <w:rPr>
                <w:sz w:val="21"/>
                <w:szCs w:val="20"/>
              </w:rPr>
              <w:t>参评模型</w:t>
            </w:r>
          </w:p>
        </w:tc>
        <w:tc>
          <w:tcPr>
            <w:tcW w:w="3118" w:type="dxa"/>
            <w:tcBorders>
              <w:top w:val="single" w:sz="4" w:space="0" w:color="auto"/>
              <w:bottom w:val="single" w:sz="4" w:space="0" w:color="auto"/>
            </w:tcBorders>
            <w:vAlign w:val="center"/>
            <w:hideMark/>
          </w:tcPr>
          <w:p w14:paraId="43978EE7" w14:textId="451F4F66" w:rsidR="006C0F0E" w:rsidRPr="00A072DF" w:rsidRDefault="006C0F0E" w:rsidP="00E1116F">
            <w:pPr>
              <w:pStyle w:val="altz"/>
              <w:spacing w:line="240" w:lineRule="auto"/>
              <w:ind w:firstLineChars="0" w:firstLine="0"/>
              <w:rPr>
                <w:sz w:val="21"/>
                <w:szCs w:val="20"/>
              </w:rPr>
            </w:pPr>
            <w:r w:rsidRPr="00A072DF">
              <w:rPr>
                <w:sz w:val="21"/>
                <w:szCs w:val="20"/>
              </w:rPr>
              <w:t>与专家</w:t>
            </w:r>
            <w:r w:rsidRPr="00A072DF">
              <w:rPr>
                <w:sz w:val="21"/>
                <w:szCs w:val="20"/>
              </w:rPr>
              <w:t>A</w:t>
            </w:r>
            <w:r w:rsidRPr="00A072DF">
              <w:rPr>
                <w:sz w:val="21"/>
                <w:szCs w:val="20"/>
              </w:rPr>
              <w:t>平均</w:t>
            </w:r>
            <w:r w:rsidRPr="00A072DF">
              <w:rPr>
                <w:sz w:val="21"/>
                <w:szCs w:val="20"/>
              </w:rPr>
              <w:t>Kappa</w:t>
            </w:r>
          </w:p>
        </w:tc>
        <w:tc>
          <w:tcPr>
            <w:tcW w:w="2827" w:type="dxa"/>
            <w:tcBorders>
              <w:top w:val="single" w:sz="4" w:space="0" w:color="auto"/>
              <w:bottom w:val="single" w:sz="4" w:space="0" w:color="auto"/>
            </w:tcBorders>
            <w:vAlign w:val="center"/>
            <w:hideMark/>
          </w:tcPr>
          <w:p w14:paraId="2852042B" w14:textId="7519C434" w:rsidR="006C0F0E" w:rsidRPr="00A072DF" w:rsidRDefault="006C0F0E" w:rsidP="00E1116F">
            <w:pPr>
              <w:pStyle w:val="altz"/>
              <w:spacing w:line="240" w:lineRule="auto"/>
              <w:ind w:firstLineChars="0" w:firstLine="0"/>
              <w:rPr>
                <w:sz w:val="21"/>
                <w:szCs w:val="20"/>
              </w:rPr>
            </w:pPr>
            <w:r w:rsidRPr="00A072DF">
              <w:rPr>
                <w:sz w:val="21"/>
                <w:szCs w:val="20"/>
              </w:rPr>
              <w:t>与专家</w:t>
            </w:r>
            <w:r w:rsidR="00635C1B" w:rsidRPr="00A072DF">
              <w:rPr>
                <w:rFonts w:hint="eastAsia"/>
                <w:sz w:val="21"/>
                <w:szCs w:val="20"/>
              </w:rPr>
              <w:t>B</w:t>
            </w:r>
            <w:r w:rsidRPr="00A072DF">
              <w:rPr>
                <w:sz w:val="21"/>
                <w:szCs w:val="20"/>
              </w:rPr>
              <w:t>平均</w:t>
            </w:r>
            <w:r w:rsidRPr="00A072DF">
              <w:rPr>
                <w:sz w:val="21"/>
                <w:szCs w:val="20"/>
              </w:rPr>
              <w:t>Kappa</w:t>
            </w:r>
          </w:p>
        </w:tc>
      </w:tr>
      <w:tr w:rsidR="002B702E" w:rsidRPr="006C0F0E" w14:paraId="4A70FF58" w14:textId="77777777" w:rsidTr="00654A62">
        <w:trPr>
          <w:trHeight w:val="317"/>
        </w:trPr>
        <w:tc>
          <w:tcPr>
            <w:tcW w:w="3127" w:type="dxa"/>
            <w:tcBorders>
              <w:top w:val="single" w:sz="4" w:space="0" w:color="auto"/>
            </w:tcBorders>
            <w:vAlign w:val="center"/>
            <w:hideMark/>
          </w:tcPr>
          <w:p w14:paraId="7CF2A230" w14:textId="6055F901" w:rsidR="002B702E" w:rsidRPr="009613CF" w:rsidRDefault="002B702E" w:rsidP="002B702E">
            <w:pPr>
              <w:pStyle w:val="altz"/>
              <w:ind w:firstLineChars="0" w:firstLine="0"/>
              <w:rPr>
                <w:sz w:val="21"/>
                <w:szCs w:val="20"/>
              </w:rPr>
            </w:pPr>
            <w:r w:rsidRPr="009613CF">
              <w:rPr>
                <w:rStyle w:val="ne-text"/>
                <w:sz w:val="21"/>
                <w:szCs w:val="20"/>
              </w:rPr>
              <w:t>Qwen2.5-7B-Instruct</w:t>
            </w:r>
          </w:p>
        </w:tc>
        <w:tc>
          <w:tcPr>
            <w:tcW w:w="3118" w:type="dxa"/>
            <w:tcBorders>
              <w:top w:val="single" w:sz="4" w:space="0" w:color="auto"/>
            </w:tcBorders>
            <w:vAlign w:val="center"/>
            <w:hideMark/>
          </w:tcPr>
          <w:p w14:paraId="0344F684" w14:textId="4333DA42" w:rsidR="002B702E" w:rsidRPr="009613CF" w:rsidRDefault="002B702E" w:rsidP="002B702E">
            <w:pPr>
              <w:pStyle w:val="altz"/>
              <w:ind w:firstLineChars="0" w:firstLine="0"/>
              <w:rPr>
                <w:sz w:val="21"/>
                <w:szCs w:val="20"/>
              </w:rPr>
            </w:pPr>
            <w:r w:rsidRPr="009613CF">
              <w:rPr>
                <w:rStyle w:val="ne-text"/>
                <w:sz w:val="21"/>
                <w:szCs w:val="20"/>
              </w:rPr>
              <w:t>0.449</w:t>
            </w:r>
          </w:p>
        </w:tc>
        <w:tc>
          <w:tcPr>
            <w:tcW w:w="2827" w:type="dxa"/>
            <w:tcBorders>
              <w:top w:val="single" w:sz="4" w:space="0" w:color="auto"/>
            </w:tcBorders>
            <w:vAlign w:val="center"/>
            <w:hideMark/>
          </w:tcPr>
          <w:p w14:paraId="07B1C8CC" w14:textId="0233ACFA" w:rsidR="002B702E" w:rsidRPr="009613CF" w:rsidRDefault="002B702E" w:rsidP="002B702E">
            <w:pPr>
              <w:pStyle w:val="altz"/>
              <w:ind w:firstLineChars="0" w:firstLine="0"/>
              <w:rPr>
                <w:sz w:val="21"/>
                <w:szCs w:val="20"/>
              </w:rPr>
            </w:pPr>
            <w:r w:rsidRPr="009613CF">
              <w:rPr>
                <w:rStyle w:val="ne-text"/>
                <w:sz w:val="21"/>
                <w:szCs w:val="20"/>
              </w:rPr>
              <w:t>0.577</w:t>
            </w:r>
          </w:p>
        </w:tc>
      </w:tr>
      <w:tr w:rsidR="00350883" w:rsidRPr="006C0F0E" w:rsidDel="00F62009" w14:paraId="01881F13" w14:textId="1AAA4DBB" w:rsidTr="00654A62">
        <w:trPr>
          <w:trHeight w:val="317"/>
          <w:del w:id="1901" w:author="Zixuan Zhou" w:date="2026-04-27T02:32:00Z"/>
        </w:trPr>
        <w:tc>
          <w:tcPr>
            <w:tcW w:w="3127" w:type="dxa"/>
            <w:vAlign w:val="center"/>
            <w:hideMark/>
          </w:tcPr>
          <w:p w14:paraId="6C00BD81" w14:textId="0DED9E73" w:rsidR="00350883" w:rsidRPr="009613CF" w:rsidDel="00F62009" w:rsidRDefault="00350883" w:rsidP="00350883">
            <w:pPr>
              <w:pStyle w:val="altz"/>
              <w:ind w:firstLineChars="0" w:firstLine="0"/>
              <w:rPr>
                <w:del w:id="1902" w:author="Zixuan Zhou" w:date="2026-04-27T02:32:00Z" w16du:dateUtc="2026-04-26T18:32:00Z"/>
                <w:sz w:val="21"/>
                <w:szCs w:val="20"/>
              </w:rPr>
            </w:pPr>
            <w:del w:id="1903" w:author="Zixuan Zhou" w:date="2026-04-27T02:16:00Z" w16du:dateUtc="2026-04-26T18:16:00Z">
              <w:r w:rsidRPr="009613CF" w:rsidDel="00350883">
                <w:rPr>
                  <w:rStyle w:val="ne-text"/>
                  <w:sz w:val="21"/>
                  <w:szCs w:val="20"/>
                </w:rPr>
                <w:delText>GLM</w:delText>
              </w:r>
            </w:del>
            <w:del w:id="1904" w:author="Zixuan Zhou" w:date="2026-04-27T02:17:00Z" w16du:dateUtc="2026-04-26T18:17:00Z">
              <w:r w:rsidRPr="009613CF" w:rsidDel="009748AE">
                <w:rPr>
                  <w:rStyle w:val="ne-text"/>
                  <w:sz w:val="21"/>
                  <w:szCs w:val="20"/>
                </w:rPr>
                <w:delText>-</w:delText>
              </w:r>
            </w:del>
            <w:del w:id="1905" w:author="Zixuan Zhou" w:date="2026-04-27T02:16:00Z" w16du:dateUtc="2026-04-26T18:16:00Z">
              <w:r w:rsidRPr="009613CF" w:rsidDel="00350883">
                <w:rPr>
                  <w:rStyle w:val="ne-text"/>
                  <w:sz w:val="21"/>
                  <w:szCs w:val="20"/>
                </w:rPr>
                <w:delText>5</w:delText>
              </w:r>
            </w:del>
          </w:p>
        </w:tc>
        <w:tc>
          <w:tcPr>
            <w:tcW w:w="3118" w:type="dxa"/>
            <w:vAlign w:val="center"/>
            <w:hideMark/>
          </w:tcPr>
          <w:p w14:paraId="7372FA04" w14:textId="272E5EB3" w:rsidR="00350883" w:rsidRPr="009613CF" w:rsidDel="00F62009" w:rsidRDefault="00350883" w:rsidP="00350883">
            <w:pPr>
              <w:pStyle w:val="altz"/>
              <w:ind w:firstLineChars="0" w:firstLine="0"/>
              <w:rPr>
                <w:del w:id="1906" w:author="Zixuan Zhou" w:date="2026-04-27T02:32:00Z" w16du:dateUtc="2026-04-26T18:32:00Z"/>
                <w:sz w:val="21"/>
                <w:szCs w:val="20"/>
              </w:rPr>
            </w:pPr>
            <w:del w:id="1907" w:author="Zixuan Zhou" w:date="2026-04-27T02:32:00Z" w16du:dateUtc="2026-04-26T18:32:00Z">
              <w:r w:rsidRPr="009613CF" w:rsidDel="00F62009">
                <w:rPr>
                  <w:rStyle w:val="ne-text"/>
                  <w:sz w:val="21"/>
                  <w:szCs w:val="20"/>
                </w:rPr>
                <w:delText>0.518</w:delText>
              </w:r>
            </w:del>
          </w:p>
        </w:tc>
        <w:tc>
          <w:tcPr>
            <w:tcW w:w="2827" w:type="dxa"/>
            <w:vAlign w:val="center"/>
            <w:hideMark/>
          </w:tcPr>
          <w:p w14:paraId="1CEE6AE9" w14:textId="7961092F" w:rsidR="00350883" w:rsidRPr="009613CF" w:rsidDel="00F62009" w:rsidRDefault="00350883" w:rsidP="00350883">
            <w:pPr>
              <w:pStyle w:val="altz"/>
              <w:ind w:firstLineChars="0" w:firstLine="0"/>
              <w:rPr>
                <w:del w:id="1908" w:author="Zixuan Zhou" w:date="2026-04-27T02:32:00Z" w16du:dateUtc="2026-04-26T18:32:00Z"/>
                <w:sz w:val="21"/>
                <w:szCs w:val="20"/>
              </w:rPr>
            </w:pPr>
            <w:del w:id="1909" w:author="Zixuan Zhou" w:date="2026-04-27T02:32:00Z" w16du:dateUtc="2026-04-26T18:32:00Z">
              <w:r w:rsidRPr="009613CF" w:rsidDel="00F62009">
                <w:rPr>
                  <w:rStyle w:val="ne-text"/>
                  <w:sz w:val="21"/>
                  <w:szCs w:val="20"/>
                </w:rPr>
                <w:delText>0.611</w:delText>
              </w:r>
            </w:del>
          </w:p>
        </w:tc>
      </w:tr>
      <w:tr w:rsidR="00350883" w:rsidRPr="006C0F0E" w14:paraId="45AF060E" w14:textId="77777777" w:rsidTr="00350883">
        <w:tblPrEx>
          <w:tblW w:w="9072" w:type="dxa"/>
          <w:tblInd w:w="-8" w:type="dxa"/>
          <w:tblCellMar>
            <w:top w:w="15" w:type="dxa"/>
            <w:left w:w="15" w:type="dxa"/>
            <w:bottom w:w="15" w:type="dxa"/>
            <w:right w:w="15" w:type="dxa"/>
          </w:tblCellMar>
          <w:tblPrExChange w:id="1910" w:author="Zixuan Zhou" w:date="2026-04-27T02:16:00Z" w16du:dateUtc="2026-04-26T18:16:00Z">
            <w:tblPrEx>
              <w:tblW w:w="9072" w:type="dxa"/>
              <w:tblInd w:w="-8" w:type="dxa"/>
              <w:tblCellMar>
                <w:top w:w="15" w:type="dxa"/>
                <w:left w:w="15" w:type="dxa"/>
                <w:bottom w:w="15" w:type="dxa"/>
                <w:right w:w="15" w:type="dxa"/>
              </w:tblCellMar>
            </w:tblPrEx>
          </w:tblPrExChange>
        </w:tblPrEx>
        <w:trPr>
          <w:trHeight w:val="317"/>
          <w:trPrChange w:id="1911" w:author="Zixuan Zhou" w:date="2026-04-27T02:16:00Z" w16du:dateUtc="2026-04-26T18:16:00Z">
            <w:trPr>
              <w:gridBefore w:val="1"/>
              <w:trHeight w:val="317"/>
            </w:trPr>
          </w:trPrChange>
        </w:trPr>
        <w:tc>
          <w:tcPr>
            <w:tcW w:w="3127" w:type="dxa"/>
            <w:vAlign w:val="center"/>
            <w:tcPrChange w:id="1912" w:author="Zixuan Zhou" w:date="2026-04-27T02:16:00Z" w16du:dateUtc="2026-04-26T18:16:00Z">
              <w:tcPr>
                <w:tcW w:w="3127" w:type="dxa"/>
                <w:gridSpan w:val="2"/>
                <w:vAlign w:val="center"/>
              </w:tcPr>
            </w:tcPrChange>
          </w:tcPr>
          <w:p w14:paraId="5E1CD8BE" w14:textId="3ECF3737" w:rsidR="00350883" w:rsidRPr="009613CF" w:rsidRDefault="00350883" w:rsidP="00350883">
            <w:pPr>
              <w:pStyle w:val="altz"/>
              <w:ind w:firstLineChars="0" w:firstLine="0"/>
              <w:rPr>
                <w:sz w:val="21"/>
                <w:szCs w:val="20"/>
              </w:rPr>
            </w:pPr>
            <w:ins w:id="1913" w:author="Zixuan Zhou" w:date="2026-04-27T02:17:00Z" w16du:dateUtc="2026-04-26T18:17:00Z">
              <w:r w:rsidRPr="009613CF">
                <w:rPr>
                  <w:rStyle w:val="ne-text"/>
                  <w:sz w:val="21"/>
                  <w:szCs w:val="20"/>
                </w:rPr>
                <w:t>Qwen2.5-14B-Instruct</w:t>
              </w:r>
            </w:ins>
            <w:del w:id="1914" w:author="Zixuan Zhou" w:date="2026-04-27T02:16:00Z" w16du:dateUtc="2026-04-26T18:16:00Z">
              <w:r w:rsidRPr="009613CF" w:rsidDel="00350883">
                <w:rPr>
                  <w:rStyle w:val="ne-text"/>
                  <w:sz w:val="21"/>
                  <w:szCs w:val="20"/>
                </w:rPr>
                <w:delText>Qwen3-Omni-30B-A3B-Instruct</w:delText>
              </w:r>
            </w:del>
          </w:p>
        </w:tc>
        <w:tc>
          <w:tcPr>
            <w:tcW w:w="3118" w:type="dxa"/>
            <w:vAlign w:val="center"/>
            <w:hideMark/>
            <w:tcPrChange w:id="1915" w:author="Zixuan Zhou" w:date="2026-04-27T02:16:00Z" w16du:dateUtc="2026-04-26T18:16:00Z">
              <w:tcPr>
                <w:tcW w:w="3118" w:type="dxa"/>
                <w:gridSpan w:val="2"/>
                <w:vAlign w:val="center"/>
                <w:hideMark/>
              </w:tcPr>
            </w:tcPrChange>
          </w:tcPr>
          <w:p w14:paraId="13B3DDC0" w14:textId="20EFE747" w:rsidR="00350883" w:rsidRPr="009613CF" w:rsidRDefault="00350883" w:rsidP="00350883">
            <w:pPr>
              <w:pStyle w:val="altz"/>
              <w:ind w:firstLineChars="0" w:firstLine="0"/>
              <w:rPr>
                <w:sz w:val="21"/>
                <w:szCs w:val="20"/>
              </w:rPr>
            </w:pPr>
            <w:r w:rsidRPr="009613CF">
              <w:rPr>
                <w:rStyle w:val="ne-text"/>
                <w:sz w:val="21"/>
                <w:szCs w:val="20"/>
              </w:rPr>
              <w:t>0.543</w:t>
            </w:r>
          </w:p>
        </w:tc>
        <w:tc>
          <w:tcPr>
            <w:tcW w:w="2827" w:type="dxa"/>
            <w:vAlign w:val="center"/>
            <w:hideMark/>
            <w:tcPrChange w:id="1916" w:author="Zixuan Zhou" w:date="2026-04-27T02:16:00Z" w16du:dateUtc="2026-04-26T18:16:00Z">
              <w:tcPr>
                <w:tcW w:w="2827" w:type="dxa"/>
                <w:gridSpan w:val="2"/>
                <w:vAlign w:val="center"/>
                <w:hideMark/>
              </w:tcPr>
            </w:tcPrChange>
          </w:tcPr>
          <w:p w14:paraId="764EBCD4" w14:textId="405F94D4" w:rsidR="00350883" w:rsidRPr="009613CF" w:rsidRDefault="00350883" w:rsidP="00350883">
            <w:pPr>
              <w:pStyle w:val="altz"/>
              <w:ind w:firstLineChars="0" w:firstLine="0"/>
              <w:rPr>
                <w:sz w:val="21"/>
                <w:szCs w:val="20"/>
              </w:rPr>
            </w:pPr>
            <w:r w:rsidRPr="009613CF">
              <w:rPr>
                <w:rStyle w:val="ne-text"/>
                <w:sz w:val="21"/>
                <w:szCs w:val="20"/>
              </w:rPr>
              <w:t>0.674</w:t>
            </w:r>
          </w:p>
        </w:tc>
      </w:tr>
      <w:tr w:rsidR="00350883" w:rsidRPr="006C0F0E" w14:paraId="222A2BD8" w14:textId="77777777" w:rsidTr="00350883">
        <w:tblPrEx>
          <w:tblW w:w="9072" w:type="dxa"/>
          <w:tblInd w:w="-8" w:type="dxa"/>
          <w:tblCellMar>
            <w:top w:w="15" w:type="dxa"/>
            <w:left w:w="15" w:type="dxa"/>
            <w:bottom w:w="15" w:type="dxa"/>
            <w:right w:w="15" w:type="dxa"/>
          </w:tblCellMar>
          <w:tblPrExChange w:id="1917" w:author="Zixuan Zhou" w:date="2026-04-27T02:16:00Z" w16du:dateUtc="2026-04-26T18:16:00Z">
            <w:tblPrEx>
              <w:tblW w:w="9072" w:type="dxa"/>
              <w:tblInd w:w="-8" w:type="dxa"/>
              <w:tblCellMar>
                <w:top w:w="15" w:type="dxa"/>
                <w:left w:w="15" w:type="dxa"/>
                <w:bottom w:w="15" w:type="dxa"/>
                <w:right w:w="15" w:type="dxa"/>
              </w:tblCellMar>
            </w:tblPrEx>
          </w:tblPrExChange>
        </w:tblPrEx>
        <w:trPr>
          <w:trHeight w:val="317"/>
          <w:trPrChange w:id="1918" w:author="Zixuan Zhou" w:date="2026-04-27T02:16:00Z" w16du:dateUtc="2026-04-26T18:16:00Z">
            <w:trPr>
              <w:gridBefore w:val="1"/>
              <w:trHeight w:val="317"/>
            </w:trPr>
          </w:trPrChange>
        </w:trPr>
        <w:tc>
          <w:tcPr>
            <w:tcW w:w="3127" w:type="dxa"/>
            <w:vAlign w:val="center"/>
            <w:tcPrChange w:id="1919" w:author="Zixuan Zhou" w:date="2026-04-27T02:16:00Z" w16du:dateUtc="2026-04-26T18:16:00Z">
              <w:tcPr>
                <w:tcW w:w="3127" w:type="dxa"/>
                <w:gridSpan w:val="2"/>
                <w:vAlign w:val="center"/>
              </w:tcPr>
            </w:tcPrChange>
          </w:tcPr>
          <w:p w14:paraId="6688166F" w14:textId="2E86033C" w:rsidR="00350883" w:rsidRPr="009613CF" w:rsidRDefault="00350883" w:rsidP="00350883">
            <w:pPr>
              <w:pStyle w:val="altz"/>
              <w:ind w:firstLineChars="0" w:firstLine="0"/>
              <w:rPr>
                <w:sz w:val="21"/>
                <w:szCs w:val="20"/>
              </w:rPr>
            </w:pPr>
            <w:ins w:id="1920" w:author="Zixuan Zhou" w:date="2026-04-27T02:17:00Z" w16du:dateUtc="2026-04-26T18:17:00Z">
              <w:r w:rsidRPr="009613CF">
                <w:rPr>
                  <w:rStyle w:val="ne-text"/>
                  <w:sz w:val="21"/>
                  <w:szCs w:val="20"/>
                </w:rPr>
                <w:t>Qwen2.5-32B-Instruct</w:t>
              </w:r>
            </w:ins>
            <w:del w:id="1921" w:author="Zixuan Zhou" w:date="2026-04-27T02:16:00Z" w16du:dateUtc="2026-04-26T18:16:00Z">
              <w:r w:rsidRPr="009613CF" w:rsidDel="00350883">
                <w:rPr>
                  <w:rStyle w:val="ne-text"/>
                  <w:sz w:val="21"/>
                  <w:szCs w:val="20"/>
                </w:rPr>
                <w:delText>Qwen2.5-14B-Instruct</w:delText>
              </w:r>
            </w:del>
          </w:p>
        </w:tc>
        <w:tc>
          <w:tcPr>
            <w:tcW w:w="3118" w:type="dxa"/>
            <w:vAlign w:val="center"/>
            <w:hideMark/>
            <w:tcPrChange w:id="1922" w:author="Zixuan Zhou" w:date="2026-04-27T02:16:00Z" w16du:dateUtc="2026-04-26T18:16:00Z">
              <w:tcPr>
                <w:tcW w:w="3118" w:type="dxa"/>
                <w:gridSpan w:val="2"/>
                <w:vAlign w:val="center"/>
                <w:hideMark/>
              </w:tcPr>
            </w:tcPrChange>
          </w:tcPr>
          <w:p w14:paraId="0DD187E1" w14:textId="77E0C2AB" w:rsidR="00350883" w:rsidRPr="009613CF" w:rsidRDefault="00350883" w:rsidP="00350883">
            <w:pPr>
              <w:pStyle w:val="altz"/>
              <w:ind w:firstLineChars="0" w:firstLine="0"/>
              <w:rPr>
                <w:sz w:val="21"/>
                <w:szCs w:val="20"/>
              </w:rPr>
            </w:pPr>
            <w:r w:rsidRPr="009613CF">
              <w:rPr>
                <w:rStyle w:val="ne-text"/>
                <w:sz w:val="21"/>
                <w:szCs w:val="20"/>
              </w:rPr>
              <w:t>0.558</w:t>
            </w:r>
          </w:p>
        </w:tc>
        <w:tc>
          <w:tcPr>
            <w:tcW w:w="2827" w:type="dxa"/>
            <w:vAlign w:val="center"/>
            <w:hideMark/>
            <w:tcPrChange w:id="1923" w:author="Zixuan Zhou" w:date="2026-04-27T02:16:00Z" w16du:dateUtc="2026-04-26T18:16:00Z">
              <w:tcPr>
                <w:tcW w:w="2827" w:type="dxa"/>
                <w:gridSpan w:val="2"/>
                <w:vAlign w:val="center"/>
                <w:hideMark/>
              </w:tcPr>
            </w:tcPrChange>
          </w:tcPr>
          <w:p w14:paraId="3A567744" w14:textId="7DCDB3C4" w:rsidR="00350883" w:rsidRPr="009613CF" w:rsidRDefault="00350883" w:rsidP="00350883">
            <w:pPr>
              <w:pStyle w:val="altz"/>
              <w:ind w:firstLineChars="0" w:firstLine="0"/>
              <w:rPr>
                <w:sz w:val="21"/>
                <w:szCs w:val="20"/>
              </w:rPr>
            </w:pPr>
            <w:r w:rsidRPr="009613CF">
              <w:rPr>
                <w:rStyle w:val="ne-text"/>
                <w:sz w:val="21"/>
                <w:szCs w:val="20"/>
              </w:rPr>
              <w:t>0.703</w:t>
            </w:r>
          </w:p>
        </w:tc>
      </w:tr>
      <w:tr w:rsidR="002B702E" w:rsidRPr="006C0F0E" w14:paraId="2431729D" w14:textId="77777777" w:rsidTr="00350883">
        <w:tblPrEx>
          <w:tblW w:w="9072" w:type="dxa"/>
          <w:tblInd w:w="-8" w:type="dxa"/>
          <w:tblCellMar>
            <w:top w:w="15" w:type="dxa"/>
            <w:left w:w="15" w:type="dxa"/>
            <w:bottom w:w="15" w:type="dxa"/>
            <w:right w:w="15" w:type="dxa"/>
          </w:tblCellMar>
          <w:tblPrExChange w:id="1924" w:author="Zixuan Zhou" w:date="2026-04-27T02:16:00Z" w16du:dateUtc="2026-04-26T18:16:00Z">
            <w:tblPrEx>
              <w:tblW w:w="9072" w:type="dxa"/>
              <w:tblInd w:w="-8" w:type="dxa"/>
              <w:tblCellMar>
                <w:top w:w="15" w:type="dxa"/>
                <w:left w:w="15" w:type="dxa"/>
                <w:bottom w:w="15" w:type="dxa"/>
                <w:right w:w="15" w:type="dxa"/>
              </w:tblCellMar>
            </w:tblPrEx>
          </w:tblPrExChange>
        </w:tblPrEx>
        <w:trPr>
          <w:trHeight w:val="317"/>
          <w:trPrChange w:id="1925" w:author="Zixuan Zhou" w:date="2026-04-27T02:16:00Z" w16du:dateUtc="2026-04-26T18:16:00Z">
            <w:trPr>
              <w:gridBefore w:val="1"/>
              <w:trHeight w:val="317"/>
            </w:trPr>
          </w:trPrChange>
        </w:trPr>
        <w:tc>
          <w:tcPr>
            <w:tcW w:w="3127" w:type="dxa"/>
            <w:vAlign w:val="center"/>
            <w:tcPrChange w:id="1926" w:author="Zixuan Zhou" w:date="2026-04-27T02:16:00Z" w16du:dateUtc="2026-04-26T18:16:00Z">
              <w:tcPr>
                <w:tcW w:w="3127" w:type="dxa"/>
                <w:gridSpan w:val="2"/>
                <w:vAlign w:val="center"/>
              </w:tcPr>
            </w:tcPrChange>
          </w:tcPr>
          <w:p w14:paraId="46E0C387" w14:textId="436AE308" w:rsidR="002B702E" w:rsidRPr="009613CF" w:rsidRDefault="00350883" w:rsidP="002B702E">
            <w:pPr>
              <w:pStyle w:val="altz"/>
              <w:ind w:firstLineChars="0" w:firstLine="0"/>
              <w:rPr>
                <w:sz w:val="21"/>
                <w:szCs w:val="20"/>
              </w:rPr>
            </w:pPr>
            <w:ins w:id="1927" w:author="Zixuan Zhou" w:date="2026-04-27T02:16:00Z" w16du:dateUtc="2026-04-26T18:16:00Z">
              <w:r w:rsidRPr="009613CF">
                <w:rPr>
                  <w:rStyle w:val="ne-text"/>
                  <w:sz w:val="21"/>
                  <w:szCs w:val="20"/>
                </w:rPr>
                <w:t>GLM</w:t>
              </w:r>
            </w:ins>
            <w:ins w:id="1928" w:author="Zixuan Zhou" w:date="2026-04-27T02:17:00Z" w16du:dateUtc="2026-04-26T18:17:00Z">
              <w:r>
                <w:rPr>
                  <w:rStyle w:val="ne-text"/>
                  <w:rFonts w:hint="eastAsia"/>
                  <w:sz w:val="21"/>
                  <w:szCs w:val="20"/>
                </w:rPr>
                <w:t>-</w:t>
              </w:r>
            </w:ins>
            <w:ins w:id="1929" w:author="Zixuan Zhou" w:date="2026-04-27T02:16:00Z" w16du:dateUtc="2026-04-26T18:16:00Z">
              <w:r w:rsidRPr="009613CF">
                <w:rPr>
                  <w:rStyle w:val="ne-text"/>
                  <w:sz w:val="21"/>
                  <w:szCs w:val="20"/>
                </w:rPr>
                <w:t>5</w:t>
              </w:r>
            </w:ins>
            <w:del w:id="1930" w:author="Zixuan Zhou" w:date="2026-04-27T02:16:00Z" w16du:dateUtc="2026-04-26T18:16:00Z">
              <w:r w:rsidR="002B702E" w:rsidRPr="009613CF" w:rsidDel="00350883">
                <w:rPr>
                  <w:rStyle w:val="ne-text"/>
                  <w:sz w:val="21"/>
                  <w:szCs w:val="20"/>
                </w:rPr>
                <w:delText>Qwen2.5-32B-Instruct</w:delText>
              </w:r>
            </w:del>
          </w:p>
        </w:tc>
        <w:tc>
          <w:tcPr>
            <w:tcW w:w="3118" w:type="dxa"/>
            <w:vAlign w:val="center"/>
            <w:hideMark/>
            <w:tcPrChange w:id="1931" w:author="Zixuan Zhou" w:date="2026-04-27T02:16:00Z" w16du:dateUtc="2026-04-26T18:16:00Z">
              <w:tcPr>
                <w:tcW w:w="3118" w:type="dxa"/>
                <w:gridSpan w:val="2"/>
                <w:vAlign w:val="center"/>
                <w:hideMark/>
              </w:tcPr>
            </w:tcPrChange>
          </w:tcPr>
          <w:p w14:paraId="37B9E584" w14:textId="07BA8DE3" w:rsidR="002B702E" w:rsidRPr="009613CF" w:rsidRDefault="002B702E" w:rsidP="002B702E">
            <w:pPr>
              <w:pStyle w:val="altz"/>
              <w:ind w:firstLineChars="0" w:firstLine="0"/>
              <w:rPr>
                <w:sz w:val="21"/>
                <w:szCs w:val="20"/>
              </w:rPr>
            </w:pPr>
            <w:r w:rsidRPr="009613CF">
              <w:rPr>
                <w:rStyle w:val="ne-text"/>
                <w:sz w:val="21"/>
                <w:szCs w:val="20"/>
              </w:rPr>
              <w:t>0.705</w:t>
            </w:r>
          </w:p>
        </w:tc>
        <w:tc>
          <w:tcPr>
            <w:tcW w:w="2827" w:type="dxa"/>
            <w:vAlign w:val="center"/>
            <w:hideMark/>
            <w:tcPrChange w:id="1932" w:author="Zixuan Zhou" w:date="2026-04-27T02:16:00Z" w16du:dateUtc="2026-04-26T18:16:00Z">
              <w:tcPr>
                <w:tcW w:w="2827" w:type="dxa"/>
                <w:gridSpan w:val="2"/>
                <w:vAlign w:val="center"/>
                <w:hideMark/>
              </w:tcPr>
            </w:tcPrChange>
          </w:tcPr>
          <w:p w14:paraId="71A6B9C3" w14:textId="6BCD9DBA" w:rsidR="002B702E" w:rsidRPr="009613CF" w:rsidRDefault="002B702E" w:rsidP="002B702E">
            <w:pPr>
              <w:pStyle w:val="altz"/>
              <w:ind w:firstLineChars="0" w:firstLine="0"/>
              <w:rPr>
                <w:sz w:val="21"/>
                <w:szCs w:val="20"/>
              </w:rPr>
            </w:pPr>
            <w:r w:rsidRPr="009613CF">
              <w:rPr>
                <w:rStyle w:val="ne-text"/>
                <w:sz w:val="21"/>
                <w:szCs w:val="20"/>
              </w:rPr>
              <w:t>0.808</w:t>
            </w:r>
          </w:p>
        </w:tc>
      </w:tr>
      <w:tr w:rsidR="002B702E" w:rsidRPr="006C0F0E" w14:paraId="7328E42F" w14:textId="77777777" w:rsidTr="00654A62">
        <w:trPr>
          <w:trHeight w:val="317"/>
        </w:trPr>
        <w:tc>
          <w:tcPr>
            <w:tcW w:w="3127" w:type="dxa"/>
            <w:tcBorders>
              <w:bottom w:val="single" w:sz="4" w:space="0" w:color="auto"/>
            </w:tcBorders>
            <w:vAlign w:val="center"/>
            <w:hideMark/>
          </w:tcPr>
          <w:p w14:paraId="1806C5C8" w14:textId="19AB5CD4" w:rsidR="002B702E" w:rsidRPr="009613CF" w:rsidRDefault="002B702E" w:rsidP="002B702E">
            <w:pPr>
              <w:pStyle w:val="altz"/>
              <w:ind w:firstLineChars="0" w:firstLine="0"/>
              <w:rPr>
                <w:sz w:val="21"/>
                <w:szCs w:val="20"/>
              </w:rPr>
            </w:pPr>
            <w:r w:rsidRPr="009613CF">
              <w:rPr>
                <w:rStyle w:val="ne-text"/>
                <w:b/>
                <w:bCs/>
                <w:sz w:val="21"/>
                <w:szCs w:val="20"/>
              </w:rPr>
              <w:t>DeepSeek-V3.2</w:t>
            </w:r>
          </w:p>
        </w:tc>
        <w:tc>
          <w:tcPr>
            <w:tcW w:w="3118" w:type="dxa"/>
            <w:tcBorders>
              <w:bottom w:val="single" w:sz="4" w:space="0" w:color="auto"/>
            </w:tcBorders>
            <w:vAlign w:val="center"/>
            <w:hideMark/>
          </w:tcPr>
          <w:p w14:paraId="56DE4DD7" w14:textId="61BCB0E2" w:rsidR="002B702E" w:rsidRPr="009613CF" w:rsidRDefault="002B702E" w:rsidP="002B702E">
            <w:pPr>
              <w:pStyle w:val="altz"/>
              <w:ind w:firstLineChars="0" w:firstLine="0"/>
              <w:rPr>
                <w:sz w:val="21"/>
                <w:szCs w:val="20"/>
              </w:rPr>
            </w:pPr>
            <w:r w:rsidRPr="009613CF">
              <w:rPr>
                <w:rStyle w:val="ne-text"/>
                <w:b/>
                <w:bCs/>
                <w:sz w:val="21"/>
                <w:szCs w:val="20"/>
              </w:rPr>
              <w:t>0.756</w:t>
            </w:r>
          </w:p>
        </w:tc>
        <w:tc>
          <w:tcPr>
            <w:tcW w:w="2827" w:type="dxa"/>
            <w:tcBorders>
              <w:bottom w:val="single" w:sz="4" w:space="0" w:color="auto"/>
            </w:tcBorders>
            <w:vAlign w:val="center"/>
            <w:hideMark/>
          </w:tcPr>
          <w:p w14:paraId="295D162F" w14:textId="4A2F4342" w:rsidR="002B702E" w:rsidRPr="009613CF" w:rsidRDefault="002B702E" w:rsidP="002B702E">
            <w:pPr>
              <w:pStyle w:val="altz"/>
              <w:ind w:firstLineChars="0" w:firstLine="0"/>
              <w:rPr>
                <w:sz w:val="21"/>
                <w:szCs w:val="20"/>
              </w:rPr>
            </w:pPr>
            <w:r w:rsidRPr="009613CF">
              <w:rPr>
                <w:rStyle w:val="ne-text"/>
                <w:b/>
                <w:bCs/>
                <w:sz w:val="21"/>
                <w:szCs w:val="20"/>
              </w:rPr>
              <w:t>0.909</w:t>
            </w:r>
          </w:p>
        </w:tc>
      </w:tr>
    </w:tbl>
    <w:p w14:paraId="4DF09F3F" w14:textId="0C59139E" w:rsidR="002B702E" w:rsidRDefault="00455577" w:rsidP="002B702E">
      <w:pPr>
        <w:pStyle w:val="3"/>
        <w:spacing w:before="163" w:after="163"/>
        <w:rPr>
          <w:rFonts w:hint="eastAsia"/>
        </w:rPr>
      </w:pPr>
      <w:bookmarkStart w:id="1933" w:name="_Toc228219371"/>
      <w:r w:rsidRPr="00455577">
        <w:rPr>
          <w:rFonts w:hint="eastAsia"/>
        </w:rPr>
        <w:lastRenderedPageBreak/>
        <w:t>专家内部一致性与</w:t>
      </w:r>
      <w:r w:rsidRPr="00455577">
        <w:rPr>
          <w:rFonts w:hint="eastAsia"/>
        </w:rPr>
        <w:t>AI</w:t>
      </w:r>
      <w:r w:rsidRPr="00455577">
        <w:rPr>
          <w:rFonts w:hint="eastAsia"/>
        </w:rPr>
        <w:t>群体平均一致性</w:t>
      </w:r>
      <w:r>
        <w:rPr>
          <w:rFonts w:hint="eastAsia"/>
        </w:rPr>
        <w:t>对比</w:t>
      </w:r>
      <w:bookmarkEnd w:id="1933"/>
    </w:p>
    <w:p w14:paraId="38D04733" w14:textId="6A66CADB" w:rsidR="002B702E" w:rsidRDefault="002E02F1" w:rsidP="002B702E">
      <w:pPr>
        <w:pStyle w:val="altz"/>
        <w:ind w:firstLine="480"/>
      </w:pPr>
      <w:r>
        <w:rPr>
          <w:noProof/>
        </w:rPr>
        <w:drawing>
          <wp:anchor distT="0" distB="0" distL="114300" distR="114300" simplePos="0" relativeHeight="251667456" behindDoc="0" locked="0" layoutInCell="1" allowOverlap="1" wp14:anchorId="1BECA7D3" wp14:editId="6A2D641E">
            <wp:simplePos x="0" y="0"/>
            <wp:positionH relativeFrom="column">
              <wp:posOffset>29210</wp:posOffset>
            </wp:positionH>
            <wp:positionV relativeFrom="paragraph">
              <wp:posOffset>2149475</wp:posOffset>
            </wp:positionV>
            <wp:extent cx="5759450" cy="5053330"/>
            <wp:effectExtent l="0" t="0" r="0" b="0"/>
            <wp:wrapTopAndBottom/>
            <wp:docPr id="216773043" name="图片 3" descr="图表, 雷达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773043" name="图片 3" descr="图表, 雷达图&#10;&#10;AI 生成的内容可能不正确。"/>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6123"/>
                    <a:stretch>
                      <a:fillRect/>
                    </a:stretch>
                  </pic:blipFill>
                  <pic:spPr bwMode="auto">
                    <a:xfrm>
                      <a:off x="0" y="0"/>
                      <a:ext cx="5759450" cy="50533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B702E">
        <w:rPr>
          <w:noProof/>
        </w:rPr>
        <mc:AlternateContent>
          <mc:Choice Requires="wps">
            <w:drawing>
              <wp:anchor distT="0" distB="0" distL="114300" distR="114300" simplePos="0" relativeHeight="251669504" behindDoc="0" locked="0" layoutInCell="1" allowOverlap="1" wp14:anchorId="6D1A22C1" wp14:editId="744F5A8C">
                <wp:simplePos x="0" y="0"/>
                <wp:positionH relativeFrom="column">
                  <wp:posOffset>29210</wp:posOffset>
                </wp:positionH>
                <wp:positionV relativeFrom="paragraph">
                  <wp:posOffset>7261860</wp:posOffset>
                </wp:positionV>
                <wp:extent cx="5759450" cy="635"/>
                <wp:effectExtent l="0" t="0" r="0" b="0"/>
                <wp:wrapTopAndBottom/>
                <wp:docPr id="1761055398" name="文本框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4DF6C06D" w14:textId="5EB4881A" w:rsidR="002B702E" w:rsidRPr="002B702E" w:rsidRDefault="002B702E" w:rsidP="002B702E">
                            <w:pPr>
                              <w:pStyle w:val="a3"/>
                              <w:spacing w:after="163"/>
                              <w:jc w:val="center"/>
                              <w:rPr>
                                <w:rFonts w:ascii="宋体" w:eastAsia="宋体" w:hAnsi="宋体" w:hint="eastAsia"/>
                                <w:noProof/>
                                <w:sz w:val="21"/>
                                <w:szCs w:val="21"/>
                              </w:rPr>
                            </w:pPr>
                            <w:bookmarkStart w:id="1934" w:name="_Ref227685772"/>
                            <w:bookmarkStart w:id="1935" w:name="_Toc228023143"/>
                            <w:bookmarkStart w:id="1936" w:name="_Toc228023176"/>
                            <w:r w:rsidRPr="002B702E">
                              <w:rPr>
                                <w:rFonts w:ascii="宋体" w:eastAsia="宋体" w:hAnsi="宋体" w:hint="eastAsia"/>
                                <w:sz w:val="21"/>
                                <w:szCs w:val="21"/>
                              </w:rPr>
                              <w:t xml:space="preserve">图 </w:t>
                            </w:r>
                            <w:r w:rsidR="00170C8F">
                              <w:rPr>
                                <w:rFonts w:ascii="宋体" w:eastAsia="宋体" w:hAnsi="宋体" w:hint="eastAsia"/>
                                <w:sz w:val="21"/>
                                <w:szCs w:val="21"/>
                              </w:rPr>
                              <w:fldChar w:fldCharType="begin"/>
                            </w:r>
                            <w:r w:rsidR="00170C8F">
                              <w:rPr>
                                <w:rFonts w:ascii="宋体" w:eastAsia="宋体" w:hAnsi="宋体" w:hint="eastAsia"/>
                                <w:sz w:val="21"/>
                                <w:szCs w:val="21"/>
                              </w:rPr>
                              <w:instrText xml:space="preserve"> STYLEREF 1 \s </w:instrText>
                            </w:r>
                            <w:r w:rsidR="00170C8F">
                              <w:rPr>
                                <w:rFonts w:ascii="宋体" w:eastAsia="宋体" w:hAnsi="宋体" w:hint="eastAsia"/>
                                <w:sz w:val="21"/>
                                <w:szCs w:val="21"/>
                              </w:rPr>
                              <w:fldChar w:fldCharType="separate"/>
                            </w:r>
                            <w:r w:rsidR="00170C8F">
                              <w:rPr>
                                <w:rFonts w:ascii="宋体" w:eastAsia="宋体" w:hAnsi="宋体" w:hint="eastAsia"/>
                                <w:noProof/>
                                <w:sz w:val="21"/>
                                <w:szCs w:val="21"/>
                              </w:rPr>
                              <w:t>5</w:t>
                            </w:r>
                            <w:r w:rsidR="00170C8F">
                              <w:rPr>
                                <w:rFonts w:ascii="宋体" w:eastAsia="宋体" w:hAnsi="宋体" w:hint="eastAsia"/>
                                <w:sz w:val="21"/>
                                <w:szCs w:val="21"/>
                              </w:rPr>
                              <w:fldChar w:fldCharType="end"/>
                            </w:r>
                            <w:r w:rsidR="00170C8F">
                              <w:rPr>
                                <w:rFonts w:ascii="宋体" w:eastAsia="宋体" w:hAnsi="宋体" w:hint="eastAsia"/>
                                <w:sz w:val="21"/>
                                <w:szCs w:val="21"/>
                              </w:rPr>
                              <w:noBreakHyphen/>
                            </w:r>
                            <w:r w:rsidR="00170C8F">
                              <w:rPr>
                                <w:rFonts w:ascii="宋体" w:eastAsia="宋体" w:hAnsi="宋体" w:hint="eastAsia"/>
                                <w:sz w:val="21"/>
                                <w:szCs w:val="21"/>
                              </w:rPr>
                              <w:fldChar w:fldCharType="begin"/>
                            </w:r>
                            <w:r w:rsidR="00170C8F">
                              <w:rPr>
                                <w:rFonts w:ascii="宋体" w:eastAsia="宋体" w:hAnsi="宋体" w:hint="eastAsia"/>
                                <w:sz w:val="21"/>
                                <w:szCs w:val="21"/>
                              </w:rPr>
                              <w:instrText xml:space="preserve"> SEQ 图 \* ARABIC \s 1 </w:instrText>
                            </w:r>
                            <w:r w:rsidR="00170C8F">
                              <w:rPr>
                                <w:rFonts w:ascii="宋体" w:eastAsia="宋体" w:hAnsi="宋体" w:hint="eastAsia"/>
                                <w:sz w:val="21"/>
                                <w:szCs w:val="21"/>
                              </w:rPr>
                              <w:fldChar w:fldCharType="separate"/>
                            </w:r>
                            <w:r w:rsidR="00170C8F">
                              <w:rPr>
                                <w:rFonts w:ascii="宋体" w:eastAsia="宋体" w:hAnsi="宋体" w:hint="eastAsia"/>
                                <w:noProof/>
                                <w:sz w:val="21"/>
                                <w:szCs w:val="21"/>
                              </w:rPr>
                              <w:t>1</w:t>
                            </w:r>
                            <w:r w:rsidR="00170C8F">
                              <w:rPr>
                                <w:rFonts w:ascii="宋体" w:eastAsia="宋体" w:hAnsi="宋体" w:hint="eastAsia"/>
                                <w:sz w:val="21"/>
                                <w:szCs w:val="21"/>
                              </w:rPr>
                              <w:fldChar w:fldCharType="end"/>
                            </w:r>
                            <w:bookmarkEnd w:id="1934"/>
                            <w:r w:rsidRPr="002B702E">
                              <w:rPr>
                                <w:rFonts w:ascii="宋体" w:eastAsia="宋体" w:hAnsi="宋体" w:hint="eastAsia"/>
                                <w:sz w:val="21"/>
                                <w:szCs w:val="21"/>
                              </w:rPr>
                              <w:t xml:space="preserve"> </w:t>
                            </w:r>
                            <w:r w:rsidRPr="002B702E">
                              <w:rPr>
                                <w:rFonts w:ascii="宋体" w:eastAsia="宋体" w:hAnsi="宋体" w:hint="eastAsia"/>
                                <w:sz w:val="21"/>
                                <w:szCs w:val="21"/>
                              </w:rPr>
                              <w:t>各评价维度下一致性系数(二次加权kappa)雷达图</w:t>
                            </w:r>
                            <w:bookmarkEnd w:id="1935"/>
                            <w:bookmarkEnd w:id="19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1A22C1" id="_x0000_s1030" type="#_x0000_t202" style="position:absolute;left:0;text-align:left;margin-left:2.3pt;margin-top:571.8pt;width:453.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" stroked="f">
                <v:textbox style="mso-fit-shape-to-text:t" inset="0,0,0,0">
                  <w:txbxContent>
                    <w:p w14:paraId="4DF6C06D" w14:textId="5EB4881A" w:rsidR="002B702E" w:rsidRPr="002B702E" w:rsidRDefault="002B702E" w:rsidP="002B702E">
                      <w:pPr>
                        <w:pStyle w:val="a3"/>
                        <w:spacing w:after="163"/>
                        <w:jc w:val="center"/>
                        <w:rPr>
                          <w:rFonts w:ascii="宋体" w:eastAsia="宋体" w:hAnsi="宋体" w:hint="eastAsia"/>
                          <w:noProof/>
                          <w:sz w:val="21"/>
                          <w:szCs w:val="21"/>
                        </w:rPr>
                      </w:pPr>
                      <w:bookmarkStart w:id="1937" w:name="_Ref227685772"/>
                      <w:bookmarkStart w:id="1938" w:name="_Toc228023143"/>
                      <w:bookmarkStart w:id="1939" w:name="_Toc228023176"/>
                      <w:r w:rsidRPr="002B702E">
                        <w:rPr>
                          <w:rFonts w:ascii="宋体" w:eastAsia="宋体" w:hAnsi="宋体" w:hint="eastAsia"/>
                          <w:sz w:val="21"/>
                          <w:szCs w:val="21"/>
                        </w:rPr>
                        <w:t xml:space="preserve">图 </w:t>
                      </w:r>
                      <w:r w:rsidR="00170C8F">
                        <w:rPr>
                          <w:rFonts w:ascii="宋体" w:eastAsia="宋体" w:hAnsi="宋体" w:hint="eastAsia"/>
                          <w:sz w:val="21"/>
                          <w:szCs w:val="21"/>
                        </w:rPr>
                        <w:fldChar w:fldCharType="begin"/>
                      </w:r>
                      <w:r w:rsidR="00170C8F">
                        <w:rPr>
                          <w:rFonts w:ascii="宋体" w:eastAsia="宋体" w:hAnsi="宋体" w:hint="eastAsia"/>
                          <w:sz w:val="21"/>
                          <w:szCs w:val="21"/>
                        </w:rPr>
                        <w:instrText xml:space="preserve"> STYLEREF 1 \s </w:instrText>
                      </w:r>
                      <w:r w:rsidR="00170C8F">
                        <w:rPr>
                          <w:rFonts w:ascii="宋体" w:eastAsia="宋体" w:hAnsi="宋体" w:hint="eastAsia"/>
                          <w:sz w:val="21"/>
                          <w:szCs w:val="21"/>
                        </w:rPr>
                        <w:fldChar w:fldCharType="separate"/>
                      </w:r>
                      <w:r w:rsidR="00170C8F">
                        <w:rPr>
                          <w:rFonts w:ascii="宋体" w:eastAsia="宋体" w:hAnsi="宋体" w:hint="eastAsia"/>
                          <w:noProof/>
                          <w:sz w:val="21"/>
                          <w:szCs w:val="21"/>
                        </w:rPr>
                        <w:t>5</w:t>
                      </w:r>
                      <w:r w:rsidR="00170C8F">
                        <w:rPr>
                          <w:rFonts w:ascii="宋体" w:eastAsia="宋体" w:hAnsi="宋体" w:hint="eastAsia"/>
                          <w:sz w:val="21"/>
                          <w:szCs w:val="21"/>
                        </w:rPr>
                        <w:fldChar w:fldCharType="end"/>
                      </w:r>
                      <w:r w:rsidR="00170C8F">
                        <w:rPr>
                          <w:rFonts w:ascii="宋体" w:eastAsia="宋体" w:hAnsi="宋体" w:hint="eastAsia"/>
                          <w:sz w:val="21"/>
                          <w:szCs w:val="21"/>
                        </w:rPr>
                        <w:noBreakHyphen/>
                      </w:r>
                      <w:r w:rsidR="00170C8F">
                        <w:rPr>
                          <w:rFonts w:ascii="宋体" w:eastAsia="宋体" w:hAnsi="宋体" w:hint="eastAsia"/>
                          <w:sz w:val="21"/>
                          <w:szCs w:val="21"/>
                        </w:rPr>
                        <w:fldChar w:fldCharType="begin"/>
                      </w:r>
                      <w:r w:rsidR="00170C8F">
                        <w:rPr>
                          <w:rFonts w:ascii="宋体" w:eastAsia="宋体" w:hAnsi="宋体" w:hint="eastAsia"/>
                          <w:sz w:val="21"/>
                          <w:szCs w:val="21"/>
                        </w:rPr>
                        <w:instrText xml:space="preserve"> SEQ 图 \* ARABIC \s 1 </w:instrText>
                      </w:r>
                      <w:r w:rsidR="00170C8F">
                        <w:rPr>
                          <w:rFonts w:ascii="宋体" w:eastAsia="宋体" w:hAnsi="宋体" w:hint="eastAsia"/>
                          <w:sz w:val="21"/>
                          <w:szCs w:val="21"/>
                        </w:rPr>
                        <w:fldChar w:fldCharType="separate"/>
                      </w:r>
                      <w:r w:rsidR="00170C8F">
                        <w:rPr>
                          <w:rFonts w:ascii="宋体" w:eastAsia="宋体" w:hAnsi="宋体" w:hint="eastAsia"/>
                          <w:noProof/>
                          <w:sz w:val="21"/>
                          <w:szCs w:val="21"/>
                        </w:rPr>
                        <w:t>1</w:t>
                      </w:r>
                      <w:r w:rsidR="00170C8F">
                        <w:rPr>
                          <w:rFonts w:ascii="宋体" w:eastAsia="宋体" w:hAnsi="宋体" w:hint="eastAsia"/>
                          <w:sz w:val="21"/>
                          <w:szCs w:val="21"/>
                        </w:rPr>
                        <w:fldChar w:fldCharType="end"/>
                      </w:r>
                      <w:bookmarkEnd w:id="1937"/>
                      <w:r w:rsidRPr="002B702E">
                        <w:rPr>
                          <w:rFonts w:ascii="宋体" w:eastAsia="宋体" w:hAnsi="宋体" w:hint="eastAsia"/>
                          <w:sz w:val="21"/>
                          <w:szCs w:val="21"/>
                        </w:rPr>
                        <w:t xml:space="preserve"> </w:t>
                      </w:r>
                      <w:r w:rsidRPr="002B702E">
                        <w:rPr>
                          <w:rFonts w:ascii="宋体" w:eastAsia="宋体" w:hAnsi="宋体" w:hint="eastAsia"/>
                          <w:sz w:val="21"/>
                          <w:szCs w:val="21"/>
                        </w:rPr>
                        <w:t>各评价维度下一致性系数(二次加权kappa)雷达图</w:t>
                      </w:r>
                      <w:bookmarkEnd w:id="1938"/>
                      <w:bookmarkEnd w:id="1939"/>
                    </w:p>
                  </w:txbxContent>
                </v:textbox>
                <w10:wrap type="topAndBottom"/>
              </v:shape>
            </w:pict>
          </mc:Fallback>
        </mc:AlternateContent>
      </w:r>
      <w:r w:rsidR="002B702E" w:rsidRPr="002B702E">
        <w:t>在整体层面的综合一致性分析中</w:t>
      </w:r>
      <w:r w:rsidR="00455577">
        <w:t>（</w:t>
      </w:r>
      <w:r w:rsidR="00455577" w:rsidRPr="005B5F9F">
        <w:fldChar w:fldCharType="begin"/>
      </w:r>
      <w:r w:rsidR="00455577" w:rsidRPr="005B5F9F">
        <w:instrText xml:space="preserve"> REF _Ref227685772 \h </w:instrText>
      </w:r>
      <w:r w:rsidR="00455577" w:rsidRPr="005B5F9F">
        <w:fldChar w:fldCharType="separate"/>
      </w:r>
      <w:r w:rsidR="00455577" w:rsidRPr="005B5F9F">
        <w:rPr>
          <w:rFonts w:hint="eastAsia"/>
          <w:rPrChange w:id="1940" w:author="Zixuan Zhou" w:date="2026-04-27T02:57:00Z" w16du:dateUtc="2026-04-26T18:57:00Z">
            <w:rPr>
              <w:rFonts w:ascii="宋体" w:hAnsi="宋体" w:hint="eastAsia"/>
              <w:sz w:val="21"/>
              <w:szCs w:val="21"/>
            </w:rPr>
          </w:rPrChange>
        </w:rPr>
        <w:t>图</w:t>
      </w:r>
      <w:r w:rsidR="00455577" w:rsidRPr="005B5F9F">
        <w:rPr>
          <w:rFonts w:hint="eastAsia"/>
          <w:rPrChange w:id="1941" w:author="Zixuan Zhou" w:date="2026-04-27T02:57:00Z" w16du:dateUtc="2026-04-26T18:57:00Z">
            <w:rPr>
              <w:rFonts w:ascii="宋体" w:hAnsi="宋体" w:hint="eastAsia"/>
              <w:sz w:val="21"/>
              <w:szCs w:val="21"/>
            </w:rPr>
          </w:rPrChange>
        </w:rPr>
        <w:t xml:space="preserve"> </w:t>
      </w:r>
      <w:r w:rsidR="00455577" w:rsidRPr="005B5F9F">
        <w:rPr>
          <w:rFonts w:hint="eastAsia"/>
          <w:rPrChange w:id="1942" w:author="Zixuan Zhou" w:date="2026-04-27T02:57:00Z" w16du:dateUtc="2026-04-26T18:57:00Z">
            <w:rPr>
              <w:rFonts w:ascii="宋体" w:hAnsi="宋体" w:hint="eastAsia"/>
              <w:noProof/>
              <w:sz w:val="21"/>
              <w:szCs w:val="21"/>
            </w:rPr>
          </w:rPrChange>
        </w:rPr>
        <w:t>5</w:t>
      </w:r>
      <w:r w:rsidR="00455577" w:rsidRPr="005B5F9F">
        <w:rPr>
          <w:rFonts w:hint="eastAsia"/>
          <w:rPrChange w:id="1943" w:author="Zixuan Zhou" w:date="2026-04-27T02:57:00Z" w16du:dateUtc="2026-04-26T18:57:00Z">
            <w:rPr>
              <w:rFonts w:ascii="宋体" w:hAnsi="宋体" w:hint="eastAsia"/>
              <w:sz w:val="21"/>
              <w:szCs w:val="21"/>
            </w:rPr>
          </w:rPrChange>
        </w:rPr>
        <w:noBreakHyphen/>
      </w:r>
      <w:r w:rsidR="00455577" w:rsidRPr="005B5F9F">
        <w:rPr>
          <w:rFonts w:hint="eastAsia"/>
          <w:rPrChange w:id="1944" w:author="Zixuan Zhou" w:date="2026-04-27T02:57:00Z" w16du:dateUtc="2026-04-26T18:57:00Z">
            <w:rPr>
              <w:rFonts w:ascii="宋体" w:hAnsi="宋体" w:hint="eastAsia"/>
              <w:noProof/>
              <w:sz w:val="21"/>
              <w:szCs w:val="21"/>
            </w:rPr>
          </w:rPrChange>
        </w:rPr>
        <w:t>1</w:t>
      </w:r>
      <w:r w:rsidR="00455577" w:rsidRPr="005B5F9F">
        <w:fldChar w:fldCharType="end"/>
      </w:r>
      <w:r w:rsidR="00455577">
        <w:t>）</w:t>
      </w:r>
      <w:r w:rsidR="00455577">
        <w:rPr>
          <w:rFonts w:hint="eastAsia"/>
        </w:rPr>
        <w:t>，</w:t>
      </w:r>
      <w:r w:rsidR="00455577">
        <w:rPr>
          <w:rFonts w:hint="eastAsia"/>
        </w:rPr>
        <w:t>A</w:t>
      </w:r>
      <w:r w:rsidR="002B702E" w:rsidRPr="002B702E">
        <w:t>I</w:t>
      </w:r>
      <w:r w:rsidR="002B702E" w:rsidRPr="002B702E">
        <w:t>群体平均打分与专家群体的平均打分在各评价维度上均表现出较高的一致性。值得注意的是，在</w:t>
      </w:r>
      <w:r w:rsidR="002B702E">
        <w:rPr>
          <w:rFonts w:hint="eastAsia"/>
        </w:rPr>
        <w:t>“</w:t>
      </w:r>
      <w:r w:rsidR="002B702E" w:rsidRPr="002B702E">
        <w:t>仅提供必要信息</w:t>
      </w:r>
      <w:r w:rsidR="002B702E">
        <w:rPr>
          <w:rFonts w:hint="eastAsia"/>
        </w:rPr>
        <w:t>”</w:t>
      </w:r>
      <w:r w:rsidR="002B702E" w:rsidRPr="002B702E">
        <w:t>（即剔除冗余干扰、保留核心要点）这一维度上，</w:t>
      </w:r>
      <w:r w:rsidR="002B702E" w:rsidRPr="002B702E">
        <w:t>AI</w:t>
      </w:r>
      <w:r w:rsidR="002B702E" w:rsidRPr="002B702E">
        <w:t>总体与专家总体的评估呈现出极高的拟合度（</w:t>
      </w:r>
      <w:r w:rsidR="002B702E" w:rsidRPr="002B702E">
        <w:t>Kappa=0.839</w:t>
      </w:r>
      <w:r w:rsidR="002B702E" w:rsidRPr="002B702E">
        <w:t>）。这表明，当多个模型的打分结果经聚合取均值后，大语言模型群体在判断医学信息精简度和关键信息提取方面，已经具备了与人类临床专家高度相似的判断</w:t>
      </w:r>
      <w:r w:rsidR="00455577">
        <w:rPr>
          <w:rFonts w:hint="eastAsia"/>
        </w:rPr>
        <w:t>能力</w:t>
      </w:r>
      <w:r w:rsidR="002B702E" w:rsidRPr="002B702E">
        <w:t>。然而，结合上一节的横向对比可知，这一</w:t>
      </w:r>
      <w:r w:rsidR="00455577">
        <w:rPr>
          <w:rFonts w:hint="eastAsia"/>
        </w:rPr>
        <w:t>“</w:t>
      </w:r>
      <w:r w:rsidR="002B702E" w:rsidRPr="002B702E">
        <w:t>群体智慧</w:t>
      </w:r>
      <w:r w:rsidR="00455577">
        <w:t>””</w:t>
      </w:r>
      <w:r w:rsidR="002B702E" w:rsidRPr="002B702E">
        <w:t>建立在各模型差异显著的个体表现之上</w:t>
      </w:r>
      <w:r w:rsidR="002B702E" w:rsidRPr="002B702E">
        <w:t>——</w:t>
      </w:r>
      <w:r w:rsidR="002B702E" w:rsidRPr="002B702E">
        <w:t>若未经筛选而直接采用单一模型充当裁判，其评价信度将难以保证。</w:t>
      </w:r>
    </w:p>
    <w:p w14:paraId="31FA10C0" w14:textId="4144CB14" w:rsidR="00B4723F" w:rsidRDefault="007B5F05" w:rsidP="007B5F05">
      <w:pPr>
        <w:pStyle w:val="3"/>
        <w:spacing w:before="163" w:after="163"/>
        <w:rPr>
          <w:rFonts w:hint="eastAsia"/>
        </w:rPr>
      </w:pPr>
      <w:bookmarkStart w:id="1945" w:name="_Toc228219372"/>
      <w:r w:rsidRPr="00E912C6">
        <w:rPr>
          <w:rFonts w:ascii="Times New Roman" w:hAnsi="Times New Roman" w:cs="Times New Roman"/>
        </w:rPr>
        <w:t>DeepSeek-V3.2</w:t>
      </w:r>
      <w:r w:rsidR="00B4723F">
        <w:rPr>
          <w:rFonts w:hint="eastAsia"/>
        </w:rPr>
        <w:t>的专家</w:t>
      </w:r>
      <w:proofErr w:type="gramStart"/>
      <w:r w:rsidR="00B4723F">
        <w:rPr>
          <w:rFonts w:hint="eastAsia"/>
        </w:rPr>
        <w:t>级评价</w:t>
      </w:r>
      <w:proofErr w:type="gramEnd"/>
      <w:r w:rsidR="00B4723F">
        <w:rPr>
          <w:rFonts w:hint="eastAsia"/>
        </w:rPr>
        <w:t>能力验证</w:t>
      </w:r>
      <w:bookmarkEnd w:id="1945"/>
    </w:p>
    <w:p w14:paraId="45B8EF6D" w14:textId="3A0117EC" w:rsidR="008A3299" w:rsidRDefault="00455577" w:rsidP="00D10B5A">
      <w:pPr>
        <w:pStyle w:val="altz"/>
        <w:ind w:firstLine="480"/>
      </w:pPr>
      <w:r>
        <w:rPr>
          <w:rFonts w:hint="eastAsia"/>
        </w:rPr>
        <w:t>由前述可知，</w:t>
      </w:r>
      <w:r w:rsidRPr="00455577">
        <w:rPr>
          <w:rFonts w:hint="eastAsia"/>
        </w:rPr>
        <w:t>DeepSeek-V3.2</w:t>
      </w:r>
      <w:r w:rsidRPr="00455577">
        <w:rPr>
          <w:rFonts w:hint="eastAsia"/>
        </w:rPr>
        <w:t>在六款参评模型中展现出压倒性的专家拟合优势，因此被本研究遴选为核心自动化</w:t>
      </w:r>
      <w:r w:rsidR="00D10B5A">
        <w:rPr>
          <w:rFonts w:hint="eastAsia"/>
        </w:rPr>
        <w:t>评估</w:t>
      </w:r>
      <w:r w:rsidRPr="00455577">
        <w:rPr>
          <w:rFonts w:hint="eastAsia"/>
        </w:rPr>
        <w:t>模型。如</w:t>
      </w:r>
      <w:r w:rsidR="00D10B5A" w:rsidRPr="00D10B5A">
        <w:fldChar w:fldCharType="begin"/>
      </w:r>
      <w:r w:rsidR="00D10B5A" w:rsidRPr="00D10B5A">
        <w:instrText xml:space="preserve"> </w:instrText>
      </w:r>
      <w:r w:rsidR="00D10B5A" w:rsidRPr="00D10B5A">
        <w:rPr>
          <w:rFonts w:hint="eastAsia"/>
        </w:rPr>
        <w:instrText>REF _Ref227686405 \h</w:instrText>
      </w:r>
      <w:r w:rsidR="00D10B5A" w:rsidRPr="00D10B5A">
        <w:instrText xml:space="preserve">  \* MERGEFORMAT </w:instrText>
      </w:r>
      <w:r w:rsidR="00D10B5A" w:rsidRPr="00D10B5A">
        <w:fldChar w:fldCharType="separate"/>
      </w:r>
      <w:r w:rsidR="00D10B5A" w:rsidRPr="00D10B5A">
        <w:rPr>
          <w:rFonts w:hint="eastAsia"/>
        </w:rPr>
        <w:t>表</w:t>
      </w:r>
      <w:r w:rsidR="00D10B5A" w:rsidRPr="00D10B5A">
        <w:rPr>
          <w:rFonts w:hint="eastAsia"/>
        </w:rPr>
        <w:t xml:space="preserve"> 5</w:t>
      </w:r>
      <w:r w:rsidR="00D10B5A" w:rsidRPr="00D10B5A">
        <w:rPr>
          <w:rFonts w:hint="eastAsia"/>
        </w:rPr>
        <w:noBreakHyphen/>
        <w:t>5</w:t>
      </w:r>
      <w:r w:rsidR="00D10B5A" w:rsidRPr="00D10B5A">
        <w:fldChar w:fldCharType="end"/>
      </w:r>
      <w:r w:rsidRPr="00455577">
        <w:rPr>
          <w:rFonts w:hint="eastAsia"/>
        </w:rPr>
        <w:t>所示，</w:t>
      </w:r>
      <w:r w:rsidRPr="00455577">
        <w:rPr>
          <w:rFonts w:hint="eastAsia"/>
        </w:rPr>
        <w:t>DeepSeek-V3.2</w:t>
      </w:r>
      <w:r w:rsidRPr="00455577">
        <w:rPr>
          <w:rFonts w:hint="eastAsia"/>
        </w:rPr>
        <w:t>与专家</w:t>
      </w:r>
      <w:r w:rsidR="00D10B5A">
        <w:rPr>
          <w:rFonts w:hint="eastAsia"/>
        </w:rPr>
        <w:t>B</w:t>
      </w:r>
      <w:r w:rsidRPr="00455577">
        <w:rPr>
          <w:rFonts w:hint="eastAsia"/>
        </w:rPr>
        <w:t>（孙</w:t>
      </w:r>
      <w:r w:rsidRPr="00455577">
        <w:rPr>
          <w:rFonts w:hint="eastAsia"/>
        </w:rPr>
        <w:lastRenderedPageBreak/>
        <w:t>玮）在所有六个维度上的</w:t>
      </w:r>
      <w:r w:rsidRPr="00455577">
        <w:rPr>
          <w:rFonts w:hint="eastAsia"/>
        </w:rPr>
        <w:t>Kappa</w:t>
      </w:r>
      <w:r w:rsidRPr="00455577">
        <w:rPr>
          <w:rFonts w:hint="eastAsia"/>
        </w:rPr>
        <w:t>系数均达到或超过</w:t>
      </w:r>
      <w:r w:rsidRPr="00455577">
        <w:rPr>
          <w:rFonts w:hint="eastAsia"/>
        </w:rPr>
        <w:t>0.90</w:t>
      </w:r>
      <w:r w:rsidRPr="00455577">
        <w:rPr>
          <w:rFonts w:hint="eastAsia"/>
        </w:rPr>
        <w:t>，其中</w:t>
      </w:r>
      <w:r w:rsidR="00D10B5A">
        <w:rPr>
          <w:rFonts w:hint="eastAsia"/>
        </w:rPr>
        <w:t>“</w:t>
      </w:r>
      <w:r w:rsidRPr="00455577">
        <w:rPr>
          <w:rFonts w:hint="eastAsia"/>
        </w:rPr>
        <w:t>仅提供必要信息</w:t>
      </w:r>
      <w:r w:rsidR="00D10B5A">
        <w:rPr>
          <w:rFonts w:hint="eastAsia"/>
        </w:rPr>
        <w:t>”</w:t>
      </w:r>
      <w:r w:rsidRPr="00455577">
        <w:rPr>
          <w:rFonts w:hint="eastAsia"/>
        </w:rPr>
        <w:t>维度的</w:t>
      </w:r>
      <w:r w:rsidRPr="00455577">
        <w:rPr>
          <w:rFonts w:hint="eastAsia"/>
        </w:rPr>
        <w:t>Kappa</w:t>
      </w:r>
      <w:r w:rsidRPr="00455577">
        <w:rPr>
          <w:rFonts w:hint="eastAsia"/>
        </w:rPr>
        <w:t>更是高达</w:t>
      </w:r>
      <w:r w:rsidRPr="00455577">
        <w:rPr>
          <w:rFonts w:hint="eastAsia"/>
        </w:rPr>
        <w:t>0.919</w:t>
      </w:r>
      <w:r w:rsidRPr="00455577">
        <w:rPr>
          <w:rFonts w:hint="eastAsia"/>
        </w:rPr>
        <w:t>。在统计学标准中，</w:t>
      </w:r>
      <w:r w:rsidRPr="00455577">
        <w:rPr>
          <w:rFonts w:hint="eastAsia"/>
        </w:rPr>
        <w:t>Kappa</w:t>
      </w:r>
      <w:r w:rsidRPr="00455577">
        <w:rPr>
          <w:rFonts w:hint="eastAsia"/>
        </w:rPr>
        <w:t>系数大于</w:t>
      </w:r>
      <w:r w:rsidRPr="00455577">
        <w:rPr>
          <w:rFonts w:hint="eastAsia"/>
        </w:rPr>
        <w:t>0.81</w:t>
      </w:r>
      <w:r w:rsidRPr="00455577">
        <w:rPr>
          <w:rFonts w:hint="eastAsia"/>
        </w:rPr>
        <w:t>即代表达到了几乎完全一致的最高</w:t>
      </w:r>
      <w:r w:rsidR="00D10B5A">
        <w:rPr>
          <w:rFonts w:hint="eastAsia"/>
        </w:rPr>
        <w:t>水平</w:t>
      </w:r>
      <w:r w:rsidRPr="00455577">
        <w:rPr>
          <w:rFonts w:hint="eastAsia"/>
        </w:rPr>
        <w:t>，而</w:t>
      </w:r>
      <w:r w:rsidRPr="00455577">
        <w:rPr>
          <w:rFonts w:hint="eastAsia"/>
        </w:rPr>
        <w:t>DeepSeek-V3.2</w:t>
      </w:r>
      <w:r w:rsidRPr="00455577">
        <w:rPr>
          <w:rFonts w:hint="eastAsia"/>
        </w:rPr>
        <w:t>在与专家</w:t>
      </w:r>
      <w:r w:rsidR="00D10B5A">
        <w:rPr>
          <w:rFonts w:hint="eastAsia"/>
        </w:rPr>
        <w:t>B</w:t>
      </w:r>
      <w:r w:rsidRPr="00455577">
        <w:rPr>
          <w:rFonts w:hint="eastAsia"/>
        </w:rPr>
        <w:t>的对比中</w:t>
      </w:r>
      <w:r w:rsidR="00D10B5A">
        <w:rPr>
          <w:rFonts w:hint="eastAsia"/>
        </w:rPr>
        <w:t>在所有</w:t>
      </w:r>
      <w:r w:rsidRPr="00455577">
        <w:rPr>
          <w:rFonts w:hint="eastAsia"/>
        </w:rPr>
        <w:t>维度</w:t>
      </w:r>
      <w:r w:rsidR="00D10B5A">
        <w:rPr>
          <w:rFonts w:hint="eastAsia"/>
        </w:rPr>
        <w:t>上均明显超过此基准</w:t>
      </w:r>
      <w:r w:rsidRPr="00455577">
        <w:rPr>
          <w:rFonts w:hint="eastAsia"/>
        </w:rPr>
        <w:t>。同时，该模型在与专家</w:t>
      </w:r>
      <w:r w:rsidRPr="00455577">
        <w:rPr>
          <w:rFonts w:hint="eastAsia"/>
        </w:rPr>
        <w:t>A</w:t>
      </w:r>
      <w:del w:id="1946" w:author="Zixuan Zhou" w:date="2026-04-27T02:58:00Z" w16du:dateUtc="2026-04-26T18:58:00Z">
        <w:r w:rsidRPr="00455577" w:rsidDel="005B5F9F">
          <w:rPr>
            <w:rFonts w:hint="eastAsia"/>
          </w:rPr>
          <w:delText>（周定杰）</w:delText>
        </w:r>
      </w:del>
      <w:r w:rsidRPr="00455577">
        <w:rPr>
          <w:rFonts w:hint="eastAsia"/>
        </w:rPr>
        <w:t>的交叉对比中，各项指标亦稳居高度一致区间（例如</w:t>
      </w:r>
      <w:r w:rsidR="00D10B5A">
        <w:rPr>
          <w:rFonts w:hint="eastAsia"/>
        </w:rPr>
        <w:t>“</w:t>
      </w:r>
      <w:r w:rsidRPr="00455577">
        <w:rPr>
          <w:rFonts w:hint="eastAsia"/>
        </w:rPr>
        <w:t>指导性</w:t>
      </w:r>
      <w:r w:rsidR="00D10B5A">
        <w:rPr>
          <w:rFonts w:hint="eastAsia"/>
        </w:rPr>
        <w:t>”</w:t>
      </w:r>
      <w:r w:rsidRPr="00455577">
        <w:rPr>
          <w:rFonts w:hint="eastAsia"/>
        </w:rPr>
        <w:t>评价的</w:t>
      </w:r>
      <w:r w:rsidRPr="00455577">
        <w:rPr>
          <w:rFonts w:hint="eastAsia"/>
        </w:rPr>
        <w:t>Kappa</w:t>
      </w:r>
      <w:r w:rsidRPr="00455577">
        <w:rPr>
          <w:rFonts w:hint="eastAsia"/>
        </w:rPr>
        <w:t>达到</w:t>
      </w:r>
      <w:r w:rsidRPr="00455577">
        <w:rPr>
          <w:rFonts w:hint="eastAsia"/>
        </w:rPr>
        <w:t>0.809</w:t>
      </w:r>
      <w:r w:rsidRPr="00455577">
        <w:rPr>
          <w:rFonts w:hint="eastAsia"/>
        </w:rPr>
        <w:t>，</w:t>
      </w:r>
      <w:r w:rsidR="00D10B5A">
        <w:rPr>
          <w:rFonts w:hint="eastAsia"/>
        </w:rPr>
        <w:t>“</w:t>
      </w:r>
      <w:r w:rsidRPr="00455577">
        <w:rPr>
          <w:rFonts w:hint="eastAsia"/>
        </w:rPr>
        <w:t>仅提供必要信息</w:t>
      </w:r>
      <w:r w:rsidR="00D10B5A">
        <w:rPr>
          <w:rFonts w:hint="eastAsia"/>
        </w:rPr>
        <w:t>”</w:t>
      </w:r>
      <w:r w:rsidRPr="00455577">
        <w:rPr>
          <w:rFonts w:hint="eastAsia"/>
        </w:rPr>
        <w:t>的</w:t>
      </w:r>
      <w:r w:rsidRPr="00455577">
        <w:rPr>
          <w:rFonts w:hint="eastAsia"/>
        </w:rPr>
        <w:t>Kappa</w:t>
      </w:r>
      <w:r w:rsidRPr="00455577">
        <w:rPr>
          <w:rFonts w:hint="eastAsia"/>
        </w:rPr>
        <w:t>达到</w:t>
      </w:r>
      <w:r w:rsidRPr="00455577">
        <w:rPr>
          <w:rFonts w:hint="eastAsia"/>
        </w:rPr>
        <w:t>0.783</w:t>
      </w:r>
      <w:r w:rsidRPr="00455577">
        <w:rPr>
          <w:rFonts w:hint="eastAsia"/>
        </w:rPr>
        <w:t>），尽管由于两位专家自身的评分尺度存在天然差异（专家内部平均</w:t>
      </w:r>
      <w:r w:rsidRPr="00455577">
        <w:rPr>
          <w:rFonts w:hint="eastAsia"/>
        </w:rPr>
        <w:t>Kappa</w:t>
      </w:r>
      <w:r w:rsidRPr="00455577">
        <w:rPr>
          <w:rFonts w:hint="eastAsia"/>
        </w:rPr>
        <w:t>为</w:t>
      </w:r>
      <w:r w:rsidRPr="00455577">
        <w:rPr>
          <w:rFonts w:hint="eastAsia"/>
        </w:rPr>
        <w:t>0.586</w:t>
      </w:r>
      <w:r w:rsidRPr="00455577">
        <w:rPr>
          <w:rFonts w:hint="eastAsia"/>
        </w:rPr>
        <w:t>至</w:t>
      </w:r>
      <w:r w:rsidRPr="00455577">
        <w:rPr>
          <w:rFonts w:hint="eastAsia"/>
        </w:rPr>
        <w:t>0.770</w:t>
      </w:r>
      <w:r w:rsidRPr="00455577">
        <w:rPr>
          <w:rFonts w:hint="eastAsia"/>
        </w:rPr>
        <w:t>），</w:t>
      </w:r>
      <w:r w:rsidRPr="00455577">
        <w:rPr>
          <w:rFonts w:hint="eastAsia"/>
        </w:rPr>
        <w:t>DeepSeek</w:t>
      </w:r>
      <w:r w:rsidRPr="00455577">
        <w:rPr>
          <w:rFonts w:hint="eastAsia"/>
        </w:rPr>
        <w:t>与专家</w:t>
      </w:r>
      <w:r w:rsidRPr="00455577">
        <w:rPr>
          <w:rFonts w:hint="eastAsia"/>
        </w:rPr>
        <w:t>A</w:t>
      </w:r>
      <w:r w:rsidRPr="00455577">
        <w:rPr>
          <w:rFonts w:hint="eastAsia"/>
        </w:rPr>
        <w:t>的一致性略低于与专家</w:t>
      </w:r>
      <w:r w:rsidR="004A775D">
        <w:rPr>
          <w:rFonts w:hint="eastAsia"/>
        </w:rPr>
        <w:t>B</w:t>
      </w:r>
      <w:r w:rsidRPr="00455577">
        <w:rPr>
          <w:rFonts w:hint="eastAsia"/>
        </w:rPr>
        <w:t>，但仍远超其余参评模型的最高水平。</w:t>
      </w:r>
      <w:r w:rsidR="00D10B5A">
        <w:rPr>
          <w:rFonts w:hint="eastAsia"/>
        </w:rPr>
        <w:t>虽然</w:t>
      </w:r>
      <w:ins w:id="1947" w:author="Zixuan Zhou" w:date="2026-04-27T02:58:00Z" w16du:dateUtc="2026-04-26T18:58:00Z">
        <w:r w:rsidR="005B5F9F" w:rsidRPr="00455885">
          <w:t>GLM-5</w:t>
        </w:r>
      </w:ins>
      <w:del w:id="1948" w:author="Zixuan Zhou" w:date="2026-04-27T02:58:00Z" w16du:dateUtc="2026-04-26T18:58:00Z">
        <w:r w:rsidRPr="00455577" w:rsidDel="005B5F9F">
          <w:rPr>
            <w:rFonts w:hint="eastAsia"/>
          </w:rPr>
          <w:delText>Qwen2.5-32B-Instruct</w:delText>
        </w:r>
      </w:del>
      <w:r w:rsidRPr="00455577">
        <w:rPr>
          <w:rFonts w:hint="eastAsia"/>
        </w:rPr>
        <w:t>在与专家</w:t>
      </w:r>
      <w:r w:rsidR="00D10B5A">
        <w:rPr>
          <w:rFonts w:hint="eastAsia"/>
        </w:rPr>
        <w:t>B</w:t>
      </w:r>
      <w:r w:rsidRPr="00455577">
        <w:rPr>
          <w:rFonts w:hint="eastAsia"/>
        </w:rPr>
        <w:t>的对比中亦表现出接近</w:t>
      </w:r>
      <w:r w:rsidRPr="00455577">
        <w:rPr>
          <w:rFonts w:hint="eastAsia"/>
        </w:rPr>
        <w:t>DeepSeek</w:t>
      </w:r>
      <w:r w:rsidRPr="00455577">
        <w:rPr>
          <w:rFonts w:hint="eastAsia"/>
        </w:rPr>
        <w:t>的水平（平均</w:t>
      </w:r>
      <w:r w:rsidRPr="00455577">
        <w:rPr>
          <w:rFonts w:hint="eastAsia"/>
        </w:rPr>
        <w:t>Kappa</w:t>
      </w:r>
      <w:r w:rsidRPr="00455577">
        <w:rPr>
          <w:rFonts w:hint="eastAsia"/>
        </w:rPr>
        <w:t>为</w:t>
      </w:r>
      <w:r w:rsidRPr="00455577">
        <w:rPr>
          <w:rFonts w:hint="eastAsia"/>
        </w:rPr>
        <w:t>0.808</w:t>
      </w:r>
      <w:r w:rsidRPr="00455577">
        <w:rPr>
          <w:rFonts w:hint="eastAsia"/>
        </w:rPr>
        <w:t>），但在与专家</w:t>
      </w:r>
      <w:r w:rsidRPr="00455577">
        <w:rPr>
          <w:rFonts w:hint="eastAsia"/>
        </w:rPr>
        <w:t>A</w:t>
      </w:r>
      <w:r w:rsidRPr="00455577">
        <w:rPr>
          <w:rFonts w:hint="eastAsia"/>
        </w:rPr>
        <w:t>的对比中（</w:t>
      </w:r>
      <w:r w:rsidRPr="00455577">
        <w:rPr>
          <w:rFonts w:hint="eastAsia"/>
        </w:rPr>
        <w:t>0.705</w:t>
      </w:r>
      <w:r w:rsidRPr="00455577">
        <w:rPr>
          <w:rFonts w:hint="eastAsia"/>
        </w:rPr>
        <w:t>）与</w:t>
      </w:r>
      <w:r w:rsidRPr="00455577">
        <w:rPr>
          <w:rFonts w:hint="eastAsia"/>
        </w:rPr>
        <w:t>DeepSeek</w:t>
      </w:r>
      <w:r w:rsidRPr="00455577">
        <w:rPr>
          <w:rFonts w:hint="eastAsia"/>
        </w:rPr>
        <w:t>（</w:t>
      </w:r>
      <w:r w:rsidRPr="00455577">
        <w:rPr>
          <w:rFonts w:hint="eastAsia"/>
        </w:rPr>
        <w:t>0.756</w:t>
      </w:r>
      <w:r w:rsidRPr="00455577">
        <w:rPr>
          <w:rFonts w:hint="eastAsia"/>
        </w:rPr>
        <w:t>）仍存在可见差距，且其在</w:t>
      </w:r>
      <w:r w:rsidR="00D10B5A">
        <w:rPr>
          <w:rFonts w:hint="eastAsia"/>
        </w:rPr>
        <w:t>“</w:t>
      </w:r>
      <w:r w:rsidRPr="00455577">
        <w:rPr>
          <w:rFonts w:hint="eastAsia"/>
        </w:rPr>
        <w:t>完整性</w:t>
      </w:r>
      <w:r w:rsidR="00D10B5A">
        <w:rPr>
          <w:rFonts w:hint="eastAsia"/>
        </w:rPr>
        <w:t>”</w:t>
      </w:r>
      <w:r w:rsidRPr="00455577">
        <w:rPr>
          <w:rFonts w:hint="eastAsia"/>
        </w:rPr>
        <w:t>维度上的</w:t>
      </w:r>
      <w:r w:rsidRPr="00455577">
        <w:rPr>
          <w:rFonts w:hint="eastAsia"/>
        </w:rPr>
        <w:t>Kappa</w:t>
      </w:r>
      <w:r w:rsidRPr="00455577">
        <w:rPr>
          <w:rFonts w:hint="eastAsia"/>
        </w:rPr>
        <w:t>为</w:t>
      </w:r>
      <w:r w:rsidRPr="00455577">
        <w:rPr>
          <w:rFonts w:hint="eastAsia"/>
        </w:rPr>
        <w:t>0.652</w:t>
      </w:r>
      <w:r w:rsidRPr="00455577">
        <w:rPr>
          <w:rFonts w:hint="eastAsia"/>
        </w:rPr>
        <w:t>，低于</w:t>
      </w:r>
      <w:r w:rsidRPr="00455577">
        <w:rPr>
          <w:rFonts w:hint="eastAsia"/>
        </w:rPr>
        <w:t>DeepSeek</w:t>
      </w:r>
      <w:r w:rsidRPr="00455577">
        <w:rPr>
          <w:rFonts w:hint="eastAsia"/>
        </w:rPr>
        <w:t>对应的</w:t>
      </w:r>
      <w:r w:rsidRPr="00455577">
        <w:rPr>
          <w:rFonts w:hint="eastAsia"/>
        </w:rPr>
        <w:t>0.775</w:t>
      </w:r>
      <w:r w:rsidRPr="00455577">
        <w:rPr>
          <w:rFonts w:hint="eastAsia"/>
        </w:rPr>
        <w:t>。这进一步说明</w:t>
      </w:r>
      <w:r w:rsidRPr="00455577">
        <w:rPr>
          <w:rFonts w:hint="eastAsia"/>
        </w:rPr>
        <w:t>DeepSeek-V3.2</w:t>
      </w:r>
      <w:r w:rsidRPr="00455577">
        <w:rPr>
          <w:rFonts w:hint="eastAsia"/>
        </w:rPr>
        <w:t>的评价能力在不同专家基准下均保持了更为稳健的高一致性，其内部评价逻辑及打分尺度已与具有丰富临床经验的医生</w:t>
      </w:r>
      <w:r w:rsidR="00E60D77">
        <w:rPr>
          <w:rFonts w:hint="eastAsia"/>
        </w:rPr>
        <w:t>呈现出较高一致性</w:t>
      </w:r>
      <w:r w:rsidRPr="00455577">
        <w:rPr>
          <w:rFonts w:hint="eastAsia"/>
        </w:rPr>
        <w:t>，具备作为独立裁判的资格</w:t>
      </w:r>
      <w:r w:rsidR="00B4723F">
        <w:rPr>
          <w:rFonts w:hint="eastAsia"/>
        </w:rPr>
        <w:t>。</w:t>
      </w:r>
    </w:p>
    <w:p w14:paraId="3A01DC5C" w14:textId="0BAA02C3" w:rsidR="00517842" w:rsidRPr="00517842" w:rsidRDefault="00517842" w:rsidP="002E02F1">
      <w:pPr>
        <w:pStyle w:val="aff6"/>
        <w:spacing w:before="326" w:after="163"/>
      </w:pPr>
      <w:bookmarkStart w:id="1949" w:name="_Ref227686405"/>
      <w:bookmarkStart w:id="1950" w:name="_Toc228022955"/>
      <w:r w:rsidRPr="00517842">
        <w:rPr>
          <w:rFonts w:hint="eastAsia"/>
        </w:rPr>
        <w:t>表</w:t>
      </w:r>
      <w:r w:rsidRPr="00517842">
        <w:rPr>
          <w:rFonts w:hint="eastAsia"/>
        </w:rPr>
        <w:t xml:space="preserve"> </w:t>
      </w:r>
      <w:r w:rsidR="00492FE9">
        <w:rPr>
          <w:rFonts w:hint="eastAsia"/>
        </w:rPr>
        <w:fldChar w:fldCharType="begin"/>
      </w:r>
      <w:r w:rsidR="00492FE9">
        <w:rPr>
          <w:rFonts w:hint="eastAsia"/>
        </w:rPr>
        <w:instrText xml:space="preserve"> STYLEREF 1 \s </w:instrText>
      </w:r>
      <w:r w:rsidR="00492FE9">
        <w:rPr>
          <w:rFonts w:hint="eastAsia"/>
        </w:rPr>
        <w:fldChar w:fldCharType="separate"/>
      </w:r>
      <w:r w:rsidR="00492FE9">
        <w:rPr>
          <w:rFonts w:hint="eastAsia"/>
          <w:noProof/>
        </w:rPr>
        <w:t>5</w:t>
      </w:r>
      <w:r w:rsidR="00492FE9">
        <w:rPr>
          <w:rFonts w:hint="eastAsia"/>
        </w:rPr>
        <w:fldChar w:fldCharType="end"/>
      </w:r>
      <w:r w:rsidR="00492FE9">
        <w:rPr>
          <w:rFonts w:hint="eastAsia"/>
        </w:rPr>
        <w:noBreakHyphen/>
      </w:r>
      <w:r w:rsidR="00492FE9">
        <w:rPr>
          <w:rFonts w:hint="eastAsia"/>
        </w:rPr>
        <w:fldChar w:fldCharType="begin"/>
      </w:r>
      <w:r w:rsidR="00492FE9">
        <w:rPr>
          <w:rFonts w:hint="eastAsia"/>
        </w:rPr>
        <w:instrText xml:space="preserve"> SEQ </w:instrText>
      </w:r>
      <w:r w:rsidR="00492FE9">
        <w:rPr>
          <w:rFonts w:hint="eastAsia"/>
        </w:rPr>
        <w:instrText>表</w:instrText>
      </w:r>
      <w:r w:rsidR="00492FE9">
        <w:rPr>
          <w:rFonts w:hint="eastAsia"/>
        </w:rPr>
        <w:instrText xml:space="preserve"> \* ARABIC \s 1 </w:instrText>
      </w:r>
      <w:r w:rsidR="00492FE9">
        <w:rPr>
          <w:rFonts w:hint="eastAsia"/>
        </w:rPr>
        <w:fldChar w:fldCharType="separate"/>
      </w:r>
      <w:r w:rsidR="00492FE9">
        <w:rPr>
          <w:rFonts w:hint="eastAsia"/>
          <w:noProof/>
        </w:rPr>
        <w:t>5</w:t>
      </w:r>
      <w:r w:rsidR="00492FE9">
        <w:rPr>
          <w:rFonts w:hint="eastAsia"/>
        </w:rPr>
        <w:fldChar w:fldCharType="end"/>
      </w:r>
      <w:bookmarkEnd w:id="1949"/>
      <w:r w:rsidRPr="00517842">
        <w:rPr>
          <w:rFonts w:hint="eastAsia"/>
        </w:rPr>
        <w:t xml:space="preserve"> </w:t>
      </w:r>
      <w:r w:rsidR="00801A7A" w:rsidRPr="00801A7A">
        <w:rPr>
          <w:rFonts w:cs="Times New Roman" w:hint="eastAsia"/>
        </w:rPr>
        <w:t>主要候选模型</w:t>
      </w:r>
      <w:r w:rsidRPr="00517842">
        <w:rPr>
          <w:rFonts w:hint="eastAsia"/>
        </w:rPr>
        <w:t>与不同临床专家打分的一致性分析结果</w:t>
      </w:r>
      <w:bookmarkEnd w:id="1950"/>
    </w:p>
    <w:tbl>
      <w:tblPr>
        <w:tblW w:w="5000" w:type="pct"/>
        <w:tblLook w:val="04A0" w:firstRow="1" w:lastRow="0" w:firstColumn="1" w:lastColumn="0" w:noHBand="0" w:noVBand="1"/>
      </w:tblPr>
      <w:tblGrid>
        <w:gridCol w:w="2267"/>
        <w:gridCol w:w="1699"/>
        <w:gridCol w:w="1702"/>
        <w:gridCol w:w="1702"/>
        <w:gridCol w:w="1700"/>
      </w:tblGrid>
      <w:tr w:rsidR="00651B35" w:rsidRPr="00D82B89" w14:paraId="6504153E" w14:textId="77777777" w:rsidTr="00651B35">
        <w:trPr>
          <w:trHeight w:val="317"/>
        </w:trPr>
        <w:tc>
          <w:tcPr>
            <w:tcW w:w="1250" w:type="pct"/>
            <w:tcBorders>
              <w:top w:val="single" w:sz="4" w:space="0" w:color="auto"/>
              <w:left w:val="nil"/>
              <w:bottom w:val="single" w:sz="4" w:space="0" w:color="auto"/>
              <w:right w:val="nil"/>
            </w:tcBorders>
            <w:vAlign w:val="center"/>
            <w:hideMark/>
          </w:tcPr>
          <w:p w14:paraId="610DA7D4" w14:textId="77777777" w:rsidR="00D82B89" w:rsidRPr="00FD4E6A" w:rsidRDefault="00D82B89" w:rsidP="007612A9">
            <w:pPr>
              <w:widowControl/>
              <w:wordWrap/>
              <w:spacing w:afterLines="0" w:after="0"/>
              <w:jc w:val="left"/>
              <w:rPr>
                <w:rFonts w:ascii="宋体" w:hAnsi="宋体" w:cs="宋体" w:hint="eastAsia"/>
                <w:color w:val="000000"/>
                <w:kern w:val="0"/>
                <w:sz w:val="21"/>
                <w:szCs w:val="21"/>
              </w:rPr>
            </w:pPr>
            <w:r w:rsidRPr="00FD4E6A">
              <w:rPr>
                <w:rFonts w:ascii="宋体" w:hAnsi="宋体" w:cs="宋体" w:hint="eastAsia"/>
                <w:color w:val="000000"/>
                <w:kern w:val="0"/>
                <w:sz w:val="21"/>
                <w:szCs w:val="21"/>
              </w:rPr>
              <w:t>评价维度</w:t>
            </w:r>
          </w:p>
        </w:tc>
        <w:tc>
          <w:tcPr>
            <w:tcW w:w="937" w:type="pct"/>
            <w:tcBorders>
              <w:top w:val="single" w:sz="4" w:space="0" w:color="auto"/>
              <w:left w:val="nil"/>
              <w:bottom w:val="single" w:sz="4" w:space="0" w:color="auto"/>
              <w:right w:val="nil"/>
            </w:tcBorders>
            <w:vAlign w:val="center"/>
            <w:hideMark/>
          </w:tcPr>
          <w:p w14:paraId="0B617BEB" w14:textId="77777777" w:rsidR="009613CF" w:rsidRPr="00FD4E6A" w:rsidRDefault="00D82B89" w:rsidP="007612A9">
            <w:pPr>
              <w:widowControl/>
              <w:wordWrap/>
              <w:spacing w:afterLines="0" w:after="0"/>
              <w:jc w:val="left"/>
              <w:rPr>
                <w:rStyle w:val="ne-text"/>
                <w:rFonts w:cs="Times New Roman"/>
                <w:sz w:val="21"/>
                <w:szCs w:val="21"/>
              </w:rPr>
            </w:pPr>
            <w:r w:rsidRPr="00FD4E6A">
              <w:rPr>
                <w:rStyle w:val="ne-text"/>
                <w:rFonts w:cs="Times New Roman"/>
                <w:sz w:val="21"/>
                <w:szCs w:val="21"/>
              </w:rPr>
              <w:t xml:space="preserve">DeepSeek-V3.2 </w:t>
            </w:r>
          </w:p>
          <w:p w14:paraId="63EC4834" w14:textId="323737B9" w:rsidR="00D82B89" w:rsidRPr="00FD4E6A" w:rsidRDefault="00D82B89" w:rsidP="007612A9">
            <w:pPr>
              <w:widowControl/>
              <w:wordWrap/>
              <w:spacing w:afterLines="0" w:after="0"/>
              <w:jc w:val="left"/>
              <w:rPr>
                <w:rFonts w:cs="Times New Roman"/>
                <w:color w:val="000000"/>
                <w:kern w:val="0"/>
                <w:sz w:val="21"/>
                <w:szCs w:val="21"/>
              </w:rPr>
            </w:pPr>
            <w:r w:rsidRPr="00FD4E6A">
              <w:rPr>
                <w:rStyle w:val="ne-text"/>
                <w:rFonts w:cs="Times New Roman"/>
                <w:sz w:val="21"/>
                <w:szCs w:val="21"/>
              </w:rPr>
              <w:t xml:space="preserve">vs </w:t>
            </w:r>
            <w:r w:rsidRPr="00FD4E6A">
              <w:rPr>
                <w:rStyle w:val="ne-text"/>
                <w:rFonts w:cs="Times New Roman"/>
                <w:sz w:val="21"/>
                <w:szCs w:val="21"/>
              </w:rPr>
              <w:t>专家</w:t>
            </w:r>
            <w:r w:rsidRPr="00FD4E6A">
              <w:rPr>
                <w:rStyle w:val="ne-text"/>
                <w:rFonts w:cs="Times New Roman"/>
                <w:sz w:val="21"/>
                <w:szCs w:val="21"/>
              </w:rPr>
              <w:t>A</w:t>
            </w:r>
          </w:p>
        </w:tc>
        <w:tc>
          <w:tcPr>
            <w:tcW w:w="938" w:type="pct"/>
            <w:tcBorders>
              <w:top w:val="single" w:sz="4" w:space="0" w:color="auto"/>
              <w:left w:val="nil"/>
              <w:bottom w:val="single" w:sz="4" w:space="0" w:color="auto"/>
              <w:right w:val="nil"/>
            </w:tcBorders>
            <w:vAlign w:val="center"/>
            <w:hideMark/>
          </w:tcPr>
          <w:p w14:paraId="43AFD6C1" w14:textId="77777777" w:rsidR="009613CF" w:rsidRPr="00FD4E6A" w:rsidRDefault="00D82B89" w:rsidP="007612A9">
            <w:pPr>
              <w:widowControl/>
              <w:wordWrap/>
              <w:spacing w:afterLines="0" w:after="0"/>
              <w:jc w:val="left"/>
              <w:rPr>
                <w:rStyle w:val="ne-text"/>
                <w:rFonts w:cs="Times New Roman"/>
                <w:sz w:val="21"/>
                <w:szCs w:val="21"/>
              </w:rPr>
            </w:pPr>
            <w:r w:rsidRPr="00FD4E6A">
              <w:rPr>
                <w:rStyle w:val="ne-text"/>
                <w:rFonts w:cs="Times New Roman"/>
                <w:sz w:val="21"/>
                <w:szCs w:val="21"/>
              </w:rPr>
              <w:t xml:space="preserve">DeepSeek-V3.2 </w:t>
            </w:r>
          </w:p>
          <w:p w14:paraId="7A9AEB13" w14:textId="35DB9354" w:rsidR="00D82B89" w:rsidRPr="00FD4E6A" w:rsidRDefault="00D82B89" w:rsidP="007612A9">
            <w:pPr>
              <w:widowControl/>
              <w:wordWrap/>
              <w:spacing w:afterLines="0" w:after="0"/>
              <w:jc w:val="left"/>
              <w:rPr>
                <w:rFonts w:cs="Times New Roman"/>
                <w:color w:val="000000"/>
                <w:kern w:val="0"/>
                <w:sz w:val="21"/>
                <w:szCs w:val="21"/>
              </w:rPr>
            </w:pPr>
            <w:r w:rsidRPr="00FD4E6A">
              <w:rPr>
                <w:rStyle w:val="ne-text"/>
                <w:rFonts w:cs="Times New Roman"/>
                <w:sz w:val="21"/>
                <w:szCs w:val="21"/>
              </w:rPr>
              <w:t xml:space="preserve">vs </w:t>
            </w:r>
            <w:r w:rsidRPr="00FD4E6A">
              <w:rPr>
                <w:rStyle w:val="ne-text"/>
                <w:rFonts w:cs="Times New Roman"/>
                <w:sz w:val="21"/>
                <w:szCs w:val="21"/>
              </w:rPr>
              <w:t>专家</w:t>
            </w:r>
            <w:r w:rsidR="00801A7A" w:rsidRPr="00FD4E6A">
              <w:rPr>
                <w:rStyle w:val="ne-text"/>
                <w:rFonts w:cs="Times New Roman" w:hint="eastAsia"/>
                <w:sz w:val="21"/>
                <w:szCs w:val="21"/>
              </w:rPr>
              <w:t>B</w:t>
            </w:r>
          </w:p>
        </w:tc>
        <w:tc>
          <w:tcPr>
            <w:tcW w:w="938" w:type="pct"/>
            <w:tcBorders>
              <w:top w:val="single" w:sz="4" w:space="0" w:color="auto"/>
              <w:left w:val="nil"/>
              <w:bottom w:val="single" w:sz="4" w:space="0" w:color="auto"/>
              <w:right w:val="nil"/>
            </w:tcBorders>
            <w:vAlign w:val="center"/>
            <w:hideMark/>
          </w:tcPr>
          <w:p w14:paraId="68C071FE" w14:textId="77777777" w:rsidR="00D82B89" w:rsidRPr="00FD4E6A" w:rsidRDefault="00D82B89" w:rsidP="007612A9">
            <w:pPr>
              <w:widowControl/>
              <w:wordWrap/>
              <w:spacing w:afterLines="0" w:after="0"/>
              <w:jc w:val="left"/>
              <w:rPr>
                <w:rStyle w:val="ne-text"/>
                <w:rFonts w:cs="Times New Roman"/>
                <w:sz w:val="21"/>
                <w:szCs w:val="21"/>
              </w:rPr>
            </w:pPr>
            <w:r w:rsidRPr="00FD4E6A">
              <w:rPr>
                <w:rStyle w:val="ne-text"/>
                <w:rFonts w:cs="Times New Roman"/>
                <w:sz w:val="21"/>
                <w:szCs w:val="21"/>
              </w:rPr>
              <w:t xml:space="preserve">Qwen2.5-32B </w:t>
            </w:r>
          </w:p>
          <w:p w14:paraId="24391F3B" w14:textId="1C4A4832" w:rsidR="00D82B89" w:rsidRPr="00FD4E6A" w:rsidRDefault="00D82B89" w:rsidP="007612A9">
            <w:pPr>
              <w:widowControl/>
              <w:wordWrap/>
              <w:spacing w:afterLines="0" w:after="0"/>
              <w:jc w:val="left"/>
              <w:rPr>
                <w:rFonts w:cs="Times New Roman"/>
                <w:color w:val="000000"/>
                <w:kern w:val="0"/>
                <w:sz w:val="21"/>
                <w:szCs w:val="21"/>
              </w:rPr>
            </w:pPr>
            <w:r w:rsidRPr="00FD4E6A">
              <w:rPr>
                <w:rStyle w:val="ne-text"/>
                <w:rFonts w:cs="Times New Roman"/>
                <w:sz w:val="21"/>
                <w:szCs w:val="21"/>
              </w:rPr>
              <w:t xml:space="preserve">vs </w:t>
            </w:r>
            <w:r w:rsidRPr="00FD4E6A">
              <w:rPr>
                <w:rStyle w:val="ne-text"/>
                <w:rFonts w:cs="Times New Roman"/>
                <w:sz w:val="21"/>
                <w:szCs w:val="21"/>
              </w:rPr>
              <w:t>专家</w:t>
            </w:r>
            <w:r w:rsidRPr="00FD4E6A">
              <w:rPr>
                <w:rStyle w:val="ne-text"/>
                <w:rFonts w:cs="Times New Roman"/>
                <w:sz w:val="21"/>
                <w:szCs w:val="21"/>
              </w:rPr>
              <w:t>A</w:t>
            </w:r>
          </w:p>
        </w:tc>
        <w:tc>
          <w:tcPr>
            <w:tcW w:w="937" w:type="pct"/>
            <w:tcBorders>
              <w:top w:val="single" w:sz="4" w:space="0" w:color="auto"/>
              <w:left w:val="nil"/>
              <w:bottom w:val="single" w:sz="4" w:space="0" w:color="auto"/>
              <w:right w:val="nil"/>
            </w:tcBorders>
            <w:vAlign w:val="center"/>
            <w:hideMark/>
          </w:tcPr>
          <w:p w14:paraId="2DF15847" w14:textId="77777777" w:rsidR="00D82B89" w:rsidRPr="00FD4E6A" w:rsidRDefault="00D82B89" w:rsidP="007612A9">
            <w:pPr>
              <w:widowControl/>
              <w:wordWrap/>
              <w:spacing w:afterLines="0" w:after="0"/>
              <w:jc w:val="left"/>
              <w:rPr>
                <w:rStyle w:val="ne-text"/>
                <w:rFonts w:cs="Times New Roman"/>
                <w:sz w:val="21"/>
                <w:szCs w:val="21"/>
              </w:rPr>
            </w:pPr>
            <w:r w:rsidRPr="00FD4E6A">
              <w:rPr>
                <w:rStyle w:val="ne-text"/>
                <w:rFonts w:cs="Times New Roman"/>
                <w:sz w:val="21"/>
                <w:szCs w:val="21"/>
              </w:rPr>
              <w:t xml:space="preserve">Qwen2.5-32B </w:t>
            </w:r>
          </w:p>
          <w:p w14:paraId="3E6FE07E" w14:textId="52653A41" w:rsidR="00D82B89" w:rsidRPr="00FD4E6A" w:rsidRDefault="00D82B89" w:rsidP="007612A9">
            <w:pPr>
              <w:widowControl/>
              <w:wordWrap/>
              <w:spacing w:afterLines="0" w:after="0"/>
              <w:jc w:val="left"/>
              <w:rPr>
                <w:rFonts w:cs="Times New Roman"/>
                <w:color w:val="000000"/>
                <w:kern w:val="0"/>
                <w:sz w:val="21"/>
                <w:szCs w:val="21"/>
              </w:rPr>
            </w:pPr>
            <w:r w:rsidRPr="00FD4E6A">
              <w:rPr>
                <w:rStyle w:val="ne-text"/>
                <w:rFonts w:cs="Times New Roman"/>
                <w:sz w:val="21"/>
                <w:szCs w:val="21"/>
              </w:rPr>
              <w:t xml:space="preserve">vs </w:t>
            </w:r>
            <w:r w:rsidRPr="00FD4E6A">
              <w:rPr>
                <w:rStyle w:val="ne-text"/>
                <w:rFonts w:cs="Times New Roman"/>
                <w:sz w:val="21"/>
                <w:szCs w:val="21"/>
              </w:rPr>
              <w:t>专家</w:t>
            </w:r>
            <w:r w:rsidR="00801A7A" w:rsidRPr="00FD4E6A">
              <w:rPr>
                <w:rStyle w:val="ne-text"/>
                <w:rFonts w:cs="Times New Roman" w:hint="eastAsia"/>
                <w:sz w:val="21"/>
                <w:szCs w:val="21"/>
              </w:rPr>
              <w:t>B</w:t>
            </w:r>
          </w:p>
        </w:tc>
      </w:tr>
      <w:tr w:rsidR="00651B35" w:rsidRPr="00517842" w14:paraId="76567D72" w14:textId="77777777" w:rsidTr="00651B35">
        <w:trPr>
          <w:trHeight w:val="317"/>
        </w:trPr>
        <w:tc>
          <w:tcPr>
            <w:tcW w:w="1250" w:type="pct"/>
            <w:tcBorders>
              <w:top w:val="single" w:sz="4" w:space="0" w:color="auto"/>
              <w:left w:val="nil"/>
              <w:bottom w:val="nil"/>
              <w:right w:val="nil"/>
            </w:tcBorders>
            <w:vAlign w:val="center"/>
            <w:hideMark/>
          </w:tcPr>
          <w:p w14:paraId="68AFD2B3"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1. 指导性</w:t>
            </w:r>
          </w:p>
        </w:tc>
        <w:tc>
          <w:tcPr>
            <w:tcW w:w="937" w:type="pct"/>
            <w:tcBorders>
              <w:top w:val="single" w:sz="4" w:space="0" w:color="auto"/>
              <w:left w:val="nil"/>
              <w:bottom w:val="nil"/>
              <w:right w:val="nil"/>
            </w:tcBorders>
            <w:vAlign w:val="center"/>
            <w:hideMark/>
          </w:tcPr>
          <w:p w14:paraId="3C32FB70" w14:textId="079345F6"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0.809</w:t>
            </w:r>
          </w:p>
        </w:tc>
        <w:tc>
          <w:tcPr>
            <w:tcW w:w="938" w:type="pct"/>
            <w:tcBorders>
              <w:top w:val="single" w:sz="4" w:space="0" w:color="auto"/>
              <w:left w:val="nil"/>
              <w:bottom w:val="nil"/>
              <w:right w:val="nil"/>
            </w:tcBorders>
            <w:vAlign w:val="center"/>
            <w:hideMark/>
          </w:tcPr>
          <w:p w14:paraId="0AE4CC6F" w14:textId="016DF2A2"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0.913</w:t>
            </w:r>
          </w:p>
        </w:tc>
        <w:tc>
          <w:tcPr>
            <w:tcW w:w="938" w:type="pct"/>
            <w:tcBorders>
              <w:top w:val="single" w:sz="4" w:space="0" w:color="auto"/>
              <w:left w:val="nil"/>
              <w:bottom w:val="nil"/>
              <w:right w:val="nil"/>
            </w:tcBorders>
            <w:vAlign w:val="center"/>
            <w:hideMark/>
          </w:tcPr>
          <w:p w14:paraId="06838283" w14:textId="4D705E63"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0.721</w:t>
            </w:r>
          </w:p>
        </w:tc>
        <w:tc>
          <w:tcPr>
            <w:tcW w:w="937" w:type="pct"/>
            <w:tcBorders>
              <w:top w:val="single" w:sz="4" w:space="0" w:color="auto"/>
              <w:left w:val="nil"/>
              <w:bottom w:val="nil"/>
              <w:right w:val="nil"/>
            </w:tcBorders>
            <w:vAlign w:val="center"/>
            <w:hideMark/>
          </w:tcPr>
          <w:p w14:paraId="7E329A4D" w14:textId="758089BF"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0.810</w:t>
            </w:r>
          </w:p>
        </w:tc>
      </w:tr>
      <w:tr w:rsidR="00651B35" w:rsidRPr="00517842" w14:paraId="031F0CBB" w14:textId="77777777" w:rsidTr="00651B35">
        <w:trPr>
          <w:trHeight w:val="317"/>
        </w:trPr>
        <w:tc>
          <w:tcPr>
            <w:tcW w:w="1250" w:type="pct"/>
            <w:tcBorders>
              <w:top w:val="nil"/>
              <w:left w:val="nil"/>
              <w:bottom w:val="nil"/>
              <w:right w:val="nil"/>
            </w:tcBorders>
            <w:vAlign w:val="center"/>
            <w:hideMark/>
          </w:tcPr>
          <w:p w14:paraId="6F1779D2"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2. 准确性</w:t>
            </w:r>
          </w:p>
        </w:tc>
        <w:tc>
          <w:tcPr>
            <w:tcW w:w="937" w:type="pct"/>
            <w:tcBorders>
              <w:top w:val="nil"/>
              <w:left w:val="nil"/>
              <w:bottom w:val="nil"/>
              <w:right w:val="nil"/>
            </w:tcBorders>
            <w:vAlign w:val="center"/>
            <w:hideMark/>
          </w:tcPr>
          <w:p w14:paraId="72A94D6B" w14:textId="0251E49C"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0.707</w:t>
            </w:r>
          </w:p>
        </w:tc>
        <w:tc>
          <w:tcPr>
            <w:tcW w:w="938" w:type="pct"/>
            <w:tcBorders>
              <w:top w:val="nil"/>
              <w:left w:val="nil"/>
              <w:bottom w:val="nil"/>
              <w:right w:val="nil"/>
            </w:tcBorders>
            <w:vAlign w:val="center"/>
            <w:hideMark/>
          </w:tcPr>
          <w:p w14:paraId="640C03DF" w14:textId="364CE56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0.905</w:t>
            </w:r>
          </w:p>
        </w:tc>
        <w:tc>
          <w:tcPr>
            <w:tcW w:w="938" w:type="pct"/>
            <w:tcBorders>
              <w:top w:val="nil"/>
              <w:left w:val="nil"/>
              <w:bottom w:val="nil"/>
              <w:right w:val="nil"/>
            </w:tcBorders>
            <w:vAlign w:val="center"/>
            <w:hideMark/>
          </w:tcPr>
          <w:p w14:paraId="3BFD618C" w14:textId="66FDA62B"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0.687</w:t>
            </w:r>
          </w:p>
        </w:tc>
        <w:tc>
          <w:tcPr>
            <w:tcW w:w="937" w:type="pct"/>
            <w:tcBorders>
              <w:top w:val="nil"/>
              <w:left w:val="nil"/>
              <w:bottom w:val="nil"/>
              <w:right w:val="nil"/>
            </w:tcBorders>
            <w:vAlign w:val="center"/>
            <w:hideMark/>
          </w:tcPr>
          <w:p w14:paraId="0294020B" w14:textId="4AEC3F09"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0.802</w:t>
            </w:r>
          </w:p>
        </w:tc>
      </w:tr>
      <w:tr w:rsidR="00651B35" w:rsidRPr="00517842" w14:paraId="08199AF3" w14:textId="77777777" w:rsidTr="00651B35">
        <w:trPr>
          <w:trHeight w:val="317"/>
        </w:trPr>
        <w:tc>
          <w:tcPr>
            <w:tcW w:w="1250" w:type="pct"/>
            <w:tcBorders>
              <w:top w:val="nil"/>
              <w:left w:val="nil"/>
              <w:bottom w:val="nil"/>
              <w:right w:val="nil"/>
            </w:tcBorders>
            <w:vAlign w:val="center"/>
            <w:hideMark/>
          </w:tcPr>
          <w:p w14:paraId="59382645"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3. 完整性</w:t>
            </w:r>
          </w:p>
        </w:tc>
        <w:tc>
          <w:tcPr>
            <w:tcW w:w="937" w:type="pct"/>
            <w:tcBorders>
              <w:top w:val="nil"/>
              <w:left w:val="nil"/>
              <w:bottom w:val="nil"/>
              <w:right w:val="nil"/>
            </w:tcBorders>
            <w:vAlign w:val="center"/>
            <w:hideMark/>
          </w:tcPr>
          <w:p w14:paraId="5A2108B7" w14:textId="4B80EE30"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0.775</w:t>
            </w:r>
          </w:p>
        </w:tc>
        <w:tc>
          <w:tcPr>
            <w:tcW w:w="938" w:type="pct"/>
            <w:tcBorders>
              <w:top w:val="nil"/>
              <w:left w:val="nil"/>
              <w:bottom w:val="nil"/>
              <w:right w:val="nil"/>
            </w:tcBorders>
            <w:vAlign w:val="center"/>
            <w:hideMark/>
          </w:tcPr>
          <w:p w14:paraId="40583D01" w14:textId="72FE28F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0.905</w:t>
            </w:r>
          </w:p>
        </w:tc>
        <w:tc>
          <w:tcPr>
            <w:tcW w:w="938" w:type="pct"/>
            <w:tcBorders>
              <w:top w:val="nil"/>
              <w:left w:val="nil"/>
              <w:bottom w:val="nil"/>
              <w:right w:val="nil"/>
            </w:tcBorders>
            <w:vAlign w:val="center"/>
            <w:hideMark/>
          </w:tcPr>
          <w:p w14:paraId="1429381E" w14:textId="2C0BB6C8"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0.652</w:t>
            </w:r>
          </w:p>
        </w:tc>
        <w:tc>
          <w:tcPr>
            <w:tcW w:w="937" w:type="pct"/>
            <w:tcBorders>
              <w:top w:val="nil"/>
              <w:left w:val="nil"/>
              <w:bottom w:val="nil"/>
              <w:right w:val="nil"/>
            </w:tcBorders>
            <w:vAlign w:val="center"/>
            <w:hideMark/>
          </w:tcPr>
          <w:p w14:paraId="0C5A87D5" w14:textId="5830B7E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0.803</w:t>
            </w:r>
          </w:p>
        </w:tc>
      </w:tr>
      <w:tr w:rsidR="00651B35" w:rsidRPr="00517842" w14:paraId="544299C9" w14:textId="77777777" w:rsidTr="00651B35">
        <w:trPr>
          <w:trHeight w:val="317"/>
        </w:trPr>
        <w:tc>
          <w:tcPr>
            <w:tcW w:w="1250" w:type="pct"/>
            <w:tcBorders>
              <w:top w:val="nil"/>
              <w:left w:val="nil"/>
              <w:bottom w:val="nil"/>
              <w:right w:val="nil"/>
            </w:tcBorders>
            <w:vAlign w:val="center"/>
            <w:hideMark/>
          </w:tcPr>
          <w:p w14:paraId="595A01F7"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4. 安全性</w:t>
            </w:r>
          </w:p>
        </w:tc>
        <w:tc>
          <w:tcPr>
            <w:tcW w:w="937" w:type="pct"/>
            <w:tcBorders>
              <w:top w:val="nil"/>
              <w:left w:val="nil"/>
              <w:bottom w:val="nil"/>
              <w:right w:val="nil"/>
            </w:tcBorders>
            <w:vAlign w:val="center"/>
            <w:hideMark/>
          </w:tcPr>
          <w:p w14:paraId="6D0A4894" w14:textId="496EFFFB"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0.723</w:t>
            </w:r>
          </w:p>
        </w:tc>
        <w:tc>
          <w:tcPr>
            <w:tcW w:w="938" w:type="pct"/>
            <w:tcBorders>
              <w:top w:val="nil"/>
              <w:left w:val="nil"/>
              <w:bottom w:val="nil"/>
              <w:right w:val="nil"/>
            </w:tcBorders>
            <w:vAlign w:val="center"/>
            <w:hideMark/>
          </w:tcPr>
          <w:p w14:paraId="3E8F4C87" w14:textId="19D8ED0B"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0.90</w:t>
            </w:r>
            <w:r w:rsidR="00801A7A" w:rsidRPr="009613CF">
              <w:rPr>
                <w:rStyle w:val="ne-text"/>
                <w:rFonts w:hint="eastAsia"/>
                <w:sz w:val="21"/>
                <w:szCs w:val="21"/>
              </w:rPr>
              <w:t>7</w:t>
            </w:r>
          </w:p>
        </w:tc>
        <w:tc>
          <w:tcPr>
            <w:tcW w:w="938" w:type="pct"/>
            <w:tcBorders>
              <w:top w:val="nil"/>
              <w:left w:val="nil"/>
              <w:bottom w:val="nil"/>
              <w:right w:val="nil"/>
            </w:tcBorders>
            <w:vAlign w:val="center"/>
            <w:hideMark/>
          </w:tcPr>
          <w:p w14:paraId="1A77AD23" w14:textId="47297835"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0.748</w:t>
            </w:r>
          </w:p>
        </w:tc>
        <w:tc>
          <w:tcPr>
            <w:tcW w:w="937" w:type="pct"/>
            <w:tcBorders>
              <w:top w:val="nil"/>
              <w:left w:val="nil"/>
              <w:bottom w:val="nil"/>
              <w:right w:val="nil"/>
            </w:tcBorders>
            <w:vAlign w:val="center"/>
            <w:hideMark/>
          </w:tcPr>
          <w:p w14:paraId="7C39E63D" w14:textId="0AB12942"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0.811</w:t>
            </w:r>
          </w:p>
        </w:tc>
      </w:tr>
      <w:tr w:rsidR="00651B35" w:rsidRPr="00517842" w14:paraId="736313A5" w14:textId="77777777" w:rsidTr="00651B35">
        <w:trPr>
          <w:trHeight w:val="317"/>
        </w:trPr>
        <w:tc>
          <w:tcPr>
            <w:tcW w:w="1250" w:type="pct"/>
            <w:tcBorders>
              <w:top w:val="nil"/>
              <w:left w:val="nil"/>
              <w:right w:val="nil"/>
            </w:tcBorders>
            <w:vAlign w:val="center"/>
            <w:hideMark/>
          </w:tcPr>
          <w:p w14:paraId="1A1295F4" w14:textId="7777777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5. 易于理解</w:t>
            </w:r>
          </w:p>
        </w:tc>
        <w:tc>
          <w:tcPr>
            <w:tcW w:w="937" w:type="pct"/>
            <w:tcBorders>
              <w:top w:val="nil"/>
              <w:left w:val="nil"/>
              <w:right w:val="nil"/>
            </w:tcBorders>
            <w:vAlign w:val="center"/>
            <w:hideMark/>
          </w:tcPr>
          <w:p w14:paraId="560F74A0" w14:textId="14409E22"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0.740</w:t>
            </w:r>
          </w:p>
        </w:tc>
        <w:tc>
          <w:tcPr>
            <w:tcW w:w="938" w:type="pct"/>
            <w:tcBorders>
              <w:top w:val="nil"/>
              <w:left w:val="nil"/>
              <w:right w:val="nil"/>
            </w:tcBorders>
            <w:vAlign w:val="center"/>
            <w:hideMark/>
          </w:tcPr>
          <w:p w14:paraId="29FA06CD" w14:textId="191B6711"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0.90</w:t>
            </w:r>
            <w:r w:rsidR="00801A7A" w:rsidRPr="009613CF">
              <w:rPr>
                <w:rStyle w:val="ne-text"/>
                <w:rFonts w:hint="eastAsia"/>
                <w:sz w:val="21"/>
                <w:szCs w:val="21"/>
              </w:rPr>
              <w:t>3</w:t>
            </w:r>
          </w:p>
        </w:tc>
        <w:tc>
          <w:tcPr>
            <w:tcW w:w="938" w:type="pct"/>
            <w:tcBorders>
              <w:top w:val="nil"/>
              <w:left w:val="nil"/>
              <w:right w:val="nil"/>
            </w:tcBorders>
            <w:vAlign w:val="center"/>
            <w:hideMark/>
          </w:tcPr>
          <w:p w14:paraId="77E3B6CB" w14:textId="6425C22D"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0.688</w:t>
            </w:r>
          </w:p>
        </w:tc>
        <w:tc>
          <w:tcPr>
            <w:tcW w:w="937" w:type="pct"/>
            <w:tcBorders>
              <w:top w:val="nil"/>
              <w:left w:val="nil"/>
              <w:right w:val="nil"/>
            </w:tcBorders>
            <w:vAlign w:val="center"/>
            <w:hideMark/>
          </w:tcPr>
          <w:p w14:paraId="75E87F28" w14:textId="1E55F6ED"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0.824</w:t>
            </w:r>
          </w:p>
        </w:tc>
      </w:tr>
      <w:tr w:rsidR="00651B35" w:rsidRPr="00517842" w14:paraId="1AECE4C7" w14:textId="77777777" w:rsidTr="00651B35">
        <w:trPr>
          <w:trHeight w:val="317"/>
        </w:trPr>
        <w:tc>
          <w:tcPr>
            <w:tcW w:w="1250" w:type="pct"/>
            <w:tcBorders>
              <w:top w:val="nil"/>
              <w:left w:val="nil"/>
              <w:bottom w:val="single" w:sz="4" w:space="0" w:color="auto"/>
              <w:right w:val="nil"/>
            </w:tcBorders>
            <w:vAlign w:val="center"/>
            <w:hideMark/>
          </w:tcPr>
          <w:p w14:paraId="3AF5935C" w14:textId="7FB1B58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Fonts w:ascii="宋体" w:hAnsi="宋体" w:cs="宋体" w:hint="eastAsia"/>
                <w:color w:val="000000"/>
                <w:kern w:val="0"/>
                <w:sz w:val="21"/>
                <w:szCs w:val="21"/>
              </w:rPr>
              <w:t>6. 仅提供必要信息</w:t>
            </w:r>
          </w:p>
        </w:tc>
        <w:tc>
          <w:tcPr>
            <w:tcW w:w="937" w:type="pct"/>
            <w:tcBorders>
              <w:top w:val="nil"/>
              <w:left w:val="nil"/>
              <w:bottom w:val="single" w:sz="4" w:space="0" w:color="auto"/>
              <w:right w:val="nil"/>
            </w:tcBorders>
            <w:vAlign w:val="center"/>
            <w:hideMark/>
          </w:tcPr>
          <w:p w14:paraId="7A22F1FB" w14:textId="75CD5B7E"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0.783</w:t>
            </w:r>
          </w:p>
        </w:tc>
        <w:tc>
          <w:tcPr>
            <w:tcW w:w="938" w:type="pct"/>
            <w:tcBorders>
              <w:top w:val="nil"/>
              <w:left w:val="nil"/>
              <w:bottom w:val="single" w:sz="4" w:space="0" w:color="auto"/>
              <w:right w:val="nil"/>
            </w:tcBorders>
            <w:vAlign w:val="center"/>
            <w:hideMark/>
          </w:tcPr>
          <w:p w14:paraId="29AA27EA" w14:textId="31928D64"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0.919</w:t>
            </w:r>
          </w:p>
        </w:tc>
        <w:tc>
          <w:tcPr>
            <w:tcW w:w="938" w:type="pct"/>
            <w:tcBorders>
              <w:top w:val="nil"/>
              <w:left w:val="nil"/>
              <w:bottom w:val="single" w:sz="4" w:space="0" w:color="auto"/>
              <w:right w:val="nil"/>
            </w:tcBorders>
            <w:vAlign w:val="center"/>
            <w:hideMark/>
          </w:tcPr>
          <w:p w14:paraId="7FCA0E0D" w14:textId="672655E7"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0.732</w:t>
            </w:r>
          </w:p>
        </w:tc>
        <w:tc>
          <w:tcPr>
            <w:tcW w:w="937" w:type="pct"/>
            <w:tcBorders>
              <w:top w:val="nil"/>
              <w:left w:val="nil"/>
              <w:bottom w:val="single" w:sz="4" w:space="0" w:color="auto"/>
              <w:right w:val="nil"/>
            </w:tcBorders>
            <w:vAlign w:val="center"/>
            <w:hideMark/>
          </w:tcPr>
          <w:p w14:paraId="058A04F5" w14:textId="3FC0100C" w:rsidR="00D82B89" w:rsidRPr="009613CF" w:rsidRDefault="00D82B89" w:rsidP="007612A9">
            <w:pPr>
              <w:widowControl/>
              <w:wordWrap/>
              <w:spacing w:afterLines="0" w:after="0"/>
              <w:jc w:val="left"/>
              <w:rPr>
                <w:rFonts w:ascii="宋体" w:hAnsi="宋体" w:cs="宋体" w:hint="eastAsia"/>
                <w:color w:val="000000"/>
                <w:kern w:val="0"/>
                <w:sz w:val="21"/>
                <w:szCs w:val="21"/>
              </w:rPr>
            </w:pPr>
            <w:r w:rsidRPr="009613CF">
              <w:rPr>
                <w:rStyle w:val="ne-text"/>
                <w:sz w:val="21"/>
                <w:szCs w:val="21"/>
              </w:rPr>
              <w:t>0.801</w:t>
            </w:r>
          </w:p>
        </w:tc>
      </w:tr>
    </w:tbl>
    <w:p w14:paraId="3B782ABC" w14:textId="6FA41C52" w:rsidR="00B4723F" w:rsidRDefault="007B5F05" w:rsidP="007B5F05">
      <w:pPr>
        <w:pStyle w:val="3"/>
        <w:spacing w:before="163" w:after="163"/>
        <w:rPr>
          <w:rFonts w:hint="eastAsia"/>
        </w:rPr>
      </w:pPr>
      <w:bookmarkStart w:id="1951" w:name="_Toc228219373"/>
      <w:r>
        <w:rPr>
          <w:rFonts w:hint="eastAsia"/>
        </w:rPr>
        <w:t>大模型</w:t>
      </w:r>
      <w:r w:rsidR="00B4723F">
        <w:rPr>
          <w:rFonts w:hint="eastAsia"/>
        </w:rPr>
        <w:t>自动打分范式</w:t>
      </w:r>
      <w:r w:rsidR="00E60D77">
        <w:rPr>
          <w:rFonts w:hint="eastAsia"/>
        </w:rPr>
        <w:t>的确立</w:t>
      </w:r>
      <w:bookmarkEnd w:id="1951"/>
    </w:p>
    <w:p w14:paraId="5E4751A2" w14:textId="0F533EC0" w:rsidR="00E60D77" w:rsidRDefault="00E60D77" w:rsidP="00B4723F">
      <w:pPr>
        <w:pStyle w:val="altz"/>
        <w:ind w:firstLine="480"/>
      </w:pPr>
      <w:r w:rsidRPr="00E60D77">
        <w:rPr>
          <w:rFonts w:hint="eastAsia"/>
        </w:rPr>
        <w:t>综合上述多模型横向对比</w:t>
      </w:r>
      <w:r w:rsidR="00D82B89">
        <w:rPr>
          <w:rFonts w:hint="eastAsia"/>
        </w:rPr>
        <w:t>与</w:t>
      </w:r>
      <w:r w:rsidRPr="00E60D77">
        <w:rPr>
          <w:rFonts w:hint="eastAsia"/>
        </w:rPr>
        <w:t>趋势一致性</w:t>
      </w:r>
      <w:del w:id="1952" w:author="Zixuan Zhou" w:date="2026-04-27T02:59:00Z" w16du:dateUtc="2026-04-26T18:59:00Z">
        <w:r w:rsidRPr="00E60D77" w:rsidDel="005B5F9F">
          <w:rPr>
            <w:rFonts w:hint="eastAsia"/>
          </w:rPr>
          <w:delText>（</w:delText>
        </w:r>
        <w:r w:rsidRPr="00E60D77" w:rsidDel="005B5F9F">
          <w:rPr>
            <w:rFonts w:hint="eastAsia"/>
          </w:rPr>
          <w:delText>Kappa</w:delText>
        </w:r>
        <w:r w:rsidRPr="00E60D77" w:rsidDel="005B5F9F">
          <w:rPr>
            <w:rFonts w:hint="eastAsia"/>
          </w:rPr>
          <w:delText>）</w:delText>
        </w:r>
      </w:del>
      <w:r w:rsidRPr="00E60D77">
        <w:rPr>
          <w:rFonts w:hint="eastAsia"/>
        </w:rPr>
        <w:t>的量化结果，研究</w:t>
      </w:r>
      <w:r w:rsidR="00D54B12">
        <w:rPr>
          <w:rFonts w:hint="eastAsia"/>
        </w:rPr>
        <w:t>发现</w:t>
      </w:r>
      <w:proofErr w:type="gramStart"/>
      <w:r w:rsidRPr="00E60D77">
        <w:rPr>
          <w:rFonts w:hint="eastAsia"/>
        </w:rPr>
        <w:t>不同大</w:t>
      </w:r>
      <w:proofErr w:type="gramEnd"/>
      <w:r w:rsidRPr="00E60D77">
        <w:rPr>
          <w:rFonts w:hint="eastAsia"/>
        </w:rPr>
        <w:t>语言模型在医学文本定序评价任务中的能力存在显著差异，并非所有模型均可直接充当裁判</w:t>
      </w:r>
      <w:r w:rsidR="00D54B12">
        <w:rPr>
          <w:rFonts w:hint="eastAsia"/>
        </w:rPr>
        <w:t>。</w:t>
      </w:r>
      <w:r w:rsidRPr="00E60D77">
        <w:rPr>
          <w:rFonts w:hint="eastAsia"/>
        </w:rPr>
        <w:t>通过逐层筛选，</w:t>
      </w:r>
      <w:r w:rsidRPr="00E60D77">
        <w:rPr>
          <w:rFonts w:hint="eastAsia"/>
        </w:rPr>
        <w:t>DeepSeek-V3.2</w:t>
      </w:r>
      <w:r w:rsidR="00D54B12">
        <w:rPr>
          <w:rFonts w:hint="eastAsia"/>
        </w:rPr>
        <w:t>的评估能力得到了确认</w:t>
      </w:r>
      <w:r w:rsidRPr="00E60D77">
        <w:rPr>
          <w:rFonts w:hint="eastAsia"/>
        </w:rPr>
        <w:t>，</w:t>
      </w:r>
      <w:r w:rsidR="00D54B12">
        <w:rPr>
          <w:rFonts w:hint="eastAsia"/>
        </w:rPr>
        <w:t>其</w:t>
      </w:r>
      <w:r w:rsidRPr="00E60D77">
        <w:rPr>
          <w:rFonts w:hint="eastAsia"/>
        </w:rPr>
        <w:t>具备等同于人类领域专家的极高评价信度，且在</w:t>
      </w:r>
      <w:proofErr w:type="gramStart"/>
      <w:r w:rsidRPr="00E60D77">
        <w:rPr>
          <w:rFonts w:hint="eastAsia"/>
        </w:rPr>
        <w:t>跨专家</w:t>
      </w:r>
      <w:proofErr w:type="gramEnd"/>
      <w:r w:rsidRPr="00E60D77">
        <w:rPr>
          <w:rFonts w:hint="eastAsia"/>
        </w:rPr>
        <w:t>基准测试中展现出优于其他候选模型的稳健性。</w:t>
      </w:r>
    </w:p>
    <w:p w14:paraId="3C1AC72B" w14:textId="1270CDF5" w:rsidR="00B4723F" w:rsidRDefault="00E60D77" w:rsidP="00B4723F">
      <w:pPr>
        <w:pStyle w:val="altz"/>
        <w:ind w:firstLine="480"/>
      </w:pPr>
      <w:r w:rsidRPr="00E60D77">
        <w:rPr>
          <w:rFonts w:hint="eastAsia"/>
        </w:rPr>
        <w:t>基于</w:t>
      </w:r>
      <w:r>
        <w:rPr>
          <w:rFonts w:hint="eastAsia"/>
        </w:rPr>
        <w:t>上述</w:t>
      </w:r>
      <w:r w:rsidRPr="00E60D77">
        <w:rPr>
          <w:rFonts w:hint="eastAsia"/>
        </w:rPr>
        <w:t>数据事实，本研究</w:t>
      </w:r>
      <w:r w:rsidR="00D82B89">
        <w:rPr>
          <w:rFonts w:hint="eastAsia"/>
        </w:rPr>
        <w:t>确立</w:t>
      </w:r>
      <w:r w:rsidRPr="00E60D77">
        <w:rPr>
          <w:rFonts w:hint="eastAsia"/>
        </w:rPr>
        <w:t>了</w:t>
      </w:r>
      <w:r w:rsidR="00D82B89" w:rsidRPr="00E60D77">
        <w:rPr>
          <w:rFonts w:hint="eastAsia"/>
        </w:rPr>
        <w:t>在当前医学评分场景下</w:t>
      </w:r>
      <w:r w:rsidRPr="00E60D77">
        <w:rPr>
          <w:rFonts w:hint="eastAsia"/>
        </w:rPr>
        <w:t>采用经过专家标准</w:t>
      </w:r>
      <w:r w:rsidR="00D82B89">
        <w:rPr>
          <w:rFonts w:hint="eastAsia"/>
        </w:rPr>
        <w:t>锚定</w:t>
      </w:r>
      <w:r w:rsidRPr="00E60D77">
        <w:rPr>
          <w:rFonts w:hint="eastAsia"/>
        </w:rPr>
        <w:t>的大语言模型</w:t>
      </w:r>
      <w:r w:rsidR="00D82B89">
        <w:rPr>
          <w:rFonts w:hint="eastAsia"/>
        </w:rPr>
        <w:t>进行</w:t>
      </w:r>
      <w:r w:rsidRPr="00E60D77">
        <w:rPr>
          <w:rFonts w:hint="eastAsia"/>
        </w:rPr>
        <w:t>自动化</w:t>
      </w:r>
      <w:r>
        <w:rPr>
          <w:rFonts w:hint="eastAsia"/>
        </w:rPr>
        <w:t>评估</w:t>
      </w:r>
      <w:r w:rsidRPr="00E60D77">
        <w:rPr>
          <w:rFonts w:hint="eastAsia"/>
        </w:rPr>
        <w:t>的</w:t>
      </w:r>
      <w:r w:rsidR="00D82B89">
        <w:rPr>
          <w:rFonts w:hint="eastAsia"/>
        </w:rPr>
        <w:t>方法</w:t>
      </w:r>
      <w:r w:rsidRPr="00E60D77">
        <w:rPr>
          <w:rFonts w:hint="eastAsia"/>
        </w:rPr>
        <w:t>，并明确指定</w:t>
      </w:r>
      <w:r w:rsidRPr="00E60D77">
        <w:rPr>
          <w:rFonts w:hint="eastAsia"/>
        </w:rPr>
        <w:t>DeepSeek-V3.2</w:t>
      </w:r>
      <w:r w:rsidRPr="00E60D77">
        <w:rPr>
          <w:rFonts w:hint="eastAsia"/>
        </w:rPr>
        <w:t>为后续微调模型性能评估的核心工具</w:t>
      </w:r>
      <w:r w:rsidR="00D82B89">
        <w:rPr>
          <w:rFonts w:hint="eastAsia"/>
        </w:rPr>
        <w:t>，</w:t>
      </w:r>
      <w:r w:rsidRPr="00E60D77">
        <w:rPr>
          <w:rFonts w:hint="eastAsia"/>
        </w:rPr>
        <w:t>为后续章节中直</w:t>
      </w:r>
      <w:proofErr w:type="gramStart"/>
      <w:r w:rsidRPr="00E60D77">
        <w:rPr>
          <w:rFonts w:hint="eastAsia"/>
        </w:rPr>
        <w:t>接采用</w:t>
      </w:r>
      <w:proofErr w:type="gramEnd"/>
      <w:r w:rsidRPr="00E60D77">
        <w:rPr>
          <w:rFonts w:hint="eastAsia"/>
        </w:rPr>
        <w:t>无人工干预的自动化打分</w:t>
      </w:r>
      <w:r w:rsidR="00D82B89">
        <w:rPr>
          <w:rFonts w:hint="eastAsia"/>
        </w:rPr>
        <w:t>奠</w:t>
      </w:r>
      <w:r w:rsidRPr="00E60D77">
        <w:rPr>
          <w:rFonts w:hint="eastAsia"/>
        </w:rPr>
        <w:t>定了</w:t>
      </w:r>
      <w:r w:rsidR="00D82B89">
        <w:rPr>
          <w:rFonts w:hint="eastAsia"/>
        </w:rPr>
        <w:t>方法学和</w:t>
      </w:r>
      <w:r w:rsidRPr="00E60D77">
        <w:rPr>
          <w:rFonts w:hint="eastAsia"/>
        </w:rPr>
        <w:t>数据基础</w:t>
      </w:r>
      <w:r w:rsidR="00B4723F">
        <w:rPr>
          <w:rFonts w:hint="eastAsia"/>
        </w:rPr>
        <w:t>。</w:t>
      </w:r>
    </w:p>
    <w:p w14:paraId="61BEEE05" w14:textId="77777777" w:rsidR="00A54175" w:rsidRDefault="00A54175" w:rsidP="00E912C6">
      <w:pPr>
        <w:pStyle w:val="3"/>
        <w:spacing w:before="163" w:after="163"/>
        <w:rPr>
          <w:rFonts w:hint="eastAsia"/>
        </w:rPr>
      </w:pPr>
      <w:bookmarkStart w:id="1953" w:name="_Toc228219374"/>
      <w:r w:rsidRPr="00A54175">
        <w:t>全量数据自动化质量筛查</w:t>
      </w:r>
      <w:bookmarkEnd w:id="1953"/>
    </w:p>
    <w:p w14:paraId="74BE326B" w14:textId="2441060F" w:rsidR="00A54175" w:rsidRDefault="00A54175" w:rsidP="00A54175">
      <w:pPr>
        <w:pStyle w:val="altz"/>
        <w:ind w:firstLine="480"/>
      </w:pPr>
      <w:r>
        <w:rPr>
          <w:rFonts w:hint="eastAsia"/>
        </w:rPr>
        <w:t>在确立</w:t>
      </w:r>
      <w:r>
        <w:rPr>
          <w:rFonts w:hint="eastAsia"/>
        </w:rPr>
        <w:t>DeepSeek-V3.2</w:t>
      </w:r>
      <w:r>
        <w:rPr>
          <w:rFonts w:hint="eastAsia"/>
        </w:rPr>
        <w:t>的自动化评估范式后，本研究进一步将其应用于全部候选问</w:t>
      </w:r>
      <w:r>
        <w:rPr>
          <w:rFonts w:hint="eastAsia"/>
        </w:rPr>
        <w:lastRenderedPageBreak/>
        <w:t>答对的批量质量筛查，以替代人工逐条终审的低效模式。具体而言，将经人工修订后的全部候选问答对批量提交至</w:t>
      </w:r>
      <w:r>
        <w:rPr>
          <w:rFonts w:hint="eastAsia"/>
        </w:rPr>
        <w:t>DeepSeek-V3.2</w:t>
      </w:r>
      <w:r>
        <w:rPr>
          <w:rFonts w:hint="eastAsia"/>
        </w:rPr>
        <w:t>，调用与专家审核完全一致的</w:t>
      </w:r>
      <w:r>
        <w:rPr>
          <w:rFonts w:hint="eastAsia"/>
        </w:rPr>
        <w:t>6</w:t>
      </w:r>
      <w:r>
        <w:rPr>
          <w:rFonts w:hint="eastAsia"/>
        </w:rPr>
        <w:t>维度</w:t>
      </w:r>
      <w:r>
        <w:rPr>
          <w:rFonts w:hint="eastAsia"/>
        </w:rPr>
        <w:t>3</w:t>
      </w:r>
      <w:r>
        <w:rPr>
          <w:rFonts w:hint="eastAsia"/>
        </w:rPr>
        <w:t>点评分量表进行独立打分。筛选标准沿用</w:t>
      </w:r>
      <w:r>
        <w:rPr>
          <w:rFonts w:hint="eastAsia"/>
        </w:rPr>
        <w:t>5.3.4</w:t>
      </w:r>
      <w:r>
        <w:rPr>
          <w:rFonts w:hint="eastAsia"/>
        </w:rPr>
        <w:t>节确立的采纳阈值，即各维度得分均不低于</w:t>
      </w:r>
      <w:r>
        <w:rPr>
          <w:rFonts w:hint="eastAsia"/>
        </w:rPr>
        <w:t>2</w:t>
      </w:r>
      <w:r>
        <w:rPr>
          <w:rFonts w:hint="eastAsia"/>
        </w:rPr>
        <w:t>分（含）。</w:t>
      </w:r>
    </w:p>
    <w:p w14:paraId="3FA135B2" w14:textId="31623663" w:rsidR="00A54175" w:rsidRPr="00A54175" w:rsidRDefault="00A54175" w:rsidP="00A54175">
      <w:pPr>
        <w:pStyle w:val="altz"/>
        <w:ind w:firstLine="480"/>
      </w:pPr>
      <w:r>
        <w:rPr>
          <w:rFonts w:hint="eastAsia"/>
        </w:rPr>
        <w:t>经自动化筛查，共有</w:t>
      </w:r>
      <w:r>
        <w:rPr>
          <w:rFonts w:hint="eastAsia"/>
        </w:rPr>
        <w:t>2767</w:t>
      </w:r>
      <w:r>
        <w:rPr>
          <w:rFonts w:hint="eastAsia"/>
        </w:rPr>
        <w:t>条问答对满足全部质量阈值，被确认为合格样本并</w:t>
      </w:r>
      <w:proofErr w:type="gramStart"/>
      <w:r>
        <w:rPr>
          <w:rFonts w:hint="eastAsia"/>
        </w:rPr>
        <w:t>纳入终版数据</w:t>
      </w:r>
      <w:proofErr w:type="gramEnd"/>
      <w:r>
        <w:rPr>
          <w:rFonts w:hint="eastAsia"/>
        </w:rPr>
        <w:t>。这一</w:t>
      </w:r>
      <w:proofErr w:type="gramStart"/>
      <w:r>
        <w:rPr>
          <w:rFonts w:hint="eastAsia"/>
        </w:rPr>
        <w:t>基于专家</w:t>
      </w:r>
      <w:proofErr w:type="gramEnd"/>
      <w:r>
        <w:rPr>
          <w:rFonts w:hint="eastAsia"/>
        </w:rPr>
        <w:t>标准锚定的自动化过滤机制，不仅显著提升了数据集构建的效率，也保证了最终入库数据与临床专家审核标准的高度一致性。</w:t>
      </w:r>
    </w:p>
    <w:p w14:paraId="065CAE37" w14:textId="77777777" w:rsidR="00F54B80" w:rsidRDefault="00000000">
      <w:pPr>
        <w:pStyle w:val="2"/>
        <w:spacing w:before="163" w:after="163"/>
        <w:rPr>
          <w:rFonts w:hint="eastAsia"/>
        </w:rPr>
      </w:pPr>
      <w:bookmarkStart w:id="1954" w:name="_Toc228219375"/>
      <w:r>
        <w:rPr>
          <w:rFonts w:hint="eastAsia"/>
        </w:rPr>
        <w:t>问答数据集构建结果</w:t>
      </w:r>
      <w:bookmarkEnd w:id="1954"/>
    </w:p>
    <w:p w14:paraId="26299A31" w14:textId="188E8274" w:rsidR="00A44BA4" w:rsidRDefault="00A44BA4" w:rsidP="00A44BA4">
      <w:pPr>
        <w:pStyle w:val="altz"/>
        <w:ind w:firstLine="480"/>
      </w:pPr>
      <w:r>
        <w:rPr>
          <w:rFonts w:hint="eastAsia"/>
        </w:rPr>
        <w:t>经过问题规范化、答案生成、人工修订及</w:t>
      </w:r>
      <w:r>
        <w:rPr>
          <w:rFonts w:hint="eastAsia"/>
        </w:rPr>
        <w:t>DeepSeek-V3.2</w:t>
      </w:r>
      <w:r>
        <w:rPr>
          <w:rFonts w:hint="eastAsia"/>
        </w:rPr>
        <w:t>自动化质量筛查等全流程质控，本研究最终构建了一个面向青少年生殖健康教育的高质量问答数据集。</w:t>
      </w:r>
    </w:p>
    <w:p w14:paraId="796460D8" w14:textId="2F587399" w:rsidR="00F54B80" w:rsidRDefault="00000000" w:rsidP="00A44BA4">
      <w:pPr>
        <w:pStyle w:val="altz"/>
        <w:ind w:firstLine="480"/>
      </w:pPr>
      <w:r>
        <w:rPr>
          <w:rFonts w:hint="eastAsia"/>
        </w:rPr>
        <w:t>本数据集共包含</w:t>
      </w:r>
      <w:r>
        <w:rPr>
          <w:rFonts w:hint="eastAsia"/>
        </w:rPr>
        <w:t>27</w:t>
      </w:r>
      <w:r w:rsidR="009064F8">
        <w:rPr>
          <w:rFonts w:hint="eastAsia"/>
        </w:rPr>
        <w:t>67</w:t>
      </w:r>
      <w:r>
        <w:rPr>
          <w:rFonts w:hint="eastAsia"/>
        </w:rPr>
        <w:t>个高质量问答对。每一对问答都源自真实的青少年网络提问，并经过了多重质量控制关卡。该数据集不仅在内容上确保了科学性、准确性和安全性，还在表达方式上充分考虑了青少年的认知水平与情感需求，实现了专业性与易读性的高度统一。所有问答对均通过了</w:t>
      </w:r>
      <w:r w:rsidR="00D54B12">
        <w:rPr>
          <w:rFonts w:hint="eastAsia"/>
        </w:rPr>
        <w:t>前</w:t>
      </w:r>
      <w:r>
        <w:rPr>
          <w:rFonts w:hint="eastAsia"/>
        </w:rPr>
        <w:t>节中定义的六</w:t>
      </w:r>
      <w:ins w:id="1955" w:author="Zixuan Zhou" w:date="2026-04-27T21:44:00Z" w16du:dateUtc="2026-04-27T13:44:00Z">
        <w:r w:rsidR="00D95BED">
          <w:rPr>
            <w:rFonts w:hint="eastAsia"/>
          </w:rPr>
          <w:t>项</w:t>
        </w:r>
      </w:ins>
      <w:del w:id="1956" w:author="Zixuan Zhou" w:date="2026-04-27T21:44:00Z" w16du:dateUtc="2026-04-27T13:44:00Z">
        <w:r w:rsidDel="00D95BED">
          <w:rPr>
            <w:rFonts w:hint="eastAsia"/>
          </w:rPr>
          <w:delText>大</w:delText>
        </w:r>
      </w:del>
      <w:r>
        <w:rPr>
          <w:rFonts w:hint="eastAsia"/>
        </w:rPr>
        <w:t>指标</w:t>
      </w:r>
      <w:del w:id="1957" w:author="Zixuan Zhou" w:date="2026-04-27T21:44:00Z" w16du:dateUtc="2026-04-27T13:44:00Z">
        <w:r w:rsidDel="00D95BED">
          <w:rPr>
            <w:rFonts w:hint="eastAsia"/>
          </w:rPr>
          <w:delText>（指导性、准确性、完整性、安全性、易于理解、</w:delText>
        </w:r>
      </w:del>
      <w:del w:id="1958" w:author="Zixuan Zhou" w:date="2026-04-17T16:51:00Z" w16du:dateUtc="2026-04-17T08:51:00Z">
        <w:r w:rsidDel="00524783">
          <w:rPr>
            <w:rFonts w:hint="eastAsia"/>
          </w:rPr>
          <w:delText>简洁性</w:delText>
        </w:r>
      </w:del>
      <w:del w:id="1959" w:author="Zixuan Zhou" w:date="2026-04-27T21:44:00Z" w16du:dateUtc="2026-04-27T13:44:00Z">
        <w:r w:rsidDel="00D95BED">
          <w:rPr>
            <w:rFonts w:hint="eastAsia"/>
          </w:rPr>
          <w:delText>）</w:delText>
        </w:r>
      </w:del>
      <w:r>
        <w:rPr>
          <w:rFonts w:hint="eastAsia"/>
        </w:rPr>
        <w:t>且平均分高于</w:t>
      </w:r>
      <w:ins w:id="1960" w:author="Zixuan Zhou" w:date="2026-04-17T16:52:00Z" w16du:dateUtc="2026-04-17T08:52:00Z">
        <w:r w:rsidR="00524783">
          <w:rPr>
            <w:rFonts w:hint="eastAsia"/>
          </w:rPr>
          <w:t>2</w:t>
        </w:r>
      </w:ins>
      <w:del w:id="1961" w:author="Zixuan Zhou" w:date="2026-04-17T16:52:00Z" w16du:dateUtc="2026-04-17T08:52:00Z">
        <w:r w:rsidDel="00524783">
          <w:rPr>
            <w:rFonts w:hint="eastAsia"/>
          </w:rPr>
          <w:delText>4</w:delText>
        </w:r>
      </w:del>
      <w:del w:id="1962" w:author="Zixuan Zhou" w:date="2026-04-17T16:51:00Z" w16du:dateUtc="2026-04-17T08:51:00Z">
        <w:r w:rsidDel="00524783">
          <w:rPr>
            <w:rFonts w:hint="eastAsia"/>
          </w:rPr>
          <w:delText>.</w:delText>
        </w:r>
      </w:del>
      <w:del w:id="1963" w:author="Zixuan Zhou" w:date="2026-04-17T16:52:00Z" w16du:dateUtc="2026-04-17T08:52:00Z">
        <w:r w:rsidDel="00524783">
          <w:rPr>
            <w:rFonts w:hint="eastAsia"/>
          </w:rPr>
          <w:delText>0</w:delText>
        </w:r>
      </w:del>
      <w:r>
        <w:rPr>
          <w:rFonts w:hint="eastAsia"/>
        </w:rPr>
        <w:t>的严格筛选，可直接用于大语言模型的微调、智能问答系统的知识库填充，或作为权威的线上健康教育内容资源。</w:t>
      </w:r>
    </w:p>
    <w:p w14:paraId="1666A0B4" w14:textId="4F0E7BC6" w:rsidR="00D737CF" w:rsidRDefault="007B10FA" w:rsidP="00A44BA4">
      <w:pPr>
        <w:pStyle w:val="altz"/>
        <w:ind w:firstLine="480"/>
      </w:pPr>
      <w:r w:rsidRPr="007B10FA">
        <w:rPr>
          <w:rFonts w:hint="eastAsia"/>
        </w:rPr>
        <w:t>如</w:t>
      </w:r>
      <w:r w:rsidR="00451C6C" w:rsidRPr="00451C6C">
        <w:fldChar w:fldCharType="begin"/>
      </w:r>
      <w:r w:rsidR="00451C6C" w:rsidRPr="00451C6C">
        <w:instrText xml:space="preserve"> </w:instrText>
      </w:r>
      <w:r w:rsidR="00451C6C" w:rsidRPr="00451C6C">
        <w:rPr>
          <w:rFonts w:hint="eastAsia"/>
        </w:rPr>
        <w:instrText>REF _Ref227955792 \h</w:instrText>
      </w:r>
      <w:r w:rsidR="00451C6C" w:rsidRPr="00451C6C">
        <w:instrText xml:space="preserve"> </w:instrText>
      </w:r>
      <w:r w:rsidR="00451C6C" w:rsidRPr="00451C6C">
        <w:fldChar w:fldCharType="separate"/>
      </w:r>
      <w:r w:rsidR="00451C6C" w:rsidRPr="00451C6C">
        <w:rPr>
          <w:rFonts w:hint="eastAsia"/>
        </w:rPr>
        <w:t>表</w:t>
      </w:r>
      <w:r w:rsidR="00451C6C" w:rsidRPr="00451C6C">
        <w:rPr>
          <w:rFonts w:hint="eastAsia"/>
        </w:rPr>
        <w:t xml:space="preserve"> 5</w:t>
      </w:r>
      <w:r w:rsidR="00451C6C" w:rsidRPr="00451C6C">
        <w:rPr>
          <w:rFonts w:hint="eastAsia"/>
        </w:rPr>
        <w:noBreakHyphen/>
        <w:t>6</w:t>
      </w:r>
      <w:r w:rsidR="00451C6C" w:rsidRPr="00451C6C">
        <w:fldChar w:fldCharType="end"/>
      </w:r>
      <w:r w:rsidRPr="007B10FA">
        <w:rPr>
          <w:rFonts w:hint="eastAsia"/>
        </w:rPr>
        <w:t>所示，</w:t>
      </w:r>
      <w:proofErr w:type="gramStart"/>
      <w:r w:rsidRPr="007B10FA">
        <w:rPr>
          <w:rFonts w:hint="eastAsia"/>
        </w:rPr>
        <w:t>终版数据</w:t>
      </w:r>
      <w:proofErr w:type="gramEnd"/>
      <w:r w:rsidRPr="007B10FA">
        <w:rPr>
          <w:rFonts w:hint="eastAsia"/>
        </w:rPr>
        <w:t>集涵盖</w:t>
      </w:r>
      <w:r w:rsidRPr="007B10FA">
        <w:rPr>
          <w:rFonts w:hint="eastAsia"/>
        </w:rPr>
        <w:t>13</w:t>
      </w:r>
      <w:r w:rsidRPr="007B10FA">
        <w:rPr>
          <w:rFonts w:hint="eastAsia"/>
        </w:rPr>
        <w:t>个主题类别，头部主题</w:t>
      </w:r>
      <w:r>
        <w:rPr>
          <w:rFonts w:hint="eastAsia"/>
        </w:rPr>
        <w:t>“</w:t>
      </w:r>
      <w:r w:rsidRPr="007B10FA">
        <w:rPr>
          <w:rFonts w:hint="eastAsia"/>
        </w:rPr>
        <w:t>生殖健康科普</w:t>
      </w:r>
      <w:r>
        <w:rPr>
          <w:rFonts w:hint="eastAsia"/>
        </w:rPr>
        <w:t>”</w:t>
      </w:r>
      <w:del w:id="1964" w:author="Zixuan Zhou" w:date="2026-04-27T21:43:00Z" w16du:dateUtc="2026-04-27T13:43:00Z">
        <w:r w:rsidRPr="007B10FA" w:rsidDel="00D95BED">
          <w:rPr>
            <w:rFonts w:hint="eastAsia"/>
          </w:rPr>
          <w:delText>（</w:delText>
        </w:r>
        <w:r w:rsidRPr="007B10FA" w:rsidDel="00D95BED">
          <w:rPr>
            <w:rFonts w:hint="eastAsia"/>
          </w:rPr>
          <w:delText>853</w:delText>
        </w:r>
        <w:r w:rsidRPr="007B10FA" w:rsidDel="00D95BED">
          <w:rPr>
            <w:rFonts w:hint="eastAsia"/>
          </w:rPr>
          <w:delText>条，</w:delText>
        </w:r>
        <w:r w:rsidRPr="007B10FA" w:rsidDel="00D95BED">
          <w:rPr>
            <w:rFonts w:hint="eastAsia"/>
          </w:rPr>
          <w:delText>30.83%</w:delText>
        </w:r>
        <w:r w:rsidRPr="007B10FA" w:rsidDel="00D95BED">
          <w:rPr>
            <w:rFonts w:hint="eastAsia"/>
          </w:rPr>
          <w:delText>）</w:delText>
        </w:r>
      </w:del>
      <w:r w:rsidRPr="007B10FA">
        <w:rPr>
          <w:rFonts w:hint="eastAsia"/>
        </w:rPr>
        <w:t>与</w:t>
      </w:r>
      <w:r>
        <w:rPr>
          <w:rFonts w:hint="eastAsia"/>
        </w:rPr>
        <w:t>“</w:t>
      </w:r>
      <w:r w:rsidRPr="007B10FA">
        <w:rPr>
          <w:rFonts w:hint="eastAsia"/>
        </w:rPr>
        <w:t>安全套</w:t>
      </w:r>
      <w:r>
        <w:rPr>
          <w:rFonts w:hint="eastAsia"/>
        </w:rPr>
        <w:t>”</w:t>
      </w:r>
      <w:del w:id="1965" w:author="Zixuan Zhou" w:date="2026-04-27T21:43:00Z" w16du:dateUtc="2026-04-27T13:43:00Z">
        <w:r w:rsidRPr="007B10FA" w:rsidDel="00D95BED">
          <w:rPr>
            <w:rFonts w:hint="eastAsia"/>
          </w:rPr>
          <w:delText>（</w:delText>
        </w:r>
        <w:r w:rsidRPr="007B10FA" w:rsidDel="00D95BED">
          <w:rPr>
            <w:rFonts w:hint="eastAsia"/>
          </w:rPr>
          <w:delText>788</w:delText>
        </w:r>
        <w:r w:rsidRPr="007B10FA" w:rsidDel="00D95BED">
          <w:rPr>
            <w:rFonts w:hint="eastAsia"/>
          </w:rPr>
          <w:delText>条，</w:delText>
        </w:r>
        <w:r w:rsidRPr="007B10FA" w:rsidDel="00D95BED">
          <w:rPr>
            <w:rFonts w:hint="eastAsia"/>
          </w:rPr>
          <w:delText>28.48%</w:delText>
        </w:r>
        <w:r w:rsidRPr="007B10FA" w:rsidDel="00D95BED">
          <w:rPr>
            <w:rFonts w:hint="eastAsia"/>
          </w:rPr>
          <w:delText>）</w:delText>
        </w:r>
      </w:del>
      <w:r w:rsidRPr="007B10FA">
        <w:rPr>
          <w:rFonts w:hint="eastAsia"/>
        </w:rPr>
        <w:t>合计占比近六成，体现了青少年需求的高度集中性；尾部主题如</w:t>
      </w:r>
      <w:r>
        <w:rPr>
          <w:rFonts w:hint="eastAsia"/>
        </w:rPr>
        <w:t>“</w:t>
      </w:r>
      <w:r w:rsidRPr="007B10FA">
        <w:rPr>
          <w:rFonts w:hint="eastAsia"/>
        </w:rPr>
        <w:t>新型避孕方式</w:t>
      </w:r>
      <w:r>
        <w:rPr>
          <w:rFonts w:hint="eastAsia"/>
        </w:rPr>
        <w:t>”</w:t>
      </w:r>
      <w:del w:id="1966" w:author="Zixuan Zhou" w:date="2026-04-27T21:44:00Z" w16du:dateUtc="2026-04-27T13:44:00Z">
        <w:r w:rsidRPr="007B10FA" w:rsidDel="00D95BED">
          <w:rPr>
            <w:rFonts w:hint="eastAsia"/>
          </w:rPr>
          <w:delText>（</w:delText>
        </w:r>
        <w:r w:rsidRPr="007B10FA" w:rsidDel="00D95BED">
          <w:rPr>
            <w:rFonts w:hint="eastAsia"/>
          </w:rPr>
          <w:delText>15</w:delText>
        </w:r>
        <w:r w:rsidRPr="007B10FA" w:rsidDel="00D95BED">
          <w:rPr>
            <w:rFonts w:hint="eastAsia"/>
          </w:rPr>
          <w:delText>条，</w:delText>
        </w:r>
        <w:r w:rsidRPr="007B10FA" w:rsidDel="00D95BED">
          <w:rPr>
            <w:rFonts w:hint="eastAsia"/>
          </w:rPr>
          <w:delText>0.54%</w:delText>
        </w:r>
        <w:r w:rsidRPr="007B10FA" w:rsidDel="00D95BED">
          <w:rPr>
            <w:rFonts w:hint="eastAsia"/>
          </w:rPr>
          <w:delText>）</w:delText>
        </w:r>
      </w:del>
      <w:r w:rsidRPr="007B10FA">
        <w:rPr>
          <w:rFonts w:hint="eastAsia"/>
        </w:rPr>
        <w:t>虽占比较低，但保证了数据需求的多元化覆盖。在质量层面，全部主题的六维度综合均分介于</w:t>
      </w:r>
      <w:r w:rsidRPr="007B10FA">
        <w:rPr>
          <w:rFonts w:hint="eastAsia"/>
        </w:rPr>
        <w:t>2.93~2.99</w:t>
      </w:r>
      <w:r w:rsidRPr="007B10FA">
        <w:rPr>
          <w:rFonts w:hint="eastAsia"/>
        </w:rPr>
        <w:t>之间</w:t>
      </w:r>
      <w:del w:id="1967" w:author="Zixuan Zhou" w:date="2026-04-27T21:44:00Z" w16du:dateUtc="2026-04-27T13:44:00Z">
        <w:r w:rsidRPr="007B10FA" w:rsidDel="00D95BED">
          <w:rPr>
            <w:rFonts w:hint="eastAsia"/>
          </w:rPr>
          <w:delText>（总均分</w:delText>
        </w:r>
        <w:r w:rsidRPr="007B10FA" w:rsidDel="00D95BED">
          <w:rPr>
            <w:rFonts w:hint="eastAsia"/>
          </w:rPr>
          <w:delText>2.96</w:delText>
        </w:r>
        <w:r w:rsidRPr="007B10FA" w:rsidDel="00D95BED">
          <w:rPr>
            <w:rFonts w:hint="eastAsia"/>
          </w:rPr>
          <w:delText>）</w:delText>
        </w:r>
      </w:del>
      <w:r w:rsidRPr="007B10FA">
        <w:rPr>
          <w:rFonts w:hint="eastAsia"/>
        </w:rPr>
        <w:t>，均显著高于</w:t>
      </w:r>
      <w:r w:rsidRPr="007B10FA">
        <w:rPr>
          <w:rFonts w:hint="eastAsia"/>
        </w:rPr>
        <w:t>2</w:t>
      </w:r>
      <w:r w:rsidRPr="007B10FA">
        <w:rPr>
          <w:rFonts w:hint="eastAsia"/>
        </w:rPr>
        <w:t>分的合格阈值，表明经</w:t>
      </w:r>
      <w:r w:rsidRPr="007B10FA">
        <w:rPr>
          <w:rFonts w:hint="eastAsia"/>
        </w:rPr>
        <w:t>DeepSeek-V3.2</w:t>
      </w:r>
      <w:r w:rsidRPr="007B10FA">
        <w:rPr>
          <w:rFonts w:hint="eastAsia"/>
        </w:rPr>
        <w:t>自动化筛查后的数据集在整体质量上达到了临床应用标准</w:t>
      </w:r>
      <w:r w:rsidR="002324CA" w:rsidRPr="002324CA">
        <w:rPr>
          <w:rFonts w:hint="eastAsia"/>
        </w:rPr>
        <w:t>。</w:t>
      </w:r>
    </w:p>
    <w:p w14:paraId="724A1E19" w14:textId="043E34AB" w:rsidR="007B10FA" w:rsidRDefault="007B10FA" w:rsidP="00A072DF">
      <w:pPr>
        <w:pStyle w:val="aff6"/>
        <w:spacing w:before="326" w:after="163"/>
      </w:pPr>
      <w:bookmarkStart w:id="1968" w:name="_Ref227955792"/>
      <w:bookmarkStart w:id="1969" w:name="_Toc228022956"/>
      <w:r>
        <w:rPr>
          <w:rFonts w:hint="eastAsia"/>
        </w:rPr>
        <w:t>表</w:t>
      </w:r>
      <w:r>
        <w:rPr>
          <w:rFonts w:hint="eastAsia"/>
        </w:rPr>
        <w:t xml:space="preserve"> </w:t>
      </w:r>
      <w:r w:rsidR="00492FE9">
        <w:fldChar w:fldCharType="begin"/>
      </w:r>
      <w:r w:rsidR="00492FE9">
        <w:instrText xml:space="preserve"> </w:instrText>
      </w:r>
      <w:r w:rsidR="00492FE9">
        <w:rPr>
          <w:rFonts w:hint="eastAsia"/>
        </w:rPr>
        <w:instrText>STYLEREF 1 \s</w:instrText>
      </w:r>
      <w:r w:rsidR="00492FE9">
        <w:instrText xml:space="preserve"> </w:instrText>
      </w:r>
      <w:r w:rsidR="00492FE9">
        <w:fldChar w:fldCharType="separate"/>
      </w:r>
      <w:r w:rsidR="00492FE9">
        <w:rPr>
          <w:noProof/>
        </w:rPr>
        <w:t>5</w:t>
      </w:r>
      <w:r w:rsidR="00492FE9">
        <w:fldChar w:fldCharType="end"/>
      </w:r>
      <w:r w:rsidR="00492FE9">
        <w:noBreakHyphen/>
      </w:r>
      <w:r w:rsidR="00492FE9">
        <w:fldChar w:fldCharType="begin"/>
      </w:r>
      <w:r w:rsidR="00492FE9">
        <w:instrText xml:space="preserve"> </w:instrText>
      </w:r>
      <w:r w:rsidR="00492FE9">
        <w:rPr>
          <w:rFonts w:hint="eastAsia"/>
        </w:rPr>
        <w:instrText xml:space="preserve">SEQ </w:instrText>
      </w:r>
      <w:r w:rsidR="00492FE9">
        <w:rPr>
          <w:rFonts w:hint="eastAsia"/>
        </w:rPr>
        <w:instrText>表</w:instrText>
      </w:r>
      <w:r w:rsidR="00492FE9">
        <w:rPr>
          <w:rFonts w:hint="eastAsia"/>
        </w:rPr>
        <w:instrText xml:space="preserve"> \* ARABIC \s 1</w:instrText>
      </w:r>
      <w:r w:rsidR="00492FE9">
        <w:instrText xml:space="preserve"> </w:instrText>
      </w:r>
      <w:r w:rsidR="00492FE9">
        <w:fldChar w:fldCharType="separate"/>
      </w:r>
      <w:r w:rsidR="00492FE9">
        <w:rPr>
          <w:noProof/>
        </w:rPr>
        <w:t>6</w:t>
      </w:r>
      <w:r w:rsidR="00492FE9">
        <w:fldChar w:fldCharType="end"/>
      </w:r>
      <w:bookmarkEnd w:id="1968"/>
      <w:r>
        <w:rPr>
          <w:rFonts w:hint="eastAsia"/>
        </w:rPr>
        <w:t xml:space="preserve"> </w:t>
      </w:r>
      <w:proofErr w:type="gramStart"/>
      <w:r w:rsidRPr="001A7D2D">
        <w:rPr>
          <w:rFonts w:hint="eastAsia"/>
        </w:rPr>
        <w:t>终版数据集主题</w:t>
      </w:r>
      <w:proofErr w:type="gramEnd"/>
      <w:r w:rsidRPr="001A7D2D">
        <w:rPr>
          <w:rFonts w:hint="eastAsia"/>
        </w:rPr>
        <w:t>分布与六维度质量评分</w:t>
      </w:r>
      <w:bookmarkEnd w:id="1969"/>
    </w:p>
    <w:tbl>
      <w:tblPr>
        <w:tblStyle w:val="aff4"/>
        <w:tblW w:w="5000" w:type="pct"/>
        <w:tblLook w:val="04A0" w:firstRow="1" w:lastRow="0" w:firstColumn="1" w:lastColumn="0" w:noHBand="0" w:noVBand="1"/>
      </w:tblPr>
      <w:tblGrid>
        <w:gridCol w:w="1777"/>
        <w:gridCol w:w="2431"/>
        <w:gridCol w:w="2431"/>
        <w:gridCol w:w="2431"/>
      </w:tblGrid>
      <w:tr w:rsidR="007B10FA" w14:paraId="1745F78D" w14:textId="77777777" w:rsidTr="007B10FA">
        <w:trPr>
          <w:cnfStyle w:val="100000000000" w:firstRow="1" w:lastRow="0" w:firstColumn="0" w:lastColumn="0" w:oddVBand="0" w:evenVBand="0" w:oddHBand="0" w:evenHBand="0" w:firstRowFirstColumn="0" w:firstRowLastColumn="0" w:lastRowFirstColumn="0" w:lastRowLastColumn="0"/>
          <w:trHeight w:val="317"/>
        </w:trPr>
        <w:tc>
          <w:tcPr>
            <w:tcW w:w="980" w:type="pct"/>
            <w:tcBorders>
              <w:top w:val="single" w:sz="4" w:space="0" w:color="auto"/>
              <w:bottom w:val="single" w:sz="4" w:space="0" w:color="auto"/>
            </w:tcBorders>
            <w:vAlign w:val="top"/>
          </w:tcPr>
          <w:p w14:paraId="5E8562F2" w14:textId="47B9A6D4" w:rsidR="007B10FA" w:rsidRPr="002E02F1" w:rsidRDefault="007B10FA" w:rsidP="007B10FA">
            <w:pPr>
              <w:pStyle w:val="altz"/>
              <w:snapToGrid/>
              <w:spacing w:line="240" w:lineRule="auto"/>
              <w:ind w:firstLineChars="0" w:firstLine="0"/>
              <w:rPr>
                <w:rFonts w:ascii="宋体" w:eastAsia="宋体" w:hAnsi="宋体" w:hint="eastAsia"/>
                <w:sz w:val="21"/>
                <w:szCs w:val="20"/>
              </w:rPr>
            </w:pPr>
            <w:r w:rsidRPr="002E02F1">
              <w:rPr>
                <w:rFonts w:ascii="宋体" w:eastAsia="宋体" w:hAnsi="宋体" w:hint="eastAsia"/>
                <w:sz w:val="21"/>
                <w:szCs w:val="20"/>
              </w:rPr>
              <w:t>主题类别</w:t>
            </w:r>
          </w:p>
        </w:tc>
        <w:tc>
          <w:tcPr>
            <w:tcW w:w="1340" w:type="pct"/>
            <w:tcBorders>
              <w:top w:val="single" w:sz="4" w:space="0" w:color="auto"/>
              <w:bottom w:val="single" w:sz="4" w:space="0" w:color="auto"/>
            </w:tcBorders>
            <w:vAlign w:val="top"/>
          </w:tcPr>
          <w:p w14:paraId="0D463F40" w14:textId="3841DE18" w:rsidR="007B10FA" w:rsidRPr="0078767D" w:rsidRDefault="007B10FA" w:rsidP="007B10FA">
            <w:pPr>
              <w:pStyle w:val="altz"/>
              <w:snapToGrid/>
              <w:spacing w:line="240" w:lineRule="auto"/>
              <w:ind w:firstLineChars="0" w:firstLine="0"/>
              <w:rPr>
                <w:rFonts w:ascii="宋体" w:eastAsia="宋体" w:hAnsi="宋体" w:hint="eastAsia"/>
                <w:sz w:val="21"/>
                <w:szCs w:val="20"/>
              </w:rPr>
            </w:pPr>
            <w:r w:rsidRPr="0078767D">
              <w:rPr>
                <w:rFonts w:ascii="宋体" w:eastAsia="宋体" w:hAnsi="宋体" w:hint="eastAsia"/>
                <w:sz w:val="21"/>
                <w:szCs w:val="20"/>
              </w:rPr>
              <w:t>数量</w:t>
            </w:r>
          </w:p>
        </w:tc>
        <w:tc>
          <w:tcPr>
            <w:tcW w:w="1340" w:type="pct"/>
            <w:tcBorders>
              <w:top w:val="single" w:sz="4" w:space="0" w:color="auto"/>
              <w:bottom w:val="single" w:sz="4" w:space="0" w:color="auto"/>
            </w:tcBorders>
            <w:vAlign w:val="top"/>
          </w:tcPr>
          <w:p w14:paraId="3FDC4FE6" w14:textId="2D809ED2" w:rsidR="007B10FA" w:rsidRPr="0078767D" w:rsidRDefault="007B10FA" w:rsidP="007B10FA">
            <w:pPr>
              <w:pStyle w:val="altz"/>
              <w:snapToGrid/>
              <w:spacing w:line="240" w:lineRule="auto"/>
              <w:ind w:firstLineChars="0" w:firstLine="0"/>
              <w:rPr>
                <w:rFonts w:ascii="宋体" w:eastAsia="宋体" w:hAnsi="宋体" w:hint="eastAsia"/>
                <w:sz w:val="21"/>
                <w:szCs w:val="20"/>
              </w:rPr>
            </w:pPr>
            <w:r w:rsidRPr="0078767D">
              <w:rPr>
                <w:rFonts w:ascii="宋体" w:eastAsia="宋体" w:hAnsi="宋体" w:hint="eastAsia"/>
                <w:sz w:val="21"/>
                <w:szCs w:val="20"/>
              </w:rPr>
              <w:t>占比</w:t>
            </w:r>
            <w:r w:rsidR="00356663">
              <w:rPr>
                <w:rFonts w:ascii="宋体" w:eastAsia="宋体" w:hAnsi="宋体" w:hint="eastAsia"/>
                <w:sz w:val="21"/>
                <w:szCs w:val="20"/>
              </w:rPr>
              <w:t>（</w:t>
            </w:r>
            <w:r w:rsidRPr="0078767D">
              <w:rPr>
                <w:rFonts w:ascii="宋体" w:eastAsia="宋体" w:hAnsi="宋体" w:hint="eastAsia"/>
                <w:sz w:val="21"/>
                <w:szCs w:val="20"/>
              </w:rPr>
              <w:t>%</w:t>
            </w:r>
            <w:r w:rsidR="00356663">
              <w:rPr>
                <w:rFonts w:ascii="宋体" w:eastAsia="宋体" w:hAnsi="宋体" w:hint="eastAsia"/>
                <w:sz w:val="21"/>
                <w:szCs w:val="20"/>
              </w:rPr>
              <w:t>）</w:t>
            </w:r>
          </w:p>
        </w:tc>
        <w:tc>
          <w:tcPr>
            <w:tcW w:w="1340" w:type="pct"/>
            <w:tcBorders>
              <w:top w:val="single" w:sz="4" w:space="0" w:color="auto"/>
              <w:bottom w:val="single" w:sz="4" w:space="0" w:color="auto"/>
            </w:tcBorders>
          </w:tcPr>
          <w:p w14:paraId="3E31CB03" w14:textId="5D30D681" w:rsidR="007B10FA" w:rsidRPr="0078767D" w:rsidRDefault="007B10FA" w:rsidP="007B10FA">
            <w:pPr>
              <w:pStyle w:val="altz"/>
              <w:snapToGrid/>
              <w:spacing w:line="240" w:lineRule="auto"/>
              <w:ind w:firstLineChars="0" w:firstLine="0"/>
              <w:rPr>
                <w:rFonts w:ascii="宋体" w:eastAsia="宋体" w:hAnsi="宋体" w:hint="eastAsia"/>
                <w:sz w:val="21"/>
                <w:szCs w:val="20"/>
              </w:rPr>
            </w:pPr>
            <w:r w:rsidRPr="0078767D">
              <w:rPr>
                <w:rFonts w:ascii="宋体" w:eastAsia="宋体" w:hAnsi="宋体" w:hint="eastAsia"/>
                <w:sz w:val="21"/>
                <w:szCs w:val="20"/>
              </w:rPr>
              <w:t>六维度综合均分</w:t>
            </w:r>
          </w:p>
        </w:tc>
      </w:tr>
      <w:tr w:rsidR="00DD1BAB" w14:paraId="7341B8AD" w14:textId="77777777" w:rsidTr="007B10FA">
        <w:trPr>
          <w:trHeight w:val="317"/>
        </w:trPr>
        <w:tc>
          <w:tcPr>
            <w:tcW w:w="980" w:type="pct"/>
            <w:tcBorders>
              <w:top w:val="single" w:sz="4" w:space="0" w:color="auto"/>
              <w:bottom w:val="nil"/>
            </w:tcBorders>
            <w:vAlign w:val="top"/>
          </w:tcPr>
          <w:p w14:paraId="092ED983" w14:textId="642D2A8B" w:rsidR="00DD1BAB" w:rsidRPr="00DD1BAB" w:rsidRDefault="00DD1BAB" w:rsidP="00DD1BAB">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生殖健康科普</w:t>
            </w:r>
          </w:p>
        </w:tc>
        <w:tc>
          <w:tcPr>
            <w:tcW w:w="1340" w:type="pct"/>
            <w:tcBorders>
              <w:top w:val="single" w:sz="4" w:space="0" w:color="auto"/>
              <w:bottom w:val="nil"/>
            </w:tcBorders>
            <w:vAlign w:val="top"/>
          </w:tcPr>
          <w:p w14:paraId="6025F519" w14:textId="4E03497F"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974</w:t>
            </w:r>
          </w:p>
        </w:tc>
        <w:tc>
          <w:tcPr>
            <w:tcW w:w="1340" w:type="pct"/>
            <w:tcBorders>
              <w:top w:val="single" w:sz="4" w:space="0" w:color="auto"/>
              <w:bottom w:val="nil"/>
            </w:tcBorders>
            <w:vAlign w:val="top"/>
          </w:tcPr>
          <w:p w14:paraId="384A8FBA" w14:textId="56E28844"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35.20</w:t>
            </w:r>
          </w:p>
        </w:tc>
        <w:tc>
          <w:tcPr>
            <w:tcW w:w="1340" w:type="pct"/>
            <w:tcBorders>
              <w:top w:val="single" w:sz="4" w:space="0" w:color="auto"/>
              <w:bottom w:val="nil"/>
            </w:tcBorders>
            <w:vAlign w:val="top"/>
          </w:tcPr>
          <w:p w14:paraId="655B1BAD" w14:textId="4D3E04C9"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2.95</w:t>
            </w:r>
          </w:p>
        </w:tc>
      </w:tr>
      <w:tr w:rsidR="00DD1BAB" w14:paraId="77AFD699" w14:textId="77777777" w:rsidTr="007B10FA">
        <w:trPr>
          <w:trHeight w:val="317"/>
        </w:trPr>
        <w:tc>
          <w:tcPr>
            <w:tcW w:w="980" w:type="pct"/>
            <w:tcBorders>
              <w:top w:val="nil"/>
              <w:bottom w:val="nil"/>
            </w:tcBorders>
            <w:vAlign w:val="top"/>
          </w:tcPr>
          <w:p w14:paraId="3B56B637" w14:textId="4852A229" w:rsidR="00DD1BAB" w:rsidRPr="00DD1BAB" w:rsidRDefault="00DD1BAB" w:rsidP="00DD1BAB">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安全套</w:t>
            </w:r>
          </w:p>
        </w:tc>
        <w:tc>
          <w:tcPr>
            <w:tcW w:w="1340" w:type="pct"/>
            <w:tcBorders>
              <w:top w:val="nil"/>
              <w:bottom w:val="nil"/>
            </w:tcBorders>
            <w:vAlign w:val="top"/>
          </w:tcPr>
          <w:p w14:paraId="37EE27F5" w14:textId="68AF1374"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858</w:t>
            </w:r>
          </w:p>
        </w:tc>
        <w:tc>
          <w:tcPr>
            <w:tcW w:w="1340" w:type="pct"/>
            <w:tcBorders>
              <w:top w:val="nil"/>
              <w:bottom w:val="nil"/>
            </w:tcBorders>
            <w:vAlign w:val="top"/>
          </w:tcPr>
          <w:p w14:paraId="7504EF19" w14:textId="142FE90B"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31.01</w:t>
            </w:r>
          </w:p>
        </w:tc>
        <w:tc>
          <w:tcPr>
            <w:tcW w:w="1340" w:type="pct"/>
            <w:tcBorders>
              <w:top w:val="nil"/>
              <w:bottom w:val="nil"/>
            </w:tcBorders>
            <w:vAlign w:val="top"/>
          </w:tcPr>
          <w:p w14:paraId="08992F14" w14:textId="236A1463"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2.97</w:t>
            </w:r>
          </w:p>
        </w:tc>
      </w:tr>
      <w:tr w:rsidR="00DD1BAB" w14:paraId="48C7E5CE" w14:textId="77777777" w:rsidTr="007B10FA">
        <w:trPr>
          <w:trHeight w:val="317"/>
        </w:trPr>
        <w:tc>
          <w:tcPr>
            <w:tcW w:w="980" w:type="pct"/>
            <w:tcBorders>
              <w:top w:val="nil"/>
              <w:bottom w:val="nil"/>
            </w:tcBorders>
            <w:vAlign w:val="top"/>
          </w:tcPr>
          <w:p w14:paraId="2FC89E99" w14:textId="15CCF65D" w:rsidR="00DD1BAB" w:rsidRPr="00DD1BAB" w:rsidRDefault="00DD1BAB" w:rsidP="00DD1BAB">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避孕药</w:t>
            </w:r>
          </w:p>
        </w:tc>
        <w:tc>
          <w:tcPr>
            <w:tcW w:w="1340" w:type="pct"/>
            <w:tcBorders>
              <w:top w:val="nil"/>
              <w:bottom w:val="nil"/>
            </w:tcBorders>
            <w:vAlign w:val="top"/>
          </w:tcPr>
          <w:p w14:paraId="29A189D2" w14:textId="62A0AC14"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226</w:t>
            </w:r>
          </w:p>
        </w:tc>
        <w:tc>
          <w:tcPr>
            <w:tcW w:w="1340" w:type="pct"/>
            <w:tcBorders>
              <w:top w:val="nil"/>
              <w:bottom w:val="nil"/>
            </w:tcBorders>
            <w:vAlign w:val="top"/>
          </w:tcPr>
          <w:p w14:paraId="430D89F0" w14:textId="2E9BADEE"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8.17</w:t>
            </w:r>
          </w:p>
        </w:tc>
        <w:tc>
          <w:tcPr>
            <w:tcW w:w="1340" w:type="pct"/>
            <w:tcBorders>
              <w:top w:val="nil"/>
              <w:bottom w:val="nil"/>
            </w:tcBorders>
            <w:vAlign w:val="top"/>
          </w:tcPr>
          <w:p w14:paraId="3E792687" w14:textId="44E31715"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2.96</w:t>
            </w:r>
          </w:p>
        </w:tc>
      </w:tr>
      <w:tr w:rsidR="00DD1BAB" w14:paraId="305F94BD" w14:textId="77777777" w:rsidTr="007B10FA">
        <w:trPr>
          <w:trHeight w:val="317"/>
        </w:trPr>
        <w:tc>
          <w:tcPr>
            <w:tcW w:w="980" w:type="pct"/>
            <w:tcBorders>
              <w:top w:val="nil"/>
              <w:bottom w:val="nil"/>
            </w:tcBorders>
            <w:vAlign w:val="top"/>
          </w:tcPr>
          <w:p w14:paraId="05A5E873" w14:textId="36640707" w:rsidR="00DD1BAB" w:rsidRPr="00DD1BAB" w:rsidRDefault="00DD1BAB" w:rsidP="00DD1BAB">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节育器</w:t>
            </w:r>
          </w:p>
        </w:tc>
        <w:tc>
          <w:tcPr>
            <w:tcW w:w="1340" w:type="pct"/>
            <w:tcBorders>
              <w:top w:val="nil"/>
              <w:bottom w:val="nil"/>
            </w:tcBorders>
            <w:vAlign w:val="top"/>
          </w:tcPr>
          <w:p w14:paraId="48D341E5" w14:textId="42BEF3C7"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138</w:t>
            </w:r>
          </w:p>
        </w:tc>
        <w:tc>
          <w:tcPr>
            <w:tcW w:w="1340" w:type="pct"/>
            <w:tcBorders>
              <w:top w:val="nil"/>
              <w:bottom w:val="nil"/>
            </w:tcBorders>
            <w:vAlign w:val="top"/>
          </w:tcPr>
          <w:p w14:paraId="6B93B7EB" w14:textId="7E3D27B5"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4.99</w:t>
            </w:r>
          </w:p>
        </w:tc>
        <w:tc>
          <w:tcPr>
            <w:tcW w:w="1340" w:type="pct"/>
            <w:tcBorders>
              <w:top w:val="nil"/>
              <w:bottom w:val="nil"/>
            </w:tcBorders>
            <w:vAlign w:val="top"/>
          </w:tcPr>
          <w:p w14:paraId="1D03A863" w14:textId="4BA319F0"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2.98</w:t>
            </w:r>
          </w:p>
        </w:tc>
      </w:tr>
      <w:tr w:rsidR="00DD1BAB" w14:paraId="4C93BC2A" w14:textId="77777777" w:rsidTr="007B10FA">
        <w:trPr>
          <w:trHeight w:val="317"/>
        </w:trPr>
        <w:tc>
          <w:tcPr>
            <w:tcW w:w="980" w:type="pct"/>
            <w:tcBorders>
              <w:top w:val="nil"/>
              <w:bottom w:val="nil"/>
            </w:tcBorders>
            <w:vAlign w:val="top"/>
          </w:tcPr>
          <w:p w14:paraId="37CBA6E3" w14:textId="2F813EA3" w:rsidR="00DD1BAB" w:rsidRPr="00DD1BAB" w:rsidRDefault="00DD1BAB" w:rsidP="00DD1BAB">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人工流产</w:t>
            </w:r>
          </w:p>
        </w:tc>
        <w:tc>
          <w:tcPr>
            <w:tcW w:w="1340" w:type="pct"/>
            <w:tcBorders>
              <w:top w:val="nil"/>
              <w:bottom w:val="nil"/>
            </w:tcBorders>
            <w:vAlign w:val="top"/>
          </w:tcPr>
          <w:p w14:paraId="1ACE2D6E" w14:textId="77B71706"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107</w:t>
            </w:r>
          </w:p>
        </w:tc>
        <w:tc>
          <w:tcPr>
            <w:tcW w:w="1340" w:type="pct"/>
            <w:tcBorders>
              <w:top w:val="nil"/>
              <w:bottom w:val="nil"/>
            </w:tcBorders>
            <w:vAlign w:val="top"/>
          </w:tcPr>
          <w:p w14:paraId="72B19C11" w14:textId="52FF7EA9"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3.87</w:t>
            </w:r>
          </w:p>
        </w:tc>
        <w:tc>
          <w:tcPr>
            <w:tcW w:w="1340" w:type="pct"/>
            <w:tcBorders>
              <w:top w:val="nil"/>
              <w:bottom w:val="nil"/>
            </w:tcBorders>
            <w:vAlign w:val="top"/>
          </w:tcPr>
          <w:p w14:paraId="22BD207A" w14:textId="710B21E7"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2.95</w:t>
            </w:r>
          </w:p>
        </w:tc>
      </w:tr>
      <w:tr w:rsidR="00DD1BAB" w14:paraId="0B510187" w14:textId="77777777" w:rsidTr="007B10FA">
        <w:trPr>
          <w:trHeight w:val="317"/>
        </w:trPr>
        <w:tc>
          <w:tcPr>
            <w:tcW w:w="980" w:type="pct"/>
            <w:tcBorders>
              <w:top w:val="nil"/>
              <w:bottom w:val="nil"/>
            </w:tcBorders>
            <w:vAlign w:val="top"/>
          </w:tcPr>
          <w:p w14:paraId="65F0AFEE" w14:textId="2464AC04" w:rsidR="00DD1BAB" w:rsidRPr="00DD1BAB" w:rsidRDefault="00DD1BAB" w:rsidP="00DD1BAB">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安全期避孕</w:t>
            </w:r>
          </w:p>
        </w:tc>
        <w:tc>
          <w:tcPr>
            <w:tcW w:w="1340" w:type="pct"/>
            <w:tcBorders>
              <w:top w:val="nil"/>
              <w:bottom w:val="nil"/>
            </w:tcBorders>
            <w:vAlign w:val="top"/>
          </w:tcPr>
          <w:p w14:paraId="5D9A3858" w14:textId="228AC1AD"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89</w:t>
            </w:r>
          </w:p>
        </w:tc>
        <w:tc>
          <w:tcPr>
            <w:tcW w:w="1340" w:type="pct"/>
            <w:tcBorders>
              <w:top w:val="nil"/>
              <w:bottom w:val="nil"/>
            </w:tcBorders>
            <w:vAlign w:val="top"/>
          </w:tcPr>
          <w:p w14:paraId="00705D9E" w14:textId="47C20C1A"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3.22</w:t>
            </w:r>
          </w:p>
        </w:tc>
        <w:tc>
          <w:tcPr>
            <w:tcW w:w="1340" w:type="pct"/>
            <w:tcBorders>
              <w:top w:val="nil"/>
              <w:bottom w:val="nil"/>
            </w:tcBorders>
            <w:vAlign w:val="top"/>
          </w:tcPr>
          <w:p w14:paraId="71C41B1C" w14:textId="7A1AB88F"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2.96</w:t>
            </w:r>
          </w:p>
        </w:tc>
      </w:tr>
      <w:tr w:rsidR="00DD1BAB" w14:paraId="201B4A34" w14:textId="77777777" w:rsidTr="007B10FA">
        <w:trPr>
          <w:trHeight w:val="317"/>
        </w:trPr>
        <w:tc>
          <w:tcPr>
            <w:tcW w:w="980" w:type="pct"/>
            <w:tcBorders>
              <w:top w:val="nil"/>
              <w:bottom w:val="nil"/>
            </w:tcBorders>
            <w:vAlign w:val="top"/>
          </w:tcPr>
          <w:p w14:paraId="71E55AAC" w14:textId="7461D069" w:rsidR="00DD1BAB" w:rsidRPr="00DD1BAB" w:rsidRDefault="00DD1BAB" w:rsidP="00DD1BAB">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绝育手术</w:t>
            </w:r>
          </w:p>
        </w:tc>
        <w:tc>
          <w:tcPr>
            <w:tcW w:w="1340" w:type="pct"/>
            <w:tcBorders>
              <w:top w:val="nil"/>
              <w:bottom w:val="nil"/>
            </w:tcBorders>
            <w:vAlign w:val="top"/>
          </w:tcPr>
          <w:p w14:paraId="341543E8" w14:textId="7F7887F4"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88</w:t>
            </w:r>
          </w:p>
        </w:tc>
        <w:tc>
          <w:tcPr>
            <w:tcW w:w="1340" w:type="pct"/>
            <w:tcBorders>
              <w:top w:val="nil"/>
              <w:bottom w:val="nil"/>
            </w:tcBorders>
            <w:vAlign w:val="top"/>
          </w:tcPr>
          <w:p w14:paraId="16F12C92" w14:textId="241D4526"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3.18</w:t>
            </w:r>
          </w:p>
        </w:tc>
        <w:tc>
          <w:tcPr>
            <w:tcW w:w="1340" w:type="pct"/>
            <w:tcBorders>
              <w:top w:val="nil"/>
              <w:bottom w:val="nil"/>
            </w:tcBorders>
            <w:vAlign w:val="top"/>
          </w:tcPr>
          <w:p w14:paraId="06D47864" w14:textId="1FF7FF94"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2.98</w:t>
            </w:r>
          </w:p>
        </w:tc>
      </w:tr>
      <w:tr w:rsidR="00DD1BAB" w14:paraId="3F5683F4" w14:textId="77777777" w:rsidTr="007B10FA">
        <w:trPr>
          <w:trHeight w:val="317"/>
        </w:trPr>
        <w:tc>
          <w:tcPr>
            <w:tcW w:w="980" w:type="pct"/>
            <w:tcBorders>
              <w:top w:val="nil"/>
              <w:bottom w:val="nil"/>
            </w:tcBorders>
            <w:vAlign w:val="top"/>
          </w:tcPr>
          <w:p w14:paraId="41112293" w14:textId="172D642C" w:rsidR="00DD1BAB" w:rsidRPr="00DD1BAB" w:rsidRDefault="00DD1BAB" w:rsidP="00DD1BAB">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避孕科普</w:t>
            </w:r>
          </w:p>
        </w:tc>
        <w:tc>
          <w:tcPr>
            <w:tcW w:w="1340" w:type="pct"/>
            <w:tcBorders>
              <w:top w:val="nil"/>
              <w:bottom w:val="nil"/>
            </w:tcBorders>
            <w:vAlign w:val="top"/>
          </w:tcPr>
          <w:p w14:paraId="208D3CDA" w14:textId="1FB763AC"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83</w:t>
            </w:r>
          </w:p>
        </w:tc>
        <w:tc>
          <w:tcPr>
            <w:tcW w:w="1340" w:type="pct"/>
            <w:tcBorders>
              <w:top w:val="nil"/>
              <w:bottom w:val="nil"/>
            </w:tcBorders>
            <w:vAlign w:val="top"/>
          </w:tcPr>
          <w:p w14:paraId="7D746A24" w14:textId="56C238B3"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3.00</w:t>
            </w:r>
          </w:p>
        </w:tc>
        <w:tc>
          <w:tcPr>
            <w:tcW w:w="1340" w:type="pct"/>
            <w:tcBorders>
              <w:top w:val="nil"/>
              <w:bottom w:val="nil"/>
            </w:tcBorders>
            <w:vAlign w:val="top"/>
          </w:tcPr>
          <w:p w14:paraId="49683F70" w14:textId="2A1FFA58"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2.97</w:t>
            </w:r>
          </w:p>
        </w:tc>
      </w:tr>
      <w:tr w:rsidR="00DD1BAB" w14:paraId="3F98D04C" w14:textId="77777777" w:rsidTr="007B10FA">
        <w:trPr>
          <w:trHeight w:val="317"/>
        </w:trPr>
        <w:tc>
          <w:tcPr>
            <w:tcW w:w="980" w:type="pct"/>
            <w:tcBorders>
              <w:top w:val="nil"/>
              <w:bottom w:val="nil"/>
            </w:tcBorders>
            <w:vAlign w:val="top"/>
          </w:tcPr>
          <w:p w14:paraId="651BBC92" w14:textId="00ADDF0A" w:rsidR="00DD1BAB" w:rsidRPr="00DD1BAB" w:rsidRDefault="00DD1BAB" w:rsidP="00DD1BAB">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体外排精</w:t>
            </w:r>
          </w:p>
        </w:tc>
        <w:tc>
          <w:tcPr>
            <w:tcW w:w="1340" w:type="pct"/>
            <w:tcBorders>
              <w:top w:val="nil"/>
              <w:bottom w:val="nil"/>
            </w:tcBorders>
            <w:vAlign w:val="top"/>
          </w:tcPr>
          <w:p w14:paraId="4F2D5580" w14:textId="4EE4C505"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69</w:t>
            </w:r>
          </w:p>
        </w:tc>
        <w:tc>
          <w:tcPr>
            <w:tcW w:w="1340" w:type="pct"/>
            <w:tcBorders>
              <w:top w:val="nil"/>
              <w:bottom w:val="nil"/>
            </w:tcBorders>
            <w:vAlign w:val="top"/>
          </w:tcPr>
          <w:p w14:paraId="3114ED72" w14:textId="48C62F2E"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2.49</w:t>
            </w:r>
          </w:p>
        </w:tc>
        <w:tc>
          <w:tcPr>
            <w:tcW w:w="1340" w:type="pct"/>
            <w:tcBorders>
              <w:top w:val="nil"/>
              <w:bottom w:val="nil"/>
            </w:tcBorders>
            <w:vAlign w:val="top"/>
          </w:tcPr>
          <w:p w14:paraId="741E0AFF" w14:textId="65FAD271"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2.98</w:t>
            </w:r>
          </w:p>
        </w:tc>
      </w:tr>
      <w:tr w:rsidR="00DD1BAB" w14:paraId="5F58D008" w14:textId="77777777" w:rsidTr="007B10FA">
        <w:trPr>
          <w:trHeight w:val="317"/>
        </w:trPr>
        <w:tc>
          <w:tcPr>
            <w:tcW w:w="980" w:type="pct"/>
            <w:tcBorders>
              <w:top w:val="nil"/>
              <w:bottom w:val="nil"/>
            </w:tcBorders>
            <w:vAlign w:val="top"/>
          </w:tcPr>
          <w:p w14:paraId="5C25897A" w14:textId="5260D02F" w:rsidR="00DD1BAB" w:rsidRPr="00DD1BAB" w:rsidRDefault="00DD1BAB" w:rsidP="00DD1BAB">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其他内容</w:t>
            </w:r>
          </w:p>
        </w:tc>
        <w:tc>
          <w:tcPr>
            <w:tcW w:w="1340" w:type="pct"/>
            <w:tcBorders>
              <w:top w:val="nil"/>
              <w:bottom w:val="nil"/>
            </w:tcBorders>
            <w:vAlign w:val="top"/>
          </w:tcPr>
          <w:p w14:paraId="44F7B842" w14:textId="3C174F37"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66</w:t>
            </w:r>
          </w:p>
        </w:tc>
        <w:tc>
          <w:tcPr>
            <w:tcW w:w="1340" w:type="pct"/>
            <w:tcBorders>
              <w:top w:val="nil"/>
              <w:bottom w:val="nil"/>
            </w:tcBorders>
            <w:vAlign w:val="top"/>
          </w:tcPr>
          <w:p w14:paraId="3125ED58" w14:textId="6852A6C9"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2.39</w:t>
            </w:r>
          </w:p>
        </w:tc>
        <w:tc>
          <w:tcPr>
            <w:tcW w:w="1340" w:type="pct"/>
            <w:tcBorders>
              <w:top w:val="nil"/>
              <w:bottom w:val="nil"/>
            </w:tcBorders>
            <w:vAlign w:val="top"/>
          </w:tcPr>
          <w:p w14:paraId="271803DC" w14:textId="2605C9D0"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2.93</w:t>
            </w:r>
          </w:p>
        </w:tc>
      </w:tr>
      <w:tr w:rsidR="00DD1BAB" w14:paraId="5AB21A6E" w14:textId="77777777" w:rsidTr="007B10FA">
        <w:trPr>
          <w:trHeight w:val="317"/>
        </w:trPr>
        <w:tc>
          <w:tcPr>
            <w:tcW w:w="980" w:type="pct"/>
            <w:tcBorders>
              <w:top w:val="nil"/>
              <w:bottom w:val="nil"/>
            </w:tcBorders>
            <w:vAlign w:val="top"/>
          </w:tcPr>
          <w:p w14:paraId="0577C7EE" w14:textId="198E65AE" w:rsidR="00DD1BAB" w:rsidRPr="00DD1BAB" w:rsidRDefault="00DD1BAB" w:rsidP="00DD1BAB">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lastRenderedPageBreak/>
              <w:t>女用安全套</w:t>
            </w:r>
          </w:p>
        </w:tc>
        <w:tc>
          <w:tcPr>
            <w:tcW w:w="1340" w:type="pct"/>
            <w:tcBorders>
              <w:top w:val="nil"/>
              <w:bottom w:val="nil"/>
            </w:tcBorders>
            <w:vAlign w:val="top"/>
          </w:tcPr>
          <w:p w14:paraId="25B72EDF" w14:textId="46C8A38E"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27</w:t>
            </w:r>
          </w:p>
        </w:tc>
        <w:tc>
          <w:tcPr>
            <w:tcW w:w="1340" w:type="pct"/>
            <w:tcBorders>
              <w:top w:val="nil"/>
              <w:bottom w:val="nil"/>
            </w:tcBorders>
            <w:vAlign w:val="top"/>
          </w:tcPr>
          <w:p w14:paraId="3A16381D" w14:textId="5AFA003B"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0.98</w:t>
            </w:r>
          </w:p>
        </w:tc>
        <w:tc>
          <w:tcPr>
            <w:tcW w:w="1340" w:type="pct"/>
            <w:tcBorders>
              <w:top w:val="nil"/>
              <w:bottom w:val="nil"/>
            </w:tcBorders>
            <w:vAlign w:val="top"/>
          </w:tcPr>
          <w:p w14:paraId="5F3DA364" w14:textId="2BB94E65"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2.99</w:t>
            </w:r>
          </w:p>
        </w:tc>
      </w:tr>
      <w:tr w:rsidR="00DD1BAB" w14:paraId="6747F00E" w14:textId="77777777" w:rsidTr="007B10FA">
        <w:trPr>
          <w:trHeight w:val="317"/>
        </w:trPr>
        <w:tc>
          <w:tcPr>
            <w:tcW w:w="980" w:type="pct"/>
            <w:tcBorders>
              <w:top w:val="nil"/>
              <w:bottom w:val="nil"/>
            </w:tcBorders>
            <w:vAlign w:val="top"/>
          </w:tcPr>
          <w:p w14:paraId="13958330" w14:textId="6E7D9775" w:rsidR="00DD1BAB" w:rsidRPr="00DD1BAB" w:rsidRDefault="00DD1BAB" w:rsidP="00DD1BAB">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避孕失败</w:t>
            </w:r>
          </w:p>
        </w:tc>
        <w:tc>
          <w:tcPr>
            <w:tcW w:w="1340" w:type="pct"/>
            <w:tcBorders>
              <w:top w:val="nil"/>
              <w:bottom w:val="nil"/>
            </w:tcBorders>
            <w:vAlign w:val="top"/>
          </w:tcPr>
          <w:p w14:paraId="048CD27E" w14:textId="1EFBEEB6"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25</w:t>
            </w:r>
          </w:p>
        </w:tc>
        <w:tc>
          <w:tcPr>
            <w:tcW w:w="1340" w:type="pct"/>
            <w:tcBorders>
              <w:top w:val="nil"/>
              <w:bottom w:val="nil"/>
            </w:tcBorders>
            <w:vAlign w:val="top"/>
          </w:tcPr>
          <w:p w14:paraId="4896164A" w14:textId="4E02F64B"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0.90</w:t>
            </w:r>
          </w:p>
        </w:tc>
        <w:tc>
          <w:tcPr>
            <w:tcW w:w="1340" w:type="pct"/>
            <w:tcBorders>
              <w:top w:val="nil"/>
              <w:bottom w:val="nil"/>
            </w:tcBorders>
            <w:vAlign w:val="top"/>
          </w:tcPr>
          <w:p w14:paraId="69D68F64" w14:textId="00737B6F"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2.91</w:t>
            </w:r>
          </w:p>
        </w:tc>
      </w:tr>
      <w:tr w:rsidR="00DD1BAB" w14:paraId="0C5B59D2" w14:textId="77777777" w:rsidTr="007B10FA">
        <w:trPr>
          <w:trHeight w:val="317"/>
        </w:trPr>
        <w:tc>
          <w:tcPr>
            <w:tcW w:w="980" w:type="pct"/>
            <w:tcBorders>
              <w:top w:val="nil"/>
              <w:bottom w:val="nil"/>
            </w:tcBorders>
            <w:vAlign w:val="top"/>
          </w:tcPr>
          <w:p w14:paraId="73D764CD" w14:textId="32A98A1A" w:rsidR="00DD1BAB" w:rsidRPr="00DD1BAB" w:rsidRDefault="00DD1BAB" w:rsidP="00DD1BAB">
            <w:pPr>
              <w:pStyle w:val="altz"/>
              <w:wordWrap/>
              <w:snapToGrid/>
              <w:spacing w:line="240" w:lineRule="auto"/>
              <w:ind w:firstLineChars="0" w:firstLine="0"/>
              <w:rPr>
                <w:rFonts w:ascii="宋体" w:eastAsia="宋体" w:hAnsi="宋体" w:hint="eastAsia"/>
                <w:sz w:val="21"/>
                <w:szCs w:val="21"/>
              </w:rPr>
            </w:pPr>
            <w:r w:rsidRPr="00DD1BAB">
              <w:rPr>
                <w:rFonts w:ascii="宋体" w:eastAsia="宋体" w:hAnsi="宋体"/>
                <w:sz w:val="21"/>
                <w:szCs w:val="21"/>
              </w:rPr>
              <w:t>新型避孕方式</w:t>
            </w:r>
          </w:p>
        </w:tc>
        <w:tc>
          <w:tcPr>
            <w:tcW w:w="1340" w:type="pct"/>
            <w:tcBorders>
              <w:top w:val="nil"/>
              <w:bottom w:val="nil"/>
            </w:tcBorders>
            <w:vAlign w:val="top"/>
          </w:tcPr>
          <w:p w14:paraId="5D486BEC" w14:textId="526FD73F"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17</w:t>
            </w:r>
          </w:p>
        </w:tc>
        <w:tc>
          <w:tcPr>
            <w:tcW w:w="1340" w:type="pct"/>
            <w:tcBorders>
              <w:top w:val="nil"/>
              <w:bottom w:val="nil"/>
            </w:tcBorders>
            <w:vAlign w:val="top"/>
          </w:tcPr>
          <w:p w14:paraId="35429B58" w14:textId="759A644F"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0.61</w:t>
            </w:r>
          </w:p>
        </w:tc>
        <w:tc>
          <w:tcPr>
            <w:tcW w:w="1340" w:type="pct"/>
            <w:tcBorders>
              <w:top w:val="nil"/>
              <w:bottom w:val="nil"/>
            </w:tcBorders>
            <w:vAlign w:val="top"/>
          </w:tcPr>
          <w:p w14:paraId="29430D20" w14:textId="0F568511" w:rsidR="00DD1BAB" w:rsidRPr="00DD1BAB" w:rsidRDefault="00DD1BAB" w:rsidP="00DD1BAB">
            <w:pPr>
              <w:pStyle w:val="altz"/>
              <w:wordWrap/>
              <w:snapToGrid/>
              <w:spacing w:line="240" w:lineRule="auto"/>
              <w:ind w:firstLineChars="0" w:firstLine="0"/>
              <w:rPr>
                <w:rFonts w:ascii="Times New Roman" w:hAnsi="Times New Roman"/>
                <w:sz w:val="21"/>
                <w:szCs w:val="21"/>
              </w:rPr>
            </w:pPr>
            <w:r w:rsidRPr="00DD1BAB">
              <w:rPr>
                <w:rFonts w:ascii="Times New Roman" w:hAnsi="Times New Roman"/>
                <w:sz w:val="21"/>
                <w:szCs w:val="21"/>
              </w:rPr>
              <w:t>2.95</w:t>
            </w:r>
          </w:p>
        </w:tc>
      </w:tr>
      <w:tr w:rsidR="00DD1BAB" w14:paraId="7A4DC946" w14:textId="77777777" w:rsidTr="007B10FA">
        <w:trPr>
          <w:trHeight w:val="317"/>
        </w:trPr>
        <w:tc>
          <w:tcPr>
            <w:tcW w:w="980" w:type="pct"/>
            <w:tcBorders>
              <w:top w:val="nil"/>
              <w:bottom w:val="single" w:sz="4" w:space="0" w:color="auto"/>
            </w:tcBorders>
            <w:vAlign w:val="top"/>
          </w:tcPr>
          <w:p w14:paraId="520F4557" w14:textId="5AC9F596" w:rsidR="00DD1BAB" w:rsidRPr="00DD1BAB" w:rsidRDefault="00DD1BAB" w:rsidP="00DD1BAB">
            <w:pPr>
              <w:pStyle w:val="altz"/>
              <w:wordWrap/>
              <w:snapToGrid/>
              <w:spacing w:line="240" w:lineRule="auto"/>
              <w:ind w:firstLineChars="0" w:firstLine="0"/>
              <w:rPr>
                <w:rFonts w:ascii="宋体" w:eastAsia="宋体" w:hAnsi="宋体" w:hint="eastAsia"/>
                <w:b/>
                <w:bCs/>
                <w:sz w:val="21"/>
                <w:szCs w:val="21"/>
              </w:rPr>
            </w:pPr>
            <w:r w:rsidRPr="00DD1BAB">
              <w:rPr>
                <w:rFonts w:ascii="宋体" w:eastAsia="宋体" w:hAnsi="宋体"/>
                <w:b/>
                <w:bCs/>
                <w:sz w:val="21"/>
                <w:szCs w:val="21"/>
              </w:rPr>
              <w:t>合计</w:t>
            </w:r>
          </w:p>
        </w:tc>
        <w:tc>
          <w:tcPr>
            <w:tcW w:w="1340" w:type="pct"/>
            <w:tcBorders>
              <w:top w:val="nil"/>
              <w:bottom w:val="single" w:sz="4" w:space="0" w:color="auto"/>
            </w:tcBorders>
            <w:vAlign w:val="top"/>
          </w:tcPr>
          <w:p w14:paraId="2D9A97DA" w14:textId="6537F443" w:rsidR="00DD1BAB" w:rsidRPr="00DD1BAB" w:rsidRDefault="00DD1BAB" w:rsidP="00DD1BAB">
            <w:pPr>
              <w:pStyle w:val="altz"/>
              <w:wordWrap/>
              <w:snapToGrid/>
              <w:spacing w:line="240" w:lineRule="auto"/>
              <w:ind w:firstLineChars="0" w:firstLine="0"/>
              <w:rPr>
                <w:rFonts w:ascii="Times New Roman" w:hAnsi="Times New Roman"/>
                <w:b/>
                <w:bCs/>
                <w:sz w:val="21"/>
                <w:szCs w:val="21"/>
              </w:rPr>
            </w:pPr>
            <w:r w:rsidRPr="00DD1BAB">
              <w:rPr>
                <w:rFonts w:ascii="Times New Roman" w:hAnsi="Times New Roman"/>
                <w:b/>
                <w:bCs/>
                <w:sz w:val="21"/>
                <w:szCs w:val="21"/>
              </w:rPr>
              <w:t>2767</w:t>
            </w:r>
          </w:p>
        </w:tc>
        <w:tc>
          <w:tcPr>
            <w:tcW w:w="1340" w:type="pct"/>
            <w:tcBorders>
              <w:top w:val="nil"/>
              <w:bottom w:val="single" w:sz="4" w:space="0" w:color="auto"/>
            </w:tcBorders>
            <w:vAlign w:val="top"/>
          </w:tcPr>
          <w:p w14:paraId="75135EF6" w14:textId="2E29690C" w:rsidR="00DD1BAB" w:rsidRPr="00DD1BAB" w:rsidRDefault="00DD1BAB" w:rsidP="00DD1BAB">
            <w:pPr>
              <w:pStyle w:val="altz"/>
              <w:wordWrap/>
              <w:snapToGrid/>
              <w:spacing w:line="240" w:lineRule="auto"/>
              <w:ind w:firstLineChars="0" w:firstLine="0"/>
              <w:rPr>
                <w:rFonts w:ascii="Times New Roman" w:hAnsi="Times New Roman"/>
                <w:b/>
                <w:bCs/>
                <w:sz w:val="21"/>
                <w:szCs w:val="21"/>
              </w:rPr>
            </w:pPr>
            <w:r w:rsidRPr="00DD1BAB">
              <w:rPr>
                <w:rFonts w:ascii="Times New Roman" w:hAnsi="Times New Roman"/>
                <w:b/>
                <w:bCs/>
                <w:sz w:val="21"/>
                <w:szCs w:val="21"/>
              </w:rPr>
              <w:t>100.00</w:t>
            </w:r>
          </w:p>
        </w:tc>
        <w:tc>
          <w:tcPr>
            <w:tcW w:w="1340" w:type="pct"/>
            <w:tcBorders>
              <w:top w:val="nil"/>
              <w:bottom w:val="single" w:sz="4" w:space="0" w:color="auto"/>
            </w:tcBorders>
            <w:vAlign w:val="top"/>
          </w:tcPr>
          <w:p w14:paraId="2EE3F57F" w14:textId="3FD785F5" w:rsidR="00DD1BAB" w:rsidRPr="00DD1BAB" w:rsidRDefault="00DD1BAB" w:rsidP="00DD1BAB">
            <w:pPr>
              <w:pStyle w:val="altz"/>
              <w:wordWrap/>
              <w:snapToGrid/>
              <w:spacing w:line="240" w:lineRule="auto"/>
              <w:ind w:firstLineChars="0" w:firstLine="0"/>
              <w:rPr>
                <w:rFonts w:ascii="Times New Roman" w:hAnsi="Times New Roman"/>
                <w:b/>
                <w:bCs/>
                <w:sz w:val="21"/>
                <w:szCs w:val="21"/>
              </w:rPr>
            </w:pPr>
            <w:r w:rsidRPr="00DD1BAB">
              <w:rPr>
                <w:rFonts w:ascii="Times New Roman" w:hAnsi="Times New Roman"/>
                <w:b/>
                <w:bCs/>
                <w:sz w:val="21"/>
                <w:szCs w:val="21"/>
              </w:rPr>
              <w:t>2.96</w:t>
            </w:r>
          </w:p>
        </w:tc>
      </w:tr>
    </w:tbl>
    <w:p w14:paraId="4A2DAB83" w14:textId="77777777" w:rsidR="00F54B80" w:rsidRDefault="00000000">
      <w:pPr>
        <w:pStyle w:val="2"/>
        <w:spacing w:before="163" w:after="163"/>
        <w:rPr>
          <w:rFonts w:hint="eastAsia"/>
        </w:rPr>
      </w:pPr>
      <w:bookmarkStart w:id="1970" w:name="_Toc228219376"/>
      <w:r>
        <w:rPr>
          <w:rFonts w:hint="eastAsia"/>
        </w:rPr>
        <w:t>本章小结</w:t>
      </w:r>
      <w:bookmarkEnd w:id="1970"/>
    </w:p>
    <w:p w14:paraId="74542E8C" w14:textId="21263568" w:rsidR="00CC329B" w:rsidRDefault="00CC329B" w:rsidP="009A6F4D">
      <w:pPr>
        <w:pStyle w:val="altz"/>
        <w:ind w:firstLine="480"/>
      </w:pPr>
      <w:r w:rsidRPr="00CC329B">
        <w:t>本章完成了从原始用户生成内容到标准化训练语料的系统性转化。首先，基于大语言模型的指令跟随能力，设计结构化提示词将口语化提问转化为规范问题；进而建立包含六维度质量审核的答案生成与人工修订流程。为突破人工评审效率瓶颈，通过多模型与临床专家的评分一致性对比，遴选</w:t>
      </w:r>
      <w:r w:rsidRPr="00CC329B">
        <w:t>DeepSeek-V3.2</w:t>
      </w:r>
      <w:r w:rsidRPr="00CC329B">
        <w:t>作为自动化裁判模型，确立了</w:t>
      </w:r>
      <w:r w:rsidRPr="00CC329B">
        <w:t>AI</w:t>
      </w:r>
      <w:r w:rsidRPr="00CC329B">
        <w:t>替代人工评审的可行路径。最终构建出包含</w:t>
      </w:r>
      <w:r w:rsidR="00513522">
        <w:t>2</w:t>
      </w:r>
      <w:r w:rsidRPr="00CC329B">
        <w:t>767</w:t>
      </w:r>
      <w:r w:rsidRPr="00CC329B">
        <w:t>条问答对的青少年生殖健康教育数据集，覆盖</w:t>
      </w:r>
      <w:r w:rsidRPr="00CC329B">
        <w:t>13</w:t>
      </w:r>
      <w:r w:rsidRPr="00CC329B">
        <w:t>个主题类别，在科学性、易读性与安全性</w:t>
      </w:r>
      <w:r>
        <w:rPr>
          <w:rFonts w:hint="eastAsia"/>
        </w:rPr>
        <w:t>指标</w:t>
      </w:r>
      <w:r w:rsidRPr="00CC329B">
        <w:t>上达到临床应用标准，为后续领域模型微调提供了高质量数据基础。</w:t>
      </w:r>
    </w:p>
    <w:p w14:paraId="02CDFEB5" w14:textId="77777777" w:rsidR="00F54B80" w:rsidRDefault="00F54B80">
      <w:pPr>
        <w:pStyle w:val="altz"/>
        <w:ind w:firstLine="480"/>
        <w:sectPr w:rsidR="00F54B80">
          <w:headerReference w:type="default" r:id="rId39"/>
          <w:endnotePr>
            <w:numFmt w:val="decimal"/>
          </w:endnotePr>
          <w:pgSz w:w="11906" w:h="16838"/>
          <w:pgMar w:top="1701" w:right="1418" w:bottom="1701" w:left="1418" w:header="851" w:footer="850" w:gutter="0"/>
          <w:cols w:space="425"/>
          <w:docGrid w:type="linesAndChars" w:linePitch="326"/>
        </w:sectPr>
      </w:pPr>
    </w:p>
    <w:p w14:paraId="53B90EF3" w14:textId="77777777" w:rsidR="00F54B80" w:rsidRDefault="00000000">
      <w:pPr>
        <w:pStyle w:val="1"/>
        <w:spacing w:before="326" w:after="326"/>
        <w:ind w:left="643" w:hanging="643"/>
        <w:rPr>
          <w:rFonts w:hint="eastAsia"/>
        </w:rPr>
      </w:pPr>
      <w:bookmarkStart w:id="1971" w:name="_Toc228219377"/>
      <w:r>
        <w:rPr>
          <w:rFonts w:hint="eastAsia"/>
        </w:rPr>
        <w:lastRenderedPageBreak/>
        <w:t>领域大语言模型微调与效果评估</w:t>
      </w:r>
      <w:bookmarkEnd w:id="1971"/>
    </w:p>
    <w:p w14:paraId="7D7F5F22" w14:textId="77777777" w:rsidR="00F54B80" w:rsidRDefault="00000000">
      <w:pPr>
        <w:pStyle w:val="2"/>
        <w:spacing w:before="163" w:after="163"/>
        <w:rPr>
          <w:rFonts w:hint="eastAsia"/>
        </w:rPr>
      </w:pPr>
      <w:bookmarkStart w:id="1972" w:name="_Toc228219378"/>
      <w:r>
        <w:rPr>
          <w:rFonts w:hint="eastAsia"/>
        </w:rPr>
        <w:t>实验设置</w:t>
      </w:r>
      <w:bookmarkEnd w:id="1972"/>
    </w:p>
    <w:p w14:paraId="6E51D67D" w14:textId="77777777" w:rsidR="00F90FD9" w:rsidRDefault="00000000" w:rsidP="00F90FD9">
      <w:pPr>
        <w:pStyle w:val="3"/>
        <w:spacing w:before="163" w:after="163"/>
        <w:rPr>
          <w:rFonts w:hint="eastAsia"/>
        </w:rPr>
      </w:pPr>
      <w:bookmarkStart w:id="1973" w:name="_Toc228219379"/>
      <w:r>
        <w:rPr>
          <w:rFonts w:hint="eastAsia"/>
        </w:rPr>
        <w:t>实验环境</w:t>
      </w:r>
      <w:bookmarkEnd w:id="1973"/>
    </w:p>
    <w:p w14:paraId="73C8A51A" w14:textId="77777777" w:rsidR="00F90FD9" w:rsidRDefault="00F90FD9" w:rsidP="00F90FD9">
      <w:pPr>
        <w:pStyle w:val="altz"/>
        <w:ind w:firstLine="480"/>
      </w:pPr>
      <w:r w:rsidRPr="00F90FD9">
        <w:rPr>
          <w:rFonts w:hint="eastAsia"/>
        </w:rPr>
        <w:t>本研究的所有模型训练与推理实验均基于统一的软硬件平台完成。</w:t>
      </w:r>
    </w:p>
    <w:p w14:paraId="26AFAFDD" w14:textId="2E436E74" w:rsidR="00D50681" w:rsidRDefault="00F90FD9" w:rsidP="00F90FD9">
      <w:pPr>
        <w:pStyle w:val="altz"/>
        <w:ind w:firstLine="480"/>
      </w:pPr>
      <w:r w:rsidRPr="00F90FD9">
        <w:rPr>
          <w:rFonts w:hint="eastAsia"/>
        </w:rPr>
        <w:t>硬件层面</w:t>
      </w:r>
      <w:r w:rsidR="00D50681">
        <w:rPr>
          <w:rFonts w:hint="eastAsia"/>
        </w:rPr>
        <w:t>（详见</w:t>
      </w:r>
      <w:r w:rsidR="00654A62" w:rsidRPr="00E57BEC">
        <w:fldChar w:fldCharType="begin"/>
      </w:r>
      <w:r w:rsidR="00654A62" w:rsidRPr="00E57BEC">
        <w:instrText xml:space="preserve"> </w:instrText>
      </w:r>
      <w:r w:rsidR="00654A62" w:rsidRPr="00E57BEC">
        <w:rPr>
          <w:rFonts w:hint="eastAsia"/>
        </w:rPr>
        <w:instrText>REF _Ref227862261 \h</w:instrText>
      </w:r>
      <w:r w:rsidR="00654A62" w:rsidRPr="00E57BEC">
        <w:instrText xml:space="preserve"> </w:instrText>
      </w:r>
      <w:r w:rsidR="00654A62" w:rsidRPr="00E57BEC">
        <w:fldChar w:fldCharType="separate"/>
      </w:r>
      <w:r w:rsidR="00654A62" w:rsidRPr="00E57BEC">
        <w:rPr>
          <w:rFonts w:hint="eastAsia"/>
        </w:rPr>
        <w:t>表</w:t>
      </w:r>
      <w:r w:rsidR="00654A62" w:rsidRPr="00E57BEC">
        <w:rPr>
          <w:rFonts w:hint="eastAsia"/>
        </w:rPr>
        <w:t xml:space="preserve"> </w:t>
      </w:r>
      <w:r w:rsidR="00654A62" w:rsidRPr="00E57BEC">
        <w:t>6</w:t>
      </w:r>
      <w:r w:rsidR="00654A62" w:rsidRPr="00E57BEC">
        <w:noBreakHyphen/>
        <w:t>1</w:t>
      </w:r>
      <w:r w:rsidR="00654A62" w:rsidRPr="00E57BEC">
        <w:fldChar w:fldCharType="end"/>
      </w:r>
      <w:r w:rsidR="00D50681" w:rsidRPr="00E57BEC">
        <w:rPr>
          <w:rFonts w:hint="eastAsia"/>
        </w:rPr>
        <w:t>）</w:t>
      </w:r>
      <w:r w:rsidRPr="00E57BEC">
        <w:rPr>
          <w:rFonts w:hint="eastAsia"/>
        </w:rPr>
        <w:t>，</w:t>
      </w:r>
      <w:r w:rsidRPr="00D50681">
        <w:rPr>
          <w:rFonts w:hint="eastAsia"/>
        </w:rPr>
        <w:t>实</w:t>
      </w:r>
      <w:r w:rsidRPr="00F90FD9">
        <w:rPr>
          <w:rFonts w:hint="eastAsia"/>
        </w:rPr>
        <w:t>验服务器配备多张</w:t>
      </w:r>
      <w:r w:rsidRPr="00F90FD9">
        <w:rPr>
          <w:rFonts w:hint="eastAsia"/>
        </w:rPr>
        <w:t>NVIDIA</w:t>
      </w:r>
      <w:r>
        <w:rPr>
          <w:rFonts w:hint="eastAsia"/>
        </w:rPr>
        <w:t xml:space="preserve"> </w:t>
      </w:r>
      <w:r w:rsidR="004A775D" w:rsidRPr="004A775D">
        <w:t>Quadro RTX 6000</w:t>
      </w:r>
      <w:r>
        <w:rPr>
          <w:rFonts w:hint="eastAsia"/>
        </w:rPr>
        <w:t xml:space="preserve"> 24</w:t>
      </w:r>
      <w:r w:rsidRPr="00F90FD9">
        <w:rPr>
          <w:rFonts w:hint="eastAsia"/>
        </w:rPr>
        <w:t>GB</w:t>
      </w:r>
      <w:r w:rsidRPr="00F90FD9">
        <w:rPr>
          <w:rFonts w:hint="eastAsia"/>
        </w:rPr>
        <w:t>显存</w:t>
      </w:r>
      <w:r w:rsidRPr="00F90FD9">
        <w:rPr>
          <w:rFonts w:hint="eastAsia"/>
        </w:rPr>
        <w:t>GPU</w:t>
      </w:r>
      <w:r w:rsidRPr="00F90FD9">
        <w:rPr>
          <w:rFonts w:hint="eastAsia"/>
        </w:rPr>
        <w:t>，并辅以高速</w:t>
      </w:r>
      <w:proofErr w:type="spellStart"/>
      <w:r w:rsidRPr="00F90FD9">
        <w:rPr>
          <w:rFonts w:hint="eastAsia"/>
        </w:rPr>
        <w:t>NVLink</w:t>
      </w:r>
      <w:proofErr w:type="spellEnd"/>
      <w:r w:rsidRPr="00F90FD9">
        <w:rPr>
          <w:rFonts w:hint="eastAsia"/>
        </w:rPr>
        <w:t>互联，以满足大参数量模型（如</w:t>
      </w:r>
      <w:r>
        <w:rPr>
          <w:rFonts w:hint="eastAsia"/>
        </w:rPr>
        <w:t>7</w:t>
      </w:r>
      <w:r w:rsidRPr="00F90FD9">
        <w:rPr>
          <w:rFonts w:hint="eastAsia"/>
        </w:rPr>
        <w:t>B</w:t>
      </w:r>
      <w:r w:rsidRPr="00F90FD9">
        <w:rPr>
          <w:rFonts w:hint="eastAsia"/>
        </w:rPr>
        <w:t>级别）的全量微调显</w:t>
      </w:r>
      <w:proofErr w:type="gramStart"/>
      <w:r w:rsidRPr="00F90FD9">
        <w:rPr>
          <w:rFonts w:hint="eastAsia"/>
        </w:rPr>
        <w:t>存需求</w:t>
      </w:r>
      <w:proofErr w:type="gramEnd"/>
      <w:r w:rsidRPr="00F90FD9">
        <w:rPr>
          <w:rFonts w:hint="eastAsia"/>
        </w:rPr>
        <w:t>与多卡并行训练效率。</w:t>
      </w:r>
    </w:p>
    <w:p w14:paraId="508FCC09" w14:textId="09D4735B" w:rsidR="00D50681" w:rsidRPr="00D50681" w:rsidRDefault="00D50681" w:rsidP="00FD4E6A">
      <w:pPr>
        <w:pStyle w:val="aff6"/>
        <w:spacing w:before="326" w:after="163"/>
      </w:pPr>
      <w:bookmarkStart w:id="1974" w:name="_Ref227862261"/>
      <w:bookmarkStart w:id="1975" w:name="_Toc228022957"/>
      <w:r w:rsidRPr="00D50681">
        <w:rPr>
          <w:rFonts w:hint="eastAsia"/>
        </w:rPr>
        <w:t>表</w:t>
      </w:r>
      <w:r w:rsidRPr="00D50681">
        <w:rPr>
          <w:rFonts w:hint="eastAsia"/>
        </w:rPr>
        <w:t xml:space="preserve"> </w:t>
      </w:r>
      <w:r w:rsidR="00492FE9">
        <w:fldChar w:fldCharType="begin"/>
      </w:r>
      <w:r w:rsidR="00492FE9">
        <w:instrText xml:space="preserve"> </w:instrText>
      </w:r>
      <w:r w:rsidR="00492FE9">
        <w:rPr>
          <w:rFonts w:hint="eastAsia"/>
        </w:rPr>
        <w:instrText>STYLEREF 1 \s</w:instrText>
      </w:r>
      <w:r w:rsidR="00492FE9">
        <w:instrText xml:space="preserve"> </w:instrText>
      </w:r>
      <w:r w:rsidR="00492FE9">
        <w:fldChar w:fldCharType="separate"/>
      </w:r>
      <w:r w:rsidR="00492FE9">
        <w:rPr>
          <w:noProof/>
        </w:rPr>
        <w:t>6</w:t>
      </w:r>
      <w:r w:rsidR="00492FE9">
        <w:fldChar w:fldCharType="end"/>
      </w:r>
      <w:r w:rsidR="00492FE9">
        <w:noBreakHyphen/>
      </w:r>
      <w:r w:rsidR="00492FE9">
        <w:fldChar w:fldCharType="begin"/>
      </w:r>
      <w:r w:rsidR="00492FE9">
        <w:instrText xml:space="preserve"> </w:instrText>
      </w:r>
      <w:r w:rsidR="00492FE9">
        <w:rPr>
          <w:rFonts w:hint="eastAsia"/>
        </w:rPr>
        <w:instrText xml:space="preserve">SEQ </w:instrText>
      </w:r>
      <w:r w:rsidR="00492FE9">
        <w:rPr>
          <w:rFonts w:hint="eastAsia"/>
        </w:rPr>
        <w:instrText>表</w:instrText>
      </w:r>
      <w:r w:rsidR="00492FE9">
        <w:rPr>
          <w:rFonts w:hint="eastAsia"/>
        </w:rPr>
        <w:instrText xml:space="preserve"> \* ARABIC \s 1</w:instrText>
      </w:r>
      <w:r w:rsidR="00492FE9">
        <w:instrText xml:space="preserve"> </w:instrText>
      </w:r>
      <w:r w:rsidR="00492FE9">
        <w:fldChar w:fldCharType="separate"/>
      </w:r>
      <w:r w:rsidR="00492FE9">
        <w:rPr>
          <w:noProof/>
        </w:rPr>
        <w:t>1</w:t>
      </w:r>
      <w:r w:rsidR="00492FE9">
        <w:fldChar w:fldCharType="end"/>
      </w:r>
      <w:bookmarkEnd w:id="1974"/>
      <w:r w:rsidRPr="00D50681">
        <w:rPr>
          <w:rFonts w:hint="eastAsia"/>
        </w:rPr>
        <w:t xml:space="preserve"> </w:t>
      </w:r>
      <w:r w:rsidRPr="00D50681">
        <w:rPr>
          <w:rFonts w:hint="eastAsia"/>
        </w:rPr>
        <w:t>硬件配置</w:t>
      </w:r>
      <w:bookmarkEnd w:id="1975"/>
    </w:p>
    <w:tbl>
      <w:tblPr>
        <w:tblStyle w:val="aff4"/>
        <w:tblW w:w="5000" w:type="pct"/>
        <w:tblLook w:val="04A0" w:firstRow="1" w:lastRow="0" w:firstColumn="1" w:lastColumn="0" w:noHBand="0" w:noVBand="1"/>
      </w:tblPr>
      <w:tblGrid>
        <w:gridCol w:w="3828"/>
        <w:gridCol w:w="5242"/>
      </w:tblGrid>
      <w:tr w:rsidR="00D50681" w14:paraId="348D8298" w14:textId="77777777" w:rsidTr="0078767D">
        <w:trPr>
          <w:cnfStyle w:val="100000000000" w:firstRow="1" w:lastRow="0" w:firstColumn="0" w:lastColumn="0" w:oddVBand="0" w:evenVBand="0" w:oddHBand="0" w:evenHBand="0" w:firstRowFirstColumn="0" w:firstRowLastColumn="0" w:lastRowFirstColumn="0" w:lastRowLastColumn="0"/>
          <w:trHeight w:val="317"/>
        </w:trPr>
        <w:tc>
          <w:tcPr>
            <w:tcW w:w="2110" w:type="pct"/>
            <w:tcBorders>
              <w:top w:val="single" w:sz="4" w:space="0" w:color="auto"/>
              <w:bottom w:val="single" w:sz="4" w:space="0" w:color="auto"/>
            </w:tcBorders>
          </w:tcPr>
          <w:p w14:paraId="7430A91B" w14:textId="77777777" w:rsidR="00D50681" w:rsidRPr="0078767D" w:rsidRDefault="00D50681" w:rsidP="00D50681">
            <w:pPr>
              <w:pStyle w:val="altz"/>
              <w:snapToGrid/>
              <w:spacing w:before="40" w:after="40" w:line="240" w:lineRule="auto"/>
              <w:ind w:firstLineChars="0" w:firstLine="0"/>
              <w:rPr>
                <w:rFonts w:ascii="宋体" w:eastAsia="宋体" w:hAnsi="宋体" w:hint="eastAsia"/>
                <w:sz w:val="21"/>
                <w:szCs w:val="20"/>
              </w:rPr>
            </w:pPr>
            <w:r w:rsidRPr="0078767D">
              <w:rPr>
                <w:rFonts w:ascii="宋体" w:eastAsia="宋体" w:hAnsi="宋体" w:hint="eastAsia"/>
                <w:sz w:val="21"/>
                <w:szCs w:val="20"/>
              </w:rPr>
              <w:t>硬件</w:t>
            </w:r>
          </w:p>
        </w:tc>
        <w:tc>
          <w:tcPr>
            <w:tcW w:w="2890" w:type="pct"/>
            <w:tcBorders>
              <w:top w:val="single" w:sz="4" w:space="0" w:color="auto"/>
              <w:bottom w:val="single" w:sz="4" w:space="0" w:color="auto"/>
            </w:tcBorders>
          </w:tcPr>
          <w:p w14:paraId="09D46759" w14:textId="77777777" w:rsidR="00D50681" w:rsidRPr="0078767D" w:rsidRDefault="00D50681" w:rsidP="00D50681">
            <w:pPr>
              <w:pStyle w:val="altz"/>
              <w:snapToGrid/>
              <w:spacing w:before="40" w:after="40" w:line="240" w:lineRule="auto"/>
              <w:ind w:firstLineChars="0" w:firstLine="0"/>
              <w:rPr>
                <w:rFonts w:ascii="宋体" w:eastAsia="宋体" w:hAnsi="宋体" w:hint="eastAsia"/>
                <w:sz w:val="21"/>
                <w:szCs w:val="20"/>
              </w:rPr>
            </w:pPr>
            <w:r w:rsidRPr="0078767D">
              <w:rPr>
                <w:rFonts w:ascii="宋体" w:eastAsia="宋体" w:hAnsi="宋体" w:hint="eastAsia"/>
                <w:sz w:val="21"/>
                <w:szCs w:val="20"/>
              </w:rPr>
              <w:t>配置</w:t>
            </w:r>
          </w:p>
        </w:tc>
      </w:tr>
      <w:tr w:rsidR="00D50681" w14:paraId="39A8E0F4" w14:textId="77777777" w:rsidTr="0078767D">
        <w:trPr>
          <w:trHeight w:val="317"/>
        </w:trPr>
        <w:tc>
          <w:tcPr>
            <w:tcW w:w="2110" w:type="pct"/>
            <w:tcBorders>
              <w:top w:val="single" w:sz="4" w:space="0" w:color="auto"/>
            </w:tcBorders>
          </w:tcPr>
          <w:p w14:paraId="33D7E313" w14:textId="77777777" w:rsidR="00D50681" w:rsidRPr="00D50681" w:rsidRDefault="00D50681" w:rsidP="008A3299">
            <w:pPr>
              <w:pStyle w:val="altz"/>
              <w:snapToGrid/>
              <w:spacing w:line="240" w:lineRule="auto"/>
              <w:ind w:firstLineChars="0" w:firstLine="0"/>
              <w:rPr>
                <w:rFonts w:ascii="宋体" w:eastAsia="宋体" w:hAnsi="宋体" w:hint="eastAsia"/>
                <w:sz w:val="21"/>
                <w:szCs w:val="20"/>
              </w:rPr>
            </w:pPr>
            <w:r w:rsidRPr="00D50681">
              <w:rPr>
                <w:rFonts w:ascii="宋体" w:eastAsia="宋体" w:hAnsi="宋体" w:hint="eastAsia"/>
                <w:sz w:val="21"/>
                <w:szCs w:val="20"/>
              </w:rPr>
              <w:t>处理器</w:t>
            </w:r>
          </w:p>
        </w:tc>
        <w:tc>
          <w:tcPr>
            <w:tcW w:w="2890" w:type="pct"/>
            <w:tcBorders>
              <w:top w:val="single" w:sz="4" w:space="0" w:color="auto"/>
            </w:tcBorders>
          </w:tcPr>
          <w:p w14:paraId="7C2F3248" w14:textId="77777777" w:rsidR="00D50681" w:rsidRPr="00D50681" w:rsidRDefault="00D50681" w:rsidP="008A3299">
            <w:pPr>
              <w:pStyle w:val="altz"/>
              <w:snapToGrid/>
              <w:spacing w:line="240" w:lineRule="auto"/>
              <w:ind w:firstLineChars="0" w:firstLine="0"/>
              <w:rPr>
                <w:rFonts w:ascii="Times New Roman" w:hAnsi="Times New Roman"/>
                <w:sz w:val="21"/>
                <w:szCs w:val="20"/>
              </w:rPr>
            </w:pPr>
            <w:r w:rsidRPr="00D50681">
              <w:rPr>
                <w:rFonts w:ascii="Times New Roman" w:hAnsi="Times New Roman"/>
                <w:sz w:val="21"/>
                <w:szCs w:val="20"/>
              </w:rPr>
              <w:t xml:space="preserve">Intel(R) Xeon(R) Silver 4214 </w:t>
            </w:r>
            <w:proofErr w:type="gramStart"/>
            <w:r w:rsidRPr="00D50681">
              <w:rPr>
                <w:rFonts w:ascii="Times New Roman" w:hAnsi="Times New Roman"/>
                <w:sz w:val="21"/>
                <w:szCs w:val="20"/>
              </w:rPr>
              <w:t>CPU @</w:t>
            </w:r>
            <w:proofErr w:type="gramEnd"/>
            <w:r w:rsidRPr="00D50681">
              <w:rPr>
                <w:rFonts w:ascii="Times New Roman" w:hAnsi="Times New Roman"/>
                <w:sz w:val="21"/>
                <w:szCs w:val="20"/>
              </w:rPr>
              <w:t xml:space="preserve"> 2.20GHz</w:t>
            </w:r>
          </w:p>
        </w:tc>
      </w:tr>
      <w:tr w:rsidR="00D50681" w14:paraId="5700BCE1" w14:textId="77777777" w:rsidTr="008A3299">
        <w:trPr>
          <w:trHeight w:val="317"/>
        </w:trPr>
        <w:tc>
          <w:tcPr>
            <w:tcW w:w="2110" w:type="pct"/>
          </w:tcPr>
          <w:p w14:paraId="1ECAC097" w14:textId="77777777" w:rsidR="00D50681" w:rsidRPr="00D50681" w:rsidRDefault="00D50681" w:rsidP="008A3299">
            <w:pPr>
              <w:pStyle w:val="altz"/>
              <w:snapToGrid/>
              <w:spacing w:line="240" w:lineRule="auto"/>
              <w:ind w:firstLineChars="0" w:firstLine="0"/>
              <w:rPr>
                <w:rFonts w:ascii="宋体" w:eastAsia="宋体" w:hAnsi="宋体" w:hint="eastAsia"/>
                <w:sz w:val="21"/>
                <w:szCs w:val="20"/>
              </w:rPr>
            </w:pPr>
            <w:r w:rsidRPr="00D50681">
              <w:rPr>
                <w:rFonts w:ascii="宋体" w:eastAsia="宋体" w:hAnsi="宋体" w:hint="eastAsia"/>
                <w:sz w:val="21"/>
                <w:szCs w:val="20"/>
              </w:rPr>
              <w:t>显卡</w:t>
            </w:r>
          </w:p>
        </w:tc>
        <w:tc>
          <w:tcPr>
            <w:tcW w:w="2890" w:type="pct"/>
          </w:tcPr>
          <w:p w14:paraId="634B336D" w14:textId="77777777" w:rsidR="00D50681" w:rsidRPr="00D50681" w:rsidRDefault="00D50681" w:rsidP="008A3299">
            <w:pPr>
              <w:pStyle w:val="altz"/>
              <w:snapToGrid/>
              <w:spacing w:line="240" w:lineRule="auto"/>
              <w:ind w:firstLineChars="0" w:firstLine="0"/>
              <w:rPr>
                <w:rFonts w:ascii="Times New Roman" w:hAnsi="Times New Roman"/>
                <w:sz w:val="21"/>
                <w:szCs w:val="20"/>
              </w:rPr>
            </w:pPr>
            <w:r w:rsidRPr="00D50681">
              <w:rPr>
                <w:rFonts w:ascii="Times New Roman" w:hAnsi="Times New Roman"/>
                <w:sz w:val="21"/>
                <w:szCs w:val="20"/>
              </w:rPr>
              <w:t>Quadro RTX 6000 24GB * 4</w:t>
            </w:r>
          </w:p>
        </w:tc>
      </w:tr>
      <w:tr w:rsidR="00D50681" w14:paraId="51AB3D3A" w14:textId="77777777" w:rsidTr="008A3299">
        <w:trPr>
          <w:trHeight w:val="317"/>
        </w:trPr>
        <w:tc>
          <w:tcPr>
            <w:tcW w:w="2110" w:type="pct"/>
          </w:tcPr>
          <w:p w14:paraId="525AED3D" w14:textId="77777777" w:rsidR="00D50681" w:rsidRPr="00D50681" w:rsidRDefault="00D50681" w:rsidP="008A3299">
            <w:pPr>
              <w:pStyle w:val="altz"/>
              <w:snapToGrid/>
              <w:spacing w:line="240" w:lineRule="auto"/>
              <w:ind w:firstLineChars="0" w:firstLine="0"/>
              <w:rPr>
                <w:rFonts w:ascii="宋体" w:eastAsia="宋体" w:hAnsi="宋体" w:hint="eastAsia"/>
                <w:sz w:val="21"/>
                <w:szCs w:val="20"/>
              </w:rPr>
            </w:pPr>
            <w:r w:rsidRPr="00D50681">
              <w:rPr>
                <w:rFonts w:ascii="宋体" w:eastAsia="宋体" w:hAnsi="宋体" w:hint="eastAsia"/>
                <w:sz w:val="21"/>
                <w:szCs w:val="20"/>
              </w:rPr>
              <w:t>内存</w:t>
            </w:r>
          </w:p>
        </w:tc>
        <w:tc>
          <w:tcPr>
            <w:tcW w:w="2890" w:type="pct"/>
          </w:tcPr>
          <w:p w14:paraId="054C0D6A" w14:textId="77777777" w:rsidR="00D50681" w:rsidRPr="00D50681" w:rsidRDefault="00D50681" w:rsidP="008A3299">
            <w:pPr>
              <w:pStyle w:val="altz"/>
              <w:snapToGrid/>
              <w:spacing w:line="240" w:lineRule="auto"/>
              <w:ind w:firstLineChars="0" w:firstLine="0"/>
              <w:rPr>
                <w:rFonts w:ascii="Times New Roman" w:hAnsi="Times New Roman"/>
                <w:sz w:val="21"/>
                <w:szCs w:val="20"/>
              </w:rPr>
            </w:pPr>
            <w:r w:rsidRPr="00D50681">
              <w:rPr>
                <w:rFonts w:ascii="Times New Roman" w:hAnsi="Times New Roman"/>
                <w:sz w:val="21"/>
                <w:szCs w:val="20"/>
              </w:rPr>
              <w:t>256 GB</w:t>
            </w:r>
          </w:p>
        </w:tc>
      </w:tr>
      <w:tr w:rsidR="00D50681" w14:paraId="20486678" w14:textId="77777777" w:rsidTr="008A3299">
        <w:trPr>
          <w:trHeight w:val="317"/>
        </w:trPr>
        <w:tc>
          <w:tcPr>
            <w:tcW w:w="2110" w:type="pct"/>
            <w:tcBorders>
              <w:bottom w:val="single" w:sz="4" w:space="0" w:color="auto"/>
            </w:tcBorders>
          </w:tcPr>
          <w:p w14:paraId="3158A9DF" w14:textId="77777777" w:rsidR="00D50681" w:rsidRPr="00D50681" w:rsidRDefault="00D50681" w:rsidP="008A3299">
            <w:pPr>
              <w:pStyle w:val="altz"/>
              <w:snapToGrid/>
              <w:spacing w:line="240" w:lineRule="auto"/>
              <w:ind w:firstLineChars="0" w:firstLine="0"/>
              <w:rPr>
                <w:rFonts w:ascii="宋体" w:eastAsia="宋体" w:hAnsi="宋体" w:hint="eastAsia"/>
                <w:sz w:val="21"/>
                <w:szCs w:val="20"/>
              </w:rPr>
            </w:pPr>
            <w:r w:rsidRPr="00D50681">
              <w:rPr>
                <w:rFonts w:ascii="宋体" w:eastAsia="宋体" w:hAnsi="宋体" w:hint="eastAsia"/>
                <w:sz w:val="21"/>
                <w:szCs w:val="20"/>
              </w:rPr>
              <w:t>存储</w:t>
            </w:r>
          </w:p>
        </w:tc>
        <w:tc>
          <w:tcPr>
            <w:tcW w:w="2890" w:type="pct"/>
            <w:tcBorders>
              <w:bottom w:val="single" w:sz="4" w:space="0" w:color="auto"/>
            </w:tcBorders>
          </w:tcPr>
          <w:p w14:paraId="317994A6" w14:textId="77777777" w:rsidR="00D50681" w:rsidRPr="00D50681" w:rsidRDefault="00D50681" w:rsidP="008A3299">
            <w:pPr>
              <w:pStyle w:val="altz"/>
              <w:snapToGrid/>
              <w:spacing w:line="240" w:lineRule="auto"/>
              <w:ind w:firstLineChars="0" w:firstLine="0"/>
              <w:rPr>
                <w:rFonts w:ascii="Times New Roman" w:hAnsi="Times New Roman"/>
                <w:sz w:val="21"/>
                <w:szCs w:val="20"/>
              </w:rPr>
            </w:pPr>
            <w:r w:rsidRPr="00D50681">
              <w:rPr>
                <w:rFonts w:ascii="Times New Roman" w:hAnsi="Times New Roman"/>
                <w:sz w:val="21"/>
                <w:szCs w:val="20"/>
              </w:rPr>
              <w:t>8 TB</w:t>
            </w:r>
          </w:p>
        </w:tc>
      </w:tr>
    </w:tbl>
    <w:p w14:paraId="01B9935E" w14:textId="42072B04" w:rsidR="00F54B80" w:rsidRDefault="00F90FD9" w:rsidP="00F90FD9">
      <w:pPr>
        <w:pStyle w:val="altz"/>
        <w:ind w:firstLine="480"/>
      </w:pPr>
      <w:r w:rsidRPr="00F90FD9">
        <w:rPr>
          <w:rFonts w:hint="eastAsia"/>
        </w:rPr>
        <w:t>软件环境方面</w:t>
      </w:r>
      <w:r w:rsidR="00DF2E71">
        <w:rPr>
          <w:rFonts w:hint="eastAsia"/>
        </w:rPr>
        <w:t>（详</w:t>
      </w:r>
      <w:r w:rsidR="00DF2E71" w:rsidRPr="00DF2E71">
        <w:rPr>
          <w:rFonts w:hint="eastAsia"/>
        </w:rPr>
        <w:t>见</w:t>
      </w:r>
      <w:r w:rsidR="00DF2E71" w:rsidRPr="00DF2E71">
        <w:fldChar w:fldCharType="begin"/>
      </w:r>
      <w:r w:rsidR="00DF2E71" w:rsidRPr="00DF2E71">
        <w:instrText xml:space="preserve"> </w:instrText>
      </w:r>
      <w:r w:rsidR="00DF2E71" w:rsidRPr="00DF2E71">
        <w:rPr>
          <w:rFonts w:hint="eastAsia"/>
        </w:rPr>
        <w:instrText>REF _Ref227860872 \h</w:instrText>
      </w:r>
      <w:r w:rsidR="00DF2E71" w:rsidRPr="00DF2E71">
        <w:instrText xml:space="preserve"> </w:instrText>
      </w:r>
      <w:r w:rsidR="00DF2E71" w:rsidRPr="00DF2E71">
        <w:fldChar w:fldCharType="separate"/>
      </w:r>
      <w:r w:rsidR="00E57BEC" w:rsidRPr="00D50681">
        <w:rPr>
          <w:rFonts w:hint="eastAsia"/>
        </w:rPr>
        <w:t>表</w:t>
      </w:r>
      <w:r w:rsidR="00E57BEC" w:rsidRPr="00D50681">
        <w:rPr>
          <w:rFonts w:hint="eastAsia"/>
        </w:rPr>
        <w:t xml:space="preserve"> </w:t>
      </w:r>
      <w:r w:rsidR="00E57BEC">
        <w:rPr>
          <w:noProof/>
        </w:rPr>
        <w:t>6</w:t>
      </w:r>
      <w:r w:rsidR="00E57BEC">
        <w:noBreakHyphen/>
      </w:r>
      <w:r w:rsidR="00E57BEC">
        <w:rPr>
          <w:noProof/>
        </w:rPr>
        <w:t>2</w:t>
      </w:r>
      <w:r w:rsidR="00DF2E71" w:rsidRPr="00DF2E71">
        <w:fldChar w:fldCharType="end"/>
      </w:r>
      <w:r w:rsidR="00DF2E71" w:rsidRPr="00DF2E71">
        <w:rPr>
          <w:rFonts w:hint="eastAsia"/>
        </w:rPr>
        <w:t>）</w:t>
      </w:r>
      <w:r w:rsidRPr="00DF2E71">
        <w:rPr>
          <w:rFonts w:hint="eastAsia"/>
        </w:rPr>
        <w:t>，操作系</w:t>
      </w:r>
      <w:r w:rsidRPr="00F90FD9">
        <w:rPr>
          <w:rFonts w:hint="eastAsia"/>
        </w:rPr>
        <w:t>统采用</w:t>
      </w:r>
      <w:r w:rsidRPr="00F90FD9">
        <w:rPr>
          <w:rFonts w:hint="eastAsia"/>
        </w:rPr>
        <w:t>Ubuntu</w:t>
      </w:r>
      <w:r>
        <w:rPr>
          <w:rFonts w:hint="eastAsia"/>
        </w:rPr>
        <w:t xml:space="preserve"> </w:t>
      </w:r>
      <w:r w:rsidRPr="00F90FD9">
        <w:rPr>
          <w:rFonts w:hint="eastAsia"/>
        </w:rPr>
        <w:t>22.04 LTS</w:t>
      </w:r>
      <w:r w:rsidRPr="00F90FD9">
        <w:rPr>
          <w:rFonts w:hint="eastAsia"/>
        </w:rPr>
        <w:t>，深度学习框架为</w:t>
      </w:r>
      <w:proofErr w:type="spellStart"/>
      <w:r w:rsidRPr="00F90FD9">
        <w:rPr>
          <w:rFonts w:hint="eastAsia"/>
        </w:rPr>
        <w:t>PyTorch</w:t>
      </w:r>
      <w:proofErr w:type="spellEnd"/>
      <w:r w:rsidRPr="00F90FD9">
        <w:rPr>
          <w:rFonts w:hint="eastAsia"/>
        </w:rPr>
        <w:t xml:space="preserve"> 2.1.0</w:t>
      </w:r>
      <w:r w:rsidRPr="00F90FD9">
        <w:rPr>
          <w:rFonts w:hint="eastAsia"/>
        </w:rPr>
        <w:t>，</w:t>
      </w:r>
      <w:r w:rsidRPr="00F90FD9">
        <w:rPr>
          <w:rFonts w:hint="eastAsia"/>
        </w:rPr>
        <w:t>CUDA</w:t>
      </w:r>
      <w:r w:rsidRPr="00F90FD9">
        <w:rPr>
          <w:rFonts w:hint="eastAsia"/>
        </w:rPr>
        <w:t>版本为</w:t>
      </w:r>
      <w:r w:rsidRPr="00F90FD9">
        <w:rPr>
          <w:rFonts w:hint="eastAsia"/>
        </w:rPr>
        <w:t>12.</w:t>
      </w:r>
      <w:r>
        <w:rPr>
          <w:rFonts w:hint="eastAsia"/>
        </w:rPr>
        <w:t>8</w:t>
      </w:r>
      <w:r w:rsidRPr="00F90FD9">
        <w:rPr>
          <w:rFonts w:hint="eastAsia"/>
        </w:rPr>
        <w:t>，并配套安装了与硬件匹配的</w:t>
      </w:r>
      <w:proofErr w:type="spellStart"/>
      <w:r w:rsidRPr="00F90FD9">
        <w:rPr>
          <w:rFonts w:hint="eastAsia"/>
        </w:rPr>
        <w:t>cuDNN</w:t>
      </w:r>
      <w:proofErr w:type="spellEnd"/>
      <w:r w:rsidRPr="00F90FD9">
        <w:rPr>
          <w:rFonts w:hint="eastAsia"/>
        </w:rPr>
        <w:t>加速库。模型微调框架选用</w:t>
      </w:r>
      <w:proofErr w:type="spellStart"/>
      <w:r w:rsidRPr="00F90FD9">
        <w:rPr>
          <w:rFonts w:hint="eastAsia"/>
        </w:rPr>
        <w:t>LLaMAFactory</w:t>
      </w:r>
      <w:proofErr w:type="spellEnd"/>
      <w:r w:rsidRPr="00F90FD9">
        <w:rPr>
          <w:rFonts w:hint="eastAsia"/>
        </w:rPr>
        <w:t>（</w:t>
      </w:r>
      <w:r w:rsidRPr="00F90FD9">
        <w:t>0.9.5.dev0</w:t>
      </w:r>
      <w:r w:rsidRPr="00F90FD9">
        <w:rPr>
          <w:rFonts w:hint="eastAsia"/>
        </w:rPr>
        <w:t>），该开源框架支持多种主流大语言模型的预训练、有监督微调与奖励模型训练，</w:t>
      </w:r>
      <w:proofErr w:type="gramStart"/>
      <w:r w:rsidRPr="00F90FD9">
        <w:rPr>
          <w:rFonts w:hint="eastAsia"/>
        </w:rPr>
        <w:t>并内建</w:t>
      </w:r>
      <w:proofErr w:type="gramEnd"/>
      <w:r w:rsidRPr="00F90FD9">
        <w:rPr>
          <w:rFonts w:hint="eastAsia"/>
        </w:rPr>
        <w:t>了对</w:t>
      </w:r>
      <w:proofErr w:type="spellStart"/>
      <w:r w:rsidRPr="00F90FD9">
        <w:rPr>
          <w:rFonts w:hint="eastAsia"/>
        </w:rPr>
        <w:t>LoRA</w:t>
      </w:r>
      <w:proofErr w:type="spellEnd"/>
      <w:ins w:id="1976" w:author="Zixuan Zhou" w:date="2026-04-27T03:02:00Z" w16du:dateUtc="2026-04-26T19:02:00Z">
        <w:r w:rsidR="005B5F9F">
          <w:rPr>
            <w:rFonts w:hint="eastAsia"/>
          </w:rPr>
          <w:t>（</w:t>
        </w:r>
        <w:r w:rsidR="005B5F9F">
          <w:rPr>
            <w:rFonts w:hint="eastAsia"/>
          </w:rPr>
          <w:t>Low-Rank Adaption</w:t>
        </w:r>
        <w:r w:rsidR="005B5F9F">
          <w:rPr>
            <w:rFonts w:hint="eastAsia"/>
          </w:rPr>
          <w:t>）</w:t>
        </w:r>
      </w:ins>
      <w:r w:rsidRPr="00F90FD9">
        <w:rPr>
          <w:rFonts w:hint="eastAsia"/>
        </w:rPr>
        <w:t>、</w:t>
      </w:r>
      <w:proofErr w:type="spellStart"/>
      <w:r w:rsidRPr="00F90FD9">
        <w:rPr>
          <w:rFonts w:hint="eastAsia"/>
        </w:rPr>
        <w:t>QLoRA</w:t>
      </w:r>
      <w:proofErr w:type="spellEnd"/>
      <w:ins w:id="1977" w:author="Zixuan Zhou" w:date="2026-04-27T03:03:00Z" w16du:dateUtc="2026-04-26T19:03:00Z">
        <w:r w:rsidR="002F4674">
          <w:rPr>
            <w:rFonts w:hint="eastAsia"/>
          </w:rPr>
          <w:t>（</w:t>
        </w:r>
        <w:r w:rsidR="002F4674">
          <w:rPr>
            <w:rFonts w:hint="eastAsia"/>
          </w:rPr>
          <w:t>Quantized Low-Rank Adaption</w:t>
        </w:r>
        <w:r w:rsidR="002F4674">
          <w:rPr>
            <w:rFonts w:hint="eastAsia"/>
          </w:rPr>
          <w:t>）</w:t>
        </w:r>
      </w:ins>
      <w:r w:rsidRPr="00F90FD9">
        <w:rPr>
          <w:rFonts w:hint="eastAsia"/>
        </w:rPr>
        <w:t>等参数高效微调方法的原生支持，以及</w:t>
      </w:r>
      <w:proofErr w:type="spellStart"/>
      <w:r w:rsidRPr="00F90FD9">
        <w:rPr>
          <w:rFonts w:hint="eastAsia"/>
        </w:rPr>
        <w:t>DeepSpeed</w:t>
      </w:r>
      <w:proofErr w:type="spellEnd"/>
      <w:r w:rsidRPr="00F90FD9">
        <w:rPr>
          <w:rFonts w:hint="eastAsia"/>
        </w:rPr>
        <w:t>、</w:t>
      </w:r>
      <w:r w:rsidRPr="00F90FD9">
        <w:rPr>
          <w:rFonts w:hint="eastAsia"/>
        </w:rPr>
        <w:t>FSDP</w:t>
      </w:r>
      <w:r w:rsidRPr="00F90FD9">
        <w:rPr>
          <w:rFonts w:hint="eastAsia"/>
        </w:rPr>
        <w:t>等分布式训练加速方案，能够显著降低领域微调的工程门槛与资源开销。所有实验均在</w:t>
      </w:r>
      <w:r w:rsidRPr="00F90FD9">
        <w:rPr>
          <w:rFonts w:hint="eastAsia"/>
        </w:rPr>
        <w:t>Python 3.1</w:t>
      </w:r>
      <w:r>
        <w:rPr>
          <w:rFonts w:hint="eastAsia"/>
        </w:rPr>
        <w:t>2</w:t>
      </w:r>
      <w:r w:rsidRPr="00F90FD9">
        <w:rPr>
          <w:rFonts w:hint="eastAsia"/>
        </w:rPr>
        <w:t>环境下运行，依赖包版本通过</w:t>
      </w:r>
      <w:r>
        <w:rPr>
          <w:rFonts w:hint="eastAsia"/>
        </w:rPr>
        <w:t>Anac</w:t>
      </w:r>
      <w:r w:rsidRPr="00F90FD9">
        <w:rPr>
          <w:rFonts w:hint="eastAsia"/>
        </w:rPr>
        <w:t>onda</w:t>
      </w:r>
      <w:r w:rsidRPr="00F90FD9">
        <w:rPr>
          <w:rFonts w:hint="eastAsia"/>
        </w:rPr>
        <w:t>虚拟环境进行严格隔离与统一管理，以确保实验结果的可复现性。</w:t>
      </w:r>
    </w:p>
    <w:p w14:paraId="6A901D27" w14:textId="267A51E6" w:rsidR="00D50681" w:rsidRPr="00D50681" w:rsidRDefault="00D50681" w:rsidP="00486D0E">
      <w:pPr>
        <w:pStyle w:val="aff6"/>
        <w:spacing w:before="326" w:after="163"/>
      </w:pPr>
      <w:bookmarkStart w:id="1978" w:name="_Ref227860872"/>
      <w:bookmarkStart w:id="1979" w:name="_Toc228022958"/>
      <w:r w:rsidRPr="00D50681">
        <w:rPr>
          <w:rFonts w:hint="eastAsia"/>
        </w:rPr>
        <w:t>表</w:t>
      </w:r>
      <w:r w:rsidRPr="00D50681">
        <w:rPr>
          <w:rFonts w:hint="eastAsia"/>
        </w:rPr>
        <w:t xml:space="preserve"> </w:t>
      </w:r>
      <w:r w:rsidR="00492FE9">
        <w:fldChar w:fldCharType="begin"/>
      </w:r>
      <w:r w:rsidR="00492FE9">
        <w:instrText xml:space="preserve"> </w:instrText>
      </w:r>
      <w:r w:rsidR="00492FE9">
        <w:rPr>
          <w:rFonts w:hint="eastAsia"/>
        </w:rPr>
        <w:instrText>STYLEREF 1 \s</w:instrText>
      </w:r>
      <w:r w:rsidR="00492FE9">
        <w:instrText xml:space="preserve"> </w:instrText>
      </w:r>
      <w:r w:rsidR="00492FE9">
        <w:fldChar w:fldCharType="separate"/>
      </w:r>
      <w:r w:rsidR="00492FE9">
        <w:rPr>
          <w:noProof/>
        </w:rPr>
        <w:t>6</w:t>
      </w:r>
      <w:r w:rsidR="00492FE9">
        <w:fldChar w:fldCharType="end"/>
      </w:r>
      <w:r w:rsidR="00492FE9">
        <w:noBreakHyphen/>
      </w:r>
      <w:r w:rsidR="00492FE9">
        <w:fldChar w:fldCharType="begin"/>
      </w:r>
      <w:r w:rsidR="00492FE9">
        <w:instrText xml:space="preserve"> </w:instrText>
      </w:r>
      <w:r w:rsidR="00492FE9">
        <w:rPr>
          <w:rFonts w:hint="eastAsia"/>
        </w:rPr>
        <w:instrText xml:space="preserve">SEQ </w:instrText>
      </w:r>
      <w:r w:rsidR="00492FE9">
        <w:rPr>
          <w:rFonts w:hint="eastAsia"/>
        </w:rPr>
        <w:instrText>表</w:instrText>
      </w:r>
      <w:r w:rsidR="00492FE9">
        <w:rPr>
          <w:rFonts w:hint="eastAsia"/>
        </w:rPr>
        <w:instrText xml:space="preserve"> \* ARABIC \s 1</w:instrText>
      </w:r>
      <w:r w:rsidR="00492FE9">
        <w:instrText xml:space="preserve"> </w:instrText>
      </w:r>
      <w:r w:rsidR="00492FE9">
        <w:fldChar w:fldCharType="separate"/>
      </w:r>
      <w:r w:rsidR="00492FE9">
        <w:rPr>
          <w:noProof/>
        </w:rPr>
        <w:t>2</w:t>
      </w:r>
      <w:r w:rsidR="00492FE9">
        <w:fldChar w:fldCharType="end"/>
      </w:r>
      <w:bookmarkEnd w:id="1978"/>
      <w:r w:rsidRPr="00D50681">
        <w:rPr>
          <w:rFonts w:hint="eastAsia"/>
        </w:rPr>
        <w:t xml:space="preserve"> </w:t>
      </w:r>
      <w:r w:rsidRPr="00D50681">
        <w:rPr>
          <w:rFonts w:hint="eastAsia"/>
        </w:rPr>
        <w:t>实验软件环境配置</w:t>
      </w:r>
      <w:bookmarkEnd w:id="1979"/>
    </w:p>
    <w:tbl>
      <w:tblPr>
        <w:tblW w:w="9064" w:type="dxa"/>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3969"/>
        <w:gridCol w:w="5095"/>
      </w:tblGrid>
      <w:tr w:rsidR="00D50681" w:rsidRPr="00356663" w14:paraId="180D7B91" w14:textId="77777777" w:rsidTr="008A3299">
        <w:trPr>
          <w:trHeight w:val="317"/>
        </w:trPr>
        <w:tc>
          <w:tcPr>
            <w:tcW w:w="3969" w:type="dxa"/>
            <w:tcBorders>
              <w:top w:val="single" w:sz="4" w:space="0" w:color="auto"/>
              <w:left w:val="nil"/>
              <w:bottom w:val="single" w:sz="4" w:space="0" w:color="auto"/>
              <w:right w:val="nil"/>
            </w:tcBorders>
            <w:vAlign w:val="center"/>
            <w:hideMark/>
          </w:tcPr>
          <w:p w14:paraId="487C4131" w14:textId="77777777" w:rsidR="00D50681" w:rsidRPr="00356663" w:rsidRDefault="00D50681" w:rsidP="00D50681">
            <w:pPr>
              <w:pStyle w:val="altz"/>
              <w:snapToGrid/>
              <w:spacing w:line="240" w:lineRule="auto"/>
              <w:ind w:firstLineChars="0" w:firstLine="0"/>
              <w:rPr>
                <w:sz w:val="21"/>
                <w:szCs w:val="20"/>
              </w:rPr>
            </w:pPr>
            <w:r w:rsidRPr="00356663">
              <w:rPr>
                <w:sz w:val="21"/>
                <w:szCs w:val="20"/>
              </w:rPr>
              <w:t>软件</w:t>
            </w:r>
            <w:r w:rsidRPr="00356663">
              <w:rPr>
                <w:sz w:val="21"/>
                <w:szCs w:val="20"/>
              </w:rPr>
              <w:t>/</w:t>
            </w:r>
            <w:r w:rsidRPr="00356663">
              <w:rPr>
                <w:sz w:val="21"/>
                <w:szCs w:val="20"/>
              </w:rPr>
              <w:t>组件</w:t>
            </w:r>
          </w:p>
        </w:tc>
        <w:tc>
          <w:tcPr>
            <w:tcW w:w="5095" w:type="dxa"/>
            <w:tcBorders>
              <w:top w:val="single" w:sz="4" w:space="0" w:color="auto"/>
              <w:left w:val="nil"/>
              <w:bottom w:val="single" w:sz="4" w:space="0" w:color="auto"/>
              <w:right w:val="nil"/>
            </w:tcBorders>
            <w:vAlign w:val="center"/>
            <w:hideMark/>
          </w:tcPr>
          <w:p w14:paraId="61DDE0FF" w14:textId="77777777" w:rsidR="00D50681" w:rsidRPr="00356663" w:rsidRDefault="00D50681" w:rsidP="00D50681">
            <w:pPr>
              <w:pStyle w:val="altz"/>
              <w:snapToGrid/>
              <w:spacing w:line="240" w:lineRule="auto"/>
              <w:ind w:firstLineChars="0" w:firstLine="0"/>
              <w:rPr>
                <w:sz w:val="21"/>
                <w:szCs w:val="20"/>
              </w:rPr>
            </w:pPr>
            <w:r w:rsidRPr="00356663">
              <w:rPr>
                <w:sz w:val="21"/>
                <w:szCs w:val="20"/>
              </w:rPr>
              <w:t>版本</w:t>
            </w:r>
            <w:r w:rsidRPr="00356663">
              <w:rPr>
                <w:sz w:val="21"/>
                <w:szCs w:val="20"/>
              </w:rPr>
              <w:t>/</w:t>
            </w:r>
            <w:r w:rsidRPr="00356663">
              <w:rPr>
                <w:sz w:val="21"/>
                <w:szCs w:val="20"/>
              </w:rPr>
              <w:t>说明</w:t>
            </w:r>
          </w:p>
        </w:tc>
      </w:tr>
      <w:tr w:rsidR="00D50681" w:rsidRPr="00D50681" w14:paraId="22FC1BFF" w14:textId="77777777" w:rsidTr="008A3299">
        <w:trPr>
          <w:trHeight w:val="317"/>
        </w:trPr>
        <w:tc>
          <w:tcPr>
            <w:tcW w:w="3969" w:type="dxa"/>
            <w:tcBorders>
              <w:top w:val="single" w:sz="4" w:space="0" w:color="auto"/>
              <w:left w:val="nil"/>
              <w:bottom w:val="nil"/>
              <w:right w:val="nil"/>
            </w:tcBorders>
            <w:vAlign w:val="center"/>
            <w:hideMark/>
          </w:tcPr>
          <w:p w14:paraId="584A36DA"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操作系统</w:t>
            </w:r>
          </w:p>
        </w:tc>
        <w:tc>
          <w:tcPr>
            <w:tcW w:w="5095" w:type="dxa"/>
            <w:tcBorders>
              <w:top w:val="single" w:sz="4" w:space="0" w:color="auto"/>
              <w:left w:val="nil"/>
              <w:bottom w:val="nil"/>
              <w:right w:val="nil"/>
            </w:tcBorders>
            <w:vAlign w:val="center"/>
            <w:hideMark/>
          </w:tcPr>
          <w:p w14:paraId="3227267B"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Ubuntu 22.04 LTS</w:t>
            </w:r>
          </w:p>
        </w:tc>
      </w:tr>
      <w:tr w:rsidR="00D50681" w:rsidRPr="00D50681" w14:paraId="3FE73B05" w14:textId="77777777" w:rsidTr="008A3299">
        <w:trPr>
          <w:trHeight w:val="317"/>
        </w:trPr>
        <w:tc>
          <w:tcPr>
            <w:tcW w:w="3969" w:type="dxa"/>
            <w:tcBorders>
              <w:top w:val="nil"/>
              <w:left w:val="nil"/>
              <w:bottom w:val="nil"/>
              <w:right w:val="nil"/>
            </w:tcBorders>
            <w:vAlign w:val="center"/>
            <w:hideMark/>
          </w:tcPr>
          <w:p w14:paraId="3CCABAE9"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Python</w:t>
            </w:r>
          </w:p>
        </w:tc>
        <w:tc>
          <w:tcPr>
            <w:tcW w:w="5095" w:type="dxa"/>
            <w:tcBorders>
              <w:top w:val="nil"/>
              <w:left w:val="nil"/>
              <w:bottom w:val="nil"/>
              <w:right w:val="nil"/>
            </w:tcBorders>
            <w:vAlign w:val="center"/>
            <w:hideMark/>
          </w:tcPr>
          <w:p w14:paraId="48715C1A"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3.12</w:t>
            </w:r>
          </w:p>
        </w:tc>
      </w:tr>
      <w:tr w:rsidR="00D50681" w:rsidRPr="00D50681" w14:paraId="7D46E69A" w14:textId="77777777" w:rsidTr="008A3299">
        <w:trPr>
          <w:trHeight w:val="317"/>
        </w:trPr>
        <w:tc>
          <w:tcPr>
            <w:tcW w:w="3969" w:type="dxa"/>
            <w:tcBorders>
              <w:top w:val="nil"/>
              <w:left w:val="nil"/>
              <w:bottom w:val="nil"/>
              <w:right w:val="nil"/>
            </w:tcBorders>
            <w:vAlign w:val="center"/>
            <w:hideMark/>
          </w:tcPr>
          <w:p w14:paraId="24D00609"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深度学习框架</w:t>
            </w:r>
          </w:p>
        </w:tc>
        <w:tc>
          <w:tcPr>
            <w:tcW w:w="5095" w:type="dxa"/>
            <w:tcBorders>
              <w:top w:val="nil"/>
              <w:left w:val="nil"/>
              <w:bottom w:val="nil"/>
              <w:right w:val="nil"/>
            </w:tcBorders>
            <w:vAlign w:val="center"/>
            <w:hideMark/>
          </w:tcPr>
          <w:p w14:paraId="5B844B3A" w14:textId="77777777" w:rsidR="00D50681" w:rsidRPr="00D50681" w:rsidRDefault="00D50681" w:rsidP="00D50681">
            <w:pPr>
              <w:pStyle w:val="altz"/>
              <w:snapToGrid/>
              <w:spacing w:line="240" w:lineRule="auto"/>
              <w:ind w:firstLineChars="0" w:firstLine="0"/>
              <w:rPr>
                <w:sz w:val="21"/>
                <w:szCs w:val="20"/>
              </w:rPr>
            </w:pPr>
            <w:proofErr w:type="spellStart"/>
            <w:r w:rsidRPr="00D50681">
              <w:rPr>
                <w:sz w:val="21"/>
                <w:szCs w:val="20"/>
              </w:rPr>
              <w:t>PyTorch</w:t>
            </w:r>
            <w:proofErr w:type="spellEnd"/>
            <w:r w:rsidRPr="00D50681">
              <w:rPr>
                <w:sz w:val="21"/>
                <w:szCs w:val="20"/>
              </w:rPr>
              <w:t xml:space="preserve"> 2.1.0</w:t>
            </w:r>
          </w:p>
        </w:tc>
      </w:tr>
      <w:tr w:rsidR="00D50681" w:rsidRPr="00D50681" w14:paraId="5C8712AE" w14:textId="77777777" w:rsidTr="008A3299">
        <w:trPr>
          <w:trHeight w:val="317"/>
        </w:trPr>
        <w:tc>
          <w:tcPr>
            <w:tcW w:w="3969" w:type="dxa"/>
            <w:tcBorders>
              <w:top w:val="nil"/>
              <w:left w:val="nil"/>
              <w:bottom w:val="nil"/>
              <w:right w:val="nil"/>
            </w:tcBorders>
            <w:vAlign w:val="center"/>
            <w:hideMark/>
          </w:tcPr>
          <w:p w14:paraId="2409AFC9"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CUDA</w:t>
            </w:r>
          </w:p>
        </w:tc>
        <w:tc>
          <w:tcPr>
            <w:tcW w:w="5095" w:type="dxa"/>
            <w:tcBorders>
              <w:top w:val="nil"/>
              <w:left w:val="nil"/>
              <w:bottom w:val="nil"/>
              <w:right w:val="nil"/>
            </w:tcBorders>
            <w:vAlign w:val="center"/>
            <w:hideMark/>
          </w:tcPr>
          <w:p w14:paraId="22A98604"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12.8</w:t>
            </w:r>
          </w:p>
        </w:tc>
      </w:tr>
      <w:tr w:rsidR="00D50681" w:rsidRPr="00D50681" w14:paraId="28836287" w14:textId="77777777" w:rsidTr="008A3299">
        <w:trPr>
          <w:trHeight w:val="317"/>
        </w:trPr>
        <w:tc>
          <w:tcPr>
            <w:tcW w:w="3969" w:type="dxa"/>
            <w:tcBorders>
              <w:top w:val="nil"/>
              <w:left w:val="nil"/>
              <w:bottom w:val="nil"/>
              <w:right w:val="nil"/>
            </w:tcBorders>
            <w:vAlign w:val="center"/>
            <w:hideMark/>
          </w:tcPr>
          <w:p w14:paraId="44E48523" w14:textId="77777777" w:rsidR="00D50681" w:rsidRPr="00D50681" w:rsidRDefault="00D50681" w:rsidP="00D50681">
            <w:pPr>
              <w:pStyle w:val="altz"/>
              <w:snapToGrid/>
              <w:spacing w:line="240" w:lineRule="auto"/>
              <w:ind w:firstLineChars="0" w:firstLine="0"/>
              <w:rPr>
                <w:sz w:val="21"/>
                <w:szCs w:val="20"/>
              </w:rPr>
            </w:pPr>
            <w:proofErr w:type="spellStart"/>
            <w:r w:rsidRPr="00D50681">
              <w:rPr>
                <w:sz w:val="21"/>
                <w:szCs w:val="20"/>
              </w:rPr>
              <w:t>cuDNN</w:t>
            </w:r>
            <w:proofErr w:type="spellEnd"/>
          </w:p>
        </w:tc>
        <w:tc>
          <w:tcPr>
            <w:tcW w:w="5095" w:type="dxa"/>
            <w:tcBorders>
              <w:top w:val="nil"/>
              <w:left w:val="nil"/>
              <w:bottom w:val="nil"/>
              <w:right w:val="nil"/>
            </w:tcBorders>
            <w:vAlign w:val="center"/>
            <w:hideMark/>
          </w:tcPr>
          <w:p w14:paraId="0DD46716" w14:textId="1D53A62D" w:rsidR="00D50681" w:rsidRPr="00D50681" w:rsidRDefault="00D50681" w:rsidP="00D50681">
            <w:pPr>
              <w:pStyle w:val="altz"/>
              <w:snapToGrid/>
              <w:spacing w:line="240" w:lineRule="auto"/>
              <w:ind w:firstLineChars="0" w:firstLine="0"/>
              <w:rPr>
                <w:sz w:val="21"/>
                <w:szCs w:val="20"/>
              </w:rPr>
            </w:pPr>
            <w:r w:rsidRPr="00D50681">
              <w:rPr>
                <w:sz w:val="21"/>
                <w:szCs w:val="20"/>
              </w:rPr>
              <w:t>与</w:t>
            </w:r>
            <w:r w:rsidRPr="00D50681">
              <w:rPr>
                <w:sz w:val="21"/>
                <w:szCs w:val="20"/>
              </w:rPr>
              <w:t>CUDA 12.8</w:t>
            </w:r>
            <w:r w:rsidRPr="00D50681">
              <w:rPr>
                <w:sz w:val="21"/>
                <w:szCs w:val="20"/>
              </w:rPr>
              <w:t>配套版本</w:t>
            </w:r>
          </w:p>
        </w:tc>
      </w:tr>
      <w:tr w:rsidR="00D50681" w:rsidRPr="00D50681" w14:paraId="4F3ADA73" w14:textId="77777777" w:rsidTr="008A3299">
        <w:trPr>
          <w:trHeight w:val="317"/>
        </w:trPr>
        <w:tc>
          <w:tcPr>
            <w:tcW w:w="3969" w:type="dxa"/>
            <w:tcBorders>
              <w:top w:val="nil"/>
              <w:left w:val="nil"/>
              <w:bottom w:val="nil"/>
              <w:right w:val="nil"/>
            </w:tcBorders>
            <w:vAlign w:val="center"/>
            <w:hideMark/>
          </w:tcPr>
          <w:p w14:paraId="53679CF9" w14:textId="77777777" w:rsidR="00D50681" w:rsidRPr="00D50681" w:rsidRDefault="00D50681" w:rsidP="00D50681">
            <w:pPr>
              <w:pStyle w:val="altz"/>
              <w:snapToGrid/>
              <w:spacing w:line="240" w:lineRule="auto"/>
              <w:ind w:firstLineChars="0" w:firstLine="0"/>
              <w:rPr>
                <w:sz w:val="21"/>
                <w:szCs w:val="20"/>
              </w:rPr>
            </w:pPr>
            <w:r w:rsidRPr="00D50681">
              <w:rPr>
                <w:sz w:val="21"/>
                <w:szCs w:val="20"/>
              </w:rPr>
              <w:t>模型微调框架</w:t>
            </w:r>
          </w:p>
        </w:tc>
        <w:tc>
          <w:tcPr>
            <w:tcW w:w="5095" w:type="dxa"/>
            <w:tcBorders>
              <w:top w:val="nil"/>
              <w:left w:val="nil"/>
              <w:bottom w:val="nil"/>
              <w:right w:val="nil"/>
            </w:tcBorders>
            <w:vAlign w:val="center"/>
            <w:hideMark/>
          </w:tcPr>
          <w:p w14:paraId="48FDE4AF" w14:textId="77777777" w:rsidR="00D50681" w:rsidRPr="00D50681" w:rsidRDefault="00D50681" w:rsidP="00D50681">
            <w:pPr>
              <w:pStyle w:val="altz"/>
              <w:snapToGrid/>
              <w:spacing w:line="240" w:lineRule="auto"/>
              <w:ind w:firstLineChars="0" w:firstLine="0"/>
              <w:rPr>
                <w:sz w:val="21"/>
                <w:szCs w:val="20"/>
              </w:rPr>
            </w:pPr>
            <w:proofErr w:type="spellStart"/>
            <w:r w:rsidRPr="00D50681">
              <w:rPr>
                <w:sz w:val="21"/>
                <w:szCs w:val="20"/>
              </w:rPr>
              <w:t>LLaMAFactory</w:t>
            </w:r>
            <w:proofErr w:type="spellEnd"/>
            <w:r w:rsidRPr="00D50681">
              <w:rPr>
                <w:sz w:val="21"/>
                <w:szCs w:val="20"/>
              </w:rPr>
              <w:t xml:space="preserve"> 0.9.5.dev0</w:t>
            </w:r>
          </w:p>
        </w:tc>
      </w:tr>
      <w:tr w:rsidR="00D50681" w:rsidRPr="00D50681" w14:paraId="60EA5D97" w14:textId="77777777" w:rsidTr="008A3299">
        <w:trPr>
          <w:trHeight w:val="317"/>
        </w:trPr>
        <w:tc>
          <w:tcPr>
            <w:tcW w:w="3969" w:type="dxa"/>
            <w:tcBorders>
              <w:top w:val="nil"/>
              <w:left w:val="nil"/>
              <w:bottom w:val="single" w:sz="4" w:space="0" w:color="auto"/>
              <w:right w:val="nil"/>
            </w:tcBorders>
            <w:vAlign w:val="center"/>
            <w:hideMark/>
          </w:tcPr>
          <w:p w14:paraId="1FDB558E" w14:textId="77777777" w:rsidR="00D50681" w:rsidRPr="00D50681" w:rsidRDefault="00D50681" w:rsidP="00DF2E71">
            <w:pPr>
              <w:pStyle w:val="altz"/>
              <w:snapToGrid/>
              <w:spacing w:line="240" w:lineRule="auto"/>
              <w:ind w:firstLineChars="0" w:firstLine="0"/>
              <w:rPr>
                <w:sz w:val="21"/>
                <w:szCs w:val="20"/>
              </w:rPr>
            </w:pPr>
            <w:r w:rsidRPr="00D50681">
              <w:rPr>
                <w:sz w:val="21"/>
                <w:szCs w:val="20"/>
              </w:rPr>
              <w:t>环境管理工具</w:t>
            </w:r>
          </w:p>
        </w:tc>
        <w:tc>
          <w:tcPr>
            <w:tcW w:w="5095" w:type="dxa"/>
            <w:tcBorders>
              <w:top w:val="nil"/>
              <w:left w:val="nil"/>
              <w:bottom w:val="single" w:sz="4" w:space="0" w:color="auto"/>
              <w:right w:val="nil"/>
            </w:tcBorders>
            <w:vAlign w:val="center"/>
            <w:hideMark/>
          </w:tcPr>
          <w:p w14:paraId="3C6DF204" w14:textId="2D1AD76D" w:rsidR="00D50681" w:rsidRPr="00D50681" w:rsidRDefault="00D50681" w:rsidP="00DF2E71">
            <w:pPr>
              <w:pStyle w:val="altz"/>
              <w:snapToGrid/>
              <w:spacing w:line="240" w:lineRule="auto"/>
              <w:ind w:firstLineChars="0" w:firstLine="0"/>
              <w:rPr>
                <w:sz w:val="21"/>
                <w:szCs w:val="20"/>
              </w:rPr>
            </w:pPr>
            <w:r w:rsidRPr="00D50681">
              <w:rPr>
                <w:sz w:val="21"/>
                <w:szCs w:val="20"/>
              </w:rPr>
              <w:t>Anaconda</w:t>
            </w:r>
            <w:r w:rsidRPr="00D50681">
              <w:rPr>
                <w:sz w:val="21"/>
                <w:szCs w:val="20"/>
              </w:rPr>
              <w:t>虚拟环境</w:t>
            </w:r>
          </w:p>
        </w:tc>
      </w:tr>
    </w:tbl>
    <w:p w14:paraId="7B5865A7" w14:textId="0B5CC51F" w:rsidR="00D50681" w:rsidDel="00D95BED" w:rsidRDefault="00D50681" w:rsidP="00F90FD9">
      <w:pPr>
        <w:pStyle w:val="altz"/>
        <w:ind w:firstLine="480"/>
        <w:rPr>
          <w:del w:id="1980" w:author="Zixuan Zhou" w:date="2026-04-27T21:43:00Z" w16du:dateUtc="2026-04-27T13:43:00Z"/>
        </w:rPr>
      </w:pPr>
      <w:bookmarkStart w:id="1981" w:name="_Toc228219380"/>
      <w:bookmarkEnd w:id="1981"/>
    </w:p>
    <w:p w14:paraId="47571D4B" w14:textId="14E0176C" w:rsidR="00F54B80" w:rsidRDefault="00000000" w:rsidP="00F90FD9">
      <w:pPr>
        <w:pStyle w:val="3"/>
        <w:spacing w:before="163" w:after="163"/>
        <w:rPr>
          <w:rFonts w:hint="eastAsia"/>
        </w:rPr>
      </w:pPr>
      <w:bookmarkStart w:id="1982" w:name="_Toc228219381"/>
      <w:r>
        <w:rPr>
          <w:rFonts w:hint="eastAsia"/>
        </w:rPr>
        <w:t>基础模型介绍</w:t>
      </w:r>
      <w:bookmarkEnd w:id="1982"/>
    </w:p>
    <w:p w14:paraId="00ACB95B" w14:textId="765086CA" w:rsidR="00F90FD9" w:rsidRPr="00F90FD9" w:rsidRDefault="00F90FD9" w:rsidP="00F90FD9">
      <w:pPr>
        <w:pStyle w:val="altz"/>
        <w:ind w:firstLine="480"/>
      </w:pPr>
      <w:r w:rsidRPr="00F90FD9">
        <w:t>为全面考察不同架构、不同参数规模的大语言模型在青少年生殖健康这一垂直领域上的微调潜力与性能边界，本研究系统性地选用了阿里巴巴通义千</w:t>
      </w:r>
      <w:del w:id="1983" w:author="Zixuan Zhou" w:date="2026-04-27T21:43:00Z" w16du:dateUtc="2026-04-27T13:43:00Z">
        <w:r w:rsidRPr="00F90FD9" w:rsidDel="00D95BED">
          <w:delText>问（</w:delText>
        </w:r>
        <w:r w:rsidRPr="00F90FD9" w:rsidDel="00D95BED">
          <w:delText>Qwen</w:delText>
        </w:r>
        <w:r w:rsidRPr="00F90FD9" w:rsidDel="00D95BED">
          <w:delText>）</w:delText>
        </w:r>
      </w:del>
      <w:r w:rsidRPr="00F90FD9">
        <w:t>家族的两代代表性模型作为实验基座，具体涵盖</w:t>
      </w:r>
      <w:r w:rsidRPr="00F90FD9">
        <w:t>Qwen2.5</w:t>
      </w:r>
      <w:r w:rsidRPr="00F90FD9">
        <w:t>系列与</w:t>
      </w:r>
      <w:r w:rsidRPr="00F90FD9">
        <w:t>Qwen3</w:t>
      </w:r>
      <w:r w:rsidRPr="00F90FD9">
        <w:t>系列。选择上述模型的核心原因在于：其一，</w:t>
      </w:r>
      <w:r w:rsidRPr="00F90FD9">
        <w:t>Qwen</w:t>
      </w:r>
      <w:r w:rsidRPr="00F90FD9">
        <w:t>系列在中文自然语言理解与生成任务上表现优异，其</w:t>
      </w:r>
      <w:proofErr w:type="gramStart"/>
      <w:r w:rsidRPr="00F90FD9">
        <w:t>预训练</w:t>
      </w:r>
      <w:proofErr w:type="gramEnd"/>
      <w:r w:rsidRPr="00F90FD9">
        <w:t>语料中包含了丰富的中文医学与健康科普文本，为后续领域微调提供了良好的语义基础；其二，</w:t>
      </w:r>
      <w:proofErr w:type="spellStart"/>
      <w:r w:rsidRPr="00F90FD9">
        <w:t>Qwen</w:t>
      </w:r>
      <w:proofErr w:type="spellEnd"/>
      <w:r w:rsidRPr="00F90FD9">
        <w:t>系列开源生态完善，从</w:t>
      </w:r>
      <w:r w:rsidRPr="00F90FD9">
        <w:t>1.5B</w:t>
      </w:r>
      <w:r w:rsidRPr="00F90FD9">
        <w:t>到</w:t>
      </w:r>
      <w:r>
        <w:rPr>
          <w:rFonts w:hint="eastAsia"/>
        </w:rPr>
        <w:t>7</w:t>
      </w:r>
      <w:r w:rsidRPr="00F90FD9">
        <w:t>B</w:t>
      </w:r>
      <w:r w:rsidRPr="00F90FD9">
        <w:t>形成了较为完整的参数规模梯度，便于本研究开展跨尺度的对照分析；其三，</w:t>
      </w:r>
      <w:r w:rsidRPr="00F90FD9">
        <w:t>Qwen2.5</w:t>
      </w:r>
      <w:r w:rsidRPr="00F90FD9">
        <w:t>与</w:t>
      </w:r>
      <w:r w:rsidRPr="00F90FD9">
        <w:t>Qwen3</w:t>
      </w:r>
      <w:r w:rsidRPr="00F90FD9">
        <w:t>分别代表了不同的技术代际，前者以稳定成熟著称，后者则引入了更优的推理架构与指令跟随能力，对比两者有助于揭示模型代际差异</w:t>
      </w:r>
      <w:proofErr w:type="gramStart"/>
      <w:r w:rsidRPr="00F90FD9">
        <w:t>对领域</w:t>
      </w:r>
      <w:proofErr w:type="gramEnd"/>
      <w:r w:rsidRPr="00F90FD9">
        <w:t>适配效果的影响。</w:t>
      </w:r>
    </w:p>
    <w:p w14:paraId="6F415D19" w14:textId="77A5F391" w:rsidR="00F90FD9" w:rsidRPr="00F90FD9" w:rsidRDefault="00F90FD9" w:rsidP="00F90FD9">
      <w:pPr>
        <w:pStyle w:val="altz"/>
        <w:ind w:firstLine="480"/>
      </w:pPr>
      <w:r w:rsidRPr="00F90FD9">
        <w:t>具体而言，本研究纳入的基座模型包括</w:t>
      </w:r>
      <w:r w:rsidRPr="00F90FD9">
        <w:t>Qwen2.5-1.5B-Instruct</w:t>
      </w:r>
      <w:r w:rsidRPr="00F90FD9">
        <w:t>、</w:t>
      </w:r>
      <w:r w:rsidRPr="00F90FD9">
        <w:t>Qwen2.5-</w:t>
      </w:r>
      <w:r>
        <w:rPr>
          <w:rFonts w:hint="eastAsia"/>
        </w:rPr>
        <w:t>3</w:t>
      </w:r>
      <w:r w:rsidRPr="00F90FD9">
        <w:t>B-Instruct</w:t>
      </w:r>
      <w:r w:rsidRPr="00F90FD9">
        <w:t>、</w:t>
      </w:r>
      <w:r w:rsidRPr="00F90FD9">
        <w:t>Qwen2.5-</w:t>
      </w:r>
      <w:r>
        <w:rPr>
          <w:rFonts w:hint="eastAsia"/>
        </w:rPr>
        <w:t>7</w:t>
      </w:r>
      <w:r w:rsidRPr="00F90FD9">
        <w:t>B-Instruct</w:t>
      </w:r>
      <w:r w:rsidRPr="00F90FD9">
        <w:t>，以及</w:t>
      </w:r>
      <w:r w:rsidRPr="00F90FD9">
        <w:t>Qwen3-1.7B-Instruct</w:t>
      </w:r>
      <w:r w:rsidRPr="00F90FD9">
        <w:t>、</w:t>
      </w:r>
      <w:r w:rsidRPr="00F90FD9">
        <w:t>Qwen3-4B-Instruct</w:t>
      </w:r>
      <w:r>
        <w:rPr>
          <w:rFonts w:hint="eastAsia"/>
        </w:rPr>
        <w:t>和</w:t>
      </w:r>
      <w:r w:rsidRPr="00F90FD9">
        <w:t>Qwen3-8B-Instruct</w:t>
      </w:r>
      <w:r w:rsidRPr="00F90FD9">
        <w:t>。上述模型均为对应参数规模下的指令微调版本（</w:t>
      </w:r>
      <w:r w:rsidRPr="00F90FD9">
        <w:t>Instruct</w:t>
      </w:r>
      <w:r w:rsidRPr="00F90FD9">
        <w:t>），即已经在通用对话场景下经过初步的对齐训练，具备一定的指令理解基础。在本研究中，这些模型将被进一步置于青少年生殖健康领域数据上进行微调，以检验其领域迁移能</w:t>
      </w:r>
      <w:r w:rsidRPr="007612A9">
        <w:t>力。</w:t>
      </w:r>
      <w:r w:rsidR="007612A9" w:rsidRPr="00E57BEC">
        <w:fldChar w:fldCharType="begin"/>
      </w:r>
      <w:r w:rsidR="007612A9" w:rsidRPr="00E57BEC">
        <w:instrText xml:space="preserve"> REF _Ref227855673 \h </w:instrText>
      </w:r>
      <w:r w:rsidR="007612A9" w:rsidRPr="00E57BEC">
        <w:fldChar w:fldCharType="separate"/>
      </w:r>
      <w:r w:rsidR="00486D0E" w:rsidRPr="00E57BEC">
        <w:rPr>
          <w:rFonts w:hint="eastAsia"/>
        </w:rPr>
        <w:t>表</w:t>
      </w:r>
      <w:r w:rsidR="00486D0E" w:rsidRPr="00E57BEC">
        <w:rPr>
          <w:rFonts w:hint="eastAsia"/>
        </w:rPr>
        <w:t xml:space="preserve"> 6</w:t>
      </w:r>
      <w:r w:rsidR="00486D0E" w:rsidRPr="00E57BEC">
        <w:rPr>
          <w:rFonts w:hint="eastAsia"/>
        </w:rPr>
        <w:noBreakHyphen/>
        <w:t>3</w:t>
      </w:r>
      <w:r w:rsidR="007612A9" w:rsidRPr="00E57BEC">
        <w:fldChar w:fldCharType="end"/>
      </w:r>
      <w:r w:rsidRPr="00486D0E">
        <w:t>汇总</w:t>
      </w:r>
      <w:r w:rsidRPr="00F90FD9">
        <w:t>了本研究所选用的全部基座模型及其核心特征。</w:t>
      </w:r>
    </w:p>
    <w:p w14:paraId="4E13953D" w14:textId="0EA27426" w:rsidR="007612A9" w:rsidRPr="007612A9" w:rsidRDefault="007612A9" w:rsidP="002E02F1">
      <w:pPr>
        <w:pStyle w:val="aff6"/>
        <w:spacing w:before="326" w:after="163"/>
      </w:pPr>
      <w:bookmarkStart w:id="1984" w:name="_Ref227855673"/>
      <w:bookmarkStart w:id="1985" w:name="_Toc228022959"/>
      <w:r w:rsidRPr="007612A9">
        <w:rPr>
          <w:rFonts w:hint="eastAsia"/>
        </w:rPr>
        <w:t>表</w:t>
      </w:r>
      <w:r w:rsidRPr="007612A9">
        <w:rPr>
          <w:rFonts w:hint="eastAsia"/>
        </w:rPr>
        <w:t xml:space="preserve"> </w:t>
      </w:r>
      <w:r w:rsidR="00492FE9">
        <w:fldChar w:fldCharType="begin"/>
      </w:r>
      <w:r w:rsidR="00492FE9">
        <w:instrText xml:space="preserve"> </w:instrText>
      </w:r>
      <w:r w:rsidR="00492FE9">
        <w:rPr>
          <w:rFonts w:hint="eastAsia"/>
        </w:rPr>
        <w:instrText>STYLEREF 1 \s</w:instrText>
      </w:r>
      <w:r w:rsidR="00492FE9">
        <w:instrText xml:space="preserve"> </w:instrText>
      </w:r>
      <w:r w:rsidR="00492FE9">
        <w:fldChar w:fldCharType="separate"/>
      </w:r>
      <w:r w:rsidR="00492FE9">
        <w:rPr>
          <w:noProof/>
        </w:rPr>
        <w:t>6</w:t>
      </w:r>
      <w:r w:rsidR="00492FE9">
        <w:fldChar w:fldCharType="end"/>
      </w:r>
      <w:r w:rsidR="00492FE9">
        <w:noBreakHyphen/>
      </w:r>
      <w:r w:rsidR="00492FE9">
        <w:fldChar w:fldCharType="begin"/>
      </w:r>
      <w:r w:rsidR="00492FE9">
        <w:instrText xml:space="preserve"> </w:instrText>
      </w:r>
      <w:r w:rsidR="00492FE9">
        <w:rPr>
          <w:rFonts w:hint="eastAsia"/>
        </w:rPr>
        <w:instrText xml:space="preserve">SEQ </w:instrText>
      </w:r>
      <w:r w:rsidR="00492FE9">
        <w:rPr>
          <w:rFonts w:hint="eastAsia"/>
        </w:rPr>
        <w:instrText>表</w:instrText>
      </w:r>
      <w:r w:rsidR="00492FE9">
        <w:rPr>
          <w:rFonts w:hint="eastAsia"/>
        </w:rPr>
        <w:instrText xml:space="preserve"> \* ARABIC \s 1</w:instrText>
      </w:r>
      <w:r w:rsidR="00492FE9">
        <w:instrText xml:space="preserve"> </w:instrText>
      </w:r>
      <w:r w:rsidR="00492FE9">
        <w:fldChar w:fldCharType="separate"/>
      </w:r>
      <w:r w:rsidR="00492FE9">
        <w:rPr>
          <w:noProof/>
        </w:rPr>
        <w:t>3</w:t>
      </w:r>
      <w:r w:rsidR="00492FE9">
        <w:fldChar w:fldCharType="end"/>
      </w:r>
      <w:bookmarkEnd w:id="1984"/>
      <w:r w:rsidRPr="007612A9">
        <w:rPr>
          <w:rFonts w:hint="eastAsia"/>
        </w:rPr>
        <w:t xml:space="preserve"> </w:t>
      </w:r>
      <w:r w:rsidRPr="007612A9">
        <w:rPr>
          <w:rFonts w:hint="eastAsia"/>
        </w:rPr>
        <w:t>实验选用的基座模型及其核心特征</w:t>
      </w:r>
      <w:bookmarkEnd w:id="1985"/>
    </w:p>
    <w:tbl>
      <w:tblPr>
        <w:tblW w:w="9072" w:type="dxa"/>
        <w:tblCellMar>
          <w:top w:w="15" w:type="dxa"/>
          <w:left w:w="15" w:type="dxa"/>
          <w:bottom w:w="15" w:type="dxa"/>
          <w:right w:w="15" w:type="dxa"/>
        </w:tblCellMar>
        <w:tblLook w:val="04A0" w:firstRow="1" w:lastRow="0" w:firstColumn="1" w:lastColumn="0" w:noHBand="0" w:noVBand="1"/>
      </w:tblPr>
      <w:tblGrid>
        <w:gridCol w:w="1560"/>
        <w:gridCol w:w="2409"/>
        <w:gridCol w:w="1276"/>
        <w:gridCol w:w="3827"/>
      </w:tblGrid>
      <w:tr w:rsidR="00195EEC" w:rsidRPr="009613CF" w14:paraId="74E8F5AA" w14:textId="77777777" w:rsidTr="00356663">
        <w:trPr>
          <w:trHeight w:val="317"/>
        </w:trPr>
        <w:tc>
          <w:tcPr>
            <w:tcW w:w="1560" w:type="dxa"/>
            <w:tcBorders>
              <w:top w:val="single" w:sz="4" w:space="0" w:color="auto"/>
              <w:bottom w:val="single" w:sz="4" w:space="0" w:color="auto"/>
            </w:tcBorders>
            <w:vAlign w:val="center"/>
            <w:hideMark/>
          </w:tcPr>
          <w:p w14:paraId="523B59DF" w14:textId="77777777" w:rsidR="00195EEC" w:rsidRPr="00356663" w:rsidRDefault="00195EEC" w:rsidP="00DF2E71">
            <w:pPr>
              <w:pStyle w:val="altz"/>
              <w:wordWrap/>
              <w:snapToGrid/>
              <w:spacing w:line="240" w:lineRule="auto"/>
              <w:ind w:firstLineChars="0" w:firstLine="0"/>
              <w:rPr>
                <w:rFonts w:ascii="宋体" w:hAnsi="宋体" w:hint="eastAsia"/>
                <w:sz w:val="21"/>
                <w:szCs w:val="20"/>
              </w:rPr>
            </w:pPr>
            <w:r w:rsidRPr="00356663">
              <w:rPr>
                <w:rFonts w:ascii="宋体" w:hAnsi="宋体"/>
                <w:sz w:val="21"/>
                <w:szCs w:val="20"/>
              </w:rPr>
              <w:t>模型系列</w:t>
            </w:r>
          </w:p>
        </w:tc>
        <w:tc>
          <w:tcPr>
            <w:tcW w:w="2409" w:type="dxa"/>
            <w:tcBorders>
              <w:top w:val="single" w:sz="4" w:space="0" w:color="auto"/>
              <w:bottom w:val="single" w:sz="4" w:space="0" w:color="auto"/>
            </w:tcBorders>
            <w:vAlign w:val="center"/>
            <w:hideMark/>
          </w:tcPr>
          <w:p w14:paraId="49F3A670" w14:textId="77777777" w:rsidR="00195EEC" w:rsidRPr="00356663" w:rsidRDefault="00195EEC" w:rsidP="00DF2E71">
            <w:pPr>
              <w:pStyle w:val="altz"/>
              <w:wordWrap/>
              <w:snapToGrid/>
              <w:spacing w:line="240" w:lineRule="auto"/>
              <w:ind w:firstLineChars="0" w:firstLine="0"/>
              <w:rPr>
                <w:rFonts w:ascii="宋体" w:hAnsi="宋体" w:hint="eastAsia"/>
                <w:sz w:val="21"/>
                <w:szCs w:val="20"/>
              </w:rPr>
            </w:pPr>
            <w:r w:rsidRPr="00356663">
              <w:rPr>
                <w:rFonts w:ascii="宋体" w:hAnsi="宋体"/>
                <w:sz w:val="21"/>
                <w:szCs w:val="20"/>
              </w:rPr>
              <w:t>模型名称</w:t>
            </w:r>
          </w:p>
        </w:tc>
        <w:tc>
          <w:tcPr>
            <w:tcW w:w="1276" w:type="dxa"/>
            <w:tcBorders>
              <w:top w:val="single" w:sz="4" w:space="0" w:color="auto"/>
              <w:bottom w:val="single" w:sz="4" w:space="0" w:color="auto"/>
            </w:tcBorders>
            <w:vAlign w:val="center"/>
            <w:hideMark/>
          </w:tcPr>
          <w:p w14:paraId="2344FC24" w14:textId="77777777" w:rsidR="00195EEC" w:rsidRPr="00356663" w:rsidRDefault="00195EEC" w:rsidP="00DF2E71">
            <w:pPr>
              <w:pStyle w:val="altz"/>
              <w:wordWrap/>
              <w:snapToGrid/>
              <w:spacing w:line="240" w:lineRule="auto"/>
              <w:ind w:firstLineChars="0" w:firstLine="0"/>
              <w:rPr>
                <w:rFonts w:ascii="宋体" w:hAnsi="宋体" w:hint="eastAsia"/>
                <w:sz w:val="21"/>
                <w:szCs w:val="20"/>
              </w:rPr>
            </w:pPr>
            <w:r w:rsidRPr="00356663">
              <w:rPr>
                <w:rFonts w:ascii="宋体" w:hAnsi="宋体"/>
                <w:sz w:val="21"/>
                <w:szCs w:val="20"/>
              </w:rPr>
              <w:t>参数量</w:t>
            </w:r>
          </w:p>
        </w:tc>
        <w:tc>
          <w:tcPr>
            <w:tcW w:w="3827" w:type="dxa"/>
            <w:tcBorders>
              <w:top w:val="single" w:sz="4" w:space="0" w:color="auto"/>
              <w:bottom w:val="single" w:sz="4" w:space="0" w:color="auto"/>
            </w:tcBorders>
            <w:vAlign w:val="center"/>
            <w:hideMark/>
          </w:tcPr>
          <w:p w14:paraId="2889C8AC" w14:textId="77777777" w:rsidR="00195EEC" w:rsidRPr="00356663" w:rsidRDefault="00195EEC" w:rsidP="00DF2E71">
            <w:pPr>
              <w:pStyle w:val="altz"/>
              <w:wordWrap/>
              <w:snapToGrid/>
              <w:spacing w:line="240" w:lineRule="auto"/>
              <w:ind w:firstLineChars="0" w:firstLine="0"/>
              <w:rPr>
                <w:rFonts w:ascii="宋体" w:hAnsi="宋体" w:hint="eastAsia"/>
                <w:sz w:val="21"/>
                <w:szCs w:val="20"/>
              </w:rPr>
            </w:pPr>
            <w:r w:rsidRPr="00356663">
              <w:rPr>
                <w:rFonts w:ascii="宋体" w:hAnsi="宋体"/>
                <w:sz w:val="21"/>
                <w:szCs w:val="20"/>
              </w:rPr>
              <w:t>架构特点</w:t>
            </w:r>
          </w:p>
        </w:tc>
      </w:tr>
      <w:tr w:rsidR="00195EEC" w:rsidRPr="009613CF" w14:paraId="62FB6B05" w14:textId="77777777" w:rsidTr="00356663">
        <w:trPr>
          <w:trHeight w:val="317"/>
        </w:trPr>
        <w:tc>
          <w:tcPr>
            <w:tcW w:w="1560" w:type="dxa"/>
            <w:tcBorders>
              <w:top w:val="single" w:sz="4" w:space="0" w:color="auto"/>
            </w:tcBorders>
            <w:vAlign w:val="center"/>
            <w:hideMark/>
          </w:tcPr>
          <w:p w14:paraId="2825641C" w14:textId="77777777" w:rsidR="00195EEC" w:rsidRPr="002E02F1" w:rsidRDefault="00195EEC" w:rsidP="00DF2E71">
            <w:pPr>
              <w:pStyle w:val="altz"/>
              <w:wordWrap/>
              <w:snapToGrid/>
              <w:spacing w:line="240" w:lineRule="auto"/>
              <w:ind w:firstLineChars="0" w:firstLine="0"/>
              <w:rPr>
                <w:rFonts w:cs="Times New Roman"/>
                <w:sz w:val="21"/>
                <w:szCs w:val="20"/>
              </w:rPr>
            </w:pPr>
            <w:r w:rsidRPr="002E02F1">
              <w:rPr>
                <w:rFonts w:cs="Times New Roman"/>
                <w:sz w:val="21"/>
                <w:szCs w:val="20"/>
              </w:rPr>
              <w:t>Qwen2.5</w:t>
            </w:r>
          </w:p>
        </w:tc>
        <w:tc>
          <w:tcPr>
            <w:tcW w:w="2409" w:type="dxa"/>
            <w:tcBorders>
              <w:top w:val="single" w:sz="4" w:space="0" w:color="auto"/>
            </w:tcBorders>
            <w:vAlign w:val="center"/>
            <w:hideMark/>
          </w:tcPr>
          <w:p w14:paraId="3D7E48A2" w14:textId="77777777" w:rsidR="00195EEC" w:rsidRPr="002E02F1" w:rsidRDefault="00195EEC" w:rsidP="00DF2E71">
            <w:pPr>
              <w:pStyle w:val="altz"/>
              <w:wordWrap/>
              <w:snapToGrid/>
              <w:spacing w:line="240" w:lineRule="auto"/>
              <w:ind w:firstLineChars="0" w:firstLine="0"/>
              <w:rPr>
                <w:rFonts w:cs="Times New Roman"/>
                <w:sz w:val="21"/>
                <w:szCs w:val="20"/>
              </w:rPr>
            </w:pPr>
            <w:r w:rsidRPr="002E02F1">
              <w:rPr>
                <w:rFonts w:cs="Times New Roman"/>
                <w:sz w:val="21"/>
                <w:szCs w:val="20"/>
              </w:rPr>
              <w:t>Qwen2.5-1.5B-Instruct</w:t>
            </w:r>
          </w:p>
        </w:tc>
        <w:tc>
          <w:tcPr>
            <w:tcW w:w="1276" w:type="dxa"/>
            <w:tcBorders>
              <w:top w:val="single" w:sz="4" w:space="0" w:color="auto"/>
            </w:tcBorders>
            <w:vAlign w:val="center"/>
            <w:hideMark/>
          </w:tcPr>
          <w:p w14:paraId="30B54D1D" w14:textId="77777777" w:rsidR="00195EEC" w:rsidRPr="002E02F1" w:rsidRDefault="00195EEC" w:rsidP="00DF2E71">
            <w:pPr>
              <w:pStyle w:val="altz"/>
              <w:wordWrap/>
              <w:snapToGrid/>
              <w:spacing w:line="240" w:lineRule="auto"/>
              <w:ind w:firstLineChars="0" w:firstLine="0"/>
              <w:rPr>
                <w:rFonts w:cs="Times New Roman"/>
                <w:sz w:val="21"/>
                <w:szCs w:val="20"/>
              </w:rPr>
            </w:pPr>
            <w:r w:rsidRPr="002E02F1">
              <w:rPr>
                <w:rFonts w:cs="Times New Roman"/>
                <w:sz w:val="21"/>
                <w:szCs w:val="20"/>
              </w:rPr>
              <w:t>1.5B</w:t>
            </w:r>
          </w:p>
        </w:tc>
        <w:tc>
          <w:tcPr>
            <w:tcW w:w="3827" w:type="dxa"/>
            <w:tcBorders>
              <w:top w:val="single" w:sz="4" w:space="0" w:color="auto"/>
            </w:tcBorders>
            <w:vAlign w:val="center"/>
            <w:hideMark/>
          </w:tcPr>
          <w:p w14:paraId="365C1858" w14:textId="285DB3AC" w:rsidR="00195EEC" w:rsidRPr="002E02F1" w:rsidRDefault="00195EEC" w:rsidP="008A3299">
            <w:pPr>
              <w:pStyle w:val="altz"/>
              <w:wordWrap/>
              <w:snapToGrid/>
              <w:spacing w:line="240" w:lineRule="auto"/>
              <w:ind w:firstLineChars="0" w:firstLine="0"/>
              <w:rPr>
                <w:rFonts w:cs="Times New Roman"/>
                <w:sz w:val="21"/>
                <w:szCs w:val="20"/>
              </w:rPr>
            </w:pPr>
            <w:r w:rsidRPr="002E02F1">
              <w:rPr>
                <w:rFonts w:cs="Times New Roman"/>
                <w:sz w:val="21"/>
                <w:szCs w:val="20"/>
              </w:rPr>
              <w:t>Dense Transformer</w:t>
            </w:r>
            <w:r w:rsidRPr="002E02F1">
              <w:rPr>
                <w:rFonts w:cs="Times New Roman"/>
                <w:sz w:val="21"/>
                <w:szCs w:val="20"/>
              </w:rPr>
              <w:t>，</w:t>
            </w:r>
            <w:proofErr w:type="spellStart"/>
            <w:r w:rsidRPr="002E02F1">
              <w:rPr>
                <w:rFonts w:cs="Times New Roman"/>
                <w:sz w:val="21"/>
                <w:szCs w:val="20"/>
              </w:rPr>
              <w:t>RoPE</w:t>
            </w:r>
            <w:proofErr w:type="spellEnd"/>
            <w:r w:rsidRPr="002E02F1">
              <w:rPr>
                <w:rFonts w:cs="Times New Roman"/>
                <w:sz w:val="21"/>
                <w:szCs w:val="20"/>
              </w:rPr>
              <w:t>位置编码，</w:t>
            </w:r>
            <w:r w:rsidRPr="002E02F1">
              <w:rPr>
                <w:rFonts w:cs="Times New Roman"/>
                <w:sz w:val="21"/>
                <w:szCs w:val="20"/>
              </w:rPr>
              <w:br/>
            </w:r>
            <w:proofErr w:type="spellStart"/>
            <w:r w:rsidRPr="002E02F1">
              <w:rPr>
                <w:rFonts w:cs="Times New Roman"/>
                <w:sz w:val="21"/>
                <w:szCs w:val="20"/>
              </w:rPr>
              <w:t>SwiGLU</w:t>
            </w:r>
            <w:proofErr w:type="spellEnd"/>
            <w:r w:rsidRPr="002E02F1">
              <w:rPr>
                <w:rFonts w:cs="Times New Roman"/>
                <w:sz w:val="21"/>
                <w:szCs w:val="20"/>
              </w:rPr>
              <w:t>激活</w:t>
            </w:r>
          </w:p>
        </w:tc>
      </w:tr>
      <w:tr w:rsidR="008A3299" w:rsidRPr="009613CF" w14:paraId="6055A64B" w14:textId="77777777" w:rsidTr="00356663">
        <w:trPr>
          <w:trHeight w:val="317"/>
        </w:trPr>
        <w:tc>
          <w:tcPr>
            <w:tcW w:w="1560" w:type="dxa"/>
            <w:vAlign w:val="center"/>
          </w:tcPr>
          <w:p w14:paraId="3F3A8DC6" w14:textId="229C9779"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Qwen2.5</w:t>
            </w:r>
          </w:p>
        </w:tc>
        <w:tc>
          <w:tcPr>
            <w:tcW w:w="2409" w:type="dxa"/>
            <w:vAlign w:val="center"/>
          </w:tcPr>
          <w:p w14:paraId="445DAA63" w14:textId="7E1C0EF8"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Qwen2.5-3B-Instruct</w:t>
            </w:r>
          </w:p>
        </w:tc>
        <w:tc>
          <w:tcPr>
            <w:tcW w:w="1276" w:type="dxa"/>
            <w:vAlign w:val="center"/>
          </w:tcPr>
          <w:p w14:paraId="585E806A" w14:textId="103B0969"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3B</w:t>
            </w:r>
          </w:p>
        </w:tc>
        <w:tc>
          <w:tcPr>
            <w:tcW w:w="3827" w:type="dxa"/>
            <w:vAlign w:val="center"/>
          </w:tcPr>
          <w:p w14:paraId="3C71444A" w14:textId="1AB9345C"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同上</w:t>
            </w:r>
          </w:p>
        </w:tc>
      </w:tr>
      <w:tr w:rsidR="008A3299" w:rsidRPr="009613CF" w14:paraId="6ACF0B26" w14:textId="77777777" w:rsidTr="00356663">
        <w:trPr>
          <w:trHeight w:val="317"/>
        </w:trPr>
        <w:tc>
          <w:tcPr>
            <w:tcW w:w="1560" w:type="dxa"/>
            <w:vAlign w:val="center"/>
            <w:hideMark/>
          </w:tcPr>
          <w:p w14:paraId="624580F8"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Qwen2.5</w:t>
            </w:r>
          </w:p>
        </w:tc>
        <w:tc>
          <w:tcPr>
            <w:tcW w:w="2409" w:type="dxa"/>
            <w:vAlign w:val="center"/>
            <w:hideMark/>
          </w:tcPr>
          <w:p w14:paraId="1F71A85A"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Qwen2.5-7B-Instruct</w:t>
            </w:r>
          </w:p>
        </w:tc>
        <w:tc>
          <w:tcPr>
            <w:tcW w:w="1276" w:type="dxa"/>
            <w:vAlign w:val="center"/>
            <w:hideMark/>
          </w:tcPr>
          <w:p w14:paraId="66543AA4"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7B</w:t>
            </w:r>
          </w:p>
        </w:tc>
        <w:tc>
          <w:tcPr>
            <w:tcW w:w="3827" w:type="dxa"/>
            <w:vAlign w:val="center"/>
            <w:hideMark/>
          </w:tcPr>
          <w:p w14:paraId="485A9D63" w14:textId="5EA3060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同上，分组查询注意力（</w:t>
            </w:r>
            <w:r w:rsidRPr="002E02F1">
              <w:rPr>
                <w:rFonts w:cs="Times New Roman"/>
                <w:sz w:val="21"/>
                <w:szCs w:val="20"/>
              </w:rPr>
              <w:t>Grouped Query Attention, GQA</w:t>
            </w:r>
            <w:r w:rsidRPr="002E02F1">
              <w:rPr>
                <w:rFonts w:cs="Times New Roman"/>
                <w:sz w:val="21"/>
                <w:szCs w:val="20"/>
              </w:rPr>
              <w:t>）</w:t>
            </w:r>
          </w:p>
        </w:tc>
      </w:tr>
      <w:tr w:rsidR="008A3299" w:rsidRPr="009613CF" w14:paraId="1CD13DDA" w14:textId="77777777" w:rsidTr="00356663">
        <w:trPr>
          <w:trHeight w:val="317"/>
        </w:trPr>
        <w:tc>
          <w:tcPr>
            <w:tcW w:w="1560" w:type="dxa"/>
            <w:vAlign w:val="center"/>
            <w:hideMark/>
          </w:tcPr>
          <w:p w14:paraId="23EBA1CC"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Qwen3</w:t>
            </w:r>
          </w:p>
        </w:tc>
        <w:tc>
          <w:tcPr>
            <w:tcW w:w="2409" w:type="dxa"/>
            <w:vAlign w:val="center"/>
            <w:hideMark/>
          </w:tcPr>
          <w:p w14:paraId="21AAE5A7"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Qwen3-1.7B-Instruct</w:t>
            </w:r>
          </w:p>
        </w:tc>
        <w:tc>
          <w:tcPr>
            <w:tcW w:w="1276" w:type="dxa"/>
            <w:vAlign w:val="center"/>
            <w:hideMark/>
          </w:tcPr>
          <w:p w14:paraId="343909A4"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1.7B</w:t>
            </w:r>
          </w:p>
        </w:tc>
        <w:tc>
          <w:tcPr>
            <w:tcW w:w="3827" w:type="dxa"/>
            <w:vAlign w:val="center"/>
            <w:hideMark/>
          </w:tcPr>
          <w:p w14:paraId="0B33A77B"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新一代架构，优化了长文本与推理能力</w:t>
            </w:r>
          </w:p>
        </w:tc>
      </w:tr>
      <w:tr w:rsidR="008A3299" w:rsidRPr="009613CF" w14:paraId="2F50333C" w14:textId="77777777" w:rsidTr="00356663">
        <w:trPr>
          <w:trHeight w:val="317"/>
        </w:trPr>
        <w:tc>
          <w:tcPr>
            <w:tcW w:w="1560" w:type="dxa"/>
            <w:vAlign w:val="center"/>
            <w:hideMark/>
          </w:tcPr>
          <w:p w14:paraId="223E9217"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Qwen3</w:t>
            </w:r>
          </w:p>
        </w:tc>
        <w:tc>
          <w:tcPr>
            <w:tcW w:w="2409" w:type="dxa"/>
            <w:vAlign w:val="center"/>
            <w:hideMark/>
          </w:tcPr>
          <w:p w14:paraId="5577312E"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Qwen3-4B-Instruct</w:t>
            </w:r>
          </w:p>
        </w:tc>
        <w:tc>
          <w:tcPr>
            <w:tcW w:w="1276" w:type="dxa"/>
            <w:vAlign w:val="center"/>
            <w:hideMark/>
          </w:tcPr>
          <w:p w14:paraId="58A68DB9"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4B</w:t>
            </w:r>
          </w:p>
        </w:tc>
        <w:tc>
          <w:tcPr>
            <w:tcW w:w="3827" w:type="dxa"/>
            <w:vAlign w:val="center"/>
            <w:hideMark/>
          </w:tcPr>
          <w:p w14:paraId="0897CE26"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同上，支持思考模式与非思考模式切换</w:t>
            </w:r>
          </w:p>
        </w:tc>
      </w:tr>
      <w:tr w:rsidR="008A3299" w:rsidRPr="009613CF" w14:paraId="78043A2E" w14:textId="77777777" w:rsidTr="00356663">
        <w:trPr>
          <w:trHeight w:val="317"/>
        </w:trPr>
        <w:tc>
          <w:tcPr>
            <w:tcW w:w="1560" w:type="dxa"/>
            <w:tcBorders>
              <w:bottom w:val="single" w:sz="4" w:space="0" w:color="auto"/>
            </w:tcBorders>
            <w:vAlign w:val="center"/>
            <w:hideMark/>
          </w:tcPr>
          <w:p w14:paraId="32CA5D83"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Qwen3</w:t>
            </w:r>
          </w:p>
        </w:tc>
        <w:tc>
          <w:tcPr>
            <w:tcW w:w="2409" w:type="dxa"/>
            <w:tcBorders>
              <w:bottom w:val="single" w:sz="4" w:space="0" w:color="auto"/>
            </w:tcBorders>
            <w:vAlign w:val="center"/>
            <w:hideMark/>
          </w:tcPr>
          <w:p w14:paraId="187246D4"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Qwen3-8B-Instruct</w:t>
            </w:r>
          </w:p>
        </w:tc>
        <w:tc>
          <w:tcPr>
            <w:tcW w:w="1276" w:type="dxa"/>
            <w:tcBorders>
              <w:bottom w:val="single" w:sz="4" w:space="0" w:color="auto"/>
            </w:tcBorders>
            <w:vAlign w:val="center"/>
            <w:hideMark/>
          </w:tcPr>
          <w:p w14:paraId="7313FD7E" w14:textId="77777777"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8B</w:t>
            </w:r>
          </w:p>
        </w:tc>
        <w:tc>
          <w:tcPr>
            <w:tcW w:w="3827" w:type="dxa"/>
            <w:tcBorders>
              <w:bottom w:val="single" w:sz="4" w:space="0" w:color="auto"/>
            </w:tcBorders>
            <w:vAlign w:val="center"/>
            <w:hideMark/>
          </w:tcPr>
          <w:p w14:paraId="60F0B9BE" w14:textId="0FA242C3" w:rsidR="008A3299" w:rsidRPr="002E02F1" w:rsidRDefault="008A3299" w:rsidP="008A3299">
            <w:pPr>
              <w:pStyle w:val="altz"/>
              <w:wordWrap/>
              <w:snapToGrid/>
              <w:spacing w:line="240" w:lineRule="auto"/>
              <w:ind w:firstLineChars="0" w:firstLine="0"/>
              <w:rPr>
                <w:rFonts w:cs="Times New Roman"/>
                <w:sz w:val="21"/>
                <w:szCs w:val="20"/>
              </w:rPr>
            </w:pPr>
            <w:r w:rsidRPr="002E02F1">
              <w:rPr>
                <w:rFonts w:cs="Times New Roman"/>
                <w:sz w:val="21"/>
                <w:szCs w:val="20"/>
              </w:rPr>
              <w:t>同上，平衡性能与推理效率</w:t>
            </w:r>
          </w:p>
        </w:tc>
      </w:tr>
    </w:tbl>
    <w:p w14:paraId="6BA4F33B" w14:textId="77777777" w:rsidR="007612A9" w:rsidRPr="007612A9" w:rsidRDefault="007612A9" w:rsidP="007612A9">
      <w:pPr>
        <w:pStyle w:val="3"/>
        <w:spacing w:before="163" w:after="163"/>
        <w:rPr>
          <w:rFonts w:hint="eastAsia"/>
        </w:rPr>
      </w:pPr>
      <w:bookmarkStart w:id="1986" w:name="_Toc228219382"/>
      <w:r w:rsidRPr="007612A9">
        <w:t>数据集划分</w:t>
      </w:r>
      <w:bookmarkEnd w:id="1986"/>
    </w:p>
    <w:p w14:paraId="5CC385A3" w14:textId="7355DDF7" w:rsidR="007612A9" w:rsidRDefault="007612A9" w:rsidP="007612A9">
      <w:pPr>
        <w:pStyle w:val="altz"/>
        <w:ind w:firstLine="480"/>
      </w:pPr>
      <w:r>
        <w:rPr>
          <w:rFonts w:hint="eastAsia"/>
        </w:rPr>
        <w:t>如第</w:t>
      </w:r>
      <w:r w:rsidR="00E65B0A">
        <w:rPr>
          <w:rFonts w:hint="eastAsia"/>
        </w:rPr>
        <w:t>五</w:t>
      </w:r>
      <w:r>
        <w:rPr>
          <w:rFonts w:hint="eastAsia"/>
        </w:rPr>
        <w:t>章所述，</w:t>
      </w:r>
      <w:proofErr w:type="gramStart"/>
      <w:r>
        <w:rPr>
          <w:rFonts w:hint="eastAsia"/>
        </w:rPr>
        <w:t>经问题</w:t>
      </w:r>
      <w:proofErr w:type="gramEnd"/>
      <w:r>
        <w:rPr>
          <w:rFonts w:hint="eastAsia"/>
        </w:rPr>
        <w:t>规范化、答案生成、人工修订及</w:t>
      </w:r>
      <w:r>
        <w:rPr>
          <w:rFonts w:hint="eastAsia"/>
        </w:rPr>
        <w:t>DeepSeek-V3.2</w:t>
      </w:r>
      <w:r>
        <w:rPr>
          <w:rFonts w:hint="eastAsia"/>
        </w:rPr>
        <w:t>自动化质量筛查后，本研究最终构建了一个包含</w:t>
      </w:r>
      <w:r w:rsidR="00513522">
        <w:rPr>
          <w:rFonts w:hint="eastAsia"/>
        </w:rPr>
        <w:t>2</w:t>
      </w:r>
      <w:r>
        <w:rPr>
          <w:rFonts w:hint="eastAsia"/>
        </w:rPr>
        <w:t>767</w:t>
      </w:r>
      <w:r>
        <w:rPr>
          <w:rFonts w:hint="eastAsia"/>
        </w:rPr>
        <w:t>条高质量问答对的青少年生殖健康教育数据集。该数据集是模型微调与评估的唯一数据来源。为确保模型训练、超参数调优与最终性能评测之间的数据隔离，避免信息泄漏导致评估结果虚高，本研究对该数据集进行了</w:t>
      </w:r>
      <w:r>
        <w:rPr>
          <w:rFonts w:hint="eastAsia"/>
        </w:rPr>
        <w:lastRenderedPageBreak/>
        <w:t>严格的分层划分。</w:t>
      </w:r>
    </w:p>
    <w:p w14:paraId="0DA11889" w14:textId="3ED43966" w:rsidR="00F54B80" w:rsidRDefault="007612A9" w:rsidP="007612A9">
      <w:pPr>
        <w:pStyle w:val="altz"/>
        <w:ind w:firstLine="480"/>
      </w:pPr>
      <w:r>
        <w:rPr>
          <w:rFonts w:hint="eastAsia"/>
        </w:rPr>
        <w:t>研究采用了固定随机种子（</w:t>
      </w:r>
      <m:oMath>
        <m:r>
          <w:rPr>
            <w:rFonts w:ascii="Cambria Math" w:hAnsi="Cambria Math" w:cs="Times New Roman"/>
          </w:rPr>
          <m:t>seed=42</m:t>
        </m:r>
      </m:oMath>
      <w:r w:rsidRPr="000518C1">
        <w:rPr>
          <w:rFonts w:cs="Times New Roman"/>
          <w:i/>
          <w:iCs/>
        </w:rPr>
        <w:t>）</w:t>
      </w:r>
      <w:r>
        <w:rPr>
          <w:rFonts w:hint="eastAsia"/>
        </w:rPr>
        <w:t>的随机抽样策略，将</w:t>
      </w:r>
      <w:r w:rsidR="00513522">
        <w:rPr>
          <w:rFonts w:hint="eastAsia"/>
        </w:rPr>
        <w:t>2</w:t>
      </w:r>
      <w:r>
        <w:rPr>
          <w:rFonts w:hint="eastAsia"/>
        </w:rPr>
        <w:t>767</w:t>
      </w:r>
      <w:r>
        <w:rPr>
          <w:rFonts w:hint="eastAsia"/>
        </w:rPr>
        <w:t>条有效问答对按</w:t>
      </w:r>
      <w:r>
        <w:rPr>
          <w:rFonts w:hint="eastAsia"/>
        </w:rPr>
        <w:t>8:1:1</w:t>
      </w:r>
      <w:r>
        <w:rPr>
          <w:rFonts w:hint="eastAsia"/>
        </w:rPr>
        <w:t>的比例划分为训练集、验证集与测试集。其中，训练集占比</w:t>
      </w:r>
      <w:r>
        <w:rPr>
          <w:rFonts w:hint="eastAsia"/>
        </w:rPr>
        <w:t>80%</w:t>
      </w:r>
      <w:r>
        <w:rPr>
          <w:rFonts w:hint="eastAsia"/>
        </w:rPr>
        <w:t>，共</w:t>
      </w:r>
      <w:r w:rsidR="00771A11">
        <w:rPr>
          <w:rFonts w:hint="eastAsia"/>
        </w:rPr>
        <w:t>2</w:t>
      </w:r>
      <w:r>
        <w:rPr>
          <w:rFonts w:hint="eastAsia"/>
        </w:rPr>
        <w:t>204</w:t>
      </w:r>
      <w:r>
        <w:rPr>
          <w:rFonts w:hint="eastAsia"/>
        </w:rPr>
        <w:t>条，用于模型的参数更新与领域知识学习；</w:t>
      </w:r>
      <w:proofErr w:type="gramStart"/>
      <w:r>
        <w:rPr>
          <w:rFonts w:hint="eastAsia"/>
        </w:rPr>
        <w:t>验证集占比</w:t>
      </w:r>
      <w:proofErr w:type="gramEnd"/>
      <w:r>
        <w:rPr>
          <w:rFonts w:hint="eastAsia"/>
        </w:rPr>
        <w:t>10%</w:t>
      </w:r>
      <w:r>
        <w:rPr>
          <w:rFonts w:hint="eastAsia"/>
        </w:rPr>
        <w:t>，共</w:t>
      </w:r>
      <w:r>
        <w:rPr>
          <w:rFonts w:hint="eastAsia"/>
        </w:rPr>
        <w:t>281</w:t>
      </w:r>
      <w:r>
        <w:rPr>
          <w:rFonts w:hint="eastAsia"/>
        </w:rPr>
        <w:t>条，用于训练过程中的早</w:t>
      </w:r>
      <w:proofErr w:type="gramStart"/>
      <w:r>
        <w:rPr>
          <w:rFonts w:hint="eastAsia"/>
        </w:rPr>
        <w:t>停判断</w:t>
      </w:r>
      <w:proofErr w:type="gramEnd"/>
      <w:r>
        <w:rPr>
          <w:rFonts w:hint="eastAsia"/>
        </w:rPr>
        <w:t>与超参数敏感性分析；</w:t>
      </w:r>
      <w:proofErr w:type="gramStart"/>
      <w:r>
        <w:rPr>
          <w:rFonts w:hint="eastAsia"/>
        </w:rPr>
        <w:t>测试集占比</w:t>
      </w:r>
      <w:proofErr w:type="gramEnd"/>
      <w:r>
        <w:rPr>
          <w:rFonts w:hint="eastAsia"/>
        </w:rPr>
        <w:t>10%</w:t>
      </w:r>
      <w:r>
        <w:rPr>
          <w:rFonts w:hint="eastAsia"/>
        </w:rPr>
        <w:t>，共</w:t>
      </w:r>
      <w:r>
        <w:rPr>
          <w:rFonts w:hint="eastAsia"/>
        </w:rPr>
        <w:t>282</w:t>
      </w:r>
      <w:r>
        <w:rPr>
          <w:rFonts w:hint="eastAsia"/>
        </w:rPr>
        <w:t>条，仅在最终评估阶段使用，以检验模型的泛化性能与真实问答能力。</w:t>
      </w:r>
      <w:r w:rsidR="00E1116F" w:rsidRPr="00E1116F">
        <w:t>各子集均覆盖了</w:t>
      </w:r>
      <w:r w:rsidR="00E1116F" w:rsidRPr="00E1116F">
        <w:t>13</w:t>
      </w:r>
      <w:r w:rsidR="00E1116F" w:rsidRPr="00E1116F">
        <w:t>个主题类别，以保证领域知识的均衡输入与评估的多样性。</w:t>
      </w:r>
      <w:r>
        <w:rPr>
          <w:rFonts w:hint="eastAsia"/>
        </w:rPr>
        <w:t>划分结果如</w:t>
      </w:r>
      <w:r w:rsidR="00E1116F" w:rsidRPr="00E57BEC">
        <w:fldChar w:fldCharType="begin"/>
      </w:r>
      <w:r w:rsidR="00E1116F" w:rsidRPr="00E57BEC">
        <w:instrText xml:space="preserve"> </w:instrText>
      </w:r>
      <w:r w:rsidR="00E1116F" w:rsidRPr="00E57BEC">
        <w:rPr>
          <w:rFonts w:hint="eastAsia"/>
        </w:rPr>
        <w:instrText>REF _Ref227856490 \h</w:instrText>
      </w:r>
      <w:r w:rsidR="00E1116F" w:rsidRPr="00E57BEC">
        <w:instrText xml:space="preserve"> </w:instrText>
      </w:r>
      <w:r w:rsidR="00E1116F" w:rsidRPr="00E57BEC">
        <w:fldChar w:fldCharType="separate"/>
      </w:r>
      <w:r w:rsidR="00486D0E" w:rsidRPr="00E57BEC">
        <w:rPr>
          <w:rFonts w:hint="eastAsia"/>
        </w:rPr>
        <w:t>表</w:t>
      </w:r>
      <w:r w:rsidR="00486D0E" w:rsidRPr="00E57BEC">
        <w:rPr>
          <w:rFonts w:hint="eastAsia"/>
        </w:rPr>
        <w:t xml:space="preserve"> 6</w:t>
      </w:r>
      <w:r w:rsidR="00486D0E" w:rsidRPr="00E57BEC">
        <w:rPr>
          <w:rFonts w:hint="eastAsia"/>
        </w:rPr>
        <w:noBreakHyphen/>
        <w:t>4</w:t>
      </w:r>
      <w:r w:rsidR="00E1116F" w:rsidRPr="00E57BEC">
        <w:fldChar w:fldCharType="end"/>
      </w:r>
      <w:r>
        <w:rPr>
          <w:rFonts w:hint="eastAsia"/>
        </w:rPr>
        <w:t>所示。</w:t>
      </w:r>
    </w:p>
    <w:p w14:paraId="1974112B" w14:textId="474539C5" w:rsidR="007612A9" w:rsidRPr="007612A9" w:rsidRDefault="007612A9" w:rsidP="00E57BEC">
      <w:pPr>
        <w:pStyle w:val="aff6"/>
        <w:spacing w:before="326" w:after="163"/>
      </w:pPr>
      <w:bookmarkStart w:id="1987" w:name="_Ref227856490"/>
      <w:bookmarkStart w:id="1988" w:name="_Toc228022960"/>
      <w:r w:rsidRPr="007612A9">
        <w:rPr>
          <w:rFonts w:hint="eastAsia"/>
        </w:rPr>
        <w:t>表</w:t>
      </w:r>
      <w:r w:rsidRPr="007612A9">
        <w:rPr>
          <w:rFonts w:hint="eastAsia"/>
        </w:rPr>
        <w:t xml:space="preserve"> </w:t>
      </w:r>
      <w:r w:rsidR="00492FE9">
        <w:fldChar w:fldCharType="begin"/>
      </w:r>
      <w:r w:rsidR="00492FE9">
        <w:instrText xml:space="preserve"> </w:instrText>
      </w:r>
      <w:r w:rsidR="00492FE9">
        <w:rPr>
          <w:rFonts w:hint="eastAsia"/>
        </w:rPr>
        <w:instrText>STYLEREF 1 \s</w:instrText>
      </w:r>
      <w:r w:rsidR="00492FE9">
        <w:instrText xml:space="preserve"> </w:instrText>
      </w:r>
      <w:r w:rsidR="00492FE9">
        <w:fldChar w:fldCharType="separate"/>
      </w:r>
      <w:r w:rsidR="00492FE9">
        <w:rPr>
          <w:noProof/>
        </w:rPr>
        <w:t>6</w:t>
      </w:r>
      <w:r w:rsidR="00492FE9">
        <w:fldChar w:fldCharType="end"/>
      </w:r>
      <w:r w:rsidR="00492FE9">
        <w:noBreakHyphen/>
      </w:r>
      <w:r w:rsidR="00492FE9">
        <w:fldChar w:fldCharType="begin"/>
      </w:r>
      <w:r w:rsidR="00492FE9">
        <w:instrText xml:space="preserve"> </w:instrText>
      </w:r>
      <w:r w:rsidR="00492FE9">
        <w:rPr>
          <w:rFonts w:hint="eastAsia"/>
        </w:rPr>
        <w:instrText xml:space="preserve">SEQ </w:instrText>
      </w:r>
      <w:r w:rsidR="00492FE9">
        <w:rPr>
          <w:rFonts w:hint="eastAsia"/>
        </w:rPr>
        <w:instrText>表</w:instrText>
      </w:r>
      <w:r w:rsidR="00492FE9">
        <w:rPr>
          <w:rFonts w:hint="eastAsia"/>
        </w:rPr>
        <w:instrText xml:space="preserve"> \* ARABIC \s 1</w:instrText>
      </w:r>
      <w:r w:rsidR="00492FE9">
        <w:instrText xml:space="preserve"> </w:instrText>
      </w:r>
      <w:r w:rsidR="00492FE9">
        <w:fldChar w:fldCharType="separate"/>
      </w:r>
      <w:r w:rsidR="00492FE9">
        <w:rPr>
          <w:noProof/>
        </w:rPr>
        <w:t>4</w:t>
      </w:r>
      <w:r w:rsidR="00492FE9">
        <w:fldChar w:fldCharType="end"/>
      </w:r>
      <w:bookmarkEnd w:id="1987"/>
      <w:r w:rsidRPr="007612A9">
        <w:rPr>
          <w:rFonts w:hint="eastAsia"/>
        </w:rPr>
        <w:t xml:space="preserve"> </w:t>
      </w:r>
      <w:r w:rsidRPr="007612A9">
        <w:rPr>
          <w:rFonts w:hint="eastAsia"/>
        </w:rPr>
        <w:t>数据集划分结果统计</w:t>
      </w:r>
      <w:bookmarkEnd w:id="1988"/>
    </w:p>
    <w:tbl>
      <w:tblPr>
        <w:tblW w:w="9072" w:type="dxa"/>
        <w:tblCellMar>
          <w:top w:w="15" w:type="dxa"/>
          <w:left w:w="15" w:type="dxa"/>
          <w:bottom w:w="15" w:type="dxa"/>
          <w:right w:w="15" w:type="dxa"/>
        </w:tblCellMar>
        <w:tblLook w:val="04A0" w:firstRow="1" w:lastRow="0" w:firstColumn="1" w:lastColumn="0" w:noHBand="0" w:noVBand="1"/>
      </w:tblPr>
      <w:tblGrid>
        <w:gridCol w:w="1985"/>
        <w:gridCol w:w="1559"/>
        <w:gridCol w:w="1418"/>
        <w:gridCol w:w="4110"/>
      </w:tblGrid>
      <w:tr w:rsidR="007612A9" w:rsidRPr="007612A9" w14:paraId="0E6836A9" w14:textId="77777777" w:rsidTr="00654A62">
        <w:trPr>
          <w:trHeight w:val="317"/>
        </w:trPr>
        <w:tc>
          <w:tcPr>
            <w:tcW w:w="1985" w:type="dxa"/>
            <w:tcBorders>
              <w:top w:val="single" w:sz="4" w:space="0" w:color="auto"/>
              <w:bottom w:val="single" w:sz="4" w:space="0" w:color="auto"/>
            </w:tcBorders>
            <w:vAlign w:val="center"/>
            <w:hideMark/>
          </w:tcPr>
          <w:p w14:paraId="39F7E044" w14:textId="77777777" w:rsidR="007612A9" w:rsidRPr="00356663" w:rsidRDefault="007612A9" w:rsidP="00DF2E71">
            <w:pPr>
              <w:pStyle w:val="altz"/>
              <w:snapToGrid/>
              <w:spacing w:line="240" w:lineRule="auto"/>
              <w:ind w:firstLineChars="0" w:firstLine="0"/>
              <w:rPr>
                <w:sz w:val="21"/>
                <w:szCs w:val="20"/>
              </w:rPr>
            </w:pPr>
            <w:r w:rsidRPr="00356663">
              <w:rPr>
                <w:sz w:val="21"/>
                <w:szCs w:val="20"/>
              </w:rPr>
              <w:t>数据集划分</w:t>
            </w:r>
          </w:p>
        </w:tc>
        <w:tc>
          <w:tcPr>
            <w:tcW w:w="1559" w:type="dxa"/>
            <w:tcBorders>
              <w:top w:val="single" w:sz="4" w:space="0" w:color="auto"/>
              <w:bottom w:val="single" w:sz="4" w:space="0" w:color="auto"/>
            </w:tcBorders>
            <w:vAlign w:val="center"/>
            <w:hideMark/>
          </w:tcPr>
          <w:p w14:paraId="75636FEF" w14:textId="77777777" w:rsidR="007612A9" w:rsidRPr="00356663" w:rsidRDefault="007612A9" w:rsidP="00DF2E71">
            <w:pPr>
              <w:pStyle w:val="altz"/>
              <w:snapToGrid/>
              <w:spacing w:line="240" w:lineRule="auto"/>
              <w:ind w:firstLineChars="0" w:firstLine="0"/>
              <w:rPr>
                <w:sz w:val="21"/>
                <w:szCs w:val="20"/>
              </w:rPr>
            </w:pPr>
            <w:r w:rsidRPr="00356663">
              <w:rPr>
                <w:sz w:val="21"/>
                <w:szCs w:val="20"/>
              </w:rPr>
              <w:t>样本数量</w:t>
            </w:r>
          </w:p>
        </w:tc>
        <w:tc>
          <w:tcPr>
            <w:tcW w:w="1418" w:type="dxa"/>
            <w:tcBorders>
              <w:top w:val="single" w:sz="4" w:space="0" w:color="auto"/>
              <w:bottom w:val="single" w:sz="4" w:space="0" w:color="auto"/>
            </w:tcBorders>
            <w:vAlign w:val="center"/>
            <w:hideMark/>
          </w:tcPr>
          <w:p w14:paraId="02CA1EDC" w14:textId="77777777" w:rsidR="007612A9" w:rsidRPr="00356663" w:rsidRDefault="007612A9" w:rsidP="00DF2E71">
            <w:pPr>
              <w:pStyle w:val="altz"/>
              <w:snapToGrid/>
              <w:spacing w:line="240" w:lineRule="auto"/>
              <w:ind w:firstLineChars="0" w:firstLine="0"/>
              <w:rPr>
                <w:sz w:val="21"/>
                <w:szCs w:val="20"/>
              </w:rPr>
            </w:pPr>
            <w:r w:rsidRPr="00356663">
              <w:rPr>
                <w:sz w:val="21"/>
                <w:szCs w:val="20"/>
              </w:rPr>
              <w:t>占比</w:t>
            </w:r>
          </w:p>
        </w:tc>
        <w:tc>
          <w:tcPr>
            <w:tcW w:w="4110" w:type="dxa"/>
            <w:tcBorders>
              <w:top w:val="single" w:sz="4" w:space="0" w:color="auto"/>
              <w:bottom w:val="single" w:sz="4" w:space="0" w:color="auto"/>
            </w:tcBorders>
            <w:vAlign w:val="center"/>
            <w:hideMark/>
          </w:tcPr>
          <w:p w14:paraId="1F0E9B4A" w14:textId="77777777" w:rsidR="007612A9" w:rsidRPr="00356663" w:rsidRDefault="007612A9" w:rsidP="00DF2E71">
            <w:pPr>
              <w:pStyle w:val="altz"/>
              <w:snapToGrid/>
              <w:spacing w:line="240" w:lineRule="auto"/>
              <w:ind w:firstLineChars="0" w:firstLine="0"/>
              <w:rPr>
                <w:sz w:val="21"/>
                <w:szCs w:val="20"/>
              </w:rPr>
            </w:pPr>
            <w:r w:rsidRPr="00356663">
              <w:rPr>
                <w:sz w:val="21"/>
                <w:szCs w:val="20"/>
              </w:rPr>
              <w:t>用途</w:t>
            </w:r>
          </w:p>
        </w:tc>
      </w:tr>
      <w:tr w:rsidR="007612A9" w:rsidRPr="007612A9" w14:paraId="45F575F4" w14:textId="77777777" w:rsidTr="00654A62">
        <w:trPr>
          <w:trHeight w:val="317"/>
        </w:trPr>
        <w:tc>
          <w:tcPr>
            <w:tcW w:w="1985" w:type="dxa"/>
            <w:tcBorders>
              <w:top w:val="single" w:sz="4" w:space="0" w:color="auto"/>
            </w:tcBorders>
            <w:vAlign w:val="center"/>
            <w:hideMark/>
          </w:tcPr>
          <w:p w14:paraId="4F05B488" w14:textId="01617C95" w:rsidR="007612A9" w:rsidRPr="007612A9" w:rsidRDefault="007612A9" w:rsidP="00DF2E71">
            <w:pPr>
              <w:pStyle w:val="altz"/>
              <w:snapToGrid/>
              <w:spacing w:line="240" w:lineRule="auto"/>
              <w:ind w:firstLineChars="0" w:firstLine="0"/>
              <w:rPr>
                <w:sz w:val="21"/>
                <w:szCs w:val="20"/>
              </w:rPr>
            </w:pPr>
            <w:r w:rsidRPr="007612A9">
              <w:rPr>
                <w:sz w:val="21"/>
                <w:szCs w:val="20"/>
              </w:rPr>
              <w:t>训练集</w:t>
            </w:r>
          </w:p>
        </w:tc>
        <w:tc>
          <w:tcPr>
            <w:tcW w:w="1559" w:type="dxa"/>
            <w:tcBorders>
              <w:top w:val="single" w:sz="4" w:space="0" w:color="auto"/>
            </w:tcBorders>
            <w:vAlign w:val="center"/>
            <w:hideMark/>
          </w:tcPr>
          <w:p w14:paraId="28EB95A8" w14:textId="2A6E6645" w:rsidR="007612A9" w:rsidRPr="007612A9" w:rsidRDefault="00513522" w:rsidP="00DF2E71">
            <w:pPr>
              <w:pStyle w:val="altz"/>
              <w:snapToGrid/>
              <w:spacing w:line="240" w:lineRule="auto"/>
              <w:ind w:firstLineChars="0" w:firstLine="0"/>
              <w:rPr>
                <w:sz w:val="21"/>
                <w:szCs w:val="20"/>
              </w:rPr>
            </w:pPr>
            <w:r>
              <w:rPr>
                <w:sz w:val="21"/>
                <w:szCs w:val="20"/>
              </w:rPr>
              <w:t>2</w:t>
            </w:r>
            <w:r w:rsidR="007612A9" w:rsidRPr="007612A9">
              <w:rPr>
                <w:sz w:val="21"/>
                <w:szCs w:val="20"/>
              </w:rPr>
              <w:t>204</w:t>
            </w:r>
          </w:p>
        </w:tc>
        <w:tc>
          <w:tcPr>
            <w:tcW w:w="1418" w:type="dxa"/>
            <w:tcBorders>
              <w:top w:val="single" w:sz="4" w:space="0" w:color="auto"/>
            </w:tcBorders>
            <w:vAlign w:val="center"/>
            <w:hideMark/>
          </w:tcPr>
          <w:p w14:paraId="70D9161C"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79.65%</w:t>
            </w:r>
          </w:p>
        </w:tc>
        <w:tc>
          <w:tcPr>
            <w:tcW w:w="4110" w:type="dxa"/>
            <w:tcBorders>
              <w:top w:val="single" w:sz="4" w:space="0" w:color="auto"/>
            </w:tcBorders>
            <w:vAlign w:val="center"/>
            <w:hideMark/>
          </w:tcPr>
          <w:p w14:paraId="53322655"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模型参数微调与领域知识学习</w:t>
            </w:r>
          </w:p>
        </w:tc>
      </w:tr>
      <w:tr w:rsidR="007612A9" w:rsidRPr="007612A9" w14:paraId="7EB7D9B8" w14:textId="77777777" w:rsidTr="00654A62">
        <w:trPr>
          <w:trHeight w:val="317"/>
        </w:trPr>
        <w:tc>
          <w:tcPr>
            <w:tcW w:w="1985" w:type="dxa"/>
            <w:vAlign w:val="center"/>
            <w:hideMark/>
          </w:tcPr>
          <w:p w14:paraId="74BADAC5" w14:textId="13F50DC3" w:rsidR="007612A9" w:rsidRPr="007612A9" w:rsidRDefault="007612A9" w:rsidP="00DF2E71">
            <w:pPr>
              <w:pStyle w:val="altz"/>
              <w:snapToGrid/>
              <w:spacing w:line="240" w:lineRule="auto"/>
              <w:ind w:firstLineChars="0" w:firstLine="0"/>
              <w:rPr>
                <w:sz w:val="21"/>
                <w:szCs w:val="20"/>
              </w:rPr>
            </w:pPr>
            <w:r w:rsidRPr="007612A9">
              <w:rPr>
                <w:sz w:val="21"/>
                <w:szCs w:val="20"/>
              </w:rPr>
              <w:t>验证集</w:t>
            </w:r>
          </w:p>
        </w:tc>
        <w:tc>
          <w:tcPr>
            <w:tcW w:w="1559" w:type="dxa"/>
            <w:vAlign w:val="center"/>
            <w:hideMark/>
          </w:tcPr>
          <w:p w14:paraId="3F679C32"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281</w:t>
            </w:r>
          </w:p>
        </w:tc>
        <w:tc>
          <w:tcPr>
            <w:tcW w:w="1418" w:type="dxa"/>
            <w:vAlign w:val="center"/>
            <w:hideMark/>
          </w:tcPr>
          <w:p w14:paraId="04E001E9"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10.16%</w:t>
            </w:r>
          </w:p>
        </w:tc>
        <w:tc>
          <w:tcPr>
            <w:tcW w:w="4110" w:type="dxa"/>
            <w:vAlign w:val="center"/>
            <w:hideMark/>
          </w:tcPr>
          <w:p w14:paraId="20B5EFA9"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训练过程监控、早停策略与超参数调优</w:t>
            </w:r>
          </w:p>
        </w:tc>
      </w:tr>
      <w:tr w:rsidR="007612A9" w:rsidRPr="007612A9" w14:paraId="439C50AE" w14:textId="77777777" w:rsidTr="00654A62">
        <w:trPr>
          <w:trHeight w:val="317"/>
        </w:trPr>
        <w:tc>
          <w:tcPr>
            <w:tcW w:w="1985" w:type="dxa"/>
            <w:vAlign w:val="center"/>
            <w:hideMark/>
          </w:tcPr>
          <w:p w14:paraId="6E2851F1" w14:textId="3B1DBD12" w:rsidR="007612A9" w:rsidRPr="007612A9" w:rsidRDefault="007612A9" w:rsidP="00DF2E71">
            <w:pPr>
              <w:pStyle w:val="altz"/>
              <w:snapToGrid/>
              <w:spacing w:line="240" w:lineRule="auto"/>
              <w:ind w:firstLineChars="0" w:firstLine="0"/>
              <w:rPr>
                <w:sz w:val="21"/>
                <w:szCs w:val="20"/>
              </w:rPr>
            </w:pPr>
            <w:r w:rsidRPr="007612A9">
              <w:rPr>
                <w:sz w:val="21"/>
                <w:szCs w:val="20"/>
              </w:rPr>
              <w:t>测试集</w:t>
            </w:r>
          </w:p>
        </w:tc>
        <w:tc>
          <w:tcPr>
            <w:tcW w:w="1559" w:type="dxa"/>
            <w:vAlign w:val="center"/>
            <w:hideMark/>
          </w:tcPr>
          <w:p w14:paraId="1BDC6C2F"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282</w:t>
            </w:r>
          </w:p>
        </w:tc>
        <w:tc>
          <w:tcPr>
            <w:tcW w:w="1418" w:type="dxa"/>
            <w:vAlign w:val="center"/>
            <w:hideMark/>
          </w:tcPr>
          <w:p w14:paraId="722F149F"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10.19%</w:t>
            </w:r>
          </w:p>
        </w:tc>
        <w:tc>
          <w:tcPr>
            <w:tcW w:w="4110" w:type="dxa"/>
            <w:vAlign w:val="center"/>
            <w:hideMark/>
          </w:tcPr>
          <w:p w14:paraId="133717E4"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最终性能评估，全程不参与训练</w:t>
            </w:r>
          </w:p>
        </w:tc>
      </w:tr>
      <w:tr w:rsidR="007612A9" w:rsidRPr="007612A9" w14:paraId="2CB7D507" w14:textId="77777777" w:rsidTr="00654A62">
        <w:trPr>
          <w:trHeight w:val="317"/>
        </w:trPr>
        <w:tc>
          <w:tcPr>
            <w:tcW w:w="1985" w:type="dxa"/>
            <w:tcBorders>
              <w:bottom w:val="single" w:sz="4" w:space="0" w:color="auto"/>
            </w:tcBorders>
            <w:vAlign w:val="center"/>
            <w:hideMark/>
          </w:tcPr>
          <w:p w14:paraId="5ED00EA8"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合计</w:t>
            </w:r>
          </w:p>
        </w:tc>
        <w:tc>
          <w:tcPr>
            <w:tcW w:w="1559" w:type="dxa"/>
            <w:tcBorders>
              <w:bottom w:val="single" w:sz="4" w:space="0" w:color="auto"/>
            </w:tcBorders>
            <w:vAlign w:val="center"/>
            <w:hideMark/>
          </w:tcPr>
          <w:p w14:paraId="6ECF2F00" w14:textId="4F8FDDC3" w:rsidR="007612A9" w:rsidRPr="007612A9" w:rsidRDefault="00513522" w:rsidP="00DF2E71">
            <w:pPr>
              <w:pStyle w:val="altz"/>
              <w:snapToGrid/>
              <w:spacing w:line="240" w:lineRule="auto"/>
              <w:ind w:firstLineChars="0" w:firstLine="0"/>
              <w:rPr>
                <w:sz w:val="21"/>
                <w:szCs w:val="20"/>
              </w:rPr>
            </w:pPr>
            <w:r>
              <w:rPr>
                <w:sz w:val="21"/>
                <w:szCs w:val="20"/>
              </w:rPr>
              <w:t>2</w:t>
            </w:r>
            <w:r w:rsidR="007612A9" w:rsidRPr="007612A9">
              <w:rPr>
                <w:sz w:val="21"/>
                <w:szCs w:val="20"/>
              </w:rPr>
              <w:t>767</w:t>
            </w:r>
          </w:p>
        </w:tc>
        <w:tc>
          <w:tcPr>
            <w:tcW w:w="1418" w:type="dxa"/>
            <w:tcBorders>
              <w:bottom w:val="single" w:sz="4" w:space="0" w:color="auto"/>
            </w:tcBorders>
            <w:vAlign w:val="center"/>
            <w:hideMark/>
          </w:tcPr>
          <w:p w14:paraId="1D4B0964"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100%</w:t>
            </w:r>
          </w:p>
        </w:tc>
        <w:tc>
          <w:tcPr>
            <w:tcW w:w="4110" w:type="dxa"/>
            <w:tcBorders>
              <w:bottom w:val="single" w:sz="4" w:space="0" w:color="auto"/>
            </w:tcBorders>
            <w:vAlign w:val="center"/>
            <w:hideMark/>
          </w:tcPr>
          <w:p w14:paraId="62B3F481" w14:textId="77777777" w:rsidR="007612A9" w:rsidRPr="007612A9" w:rsidRDefault="007612A9" w:rsidP="00DF2E71">
            <w:pPr>
              <w:pStyle w:val="altz"/>
              <w:snapToGrid/>
              <w:spacing w:line="240" w:lineRule="auto"/>
              <w:ind w:firstLineChars="0" w:firstLine="0"/>
              <w:rPr>
                <w:sz w:val="21"/>
                <w:szCs w:val="20"/>
              </w:rPr>
            </w:pPr>
            <w:r w:rsidRPr="007612A9">
              <w:rPr>
                <w:sz w:val="21"/>
                <w:szCs w:val="20"/>
              </w:rPr>
              <w:t>—</w:t>
            </w:r>
          </w:p>
        </w:tc>
      </w:tr>
    </w:tbl>
    <w:p w14:paraId="1A7199E8" w14:textId="77777777" w:rsidR="00F54B80" w:rsidRDefault="00000000">
      <w:pPr>
        <w:pStyle w:val="2"/>
        <w:spacing w:before="163" w:after="163"/>
        <w:rPr>
          <w:rFonts w:hint="eastAsia"/>
        </w:rPr>
      </w:pPr>
      <w:bookmarkStart w:id="1989" w:name="_Toc228219383"/>
      <w:r>
        <w:rPr>
          <w:rFonts w:hint="eastAsia"/>
        </w:rPr>
        <w:t>模型微调方案</w:t>
      </w:r>
      <w:bookmarkEnd w:id="1989"/>
    </w:p>
    <w:p w14:paraId="53D2660B" w14:textId="0115A9D4" w:rsidR="00F54B80" w:rsidRDefault="00000000" w:rsidP="00E1116F">
      <w:pPr>
        <w:pStyle w:val="3"/>
        <w:spacing w:before="163" w:after="163"/>
        <w:rPr>
          <w:rFonts w:hint="eastAsia"/>
        </w:rPr>
      </w:pPr>
      <w:bookmarkStart w:id="1990" w:name="_Toc228219384"/>
      <w:r>
        <w:rPr>
          <w:rFonts w:hint="eastAsia"/>
        </w:rPr>
        <w:t>微调目标</w:t>
      </w:r>
      <w:bookmarkEnd w:id="1990"/>
    </w:p>
    <w:p w14:paraId="57458DEB" w14:textId="69099972" w:rsidR="00E1116F" w:rsidRDefault="00E1116F" w:rsidP="00E1116F">
      <w:pPr>
        <w:pStyle w:val="altz"/>
        <w:ind w:firstLine="480"/>
      </w:pPr>
      <w:r>
        <w:rPr>
          <w:rFonts w:hint="eastAsia"/>
        </w:rPr>
        <w:t>本研究进行领域微调的根本目标，在于使通用的开源大语言</w:t>
      </w:r>
      <w:proofErr w:type="gramStart"/>
      <w:r>
        <w:rPr>
          <w:rFonts w:hint="eastAsia"/>
        </w:rPr>
        <w:t>模转变</w:t>
      </w:r>
      <w:proofErr w:type="gramEnd"/>
      <w:r>
        <w:rPr>
          <w:rFonts w:hint="eastAsia"/>
        </w:rPr>
        <w:t>为能够胜任青少年生殖健康科普问答任务的专用</w:t>
      </w:r>
      <w:r w:rsidR="00C335D0">
        <w:rPr>
          <w:rFonts w:hint="eastAsia"/>
        </w:rPr>
        <w:t>模型</w:t>
      </w:r>
      <w:r>
        <w:rPr>
          <w:rFonts w:hint="eastAsia"/>
        </w:rPr>
        <w:t>。</w:t>
      </w:r>
    </w:p>
    <w:p w14:paraId="3388BFF7" w14:textId="67CC38CB" w:rsidR="00E1116F" w:rsidRDefault="00C335D0" w:rsidP="00E1116F">
      <w:pPr>
        <w:pStyle w:val="altz"/>
        <w:ind w:firstLine="480"/>
      </w:pPr>
      <w:r>
        <w:rPr>
          <w:rFonts w:hint="eastAsia"/>
        </w:rPr>
        <w:t>微调目标首先在于</w:t>
      </w:r>
      <w:r w:rsidR="00E1116F">
        <w:rPr>
          <w:rFonts w:hint="eastAsia"/>
        </w:rPr>
        <w:t>领域知识注入。通用大语言模型虽然具备广泛的医学常识，但其知识更新存在滞后性，且对青少年生殖健康这一细分领域的覆盖深度往往不足。通过在本研究构建的高质量领域数据集上进行有监督微调，期望模型能够精准掌握避孕方法、性传播疾病防治、青春期发育等核心议题的专业知识，并熟悉相关医学指南与临床共识。</w:t>
      </w:r>
    </w:p>
    <w:p w14:paraId="4F71D295" w14:textId="55038DDF" w:rsidR="00E1116F" w:rsidRDefault="00E1116F" w:rsidP="00E1116F">
      <w:pPr>
        <w:pStyle w:val="altz"/>
        <w:ind w:firstLine="480"/>
      </w:pPr>
      <w:del w:id="1991" w:author="Zixuan Zhou" w:date="2026-04-27T03:01:00Z" w16du:dateUtc="2026-04-26T19:01:00Z">
        <w:r w:rsidDel="005B5F9F">
          <w:rPr>
            <w:rFonts w:hint="eastAsia"/>
          </w:rPr>
          <w:delText>第二，</w:delText>
        </w:r>
        <w:r w:rsidR="00C335D0" w:rsidDel="005B5F9F">
          <w:rPr>
            <w:rFonts w:hint="eastAsia"/>
          </w:rPr>
          <w:delText>对齐</w:delText>
        </w:r>
        <w:r w:rsidDel="005B5F9F">
          <w:rPr>
            <w:rFonts w:hint="eastAsia"/>
          </w:rPr>
          <w:delText>回答风格。</w:delText>
        </w:r>
      </w:del>
      <w:r>
        <w:rPr>
          <w:rFonts w:hint="eastAsia"/>
        </w:rPr>
        <w:t>如第五章所述，本研究对答案质量设立了科学准确、通俗易懂、温和关怀、教育导向、风险警示与结构清晰六大核心原则。微调的另一重要目标，便是使模型的输出风格与上述原则高度对齐，即生成的回答不仅要内容正确，还要语气温暖、表述通俗、结构清晰，适合青少年阅读与理解。</w:t>
      </w:r>
    </w:p>
    <w:p w14:paraId="04E0854D" w14:textId="3F254726" w:rsidR="00E1116F" w:rsidRPr="00E1116F" w:rsidRDefault="00C335D0" w:rsidP="00E1116F">
      <w:pPr>
        <w:pStyle w:val="altz"/>
        <w:ind w:firstLine="480"/>
      </w:pPr>
      <w:del w:id="1992" w:author="Zixuan Zhou" w:date="2026-04-27T03:01:00Z" w16du:dateUtc="2026-04-26T19:01:00Z">
        <w:r w:rsidDel="005B5F9F">
          <w:rPr>
            <w:rFonts w:hint="eastAsia"/>
          </w:rPr>
          <w:delText>强化</w:delText>
        </w:r>
        <w:r w:rsidR="00E1116F" w:rsidDel="005B5F9F">
          <w:rPr>
            <w:rFonts w:hint="eastAsia"/>
          </w:rPr>
          <w:delText>指令跟随能力</w:delText>
        </w:r>
        <w:r w:rsidDel="005B5F9F">
          <w:rPr>
            <w:rFonts w:hint="eastAsia"/>
          </w:rPr>
          <w:delText>也是微调的主要目标之一</w:delText>
        </w:r>
        <w:r w:rsidR="00E1116F" w:rsidDel="005B5F9F">
          <w:rPr>
            <w:rFonts w:hint="eastAsia"/>
          </w:rPr>
          <w:delText>。</w:delText>
        </w:r>
      </w:del>
      <w:r w:rsidR="00E1116F">
        <w:rPr>
          <w:rFonts w:hint="eastAsia"/>
        </w:rPr>
        <w:t>通过构造标准化的</w:t>
      </w:r>
      <w:del w:id="1993" w:author="Zixuan Zhou" w:date="2026-04-27T21:43:00Z" w16du:dateUtc="2026-04-27T13:43:00Z">
        <w:r w:rsidR="00E1116F" w:rsidDel="00D95BED">
          <w:rPr>
            <w:rFonts w:hint="eastAsia"/>
          </w:rPr>
          <w:delText>（指令，输入，输出）</w:delText>
        </w:r>
      </w:del>
      <w:r w:rsidR="00E1116F">
        <w:rPr>
          <w:rFonts w:hint="eastAsia"/>
        </w:rPr>
        <w:t>三元组训练样本，使模型学会识别</w:t>
      </w:r>
      <w:del w:id="1994" w:author="Zixuan Zhou" w:date="2026-04-27T03:01:00Z" w16du:dateUtc="2026-04-26T19:01:00Z">
        <w:r w:rsidR="00E1116F" w:rsidDel="005B5F9F">
          <w:rPr>
            <w:rFonts w:hint="eastAsia"/>
          </w:rPr>
          <w:delText>"</w:delText>
        </w:r>
      </w:del>
      <w:ins w:id="1995" w:author="Zixuan Zhou" w:date="2026-04-27T03:01:00Z" w16du:dateUtc="2026-04-26T19:01:00Z">
        <w:r w:rsidR="005B5F9F">
          <w:rPr>
            <w:rFonts w:hint="eastAsia"/>
          </w:rPr>
          <w:t>“</w:t>
        </w:r>
      </w:ins>
      <w:r w:rsidR="00E1116F">
        <w:rPr>
          <w:rFonts w:hint="eastAsia"/>
        </w:rPr>
        <w:t>青少年生殖健康专家</w:t>
      </w:r>
      <w:del w:id="1996" w:author="Zixuan Zhou" w:date="2026-04-27T03:01:00Z" w16du:dateUtc="2026-04-26T19:01:00Z">
        <w:r w:rsidR="00E1116F" w:rsidDel="005B5F9F">
          <w:rPr>
            <w:rFonts w:hint="eastAsia"/>
          </w:rPr>
          <w:delText>"</w:delText>
        </w:r>
      </w:del>
      <w:ins w:id="1997" w:author="Zixuan Zhou" w:date="2026-04-27T03:01:00Z" w16du:dateUtc="2026-04-26T19:01:00Z">
        <w:r w:rsidR="005B5F9F">
          <w:rPr>
            <w:rFonts w:hint="eastAsia"/>
          </w:rPr>
          <w:t>”</w:t>
        </w:r>
      </w:ins>
      <w:r w:rsidR="00E1116F">
        <w:rPr>
          <w:rFonts w:hint="eastAsia"/>
        </w:rPr>
        <w:t>这一特定角色设定，并能在接收到相应指令后，稳定地调用领域知识、遵循回答范式，生成符合预期的科普文本，降低通用模型在开放域生成时可能出现的风格漂移与内容偏差。</w:t>
      </w:r>
    </w:p>
    <w:p w14:paraId="49A1884A" w14:textId="3322DA81" w:rsidR="00F54B80" w:rsidRDefault="00000000" w:rsidP="00C335D0">
      <w:pPr>
        <w:pStyle w:val="3"/>
        <w:spacing w:before="163" w:after="163"/>
        <w:rPr>
          <w:rFonts w:hint="eastAsia"/>
        </w:rPr>
      </w:pPr>
      <w:bookmarkStart w:id="1998" w:name="_Toc228219385"/>
      <w:r>
        <w:rPr>
          <w:rFonts w:hint="eastAsia"/>
        </w:rPr>
        <w:t>微调方法</w:t>
      </w:r>
      <w:bookmarkEnd w:id="1998"/>
    </w:p>
    <w:p w14:paraId="55EFD524" w14:textId="66E7426B" w:rsidR="00C335D0" w:rsidRDefault="00C335D0" w:rsidP="00C335D0">
      <w:pPr>
        <w:pStyle w:val="altz"/>
        <w:ind w:firstLine="480"/>
      </w:pPr>
      <w:r>
        <w:rPr>
          <w:rFonts w:hint="eastAsia"/>
        </w:rPr>
        <w:t>考虑到本研究的学术资源约束与实验可扩展性，若对全部基座模型进行全参数微调，</w:t>
      </w:r>
      <w:r>
        <w:rPr>
          <w:rFonts w:hint="eastAsia"/>
        </w:rPr>
        <w:lastRenderedPageBreak/>
        <w:t>不仅需要巨大的显存开销，还会带来漫长的训练时间与高昂</w:t>
      </w:r>
      <w:proofErr w:type="gramStart"/>
      <w:r>
        <w:rPr>
          <w:rFonts w:hint="eastAsia"/>
        </w:rPr>
        <w:t>的算力成本</w:t>
      </w:r>
      <w:proofErr w:type="gramEnd"/>
      <w:r>
        <w:rPr>
          <w:rFonts w:hint="eastAsia"/>
        </w:rPr>
        <w:t>。因此，本研究统一采用参数高效微调</w:t>
      </w:r>
      <w:del w:id="1999" w:author="Zixuan Zhou" w:date="2026-04-27T03:01:00Z" w16du:dateUtc="2026-04-26T19:01:00Z">
        <w:r w:rsidDel="005B5F9F">
          <w:rPr>
            <w:rFonts w:hint="eastAsia"/>
          </w:rPr>
          <w:delText>（</w:delText>
        </w:r>
        <w:r w:rsidDel="005B5F9F">
          <w:rPr>
            <w:rFonts w:hint="eastAsia"/>
          </w:rPr>
          <w:delText>PEFT</w:delText>
        </w:r>
        <w:r w:rsidDel="005B5F9F">
          <w:rPr>
            <w:rFonts w:hint="eastAsia"/>
          </w:rPr>
          <w:delText>）</w:delText>
        </w:r>
      </w:del>
      <w:r>
        <w:rPr>
          <w:rFonts w:hint="eastAsia"/>
        </w:rPr>
        <w:t>中的低</w:t>
      </w:r>
      <w:proofErr w:type="gramStart"/>
      <w:r>
        <w:rPr>
          <w:rFonts w:hint="eastAsia"/>
        </w:rPr>
        <w:t>秩</w:t>
      </w:r>
      <w:proofErr w:type="gramEnd"/>
      <w:r>
        <w:rPr>
          <w:rFonts w:hint="eastAsia"/>
        </w:rPr>
        <w:t>适配（</w:t>
      </w:r>
      <w:proofErr w:type="spellStart"/>
      <w:r>
        <w:rPr>
          <w:rFonts w:hint="eastAsia"/>
        </w:rPr>
        <w:t>LoRA</w:t>
      </w:r>
      <w:proofErr w:type="spellEnd"/>
      <w:r>
        <w:rPr>
          <w:rFonts w:hint="eastAsia"/>
        </w:rPr>
        <w:t>）方法作为核心技术路径。</w:t>
      </w:r>
    </w:p>
    <w:p w14:paraId="2F1D2A4E" w14:textId="77DA403A" w:rsidR="00776D10" w:rsidRDefault="00C335D0" w:rsidP="00C335D0">
      <w:pPr>
        <w:pStyle w:val="altz"/>
        <w:ind w:firstLine="480"/>
      </w:pPr>
      <w:proofErr w:type="spellStart"/>
      <w:r>
        <w:rPr>
          <w:rFonts w:hint="eastAsia"/>
        </w:rPr>
        <w:t>LoRA</w:t>
      </w:r>
      <w:proofErr w:type="spellEnd"/>
      <w:r>
        <w:rPr>
          <w:rFonts w:hint="eastAsia"/>
        </w:rPr>
        <w:t>的核心思想是在保持</w:t>
      </w:r>
      <w:proofErr w:type="gramStart"/>
      <w:r>
        <w:rPr>
          <w:rFonts w:hint="eastAsia"/>
        </w:rPr>
        <w:t>预训练</w:t>
      </w:r>
      <w:proofErr w:type="gramEnd"/>
      <w:r>
        <w:rPr>
          <w:rFonts w:hint="eastAsia"/>
        </w:rPr>
        <w:t>模型原始权重矩阵冻结的前提下，通过在</w:t>
      </w:r>
      <w:r>
        <w:rPr>
          <w:rFonts w:hint="eastAsia"/>
        </w:rPr>
        <w:t>Transformer</w:t>
      </w:r>
      <w:r>
        <w:rPr>
          <w:rFonts w:hint="eastAsia"/>
        </w:rPr>
        <w:t>架构的特定线性层旁引入低秩分解矩阵来进行增量训练。具体而言，对于某一原始权重矩阵</w:t>
      </w:r>
      <w:r w:rsidRPr="000518C1">
        <w:rPr>
          <w:rFonts w:hint="eastAsia"/>
          <w:i/>
          <w:iCs/>
        </w:rPr>
        <w:t>W</w:t>
      </w:r>
      <w:r>
        <w:rPr>
          <w:rFonts w:hint="eastAsia"/>
        </w:rPr>
        <w:t>，</w:t>
      </w:r>
      <w:proofErr w:type="spellStart"/>
      <w:r>
        <w:rPr>
          <w:rFonts w:hint="eastAsia"/>
        </w:rPr>
        <w:t>LoRA</w:t>
      </w:r>
      <w:proofErr w:type="spellEnd"/>
      <w:r>
        <w:rPr>
          <w:rFonts w:hint="eastAsia"/>
        </w:rPr>
        <w:t>引入两个较小的矩阵</w:t>
      </w:r>
      <w:r w:rsidRPr="000518C1">
        <w:rPr>
          <w:rFonts w:hint="eastAsia"/>
          <w:i/>
          <w:iCs/>
        </w:rPr>
        <w:t>A</w:t>
      </w:r>
      <w:r>
        <w:rPr>
          <w:rFonts w:hint="eastAsia"/>
        </w:rPr>
        <w:t>和</w:t>
      </w:r>
      <w:r w:rsidRPr="000518C1">
        <w:rPr>
          <w:rFonts w:hint="eastAsia"/>
          <w:i/>
          <w:iCs/>
        </w:rPr>
        <w:t>B</w:t>
      </w:r>
      <w:r>
        <w:rPr>
          <w:rFonts w:hint="eastAsia"/>
        </w:rPr>
        <w:t>，使得微调后的前向传播变为</w:t>
      </w:r>
      <w:r w:rsidR="00776D10">
        <w:rPr>
          <w:rFonts w:hint="eastAsia"/>
        </w:rPr>
        <w:t>：</w:t>
      </w:r>
    </w:p>
    <w:tbl>
      <w:tblPr>
        <w:tblW w:w="9072" w:type="dxa"/>
        <w:tblLook w:val="0000" w:firstRow="0" w:lastRow="0" w:firstColumn="0" w:lastColumn="0" w:noHBand="0" w:noVBand="0"/>
      </w:tblPr>
      <w:tblGrid>
        <w:gridCol w:w="2694"/>
        <w:gridCol w:w="3766"/>
        <w:gridCol w:w="2612"/>
      </w:tblGrid>
      <w:tr w:rsidR="00776D10" w14:paraId="6FA8D96D" w14:textId="77777777" w:rsidTr="00486D0E">
        <w:trPr>
          <w:trHeight w:val="505"/>
        </w:trPr>
        <w:tc>
          <w:tcPr>
            <w:tcW w:w="2694" w:type="dxa"/>
            <w:vAlign w:val="center"/>
          </w:tcPr>
          <w:p w14:paraId="6006B7EE" w14:textId="77777777" w:rsidR="00776D10" w:rsidRDefault="00776D10" w:rsidP="00B21E52">
            <w:pPr>
              <w:pStyle w:val="aff5"/>
              <w:tabs>
                <w:tab w:val="clear" w:pos="8400"/>
                <w:tab w:val="right" w:pos="8280"/>
              </w:tabs>
              <w:ind w:firstLine="480"/>
              <w:rPr>
                <w:rFonts w:ascii="宋体" w:hAnsi="宋体" w:hint="eastAsia"/>
                <w:sz w:val="24"/>
              </w:rPr>
            </w:pPr>
          </w:p>
        </w:tc>
        <w:tc>
          <w:tcPr>
            <w:tcW w:w="3766" w:type="dxa"/>
            <w:vAlign w:val="center"/>
          </w:tcPr>
          <w:p w14:paraId="7CCB0FC8" w14:textId="2C379041" w:rsidR="00486D0E" w:rsidRPr="001F5FE9" w:rsidRDefault="001F5FE9" w:rsidP="001F5FE9">
            <w:pPr>
              <w:pStyle w:val="altz"/>
              <w:ind w:firstLine="480"/>
              <w:rPr>
                <w:rFonts w:ascii="黑体" w:hAnsi="黑体" w:hint="eastAsia"/>
              </w:rPr>
            </w:pPr>
            <m:oMathPara>
              <m:oMathParaPr>
                <m:jc m:val="center"/>
              </m:oMathParaPr>
              <m:oMath>
                <m:r>
                  <w:rPr>
                    <w:rFonts w:ascii="Cambria Math" w:hAnsi="Cambria Math"/>
                  </w:rPr>
                  <m:t>h</m:t>
                </m:r>
                <m:r>
                  <m:rPr>
                    <m:sty m:val="p"/>
                  </m:rPr>
                  <w:rPr>
                    <w:rFonts w:ascii="Cambria Math" w:hAnsi="Cambria Math"/>
                  </w:rPr>
                  <m:t> = </m:t>
                </m:r>
                <m:r>
                  <w:rPr>
                    <w:rFonts w:ascii="Cambria Math" w:hAnsi="Cambria Math"/>
                  </w:rPr>
                  <m:t>Wx</m:t>
                </m:r>
                <m:r>
                  <m:rPr>
                    <m:sty m:val="p"/>
                  </m:rPr>
                  <w:rPr>
                    <w:rFonts w:ascii="Cambria Math" w:hAnsi="Cambria Math"/>
                  </w:rPr>
                  <m:t> + </m:t>
                </m:r>
                <m:r>
                  <w:rPr>
                    <w:rFonts w:ascii="Cambria Math" w:hAnsi="Cambria Math"/>
                  </w:rPr>
                  <m:t>BAx</m:t>
                </m:r>
              </m:oMath>
            </m:oMathPara>
          </w:p>
        </w:tc>
        <w:tc>
          <w:tcPr>
            <w:tcW w:w="2612" w:type="dxa"/>
            <w:vAlign w:val="center"/>
          </w:tcPr>
          <w:p w14:paraId="15296232" w14:textId="1B89E9D4" w:rsidR="00776D10" w:rsidRPr="002B54B9" w:rsidRDefault="00486D0E" w:rsidP="00486D0E">
            <w:pPr>
              <w:pStyle w:val="altz"/>
              <w:spacing w:line="240" w:lineRule="auto"/>
              <w:ind w:firstLine="480"/>
              <w:jc w:val="right"/>
              <w:rPr>
                <w:rFonts w:asciiTheme="minorHAnsi" w:eastAsiaTheme="minorEastAsia" w:hAnsiTheme="minorHAnsi" w:hint="eastAsia"/>
              </w:rPr>
            </w:pPr>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2F0A02">
              <w:rPr>
                <w:noProof/>
              </w:rPr>
              <w:t>6</w:t>
            </w:r>
            <w:r w:rsidR="002F0A02">
              <w:fldChar w:fldCharType="end"/>
            </w:r>
            <w:r w:rsidR="002F0A02">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2F0A02">
              <w:rPr>
                <w:noProof/>
              </w:rPr>
              <w:t>1</w:t>
            </w:r>
            <w:r w:rsidR="002F0A02">
              <w:fldChar w:fldCharType="end"/>
            </w:r>
            <w:r>
              <w:rPr>
                <w:rFonts w:hint="eastAsia"/>
              </w:rPr>
              <w:t>)</w:t>
            </w:r>
          </w:p>
        </w:tc>
      </w:tr>
    </w:tbl>
    <w:p w14:paraId="22F6AF34" w14:textId="73870A56" w:rsidR="00C335D0" w:rsidRDefault="00C335D0" w:rsidP="00C335D0">
      <w:pPr>
        <w:pStyle w:val="altz"/>
        <w:ind w:firstLine="480"/>
      </w:pPr>
      <w:r>
        <w:rPr>
          <w:rFonts w:hint="eastAsia"/>
        </w:rPr>
        <w:t>其中</w:t>
      </w:r>
      <w:r w:rsidRPr="000518C1">
        <w:rPr>
          <w:rFonts w:hint="eastAsia"/>
          <w:i/>
          <w:iCs/>
        </w:rPr>
        <w:t>A</w:t>
      </w:r>
      <w:r>
        <w:rPr>
          <w:rFonts w:hint="eastAsia"/>
        </w:rPr>
        <w:t>的</w:t>
      </w:r>
      <w:proofErr w:type="gramStart"/>
      <w:r>
        <w:rPr>
          <w:rFonts w:hint="eastAsia"/>
        </w:rPr>
        <w:t>秩</w:t>
      </w:r>
      <w:proofErr w:type="gramEnd"/>
      <w:r w:rsidRPr="000518C1">
        <w:rPr>
          <w:rFonts w:hint="eastAsia"/>
          <w:i/>
          <w:iCs/>
        </w:rPr>
        <w:t>r</w:t>
      </w:r>
      <w:r>
        <w:rPr>
          <w:rFonts w:hint="eastAsia"/>
        </w:rPr>
        <w:t>远小于</w:t>
      </w:r>
      <w:r w:rsidRPr="000518C1">
        <w:rPr>
          <w:rFonts w:hint="eastAsia"/>
          <w:i/>
          <w:iCs/>
        </w:rPr>
        <w:t>W</w:t>
      </w:r>
      <w:r>
        <w:rPr>
          <w:rFonts w:hint="eastAsia"/>
        </w:rPr>
        <w:t>的维度。这一设计将可训练参数从原始模型全量的数十亿级降低至数百万级，在显著节约显存与计算资源的同时，大量实证研究表明其在下游任务上的性能足以媲美甚至超越全量微调</w:t>
      </w:r>
      <w:r w:rsidR="001E4FA3">
        <w:rPr>
          <w:rFonts w:hint="eastAsia"/>
        </w:rPr>
        <w:t>。</w:t>
      </w:r>
    </w:p>
    <w:p w14:paraId="441869C5" w14:textId="01AAC9FA" w:rsidR="00C335D0" w:rsidRPr="00C335D0" w:rsidRDefault="00C335D0" w:rsidP="00C335D0">
      <w:pPr>
        <w:pStyle w:val="altz"/>
        <w:ind w:firstLine="480"/>
      </w:pPr>
      <w:r>
        <w:rPr>
          <w:rFonts w:hint="eastAsia"/>
        </w:rPr>
        <w:t>在具体实现层面，本研究借助</w:t>
      </w:r>
      <w:proofErr w:type="spellStart"/>
      <w:r>
        <w:rPr>
          <w:rFonts w:hint="eastAsia"/>
        </w:rPr>
        <w:t>LLaMAFactory</w:t>
      </w:r>
      <w:proofErr w:type="spellEnd"/>
      <w:r>
        <w:rPr>
          <w:rFonts w:hint="eastAsia"/>
        </w:rPr>
        <w:t>框架完成</w:t>
      </w:r>
      <w:proofErr w:type="spellStart"/>
      <w:r>
        <w:rPr>
          <w:rFonts w:hint="eastAsia"/>
        </w:rPr>
        <w:t>LoRA</w:t>
      </w:r>
      <w:proofErr w:type="spellEnd"/>
      <w:r>
        <w:rPr>
          <w:rFonts w:hint="eastAsia"/>
        </w:rPr>
        <w:t>微调的自动化配置与执行。所有实验均设置</w:t>
      </w:r>
      <w:proofErr w:type="spellStart"/>
      <w:r>
        <w:rPr>
          <w:rFonts w:hint="eastAsia"/>
        </w:rPr>
        <w:t>lora_rank</w:t>
      </w:r>
      <w:proofErr w:type="spellEnd"/>
      <w:del w:id="2000" w:author="Zixuan Zhou" w:date="2026-04-27T03:04:00Z" w16du:dateUtc="2026-04-26T19:04:00Z">
        <w:r w:rsidDel="002F4674">
          <w:rPr>
            <w:rFonts w:hint="eastAsia"/>
          </w:rPr>
          <w:delText xml:space="preserve"> </w:delText>
        </w:r>
      </w:del>
      <w:r>
        <w:rPr>
          <w:rFonts w:hint="eastAsia"/>
        </w:rPr>
        <w:t>=</w:t>
      </w:r>
      <w:del w:id="2001" w:author="Zixuan Zhou" w:date="2026-04-27T03:04:00Z" w16du:dateUtc="2026-04-26T19:04:00Z">
        <w:r w:rsidDel="002F4674">
          <w:rPr>
            <w:rFonts w:hint="eastAsia"/>
          </w:rPr>
          <w:delText xml:space="preserve"> </w:delText>
        </w:r>
      </w:del>
      <w:r>
        <w:rPr>
          <w:rFonts w:hint="eastAsia"/>
        </w:rPr>
        <w:t>8</w:t>
      </w:r>
      <w:r>
        <w:rPr>
          <w:rFonts w:hint="eastAsia"/>
        </w:rPr>
        <w:t>，并将</w:t>
      </w:r>
      <w:proofErr w:type="spellStart"/>
      <w:r>
        <w:rPr>
          <w:rFonts w:hint="eastAsia"/>
        </w:rPr>
        <w:t>lora_target</w:t>
      </w:r>
      <w:proofErr w:type="spellEnd"/>
      <w:r>
        <w:rPr>
          <w:rFonts w:hint="eastAsia"/>
        </w:rPr>
        <w:t>设为</w:t>
      </w:r>
      <w:r w:rsidR="001F5FE9">
        <w:rPr>
          <w:rFonts w:hint="eastAsia"/>
        </w:rPr>
        <w:t>“</w:t>
      </w:r>
      <w:r>
        <w:rPr>
          <w:rFonts w:hint="eastAsia"/>
        </w:rPr>
        <w:t>all</w:t>
      </w:r>
      <w:r w:rsidR="001F5FE9">
        <w:rPr>
          <w:rFonts w:hint="eastAsia"/>
        </w:rPr>
        <w:t>”</w:t>
      </w:r>
      <w:r>
        <w:rPr>
          <w:rFonts w:hint="eastAsia"/>
        </w:rPr>
        <w:t>，即对注意力层与前馈网络中的所有线性变换矩阵均注入</w:t>
      </w:r>
      <w:proofErr w:type="spellStart"/>
      <w:r>
        <w:rPr>
          <w:rFonts w:hint="eastAsia"/>
        </w:rPr>
        <w:t>LoRA</w:t>
      </w:r>
      <w:proofErr w:type="spellEnd"/>
      <w:r>
        <w:rPr>
          <w:rFonts w:hint="eastAsia"/>
        </w:rPr>
        <w:t>适配器，以最大化模型的表达能力。训练阶段采用有监督微调，数据格式遵循</w:t>
      </w:r>
      <w:r>
        <w:rPr>
          <w:rFonts w:hint="eastAsia"/>
        </w:rPr>
        <w:t>Alpaca</w:t>
      </w:r>
      <w:r>
        <w:rPr>
          <w:rFonts w:hint="eastAsia"/>
        </w:rPr>
        <w:t>风格的指令模板：将标准化问题作为</w:t>
      </w:r>
      <w:r>
        <w:rPr>
          <w:rFonts w:hint="eastAsia"/>
        </w:rPr>
        <w:t>instruction</w:t>
      </w:r>
      <w:r>
        <w:rPr>
          <w:rFonts w:hint="eastAsia"/>
        </w:rPr>
        <w:t>，生成的答案作为</w:t>
      </w:r>
      <w:r>
        <w:rPr>
          <w:rFonts w:hint="eastAsia"/>
        </w:rPr>
        <w:t>output</w:t>
      </w:r>
      <w:r>
        <w:rPr>
          <w:rFonts w:hint="eastAsia"/>
        </w:rPr>
        <w:t>，构造完整的指令跟随样本。针对</w:t>
      </w:r>
      <w:r>
        <w:rPr>
          <w:rFonts w:hint="eastAsia"/>
        </w:rPr>
        <w:t>Qwen2.5</w:t>
      </w:r>
      <w:r>
        <w:rPr>
          <w:rFonts w:hint="eastAsia"/>
        </w:rPr>
        <w:t>系列模型，采用</w:t>
      </w:r>
      <w:proofErr w:type="spellStart"/>
      <w:r>
        <w:rPr>
          <w:rFonts w:hint="eastAsia"/>
        </w:rPr>
        <w:t>LLaMAFactory</w:t>
      </w:r>
      <w:proofErr w:type="spellEnd"/>
      <w:r>
        <w:rPr>
          <w:rFonts w:hint="eastAsia"/>
        </w:rPr>
        <w:t>内置的</w:t>
      </w:r>
      <w:r w:rsidR="001F5FE9">
        <w:rPr>
          <w:rFonts w:hint="eastAsia"/>
        </w:rPr>
        <w:t>“</w:t>
      </w:r>
      <w:proofErr w:type="spellStart"/>
      <w:r>
        <w:rPr>
          <w:rFonts w:hint="eastAsia"/>
        </w:rPr>
        <w:t>qwen</w:t>
      </w:r>
      <w:proofErr w:type="spellEnd"/>
      <w:r w:rsidR="001F5FE9">
        <w:rPr>
          <w:rFonts w:hint="eastAsia"/>
        </w:rPr>
        <w:t>”</w:t>
      </w:r>
      <w:r>
        <w:rPr>
          <w:rFonts w:hint="eastAsia"/>
        </w:rPr>
        <w:t>对话模板；针对</w:t>
      </w:r>
      <w:r>
        <w:rPr>
          <w:rFonts w:hint="eastAsia"/>
        </w:rPr>
        <w:t>Qwen3</w:t>
      </w:r>
      <w:r>
        <w:rPr>
          <w:rFonts w:hint="eastAsia"/>
        </w:rPr>
        <w:t>系列模型，考虑到其特有的思考模式可能引入额外的推理链并增加输出不确定性，本研究统一采用</w:t>
      </w:r>
      <w:r w:rsidR="001F5FE9">
        <w:rPr>
          <w:rFonts w:hint="eastAsia"/>
        </w:rPr>
        <w:t>“</w:t>
      </w:r>
      <w:r>
        <w:rPr>
          <w:rFonts w:hint="eastAsia"/>
        </w:rPr>
        <w:t>qwen3_nothink</w:t>
      </w:r>
      <w:r w:rsidR="001F5FE9">
        <w:rPr>
          <w:rFonts w:hint="eastAsia"/>
        </w:rPr>
        <w:t>”</w:t>
      </w:r>
      <w:r>
        <w:rPr>
          <w:rFonts w:hint="eastAsia"/>
        </w:rPr>
        <w:t>模板，强制模型以非思考模式直接生成答案，从而确保回答风格与训练数据的一致性。</w:t>
      </w:r>
    </w:p>
    <w:p w14:paraId="54F665FC" w14:textId="4E24D76B" w:rsidR="00F54B80" w:rsidRDefault="00000000" w:rsidP="001E4FA3">
      <w:pPr>
        <w:pStyle w:val="3"/>
        <w:spacing w:before="163" w:after="163"/>
        <w:rPr>
          <w:rFonts w:hint="eastAsia"/>
        </w:rPr>
      </w:pPr>
      <w:bookmarkStart w:id="2002" w:name="_Toc228219386"/>
      <w:r>
        <w:rPr>
          <w:rFonts w:hint="eastAsia"/>
        </w:rPr>
        <w:t>参数设置</w:t>
      </w:r>
      <w:bookmarkEnd w:id="2002"/>
    </w:p>
    <w:p w14:paraId="3047EFDE" w14:textId="1BC6351C" w:rsidR="001E4FA3" w:rsidRDefault="001E4FA3" w:rsidP="001E4FA3">
      <w:pPr>
        <w:pStyle w:val="altz"/>
        <w:ind w:firstLine="480"/>
      </w:pPr>
      <w:r w:rsidRPr="001E4FA3">
        <w:rPr>
          <w:rFonts w:hint="eastAsia"/>
        </w:rPr>
        <w:t>为保证实验的公平性与结果的可比性，本研究对所有参数量级的模型采用了统一的训练超参数配置，仅在必要时因硬件限制做出最小化调</w:t>
      </w:r>
      <w:r w:rsidRPr="00486D0E">
        <w:rPr>
          <w:rFonts w:hint="eastAsia"/>
        </w:rPr>
        <w:t>整。</w:t>
      </w:r>
      <w:r w:rsidR="00486D0E" w:rsidRPr="00E57BEC">
        <w:fldChar w:fldCharType="begin"/>
      </w:r>
      <w:r w:rsidR="00486D0E" w:rsidRPr="00E57BEC">
        <w:instrText xml:space="preserve"> </w:instrText>
      </w:r>
      <w:r w:rsidR="00486D0E" w:rsidRPr="00E57BEC">
        <w:rPr>
          <w:rFonts w:hint="eastAsia"/>
        </w:rPr>
        <w:instrText>REF _Ref227865595 \h</w:instrText>
      </w:r>
      <w:r w:rsidR="00486D0E" w:rsidRPr="00E57BEC">
        <w:instrText xml:space="preserve"> </w:instrText>
      </w:r>
      <w:r w:rsidR="00486D0E" w:rsidRPr="00E57BEC">
        <w:fldChar w:fldCharType="separate"/>
      </w:r>
      <w:r w:rsidR="00486D0E" w:rsidRPr="00E57BEC">
        <w:rPr>
          <w:rFonts w:hint="eastAsia"/>
        </w:rPr>
        <w:t>表</w:t>
      </w:r>
      <w:r w:rsidR="00486D0E" w:rsidRPr="00E57BEC">
        <w:rPr>
          <w:rFonts w:hint="eastAsia"/>
        </w:rPr>
        <w:t xml:space="preserve"> </w:t>
      </w:r>
      <w:r w:rsidR="00486D0E" w:rsidRPr="00E57BEC">
        <w:t>6</w:t>
      </w:r>
      <w:r w:rsidR="00486D0E" w:rsidRPr="00E57BEC">
        <w:noBreakHyphen/>
        <w:t>5</w:t>
      </w:r>
      <w:r w:rsidR="00486D0E" w:rsidRPr="00E57BEC">
        <w:fldChar w:fldCharType="end"/>
      </w:r>
      <w:r w:rsidRPr="00E57BEC">
        <w:rPr>
          <w:rFonts w:hint="eastAsia"/>
        </w:rPr>
        <w:t>汇</w:t>
      </w:r>
      <w:r w:rsidRPr="001E4FA3">
        <w:rPr>
          <w:rFonts w:hint="eastAsia"/>
        </w:rPr>
        <w:t>总了本次微调实验的</w:t>
      </w:r>
      <w:proofErr w:type="gramStart"/>
      <w:r w:rsidRPr="001E4FA3">
        <w:rPr>
          <w:rFonts w:hint="eastAsia"/>
        </w:rPr>
        <w:t>核心超</w:t>
      </w:r>
      <w:proofErr w:type="gramEnd"/>
      <w:r w:rsidRPr="001E4FA3">
        <w:rPr>
          <w:rFonts w:hint="eastAsia"/>
        </w:rPr>
        <w:t>参数设置。</w:t>
      </w:r>
    </w:p>
    <w:p w14:paraId="3090C463" w14:textId="0ECCD53A" w:rsidR="00E65B0A" w:rsidRPr="00E65B0A" w:rsidRDefault="00E65B0A" w:rsidP="00E57BEC">
      <w:pPr>
        <w:pStyle w:val="aff6"/>
        <w:spacing w:before="326" w:after="163"/>
        <w:rPr>
          <w:sz w:val="18"/>
          <w:szCs w:val="16"/>
        </w:rPr>
      </w:pPr>
      <w:bookmarkStart w:id="2003" w:name="_Ref227865595"/>
      <w:bookmarkStart w:id="2004" w:name="_Toc228022961"/>
      <w:r w:rsidRPr="00E65B0A">
        <w:rPr>
          <w:rFonts w:hint="eastAsia"/>
        </w:rPr>
        <w:t>表</w:t>
      </w:r>
      <w:r w:rsidRPr="00E65B0A">
        <w:rPr>
          <w:rFonts w:hint="eastAsia"/>
        </w:rPr>
        <w:t xml:space="preserve"> </w:t>
      </w:r>
      <w:r w:rsidR="00492FE9">
        <w:fldChar w:fldCharType="begin"/>
      </w:r>
      <w:r w:rsidR="00492FE9">
        <w:instrText xml:space="preserve"> </w:instrText>
      </w:r>
      <w:r w:rsidR="00492FE9">
        <w:rPr>
          <w:rFonts w:hint="eastAsia"/>
        </w:rPr>
        <w:instrText>STYLEREF 1 \s</w:instrText>
      </w:r>
      <w:r w:rsidR="00492FE9">
        <w:instrText xml:space="preserve"> </w:instrText>
      </w:r>
      <w:r w:rsidR="00492FE9">
        <w:fldChar w:fldCharType="separate"/>
      </w:r>
      <w:r w:rsidR="00492FE9">
        <w:rPr>
          <w:noProof/>
        </w:rPr>
        <w:t>6</w:t>
      </w:r>
      <w:r w:rsidR="00492FE9">
        <w:fldChar w:fldCharType="end"/>
      </w:r>
      <w:r w:rsidR="00492FE9">
        <w:noBreakHyphen/>
      </w:r>
      <w:r w:rsidR="00492FE9">
        <w:fldChar w:fldCharType="begin"/>
      </w:r>
      <w:r w:rsidR="00492FE9">
        <w:instrText xml:space="preserve"> </w:instrText>
      </w:r>
      <w:r w:rsidR="00492FE9">
        <w:rPr>
          <w:rFonts w:hint="eastAsia"/>
        </w:rPr>
        <w:instrText xml:space="preserve">SEQ </w:instrText>
      </w:r>
      <w:r w:rsidR="00492FE9">
        <w:rPr>
          <w:rFonts w:hint="eastAsia"/>
        </w:rPr>
        <w:instrText>表</w:instrText>
      </w:r>
      <w:r w:rsidR="00492FE9">
        <w:rPr>
          <w:rFonts w:hint="eastAsia"/>
        </w:rPr>
        <w:instrText xml:space="preserve"> \* ARABIC \s 1</w:instrText>
      </w:r>
      <w:r w:rsidR="00492FE9">
        <w:instrText xml:space="preserve"> </w:instrText>
      </w:r>
      <w:r w:rsidR="00492FE9">
        <w:fldChar w:fldCharType="separate"/>
      </w:r>
      <w:r w:rsidR="00492FE9">
        <w:rPr>
          <w:noProof/>
        </w:rPr>
        <w:t>5</w:t>
      </w:r>
      <w:r w:rsidR="00492FE9">
        <w:fldChar w:fldCharType="end"/>
      </w:r>
      <w:bookmarkEnd w:id="2003"/>
      <w:r w:rsidRPr="00E65B0A">
        <w:rPr>
          <w:rFonts w:hint="eastAsia"/>
        </w:rPr>
        <w:t xml:space="preserve"> </w:t>
      </w:r>
      <w:r w:rsidRPr="00E65B0A">
        <w:rPr>
          <w:rFonts w:hint="eastAsia"/>
        </w:rPr>
        <w:t>模型微调</w:t>
      </w:r>
      <w:proofErr w:type="gramStart"/>
      <w:r w:rsidRPr="00E65B0A">
        <w:rPr>
          <w:rFonts w:hint="eastAsia"/>
        </w:rPr>
        <w:t>核心超</w:t>
      </w:r>
      <w:proofErr w:type="gramEnd"/>
      <w:r w:rsidRPr="00E65B0A">
        <w:rPr>
          <w:rFonts w:hint="eastAsia"/>
        </w:rPr>
        <w:t>参数配置</w:t>
      </w:r>
      <w:bookmarkEnd w:id="2004"/>
    </w:p>
    <w:tbl>
      <w:tblPr>
        <w:tblW w:w="9072" w:type="dxa"/>
        <w:tblCellMar>
          <w:top w:w="15" w:type="dxa"/>
          <w:left w:w="15" w:type="dxa"/>
          <w:bottom w:w="15" w:type="dxa"/>
          <w:right w:w="15" w:type="dxa"/>
        </w:tblCellMar>
        <w:tblLook w:val="04A0" w:firstRow="1" w:lastRow="0" w:firstColumn="1" w:lastColumn="0" w:noHBand="0" w:noVBand="1"/>
      </w:tblPr>
      <w:tblGrid>
        <w:gridCol w:w="1276"/>
        <w:gridCol w:w="3119"/>
        <w:gridCol w:w="1134"/>
        <w:gridCol w:w="3543"/>
      </w:tblGrid>
      <w:tr w:rsidR="001E4FA3" w:rsidRPr="001E4FA3" w14:paraId="56F46AA9" w14:textId="77777777" w:rsidTr="00654A62">
        <w:trPr>
          <w:trHeight w:val="317"/>
        </w:trPr>
        <w:tc>
          <w:tcPr>
            <w:tcW w:w="1276" w:type="dxa"/>
            <w:tcBorders>
              <w:top w:val="single" w:sz="4" w:space="0" w:color="auto"/>
              <w:bottom w:val="single" w:sz="4" w:space="0" w:color="auto"/>
            </w:tcBorders>
            <w:vAlign w:val="center"/>
            <w:hideMark/>
          </w:tcPr>
          <w:p w14:paraId="04C67F1F" w14:textId="77777777" w:rsidR="001E4FA3" w:rsidRPr="00356663" w:rsidRDefault="001E4FA3" w:rsidP="00654A62">
            <w:pPr>
              <w:pStyle w:val="altz"/>
              <w:wordWrap/>
              <w:snapToGrid/>
              <w:spacing w:line="240" w:lineRule="auto"/>
              <w:ind w:firstLineChars="0" w:firstLine="0"/>
              <w:contextualSpacing/>
              <w:rPr>
                <w:sz w:val="21"/>
                <w:szCs w:val="21"/>
              </w:rPr>
            </w:pPr>
            <w:r w:rsidRPr="00356663">
              <w:rPr>
                <w:sz w:val="21"/>
                <w:szCs w:val="21"/>
              </w:rPr>
              <w:t>超参数类别</w:t>
            </w:r>
          </w:p>
        </w:tc>
        <w:tc>
          <w:tcPr>
            <w:tcW w:w="3119" w:type="dxa"/>
            <w:tcBorders>
              <w:top w:val="single" w:sz="4" w:space="0" w:color="auto"/>
              <w:bottom w:val="single" w:sz="4" w:space="0" w:color="auto"/>
            </w:tcBorders>
            <w:vAlign w:val="center"/>
            <w:hideMark/>
          </w:tcPr>
          <w:p w14:paraId="4E07804F" w14:textId="77777777" w:rsidR="001E4FA3" w:rsidRPr="00356663" w:rsidRDefault="001E4FA3" w:rsidP="00654A62">
            <w:pPr>
              <w:pStyle w:val="altz"/>
              <w:snapToGrid/>
              <w:spacing w:line="240" w:lineRule="auto"/>
              <w:ind w:firstLineChars="0" w:firstLine="0"/>
              <w:contextualSpacing/>
              <w:rPr>
                <w:sz w:val="21"/>
                <w:szCs w:val="21"/>
              </w:rPr>
            </w:pPr>
            <w:r w:rsidRPr="00356663">
              <w:rPr>
                <w:sz w:val="21"/>
                <w:szCs w:val="21"/>
              </w:rPr>
              <w:t>参数名称</w:t>
            </w:r>
          </w:p>
        </w:tc>
        <w:tc>
          <w:tcPr>
            <w:tcW w:w="1134" w:type="dxa"/>
            <w:tcBorders>
              <w:top w:val="single" w:sz="4" w:space="0" w:color="auto"/>
              <w:bottom w:val="single" w:sz="4" w:space="0" w:color="auto"/>
            </w:tcBorders>
            <w:vAlign w:val="center"/>
            <w:hideMark/>
          </w:tcPr>
          <w:p w14:paraId="10D22B72" w14:textId="77777777" w:rsidR="001E4FA3" w:rsidRPr="00356663" w:rsidRDefault="001E4FA3" w:rsidP="00654A62">
            <w:pPr>
              <w:pStyle w:val="altz"/>
              <w:wordWrap/>
              <w:snapToGrid/>
              <w:spacing w:line="240" w:lineRule="auto"/>
              <w:ind w:firstLineChars="0" w:firstLine="0"/>
              <w:contextualSpacing/>
              <w:rPr>
                <w:sz w:val="21"/>
                <w:szCs w:val="21"/>
              </w:rPr>
            </w:pPr>
            <w:r w:rsidRPr="00356663">
              <w:rPr>
                <w:sz w:val="21"/>
                <w:szCs w:val="21"/>
              </w:rPr>
              <w:t>设定值</w:t>
            </w:r>
          </w:p>
        </w:tc>
        <w:tc>
          <w:tcPr>
            <w:tcW w:w="3543" w:type="dxa"/>
            <w:tcBorders>
              <w:top w:val="single" w:sz="4" w:space="0" w:color="auto"/>
              <w:bottom w:val="single" w:sz="4" w:space="0" w:color="auto"/>
            </w:tcBorders>
            <w:vAlign w:val="center"/>
            <w:hideMark/>
          </w:tcPr>
          <w:p w14:paraId="69D97899" w14:textId="77777777" w:rsidR="001E4FA3" w:rsidRPr="00356663" w:rsidRDefault="001E4FA3" w:rsidP="00654A62">
            <w:pPr>
              <w:pStyle w:val="altz"/>
              <w:wordWrap/>
              <w:snapToGrid/>
              <w:spacing w:line="240" w:lineRule="auto"/>
              <w:ind w:firstLineChars="0" w:firstLine="0"/>
              <w:contextualSpacing/>
              <w:rPr>
                <w:sz w:val="21"/>
                <w:szCs w:val="21"/>
              </w:rPr>
            </w:pPr>
            <w:r w:rsidRPr="00356663">
              <w:rPr>
                <w:sz w:val="21"/>
                <w:szCs w:val="21"/>
              </w:rPr>
              <w:t>说明</w:t>
            </w:r>
          </w:p>
        </w:tc>
      </w:tr>
      <w:tr w:rsidR="001E4FA3" w:rsidRPr="001E4FA3" w14:paraId="754819B7" w14:textId="77777777" w:rsidTr="00654A62">
        <w:trPr>
          <w:trHeight w:val="317"/>
        </w:trPr>
        <w:tc>
          <w:tcPr>
            <w:tcW w:w="1276" w:type="dxa"/>
            <w:tcBorders>
              <w:top w:val="single" w:sz="4" w:space="0" w:color="auto"/>
            </w:tcBorders>
            <w:vAlign w:val="center"/>
            <w:hideMark/>
          </w:tcPr>
          <w:p w14:paraId="79ACB081"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tcBorders>
              <w:top w:val="single" w:sz="4" w:space="0" w:color="auto"/>
            </w:tcBorders>
            <w:vAlign w:val="center"/>
            <w:hideMark/>
          </w:tcPr>
          <w:p w14:paraId="70FC4044"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训练轮数（</w:t>
            </w:r>
            <w:proofErr w:type="spellStart"/>
            <w:r w:rsidRPr="001E4FA3">
              <w:rPr>
                <w:sz w:val="21"/>
                <w:szCs w:val="21"/>
              </w:rPr>
              <w:t>num_train_epochs</w:t>
            </w:r>
            <w:proofErr w:type="spellEnd"/>
            <w:r w:rsidRPr="001E4FA3">
              <w:rPr>
                <w:sz w:val="21"/>
                <w:szCs w:val="21"/>
              </w:rPr>
              <w:t>）</w:t>
            </w:r>
          </w:p>
        </w:tc>
        <w:tc>
          <w:tcPr>
            <w:tcW w:w="1134" w:type="dxa"/>
            <w:tcBorders>
              <w:top w:val="single" w:sz="4" w:space="0" w:color="auto"/>
            </w:tcBorders>
            <w:vAlign w:val="center"/>
            <w:hideMark/>
          </w:tcPr>
          <w:p w14:paraId="183A7734"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3.0</w:t>
            </w:r>
          </w:p>
        </w:tc>
        <w:tc>
          <w:tcPr>
            <w:tcW w:w="3543" w:type="dxa"/>
            <w:tcBorders>
              <w:top w:val="single" w:sz="4" w:space="0" w:color="auto"/>
            </w:tcBorders>
            <w:vAlign w:val="center"/>
            <w:hideMark/>
          </w:tcPr>
          <w:p w14:paraId="15FBBB2B" w14:textId="2311BEB5"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完整遍历训练集</w:t>
            </w:r>
            <w:r w:rsidRPr="001E4FA3">
              <w:rPr>
                <w:sz w:val="21"/>
                <w:szCs w:val="21"/>
              </w:rPr>
              <w:t>3</w:t>
            </w:r>
            <w:r w:rsidRPr="001E4FA3">
              <w:rPr>
                <w:sz w:val="21"/>
                <w:szCs w:val="21"/>
              </w:rPr>
              <w:t>次，兼顾收敛速度与过拟合控制</w:t>
            </w:r>
          </w:p>
        </w:tc>
      </w:tr>
      <w:tr w:rsidR="001E4FA3" w:rsidRPr="001E4FA3" w14:paraId="1B18D656" w14:textId="77777777" w:rsidTr="00654A62">
        <w:trPr>
          <w:trHeight w:val="317"/>
        </w:trPr>
        <w:tc>
          <w:tcPr>
            <w:tcW w:w="1276" w:type="dxa"/>
            <w:vAlign w:val="center"/>
            <w:hideMark/>
          </w:tcPr>
          <w:p w14:paraId="6A0F6B0D"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6C8ACF60"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学习率（</w:t>
            </w:r>
            <w:proofErr w:type="spellStart"/>
            <w:r w:rsidRPr="001E4FA3">
              <w:rPr>
                <w:sz w:val="21"/>
                <w:szCs w:val="21"/>
              </w:rPr>
              <w:t>learning_rate</w:t>
            </w:r>
            <w:proofErr w:type="spellEnd"/>
            <w:r w:rsidRPr="001E4FA3">
              <w:rPr>
                <w:sz w:val="21"/>
                <w:szCs w:val="21"/>
              </w:rPr>
              <w:t>）</w:t>
            </w:r>
          </w:p>
        </w:tc>
        <w:tc>
          <w:tcPr>
            <w:tcW w:w="1134" w:type="dxa"/>
            <w:vAlign w:val="center"/>
            <w:hideMark/>
          </w:tcPr>
          <w:p w14:paraId="2442872B"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1.0e-4</w:t>
            </w:r>
          </w:p>
        </w:tc>
        <w:tc>
          <w:tcPr>
            <w:tcW w:w="3543" w:type="dxa"/>
            <w:vAlign w:val="center"/>
            <w:hideMark/>
          </w:tcPr>
          <w:p w14:paraId="274848AD" w14:textId="77777777" w:rsidR="001E4FA3" w:rsidRPr="001E4FA3" w:rsidRDefault="001E4FA3" w:rsidP="00654A62">
            <w:pPr>
              <w:pStyle w:val="altz"/>
              <w:wordWrap/>
              <w:snapToGrid/>
              <w:spacing w:line="240" w:lineRule="auto"/>
              <w:ind w:firstLineChars="0" w:firstLine="0"/>
              <w:contextualSpacing/>
              <w:rPr>
                <w:sz w:val="21"/>
                <w:szCs w:val="21"/>
              </w:rPr>
            </w:pPr>
            <w:proofErr w:type="spellStart"/>
            <w:r w:rsidRPr="001E4FA3">
              <w:rPr>
                <w:sz w:val="21"/>
                <w:szCs w:val="21"/>
              </w:rPr>
              <w:t>LoRA</w:t>
            </w:r>
            <w:proofErr w:type="spellEnd"/>
            <w:del w:id="2005" w:author="Zixuan Zhou" w:date="2026-04-27T03:04:00Z" w16du:dateUtc="2026-04-26T19:04:00Z">
              <w:r w:rsidRPr="001E4FA3" w:rsidDel="002F4674">
                <w:rPr>
                  <w:sz w:val="21"/>
                  <w:szCs w:val="21"/>
                </w:rPr>
                <w:delText xml:space="preserve"> </w:delText>
              </w:r>
            </w:del>
            <w:r w:rsidRPr="001E4FA3">
              <w:rPr>
                <w:sz w:val="21"/>
                <w:szCs w:val="21"/>
              </w:rPr>
              <w:t>微调常用学习率，避免破坏</w:t>
            </w:r>
            <w:proofErr w:type="gramStart"/>
            <w:r w:rsidRPr="001E4FA3">
              <w:rPr>
                <w:sz w:val="21"/>
                <w:szCs w:val="21"/>
              </w:rPr>
              <w:t>预训练</w:t>
            </w:r>
            <w:proofErr w:type="gramEnd"/>
            <w:r w:rsidRPr="001E4FA3">
              <w:rPr>
                <w:sz w:val="21"/>
                <w:szCs w:val="21"/>
              </w:rPr>
              <w:t>知识</w:t>
            </w:r>
          </w:p>
        </w:tc>
      </w:tr>
      <w:tr w:rsidR="001E4FA3" w:rsidRPr="001E4FA3" w14:paraId="44873D59" w14:textId="77777777" w:rsidTr="00654A62">
        <w:trPr>
          <w:trHeight w:val="317"/>
        </w:trPr>
        <w:tc>
          <w:tcPr>
            <w:tcW w:w="1276" w:type="dxa"/>
            <w:vAlign w:val="center"/>
            <w:hideMark/>
          </w:tcPr>
          <w:p w14:paraId="22E371A4"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0A8B7699"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学习率调度器（</w:t>
            </w:r>
            <w:proofErr w:type="spellStart"/>
            <w:r w:rsidRPr="001E4FA3">
              <w:rPr>
                <w:sz w:val="21"/>
                <w:szCs w:val="21"/>
              </w:rPr>
              <w:t>lr_scheduler_type</w:t>
            </w:r>
            <w:proofErr w:type="spellEnd"/>
            <w:r w:rsidRPr="001E4FA3">
              <w:rPr>
                <w:sz w:val="21"/>
                <w:szCs w:val="21"/>
              </w:rPr>
              <w:t>）</w:t>
            </w:r>
          </w:p>
        </w:tc>
        <w:tc>
          <w:tcPr>
            <w:tcW w:w="1134" w:type="dxa"/>
            <w:vAlign w:val="center"/>
            <w:hideMark/>
          </w:tcPr>
          <w:p w14:paraId="23519324"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cosine</w:t>
            </w:r>
          </w:p>
        </w:tc>
        <w:tc>
          <w:tcPr>
            <w:tcW w:w="3543" w:type="dxa"/>
            <w:vAlign w:val="center"/>
            <w:hideMark/>
          </w:tcPr>
          <w:p w14:paraId="0B869177"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余弦退火，平滑降低学习率，有助于收敛到更优局部最小值</w:t>
            </w:r>
          </w:p>
        </w:tc>
      </w:tr>
      <w:tr w:rsidR="001E4FA3" w:rsidRPr="001E4FA3" w14:paraId="68BE5907" w14:textId="77777777" w:rsidTr="00654A62">
        <w:trPr>
          <w:trHeight w:val="317"/>
        </w:trPr>
        <w:tc>
          <w:tcPr>
            <w:tcW w:w="1276" w:type="dxa"/>
            <w:vAlign w:val="center"/>
            <w:hideMark/>
          </w:tcPr>
          <w:p w14:paraId="1349653D"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01BD89D7"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预热比例（</w:t>
            </w:r>
            <w:proofErr w:type="spellStart"/>
            <w:r w:rsidRPr="001E4FA3">
              <w:rPr>
                <w:sz w:val="21"/>
                <w:szCs w:val="21"/>
              </w:rPr>
              <w:t>warmup_ratio</w:t>
            </w:r>
            <w:proofErr w:type="spellEnd"/>
            <w:r w:rsidRPr="001E4FA3">
              <w:rPr>
                <w:sz w:val="21"/>
                <w:szCs w:val="21"/>
              </w:rPr>
              <w:t>）</w:t>
            </w:r>
          </w:p>
        </w:tc>
        <w:tc>
          <w:tcPr>
            <w:tcW w:w="1134" w:type="dxa"/>
            <w:vAlign w:val="center"/>
            <w:hideMark/>
          </w:tcPr>
          <w:p w14:paraId="5F5DA4D1"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0.1</w:t>
            </w:r>
          </w:p>
        </w:tc>
        <w:tc>
          <w:tcPr>
            <w:tcW w:w="3543" w:type="dxa"/>
            <w:vAlign w:val="center"/>
            <w:hideMark/>
          </w:tcPr>
          <w:p w14:paraId="2688CA1C" w14:textId="07C6306B"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前</w:t>
            </w:r>
            <w:r w:rsidRPr="001E4FA3">
              <w:rPr>
                <w:sz w:val="21"/>
                <w:szCs w:val="21"/>
              </w:rPr>
              <w:t>10%</w:t>
            </w:r>
            <w:r w:rsidRPr="001E4FA3">
              <w:rPr>
                <w:sz w:val="21"/>
                <w:szCs w:val="21"/>
              </w:rPr>
              <w:t>步数线性升温，稳定早期训练</w:t>
            </w:r>
          </w:p>
        </w:tc>
      </w:tr>
      <w:tr w:rsidR="001E4FA3" w:rsidRPr="001E4FA3" w14:paraId="07A2D3FB" w14:textId="77777777" w:rsidTr="00654A62">
        <w:trPr>
          <w:trHeight w:val="317"/>
        </w:trPr>
        <w:tc>
          <w:tcPr>
            <w:tcW w:w="1276" w:type="dxa"/>
            <w:vAlign w:val="center"/>
            <w:hideMark/>
          </w:tcPr>
          <w:p w14:paraId="696A5EF9"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30CA52D8"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批次大小（</w:t>
            </w:r>
            <w:proofErr w:type="spellStart"/>
            <w:r w:rsidRPr="001E4FA3">
              <w:rPr>
                <w:sz w:val="21"/>
                <w:szCs w:val="21"/>
              </w:rPr>
              <w:t>per_device_train_batch_size</w:t>
            </w:r>
            <w:proofErr w:type="spellEnd"/>
            <w:r w:rsidRPr="001E4FA3">
              <w:rPr>
                <w:sz w:val="21"/>
                <w:szCs w:val="21"/>
              </w:rPr>
              <w:t>）</w:t>
            </w:r>
          </w:p>
        </w:tc>
        <w:tc>
          <w:tcPr>
            <w:tcW w:w="1134" w:type="dxa"/>
            <w:vAlign w:val="center"/>
            <w:hideMark/>
          </w:tcPr>
          <w:p w14:paraId="5CD900E2"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1</w:t>
            </w:r>
          </w:p>
        </w:tc>
        <w:tc>
          <w:tcPr>
            <w:tcW w:w="3543" w:type="dxa"/>
            <w:vAlign w:val="center"/>
            <w:hideMark/>
          </w:tcPr>
          <w:p w14:paraId="0C03C4D5"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单设备单条样本前向传播</w:t>
            </w:r>
          </w:p>
        </w:tc>
      </w:tr>
      <w:tr w:rsidR="001E4FA3" w:rsidRPr="001E4FA3" w14:paraId="2BC9E980" w14:textId="77777777" w:rsidTr="00654A62">
        <w:trPr>
          <w:trHeight w:val="317"/>
        </w:trPr>
        <w:tc>
          <w:tcPr>
            <w:tcW w:w="1276" w:type="dxa"/>
            <w:vAlign w:val="center"/>
            <w:hideMark/>
          </w:tcPr>
          <w:p w14:paraId="0CAB0B4B"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lastRenderedPageBreak/>
              <w:t>训练设置</w:t>
            </w:r>
          </w:p>
        </w:tc>
        <w:tc>
          <w:tcPr>
            <w:tcW w:w="3119" w:type="dxa"/>
            <w:vAlign w:val="center"/>
            <w:hideMark/>
          </w:tcPr>
          <w:p w14:paraId="18DCFE30"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梯度累积步数（</w:t>
            </w:r>
            <w:proofErr w:type="spellStart"/>
            <w:r w:rsidRPr="001E4FA3">
              <w:rPr>
                <w:sz w:val="21"/>
                <w:szCs w:val="21"/>
              </w:rPr>
              <w:t>gradient_accumulation_steps</w:t>
            </w:r>
            <w:proofErr w:type="spellEnd"/>
            <w:r w:rsidRPr="001E4FA3">
              <w:rPr>
                <w:sz w:val="21"/>
                <w:szCs w:val="21"/>
              </w:rPr>
              <w:t>）</w:t>
            </w:r>
          </w:p>
        </w:tc>
        <w:tc>
          <w:tcPr>
            <w:tcW w:w="1134" w:type="dxa"/>
            <w:vAlign w:val="center"/>
            <w:hideMark/>
          </w:tcPr>
          <w:p w14:paraId="711024EB"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8</w:t>
            </w:r>
          </w:p>
        </w:tc>
        <w:tc>
          <w:tcPr>
            <w:tcW w:w="3543" w:type="dxa"/>
            <w:vAlign w:val="center"/>
            <w:hideMark/>
          </w:tcPr>
          <w:p w14:paraId="13652F07" w14:textId="7762268F"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等效全局批次大小为</w:t>
            </w:r>
            <w:r w:rsidRPr="001E4FA3">
              <w:rPr>
                <w:sz w:val="21"/>
                <w:szCs w:val="21"/>
              </w:rPr>
              <w:t>8</w:t>
            </w:r>
            <w:r w:rsidRPr="001E4FA3">
              <w:rPr>
                <w:sz w:val="21"/>
                <w:szCs w:val="21"/>
              </w:rPr>
              <w:t>，平衡显存占用与梯度估计稳定性</w:t>
            </w:r>
          </w:p>
        </w:tc>
      </w:tr>
      <w:tr w:rsidR="001E4FA3" w:rsidRPr="001E4FA3" w14:paraId="16B1AE54" w14:textId="77777777" w:rsidTr="00654A62">
        <w:trPr>
          <w:trHeight w:val="317"/>
        </w:trPr>
        <w:tc>
          <w:tcPr>
            <w:tcW w:w="1276" w:type="dxa"/>
            <w:vAlign w:val="center"/>
            <w:hideMark/>
          </w:tcPr>
          <w:p w14:paraId="7C0F91B0"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7C5503FF"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序列截断长度（</w:t>
            </w:r>
            <w:proofErr w:type="spellStart"/>
            <w:r w:rsidRPr="001E4FA3">
              <w:rPr>
                <w:sz w:val="21"/>
                <w:szCs w:val="21"/>
              </w:rPr>
              <w:t>cutoff_len</w:t>
            </w:r>
            <w:proofErr w:type="spellEnd"/>
            <w:r w:rsidRPr="001E4FA3">
              <w:rPr>
                <w:sz w:val="21"/>
                <w:szCs w:val="21"/>
              </w:rPr>
              <w:t>）</w:t>
            </w:r>
          </w:p>
        </w:tc>
        <w:tc>
          <w:tcPr>
            <w:tcW w:w="1134" w:type="dxa"/>
            <w:vAlign w:val="center"/>
            <w:hideMark/>
          </w:tcPr>
          <w:p w14:paraId="64873F9A"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2048</w:t>
            </w:r>
          </w:p>
        </w:tc>
        <w:tc>
          <w:tcPr>
            <w:tcW w:w="3543" w:type="dxa"/>
            <w:vAlign w:val="center"/>
            <w:hideMark/>
          </w:tcPr>
          <w:p w14:paraId="339FDB6D" w14:textId="207F050D"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覆盖绝大多数问答对的</w:t>
            </w:r>
            <w:r w:rsidRPr="001E4FA3">
              <w:rPr>
                <w:sz w:val="21"/>
                <w:szCs w:val="21"/>
              </w:rPr>
              <w:t>token</w:t>
            </w:r>
            <w:r w:rsidRPr="001E4FA3">
              <w:rPr>
                <w:sz w:val="21"/>
                <w:szCs w:val="21"/>
              </w:rPr>
              <w:t>长度</w:t>
            </w:r>
          </w:p>
        </w:tc>
      </w:tr>
      <w:tr w:rsidR="001E4FA3" w:rsidRPr="001E4FA3" w14:paraId="7A0151CE" w14:textId="77777777" w:rsidTr="00654A62">
        <w:trPr>
          <w:trHeight w:val="317"/>
        </w:trPr>
        <w:tc>
          <w:tcPr>
            <w:tcW w:w="1276" w:type="dxa"/>
            <w:vAlign w:val="center"/>
            <w:hideMark/>
          </w:tcPr>
          <w:p w14:paraId="39799C2A"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0968D453"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最大样本数（</w:t>
            </w:r>
            <w:proofErr w:type="spellStart"/>
            <w:r w:rsidRPr="001E4FA3">
              <w:rPr>
                <w:sz w:val="21"/>
                <w:szCs w:val="21"/>
              </w:rPr>
              <w:t>max_samples</w:t>
            </w:r>
            <w:proofErr w:type="spellEnd"/>
            <w:r w:rsidRPr="001E4FA3">
              <w:rPr>
                <w:sz w:val="21"/>
                <w:szCs w:val="21"/>
              </w:rPr>
              <w:t>）</w:t>
            </w:r>
          </w:p>
        </w:tc>
        <w:tc>
          <w:tcPr>
            <w:tcW w:w="1134" w:type="dxa"/>
            <w:vAlign w:val="center"/>
            <w:hideMark/>
          </w:tcPr>
          <w:p w14:paraId="15A61832"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100,000</w:t>
            </w:r>
          </w:p>
        </w:tc>
        <w:tc>
          <w:tcPr>
            <w:tcW w:w="3543" w:type="dxa"/>
            <w:vAlign w:val="center"/>
            <w:hideMark/>
          </w:tcPr>
          <w:p w14:paraId="1FFAF7CE"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大于实际训练样本，确保全量数据参与训练</w:t>
            </w:r>
          </w:p>
        </w:tc>
      </w:tr>
      <w:tr w:rsidR="001E4FA3" w:rsidRPr="001E4FA3" w14:paraId="204796F0" w14:textId="77777777" w:rsidTr="00654A62">
        <w:trPr>
          <w:trHeight w:val="317"/>
        </w:trPr>
        <w:tc>
          <w:tcPr>
            <w:tcW w:w="1276" w:type="dxa"/>
            <w:vAlign w:val="center"/>
            <w:hideMark/>
          </w:tcPr>
          <w:p w14:paraId="1FAC3FFA"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训练设置</w:t>
            </w:r>
          </w:p>
        </w:tc>
        <w:tc>
          <w:tcPr>
            <w:tcW w:w="3119" w:type="dxa"/>
            <w:vAlign w:val="center"/>
            <w:hideMark/>
          </w:tcPr>
          <w:p w14:paraId="2E1F2247"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精度模式（</w:t>
            </w:r>
            <w:r w:rsidRPr="001E4FA3">
              <w:rPr>
                <w:sz w:val="21"/>
                <w:szCs w:val="21"/>
              </w:rPr>
              <w:t>bf16</w:t>
            </w:r>
            <w:r w:rsidRPr="001E4FA3">
              <w:rPr>
                <w:sz w:val="21"/>
                <w:szCs w:val="21"/>
              </w:rPr>
              <w:t>）</w:t>
            </w:r>
          </w:p>
        </w:tc>
        <w:tc>
          <w:tcPr>
            <w:tcW w:w="1134" w:type="dxa"/>
            <w:vAlign w:val="center"/>
            <w:hideMark/>
          </w:tcPr>
          <w:p w14:paraId="7B72CA11"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true</w:t>
            </w:r>
          </w:p>
        </w:tc>
        <w:tc>
          <w:tcPr>
            <w:tcW w:w="3543" w:type="dxa"/>
            <w:vAlign w:val="center"/>
            <w:hideMark/>
          </w:tcPr>
          <w:p w14:paraId="7DBEEAEE" w14:textId="61C9021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启用</w:t>
            </w:r>
            <w:r w:rsidRPr="001E4FA3">
              <w:rPr>
                <w:sz w:val="21"/>
                <w:szCs w:val="21"/>
              </w:rPr>
              <w:t>bfloat16</w:t>
            </w:r>
            <w:r w:rsidRPr="001E4FA3">
              <w:rPr>
                <w:sz w:val="21"/>
                <w:szCs w:val="21"/>
              </w:rPr>
              <w:t>混合精度训练，加速计算并减少显存占用</w:t>
            </w:r>
          </w:p>
        </w:tc>
      </w:tr>
      <w:tr w:rsidR="001E4FA3" w:rsidRPr="001E4FA3" w14:paraId="6AD8B309" w14:textId="77777777" w:rsidTr="00654A62">
        <w:trPr>
          <w:trHeight w:val="317"/>
        </w:trPr>
        <w:tc>
          <w:tcPr>
            <w:tcW w:w="1276" w:type="dxa"/>
            <w:vAlign w:val="center"/>
            <w:hideMark/>
          </w:tcPr>
          <w:p w14:paraId="75762D02" w14:textId="77777777" w:rsidR="001E4FA3" w:rsidRPr="001E4FA3" w:rsidRDefault="001E4FA3" w:rsidP="00654A62">
            <w:pPr>
              <w:pStyle w:val="altz"/>
              <w:wordWrap/>
              <w:snapToGrid/>
              <w:spacing w:line="240" w:lineRule="auto"/>
              <w:ind w:firstLineChars="0" w:firstLine="0"/>
              <w:contextualSpacing/>
              <w:rPr>
                <w:sz w:val="21"/>
                <w:szCs w:val="21"/>
              </w:rPr>
            </w:pPr>
            <w:proofErr w:type="spellStart"/>
            <w:r w:rsidRPr="001E4FA3">
              <w:rPr>
                <w:sz w:val="21"/>
                <w:szCs w:val="21"/>
              </w:rPr>
              <w:t>LoRA</w:t>
            </w:r>
            <w:proofErr w:type="spellEnd"/>
            <w:r w:rsidRPr="001E4FA3">
              <w:rPr>
                <w:sz w:val="21"/>
                <w:szCs w:val="21"/>
              </w:rPr>
              <w:t xml:space="preserve"> </w:t>
            </w:r>
            <w:r w:rsidRPr="001E4FA3">
              <w:rPr>
                <w:sz w:val="21"/>
                <w:szCs w:val="21"/>
              </w:rPr>
              <w:t>设置</w:t>
            </w:r>
          </w:p>
        </w:tc>
        <w:tc>
          <w:tcPr>
            <w:tcW w:w="3119" w:type="dxa"/>
            <w:vAlign w:val="center"/>
            <w:hideMark/>
          </w:tcPr>
          <w:p w14:paraId="51A98BEE" w14:textId="77777777" w:rsidR="001E4FA3" w:rsidRPr="001E4FA3" w:rsidRDefault="001E4FA3" w:rsidP="00654A62">
            <w:pPr>
              <w:pStyle w:val="altz"/>
              <w:snapToGrid/>
              <w:spacing w:line="240" w:lineRule="auto"/>
              <w:ind w:rightChars="50" w:right="120" w:firstLineChars="0" w:firstLine="0"/>
              <w:contextualSpacing/>
              <w:rPr>
                <w:sz w:val="21"/>
                <w:szCs w:val="21"/>
              </w:rPr>
            </w:pPr>
            <w:proofErr w:type="gramStart"/>
            <w:r w:rsidRPr="001E4FA3">
              <w:rPr>
                <w:sz w:val="21"/>
                <w:szCs w:val="21"/>
              </w:rPr>
              <w:t>秩</w:t>
            </w:r>
            <w:proofErr w:type="gramEnd"/>
            <w:r w:rsidRPr="001E4FA3">
              <w:rPr>
                <w:sz w:val="21"/>
                <w:szCs w:val="21"/>
              </w:rPr>
              <w:t>（</w:t>
            </w:r>
            <w:proofErr w:type="spellStart"/>
            <w:r w:rsidRPr="001E4FA3">
              <w:rPr>
                <w:sz w:val="21"/>
                <w:szCs w:val="21"/>
              </w:rPr>
              <w:t>lora_rank</w:t>
            </w:r>
            <w:proofErr w:type="spellEnd"/>
            <w:r w:rsidRPr="001E4FA3">
              <w:rPr>
                <w:sz w:val="21"/>
                <w:szCs w:val="21"/>
              </w:rPr>
              <w:t>）</w:t>
            </w:r>
          </w:p>
        </w:tc>
        <w:tc>
          <w:tcPr>
            <w:tcW w:w="1134" w:type="dxa"/>
            <w:vAlign w:val="center"/>
            <w:hideMark/>
          </w:tcPr>
          <w:p w14:paraId="7069FA02"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8</w:t>
            </w:r>
          </w:p>
        </w:tc>
        <w:tc>
          <w:tcPr>
            <w:tcW w:w="3543" w:type="dxa"/>
            <w:vAlign w:val="center"/>
            <w:hideMark/>
          </w:tcPr>
          <w:p w14:paraId="2CA902AF"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低</w:t>
            </w:r>
            <w:proofErr w:type="gramStart"/>
            <w:r w:rsidRPr="001E4FA3">
              <w:rPr>
                <w:sz w:val="21"/>
                <w:szCs w:val="21"/>
              </w:rPr>
              <w:t>秩</w:t>
            </w:r>
            <w:proofErr w:type="gramEnd"/>
            <w:r w:rsidRPr="001E4FA3">
              <w:rPr>
                <w:sz w:val="21"/>
                <w:szCs w:val="21"/>
              </w:rPr>
              <w:t>分解维度，控制可训练参数量</w:t>
            </w:r>
          </w:p>
        </w:tc>
      </w:tr>
      <w:tr w:rsidR="001E4FA3" w:rsidRPr="001E4FA3" w14:paraId="00FA5939" w14:textId="77777777" w:rsidTr="00654A62">
        <w:trPr>
          <w:trHeight w:val="317"/>
        </w:trPr>
        <w:tc>
          <w:tcPr>
            <w:tcW w:w="1276" w:type="dxa"/>
            <w:vAlign w:val="center"/>
            <w:hideMark/>
          </w:tcPr>
          <w:p w14:paraId="16595AB5" w14:textId="77777777" w:rsidR="001E4FA3" w:rsidRPr="001E4FA3" w:rsidRDefault="001E4FA3" w:rsidP="00654A62">
            <w:pPr>
              <w:pStyle w:val="altz"/>
              <w:wordWrap/>
              <w:snapToGrid/>
              <w:spacing w:line="240" w:lineRule="auto"/>
              <w:ind w:firstLineChars="0" w:firstLine="0"/>
              <w:contextualSpacing/>
              <w:rPr>
                <w:sz w:val="21"/>
                <w:szCs w:val="21"/>
              </w:rPr>
            </w:pPr>
            <w:proofErr w:type="spellStart"/>
            <w:r w:rsidRPr="001E4FA3">
              <w:rPr>
                <w:sz w:val="21"/>
                <w:szCs w:val="21"/>
              </w:rPr>
              <w:t>LoRA</w:t>
            </w:r>
            <w:proofErr w:type="spellEnd"/>
            <w:r w:rsidRPr="001E4FA3">
              <w:rPr>
                <w:sz w:val="21"/>
                <w:szCs w:val="21"/>
              </w:rPr>
              <w:t xml:space="preserve"> </w:t>
            </w:r>
            <w:r w:rsidRPr="001E4FA3">
              <w:rPr>
                <w:sz w:val="21"/>
                <w:szCs w:val="21"/>
              </w:rPr>
              <w:t>设置</w:t>
            </w:r>
          </w:p>
        </w:tc>
        <w:tc>
          <w:tcPr>
            <w:tcW w:w="3119" w:type="dxa"/>
            <w:vAlign w:val="center"/>
            <w:hideMark/>
          </w:tcPr>
          <w:p w14:paraId="7CF97DBC"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目标模块（</w:t>
            </w:r>
            <w:proofErr w:type="spellStart"/>
            <w:r w:rsidRPr="001E4FA3">
              <w:rPr>
                <w:sz w:val="21"/>
                <w:szCs w:val="21"/>
              </w:rPr>
              <w:t>lora_target</w:t>
            </w:r>
            <w:proofErr w:type="spellEnd"/>
            <w:r w:rsidRPr="001E4FA3">
              <w:rPr>
                <w:sz w:val="21"/>
                <w:szCs w:val="21"/>
              </w:rPr>
              <w:t>）</w:t>
            </w:r>
          </w:p>
        </w:tc>
        <w:tc>
          <w:tcPr>
            <w:tcW w:w="1134" w:type="dxa"/>
            <w:vAlign w:val="center"/>
            <w:hideMark/>
          </w:tcPr>
          <w:p w14:paraId="0A59870B"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all</w:t>
            </w:r>
          </w:p>
        </w:tc>
        <w:tc>
          <w:tcPr>
            <w:tcW w:w="3543" w:type="dxa"/>
            <w:vAlign w:val="center"/>
            <w:hideMark/>
          </w:tcPr>
          <w:p w14:paraId="279E5A49" w14:textId="7F11EBA4"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对所有线性层注入</w:t>
            </w:r>
            <w:proofErr w:type="spellStart"/>
            <w:r w:rsidRPr="001E4FA3">
              <w:rPr>
                <w:sz w:val="21"/>
                <w:szCs w:val="21"/>
              </w:rPr>
              <w:t>LoRA</w:t>
            </w:r>
            <w:proofErr w:type="spellEnd"/>
            <w:r w:rsidRPr="001E4FA3">
              <w:rPr>
                <w:sz w:val="21"/>
                <w:szCs w:val="21"/>
              </w:rPr>
              <w:t>适配器</w:t>
            </w:r>
          </w:p>
        </w:tc>
      </w:tr>
      <w:tr w:rsidR="001E4FA3" w:rsidRPr="001E4FA3" w14:paraId="16FC913D" w14:textId="77777777" w:rsidTr="00654A62">
        <w:trPr>
          <w:trHeight w:val="317"/>
        </w:trPr>
        <w:tc>
          <w:tcPr>
            <w:tcW w:w="1276" w:type="dxa"/>
            <w:vAlign w:val="center"/>
            <w:hideMark/>
          </w:tcPr>
          <w:p w14:paraId="1F3D83C0"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输出设置</w:t>
            </w:r>
          </w:p>
        </w:tc>
        <w:tc>
          <w:tcPr>
            <w:tcW w:w="3119" w:type="dxa"/>
            <w:vAlign w:val="center"/>
            <w:hideMark/>
          </w:tcPr>
          <w:p w14:paraId="15F41E64"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日志步数（</w:t>
            </w:r>
            <w:proofErr w:type="spellStart"/>
            <w:r w:rsidRPr="001E4FA3">
              <w:rPr>
                <w:sz w:val="21"/>
                <w:szCs w:val="21"/>
              </w:rPr>
              <w:t>logging_steps</w:t>
            </w:r>
            <w:proofErr w:type="spellEnd"/>
            <w:r w:rsidRPr="001E4FA3">
              <w:rPr>
                <w:sz w:val="21"/>
                <w:szCs w:val="21"/>
              </w:rPr>
              <w:t>）</w:t>
            </w:r>
          </w:p>
        </w:tc>
        <w:tc>
          <w:tcPr>
            <w:tcW w:w="1134" w:type="dxa"/>
            <w:vAlign w:val="center"/>
            <w:hideMark/>
          </w:tcPr>
          <w:p w14:paraId="513EA5CD"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10</w:t>
            </w:r>
          </w:p>
        </w:tc>
        <w:tc>
          <w:tcPr>
            <w:tcW w:w="3543" w:type="dxa"/>
            <w:vAlign w:val="center"/>
            <w:hideMark/>
          </w:tcPr>
          <w:p w14:paraId="6B6B85E5" w14:textId="077CF7D4"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每</w:t>
            </w:r>
            <w:r w:rsidRPr="001E4FA3">
              <w:rPr>
                <w:sz w:val="21"/>
                <w:szCs w:val="21"/>
              </w:rPr>
              <w:t>10</w:t>
            </w:r>
            <w:r w:rsidRPr="001E4FA3">
              <w:rPr>
                <w:sz w:val="21"/>
                <w:szCs w:val="21"/>
              </w:rPr>
              <w:t>步记录训练损失</w:t>
            </w:r>
          </w:p>
        </w:tc>
      </w:tr>
      <w:tr w:rsidR="001E4FA3" w:rsidRPr="001E4FA3" w14:paraId="587B2174" w14:textId="77777777" w:rsidTr="00654A62">
        <w:trPr>
          <w:trHeight w:val="317"/>
        </w:trPr>
        <w:tc>
          <w:tcPr>
            <w:tcW w:w="1276" w:type="dxa"/>
            <w:tcBorders>
              <w:bottom w:val="single" w:sz="4" w:space="0" w:color="auto"/>
            </w:tcBorders>
            <w:vAlign w:val="center"/>
            <w:hideMark/>
          </w:tcPr>
          <w:p w14:paraId="725C8C20"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输出设置</w:t>
            </w:r>
          </w:p>
        </w:tc>
        <w:tc>
          <w:tcPr>
            <w:tcW w:w="3119" w:type="dxa"/>
            <w:tcBorders>
              <w:bottom w:val="single" w:sz="4" w:space="0" w:color="auto"/>
            </w:tcBorders>
            <w:vAlign w:val="center"/>
            <w:hideMark/>
          </w:tcPr>
          <w:p w14:paraId="6378A5F4" w14:textId="77777777" w:rsidR="001E4FA3" w:rsidRPr="001E4FA3" w:rsidRDefault="001E4FA3" w:rsidP="00654A62">
            <w:pPr>
              <w:pStyle w:val="altz"/>
              <w:snapToGrid/>
              <w:spacing w:line="240" w:lineRule="auto"/>
              <w:ind w:rightChars="50" w:right="120" w:firstLineChars="0" w:firstLine="0"/>
              <w:contextualSpacing/>
              <w:rPr>
                <w:sz w:val="21"/>
                <w:szCs w:val="21"/>
              </w:rPr>
            </w:pPr>
            <w:r w:rsidRPr="001E4FA3">
              <w:rPr>
                <w:sz w:val="21"/>
                <w:szCs w:val="21"/>
              </w:rPr>
              <w:t>保存步数（</w:t>
            </w:r>
            <w:proofErr w:type="spellStart"/>
            <w:r w:rsidRPr="001E4FA3">
              <w:rPr>
                <w:sz w:val="21"/>
                <w:szCs w:val="21"/>
              </w:rPr>
              <w:t>save_steps</w:t>
            </w:r>
            <w:proofErr w:type="spellEnd"/>
            <w:r w:rsidRPr="001E4FA3">
              <w:rPr>
                <w:sz w:val="21"/>
                <w:szCs w:val="21"/>
              </w:rPr>
              <w:t>）</w:t>
            </w:r>
          </w:p>
        </w:tc>
        <w:tc>
          <w:tcPr>
            <w:tcW w:w="1134" w:type="dxa"/>
            <w:tcBorders>
              <w:bottom w:val="single" w:sz="4" w:space="0" w:color="auto"/>
            </w:tcBorders>
            <w:vAlign w:val="center"/>
            <w:hideMark/>
          </w:tcPr>
          <w:p w14:paraId="26836513" w14:textId="77777777"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500</w:t>
            </w:r>
          </w:p>
        </w:tc>
        <w:tc>
          <w:tcPr>
            <w:tcW w:w="3543" w:type="dxa"/>
            <w:tcBorders>
              <w:bottom w:val="single" w:sz="4" w:space="0" w:color="auto"/>
            </w:tcBorders>
            <w:vAlign w:val="center"/>
            <w:hideMark/>
          </w:tcPr>
          <w:p w14:paraId="19C93ECE" w14:textId="7244C814" w:rsidR="001E4FA3" w:rsidRPr="001E4FA3" w:rsidRDefault="001E4FA3" w:rsidP="00654A62">
            <w:pPr>
              <w:pStyle w:val="altz"/>
              <w:wordWrap/>
              <w:snapToGrid/>
              <w:spacing w:line="240" w:lineRule="auto"/>
              <w:ind w:firstLineChars="0" w:firstLine="0"/>
              <w:contextualSpacing/>
              <w:rPr>
                <w:sz w:val="21"/>
                <w:szCs w:val="21"/>
              </w:rPr>
            </w:pPr>
            <w:r w:rsidRPr="001E4FA3">
              <w:rPr>
                <w:sz w:val="21"/>
                <w:szCs w:val="21"/>
              </w:rPr>
              <w:t>每</w:t>
            </w:r>
            <w:r w:rsidRPr="001E4FA3">
              <w:rPr>
                <w:sz w:val="21"/>
                <w:szCs w:val="21"/>
              </w:rPr>
              <w:t>500</w:t>
            </w:r>
            <w:r w:rsidRPr="001E4FA3">
              <w:rPr>
                <w:sz w:val="21"/>
                <w:szCs w:val="21"/>
              </w:rPr>
              <w:t>步保存一次检查点</w:t>
            </w:r>
          </w:p>
        </w:tc>
      </w:tr>
    </w:tbl>
    <w:p w14:paraId="274748A4" w14:textId="72232AD0" w:rsidR="00F54B80" w:rsidRDefault="00000000" w:rsidP="00E65B0A">
      <w:pPr>
        <w:pStyle w:val="3"/>
        <w:spacing w:before="163" w:after="163"/>
        <w:rPr>
          <w:rFonts w:hint="eastAsia"/>
        </w:rPr>
      </w:pPr>
      <w:bookmarkStart w:id="2006" w:name="_Toc228219387"/>
      <w:r>
        <w:rPr>
          <w:rFonts w:hint="eastAsia"/>
        </w:rPr>
        <w:t>对照实验设计</w:t>
      </w:r>
      <w:bookmarkEnd w:id="2006"/>
    </w:p>
    <w:p w14:paraId="53B085A1" w14:textId="223D5FAB" w:rsidR="00E65B0A" w:rsidRDefault="00E65B0A" w:rsidP="00E65B0A">
      <w:pPr>
        <w:pStyle w:val="altz"/>
        <w:ind w:firstLine="480"/>
      </w:pPr>
      <w:r>
        <w:rPr>
          <w:rFonts w:hint="eastAsia"/>
        </w:rPr>
        <w:t>为科学、全面地验证领域微调的实际效果，本研究设计了一套多层次、成对化的对照实验方案</w:t>
      </w:r>
      <w:r w:rsidR="00DF2970">
        <w:rPr>
          <w:rFonts w:hint="eastAsia"/>
        </w:rPr>
        <w:t>（详</w:t>
      </w:r>
      <w:r w:rsidR="00DF2970" w:rsidRPr="00DF2970">
        <w:rPr>
          <w:rFonts w:hint="eastAsia"/>
        </w:rPr>
        <w:t>见</w:t>
      </w:r>
      <w:r w:rsidR="00DF2970" w:rsidRPr="00E57BEC">
        <w:fldChar w:fldCharType="begin"/>
      </w:r>
      <w:r w:rsidR="00DF2970" w:rsidRPr="00E57BEC">
        <w:instrText xml:space="preserve"> </w:instrText>
      </w:r>
      <w:r w:rsidR="00DF2970" w:rsidRPr="00E57BEC">
        <w:rPr>
          <w:rFonts w:hint="eastAsia"/>
        </w:rPr>
        <w:instrText>REF _Ref227859091 \h</w:instrText>
      </w:r>
      <w:r w:rsidR="00DF2970" w:rsidRPr="00E57BEC">
        <w:instrText xml:space="preserve"> </w:instrText>
      </w:r>
      <w:r w:rsidR="00DF2970" w:rsidRPr="00E57BEC">
        <w:fldChar w:fldCharType="separate"/>
      </w:r>
      <w:r w:rsidR="00E57BEC" w:rsidRPr="00E57BEC">
        <w:rPr>
          <w:rFonts w:hint="eastAsia"/>
        </w:rPr>
        <w:t>表</w:t>
      </w:r>
      <w:r w:rsidR="00E57BEC" w:rsidRPr="00E57BEC">
        <w:rPr>
          <w:rFonts w:hint="eastAsia"/>
        </w:rPr>
        <w:t xml:space="preserve"> </w:t>
      </w:r>
      <w:r w:rsidR="00E57BEC" w:rsidRPr="00E57BEC">
        <w:t>6</w:t>
      </w:r>
      <w:r w:rsidR="00E57BEC" w:rsidRPr="00E57BEC">
        <w:noBreakHyphen/>
        <w:t>6</w:t>
      </w:r>
      <w:r w:rsidR="00DF2970" w:rsidRPr="00E57BEC">
        <w:fldChar w:fldCharType="end"/>
      </w:r>
      <w:r w:rsidR="00DF2970" w:rsidRPr="00E57BEC">
        <w:rPr>
          <w:rFonts w:hint="eastAsia"/>
        </w:rPr>
        <w:t>）</w:t>
      </w:r>
      <w:r w:rsidRPr="00E57BEC">
        <w:rPr>
          <w:rFonts w:hint="eastAsia"/>
        </w:rPr>
        <w:t>，具</w:t>
      </w:r>
      <w:r>
        <w:rPr>
          <w:rFonts w:hint="eastAsia"/>
        </w:rPr>
        <w:t>体包括以下三个维度。</w:t>
      </w:r>
    </w:p>
    <w:p w14:paraId="3750E87B" w14:textId="009E8730" w:rsidR="00E65B0A" w:rsidRDefault="00E65B0A" w:rsidP="00E65B0A">
      <w:pPr>
        <w:pStyle w:val="altz"/>
        <w:ind w:firstLine="480"/>
      </w:pPr>
      <w:r>
        <w:rPr>
          <w:rFonts w:hint="eastAsia"/>
        </w:rPr>
        <w:t>基模型与微调模型的成对对比。对于每一个选用的</w:t>
      </w:r>
      <w:r w:rsidR="00A62D4A">
        <w:rPr>
          <w:rFonts w:hint="eastAsia"/>
        </w:rPr>
        <w:t>基线</w:t>
      </w:r>
      <w:r>
        <w:rPr>
          <w:rFonts w:hint="eastAsia"/>
        </w:rPr>
        <w:t>模型，本研究均固定其对应的微调版本（使用相同超参数、相同训练数据），并在完全相同的测试集（</w:t>
      </w:r>
      <w:r>
        <w:rPr>
          <w:rFonts w:hint="eastAsia"/>
        </w:rPr>
        <w:t>282</w:t>
      </w:r>
      <w:r>
        <w:rPr>
          <w:rFonts w:hint="eastAsia"/>
        </w:rPr>
        <w:t>条样本）上分别生成答案。通过对比同一模型在微调前后的输出质量差异，可以直接量化领域微调带来的性能增益，排除模型本身基础能力的干扰。这一设计是本次评估的核心逻辑基础。</w:t>
      </w:r>
    </w:p>
    <w:p w14:paraId="5C583236" w14:textId="310AEBBE" w:rsidR="00E65B0A" w:rsidRDefault="00E65B0A" w:rsidP="00E65B0A">
      <w:pPr>
        <w:pStyle w:val="altz"/>
        <w:ind w:firstLine="480"/>
      </w:pPr>
      <w:r>
        <w:rPr>
          <w:rFonts w:hint="eastAsia"/>
        </w:rPr>
        <w:t>跨参数规模的梯度对比。本研究同时覆盖了从</w:t>
      </w:r>
      <w:r>
        <w:rPr>
          <w:rFonts w:hint="eastAsia"/>
        </w:rPr>
        <w:t>1.5B</w:t>
      </w:r>
      <w:r>
        <w:rPr>
          <w:rFonts w:hint="eastAsia"/>
        </w:rPr>
        <w:t>到</w:t>
      </w:r>
      <w:r>
        <w:rPr>
          <w:rFonts w:hint="eastAsia"/>
        </w:rPr>
        <w:t>8B</w:t>
      </w:r>
      <w:r>
        <w:rPr>
          <w:rFonts w:hint="eastAsia"/>
        </w:rPr>
        <w:t>的多个参数量级，旨在探究模型规模与领域微调收益之间是否存在正相关关系。理论上，更大参数的模型具备更强的知识存储与泛化能力，可能在微调后展现出更优的领域适应性；然而，小参数模型因可训练参数量占比更高，也可能以更高的</w:t>
      </w:r>
      <w:r>
        <w:rPr>
          <w:rFonts w:hint="eastAsia"/>
        </w:rPr>
        <w:t>"</w:t>
      </w:r>
      <w:r>
        <w:rPr>
          <w:rFonts w:hint="eastAsia"/>
        </w:rPr>
        <w:t>学习效率</w:t>
      </w:r>
      <w:r>
        <w:rPr>
          <w:rFonts w:hint="eastAsia"/>
        </w:rPr>
        <w:t>"</w:t>
      </w:r>
      <w:r>
        <w:rPr>
          <w:rFonts w:hint="eastAsia"/>
        </w:rPr>
        <w:t>实现性能追赶。通过横向对比不同尺寸模型的微调效果，可以为后续实际部署时的模型选型提供实证依据。</w:t>
      </w:r>
    </w:p>
    <w:p w14:paraId="09AAF19D" w14:textId="1A58551E" w:rsidR="00C45582" w:rsidRDefault="00E65B0A" w:rsidP="00E65B0A">
      <w:pPr>
        <w:pStyle w:val="altz"/>
        <w:ind w:firstLine="480"/>
      </w:pPr>
      <w:proofErr w:type="gramStart"/>
      <w:r>
        <w:rPr>
          <w:rFonts w:hint="eastAsia"/>
        </w:rPr>
        <w:t>跨代际</w:t>
      </w:r>
      <w:proofErr w:type="gramEnd"/>
      <w:r>
        <w:rPr>
          <w:rFonts w:hint="eastAsia"/>
        </w:rPr>
        <w:t>模型的迁移对比。</w:t>
      </w:r>
      <w:r>
        <w:rPr>
          <w:rFonts w:hint="eastAsia"/>
        </w:rPr>
        <w:t>Qwen2.5</w:t>
      </w:r>
      <w:r>
        <w:rPr>
          <w:rFonts w:hint="eastAsia"/>
        </w:rPr>
        <w:t>与</w:t>
      </w:r>
      <w:r>
        <w:rPr>
          <w:rFonts w:hint="eastAsia"/>
        </w:rPr>
        <w:t>Qwen3</w:t>
      </w:r>
      <w:r>
        <w:rPr>
          <w:rFonts w:hint="eastAsia"/>
        </w:rPr>
        <w:t>代表了两个不同的技术代际。通过在相同数据集、相同超参数配置下分别微调这两个系列的模型，可以评估新一代架构在领域适配任务上是否带来了实质性的性能提升，从而</w:t>
      </w:r>
      <w:proofErr w:type="gramStart"/>
      <w:r>
        <w:rPr>
          <w:rFonts w:hint="eastAsia"/>
        </w:rPr>
        <w:t>为领域</w:t>
      </w:r>
      <w:proofErr w:type="gramEnd"/>
      <w:r>
        <w:rPr>
          <w:rFonts w:hint="eastAsia"/>
        </w:rPr>
        <w:t>大模型的技术选型提供参考。</w:t>
      </w:r>
    </w:p>
    <w:p w14:paraId="64D72F87" w14:textId="450F4FC3" w:rsidR="00C45582" w:rsidRPr="00C45582" w:rsidRDefault="00C45582" w:rsidP="00C45582">
      <w:pPr>
        <w:pStyle w:val="altz"/>
        <w:snapToGrid/>
        <w:spacing w:beforeLines="100" w:before="326" w:afterLines="50" w:after="163" w:line="240" w:lineRule="auto"/>
        <w:ind w:firstLineChars="0" w:firstLine="0"/>
        <w:jc w:val="center"/>
        <w:rPr>
          <w:sz w:val="21"/>
          <w:szCs w:val="20"/>
        </w:rPr>
      </w:pPr>
      <w:bookmarkStart w:id="2007" w:name="_Ref227859091"/>
      <w:bookmarkStart w:id="2008" w:name="_Toc228022962"/>
      <w:r w:rsidRPr="00C45582">
        <w:rPr>
          <w:rFonts w:hint="eastAsia"/>
          <w:sz w:val="21"/>
          <w:szCs w:val="20"/>
        </w:rPr>
        <w:t>表</w:t>
      </w:r>
      <w:r w:rsidRPr="00C45582">
        <w:rPr>
          <w:rFonts w:hint="eastAsia"/>
          <w:sz w:val="21"/>
          <w:szCs w:val="20"/>
        </w:rPr>
        <w:t xml:space="preserve"> </w:t>
      </w:r>
      <w:r w:rsidR="00492FE9">
        <w:rPr>
          <w:sz w:val="21"/>
          <w:szCs w:val="20"/>
        </w:rPr>
        <w:fldChar w:fldCharType="begin"/>
      </w:r>
      <w:r w:rsidR="00492FE9">
        <w:rPr>
          <w:sz w:val="21"/>
          <w:szCs w:val="20"/>
        </w:rPr>
        <w:instrText xml:space="preserve"> </w:instrText>
      </w:r>
      <w:r w:rsidR="00492FE9">
        <w:rPr>
          <w:rFonts w:hint="eastAsia"/>
          <w:sz w:val="21"/>
          <w:szCs w:val="20"/>
        </w:rPr>
        <w:instrText>STYLEREF 1 \s</w:instrText>
      </w:r>
      <w:r w:rsidR="00492FE9">
        <w:rPr>
          <w:sz w:val="21"/>
          <w:szCs w:val="20"/>
        </w:rPr>
        <w:instrText xml:space="preserve"> </w:instrText>
      </w:r>
      <w:r w:rsidR="00492FE9">
        <w:rPr>
          <w:sz w:val="21"/>
          <w:szCs w:val="20"/>
        </w:rPr>
        <w:fldChar w:fldCharType="separate"/>
      </w:r>
      <w:r w:rsidR="00492FE9">
        <w:rPr>
          <w:noProof/>
          <w:sz w:val="21"/>
          <w:szCs w:val="20"/>
        </w:rPr>
        <w:t>6</w:t>
      </w:r>
      <w:r w:rsidR="00492FE9">
        <w:rPr>
          <w:sz w:val="21"/>
          <w:szCs w:val="20"/>
        </w:rPr>
        <w:fldChar w:fldCharType="end"/>
      </w:r>
      <w:r w:rsidR="00492FE9">
        <w:rPr>
          <w:sz w:val="21"/>
          <w:szCs w:val="20"/>
        </w:rPr>
        <w:noBreakHyphen/>
      </w:r>
      <w:r w:rsidR="00492FE9">
        <w:rPr>
          <w:sz w:val="21"/>
          <w:szCs w:val="20"/>
        </w:rPr>
        <w:fldChar w:fldCharType="begin"/>
      </w:r>
      <w:r w:rsidR="00492FE9">
        <w:rPr>
          <w:sz w:val="21"/>
          <w:szCs w:val="20"/>
        </w:rPr>
        <w:instrText xml:space="preserve"> </w:instrText>
      </w:r>
      <w:r w:rsidR="00492FE9">
        <w:rPr>
          <w:rFonts w:hint="eastAsia"/>
          <w:sz w:val="21"/>
          <w:szCs w:val="20"/>
        </w:rPr>
        <w:instrText xml:space="preserve">SEQ </w:instrText>
      </w:r>
      <w:r w:rsidR="00492FE9">
        <w:rPr>
          <w:rFonts w:hint="eastAsia"/>
          <w:sz w:val="21"/>
          <w:szCs w:val="20"/>
        </w:rPr>
        <w:instrText>表</w:instrText>
      </w:r>
      <w:r w:rsidR="00492FE9">
        <w:rPr>
          <w:rFonts w:hint="eastAsia"/>
          <w:sz w:val="21"/>
          <w:szCs w:val="20"/>
        </w:rPr>
        <w:instrText xml:space="preserve"> \* ARABIC \s 1</w:instrText>
      </w:r>
      <w:r w:rsidR="00492FE9">
        <w:rPr>
          <w:sz w:val="21"/>
          <w:szCs w:val="20"/>
        </w:rPr>
        <w:instrText xml:space="preserve"> </w:instrText>
      </w:r>
      <w:r w:rsidR="00492FE9">
        <w:rPr>
          <w:sz w:val="21"/>
          <w:szCs w:val="20"/>
        </w:rPr>
        <w:fldChar w:fldCharType="separate"/>
      </w:r>
      <w:r w:rsidR="00492FE9">
        <w:rPr>
          <w:noProof/>
          <w:sz w:val="21"/>
          <w:szCs w:val="20"/>
        </w:rPr>
        <w:t>6</w:t>
      </w:r>
      <w:r w:rsidR="00492FE9">
        <w:rPr>
          <w:sz w:val="21"/>
          <w:szCs w:val="20"/>
        </w:rPr>
        <w:fldChar w:fldCharType="end"/>
      </w:r>
      <w:bookmarkEnd w:id="2007"/>
      <w:r w:rsidR="009B07E3">
        <w:rPr>
          <w:rFonts w:hint="eastAsia"/>
          <w:sz w:val="21"/>
          <w:szCs w:val="20"/>
        </w:rPr>
        <w:t xml:space="preserve"> </w:t>
      </w:r>
      <w:r w:rsidRPr="00C45582">
        <w:rPr>
          <w:rFonts w:hint="eastAsia"/>
          <w:sz w:val="21"/>
          <w:szCs w:val="20"/>
        </w:rPr>
        <w:t>领域微调对照实验设计说明</w:t>
      </w:r>
      <w:bookmarkEnd w:id="2008"/>
    </w:p>
    <w:tbl>
      <w:tblPr>
        <w:tblW w:w="9214" w:type="dxa"/>
        <w:tblCellMar>
          <w:top w:w="15" w:type="dxa"/>
          <w:left w:w="15" w:type="dxa"/>
          <w:bottom w:w="15" w:type="dxa"/>
          <w:right w:w="15" w:type="dxa"/>
        </w:tblCellMar>
        <w:tblLook w:val="04A0" w:firstRow="1" w:lastRow="0" w:firstColumn="1" w:lastColumn="0" w:noHBand="0" w:noVBand="1"/>
      </w:tblPr>
      <w:tblGrid>
        <w:gridCol w:w="1276"/>
        <w:gridCol w:w="2552"/>
        <w:gridCol w:w="2126"/>
        <w:gridCol w:w="3260"/>
      </w:tblGrid>
      <w:tr w:rsidR="00C45582" w:rsidRPr="00C45582" w14:paraId="6B066559" w14:textId="77777777" w:rsidTr="00654A62">
        <w:trPr>
          <w:trHeight w:val="317"/>
        </w:trPr>
        <w:tc>
          <w:tcPr>
            <w:tcW w:w="1276" w:type="dxa"/>
            <w:tcBorders>
              <w:top w:val="single" w:sz="4" w:space="0" w:color="auto"/>
              <w:bottom w:val="single" w:sz="4" w:space="0" w:color="auto"/>
            </w:tcBorders>
            <w:vAlign w:val="center"/>
            <w:hideMark/>
          </w:tcPr>
          <w:p w14:paraId="30913939" w14:textId="77777777" w:rsidR="00C45582" w:rsidRPr="00720264" w:rsidRDefault="00C45582" w:rsidP="00C45582">
            <w:pPr>
              <w:pStyle w:val="altz"/>
              <w:spacing w:line="240" w:lineRule="auto"/>
              <w:ind w:firstLineChars="0" w:firstLine="0"/>
              <w:rPr>
                <w:sz w:val="21"/>
                <w:szCs w:val="20"/>
              </w:rPr>
            </w:pPr>
            <w:r w:rsidRPr="00720264">
              <w:rPr>
                <w:sz w:val="21"/>
                <w:szCs w:val="20"/>
              </w:rPr>
              <w:t>实验维度</w:t>
            </w:r>
          </w:p>
        </w:tc>
        <w:tc>
          <w:tcPr>
            <w:tcW w:w="2552" w:type="dxa"/>
            <w:tcBorders>
              <w:top w:val="single" w:sz="4" w:space="0" w:color="auto"/>
              <w:bottom w:val="single" w:sz="4" w:space="0" w:color="auto"/>
            </w:tcBorders>
            <w:vAlign w:val="center"/>
            <w:hideMark/>
          </w:tcPr>
          <w:p w14:paraId="4E4D0D42" w14:textId="77777777" w:rsidR="00C45582" w:rsidRPr="00720264" w:rsidRDefault="00C45582" w:rsidP="00C45582">
            <w:pPr>
              <w:pStyle w:val="altz"/>
              <w:spacing w:line="240" w:lineRule="auto"/>
              <w:ind w:firstLineChars="0" w:firstLine="0"/>
              <w:rPr>
                <w:sz w:val="21"/>
                <w:szCs w:val="20"/>
              </w:rPr>
            </w:pPr>
            <w:r w:rsidRPr="00720264">
              <w:rPr>
                <w:sz w:val="21"/>
                <w:szCs w:val="20"/>
              </w:rPr>
              <w:t>对比对象</w:t>
            </w:r>
          </w:p>
        </w:tc>
        <w:tc>
          <w:tcPr>
            <w:tcW w:w="2126" w:type="dxa"/>
            <w:tcBorders>
              <w:top w:val="single" w:sz="4" w:space="0" w:color="auto"/>
              <w:bottom w:val="single" w:sz="4" w:space="0" w:color="auto"/>
            </w:tcBorders>
            <w:vAlign w:val="center"/>
            <w:hideMark/>
          </w:tcPr>
          <w:p w14:paraId="7D0276BD" w14:textId="77777777" w:rsidR="00C45582" w:rsidRPr="00720264" w:rsidRDefault="00C45582" w:rsidP="00C45582">
            <w:pPr>
              <w:pStyle w:val="altz"/>
              <w:spacing w:line="240" w:lineRule="auto"/>
              <w:ind w:firstLineChars="0" w:firstLine="0"/>
              <w:rPr>
                <w:sz w:val="21"/>
                <w:szCs w:val="20"/>
              </w:rPr>
            </w:pPr>
            <w:r w:rsidRPr="00720264">
              <w:rPr>
                <w:sz w:val="21"/>
                <w:szCs w:val="20"/>
              </w:rPr>
              <w:t>控制条件</w:t>
            </w:r>
          </w:p>
        </w:tc>
        <w:tc>
          <w:tcPr>
            <w:tcW w:w="3260" w:type="dxa"/>
            <w:tcBorders>
              <w:top w:val="single" w:sz="4" w:space="0" w:color="auto"/>
              <w:bottom w:val="single" w:sz="4" w:space="0" w:color="auto"/>
            </w:tcBorders>
            <w:vAlign w:val="center"/>
            <w:hideMark/>
          </w:tcPr>
          <w:p w14:paraId="629221BA" w14:textId="77777777" w:rsidR="00C45582" w:rsidRPr="00720264" w:rsidRDefault="00C45582" w:rsidP="00C45582">
            <w:pPr>
              <w:pStyle w:val="altz"/>
              <w:spacing w:line="240" w:lineRule="auto"/>
              <w:ind w:firstLineChars="0" w:firstLine="0"/>
              <w:rPr>
                <w:sz w:val="21"/>
                <w:szCs w:val="20"/>
              </w:rPr>
            </w:pPr>
            <w:r w:rsidRPr="00720264">
              <w:rPr>
                <w:sz w:val="21"/>
                <w:szCs w:val="20"/>
              </w:rPr>
              <w:t>考察目标</w:t>
            </w:r>
          </w:p>
        </w:tc>
      </w:tr>
      <w:tr w:rsidR="00C45582" w:rsidRPr="00C45582" w14:paraId="0F00E2A4" w14:textId="77777777" w:rsidTr="00654A62">
        <w:trPr>
          <w:trHeight w:val="317"/>
        </w:trPr>
        <w:tc>
          <w:tcPr>
            <w:tcW w:w="1276" w:type="dxa"/>
            <w:tcBorders>
              <w:top w:val="single" w:sz="4" w:space="0" w:color="auto"/>
            </w:tcBorders>
            <w:vAlign w:val="center"/>
            <w:hideMark/>
          </w:tcPr>
          <w:p w14:paraId="6F6AF8D9" w14:textId="3629EDC0" w:rsidR="00C45582" w:rsidRPr="00C45582" w:rsidRDefault="00C45582" w:rsidP="00C45582">
            <w:pPr>
              <w:pStyle w:val="altz"/>
              <w:snapToGrid/>
              <w:spacing w:line="240" w:lineRule="auto"/>
              <w:ind w:rightChars="50" w:right="120" w:firstLineChars="0" w:firstLine="0"/>
              <w:rPr>
                <w:sz w:val="21"/>
                <w:szCs w:val="20"/>
              </w:rPr>
            </w:pPr>
            <w:r w:rsidRPr="00C45582">
              <w:rPr>
                <w:sz w:val="21"/>
                <w:szCs w:val="20"/>
              </w:rPr>
              <w:t>成对对比</w:t>
            </w:r>
          </w:p>
        </w:tc>
        <w:tc>
          <w:tcPr>
            <w:tcW w:w="2552" w:type="dxa"/>
            <w:tcBorders>
              <w:top w:val="single" w:sz="4" w:space="0" w:color="auto"/>
            </w:tcBorders>
            <w:vAlign w:val="center"/>
            <w:hideMark/>
          </w:tcPr>
          <w:p w14:paraId="75D97DDC" w14:textId="0F01E76F" w:rsidR="00C45582" w:rsidRPr="00C45582" w:rsidRDefault="00A62D4A" w:rsidP="00C45582">
            <w:pPr>
              <w:pStyle w:val="altz"/>
              <w:snapToGrid/>
              <w:spacing w:line="240" w:lineRule="auto"/>
              <w:ind w:rightChars="50" w:right="120" w:firstLineChars="0" w:firstLine="0"/>
              <w:rPr>
                <w:sz w:val="21"/>
                <w:szCs w:val="20"/>
              </w:rPr>
            </w:pPr>
            <w:r>
              <w:rPr>
                <w:rFonts w:hint="eastAsia"/>
                <w:sz w:val="21"/>
                <w:szCs w:val="20"/>
              </w:rPr>
              <w:t>基线</w:t>
            </w:r>
            <w:r w:rsidR="00C45582" w:rsidRPr="00C45582">
              <w:rPr>
                <w:sz w:val="21"/>
                <w:szCs w:val="20"/>
              </w:rPr>
              <w:t>模型</w:t>
            </w:r>
            <w:r w:rsidR="00C45582" w:rsidRPr="00C45582">
              <w:rPr>
                <w:sz w:val="21"/>
                <w:szCs w:val="20"/>
              </w:rPr>
              <w:t xml:space="preserve"> vs.</w:t>
            </w:r>
            <w:r w:rsidR="00C45582">
              <w:rPr>
                <w:rFonts w:hint="eastAsia"/>
                <w:sz w:val="21"/>
                <w:szCs w:val="20"/>
              </w:rPr>
              <w:t xml:space="preserve"> </w:t>
            </w:r>
            <w:r w:rsidR="00C45582" w:rsidRPr="00C45582">
              <w:rPr>
                <w:sz w:val="21"/>
                <w:szCs w:val="20"/>
              </w:rPr>
              <w:t>其微调版本</w:t>
            </w:r>
          </w:p>
        </w:tc>
        <w:tc>
          <w:tcPr>
            <w:tcW w:w="2126" w:type="dxa"/>
            <w:tcBorders>
              <w:top w:val="single" w:sz="4" w:space="0" w:color="auto"/>
            </w:tcBorders>
            <w:vAlign w:val="center"/>
            <w:hideMark/>
          </w:tcPr>
          <w:p w14:paraId="33BE69D1" w14:textId="77777777" w:rsidR="00C45582" w:rsidRPr="00C45582" w:rsidRDefault="00C45582" w:rsidP="00C45582">
            <w:pPr>
              <w:pStyle w:val="altz"/>
              <w:snapToGrid/>
              <w:spacing w:line="240" w:lineRule="auto"/>
              <w:ind w:rightChars="50" w:right="120" w:firstLineChars="0" w:firstLine="0"/>
              <w:rPr>
                <w:sz w:val="21"/>
                <w:szCs w:val="20"/>
              </w:rPr>
            </w:pPr>
            <w:r w:rsidRPr="00C45582">
              <w:rPr>
                <w:sz w:val="21"/>
                <w:szCs w:val="20"/>
              </w:rPr>
              <w:t>相同基座、相同超参数、相同训练数据、相同解码参数</w:t>
            </w:r>
          </w:p>
        </w:tc>
        <w:tc>
          <w:tcPr>
            <w:tcW w:w="3260" w:type="dxa"/>
            <w:tcBorders>
              <w:top w:val="single" w:sz="4" w:space="0" w:color="auto"/>
            </w:tcBorders>
            <w:vAlign w:val="center"/>
            <w:hideMark/>
          </w:tcPr>
          <w:p w14:paraId="2AEE4B5F" w14:textId="77777777" w:rsidR="00C45582" w:rsidRPr="00C45582" w:rsidRDefault="00C45582" w:rsidP="00C45582">
            <w:pPr>
              <w:pStyle w:val="altz"/>
              <w:snapToGrid/>
              <w:spacing w:line="240" w:lineRule="auto"/>
              <w:ind w:rightChars="50" w:right="120" w:firstLineChars="0" w:firstLine="0"/>
              <w:rPr>
                <w:sz w:val="21"/>
                <w:szCs w:val="20"/>
              </w:rPr>
            </w:pPr>
            <w:r w:rsidRPr="00C45582">
              <w:rPr>
                <w:sz w:val="21"/>
                <w:szCs w:val="20"/>
              </w:rPr>
              <w:t>直接量化领域微调带来的性能增益，排除模型基础能力差异</w:t>
            </w:r>
          </w:p>
        </w:tc>
      </w:tr>
      <w:tr w:rsidR="00C45582" w:rsidRPr="00C45582" w14:paraId="78172E1D" w14:textId="77777777" w:rsidTr="00654A62">
        <w:trPr>
          <w:trHeight w:val="317"/>
        </w:trPr>
        <w:tc>
          <w:tcPr>
            <w:tcW w:w="1276" w:type="dxa"/>
            <w:vAlign w:val="center"/>
            <w:hideMark/>
          </w:tcPr>
          <w:p w14:paraId="300360D5" w14:textId="77777777" w:rsidR="00C45582" w:rsidRPr="00C45582" w:rsidRDefault="00C45582" w:rsidP="00C45582">
            <w:pPr>
              <w:pStyle w:val="altz"/>
              <w:snapToGrid/>
              <w:spacing w:line="240" w:lineRule="auto"/>
              <w:ind w:rightChars="50" w:right="120" w:firstLineChars="0" w:firstLine="0"/>
              <w:rPr>
                <w:sz w:val="21"/>
                <w:szCs w:val="20"/>
              </w:rPr>
            </w:pPr>
            <w:r w:rsidRPr="00C45582">
              <w:rPr>
                <w:sz w:val="21"/>
                <w:szCs w:val="20"/>
              </w:rPr>
              <w:t>跨参数规模对比</w:t>
            </w:r>
          </w:p>
        </w:tc>
        <w:tc>
          <w:tcPr>
            <w:tcW w:w="2552" w:type="dxa"/>
            <w:vAlign w:val="center"/>
            <w:hideMark/>
          </w:tcPr>
          <w:p w14:paraId="0CA68826" w14:textId="0CF9A6B6" w:rsidR="00C45582" w:rsidRPr="00C45582" w:rsidRDefault="00C45582" w:rsidP="00C45582">
            <w:pPr>
              <w:pStyle w:val="altz"/>
              <w:snapToGrid/>
              <w:spacing w:line="240" w:lineRule="auto"/>
              <w:ind w:rightChars="50" w:right="120" w:firstLineChars="0" w:firstLine="0"/>
              <w:rPr>
                <w:sz w:val="21"/>
                <w:szCs w:val="20"/>
              </w:rPr>
            </w:pPr>
            <w:r w:rsidRPr="00C45582">
              <w:rPr>
                <w:sz w:val="21"/>
                <w:szCs w:val="20"/>
              </w:rPr>
              <w:t>1.5B/3B</w:t>
            </w:r>
            <w:r w:rsidR="00654A62">
              <w:rPr>
                <w:rFonts w:hint="eastAsia"/>
                <w:sz w:val="21"/>
                <w:szCs w:val="20"/>
              </w:rPr>
              <w:t>/4B</w:t>
            </w:r>
            <w:r w:rsidRPr="00C45582">
              <w:rPr>
                <w:sz w:val="21"/>
                <w:szCs w:val="20"/>
              </w:rPr>
              <w:t>/7B/8B</w:t>
            </w:r>
            <w:r w:rsidRPr="00C45582">
              <w:rPr>
                <w:sz w:val="21"/>
                <w:szCs w:val="20"/>
              </w:rPr>
              <w:t>等不同参数量级模型及其微调版</w:t>
            </w:r>
            <w:r w:rsidRPr="00C45582">
              <w:rPr>
                <w:sz w:val="21"/>
                <w:szCs w:val="20"/>
              </w:rPr>
              <w:lastRenderedPageBreak/>
              <w:t>本</w:t>
            </w:r>
          </w:p>
        </w:tc>
        <w:tc>
          <w:tcPr>
            <w:tcW w:w="2126" w:type="dxa"/>
            <w:vAlign w:val="center"/>
            <w:hideMark/>
          </w:tcPr>
          <w:p w14:paraId="6BC1D931" w14:textId="1CED1663" w:rsidR="00C45582" w:rsidRPr="00C45582" w:rsidRDefault="00C45582" w:rsidP="00C45582">
            <w:pPr>
              <w:pStyle w:val="altz"/>
              <w:snapToGrid/>
              <w:spacing w:line="240" w:lineRule="auto"/>
              <w:ind w:rightChars="50" w:right="120" w:firstLineChars="0" w:firstLine="0"/>
              <w:rPr>
                <w:sz w:val="21"/>
                <w:szCs w:val="20"/>
              </w:rPr>
            </w:pPr>
            <w:r w:rsidRPr="00C45582">
              <w:rPr>
                <w:sz w:val="21"/>
                <w:szCs w:val="20"/>
              </w:rPr>
              <w:lastRenderedPageBreak/>
              <w:t>相同数据、相同训练轮数、相同</w:t>
            </w:r>
            <w:proofErr w:type="spellStart"/>
            <w:r w:rsidRPr="00C45582">
              <w:rPr>
                <w:sz w:val="21"/>
                <w:szCs w:val="20"/>
              </w:rPr>
              <w:t>LoRA</w:t>
            </w:r>
            <w:proofErr w:type="spellEnd"/>
            <w:r w:rsidRPr="00C45582">
              <w:rPr>
                <w:sz w:val="21"/>
                <w:szCs w:val="20"/>
              </w:rPr>
              <w:t>配</w:t>
            </w:r>
            <w:r w:rsidRPr="00C45582">
              <w:rPr>
                <w:sz w:val="21"/>
                <w:szCs w:val="20"/>
              </w:rPr>
              <w:lastRenderedPageBreak/>
              <w:t>置</w:t>
            </w:r>
          </w:p>
        </w:tc>
        <w:tc>
          <w:tcPr>
            <w:tcW w:w="3260" w:type="dxa"/>
            <w:vAlign w:val="center"/>
            <w:hideMark/>
          </w:tcPr>
          <w:p w14:paraId="06B62045" w14:textId="77777777" w:rsidR="00C45582" w:rsidRPr="00C45582" w:rsidRDefault="00C45582" w:rsidP="00C45582">
            <w:pPr>
              <w:pStyle w:val="altz"/>
              <w:snapToGrid/>
              <w:spacing w:line="240" w:lineRule="auto"/>
              <w:ind w:rightChars="50" w:right="120" w:firstLineChars="0" w:firstLine="0"/>
              <w:rPr>
                <w:sz w:val="21"/>
                <w:szCs w:val="20"/>
              </w:rPr>
            </w:pPr>
            <w:r w:rsidRPr="00C45582">
              <w:rPr>
                <w:sz w:val="21"/>
                <w:szCs w:val="20"/>
              </w:rPr>
              <w:lastRenderedPageBreak/>
              <w:t>探究模型规模与微调收益的关系，为部署选型提供依据</w:t>
            </w:r>
          </w:p>
        </w:tc>
      </w:tr>
      <w:tr w:rsidR="00C45582" w:rsidRPr="00C45582" w14:paraId="44EED4B7" w14:textId="77777777" w:rsidTr="00654A62">
        <w:trPr>
          <w:trHeight w:val="317"/>
        </w:trPr>
        <w:tc>
          <w:tcPr>
            <w:tcW w:w="1276" w:type="dxa"/>
            <w:tcBorders>
              <w:bottom w:val="single" w:sz="4" w:space="0" w:color="auto"/>
            </w:tcBorders>
            <w:vAlign w:val="center"/>
            <w:hideMark/>
          </w:tcPr>
          <w:p w14:paraId="2C510C0B" w14:textId="77777777" w:rsidR="00C45582" w:rsidRPr="00C45582" w:rsidRDefault="00C45582" w:rsidP="00C45582">
            <w:pPr>
              <w:pStyle w:val="altz"/>
              <w:snapToGrid/>
              <w:spacing w:line="240" w:lineRule="auto"/>
              <w:ind w:rightChars="50" w:right="120" w:firstLineChars="0" w:firstLine="0"/>
              <w:rPr>
                <w:sz w:val="21"/>
                <w:szCs w:val="20"/>
              </w:rPr>
            </w:pPr>
            <w:proofErr w:type="gramStart"/>
            <w:r w:rsidRPr="00C45582">
              <w:rPr>
                <w:sz w:val="21"/>
                <w:szCs w:val="20"/>
              </w:rPr>
              <w:t>跨代际</w:t>
            </w:r>
            <w:proofErr w:type="gramEnd"/>
            <w:r w:rsidRPr="00C45582">
              <w:rPr>
                <w:sz w:val="21"/>
                <w:szCs w:val="20"/>
              </w:rPr>
              <w:t>对比</w:t>
            </w:r>
          </w:p>
        </w:tc>
        <w:tc>
          <w:tcPr>
            <w:tcW w:w="2552" w:type="dxa"/>
            <w:tcBorders>
              <w:bottom w:val="single" w:sz="4" w:space="0" w:color="auto"/>
            </w:tcBorders>
            <w:vAlign w:val="center"/>
            <w:hideMark/>
          </w:tcPr>
          <w:p w14:paraId="3C47BF10" w14:textId="690EEA1C" w:rsidR="00C45582" w:rsidRPr="00C45582" w:rsidRDefault="00C45582" w:rsidP="00C45582">
            <w:pPr>
              <w:pStyle w:val="altz"/>
              <w:snapToGrid/>
              <w:spacing w:line="240" w:lineRule="auto"/>
              <w:ind w:rightChars="50" w:right="120" w:firstLineChars="0" w:firstLine="0"/>
              <w:rPr>
                <w:sz w:val="21"/>
                <w:szCs w:val="20"/>
              </w:rPr>
            </w:pPr>
            <w:r w:rsidRPr="00C45582">
              <w:rPr>
                <w:sz w:val="21"/>
                <w:szCs w:val="20"/>
              </w:rPr>
              <w:t>Qwen2.5</w:t>
            </w:r>
            <w:r w:rsidRPr="00C45582">
              <w:rPr>
                <w:sz w:val="21"/>
                <w:szCs w:val="20"/>
              </w:rPr>
              <w:t>系列</w:t>
            </w:r>
            <w:r w:rsidRPr="00C45582">
              <w:rPr>
                <w:sz w:val="21"/>
                <w:szCs w:val="20"/>
              </w:rPr>
              <w:t>vs</w:t>
            </w:r>
            <w:r>
              <w:rPr>
                <w:rFonts w:hint="eastAsia"/>
                <w:sz w:val="21"/>
                <w:szCs w:val="20"/>
              </w:rPr>
              <w:t xml:space="preserve">. </w:t>
            </w:r>
            <w:r w:rsidRPr="00C45582">
              <w:rPr>
                <w:sz w:val="21"/>
                <w:szCs w:val="20"/>
              </w:rPr>
              <w:t>Qwen3</w:t>
            </w:r>
            <w:r w:rsidRPr="00C45582">
              <w:rPr>
                <w:sz w:val="21"/>
                <w:szCs w:val="20"/>
              </w:rPr>
              <w:t>系列（同规模）</w:t>
            </w:r>
          </w:p>
        </w:tc>
        <w:tc>
          <w:tcPr>
            <w:tcW w:w="2126" w:type="dxa"/>
            <w:tcBorders>
              <w:bottom w:val="single" w:sz="4" w:space="0" w:color="auto"/>
            </w:tcBorders>
            <w:vAlign w:val="center"/>
            <w:hideMark/>
          </w:tcPr>
          <w:p w14:paraId="2779A414" w14:textId="77777777" w:rsidR="00C45582" w:rsidRPr="00C45582" w:rsidRDefault="00C45582" w:rsidP="00C45582">
            <w:pPr>
              <w:pStyle w:val="altz"/>
              <w:snapToGrid/>
              <w:spacing w:line="240" w:lineRule="auto"/>
              <w:ind w:rightChars="50" w:right="120" w:firstLineChars="0" w:firstLine="0"/>
              <w:rPr>
                <w:sz w:val="21"/>
                <w:szCs w:val="20"/>
              </w:rPr>
            </w:pPr>
            <w:r w:rsidRPr="00C45582">
              <w:rPr>
                <w:sz w:val="21"/>
                <w:szCs w:val="20"/>
              </w:rPr>
              <w:t>相同参数量级、相同数据集、相同超参数配置</w:t>
            </w:r>
          </w:p>
        </w:tc>
        <w:tc>
          <w:tcPr>
            <w:tcW w:w="3260" w:type="dxa"/>
            <w:tcBorders>
              <w:bottom w:val="single" w:sz="4" w:space="0" w:color="auto"/>
            </w:tcBorders>
            <w:vAlign w:val="center"/>
            <w:hideMark/>
          </w:tcPr>
          <w:p w14:paraId="00984FE3" w14:textId="77777777" w:rsidR="00C45582" w:rsidRPr="00C45582" w:rsidRDefault="00C45582" w:rsidP="00C45582">
            <w:pPr>
              <w:pStyle w:val="altz"/>
              <w:keepNext/>
              <w:snapToGrid/>
              <w:spacing w:line="240" w:lineRule="auto"/>
              <w:ind w:rightChars="50" w:right="120" w:firstLineChars="0" w:firstLine="0"/>
              <w:rPr>
                <w:sz w:val="21"/>
                <w:szCs w:val="20"/>
              </w:rPr>
            </w:pPr>
            <w:r w:rsidRPr="00C45582">
              <w:rPr>
                <w:sz w:val="21"/>
                <w:szCs w:val="20"/>
              </w:rPr>
              <w:t>评估新一代架构在领域适配任务上的实质性提升</w:t>
            </w:r>
          </w:p>
        </w:tc>
      </w:tr>
    </w:tbl>
    <w:p w14:paraId="2EDDB28B" w14:textId="5060A500" w:rsidR="00C45582" w:rsidRPr="00C45582" w:rsidRDefault="00C45582" w:rsidP="00C45582">
      <w:pPr>
        <w:pStyle w:val="altz"/>
        <w:snapToGrid/>
        <w:spacing w:line="240" w:lineRule="auto"/>
        <w:ind w:firstLineChars="0" w:firstLine="0"/>
        <w:rPr>
          <w:sz w:val="18"/>
          <w:szCs w:val="16"/>
        </w:rPr>
      </w:pPr>
      <w:r w:rsidRPr="00C45582">
        <w:rPr>
          <w:rFonts w:hint="eastAsia"/>
          <w:sz w:val="18"/>
          <w:szCs w:val="16"/>
        </w:rPr>
        <w:t>注：所有实验均在完全相同的测试集（</w:t>
      </w:r>
      <w:r w:rsidRPr="00C45582">
        <w:rPr>
          <w:rFonts w:hint="eastAsia"/>
          <w:sz w:val="18"/>
          <w:szCs w:val="16"/>
        </w:rPr>
        <w:t>N=282</w:t>
      </w:r>
      <w:r w:rsidRPr="00C45582">
        <w:rPr>
          <w:rFonts w:hint="eastAsia"/>
          <w:sz w:val="18"/>
          <w:szCs w:val="16"/>
        </w:rPr>
        <w:t>）上执行，测试集与训练</w:t>
      </w:r>
      <w:r w:rsidRPr="00C45582">
        <w:rPr>
          <w:rFonts w:hint="eastAsia"/>
          <w:sz w:val="18"/>
          <w:szCs w:val="16"/>
        </w:rPr>
        <w:t>/</w:t>
      </w:r>
      <w:r w:rsidRPr="00C45582">
        <w:rPr>
          <w:rFonts w:hint="eastAsia"/>
          <w:sz w:val="18"/>
          <w:szCs w:val="16"/>
        </w:rPr>
        <w:t>验证</w:t>
      </w:r>
      <w:proofErr w:type="gramStart"/>
      <w:r w:rsidRPr="00C45582">
        <w:rPr>
          <w:rFonts w:hint="eastAsia"/>
          <w:sz w:val="18"/>
          <w:szCs w:val="16"/>
        </w:rPr>
        <w:t>集严格</w:t>
      </w:r>
      <w:proofErr w:type="gramEnd"/>
      <w:r w:rsidRPr="00C45582">
        <w:rPr>
          <w:rFonts w:hint="eastAsia"/>
          <w:sz w:val="18"/>
          <w:szCs w:val="16"/>
        </w:rPr>
        <w:t>互斥；生成阶段统一固定解码参数（</w:t>
      </w:r>
      <w:del w:id="2009" w:author="Zixuan Zhou" w:date="2026-04-27T03:23:00Z" w16du:dateUtc="2026-04-26T19:23:00Z">
        <w:r w:rsidRPr="00C45582" w:rsidDel="006A285C">
          <w:rPr>
            <w:rFonts w:hint="eastAsia"/>
            <w:sz w:val="18"/>
            <w:szCs w:val="16"/>
          </w:rPr>
          <w:delText>如</w:delText>
        </w:r>
      </w:del>
      <w:r w:rsidRPr="00C45582">
        <w:rPr>
          <w:rFonts w:hint="eastAsia"/>
          <w:sz w:val="18"/>
          <w:szCs w:val="16"/>
        </w:rPr>
        <w:t>temperature</w:t>
      </w:r>
      <w:r w:rsidRPr="00C45582">
        <w:rPr>
          <w:rFonts w:hint="eastAsia"/>
          <w:sz w:val="18"/>
          <w:szCs w:val="16"/>
        </w:rPr>
        <w:t>、</w:t>
      </w:r>
      <w:proofErr w:type="spellStart"/>
      <w:r w:rsidRPr="00C45582">
        <w:rPr>
          <w:rFonts w:hint="eastAsia"/>
          <w:sz w:val="18"/>
          <w:szCs w:val="16"/>
        </w:rPr>
        <w:t>top_p</w:t>
      </w:r>
      <w:proofErr w:type="spellEnd"/>
      <w:r w:rsidRPr="00C45582">
        <w:rPr>
          <w:rFonts w:hint="eastAsia"/>
          <w:sz w:val="18"/>
          <w:szCs w:val="16"/>
        </w:rPr>
        <w:t>），以排除随机性干扰。</w:t>
      </w:r>
    </w:p>
    <w:p w14:paraId="731BBF9A" w14:textId="2A43CDCC" w:rsidR="00E65B0A" w:rsidRPr="00E65B0A" w:rsidRDefault="00E65B0A" w:rsidP="00E65B0A">
      <w:pPr>
        <w:pStyle w:val="altz"/>
        <w:ind w:firstLine="480"/>
      </w:pPr>
      <w:r>
        <w:rPr>
          <w:rFonts w:hint="eastAsia"/>
        </w:rPr>
        <w:t>最后，是关于评估指标体系。所有对照实验均统一采用第五章确立的六维度</w:t>
      </w:r>
      <w:r>
        <w:rPr>
          <w:rFonts w:hint="eastAsia"/>
        </w:rPr>
        <w:t>3</w:t>
      </w:r>
      <w:r>
        <w:rPr>
          <w:rFonts w:hint="eastAsia"/>
        </w:rPr>
        <w:t>分制</w:t>
      </w:r>
      <w:r>
        <w:rPr>
          <w:rFonts w:hint="eastAsia"/>
        </w:rPr>
        <w:t>Likert</w:t>
      </w:r>
      <w:r>
        <w:rPr>
          <w:rFonts w:hint="eastAsia"/>
        </w:rPr>
        <w:t>量表作为评估标准，具体涵盖指导性、准确性、完整性、安全性、易于理解与仅提供必要信息。打分工作由经临床专家标准锚定的</w:t>
      </w:r>
      <w:r>
        <w:rPr>
          <w:rFonts w:hint="eastAsia"/>
        </w:rPr>
        <w:t>DeepSeek-V3.2</w:t>
      </w:r>
      <w:r>
        <w:rPr>
          <w:rFonts w:hint="eastAsia"/>
        </w:rPr>
        <w:t>模型自动完成，以确保评估的客观性、高效性与一致性。最终，通过对各维度得分及综合均分的统计分析，形成对微调效果的定量结论。</w:t>
      </w:r>
    </w:p>
    <w:p w14:paraId="132A2B2E" w14:textId="210FD900" w:rsidR="00F54B80" w:rsidRDefault="00431204">
      <w:pPr>
        <w:pStyle w:val="2"/>
        <w:spacing w:before="163" w:after="163"/>
        <w:rPr>
          <w:rFonts w:hint="eastAsia"/>
        </w:rPr>
      </w:pPr>
      <w:bookmarkStart w:id="2010" w:name="_Toc228219388"/>
      <w:r>
        <w:rPr>
          <w:rFonts w:hint="eastAsia"/>
        </w:rPr>
        <w:t>微调结果评估</w:t>
      </w:r>
      <w:bookmarkEnd w:id="2010"/>
    </w:p>
    <w:p w14:paraId="0C642379" w14:textId="7897D1F9" w:rsidR="00431204" w:rsidRPr="00431204" w:rsidRDefault="00431204" w:rsidP="00431204">
      <w:pPr>
        <w:pStyle w:val="altz"/>
        <w:ind w:firstLine="480"/>
      </w:pPr>
      <w:r w:rsidRPr="00431204">
        <w:rPr>
          <w:rFonts w:hint="eastAsia"/>
        </w:rPr>
        <w:t>在完成模型微调与对照实验设计的基础上，本章将系统呈现</w:t>
      </w:r>
      <w:r>
        <w:rPr>
          <w:rFonts w:hint="eastAsia"/>
        </w:rPr>
        <w:t>模型微调后</w:t>
      </w:r>
      <w:r w:rsidRPr="00431204">
        <w:rPr>
          <w:rFonts w:hint="eastAsia"/>
        </w:rPr>
        <w:t>各项评估指标的实际结果。为确保评估的客观性与全面性，本研究从两个互补的维度对模型输出进行量化分析：其一，采用</w:t>
      </w:r>
      <w:r w:rsidRPr="00431204">
        <w:rPr>
          <w:rFonts w:hint="eastAsia"/>
        </w:rPr>
        <w:t>ROUGE</w:t>
      </w:r>
      <w:r w:rsidRPr="00431204">
        <w:rPr>
          <w:rFonts w:hint="eastAsia"/>
        </w:rPr>
        <w:t>系列指标衡量生成答案与人工</w:t>
      </w:r>
      <w:proofErr w:type="gramStart"/>
      <w:r w:rsidRPr="00431204">
        <w:rPr>
          <w:rFonts w:hint="eastAsia"/>
        </w:rPr>
        <w:t>审核金</w:t>
      </w:r>
      <w:proofErr w:type="gramEnd"/>
      <w:r w:rsidRPr="00431204">
        <w:rPr>
          <w:rFonts w:hint="eastAsia"/>
        </w:rPr>
        <w:t>标准之间的文本重叠度，从语言学层面评估内容一致性；其二，沿用第五章确立的六维度</w:t>
      </w:r>
      <w:r w:rsidRPr="00431204">
        <w:rPr>
          <w:rFonts w:hint="eastAsia"/>
        </w:rPr>
        <w:t>3</w:t>
      </w:r>
      <w:r w:rsidRPr="00431204">
        <w:rPr>
          <w:rFonts w:hint="eastAsia"/>
        </w:rPr>
        <w:t>分制</w:t>
      </w:r>
      <w:r w:rsidRPr="00431204">
        <w:rPr>
          <w:rFonts w:hint="eastAsia"/>
        </w:rPr>
        <w:t>Likert</w:t>
      </w:r>
      <w:r w:rsidRPr="00431204">
        <w:rPr>
          <w:rFonts w:hint="eastAsia"/>
        </w:rPr>
        <w:t>量表，由经临床专家标准锚定的</w:t>
      </w:r>
      <w:r w:rsidRPr="00431204">
        <w:rPr>
          <w:rFonts w:hint="eastAsia"/>
        </w:rPr>
        <w:t>DeepSeek-V3.2</w:t>
      </w:r>
      <w:r w:rsidRPr="00431204">
        <w:rPr>
          <w:rFonts w:hint="eastAsia"/>
        </w:rPr>
        <w:t>模型对答案质量进行深度评判。所有统计检验均基于测试集的</w:t>
      </w:r>
      <w:r w:rsidRPr="00431204">
        <w:rPr>
          <w:rFonts w:hint="eastAsia"/>
        </w:rPr>
        <w:t>282</w:t>
      </w:r>
      <w:r w:rsidRPr="00431204">
        <w:rPr>
          <w:rFonts w:hint="eastAsia"/>
        </w:rPr>
        <w:t>条有效样本展开，以保障评估结果的独立性与泛化可靠性。</w:t>
      </w:r>
    </w:p>
    <w:p w14:paraId="03DE622E" w14:textId="73160D06" w:rsidR="00EF4550" w:rsidRDefault="00EF4550" w:rsidP="00431204">
      <w:pPr>
        <w:pStyle w:val="3"/>
        <w:spacing w:before="163" w:after="163"/>
        <w:rPr>
          <w:rFonts w:hint="eastAsia"/>
        </w:rPr>
      </w:pPr>
      <w:bookmarkStart w:id="2011" w:name="_Toc228219389"/>
      <w:r>
        <w:rPr>
          <w:rFonts w:hint="eastAsia"/>
        </w:rPr>
        <w:t>自动化指标结果</w:t>
      </w:r>
      <w:bookmarkEnd w:id="2011"/>
    </w:p>
    <w:p w14:paraId="2B5A1347" w14:textId="6855C5E7" w:rsidR="00431204" w:rsidRDefault="00431204" w:rsidP="00431204">
      <w:pPr>
        <w:pStyle w:val="altz"/>
        <w:ind w:firstLine="480"/>
      </w:pPr>
      <w:r>
        <w:rPr>
          <w:rFonts w:hint="eastAsia"/>
        </w:rPr>
        <w:t>ROUGE</w:t>
      </w:r>
      <w:r>
        <w:rPr>
          <w:rFonts w:hint="eastAsia"/>
        </w:rPr>
        <w:t>是文本生成领域广泛采用的自动化评估指标，通过计算候选文本与参考文本之间的</w:t>
      </w:r>
      <w:r>
        <w:rPr>
          <w:rFonts w:hint="eastAsia"/>
        </w:rPr>
        <w:t>n-gram</w:t>
      </w:r>
      <w:r>
        <w:rPr>
          <w:rFonts w:hint="eastAsia"/>
        </w:rPr>
        <w:t>重叠程度，来量化两者在词汇使用上的相似度</w:t>
      </w:r>
      <w:r w:rsidR="00A804DE">
        <w:fldChar w:fldCharType="begin"/>
      </w:r>
      <w:r w:rsidR="001704E8">
        <w:instrText xml:space="preserve"> ADDIN ZOTERO_ITEM CSL_CITATION {"citationID":"RloytE9c","properties":{"unsorted":false,"formattedCitation":"\\super [41]\\nosupersub{}","plainCitation":"[41]","noteIndex":0},"citationItems":[{"id":1233,"uris":["http://zotero.org/users/15209510/items/9QYY4BH8"],"itemData":{"id":1233,"type":"article","abstract":"This work examines the sensitivity of widely used reference-based metrics in relation to the choice of reference sets, analyzing three diverse multi-reference summarization datasets: SummEval, GUMSum, and DUC2004. Human language production exhibits remarkable richness and variation, reflecting diverse communication styles and intents. However, this variation is often overlooked in summarization evaluation. While having multiple reference summaries is known to improve correlation with human judgments, the impact of the reference set on reference-based metrics has not been systematically investigated. This work examines the sensitivity of widely used reference-based metrics in relation to the choice of reference sets, analyzing three diverse multi-reference summarization datasets: SummEval, GUMSum, and DUC2004. We demonstrate that many popular metrics exhibit significant instability. This instability is particularly concerning for n-gram-based metrics like ROUGE, where model rankings vary depending on the reference sets, undermining the reliability of model comparisons. We also collect human judgments on LLM outputs for genre-diverse data and examine their correlation with metrics to supplement existing findings beyond newswire summaries, finding weak-to-no correlation. Taken together, we recommend incorporating reference set variation into summarization evaluation to enhance consistency alongside correlation with human judgments, especially when evaluating LLMs.","language":"en","title":"References Matter: Investigating the Impact of Reference Set Variation on Summarization Evaluation","title-short":"References Matter","URL":"https://www.semanticscholar.org/paper/References-Matter%3A-Investigating-the-Impact-of-Set-Casola-Liu/d09d576c33b72bcd57a5d6e8fbb5fa24f018ed47","author":[{"family":"Casola","given":"Silvia"},{"family":"Liu","given":"Yang Janet"},{"family":"Peng","given":"Siyao"},{"family":"Kraus","given":"Oliver"},{"family":"Gatt","given":"Albert"},{"family":"Plank","given":"Barbara"}],"accessed":{"date-parts":[["2026",4,25]]},"issued":{"date-parts":[["2025"]]}}}],"schema":"https://github.com/citation-style-language/schema/raw/master/csl-citation.json"} </w:instrText>
      </w:r>
      <w:r w:rsidR="00A804DE">
        <w:fldChar w:fldCharType="separate"/>
      </w:r>
      <w:r w:rsidR="00740296" w:rsidRPr="00740296">
        <w:rPr>
          <w:rFonts w:cs="Times New Roman"/>
          <w:kern w:val="0"/>
          <w:vertAlign w:val="superscript"/>
        </w:rPr>
        <w:t>[41]</w:t>
      </w:r>
      <w:r w:rsidR="00A804DE">
        <w:fldChar w:fldCharType="end"/>
      </w:r>
      <w:r w:rsidRPr="004A775D">
        <w:rPr>
          <w:rFonts w:hint="eastAsia"/>
        </w:rPr>
        <w:t>。</w:t>
      </w:r>
      <w:r>
        <w:rPr>
          <w:rFonts w:hint="eastAsia"/>
        </w:rPr>
        <w:t>本研究选取</w:t>
      </w:r>
      <w:r>
        <w:rPr>
          <w:rFonts w:hint="eastAsia"/>
        </w:rPr>
        <w:t>ROUGE-1</w:t>
      </w:r>
      <w:r>
        <w:rPr>
          <w:rFonts w:hint="eastAsia"/>
        </w:rPr>
        <w:t>（一元词重叠）、</w:t>
      </w:r>
      <w:r>
        <w:rPr>
          <w:rFonts w:hint="eastAsia"/>
        </w:rPr>
        <w:t>ROUGE-2</w:t>
      </w:r>
      <w:r>
        <w:rPr>
          <w:rFonts w:hint="eastAsia"/>
        </w:rPr>
        <w:t>（二元词重叠）与</w:t>
      </w:r>
      <w:r>
        <w:rPr>
          <w:rFonts w:hint="eastAsia"/>
        </w:rPr>
        <w:t>ROUGE-L</w:t>
      </w:r>
      <w:r>
        <w:rPr>
          <w:rFonts w:hint="eastAsia"/>
        </w:rPr>
        <w:t>（最长公共子序列）三项指标，分别从不同粒度评估模型生成答案与人工</w:t>
      </w:r>
      <w:proofErr w:type="gramStart"/>
      <w:r>
        <w:rPr>
          <w:rFonts w:hint="eastAsia"/>
        </w:rPr>
        <w:t>审核金标准答之间</w:t>
      </w:r>
      <w:proofErr w:type="gramEnd"/>
      <w:r>
        <w:rPr>
          <w:rFonts w:hint="eastAsia"/>
        </w:rPr>
        <w:t>的文本一致性。</w:t>
      </w:r>
    </w:p>
    <w:p w14:paraId="57206373" w14:textId="60C15536" w:rsidR="00BF57A1" w:rsidRDefault="00BF57A1" w:rsidP="00BF57A1">
      <w:pPr>
        <w:pStyle w:val="altz"/>
        <w:ind w:firstLine="480"/>
      </w:pPr>
      <w:r w:rsidRPr="00B90A78">
        <w:rPr>
          <w:rFonts w:hint="eastAsia"/>
        </w:rPr>
        <w:t>ROUGE-1</w:t>
      </w:r>
      <w:r w:rsidRPr="00B90A78">
        <w:rPr>
          <w:rFonts w:hint="eastAsia"/>
        </w:rPr>
        <w:t>通过计算生成文本和参考文本之间的单词重叠来评估生成文本的质量，而</w:t>
      </w:r>
      <w:r w:rsidRPr="00B90A78">
        <w:rPr>
          <w:rFonts w:hint="eastAsia"/>
        </w:rPr>
        <w:t>ROUGE-2</w:t>
      </w:r>
      <w:r w:rsidRPr="00B90A78">
        <w:rPr>
          <w:rFonts w:hint="eastAsia"/>
        </w:rPr>
        <w:t>通过计算生成文本和参考文本之间的二元组重叠来评估，</w:t>
      </w:r>
      <w:r w:rsidRPr="00B90A78">
        <w:rPr>
          <w:rFonts w:hint="eastAsia"/>
        </w:rPr>
        <w:t>ROUGE-L</w:t>
      </w:r>
      <w:r w:rsidRPr="00B90A78">
        <w:rPr>
          <w:rFonts w:hint="eastAsia"/>
        </w:rPr>
        <w:t>则是通过计算生成文本和参考文本之间的最长公共子序列来评估生成文本的质量，</w:t>
      </w:r>
      <w:r w:rsidRPr="00B90A78">
        <w:rPr>
          <w:rFonts w:hint="eastAsia"/>
        </w:rPr>
        <w:t>ROUGE-1</w:t>
      </w:r>
      <w:r w:rsidRPr="00B90A78">
        <w:rPr>
          <w:rFonts w:hint="eastAsia"/>
        </w:rPr>
        <w:t>、</w:t>
      </w:r>
      <w:r w:rsidRPr="00B90A78">
        <w:rPr>
          <w:rFonts w:hint="eastAsia"/>
        </w:rPr>
        <w:t>ROUGE-2</w:t>
      </w:r>
      <w:r w:rsidRPr="00B90A78">
        <w:rPr>
          <w:rFonts w:hint="eastAsia"/>
        </w:rPr>
        <w:t>的计算公式如</w:t>
      </w:r>
      <w:r w:rsidR="00776D10">
        <w:rPr>
          <w:rFonts w:hint="eastAsia"/>
        </w:rPr>
        <w:t>式</w:t>
      </w:r>
      <w:r w:rsidR="00776D10">
        <w:rPr>
          <w:rFonts w:hint="eastAsia"/>
        </w:rPr>
        <w:t xml:space="preserve"> </w:t>
      </w:r>
      <w:r w:rsidR="00776D10">
        <w:fldChar w:fldCharType="begin"/>
      </w:r>
      <w:r w:rsidR="00776D10">
        <w:instrText xml:space="preserve"> </w:instrText>
      </w:r>
      <w:r w:rsidR="00776D10">
        <w:rPr>
          <w:rFonts w:hint="eastAsia"/>
        </w:rPr>
        <w:instrText>REF _Ref227864646 \h</w:instrText>
      </w:r>
      <w:r w:rsidR="00776D10">
        <w:instrText xml:space="preserve"> </w:instrText>
      </w:r>
      <w:r w:rsidR="00776D10">
        <w:fldChar w:fldCharType="separate"/>
      </w:r>
      <w:r w:rsidR="00486D0E">
        <w:rPr>
          <w:rFonts w:hint="eastAsia"/>
        </w:rPr>
        <w:t>(</w:t>
      </w:r>
      <w:r w:rsidR="00486D0E">
        <w:rPr>
          <w:noProof/>
        </w:rPr>
        <w:t>6</w:t>
      </w:r>
      <w:r w:rsidR="00486D0E">
        <w:noBreakHyphen/>
      </w:r>
      <w:r w:rsidR="00486D0E">
        <w:rPr>
          <w:noProof/>
        </w:rPr>
        <w:t>2</w:t>
      </w:r>
      <w:r w:rsidR="00486D0E">
        <w:rPr>
          <w:rFonts w:hint="eastAsia"/>
        </w:rPr>
        <w:t>)</w:t>
      </w:r>
      <w:r w:rsidR="00776D10">
        <w:fldChar w:fldCharType="end"/>
      </w:r>
      <w:r>
        <w:rPr>
          <w:rFonts w:hint="eastAsia"/>
        </w:rPr>
        <w:t>和式</w:t>
      </w:r>
      <w:r w:rsidR="00776D10">
        <w:rPr>
          <w:rFonts w:hint="eastAsia"/>
        </w:rPr>
        <w:t xml:space="preserve"> </w:t>
      </w:r>
      <w:r w:rsidR="00776D10">
        <w:fldChar w:fldCharType="begin"/>
      </w:r>
      <w:r w:rsidR="00776D10">
        <w:instrText xml:space="preserve"> </w:instrText>
      </w:r>
      <w:r w:rsidR="00776D10">
        <w:rPr>
          <w:rFonts w:hint="eastAsia"/>
        </w:rPr>
        <w:instrText>REF _Ref227864805 \h</w:instrText>
      </w:r>
      <w:r w:rsidR="00776D10">
        <w:instrText xml:space="preserve"> </w:instrText>
      </w:r>
      <w:r w:rsidR="00776D10">
        <w:fldChar w:fldCharType="separate"/>
      </w:r>
      <w:r w:rsidR="00486D0E">
        <w:rPr>
          <w:rFonts w:hint="eastAsia"/>
        </w:rPr>
        <w:t>(</w:t>
      </w:r>
      <w:r w:rsidR="00486D0E">
        <w:rPr>
          <w:noProof/>
        </w:rPr>
        <w:t>6</w:t>
      </w:r>
      <w:r w:rsidR="00486D0E">
        <w:noBreakHyphen/>
      </w:r>
      <w:r w:rsidR="00486D0E">
        <w:rPr>
          <w:noProof/>
        </w:rPr>
        <w:t>3</w:t>
      </w:r>
      <w:r w:rsidR="00486D0E">
        <w:rPr>
          <w:rFonts w:hint="eastAsia"/>
        </w:rPr>
        <w:t>)</w:t>
      </w:r>
      <w:r w:rsidR="00776D10">
        <w:fldChar w:fldCharType="end"/>
      </w:r>
      <w:r>
        <w:rPr>
          <w:rFonts w:hint="eastAsia"/>
        </w:rPr>
        <w:t>。</w:t>
      </w:r>
    </w:p>
    <w:tbl>
      <w:tblPr>
        <w:tblW w:w="5000" w:type="pct"/>
        <w:tblLook w:val="0000" w:firstRow="0" w:lastRow="0" w:firstColumn="0" w:lastColumn="0" w:noHBand="0" w:noVBand="0"/>
      </w:tblPr>
      <w:tblGrid>
        <w:gridCol w:w="1664"/>
        <w:gridCol w:w="5743"/>
        <w:gridCol w:w="1663"/>
      </w:tblGrid>
      <w:tr w:rsidR="00BF57A1" w14:paraId="00F801BF" w14:textId="77777777" w:rsidTr="00BF57A1">
        <w:trPr>
          <w:trHeight w:val="816"/>
        </w:trPr>
        <w:tc>
          <w:tcPr>
            <w:tcW w:w="917" w:type="pct"/>
            <w:vAlign w:val="center"/>
          </w:tcPr>
          <w:p w14:paraId="22DC036C" w14:textId="77777777" w:rsidR="00BF57A1" w:rsidRDefault="00BF57A1" w:rsidP="00BF57A1">
            <w:pPr>
              <w:pStyle w:val="aff5"/>
              <w:tabs>
                <w:tab w:val="clear" w:pos="8400"/>
                <w:tab w:val="right" w:pos="8280"/>
              </w:tabs>
              <w:rPr>
                <w:rFonts w:ascii="宋体" w:hAnsi="宋体" w:hint="eastAsia"/>
                <w:sz w:val="24"/>
              </w:rPr>
            </w:pPr>
          </w:p>
        </w:tc>
        <w:tc>
          <w:tcPr>
            <w:tcW w:w="3166" w:type="pct"/>
            <w:vAlign w:val="center"/>
          </w:tcPr>
          <w:p w14:paraId="6D7BFD28" w14:textId="77777777" w:rsidR="00BF57A1" w:rsidRPr="00EA030F" w:rsidRDefault="00BF57A1" w:rsidP="00BF57A1">
            <w:pPr>
              <w:pStyle w:val="expressions"/>
            </w:pPr>
            <m:oMathPara>
              <m:oMath>
                <m:r>
                  <m:rPr>
                    <m:nor/>
                  </m:rPr>
                  <w:rPr>
                    <w:rFonts w:cstheme="minorHAnsi"/>
                  </w:rPr>
                  <m:t>ROUGE-1</m:t>
                </m:r>
                <m:r>
                  <m:rPr>
                    <m:nor/>
                  </m:rPr>
                  <w:rPr>
                    <w:rFonts w:cstheme="minorHAnsi" w:hint="eastAsia"/>
                  </w:rPr>
                  <m:t xml:space="preserve"> =</m:t>
                </m:r>
                <m:r>
                  <m:rPr>
                    <m:nor/>
                  </m:rPr>
                  <m:t xml:space="preserve"> </m:t>
                </m:r>
                <m:f>
                  <m:fPr>
                    <m:ctrlPr>
                      <w:rPr>
                        <w:rFonts w:ascii="Cambria Math" w:hAnsi="Cambria Math"/>
                      </w:rPr>
                    </m:ctrlPr>
                  </m:fPr>
                  <m:num>
                    <m:r>
                      <m:rPr>
                        <m:nor/>
                      </m:rPr>
                      <m:t>1-gram(</m:t>
                    </m:r>
                    <m:r>
                      <m:rPr>
                        <m:nor/>
                      </m:rPr>
                      <w:rPr>
                        <w:rFonts w:hint="eastAsia"/>
                      </w:rPr>
                      <m:t>生成文本</m:t>
                    </m:r>
                    <m:r>
                      <m:rPr>
                        <m:nor/>
                      </m:rPr>
                      <m:t xml:space="preserve">, </m:t>
                    </m:r>
                    <m:r>
                      <m:rPr>
                        <m:nor/>
                      </m:rPr>
                      <w:rPr>
                        <w:rFonts w:hint="eastAsia"/>
                      </w:rPr>
                      <m:t>参考文本</m:t>
                    </m:r>
                    <m:r>
                      <m:rPr>
                        <m:nor/>
                      </m:rPr>
                      <m:t>)</m:t>
                    </m:r>
                  </m:num>
                  <m:den>
                    <m:r>
                      <m:rPr>
                        <m:nor/>
                      </m:rPr>
                      <m:t>1-</m:t>
                    </m:r>
                    <m:r>
                      <m:rPr>
                        <m:nor/>
                      </m:rPr>
                      <w:rPr>
                        <w:rFonts w:hint="eastAsia"/>
                      </w:rPr>
                      <m:t>gram</m:t>
                    </m:r>
                    <m:r>
                      <m:rPr>
                        <m:nor/>
                      </m:rPr>
                      <m:t>(</m:t>
                    </m:r>
                    <m:r>
                      <m:rPr>
                        <m:nor/>
                      </m:rPr>
                      <w:rPr>
                        <w:rFonts w:hint="eastAsia"/>
                      </w:rPr>
                      <m:t>参考文本</m:t>
                    </m:r>
                    <m:r>
                      <m:rPr>
                        <m:nor/>
                      </m:rPr>
                      <m:t>)</m:t>
                    </m:r>
                  </m:den>
                </m:f>
              </m:oMath>
            </m:oMathPara>
          </w:p>
        </w:tc>
        <w:tc>
          <w:tcPr>
            <w:tcW w:w="917" w:type="pct"/>
            <w:vAlign w:val="center"/>
          </w:tcPr>
          <w:p w14:paraId="48ABC6D7" w14:textId="4118871F" w:rsidR="00BF57A1" w:rsidRPr="002B54B9" w:rsidRDefault="00776D10" w:rsidP="00776D10">
            <w:pPr>
              <w:pStyle w:val="altz"/>
              <w:ind w:firstLine="480"/>
              <w:jc w:val="right"/>
              <w:rPr>
                <w:rFonts w:asciiTheme="minorHAnsi" w:eastAsiaTheme="minorEastAsia" w:hAnsiTheme="minorHAnsi" w:hint="eastAsia"/>
              </w:rPr>
            </w:pPr>
            <w:bookmarkStart w:id="2012" w:name="_Ref227864646"/>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2F0A02">
              <w:rPr>
                <w:noProof/>
              </w:rPr>
              <w:t>6</w:t>
            </w:r>
            <w:r w:rsidR="002F0A02">
              <w:fldChar w:fldCharType="end"/>
            </w:r>
            <w:r w:rsidR="002F0A02">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2F0A02">
              <w:rPr>
                <w:noProof/>
              </w:rPr>
              <w:t>2</w:t>
            </w:r>
            <w:r w:rsidR="002F0A02">
              <w:fldChar w:fldCharType="end"/>
            </w:r>
            <w:r>
              <w:rPr>
                <w:rFonts w:hint="eastAsia"/>
              </w:rPr>
              <w:t>)</w:t>
            </w:r>
            <w:bookmarkEnd w:id="2012"/>
          </w:p>
        </w:tc>
      </w:tr>
      <w:tr w:rsidR="00BF57A1" w14:paraId="7AD29E55" w14:textId="77777777" w:rsidTr="00BF57A1">
        <w:trPr>
          <w:trHeight w:val="816"/>
        </w:trPr>
        <w:tc>
          <w:tcPr>
            <w:tcW w:w="917" w:type="pct"/>
            <w:vAlign w:val="center"/>
          </w:tcPr>
          <w:p w14:paraId="4567B57B" w14:textId="77777777" w:rsidR="00BF57A1" w:rsidRDefault="00BF57A1" w:rsidP="00BF57A1">
            <w:pPr>
              <w:pStyle w:val="aff5"/>
              <w:tabs>
                <w:tab w:val="clear" w:pos="8400"/>
                <w:tab w:val="right" w:pos="8280"/>
              </w:tabs>
              <w:rPr>
                <w:rFonts w:ascii="宋体" w:hAnsi="宋体" w:hint="eastAsia"/>
                <w:sz w:val="24"/>
              </w:rPr>
            </w:pPr>
          </w:p>
        </w:tc>
        <w:tc>
          <w:tcPr>
            <w:tcW w:w="3166" w:type="pct"/>
            <w:vAlign w:val="center"/>
          </w:tcPr>
          <w:p w14:paraId="36AA1942" w14:textId="77777777" w:rsidR="00BF57A1" w:rsidRPr="00246A9C" w:rsidRDefault="00BF57A1" w:rsidP="00BF57A1">
            <w:pPr>
              <w:pStyle w:val="expressions"/>
              <w:rPr>
                <w:rFonts w:ascii="Cambria Math" w:hAnsi="Cambria Math"/>
                <w:oMath/>
              </w:rPr>
            </w:pPr>
            <m:oMathPara>
              <m:oMath>
                <m:r>
                  <m:rPr>
                    <m:nor/>
                  </m:rPr>
                  <m:t>ROUGE-2</m:t>
                </m:r>
                <m:r>
                  <m:rPr>
                    <m:nor/>
                  </m:rPr>
                  <w:rPr>
                    <w:rFonts w:hint="eastAsia"/>
                  </w:rPr>
                  <m:t xml:space="preserve"> =</m:t>
                </m:r>
                <m:r>
                  <m:rPr>
                    <m:nor/>
                  </m:rPr>
                  <m:t xml:space="preserve"> </m:t>
                </m:r>
                <m:f>
                  <m:fPr>
                    <m:ctrlPr>
                      <w:rPr>
                        <w:rFonts w:ascii="Cambria Math" w:hAnsi="Cambria Math"/>
                      </w:rPr>
                    </m:ctrlPr>
                  </m:fPr>
                  <m:num>
                    <m:r>
                      <m:rPr>
                        <m:nor/>
                      </m:rPr>
                      <w:rPr>
                        <w:rFonts w:hint="eastAsia"/>
                      </w:rPr>
                      <m:t>2</m:t>
                    </m:r>
                    <m:r>
                      <m:rPr>
                        <m:nor/>
                      </m:rPr>
                      <m:t>-gram(</m:t>
                    </m:r>
                    <m:r>
                      <m:rPr>
                        <m:nor/>
                      </m:rPr>
                      <w:rPr>
                        <w:rFonts w:hint="eastAsia"/>
                      </w:rPr>
                      <m:t>生成文本</m:t>
                    </m:r>
                    <m:r>
                      <m:rPr>
                        <m:nor/>
                      </m:rPr>
                      <m:t xml:space="preserve">, </m:t>
                    </m:r>
                    <m:r>
                      <m:rPr>
                        <m:nor/>
                      </m:rPr>
                      <w:rPr>
                        <w:rFonts w:hint="eastAsia"/>
                      </w:rPr>
                      <m:t>参考文本</m:t>
                    </m:r>
                    <m:r>
                      <m:rPr>
                        <m:nor/>
                      </m:rPr>
                      <m:t>)</m:t>
                    </m:r>
                  </m:num>
                  <m:den>
                    <m:r>
                      <m:rPr>
                        <m:nor/>
                      </m:rPr>
                      <w:rPr>
                        <w:rFonts w:hint="eastAsia"/>
                      </w:rPr>
                      <m:t>2</m:t>
                    </m:r>
                    <m:r>
                      <m:rPr>
                        <m:nor/>
                      </m:rPr>
                      <m:t>-</m:t>
                    </m:r>
                    <m:r>
                      <m:rPr>
                        <m:nor/>
                      </m:rPr>
                      <w:rPr>
                        <w:rFonts w:hint="eastAsia"/>
                      </w:rPr>
                      <m:t>gram</m:t>
                    </m:r>
                    <m:r>
                      <m:rPr>
                        <m:nor/>
                      </m:rPr>
                      <m:t>(</m:t>
                    </m:r>
                    <m:r>
                      <m:rPr>
                        <m:nor/>
                      </m:rPr>
                      <w:rPr>
                        <w:rFonts w:hint="eastAsia"/>
                      </w:rPr>
                      <m:t>参考文本</m:t>
                    </m:r>
                    <m:r>
                      <m:rPr>
                        <m:nor/>
                      </m:rPr>
                      <m:t>)</m:t>
                    </m:r>
                  </m:den>
                </m:f>
              </m:oMath>
            </m:oMathPara>
          </w:p>
        </w:tc>
        <w:tc>
          <w:tcPr>
            <w:tcW w:w="917" w:type="pct"/>
            <w:vAlign w:val="center"/>
          </w:tcPr>
          <w:p w14:paraId="3697DBA8" w14:textId="13AA51EA" w:rsidR="00BF57A1" w:rsidRPr="002B54B9" w:rsidRDefault="00776D10" w:rsidP="00776D10">
            <w:pPr>
              <w:pStyle w:val="altz"/>
              <w:ind w:firstLine="480"/>
              <w:jc w:val="right"/>
              <w:rPr>
                <w:rFonts w:asciiTheme="minorHAnsi" w:eastAsiaTheme="minorEastAsia" w:hAnsiTheme="minorHAnsi" w:hint="eastAsia"/>
              </w:rPr>
            </w:pPr>
            <w:bookmarkStart w:id="2013" w:name="_Ref227864805"/>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2F0A02">
              <w:rPr>
                <w:noProof/>
              </w:rPr>
              <w:t>6</w:t>
            </w:r>
            <w:r w:rsidR="002F0A02">
              <w:fldChar w:fldCharType="end"/>
            </w:r>
            <w:r w:rsidR="002F0A02">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2F0A02">
              <w:rPr>
                <w:noProof/>
              </w:rPr>
              <w:t>3</w:t>
            </w:r>
            <w:r w:rsidR="002F0A02">
              <w:fldChar w:fldCharType="end"/>
            </w:r>
            <w:r>
              <w:rPr>
                <w:rFonts w:hint="eastAsia"/>
              </w:rPr>
              <w:t>)</w:t>
            </w:r>
            <w:bookmarkEnd w:id="2013"/>
          </w:p>
        </w:tc>
      </w:tr>
    </w:tbl>
    <w:p w14:paraId="75F9584A" w14:textId="7E7662C7" w:rsidR="00BF57A1" w:rsidRDefault="00BF57A1" w:rsidP="00776D10">
      <w:pPr>
        <w:pStyle w:val="altz"/>
        <w:ind w:firstLine="480"/>
      </w:pPr>
      <w:r w:rsidRPr="00CC1502">
        <w:rPr>
          <w:rFonts w:hint="eastAsia"/>
        </w:rPr>
        <w:t>其中，</w:t>
      </w:r>
      <w:r>
        <w:rPr>
          <w:rFonts w:hint="eastAsia"/>
        </w:rPr>
        <w:t>N-gram(</w:t>
      </w:r>
      <w:r>
        <w:rPr>
          <w:rFonts w:hint="eastAsia"/>
        </w:rPr>
        <w:t>生</w:t>
      </w:r>
      <w:r w:rsidR="004A775D">
        <w:rPr>
          <w:rFonts w:hint="eastAsia"/>
        </w:rPr>
        <w:t>成</w:t>
      </w:r>
      <w:r>
        <w:rPr>
          <w:rFonts w:hint="eastAsia"/>
        </w:rPr>
        <w:t>文本</w:t>
      </w:r>
      <w:r>
        <w:rPr>
          <w:rFonts w:hint="eastAsia"/>
        </w:rPr>
        <w:t xml:space="preserve">, </w:t>
      </w:r>
      <w:r>
        <w:rPr>
          <w:rFonts w:hint="eastAsia"/>
        </w:rPr>
        <w:t>参考文本</w:t>
      </w:r>
      <w:r>
        <w:rPr>
          <w:rFonts w:hint="eastAsia"/>
        </w:rPr>
        <w:t>)</w:t>
      </w:r>
      <w:r w:rsidRPr="00CC1502">
        <w:rPr>
          <w:rFonts w:hint="eastAsia"/>
        </w:rPr>
        <w:t>表示生成文本和参考文本之间的</w:t>
      </w:r>
      <w:r>
        <w:rPr>
          <w:rFonts w:hint="eastAsia"/>
        </w:rPr>
        <w:t>N</w:t>
      </w:r>
      <w:r w:rsidRPr="00CC1502">
        <w:rPr>
          <w:rFonts w:hint="eastAsia"/>
        </w:rPr>
        <w:t>-gram</w:t>
      </w:r>
      <w:r w:rsidRPr="00CC1502">
        <w:rPr>
          <w:rFonts w:hint="eastAsia"/>
        </w:rPr>
        <w:t>重叠，</w:t>
      </w:r>
      <w:r>
        <w:rPr>
          <w:rFonts w:hint="eastAsia"/>
        </w:rPr>
        <w:lastRenderedPageBreak/>
        <w:t>N-gram(</w:t>
      </w:r>
      <w:r>
        <w:rPr>
          <w:rFonts w:hint="eastAsia"/>
        </w:rPr>
        <w:t>参考文本</w:t>
      </w:r>
      <w:r>
        <w:rPr>
          <w:rFonts w:hint="eastAsia"/>
        </w:rPr>
        <w:t>)</w:t>
      </w:r>
      <w:r w:rsidRPr="00CC1502">
        <w:rPr>
          <w:rFonts w:hint="eastAsia"/>
        </w:rPr>
        <w:t>表示参考文本的</w:t>
      </w:r>
      <w:r>
        <w:rPr>
          <w:rFonts w:hint="eastAsia"/>
        </w:rPr>
        <w:t>N</w:t>
      </w:r>
      <w:r w:rsidRPr="00CC1502">
        <w:rPr>
          <w:rFonts w:hint="eastAsia"/>
        </w:rPr>
        <w:t>-gram</w:t>
      </w:r>
      <w:r w:rsidRPr="00CC1502">
        <w:rPr>
          <w:rFonts w:hint="eastAsia"/>
        </w:rPr>
        <w:t>数量。</w:t>
      </w:r>
    </w:p>
    <w:p w14:paraId="79BD0F15" w14:textId="1E6C31E8" w:rsidR="00BF57A1" w:rsidRDefault="00BF57A1" w:rsidP="00776D10">
      <w:pPr>
        <w:pStyle w:val="altz"/>
        <w:ind w:firstLine="480"/>
      </w:pPr>
      <w:r w:rsidRPr="0026677F">
        <w:rPr>
          <w:rFonts w:hint="eastAsia"/>
        </w:rPr>
        <w:t>ROUGE-L</w:t>
      </w:r>
      <w:r w:rsidRPr="0026677F">
        <w:rPr>
          <w:rFonts w:hint="eastAsia"/>
        </w:rPr>
        <w:t>的计算公式如</w:t>
      </w:r>
      <w:r w:rsidRPr="00776D10">
        <w:rPr>
          <w:rStyle w:val="altz0"/>
          <w:rFonts w:hint="eastAsia"/>
        </w:rPr>
        <w:t>式</w:t>
      </w:r>
      <w:r w:rsidR="004A775D">
        <w:rPr>
          <w:rStyle w:val="altz0"/>
          <w:rFonts w:hint="eastAsia"/>
        </w:rPr>
        <w:t xml:space="preserve"> </w:t>
      </w:r>
      <w:r w:rsidR="004A775D">
        <w:rPr>
          <w:rStyle w:val="altz0"/>
        </w:rPr>
        <w:fldChar w:fldCharType="begin"/>
      </w:r>
      <w:r w:rsidR="004A775D">
        <w:rPr>
          <w:rStyle w:val="altz0"/>
        </w:rPr>
        <w:instrText xml:space="preserve"> </w:instrText>
      </w:r>
      <w:r w:rsidR="004A775D">
        <w:rPr>
          <w:rStyle w:val="altz0"/>
          <w:rFonts w:hint="eastAsia"/>
        </w:rPr>
        <w:instrText>REF _Ref227864812 \h</w:instrText>
      </w:r>
      <w:r w:rsidR="004A775D">
        <w:rPr>
          <w:rStyle w:val="altz0"/>
        </w:rPr>
        <w:instrText xml:space="preserve"> </w:instrText>
      </w:r>
      <w:r w:rsidR="004A775D">
        <w:rPr>
          <w:rStyle w:val="altz0"/>
        </w:rPr>
      </w:r>
      <w:r w:rsidR="004A775D">
        <w:rPr>
          <w:rStyle w:val="altz0"/>
        </w:rPr>
        <w:fldChar w:fldCharType="separate"/>
      </w:r>
      <w:r w:rsidR="004A775D">
        <w:rPr>
          <w:rFonts w:hint="eastAsia"/>
        </w:rPr>
        <w:t>(</w:t>
      </w:r>
      <w:r w:rsidR="004A775D">
        <w:rPr>
          <w:noProof/>
        </w:rPr>
        <w:t>6</w:t>
      </w:r>
      <w:r w:rsidR="004A775D">
        <w:noBreakHyphen/>
      </w:r>
      <w:r w:rsidR="004A775D">
        <w:rPr>
          <w:noProof/>
        </w:rPr>
        <w:t>4</w:t>
      </w:r>
      <w:r w:rsidR="004A775D">
        <w:rPr>
          <w:rFonts w:hint="eastAsia"/>
        </w:rPr>
        <w:t>)</w:t>
      </w:r>
      <w:r w:rsidR="004A775D">
        <w:rPr>
          <w:rStyle w:val="altz0"/>
        </w:rPr>
        <w:fldChar w:fldCharType="end"/>
      </w:r>
      <w:r w:rsidRPr="00776D10">
        <w:rPr>
          <w:rStyle w:val="altz0"/>
          <w:rFonts w:hint="eastAsia"/>
        </w:rPr>
        <w:t>。</w:t>
      </w:r>
    </w:p>
    <w:tbl>
      <w:tblPr>
        <w:tblW w:w="5000" w:type="pct"/>
        <w:tblLook w:val="0000" w:firstRow="0" w:lastRow="0" w:firstColumn="0" w:lastColumn="0" w:noHBand="0" w:noVBand="0"/>
      </w:tblPr>
      <w:tblGrid>
        <w:gridCol w:w="1664"/>
        <w:gridCol w:w="5743"/>
        <w:gridCol w:w="1663"/>
      </w:tblGrid>
      <w:tr w:rsidR="00BF57A1" w14:paraId="041233C2" w14:textId="77777777" w:rsidTr="00B21E52">
        <w:tc>
          <w:tcPr>
            <w:tcW w:w="917" w:type="pct"/>
            <w:vAlign w:val="center"/>
          </w:tcPr>
          <w:p w14:paraId="64F890BD" w14:textId="77777777" w:rsidR="00BF57A1" w:rsidRDefault="00BF57A1" w:rsidP="00B21E52">
            <w:pPr>
              <w:pStyle w:val="aff5"/>
              <w:tabs>
                <w:tab w:val="clear" w:pos="8400"/>
                <w:tab w:val="right" w:pos="8280"/>
              </w:tabs>
              <w:spacing w:after="163"/>
              <w:rPr>
                <w:rFonts w:ascii="宋体" w:hAnsi="宋体" w:hint="eastAsia"/>
                <w:sz w:val="24"/>
              </w:rPr>
            </w:pPr>
          </w:p>
        </w:tc>
        <w:tc>
          <w:tcPr>
            <w:tcW w:w="3166" w:type="pct"/>
            <w:vAlign w:val="center"/>
          </w:tcPr>
          <w:p w14:paraId="2ED58318" w14:textId="77777777" w:rsidR="00BF57A1" w:rsidRPr="00EA030F" w:rsidRDefault="00BF57A1" w:rsidP="00776D10">
            <w:pPr>
              <w:pStyle w:val="expressions"/>
            </w:pPr>
            <m:oMathPara>
              <m:oMath>
                <m:r>
                  <m:rPr>
                    <m:nor/>
                  </m:rPr>
                  <w:rPr>
                    <w:rFonts w:cstheme="minorHAnsi"/>
                  </w:rPr>
                  <m:t>ROUGE-L</m:t>
                </m:r>
                <m:r>
                  <m:rPr>
                    <m:nor/>
                  </m:rPr>
                  <w:rPr>
                    <w:rFonts w:cstheme="minorHAnsi" w:hint="eastAsia"/>
                  </w:rPr>
                  <m:t xml:space="preserve"> =</m:t>
                </m:r>
                <m:r>
                  <m:rPr>
                    <m:nor/>
                  </m:rPr>
                  <m:t xml:space="preserve"> </m:t>
                </m:r>
                <m:f>
                  <m:fPr>
                    <m:ctrlPr>
                      <w:rPr>
                        <w:rFonts w:ascii="Cambria Math" w:hAnsi="Cambria Math"/>
                      </w:rPr>
                    </m:ctrlPr>
                  </m:fPr>
                  <m:num>
                    <m:r>
                      <m:rPr>
                        <m:nor/>
                      </m:rPr>
                      <w:rPr>
                        <w:rFonts w:hint="eastAsia"/>
                      </w:rPr>
                      <m:t>LCS</m:t>
                    </m:r>
                    <m:r>
                      <m:rPr>
                        <m:nor/>
                      </m:rPr>
                      <m:t>(</m:t>
                    </m:r>
                    <m:r>
                      <m:rPr>
                        <m:nor/>
                      </m:rPr>
                      <w:rPr>
                        <w:rFonts w:hint="eastAsia"/>
                      </w:rPr>
                      <m:t>生成文本</m:t>
                    </m:r>
                    <m:r>
                      <m:rPr>
                        <m:nor/>
                      </m:rPr>
                      <m:t xml:space="preserve">, </m:t>
                    </m:r>
                    <m:r>
                      <m:rPr>
                        <m:nor/>
                      </m:rPr>
                      <w:rPr>
                        <w:rFonts w:hint="eastAsia"/>
                      </w:rPr>
                      <m:t>参考文本</m:t>
                    </m:r>
                    <m:r>
                      <m:rPr>
                        <m:nor/>
                      </m:rPr>
                      <m:t>)</m:t>
                    </m:r>
                  </m:num>
                  <m:den>
                    <m:r>
                      <m:rPr>
                        <m:nor/>
                      </m:rPr>
                      <w:rPr>
                        <w:rFonts w:hint="eastAsia"/>
                      </w:rPr>
                      <m:t>参考文本长度</m:t>
                    </m:r>
                  </m:den>
                </m:f>
              </m:oMath>
            </m:oMathPara>
          </w:p>
        </w:tc>
        <w:tc>
          <w:tcPr>
            <w:tcW w:w="917" w:type="pct"/>
            <w:vAlign w:val="center"/>
          </w:tcPr>
          <w:p w14:paraId="501300CA" w14:textId="10407B6F" w:rsidR="00BF57A1" w:rsidRPr="002B54B9" w:rsidRDefault="00776D10" w:rsidP="00776D10">
            <w:pPr>
              <w:pStyle w:val="altz"/>
              <w:ind w:firstLine="480"/>
              <w:jc w:val="right"/>
              <w:rPr>
                <w:rFonts w:asciiTheme="minorHAnsi" w:eastAsiaTheme="minorEastAsia" w:hAnsiTheme="minorHAnsi" w:hint="eastAsia"/>
              </w:rPr>
            </w:pPr>
            <w:bookmarkStart w:id="2014" w:name="_Ref227864812"/>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2F0A02">
              <w:rPr>
                <w:noProof/>
              </w:rPr>
              <w:t>6</w:t>
            </w:r>
            <w:r w:rsidR="002F0A02">
              <w:fldChar w:fldCharType="end"/>
            </w:r>
            <w:r w:rsidR="002F0A02">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2F0A02">
              <w:rPr>
                <w:noProof/>
              </w:rPr>
              <w:t>4</w:t>
            </w:r>
            <w:r w:rsidR="002F0A02">
              <w:fldChar w:fldCharType="end"/>
            </w:r>
            <w:r>
              <w:rPr>
                <w:rFonts w:hint="eastAsia"/>
              </w:rPr>
              <w:t>)</w:t>
            </w:r>
            <w:bookmarkEnd w:id="2014"/>
          </w:p>
        </w:tc>
      </w:tr>
    </w:tbl>
    <w:p w14:paraId="49583BF1" w14:textId="12E14BE5" w:rsidR="00BF57A1" w:rsidRDefault="00BF57A1" w:rsidP="00776D10">
      <w:pPr>
        <w:pStyle w:val="altz"/>
        <w:ind w:firstLine="480"/>
      </w:pPr>
      <w:r w:rsidRPr="00FA7247">
        <w:rPr>
          <w:rFonts w:hint="eastAsia"/>
        </w:rPr>
        <w:t>其中，</w:t>
      </w:r>
      <w:r w:rsidRPr="00FA7247">
        <w:rPr>
          <w:rFonts w:hint="eastAsia"/>
        </w:rPr>
        <w:t>LCS</w:t>
      </w:r>
      <w:r w:rsidRPr="00FA7247">
        <w:rPr>
          <w:rFonts w:hint="eastAsia"/>
        </w:rPr>
        <w:t>表示最长公共子序列，</w:t>
      </w:r>
      <w:r w:rsidRPr="00FA7247">
        <w:rPr>
          <w:rFonts w:hint="eastAsia"/>
        </w:rPr>
        <w:t>ROUGE-1</w:t>
      </w:r>
      <w:r w:rsidRPr="00FA7247">
        <w:rPr>
          <w:rFonts w:hint="eastAsia"/>
        </w:rPr>
        <w:t>、</w:t>
      </w:r>
      <w:r w:rsidRPr="00FA7247">
        <w:rPr>
          <w:rFonts w:hint="eastAsia"/>
        </w:rPr>
        <w:t>ROUGE-2</w:t>
      </w:r>
      <w:r w:rsidRPr="00FA7247">
        <w:rPr>
          <w:rFonts w:hint="eastAsia"/>
        </w:rPr>
        <w:t>、</w:t>
      </w:r>
      <w:r w:rsidRPr="00FA7247">
        <w:rPr>
          <w:rFonts w:hint="eastAsia"/>
        </w:rPr>
        <w:t>ROUGE-L</w:t>
      </w:r>
      <w:r w:rsidRPr="00FA7247">
        <w:rPr>
          <w:rFonts w:hint="eastAsia"/>
        </w:rPr>
        <w:t>的取值范围都是为</w:t>
      </w:r>
      <w:r w:rsidRPr="00FA7247">
        <w:rPr>
          <w:rFonts w:hint="eastAsia"/>
        </w:rPr>
        <w:t>0</w:t>
      </w:r>
      <w:r w:rsidRPr="00FA7247">
        <w:rPr>
          <w:rFonts w:hint="eastAsia"/>
        </w:rPr>
        <w:t>到</w:t>
      </w:r>
      <w:r w:rsidRPr="00FA7247">
        <w:rPr>
          <w:rFonts w:hint="eastAsia"/>
        </w:rPr>
        <w:t>1</w:t>
      </w:r>
      <w:r w:rsidRPr="00FA7247">
        <w:rPr>
          <w:rFonts w:hint="eastAsia"/>
        </w:rPr>
        <w:t>，</w:t>
      </w:r>
      <w:r w:rsidR="00776D10">
        <w:rPr>
          <w:rFonts w:hint="eastAsia"/>
        </w:rPr>
        <w:t>其</w:t>
      </w:r>
      <w:r w:rsidRPr="00FA7247">
        <w:rPr>
          <w:rFonts w:hint="eastAsia"/>
        </w:rPr>
        <w:t>值越大表示生成文本和参考文本之间的相似度越高。</w:t>
      </w:r>
      <w:r w:rsidRPr="00FA7247">
        <w:rPr>
          <w:rFonts w:hint="eastAsia"/>
        </w:rPr>
        <w:t>ROUGE-L</w:t>
      </w:r>
      <w:r w:rsidRPr="00FA7247">
        <w:rPr>
          <w:rFonts w:hint="eastAsia"/>
        </w:rPr>
        <w:t>与</w:t>
      </w:r>
      <w:r w:rsidRPr="00FA7247">
        <w:rPr>
          <w:rFonts w:hint="eastAsia"/>
        </w:rPr>
        <w:t>ROUGE-1</w:t>
      </w:r>
      <w:r w:rsidRPr="00FA7247">
        <w:rPr>
          <w:rFonts w:hint="eastAsia"/>
        </w:rPr>
        <w:t>、</w:t>
      </w:r>
      <w:r w:rsidRPr="00FA7247">
        <w:rPr>
          <w:rFonts w:hint="eastAsia"/>
        </w:rPr>
        <w:t>ROUGE-2</w:t>
      </w:r>
      <w:r w:rsidRPr="00FA7247">
        <w:rPr>
          <w:rFonts w:hint="eastAsia"/>
        </w:rPr>
        <w:t>的区别在于，</w:t>
      </w:r>
      <w:r w:rsidRPr="00FA7247">
        <w:rPr>
          <w:rFonts w:hint="eastAsia"/>
        </w:rPr>
        <w:t>ROUGE-L</w:t>
      </w:r>
      <w:r w:rsidRPr="00FA7247">
        <w:rPr>
          <w:rFonts w:hint="eastAsia"/>
        </w:rPr>
        <w:t>考虑了关注了词的顺序，使结果更加全面和准确。</w:t>
      </w:r>
    </w:p>
    <w:p w14:paraId="44E1CC21" w14:textId="25BB7C20" w:rsidR="00BF57A1" w:rsidRPr="00BF57A1" w:rsidRDefault="00BF57A1" w:rsidP="00431204">
      <w:pPr>
        <w:pStyle w:val="altz"/>
        <w:ind w:firstLine="480"/>
      </w:pPr>
      <w:r>
        <w:rPr>
          <w:rFonts w:hint="eastAsia"/>
        </w:rPr>
        <w:t>考虑到中文文本没有天然空格分隔，在计算上述指标前使用</w:t>
      </w:r>
      <w:proofErr w:type="spellStart"/>
      <w:r>
        <w:rPr>
          <w:rFonts w:hint="eastAsia"/>
        </w:rPr>
        <w:t>Jieba</w:t>
      </w:r>
      <w:proofErr w:type="spellEnd"/>
      <w:r>
        <w:rPr>
          <w:rFonts w:hint="eastAsia"/>
        </w:rPr>
        <w:t>分词工具对所有文本进行预处理，以词为单位而非字符为单位进行重叠度统计，从而更准确地反映语义层面的重合情况。</w:t>
      </w:r>
    </w:p>
    <w:p w14:paraId="2519ED4C" w14:textId="00B3A65B" w:rsidR="00E57BEC" w:rsidRPr="00E57BEC" w:rsidRDefault="00505C0F" w:rsidP="00E57BEC">
      <w:pPr>
        <w:pStyle w:val="altz"/>
        <w:ind w:firstLine="480"/>
      </w:pPr>
      <w:r w:rsidRPr="00E57BEC">
        <w:fldChar w:fldCharType="begin"/>
      </w:r>
      <w:r w:rsidRPr="00E57BEC">
        <w:instrText xml:space="preserve"> </w:instrText>
      </w:r>
      <w:r w:rsidRPr="00E57BEC">
        <w:rPr>
          <w:rFonts w:hint="eastAsia"/>
        </w:rPr>
        <w:instrText>REF _Ref227863553 \h</w:instrText>
      </w:r>
      <w:r w:rsidRPr="00E57BEC">
        <w:instrText xml:space="preserve"> </w:instrText>
      </w:r>
      <w:r w:rsidRPr="00E57BEC">
        <w:fldChar w:fldCharType="separate"/>
      </w:r>
      <w:r w:rsidRPr="00E57BEC">
        <w:rPr>
          <w:rFonts w:hint="eastAsia"/>
        </w:rPr>
        <w:t>表</w:t>
      </w:r>
      <w:r w:rsidRPr="00E57BEC">
        <w:rPr>
          <w:rFonts w:hint="eastAsia"/>
        </w:rPr>
        <w:t xml:space="preserve"> 6</w:t>
      </w:r>
      <w:r w:rsidRPr="00E57BEC">
        <w:rPr>
          <w:rFonts w:hint="eastAsia"/>
        </w:rPr>
        <w:noBreakHyphen/>
        <w:t>7</w:t>
      </w:r>
      <w:r w:rsidRPr="00E57BEC">
        <w:fldChar w:fldCharType="end"/>
      </w:r>
      <w:r w:rsidR="00431204" w:rsidRPr="00505C0F">
        <w:rPr>
          <w:rFonts w:hint="eastAsia"/>
        </w:rPr>
        <w:t>汇总了</w:t>
      </w:r>
      <w:r w:rsidR="00431204">
        <w:rPr>
          <w:rFonts w:hint="eastAsia"/>
        </w:rPr>
        <w:t>各</w:t>
      </w:r>
      <w:r w:rsidR="00A62D4A">
        <w:rPr>
          <w:rFonts w:hint="eastAsia"/>
        </w:rPr>
        <w:t>基线</w:t>
      </w:r>
      <w:r w:rsidR="00431204">
        <w:rPr>
          <w:rFonts w:hint="eastAsia"/>
        </w:rPr>
        <w:t>模型</w:t>
      </w:r>
      <w:r w:rsidR="006658AE">
        <w:rPr>
          <w:rFonts w:hint="eastAsia"/>
        </w:rPr>
        <w:t>（</w:t>
      </w:r>
      <w:r w:rsidR="006658AE">
        <w:rPr>
          <w:rFonts w:hint="eastAsia"/>
        </w:rPr>
        <w:t>Base</w:t>
      </w:r>
      <w:r w:rsidR="006658AE">
        <w:rPr>
          <w:rFonts w:hint="eastAsia"/>
        </w:rPr>
        <w:t>）</w:t>
      </w:r>
      <w:r w:rsidR="00431204">
        <w:rPr>
          <w:rFonts w:hint="eastAsia"/>
        </w:rPr>
        <w:t>及其微调版本</w:t>
      </w:r>
      <w:r w:rsidR="006658AE">
        <w:rPr>
          <w:rFonts w:hint="eastAsia"/>
        </w:rPr>
        <w:t>（</w:t>
      </w:r>
      <w:r w:rsidR="006658AE">
        <w:rPr>
          <w:rFonts w:hint="eastAsia"/>
        </w:rPr>
        <w:t>Finetuned</w:t>
      </w:r>
      <w:r w:rsidR="006658AE">
        <w:rPr>
          <w:rFonts w:hint="eastAsia"/>
        </w:rPr>
        <w:t>）</w:t>
      </w:r>
      <w:r w:rsidR="00431204">
        <w:rPr>
          <w:rFonts w:hint="eastAsia"/>
        </w:rPr>
        <w:t>在测试集上的</w:t>
      </w:r>
      <w:r w:rsidR="00431204">
        <w:rPr>
          <w:rFonts w:hint="eastAsia"/>
        </w:rPr>
        <w:t>ROUGE</w:t>
      </w:r>
      <w:r w:rsidR="00431204">
        <w:rPr>
          <w:rFonts w:hint="eastAsia"/>
        </w:rPr>
        <w:t>得分。从结果可以看出，在未经微调前，各</w:t>
      </w:r>
      <w:r w:rsidR="00A62D4A">
        <w:rPr>
          <w:rFonts w:hint="eastAsia"/>
        </w:rPr>
        <w:t>基线</w:t>
      </w:r>
      <w:r w:rsidR="00431204">
        <w:rPr>
          <w:rFonts w:hint="eastAsia"/>
        </w:rPr>
        <w:t>模型的</w:t>
      </w:r>
      <w:r w:rsidR="00431204">
        <w:rPr>
          <w:rFonts w:hint="eastAsia"/>
        </w:rPr>
        <w:t>ROUGE-L</w:t>
      </w:r>
      <w:r w:rsidR="00431204">
        <w:rPr>
          <w:rFonts w:hint="eastAsia"/>
        </w:rPr>
        <w:t>分数集中在</w:t>
      </w:r>
      <w:r w:rsidR="00431204">
        <w:rPr>
          <w:rFonts w:hint="eastAsia"/>
        </w:rPr>
        <w:t>0.1296</w:t>
      </w:r>
      <w:r w:rsidR="00431204">
        <w:rPr>
          <w:rFonts w:hint="eastAsia"/>
        </w:rPr>
        <w:t>至</w:t>
      </w:r>
      <w:r w:rsidR="00431204">
        <w:rPr>
          <w:rFonts w:hint="eastAsia"/>
        </w:rPr>
        <w:t>0.1512</w:t>
      </w:r>
      <w:r w:rsidR="00431204">
        <w:rPr>
          <w:rFonts w:hint="eastAsia"/>
        </w:rPr>
        <w:t>之间，表明通用模型生成的答案与人工审核标准答案在措辞层面存在较大差异。这一现象符合预期，因为通用模型缺乏针对青少年生殖健康领域的专门训练，其输出风格、术语偏好与表达方式均难以与经过严格审核的金标准答案保持一致。值得注意的是，经过领域微调后，大部分模型的</w:t>
      </w:r>
      <w:r w:rsidR="00431204">
        <w:rPr>
          <w:rFonts w:hint="eastAsia"/>
        </w:rPr>
        <w:t>ROUGE-L</w:t>
      </w:r>
      <w:r w:rsidR="00431204">
        <w:rPr>
          <w:rFonts w:hint="eastAsia"/>
        </w:rPr>
        <w:t>分数出现了不同程度的提升，其中</w:t>
      </w:r>
      <w:r w:rsidR="00431204">
        <w:rPr>
          <w:rFonts w:hint="eastAsia"/>
        </w:rPr>
        <w:t>Qwen3-4B</w:t>
      </w:r>
      <w:r w:rsidR="00431204">
        <w:rPr>
          <w:rFonts w:hint="eastAsia"/>
        </w:rPr>
        <w:t>的提升幅度最为显著</w:t>
      </w:r>
      <w:ins w:id="2015" w:author="Zixuan Zhou" w:date="2026-04-27T21:47:00Z" w16du:dateUtc="2026-04-27T13:47:00Z">
        <w:r w:rsidR="00D95BED">
          <w:rPr>
            <w:rFonts w:hint="eastAsia"/>
          </w:rPr>
          <w:t>，</w:t>
        </w:r>
      </w:ins>
      <w:del w:id="2016" w:author="Zixuan Zhou" w:date="2026-04-27T21:47:00Z" w16du:dateUtc="2026-04-27T13:47:00Z">
        <w:r w:rsidR="00431204" w:rsidDel="00D95BED">
          <w:rPr>
            <w:rFonts w:hint="eastAsia"/>
          </w:rPr>
          <w:delText>（</w:delText>
        </w:r>
      </w:del>
      <w:r w:rsidR="00431204">
        <w:rPr>
          <w:rFonts w:hint="eastAsia"/>
        </w:rPr>
        <w:t>从</w:t>
      </w:r>
      <w:r w:rsidR="00431204">
        <w:rPr>
          <w:rFonts w:hint="eastAsia"/>
        </w:rPr>
        <w:t>0.1389</w:t>
      </w:r>
      <w:r w:rsidR="00431204">
        <w:rPr>
          <w:rFonts w:hint="eastAsia"/>
        </w:rPr>
        <w:t>提升至</w:t>
      </w:r>
      <w:r w:rsidR="00431204">
        <w:rPr>
          <w:rFonts w:hint="eastAsia"/>
        </w:rPr>
        <w:t>0.2224</w:t>
      </w:r>
      <w:del w:id="2017" w:author="Zixuan Zhou" w:date="2026-04-27T21:47:00Z" w16du:dateUtc="2026-04-27T13:47:00Z">
        <w:r w:rsidR="00431204" w:rsidDel="00D95BED">
          <w:rPr>
            <w:rFonts w:hint="eastAsia"/>
          </w:rPr>
          <w:delText>）</w:delText>
        </w:r>
      </w:del>
      <w:r w:rsidR="00431204">
        <w:rPr>
          <w:rFonts w:hint="eastAsia"/>
        </w:rPr>
        <w:t>，表明领域微调确实有助于模型在词汇选择与句式结构上向专业答案靠拢。</w:t>
      </w:r>
      <w:r w:rsidR="00E57BEC" w:rsidRPr="00E57BEC">
        <w:t>如</w:t>
      </w:r>
      <w:r w:rsidR="006658AE" w:rsidRPr="006658AE">
        <w:fldChar w:fldCharType="begin"/>
      </w:r>
      <w:r w:rsidR="006658AE" w:rsidRPr="006658AE">
        <w:instrText xml:space="preserve"> REF _Ref227871795 \h </w:instrText>
      </w:r>
      <w:r w:rsidR="006658AE" w:rsidRPr="006658AE">
        <w:fldChar w:fldCharType="separate"/>
      </w:r>
      <w:r w:rsidR="006658AE" w:rsidRPr="006658AE">
        <w:rPr>
          <w:rFonts w:hint="eastAsia"/>
        </w:rPr>
        <w:t>图</w:t>
      </w:r>
      <w:r w:rsidR="006658AE" w:rsidRPr="006658AE">
        <w:rPr>
          <w:rFonts w:hint="eastAsia"/>
        </w:rPr>
        <w:t xml:space="preserve"> 6</w:t>
      </w:r>
      <w:r w:rsidR="006658AE" w:rsidRPr="006658AE">
        <w:rPr>
          <w:rFonts w:hint="eastAsia"/>
        </w:rPr>
        <w:noBreakHyphen/>
        <w:t>1</w:t>
      </w:r>
      <w:r w:rsidR="006658AE" w:rsidRPr="006658AE">
        <w:fldChar w:fldCharType="end"/>
      </w:r>
      <w:r w:rsidR="00E57BEC" w:rsidRPr="00E57BEC">
        <w:t>所示</w:t>
      </w:r>
      <w:r w:rsidR="00E57BEC" w:rsidRPr="00AC547A">
        <w:t>，</w:t>
      </w:r>
      <w:r w:rsidR="00E57BEC" w:rsidRPr="00AC547A">
        <w:t>Qwen3</w:t>
      </w:r>
      <w:r w:rsidR="00E57BEC" w:rsidRPr="00AC547A">
        <w:t>系列各模型的微调版本在</w:t>
      </w:r>
      <w:r w:rsidR="00E57BEC" w:rsidRPr="00AC547A">
        <w:t>ROUGE-L</w:t>
      </w:r>
      <w:r w:rsidR="00E57BEC" w:rsidRPr="00AC547A">
        <w:t>分数上均显著高于其基线版本，而</w:t>
      </w:r>
      <w:r w:rsidR="00E57BEC" w:rsidRPr="00AC547A">
        <w:t>Qwen2.5-1.5B</w:t>
      </w:r>
      <w:r w:rsidR="00E57BEC" w:rsidRPr="00AC547A">
        <w:t>与</w:t>
      </w:r>
      <w:r w:rsidR="00E57BEC" w:rsidRPr="00AC547A">
        <w:t>3B</w:t>
      </w:r>
      <w:r w:rsidR="00E57BEC" w:rsidRPr="00AC547A">
        <w:t>的提升未达统计学显著水平。</w:t>
      </w:r>
    </w:p>
    <w:p w14:paraId="12A07EBE" w14:textId="7FF2C46E" w:rsidR="00505C0F" w:rsidRPr="00505C0F" w:rsidRDefault="00505C0F" w:rsidP="00E57BEC">
      <w:pPr>
        <w:pStyle w:val="aff6"/>
        <w:spacing w:before="326" w:after="163"/>
        <w:rPr>
          <w:rFonts w:ascii="宋体" w:hAnsi="宋体" w:hint="eastAsia"/>
        </w:rPr>
      </w:pPr>
      <w:bookmarkStart w:id="2018" w:name="_Ref227863553"/>
      <w:bookmarkStart w:id="2019" w:name="_Toc228022963"/>
      <w:r w:rsidRPr="00505C0F">
        <w:rPr>
          <w:rFonts w:ascii="宋体" w:hAnsi="宋体" w:hint="eastAsia"/>
        </w:rPr>
        <w:t xml:space="preserve">表 </w:t>
      </w:r>
      <w:r w:rsidR="00492FE9">
        <w:rPr>
          <w:rFonts w:ascii="宋体" w:hAnsi="宋体" w:hint="eastAsia"/>
        </w:rPr>
        <w:fldChar w:fldCharType="begin"/>
      </w:r>
      <w:r w:rsidR="00492FE9">
        <w:rPr>
          <w:rFonts w:ascii="宋体" w:hAnsi="宋体" w:hint="eastAsia"/>
        </w:rPr>
        <w:instrText xml:space="preserve"> STYLEREF 1 \s </w:instrText>
      </w:r>
      <w:r w:rsidR="00492FE9">
        <w:rPr>
          <w:rFonts w:ascii="宋体" w:hAnsi="宋体" w:hint="eastAsia"/>
        </w:rPr>
        <w:fldChar w:fldCharType="separate"/>
      </w:r>
      <w:r w:rsidR="00492FE9">
        <w:rPr>
          <w:rFonts w:ascii="宋体" w:hAnsi="宋体" w:hint="eastAsia"/>
          <w:noProof/>
        </w:rPr>
        <w:t>6</w:t>
      </w:r>
      <w:r w:rsidR="00492FE9">
        <w:rPr>
          <w:rFonts w:ascii="宋体" w:hAnsi="宋体" w:hint="eastAsia"/>
        </w:rPr>
        <w:fldChar w:fldCharType="end"/>
      </w:r>
      <w:r w:rsidR="00492FE9">
        <w:rPr>
          <w:rFonts w:ascii="宋体" w:hAnsi="宋体" w:hint="eastAsia"/>
        </w:rPr>
        <w:noBreakHyphen/>
      </w:r>
      <w:r w:rsidR="00492FE9">
        <w:rPr>
          <w:rFonts w:ascii="宋体" w:hAnsi="宋体" w:hint="eastAsia"/>
        </w:rPr>
        <w:fldChar w:fldCharType="begin"/>
      </w:r>
      <w:r w:rsidR="00492FE9">
        <w:rPr>
          <w:rFonts w:ascii="宋体" w:hAnsi="宋体" w:hint="eastAsia"/>
        </w:rPr>
        <w:instrText xml:space="preserve"> SEQ 表 \* ARABIC \s 1 </w:instrText>
      </w:r>
      <w:r w:rsidR="00492FE9">
        <w:rPr>
          <w:rFonts w:ascii="宋体" w:hAnsi="宋体" w:hint="eastAsia"/>
        </w:rPr>
        <w:fldChar w:fldCharType="separate"/>
      </w:r>
      <w:r w:rsidR="00492FE9">
        <w:rPr>
          <w:rFonts w:ascii="宋体" w:hAnsi="宋体" w:hint="eastAsia"/>
          <w:noProof/>
        </w:rPr>
        <w:t>7</w:t>
      </w:r>
      <w:r w:rsidR="00492FE9">
        <w:rPr>
          <w:rFonts w:ascii="宋体" w:hAnsi="宋体" w:hint="eastAsia"/>
        </w:rPr>
        <w:fldChar w:fldCharType="end"/>
      </w:r>
      <w:bookmarkEnd w:id="2018"/>
      <w:r w:rsidRPr="00505C0F">
        <w:rPr>
          <w:rFonts w:ascii="宋体" w:hAnsi="宋体" w:hint="eastAsia"/>
        </w:rPr>
        <w:t xml:space="preserve"> 各模型</w:t>
      </w:r>
      <w:r w:rsidRPr="00505C0F">
        <w:t>ROUGE</w:t>
      </w:r>
      <w:r w:rsidRPr="00505C0F">
        <w:rPr>
          <w:rFonts w:ascii="宋体" w:hAnsi="宋体" w:hint="eastAsia"/>
        </w:rPr>
        <w:t>分数对比</w:t>
      </w:r>
      <w:bookmarkEnd w:id="2019"/>
    </w:p>
    <w:tbl>
      <w:tblPr>
        <w:tblW w:w="9072" w:type="dxa"/>
        <w:tblCellMar>
          <w:top w:w="15" w:type="dxa"/>
          <w:left w:w="15" w:type="dxa"/>
          <w:bottom w:w="15" w:type="dxa"/>
          <w:right w:w="15" w:type="dxa"/>
        </w:tblCellMar>
        <w:tblLook w:val="04A0" w:firstRow="1" w:lastRow="0" w:firstColumn="1" w:lastColumn="0" w:noHBand="0" w:noVBand="1"/>
      </w:tblPr>
      <w:tblGrid>
        <w:gridCol w:w="1701"/>
        <w:gridCol w:w="1560"/>
        <w:gridCol w:w="1984"/>
        <w:gridCol w:w="1985"/>
        <w:gridCol w:w="1842"/>
      </w:tblGrid>
      <w:tr w:rsidR="00505C0F" w:rsidRPr="00C45582" w14:paraId="27A58EE2" w14:textId="49EFA0A4" w:rsidTr="00505C0F">
        <w:trPr>
          <w:trHeight w:val="317"/>
        </w:trPr>
        <w:tc>
          <w:tcPr>
            <w:tcW w:w="1701" w:type="dxa"/>
            <w:tcBorders>
              <w:top w:val="single" w:sz="4" w:space="0" w:color="auto"/>
              <w:bottom w:val="single" w:sz="4" w:space="0" w:color="auto"/>
            </w:tcBorders>
            <w:vAlign w:val="center"/>
            <w:hideMark/>
          </w:tcPr>
          <w:p w14:paraId="777E57DF" w14:textId="5E1E1CF0" w:rsidR="00505C0F" w:rsidRPr="00720264" w:rsidRDefault="00505C0F" w:rsidP="00505C0F">
            <w:pPr>
              <w:pStyle w:val="altz"/>
              <w:wordWrap/>
              <w:spacing w:line="240" w:lineRule="auto"/>
              <w:ind w:firstLineChars="0" w:firstLine="0"/>
              <w:rPr>
                <w:sz w:val="21"/>
                <w:szCs w:val="21"/>
              </w:rPr>
            </w:pPr>
            <w:r w:rsidRPr="00720264">
              <w:rPr>
                <w:rStyle w:val="ne-text"/>
                <w:sz w:val="21"/>
                <w:szCs w:val="21"/>
              </w:rPr>
              <w:t>模型</w:t>
            </w:r>
          </w:p>
        </w:tc>
        <w:tc>
          <w:tcPr>
            <w:tcW w:w="1560" w:type="dxa"/>
            <w:tcBorders>
              <w:top w:val="single" w:sz="4" w:space="0" w:color="auto"/>
              <w:bottom w:val="single" w:sz="4" w:space="0" w:color="auto"/>
            </w:tcBorders>
            <w:vAlign w:val="center"/>
            <w:hideMark/>
          </w:tcPr>
          <w:p w14:paraId="44FDEBC4" w14:textId="3E8A4DF1" w:rsidR="00505C0F" w:rsidRPr="00720264" w:rsidRDefault="00505C0F" w:rsidP="00505C0F">
            <w:pPr>
              <w:pStyle w:val="altz"/>
              <w:wordWrap/>
              <w:spacing w:line="240" w:lineRule="auto"/>
              <w:ind w:firstLineChars="0" w:firstLine="0"/>
              <w:rPr>
                <w:sz w:val="21"/>
                <w:szCs w:val="21"/>
              </w:rPr>
            </w:pPr>
            <w:r w:rsidRPr="00720264">
              <w:rPr>
                <w:rStyle w:val="ne-text"/>
                <w:sz w:val="21"/>
                <w:szCs w:val="21"/>
              </w:rPr>
              <w:t>类型</w:t>
            </w:r>
          </w:p>
        </w:tc>
        <w:tc>
          <w:tcPr>
            <w:tcW w:w="1984" w:type="dxa"/>
            <w:tcBorders>
              <w:top w:val="single" w:sz="4" w:space="0" w:color="auto"/>
              <w:bottom w:val="single" w:sz="4" w:space="0" w:color="auto"/>
            </w:tcBorders>
            <w:vAlign w:val="center"/>
            <w:hideMark/>
          </w:tcPr>
          <w:p w14:paraId="5C4A8B74" w14:textId="668C5A31" w:rsidR="00505C0F" w:rsidRPr="00720264" w:rsidRDefault="00505C0F" w:rsidP="00505C0F">
            <w:pPr>
              <w:pStyle w:val="altz"/>
              <w:wordWrap/>
              <w:spacing w:line="240" w:lineRule="auto"/>
              <w:ind w:firstLineChars="0" w:firstLine="0"/>
              <w:rPr>
                <w:sz w:val="21"/>
                <w:szCs w:val="21"/>
              </w:rPr>
            </w:pPr>
            <w:r w:rsidRPr="00720264">
              <w:rPr>
                <w:rStyle w:val="ne-text"/>
                <w:sz w:val="21"/>
                <w:szCs w:val="21"/>
              </w:rPr>
              <w:t>ROUGE-1 (F1)</w:t>
            </w:r>
          </w:p>
        </w:tc>
        <w:tc>
          <w:tcPr>
            <w:tcW w:w="1985" w:type="dxa"/>
            <w:tcBorders>
              <w:top w:val="single" w:sz="4" w:space="0" w:color="auto"/>
              <w:bottom w:val="single" w:sz="4" w:space="0" w:color="auto"/>
            </w:tcBorders>
            <w:vAlign w:val="center"/>
            <w:hideMark/>
          </w:tcPr>
          <w:p w14:paraId="32D4C565" w14:textId="3BBBC15A" w:rsidR="00505C0F" w:rsidRPr="00720264" w:rsidRDefault="00505C0F" w:rsidP="00505C0F">
            <w:pPr>
              <w:pStyle w:val="altz"/>
              <w:wordWrap/>
              <w:spacing w:line="240" w:lineRule="auto"/>
              <w:ind w:firstLineChars="0" w:firstLine="0"/>
              <w:rPr>
                <w:sz w:val="21"/>
                <w:szCs w:val="21"/>
              </w:rPr>
            </w:pPr>
            <w:r w:rsidRPr="00720264">
              <w:rPr>
                <w:rStyle w:val="ne-text"/>
                <w:sz w:val="21"/>
                <w:szCs w:val="21"/>
              </w:rPr>
              <w:t>ROUGE-2 (F1)</w:t>
            </w:r>
          </w:p>
        </w:tc>
        <w:tc>
          <w:tcPr>
            <w:tcW w:w="1842" w:type="dxa"/>
            <w:tcBorders>
              <w:top w:val="single" w:sz="4" w:space="0" w:color="auto"/>
              <w:bottom w:val="single" w:sz="4" w:space="0" w:color="auto"/>
            </w:tcBorders>
            <w:vAlign w:val="center"/>
          </w:tcPr>
          <w:p w14:paraId="08F29896" w14:textId="2CF565E6" w:rsidR="00505C0F" w:rsidRPr="00720264" w:rsidRDefault="00505C0F" w:rsidP="00505C0F">
            <w:pPr>
              <w:pStyle w:val="altz"/>
              <w:wordWrap/>
              <w:spacing w:line="240" w:lineRule="auto"/>
              <w:ind w:firstLineChars="0" w:firstLine="0"/>
              <w:rPr>
                <w:sz w:val="21"/>
                <w:szCs w:val="21"/>
              </w:rPr>
            </w:pPr>
            <w:r w:rsidRPr="00720264">
              <w:rPr>
                <w:rStyle w:val="ne-text"/>
                <w:sz w:val="21"/>
                <w:szCs w:val="21"/>
              </w:rPr>
              <w:t>ROUGE-L (F1)</w:t>
            </w:r>
          </w:p>
        </w:tc>
      </w:tr>
      <w:tr w:rsidR="00505C0F" w:rsidRPr="00C45582" w14:paraId="77309039" w14:textId="5DD46046" w:rsidTr="00505C0F">
        <w:trPr>
          <w:trHeight w:val="317"/>
        </w:trPr>
        <w:tc>
          <w:tcPr>
            <w:tcW w:w="1701" w:type="dxa"/>
            <w:tcBorders>
              <w:top w:val="single" w:sz="4" w:space="0" w:color="auto"/>
            </w:tcBorders>
            <w:vAlign w:val="center"/>
            <w:hideMark/>
          </w:tcPr>
          <w:p w14:paraId="156729C1" w14:textId="53002057"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Qwen2.5-1.5B</w:t>
            </w:r>
          </w:p>
        </w:tc>
        <w:tc>
          <w:tcPr>
            <w:tcW w:w="1560" w:type="dxa"/>
            <w:tcBorders>
              <w:top w:val="single" w:sz="4" w:space="0" w:color="auto"/>
            </w:tcBorders>
            <w:vAlign w:val="center"/>
            <w:hideMark/>
          </w:tcPr>
          <w:p w14:paraId="31B986B0" w14:textId="6D7AA363"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Base</w:t>
            </w:r>
          </w:p>
        </w:tc>
        <w:tc>
          <w:tcPr>
            <w:tcW w:w="1984" w:type="dxa"/>
            <w:tcBorders>
              <w:top w:val="single" w:sz="4" w:space="0" w:color="auto"/>
            </w:tcBorders>
            <w:vAlign w:val="center"/>
            <w:hideMark/>
          </w:tcPr>
          <w:p w14:paraId="3570E2E8" w14:textId="2F170484"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0.1329</w:t>
            </w:r>
          </w:p>
        </w:tc>
        <w:tc>
          <w:tcPr>
            <w:tcW w:w="1985" w:type="dxa"/>
            <w:tcBorders>
              <w:top w:val="single" w:sz="4" w:space="0" w:color="auto"/>
            </w:tcBorders>
            <w:vAlign w:val="center"/>
            <w:hideMark/>
          </w:tcPr>
          <w:p w14:paraId="46BDB75F" w14:textId="3D79A661"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0.0510</w:t>
            </w:r>
          </w:p>
        </w:tc>
        <w:tc>
          <w:tcPr>
            <w:tcW w:w="1842" w:type="dxa"/>
            <w:tcBorders>
              <w:top w:val="single" w:sz="4" w:space="0" w:color="auto"/>
            </w:tcBorders>
            <w:vAlign w:val="center"/>
          </w:tcPr>
          <w:p w14:paraId="377E3698" w14:textId="7EF0B80B"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0.1296</w:t>
            </w:r>
          </w:p>
        </w:tc>
      </w:tr>
      <w:tr w:rsidR="00505C0F" w:rsidRPr="00C45582" w14:paraId="4A8B0201" w14:textId="000144E8" w:rsidTr="00505C0F">
        <w:trPr>
          <w:trHeight w:val="317"/>
        </w:trPr>
        <w:tc>
          <w:tcPr>
            <w:tcW w:w="1701" w:type="dxa"/>
            <w:vAlign w:val="center"/>
            <w:hideMark/>
          </w:tcPr>
          <w:p w14:paraId="1D19DD4F" w14:textId="70310924" w:rsidR="00505C0F" w:rsidRPr="00720264" w:rsidRDefault="00505C0F" w:rsidP="00505C0F">
            <w:pPr>
              <w:pStyle w:val="altz"/>
              <w:wordWrap/>
              <w:snapToGrid/>
              <w:spacing w:line="240" w:lineRule="auto"/>
              <w:ind w:rightChars="50" w:right="120" w:firstLineChars="0" w:firstLine="0"/>
              <w:rPr>
                <w:sz w:val="21"/>
                <w:szCs w:val="21"/>
              </w:rPr>
            </w:pPr>
          </w:p>
        </w:tc>
        <w:tc>
          <w:tcPr>
            <w:tcW w:w="1560" w:type="dxa"/>
            <w:vAlign w:val="center"/>
            <w:hideMark/>
          </w:tcPr>
          <w:p w14:paraId="044BEA42" w14:textId="7D4B731A"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Finetuned</w:t>
            </w:r>
          </w:p>
        </w:tc>
        <w:tc>
          <w:tcPr>
            <w:tcW w:w="1984" w:type="dxa"/>
            <w:vAlign w:val="center"/>
            <w:hideMark/>
          </w:tcPr>
          <w:p w14:paraId="6F668F2F" w14:textId="511548F3"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0.1447</w:t>
            </w:r>
          </w:p>
        </w:tc>
        <w:tc>
          <w:tcPr>
            <w:tcW w:w="1985" w:type="dxa"/>
            <w:vAlign w:val="center"/>
            <w:hideMark/>
          </w:tcPr>
          <w:p w14:paraId="4C8FFA88" w14:textId="66E08A8E"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0.0499</w:t>
            </w:r>
          </w:p>
        </w:tc>
        <w:tc>
          <w:tcPr>
            <w:tcW w:w="1842" w:type="dxa"/>
            <w:vAlign w:val="center"/>
          </w:tcPr>
          <w:p w14:paraId="4BBD2A09" w14:textId="4F305FAC"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0.1429</w:t>
            </w:r>
          </w:p>
        </w:tc>
      </w:tr>
      <w:tr w:rsidR="00505C0F" w:rsidRPr="00C45582" w14:paraId="26BEC25A" w14:textId="77777777" w:rsidTr="00505C0F">
        <w:trPr>
          <w:trHeight w:val="317"/>
        </w:trPr>
        <w:tc>
          <w:tcPr>
            <w:tcW w:w="1701" w:type="dxa"/>
            <w:vAlign w:val="center"/>
          </w:tcPr>
          <w:p w14:paraId="0E057886" w14:textId="0DD32D84"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Qwen2.5-3B</w:t>
            </w:r>
          </w:p>
        </w:tc>
        <w:tc>
          <w:tcPr>
            <w:tcW w:w="1560" w:type="dxa"/>
            <w:vAlign w:val="center"/>
          </w:tcPr>
          <w:p w14:paraId="02ED76A3" w14:textId="7985E73C"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Base</w:t>
            </w:r>
          </w:p>
        </w:tc>
        <w:tc>
          <w:tcPr>
            <w:tcW w:w="1984" w:type="dxa"/>
            <w:vAlign w:val="center"/>
          </w:tcPr>
          <w:p w14:paraId="6AED0967" w14:textId="2104D12D"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0.1406</w:t>
            </w:r>
          </w:p>
        </w:tc>
        <w:tc>
          <w:tcPr>
            <w:tcW w:w="1985" w:type="dxa"/>
            <w:vAlign w:val="center"/>
          </w:tcPr>
          <w:p w14:paraId="228EAB7C" w14:textId="50D95FDF"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0.0498</w:t>
            </w:r>
          </w:p>
        </w:tc>
        <w:tc>
          <w:tcPr>
            <w:tcW w:w="1842" w:type="dxa"/>
            <w:vAlign w:val="center"/>
          </w:tcPr>
          <w:p w14:paraId="56557037" w14:textId="3E3FD484"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0.1361</w:t>
            </w:r>
          </w:p>
        </w:tc>
      </w:tr>
      <w:tr w:rsidR="00505C0F" w:rsidRPr="00C45582" w14:paraId="1EA02F45" w14:textId="77777777" w:rsidTr="00505C0F">
        <w:trPr>
          <w:trHeight w:val="317"/>
        </w:trPr>
        <w:tc>
          <w:tcPr>
            <w:tcW w:w="1701" w:type="dxa"/>
            <w:vAlign w:val="center"/>
          </w:tcPr>
          <w:p w14:paraId="61C17977" w14:textId="2438ACAE" w:rsidR="00505C0F" w:rsidRPr="00720264" w:rsidRDefault="00505C0F" w:rsidP="00505C0F">
            <w:pPr>
              <w:pStyle w:val="altz"/>
              <w:wordWrap/>
              <w:snapToGrid/>
              <w:spacing w:line="240" w:lineRule="auto"/>
              <w:ind w:rightChars="50" w:right="120" w:firstLineChars="0" w:firstLine="0"/>
              <w:rPr>
                <w:sz w:val="21"/>
                <w:szCs w:val="21"/>
              </w:rPr>
            </w:pPr>
          </w:p>
        </w:tc>
        <w:tc>
          <w:tcPr>
            <w:tcW w:w="1560" w:type="dxa"/>
            <w:vAlign w:val="center"/>
          </w:tcPr>
          <w:p w14:paraId="565DB71A" w14:textId="7696508F"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Finetuned</w:t>
            </w:r>
          </w:p>
        </w:tc>
        <w:tc>
          <w:tcPr>
            <w:tcW w:w="1984" w:type="dxa"/>
            <w:vAlign w:val="center"/>
          </w:tcPr>
          <w:p w14:paraId="6446375C" w14:textId="7F9D651F"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0.1330</w:t>
            </w:r>
          </w:p>
        </w:tc>
        <w:tc>
          <w:tcPr>
            <w:tcW w:w="1985" w:type="dxa"/>
            <w:vAlign w:val="center"/>
          </w:tcPr>
          <w:p w14:paraId="74C6B93B" w14:textId="543D5B1C"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0.0446</w:t>
            </w:r>
          </w:p>
        </w:tc>
        <w:tc>
          <w:tcPr>
            <w:tcW w:w="1842" w:type="dxa"/>
            <w:vAlign w:val="center"/>
          </w:tcPr>
          <w:p w14:paraId="06BD1375" w14:textId="50DD1CF5"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0.1286</w:t>
            </w:r>
          </w:p>
        </w:tc>
      </w:tr>
      <w:tr w:rsidR="00505C0F" w:rsidRPr="00C45582" w14:paraId="3E5862AA" w14:textId="77777777" w:rsidTr="00505C0F">
        <w:trPr>
          <w:trHeight w:val="317"/>
        </w:trPr>
        <w:tc>
          <w:tcPr>
            <w:tcW w:w="1701" w:type="dxa"/>
            <w:vAlign w:val="center"/>
          </w:tcPr>
          <w:p w14:paraId="21DB30D0" w14:textId="4DACD066"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Qwen2.5-7B</w:t>
            </w:r>
          </w:p>
        </w:tc>
        <w:tc>
          <w:tcPr>
            <w:tcW w:w="1560" w:type="dxa"/>
            <w:vAlign w:val="center"/>
          </w:tcPr>
          <w:p w14:paraId="70EC57F4" w14:textId="79C3BA62"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Base</w:t>
            </w:r>
          </w:p>
        </w:tc>
        <w:tc>
          <w:tcPr>
            <w:tcW w:w="1984" w:type="dxa"/>
            <w:vAlign w:val="center"/>
          </w:tcPr>
          <w:p w14:paraId="35F714EA" w14:textId="64D23FEE"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0.1512</w:t>
            </w:r>
          </w:p>
        </w:tc>
        <w:tc>
          <w:tcPr>
            <w:tcW w:w="1985" w:type="dxa"/>
            <w:vAlign w:val="center"/>
          </w:tcPr>
          <w:p w14:paraId="62EA36CA" w14:textId="70EB70E3"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0.0682</w:t>
            </w:r>
          </w:p>
        </w:tc>
        <w:tc>
          <w:tcPr>
            <w:tcW w:w="1842" w:type="dxa"/>
            <w:vAlign w:val="center"/>
          </w:tcPr>
          <w:p w14:paraId="4E44BECB" w14:textId="1356B618"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0.1424</w:t>
            </w:r>
          </w:p>
        </w:tc>
      </w:tr>
      <w:tr w:rsidR="00505C0F" w:rsidRPr="00C45582" w14:paraId="590865BF" w14:textId="77777777" w:rsidTr="00505C0F">
        <w:trPr>
          <w:trHeight w:val="317"/>
        </w:trPr>
        <w:tc>
          <w:tcPr>
            <w:tcW w:w="1701" w:type="dxa"/>
            <w:vAlign w:val="center"/>
          </w:tcPr>
          <w:p w14:paraId="21E3CC28" w14:textId="2D4559C4" w:rsidR="00505C0F" w:rsidRPr="00720264" w:rsidRDefault="00505C0F" w:rsidP="00505C0F">
            <w:pPr>
              <w:pStyle w:val="altz"/>
              <w:wordWrap/>
              <w:snapToGrid/>
              <w:spacing w:line="240" w:lineRule="auto"/>
              <w:ind w:rightChars="50" w:right="120" w:firstLineChars="0" w:firstLine="0"/>
              <w:rPr>
                <w:sz w:val="21"/>
                <w:szCs w:val="21"/>
              </w:rPr>
            </w:pPr>
          </w:p>
        </w:tc>
        <w:tc>
          <w:tcPr>
            <w:tcW w:w="1560" w:type="dxa"/>
            <w:vAlign w:val="center"/>
          </w:tcPr>
          <w:p w14:paraId="3B1BE1CA" w14:textId="5A1F41CC"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Finetuned</w:t>
            </w:r>
          </w:p>
        </w:tc>
        <w:tc>
          <w:tcPr>
            <w:tcW w:w="1984" w:type="dxa"/>
            <w:vAlign w:val="center"/>
          </w:tcPr>
          <w:p w14:paraId="37B1D242" w14:textId="7C2C2292"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0.2120</w:t>
            </w:r>
          </w:p>
        </w:tc>
        <w:tc>
          <w:tcPr>
            <w:tcW w:w="1985" w:type="dxa"/>
            <w:vAlign w:val="center"/>
          </w:tcPr>
          <w:p w14:paraId="3BDBF994" w14:textId="4437432F"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0.0748</w:t>
            </w:r>
          </w:p>
        </w:tc>
        <w:tc>
          <w:tcPr>
            <w:tcW w:w="1842" w:type="dxa"/>
            <w:vAlign w:val="center"/>
          </w:tcPr>
          <w:p w14:paraId="0102872C" w14:textId="17193D91"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0.2077</w:t>
            </w:r>
          </w:p>
        </w:tc>
      </w:tr>
      <w:tr w:rsidR="00505C0F" w:rsidRPr="00C45582" w14:paraId="073D2551" w14:textId="77777777" w:rsidTr="00505C0F">
        <w:trPr>
          <w:trHeight w:val="317"/>
        </w:trPr>
        <w:tc>
          <w:tcPr>
            <w:tcW w:w="1701" w:type="dxa"/>
            <w:vAlign w:val="center"/>
          </w:tcPr>
          <w:p w14:paraId="4E9BF568" w14:textId="3E5B8ED6"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Qwen3-1.7B</w:t>
            </w:r>
          </w:p>
        </w:tc>
        <w:tc>
          <w:tcPr>
            <w:tcW w:w="1560" w:type="dxa"/>
            <w:vAlign w:val="center"/>
          </w:tcPr>
          <w:p w14:paraId="50227304" w14:textId="59837332"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Base</w:t>
            </w:r>
          </w:p>
        </w:tc>
        <w:tc>
          <w:tcPr>
            <w:tcW w:w="1984" w:type="dxa"/>
            <w:vAlign w:val="center"/>
          </w:tcPr>
          <w:p w14:paraId="54A3514B" w14:textId="22E71BA2"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0.1380</w:t>
            </w:r>
          </w:p>
        </w:tc>
        <w:tc>
          <w:tcPr>
            <w:tcW w:w="1985" w:type="dxa"/>
            <w:vAlign w:val="center"/>
          </w:tcPr>
          <w:p w14:paraId="18729938" w14:textId="171BE0DC"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0.0524</w:t>
            </w:r>
          </w:p>
        </w:tc>
        <w:tc>
          <w:tcPr>
            <w:tcW w:w="1842" w:type="dxa"/>
            <w:vAlign w:val="center"/>
          </w:tcPr>
          <w:p w14:paraId="7F6CAD31" w14:textId="238E0495"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0.1311</w:t>
            </w:r>
          </w:p>
        </w:tc>
      </w:tr>
      <w:tr w:rsidR="00505C0F" w:rsidRPr="00C45582" w14:paraId="66D88231" w14:textId="77777777" w:rsidTr="00505C0F">
        <w:trPr>
          <w:trHeight w:val="317"/>
        </w:trPr>
        <w:tc>
          <w:tcPr>
            <w:tcW w:w="1701" w:type="dxa"/>
            <w:vAlign w:val="center"/>
          </w:tcPr>
          <w:p w14:paraId="534BF5E5" w14:textId="589183C7" w:rsidR="00505C0F" w:rsidRPr="00720264" w:rsidRDefault="00505C0F" w:rsidP="00505C0F">
            <w:pPr>
              <w:pStyle w:val="altz"/>
              <w:wordWrap/>
              <w:snapToGrid/>
              <w:spacing w:line="240" w:lineRule="auto"/>
              <w:ind w:rightChars="50" w:right="120" w:firstLineChars="0" w:firstLine="0"/>
              <w:rPr>
                <w:sz w:val="21"/>
                <w:szCs w:val="21"/>
              </w:rPr>
            </w:pPr>
          </w:p>
        </w:tc>
        <w:tc>
          <w:tcPr>
            <w:tcW w:w="1560" w:type="dxa"/>
            <w:vAlign w:val="center"/>
          </w:tcPr>
          <w:p w14:paraId="24253C11" w14:textId="6AD829E8"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Finetuned</w:t>
            </w:r>
          </w:p>
        </w:tc>
        <w:tc>
          <w:tcPr>
            <w:tcW w:w="1984" w:type="dxa"/>
            <w:vAlign w:val="center"/>
          </w:tcPr>
          <w:p w14:paraId="437E24E7" w14:textId="01CCA225"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0.1864</w:t>
            </w:r>
          </w:p>
        </w:tc>
        <w:tc>
          <w:tcPr>
            <w:tcW w:w="1985" w:type="dxa"/>
            <w:vAlign w:val="center"/>
          </w:tcPr>
          <w:p w14:paraId="595A8BC1" w14:textId="22751878"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0.0638</w:t>
            </w:r>
          </w:p>
        </w:tc>
        <w:tc>
          <w:tcPr>
            <w:tcW w:w="1842" w:type="dxa"/>
            <w:vAlign w:val="center"/>
          </w:tcPr>
          <w:p w14:paraId="01B06327" w14:textId="013881D3"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0.1803</w:t>
            </w:r>
          </w:p>
        </w:tc>
      </w:tr>
      <w:tr w:rsidR="00505C0F" w:rsidRPr="00C45582" w14:paraId="5B064F9A" w14:textId="77777777" w:rsidTr="00505C0F">
        <w:trPr>
          <w:trHeight w:val="317"/>
        </w:trPr>
        <w:tc>
          <w:tcPr>
            <w:tcW w:w="1701" w:type="dxa"/>
            <w:vAlign w:val="center"/>
          </w:tcPr>
          <w:p w14:paraId="52CD9015" w14:textId="6FD9380B"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Qwen3-4B</w:t>
            </w:r>
          </w:p>
        </w:tc>
        <w:tc>
          <w:tcPr>
            <w:tcW w:w="1560" w:type="dxa"/>
            <w:vAlign w:val="center"/>
          </w:tcPr>
          <w:p w14:paraId="331D58FC" w14:textId="7B47E745"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Base</w:t>
            </w:r>
          </w:p>
        </w:tc>
        <w:tc>
          <w:tcPr>
            <w:tcW w:w="1984" w:type="dxa"/>
            <w:vAlign w:val="center"/>
          </w:tcPr>
          <w:p w14:paraId="07EB8FD8" w14:textId="10802F64"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0.1462</w:t>
            </w:r>
          </w:p>
        </w:tc>
        <w:tc>
          <w:tcPr>
            <w:tcW w:w="1985" w:type="dxa"/>
            <w:vAlign w:val="center"/>
          </w:tcPr>
          <w:p w14:paraId="72FA1234" w14:textId="20A6C368"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0.0526</w:t>
            </w:r>
          </w:p>
        </w:tc>
        <w:tc>
          <w:tcPr>
            <w:tcW w:w="1842" w:type="dxa"/>
            <w:vAlign w:val="center"/>
          </w:tcPr>
          <w:p w14:paraId="7E9952B1" w14:textId="38A32979"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0.1389</w:t>
            </w:r>
          </w:p>
        </w:tc>
      </w:tr>
      <w:tr w:rsidR="00505C0F" w:rsidRPr="00C45582" w14:paraId="763ABA8A" w14:textId="77777777" w:rsidTr="00505C0F">
        <w:trPr>
          <w:trHeight w:val="317"/>
        </w:trPr>
        <w:tc>
          <w:tcPr>
            <w:tcW w:w="1701" w:type="dxa"/>
            <w:vAlign w:val="center"/>
          </w:tcPr>
          <w:p w14:paraId="05FE607B" w14:textId="61793F62" w:rsidR="00505C0F" w:rsidRPr="00720264" w:rsidRDefault="00505C0F" w:rsidP="00505C0F">
            <w:pPr>
              <w:pStyle w:val="altz"/>
              <w:wordWrap/>
              <w:snapToGrid/>
              <w:spacing w:line="240" w:lineRule="auto"/>
              <w:ind w:rightChars="50" w:right="120" w:firstLineChars="0" w:firstLine="0"/>
              <w:rPr>
                <w:sz w:val="21"/>
                <w:szCs w:val="21"/>
              </w:rPr>
            </w:pPr>
          </w:p>
        </w:tc>
        <w:tc>
          <w:tcPr>
            <w:tcW w:w="1560" w:type="dxa"/>
            <w:vAlign w:val="center"/>
          </w:tcPr>
          <w:p w14:paraId="0AC81040" w14:textId="13CC7B40"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Finetuned</w:t>
            </w:r>
          </w:p>
        </w:tc>
        <w:tc>
          <w:tcPr>
            <w:tcW w:w="1984" w:type="dxa"/>
            <w:vAlign w:val="center"/>
          </w:tcPr>
          <w:p w14:paraId="38241841" w14:textId="26A0F5D5"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0.2274</w:t>
            </w:r>
          </w:p>
        </w:tc>
        <w:tc>
          <w:tcPr>
            <w:tcW w:w="1985" w:type="dxa"/>
            <w:vAlign w:val="center"/>
          </w:tcPr>
          <w:p w14:paraId="5BC34782" w14:textId="0803ACF9"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0.0985</w:t>
            </w:r>
          </w:p>
        </w:tc>
        <w:tc>
          <w:tcPr>
            <w:tcW w:w="1842" w:type="dxa"/>
            <w:vAlign w:val="center"/>
          </w:tcPr>
          <w:p w14:paraId="6D9B3485" w14:textId="100F6F9A"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0.2224</w:t>
            </w:r>
          </w:p>
        </w:tc>
      </w:tr>
      <w:tr w:rsidR="00505C0F" w:rsidRPr="00C45582" w14:paraId="065521C4" w14:textId="77777777" w:rsidTr="00505C0F">
        <w:trPr>
          <w:trHeight w:val="317"/>
        </w:trPr>
        <w:tc>
          <w:tcPr>
            <w:tcW w:w="1701" w:type="dxa"/>
            <w:vAlign w:val="center"/>
          </w:tcPr>
          <w:p w14:paraId="33952F99" w14:textId="3B3921B1"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lastRenderedPageBreak/>
              <w:t>Qwen3-8B</w:t>
            </w:r>
          </w:p>
        </w:tc>
        <w:tc>
          <w:tcPr>
            <w:tcW w:w="1560" w:type="dxa"/>
            <w:vAlign w:val="center"/>
          </w:tcPr>
          <w:p w14:paraId="7D4FD76C" w14:textId="19CE465D"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Base</w:t>
            </w:r>
          </w:p>
        </w:tc>
        <w:tc>
          <w:tcPr>
            <w:tcW w:w="1984" w:type="dxa"/>
            <w:vAlign w:val="center"/>
          </w:tcPr>
          <w:p w14:paraId="7B083813" w14:textId="196E2711"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0.1474</w:t>
            </w:r>
          </w:p>
        </w:tc>
        <w:tc>
          <w:tcPr>
            <w:tcW w:w="1985" w:type="dxa"/>
            <w:vAlign w:val="center"/>
          </w:tcPr>
          <w:p w14:paraId="055C3C33" w14:textId="31DD8361"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0.0596</w:t>
            </w:r>
          </w:p>
        </w:tc>
        <w:tc>
          <w:tcPr>
            <w:tcW w:w="1842" w:type="dxa"/>
            <w:vAlign w:val="center"/>
          </w:tcPr>
          <w:p w14:paraId="3E7E176A" w14:textId="1A05EFAA"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0.1434</w:t>
            </w:r>
          </w:p>
        </w:tc>
      </w:tr>
      <w:tr w:rsidR="00505C0F" w:rsidRPr="00C45582" w14:paraId="11B8485E" w14:textId="33026620" w:rsidTr="00505C0F">
        <w:trPr>
          <w:trHeight w:val="317"/>
        </w:trPr>
        <w:tc>
          <w:tcPr>
            <w:tcW w:w="1701" w:type="dxa"/>
            <w:tcBorders>
              <w:bottom w:val="single" w:sz="4" w:space="0" w:color="auto"/>
            </w:tcBorders>
            <w:vAlign w:val="center"/>
            <w:hideMark/>
          </w:tcPr>
          <w:p w14:paraId="51D8CEF5" w14:textId="0381877E" w:rsidR="00505C0F" w:rsidRPr="00720264" w:rsidRDefault="00505C0F" w:rsidP="00505C0F">
            <w:pPr>
              <w:pStyle w:val="altz"/>
              <w:wordWrap/>
              <w:snapToGrid/>
              <w:spacing w:line="240" w:lineRule="auto"/>
              <w:ind w:rightChars="50" w:right="120" w:firstLineChars="0" w:firstLine="0"/>
              <w:rPr>
                <w:sz w:val="21"/>
                <w:szCs w:val="21"/>
              </w:rPr>
            </w:pPr>
          </w:p>
        </w:tc>
        <w:tc>
          <w:tcPr>
            <w:tcW w:w="1560" w:type="dxa"/>
            <w:tcBorders>
              <w:bottom w:val="single" w:sz="4" w:space="0" w:color="auto"/>
            </w:tcBorders>
            <w:vAlign w:val="center"/>
            <w:hideMark/>
          </w:tcPr>
          <w:p w14:paraId="05886ABE" w14:textId="5A04547A"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Finetuned</w:t>
            </w:r>
          </w:p>
        </w:tc>
        <w:tc>
          <w:tcPr>
            <w:tcW w:w="1984" w:type="dxa"/>
            <w:tcBorders>
              <w:bottom w:val="single" w:sz="4" w:space="0" w:color="auto"/>
            </w:tcBorders>
            <w:vAlign w:val="center"/>
            <w:hideMark/>
          </w:tcPr>
          <w:p w14:paraId="5D73B76A" w14:textId="2050FF23" w:rsidR="00505C0F" w:rsidRPr="00720264" w:rsidRDefault="00505C0F" w:rsidP="00505C0F">
            <w:pPr>
              <w:pStyle w:val="altz"/>
              <w:wordWrap/>
              <w:snapToGrid/>
              <w:spacing w:line="240" w:lineRule="auto"/>
              <w:ind w:rightChars="50" w:right="120" w:firstLineChars="0" w:firstLine="0"/>
              <w:rPr>
                <w:sz w:val="21"/>
                <w:szCs w:val="21"/>
              </w:rPr>
            </w:pPr>
            <w:r w:rsidRPr="00720264">
              <w:rPr>
                <w:rStyle w:val="ne-text"/>
                <w:sz w:val="21"/>
                <w:szCs w:val="21"/>
              </w:rPr>
              <w:t>0.2169</w:t>
            </w:r>
          </w:p>
        </w:tc>
        <w:tc>
          <w:tcPr>
            <w:tcW w:w="1985" w:type="dxa"/>
            <w:tcBorders>
              <w:bottom w:val="single" w:sz="4" w:space="0" w:color="auto"/>
            </w:tcBorders>
            <w:vAlign w:val="center"/>
            <w:hideMark/>
          </w:tcPr>
          <w:p w14:paraId="3B5046C8" w14:textId="0A1DAAEC" w:rsidR="00505C0F" w:rsidRPr="00720264" w:rsidRDefault="00505C0F" w:rsidP="00505C0F">
            <w:pPr>
              <w:pStyle w:val="altz"/>
              <w:keepNext/>
              <w:wordWrap/>
              <w:snapToGrid/>
              <w:spacing w:line="240" w:lineRule="auto"/>
              <w:ind w:rightChars="50" w:right="120" w:firstLineChars="0" w:firstLine="0"/>
              <w:rPr>
                <w:sz w:val="21"/>
                <w:szCs w:val="21"/>
              </w:rPr>
            </w:pPr>
            <w:r w:rsidRPr="00720264">
              <w:rPr>
                <w:rStyle w:val="ne-text"/>
                <w:sz w:val="21"/>
                <w:szCs w:val="21"/>
              </w:rPr>
              <w:t>0.1025</w:t>
            </w:r>
          </w:p>
        </w:tc>
        <w:tc>
          <w:tcPr>
            <w:tcW w:w="1842" w:type="dxa"/>
            <w:tcBorders>
              <w:bottom w:val="single" w:sz="4" w:space="0" w:color="auto"/>
            </w:tcBorders>
            <w:vAlign w:val="center"/>
          </w:tcPr>
          <w:p w14:paraId="7E14AC91" w14:textId="2F32CAAB" w:rsidR="00505C0F" w:rsidRPr="00720264" w:rsidRDefault="00505C0F" w:rsidP="00505C0F">
            <w:pPr>
              <w:pStyle w:val="altz"/>
              <w:keepNext/>
              <w:wordWrap/>
              <w:snapToGrid/>
              <w:spacing w:line="240" w:lineRule="auto"/>
              <w:ind w:rightChars="50" w:right="120" w:firstLineChars="0" w:firstLine="0"/>
              <w:rPr>
                <w:sz w:val="21"/>
                <w:szCs w:val="21"/>
              </w:rPr>
            </w:pPr>
            <w:r w:rsidRPr="00720264">
              <w:rPr>
                <w:rStyle w:val="ne-text"/>
                <w:sz w:val="21"/>
                <w:szCs w:val="21"/>
              </w:rPr>
              <w:t>0.2099</w:t>
            </w:r>
          </w:p>
        </w:tc>
      </w:tr>
    </w:tbl>
    <w:p w14:paraId="10ACE2D5" w14:textId="77777777" w:rsidR="006658AE" w:rsidRDefault="006658AE" w:rsidP="00E57BEC">
      <w:pPr>
        <w:pStyle w:val="altz"/>
        <w:ind w:firstLine="480"/>
      </w:pPr>
    </w:p>
    <w:p w14:paraId="7490A2A8" w14:textId="77777777" w:rsidR="006658AE" w:rsidRDefault="006658AE" w:rsidP="00E57BEC">
      <w:pPr>
        <w:pStyle w:val="altz"/>
        <w:ind w:firstLine="480"/>
      </w:pPr>
    </w:p>
    <w:p w14:paraId="1DAE1FC8" w14:textId="40D4F285" w:rsidR="00E57BEC" w:rsidRDefault="006658AE" w:rsidP="00E57BEC">
      <w:pPr>
        <w:pStyle w:val="altz"/>
        <w:ind w:firstLine="480"/>
      </w:pPr>
      <w:r>
        <w:rPr>
          <w:noProof/>
        </w:rPr>
        <mc:AlternateContent>
          <mc:Choice Requires="wps">
            <w:drawing>
              <wp:anchor distT="0" distB="0" distL="114300" distR="114300" simplePos="0" relativeHeight="251675648" behindDoc="0" locked="0" layoutInCell="1" allowOverlap="1" wp14:anchorId="523A1CBE" wp14:editId="05E7C5C8">
                <wp:simplePos x="0" y="0"/>
                <wp:positionH relativeFrom="column">
                  <wp:posOffset>-66040</wp:posOffset>
                </wp:positionH>
                <wp:positionV relativeFrom="paragraph">
                  <wp:posOffset>3324860</wp:posOffset>
                </wp:positionV>
                <wp:extent cx="5923280" cy="635"/>
                <wp:effectExtent l="0" t="0" r="1270" b="0"/>
                <wp:wrapTopAndBottom/>
                <wp:docPr id="525239015" name="文本框 1"/>
                <wp:cNvGraphicFramePr/>
                <a:graphic xmlns:a="http://schemas.openxmlformats.org/drawingml/2006/main">
                  <a:graphicData uri="http://schemas.microsoft.com/office/word/2010/wordprocessingShape">
                    <wps:wsp>
                      <wps:cNvSpPr txBox="1"/>
                      <wps:spPr>
                        <a:xfrm>
                          <a:off x="0" y="0"/>
                          <a:ext cx="5923280" cy="635"/>
                        </a:xfrm>
                        <a:prstGeom prst="rect">
                          <a:avLst/>
                        </a:prstGeom>
                        <a:solidFill>
                          <a:prstClr val="white"/>
                        </a:solidFill>
                        <a:ln>
                          <a:noFill/>
                        </a:ln>
                      </wps:spPr>
                      <wps:txbx>
                        <w:txbxContent>
                          <w:p w14:paraId="21888CDC" w14:textId="50D72034" w:rsidR="006658AE" w:rsidRPr="006658AE" w:rsidRDefault="006658AE" w:rsidP="006658AE">
                            <w:pPr>
                              <w:pStyle w:val="aff8"/>
                              <w:spacing w:beforeLines="0" w:before="0" w:afterLines="0" w:after="0"/>
                              <w:rPr>
                                <w:sz w:val="18"/>
                                <w:szCs w:val="18"/>
                              </w:rPr>
                            </w:pPr>
                            <w:r w:rsidRPr="006658AE">
                              <w:rPr>
                                <w:sz w:val="18"/>
                                <w:szCs w:val="18"/>
                              </w:rPr>
                              <w:t>注：柱状图上方标注了</w:t>
                            </w:r>
                            <w:r w:rsidRPr="006658AE">
                              <w:rPr>
                                <w:sz w:val="18"/>
                                <w:szCs w:val="18"/>
                              </w:rPr>
                              <w:t>Wilcoxon</w:t>
                            </w:r>
                            <w:r w:rsidRPr="006658AE">
                              <w:rPr>
                                <w:sz w:val="18"/>
                                <w:szCs w:val="18"/>
                              </w:rPr>
                              <w:t>符号秩检验的显著性水平（</w:t>
                            </w:r>
                            <w:r w:rsidRPr="006658AE">
                              <w:rPr>
                                <w:sz w:val="18"/>
                                <w:szCs w:val="18"/>
                              </w:rPr>
                              <w:t>*: p</w:t>
                            </w:r>
                            <w:del w:id="2020" w:author="Zixuan Zhou" w:date="2026-04-27T03:33:00Z" w16du:dateUtc="2026-04-26T19:33:00Z">
                              <w:r w:rsidRPr="006658AE" w:rsidDel="006A285C">
                                <w:rPr>
                                  <w:sz w:val="18"/>
                                  <w:szCs w:val="18"/>
                                </w:rPr>
                                <w:delText xml:space="preserve"> </w:delText>
                              </w:r>
                            </w:del>
                            <w:r w:rsidRPr="006658AE">
                              <w:rPr>
                                <w:sz w:val="18"/>
                                <w:szCs w:val="18"/>
                              </w:rPr>
                              <w:t>&lt;</w:t>
                            </w:r>
                            <w:del w:id="2021" w:author="Zixuan Zhou" w:date="2026-04-27T03:33:00Z" w16du:dateUtc="2026-04-26T19:33:00Z">
                              <w:r w:rsidRPr="006658AE" w:rsidDel="006A285C">
                                <w:rPr>
                                  <w:sz w:val="18"/>
                                  <w:szCs w:val="18"/>
                                </w:rPr>
                                <w:delText xml:space="preserve"> </w:delText>
                              </w:r>
                            </w:del>
                            <w:r w:rsidRPr="006658AE">
                              <w:rPr>
                                <w:sz w:val="18"/>
                                <w:szCs w:val="18"/>
                              </w:rPr>
                              <w:t>0.05, **: p&lt;</w:t>
                            </w:r>
                            <w:del w:id="2022" w:author="Zixuan Zhou" w:date="2026-04-27T03:33:00Z" w16du:dateUtc="2026-04-26T19:33:00Z">
                              <w:r w:rsidRPr="006658AE" w:rsidDel="006A285C">
                                <w:rPr>
                                  <w:sz w:val="18"/>
                                  <w:szCs w:val="18"/>
                                </w:rPr>
                                <w:delText xml:space="preserve"> </w:delText>
                              </w:r>
                            </w:del>
                            <w:r w:rsidRPr="006658AE">
                              <w:rPr>
                                <w:sz w:val="18"/>
                                <w:szCs w:val="18"/>
                              </w:rPr>
                              <w:t>0.01, ***: p&lt;</w:t>
                            </w:r>
                            <w:del w:id="2023" w:author="Zixuan Zhou" w:date="2026-04-27T03:33:00Z" w16du:dateUtc="2026-04-26T19:33:00Z">
                              <w:r w:rsidRPr="006658AE" w:rsidDel="006A285C">
                                <w:rPr>
                                  <w:sz w:val="18"/>
                                  <w:szCs w:val="18"/>
                                </w:rPr>
                                <w:delText xml:space="preserve"> </w:delText>
                              </w:r>
                            </w:del>
                            <w:r w:rsidRPr="006658AE">
                              <w:rPr>
                                <w:sz w:val="18"/>
                                <w:szCs w:val="18"/>
                              </w:rPr>
                              <w:t>0.001</w:t>
                            </w:r>
                            <w:r w:rsidRPr="006658AE">
                              <w:rPr>
                                <w:sz w:val="18"/>
                                <w:szCs w:val="18"/>
                              </w:rPr>
                              <w:t>；</w:t>
                            </w:r>
                            <w:r w:rsidRPr="006658AE">
                              <w:rPr>
                                <w:sz w:val="18"/>
                                <w:szCs w:val="18"/>
                              </w:rPr>
                              <w:t>ns</w:t>
                            </w:r>
                            <w:r w:rsidRPr="006658AE">
                              <w:rPr>
                                <w:sz w:val="18"/>
                                <w:szCs w:val="18"/>
                              </w:rPr>
                              <w:t>：不显著）</w:t>
                            </w:r>
                          </w:p>
                          <w:p w14:paraId="3A9F1247" w14:textId="1A4809C1" w:rsidR="006658AE" w:rsidRPr="005C3CA0" w:rsidRDefault="006658AE" w:rsidP="00720264">
                            <w:pPr>
                              <w:pStyle w:val="aff8"/>
                              <w:spacing w:before="163" w:after="326"/>
                              <w:rPr>
                                <w:noProof/>
                                <w:sz w:val="24"/>
                                <w:szCs w:val="22"/>
                              </w:rPr>
                            </w:pPr>
                            <w:bookmarkStart w:id="2024" w:name="_Ref227871795"/>
                            <w:bookmarkStart w:id="2025" w:name="_Toc228023144"/>
                            <w:bookmarkStart w:id="2026" w:name="_Toc228023177"/>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1</w:t>
                            </w:r>
                            <w:r w:rsidR="00170C8F">
                              <w:fldChar w:fldCharType="end"/>
                            </w:r>
                            <w:bookmarkEnd w:id="2024"/>
                            <w:r>
                              <w:rPr>
                                <w:rFonts w:hint="eastAsia"/>
                              </w:rPr>
                              <w:t xml:space="preserve"> </w:t>
                            </w:r>
                            <w:r w:rsidRPr="00E272E2">
                              <w:rPr>
                                <w:rFonts w:hint="eastAsia"/>
                              </w:rPr>
                              <w:t>各模型微调前后</w:t>
                            </w:r>
                            <w:r w:rsidRPr="00E272E2">
                              <w:rPr>
                                <w:rFonts w:hint="eastAsia"/>
                              </w:rPr>
                              <w:t>ROUGE-L</w:t>
                            </w:r>
                            <w:r w:rsidRPr="00E272E2">
                              <w:rPr>
                                <w:rFonts w:hint="eastAsia"/>
                              </w:rPr>
                              <w:t>分数对比</w:t>
                            </w:r>
                            <w:bookmarkEnd w:id="2025"/>
                            <w:bookmarkEnd w:id="20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23A1CBE" id="_x0000_s1031" type="#_x0000_t202" style="position:absolute;left:0;text-align:left;margin-left:-5.2pt;margin-top:261.8pt;width:466.4pt;height:.05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" stroked="f">
                <v:textbox style="mso-fit-shape-to-text:t" inset="0,0,0,0">
                  <w:txbxContent>
                    <w:p w14:paraId="21888CDC" w14:textId="50D72034" w:rsidR="006658AE" w:rsidRPr="006658AE" w:rsidRDefault="006658AE" w:rsidP="006658AE">
                      <w:pPr>
                        <w:pStyle w:val="aff8"/>
                        <w:spacing w:beforeLines="0" w:before="0" w:afterLines="0" w:after="0"/>
                        <w:rPr>
                          <w:sz w:val="18"/>
                          <w:szCs w:val="18"/>
                        </w:rPr>
                      </w:pPr>
                      <w:r w:rsidRPr="006658AE">
                        <w:rPr>
                          <w:sz w:val="18"/>
                          <w:szCs w:val="18"/>
                        </w:rPr>
                        <w:t>注：柱状图上方标注了</w:t>
                      </w:r>
                      <w:r w:rsidRPr="006658AE">
                        <w:rPr>
                          <w:sz w:val="18"/>
                          <w:szCs w:val="18"/>
                        </w:rPr>
                        <w:t>Wilcoxon</w:t>
                      </w:r>
                      <w:r w:rsidRPr="006658AE">
                        <w:rPr>
                          <w:sz w:val="18"/>
                          <w:szCs w:val="18"/>
                        </w:rPr>
                        <w:t>符号秩检验的显著性水平（</w:t>
                      </w:r>
                      <w:r w:rsidRPr="006658AE">
                        <w:rPr>
                          <w:sz w:val="18"/>
                          <w:szCs w:val="18"/>
                        </w:rPr>
                        <w:t>*: p</w:t>
                      </w:r>
                      <w:del w:id="2027" w:author="Zixuan Zhou" w:date="2026-04-27T03:33:00Z" w16du:dateUtc="2026-04-26T19:33:00Z">
                        <w:r w:rsidRPr="006658AE" w:rsidDel="006A285C">
                          <w:rPr>
                            <w:sz w:val="18"/>
                            <w:szCs w:val="18"/>
                          </w:rPr>
                          <w:delText xml:space="preserve"> </w:delText>
                        </w:r>
                      </w:del>
                      <w:r w:rsidRPr="006658AE">
                        <w:rPr>
                          <w:sz w:val="18"/>
                          <w:szCs w:val="18"/>
                        </w:rPr>
                        <w:t>&lt;</w:t>
                      </w:r>
                      <w:del w:id="2028" w:author="Zixuan Zhou" w:date="2026-04-27T03:33:00Z" w16du:dateUtc="2026-04-26T19:33:00Z">
                        <w:r w:rsidRPr="006658AE" w:rsidDel="006A285C">
                          <w:rPr>
                            <w:sz w:val="18"/>
                            <w:szCs w:val="18"/>
                          </w:rPr>
                          <w:delText xml:space="preserve"> </w:delText>
                        </w:r>
                      </w:del>
                      <w:r w:rsidRPr="006658AE">
                        <w:rPr>
                          <w:sz w:val="18"/>
                          <w:szCs w:val="18"/>
                        </w:rPr>
                        <w:t>0.05, **: p&lt;</w:t>
                      </w:r>
                      <w:del w:id="2029" w:author="Zixuan Zhou" w:date="2026-04-27T03:33:00Z" w16du:dateUtc="2026-04-26T19:33:00Z">
                        <w:r w:rsidRPr="006658AE" w:rsidDel="006A285C">
                          <w:rPr>
                            <w:sz w:val="18"/>
                            <w:szCs w:val="18"/>
                          </w:rPr>
                          <w:delText xml:space="preserve"> </w:delText>
                        </w:r>
                      </w:del>
                      <w:r w:rsidRPr="006658AE">
                        <w:rPr>
                          <w:sz w:val="18"/>
                          <w:szCs w:val="18"/>
                        </w:rPr>
                        <w:t>0.01, ***: p&lt;</w:t>
                      </w:r>
                      <w:del w:id="2030" w:author="Zixuan Zhou" w:date="2026-04-27T03:33:00Z" w16du:dateUtc="2026-04-26T19:33:00Z">
                        <w:r w:rsidRPr="006658AE" w:rsidDel="006A285C">
                          <w:rPr>
                            <w:sz w:val="18"/>
                            <w:szCs w:val="18"/>
                          </w:rPr>
                          <w:delText xml:space="preserve"> </w:delText>
                        </w:r>
                      </w:del>
                      <w:r w:rsidRPr="006658AE">
                        <w:rPr>
                          <w:sz w:val="18"/>
                          <w:szCs w:val="18"/>
                        </w:rPr>
                        <w:t>0.001</w:t>
                      </w:r>
                      <w:r w:rsidRPr="006658AE">
                        <w:rPr>
                          <w:sz w:val="18"/>
                          <w:szCs w:val="18"/>
                        </w:rPr>
                        <w:t>；</w:t>
                      </w:r>
                      <w:r w:rsidRPr="006658AE">
                        <w:rPr>
                          <w:sz w:val="18"/>
                          <w:szCs w:val="18"/>
                        </w:rPr>
                        <w:t>ns</w:t>
                      </w:r>
                      <w:r w:rsidRPr="006658AE">
                        <w:rPr>
                          <w:sz w:val="18"/>
                          <w:szCs w:val="18"/>
                        </w:rPr>
                        <w:t>：不显著）</w:t>
                      </w:r>
                    </w:p>
                    <w:p w14:paraId="3A9F1247" w14:textId="1A4809C1" w:rsidR="006658AE" w:rsidRPr="005C3CA0" w:rsidRDefault="006658AE" w:rsidP="00720264">
                      <w:pPr>
                        <w:pStyle w:val="aff8"/>
                        <w:spacing w:before="163" w:after="326"/>
                        <w:rPr>
                          <w:noProof/>
                          <w:sz w:val="24"/>
                          <w:szCs w:val="22"/>
                        </w:rPr>
                      </w:pPr>
                      <w:bookmarkStart w:id="2031" w:name="_Ref227871795"/>
                      <w:bookmarkStart w:id="2032" w:name="_Toc228023144"/>
                      <w:bookmarkStart w:id="2033" w:name="_Toc228023177"/>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1</w:t>
                      </w:r>
                      <w:r w:rsidR="00170C8F">
                        <w:fldChar w:fldCharType="end"/>
                      </w:r>
                      <w:bookmarkEnd w:id="2031"/>
                      <w:r>
                        <w:rPr>
                          <w:rFonts w:hint="eastAsia"/>
                        </w:rPr>
                        <w:t xml:space="preserve"> </w:t>
                      </w:r>
                      <w:r w:rsidRPr="00E272E2">
                        <w:rPr>
                          <w:rFonts w:hint="eastAsia"/>
                        </w:rPr>
                        <w:t>各模型微调前后</w:t>
                      </w:r>
                      <w:r w:rsidRPr="00E272E2">
                        <w:rPr>
                          <w:rFonts w:hint="eastAsia"/>
                        </w:rPr>
                        <w:t>ROUGE-L</w:t>
                      </w:r>
                      <w:r w:rsidRPr="00E272E2">
                        <w:rPr>
                          <w:rFonts w:hint="eastAsia"/>
                        </w:rPr>
                        <w:t>分数对比</w:t>
                      </w:r>
                      <w:bookmarkEnd w:id="2032"/>
                      <w:bookmarkEnd w:id="2033"/>
                    </w:p>
                  </w:txbxContent>
                </v:textbox>
                <w10:wrap type="topAndBottom"/>
              </v:shape>
            </w:pict>
          </mc:Fallback>
        </mc:AlternateContent>
      </w:r>
      <w:r>
        <w:rPr>
          <w:noProof/>
        </w:rPr>
        <w:drawing>
          <wp:anchor distT="0" distB="0" distL="114300" distR="114300" simplePos="0" relativeHeight="251673600" behindDoc="0" locked="0" layoutInCell="1" allowOverlap="1" wp14:anchorId="02691015" wp14:editId="161EBA36">
            <wp:simplePos x="0" y="0"/>
            <wp:positionH relativeFrom="column">
              <wp:posOffset>-3037</wp:posOffset>
            </wp:positionH>
            <wp:positionV relativeFrom="paragraph">
              <wp:posOffset>442</wp:posOffset>
            </wp:positionV>
            <wp:extent cx="5748655" cy="3267710"/>
            <wp:effectExtent l="0" t="0" r="4445" b="8890"/>
            <wp:wrapTopAndBottom/>
            <wp:docPr id="133104219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4862"/>
                    <a:stretch>
                      <a:fillRect/>
                    </a:stretch>
                  </pic:blipFill>
                  <pic:spPr bwMode="auto">
                    <a:xfrm>
                      <a:off x="0" y="0"/>
                      <a:ext cx="5748655" cy="32677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05C0F" w:rsidRPr="00505C0F">
        <w:rPr>
          <w:rFonts w:hint="eastAsia"/>
        </w:rPr>
        <w:t>然而，</w:t>
      </w:r>
      <w:r w:rsidR="00505C0F" w:rsidRPr="00505C0F">
        <w:rPr>
          <w:rFonts w:hint="eastAsia"/>
        </w:rPr>
        <w:t>ROUGE</w:t>
      </w:r>
      <w:r w:rsidR="00505C0F" w:rsidRPr="00505C0F">
        <w:rPr>
          <w:rFonts w:hint="eastAsia"/>
        </w:rPr>
        <w:t>指标的本质是衡量文本表面的词汇重叠，而非深层语义的一致性或医学信息的准确性。在本研究中，由于金标准答案经过人工精心修订，具有高度的专业性与规范性，而模型生成答案即便内容正确，也可能采用完全不同的表达方式</w:t>
      </w:r>
      <w:ins w:id="2034" w:author="Zixuan Zhou" w:date="2026-04-27T21:47:00Z" w16du:dateUtc="2026-04-27T13:47:00Z">
        <w:r w:rsidR="00D95BED">
          <w:rPr>
            <w:rFonts w:hint="eastAsia"/>
          </w:rPr>
          <w:t>，</w:t>
        </w:r>
      </w:ins>
      <w:del w:id="2035" w:author="Zixuan Zhou" w:date="2026-04-27T21:47:00Z" w16du:dateUtc="2026-04-27T13:47:00Z">
        <w:r w:rsidR="00505C0F" w:rsidRPr="00505C0F" w:rsidDel="00D95BED">
          <w:rPr>
            <w:rFonts w:hint="eastAsia"/>
          </w:rPr>
          <w:delText>（</w:delText>
        </w:r>
      </w:del>
      <w:r w:rsidR="00505C0F" w:rsidRPr="00505C0F">
        <w:rPr>
          <w:rFonts w:hint="eastAsia"/>
        </w:rPr>
        <w:t>如使用不同的同义词、调整句子顺序或增加解释性内容</w:t>
      </w:r>
      <w:del w:id="2036" w:author="Zixuan Zhou" w:date="2026-04-27T21:47:00Z" w16du:dateUtc="2026-04-27T13:47:00Z">
        <w:r w:rsidR="00505C0F" w:rsidRPr="00505C0F" w:rsidDel="00D95BED">
          <w:rPr>
            <w:rFonts w:hint="eastAsia"/>
          </w:rPr>
          <w:delText>）</w:delText>
        </w:r>
      </w:del>
      <w:r w:rsidR="00505C0F" w:rsidRPr="00505C0F">
        <w:rPr>
          <w:rFonts w:hint="eastAsia"/>
        </w:rPr>
        <w:t>，这会导致</w:t>
      </w:r>
      <w:r w:rsidR="00505C0F" w:rsidRPr="00505C0F">
        <w:rPr>
          <w:rFonts w:hint="eastAsia"/>
        </w:rPr>
        <w:t>ROUGE</w:t>
      </w:r>
      <w:r w:rsidR="00505C0F" w:rsidRPr="00505C0F">
        <w:rPr>
          <w:rFonts w:hint="eastAsia"/>
        </w:rPr>
        <w:t>分数偏低，但并不意味着答案质量差。因此，</w:t>
      </w:r>
      <w:r w:rsidR="00505C0F" w:rsidRPr="00505C0F">
        <w:rPr>
          <w:rFonts w:hint="eastAsia"/>
        </w:rPr>
        <w:t>ROUGE</w:t>
      </w:r>
      <w:r w:rsidR="00505C0F" w:rsidRPr="00505C0F">
        <w:rPr>
          <w:rFonts w:hint="eastAsia"/>
        </w:rPr>
        <w:t>结果仅作为辅助参考指标，不能单独用于评判模型在医学问答任务上的实际表现，后续仍需结合多维度的</w:t>
      </w:r>
      <w:r w:rsidR="00505C0F" w:rsidRPr="00505C0F">
        <w:rPr>
          <w:rFonts w:hint="eastAsia"/>
        </w:rPr>
        <w:t>AI</w:t>
      </w:r>
      <w:r w:rsidR="00505C0F" w:rsidRPr="00505C0F">
        <w:rPr>
          <w:rFonts w:hint="eastAsia"/>
        </w:rPr>
        <w:t>质量打分进行综合判断。</w:t>
      </w:r>
    </w:p>
    <w:p w14:paraId="3ABE87CD" w14:textId="1C710F8F" w:rsidR="00F54B80" w:rsidRDefault="00000000" w:rsidP="006A285C">
      <w:pPr>
        <w:pStyle w:val="3"/>
        <w:spacing w:before="163" w:after="163"/>
        <w:rPr>
          <w:rFonts w:hint="eastAsia"/>
        </w:rPr>
      </w:pPr>
      <w:bookmarkStart w:id="2037" w:name="_Toc228219390"/>
      <w:r w:rsidRPr="006A285C">
        <w:rPr>
          <w:rFonts w:ascii="Times New Roman" w:hAnsi="Times New Roman" w:cs="Times New Roman" w:hint="eastAsia"/>
          <w:rPrChange w:id="2038" w:author="Zixuan Zhou" w:date="2026-04-27T03:24:00Z" w16du:dateUtc="2026-04-26T19:24:00Z">
            <w:rPr>
              <w:rFonts w:hint="eastAsia"/>
            </w:rPr>
          </w:rPrChange>
        </w:rPr>
        <w:t>AI</w:t>
      </w:r>
      <w:r>
        <w:rPr>
          <w:rFonts w:hint="eastAsia"/>
        </w:rPr>
        <w:t>打分结果</w:t>
      </w:r>
      <w:bookmarkEnd w:id="2037"/>
    </w:p>
    <w:p w14:paraId="50E90B31" w14:textId="6862F53D" w:rsidR="003B344C" w:rsidRDefault="003B344C" w:rsidP="003B344C">
      <w:pPr>
        <w:pStyle w:val="altz"/>
        <w:ind w:firstLine="480"/>
      </w:pPr>
      <w:r w:rsidRPr="003B344C">
        <w:rPr>
          <w:rFonts w:hint="eastAsia"/>
        </w:rPr>
        <w:t>为深入评估模型答案在医学专业性、教育价值与表达质量等方面的真实水平，本研究采用</w:t>
      </w:r>
      <w:r w:rsidRPr="003B344C">
        <w:rPr>
          <w:rFonts w:hint="eastAsia"/>
        </w:rPr>
        <w:t>DeepSeek-V3.2</w:t>
      </w:r>
      <w:r w:rsidRPr="003B344C">
        <w:rPr>
          <w:rFonts w:hint="eastAsia"/>
        </w:rPr>
        <w:t>作为自动化裁判，依据六维度</w:t>
      </w:r>
      <w:r w:rsidRPr="003B344C">
        <w:rPr>
          <w:rFonts w:hint="eastAsia"/>
        </w:rPr>
        <w:t>3</w:t>
      </w:r>
      <w:r w:rsidRPr="003B344C">
        <w:rPr>
          <w:rFonts w:hint="eastAsia"/>
        </w:rPr>
        <w:t>分制</w:t>
      </w:r>
      <w:r w:rsidRPr="003B344C">
        <w:rPr>
          <w:rFonts w:hint="eastAsia"/>
        </w:rPr>
        <w:t>Likert</w:t>
      </w:r>
      <w:r w:rsidRPr="003B344C">
        <w:rPr>
          <w:rFonts w:hint="eastAsia"/>
        </w:rPr>
        <w:t>量表对测试集上各模型生成的答案进行独立打分。该量表涵盖指导性、准确性、完整性、安全性、易于理解与仅提供必要信息六个核心维度，每个维度</w:t>
      </w:r>
      <w:r w:rsidRPr="003B344C">
        <w:rPr>
          <w:rFonts w:hint="eastAsia"/>
        </w:rPr>
        <w:t>1</w:t>
      </w:r>
      <w:r w:rsidRPr="003B344C">
        <w:rPr>
          <w:rFonts w:hint="eastAsia"/>
        </w:rPr>
        <w:t>–</w:t>
      </w:r>
      <w:r w:rsidRPr="003B344C">
        <w:rPr>
          <w:rFonts w:hint="eastAsia"/>
        </w:rPr>
        <w:t>3</w:t>
      </w:r>
      <w:r w:rsidRPr="003B344C">
        <w:rPr>
          <w:rFonts w:hint="eastAsia"/>
        </w:rPr>
        <w:t>分，总分范围为</w:t>
      </w:r>
      <w:r w:rsidRPr="003B344C">
        <w:rPr>
          <w:rFonts w:hint="eastAsia"/>
        </w:rPr>
        <w:t>6</w:t>
      </w:r>
      <w:r w:rsidRPr="003B344C">
        <w:rPr>
          <w:rFonts w:hint="eastAsia"/>
        </w:rPr>
        <w:t>–</w:t>
      </w:r>
      <w:r w:rsidRPr="003B344C">
        <w:rPr>
          <w:rFonts w:hint="eastAsia"/>
        </w:rPr>
        <w:t>18</w:t>
      </w:r>
      <w:r w:rsidRPr="003B344C">
        <w:rPr>
          <w:rFonts w:hint="eastAsia"/>
        </w:rPr>
        <w:t>分。</w:t>
      </w:r>
      <w:r w:rsidR="00F703D5">
        <w:rPr>
          <w:highlight w:val="yellow"/>
        </w:rPr>
        <w:fldChar w:fldCharType="begin"/>
      </w:r>
      <w:r w:rsidR="00F703D5">
        <w:instrText xml:space="preserve"> </w:instrText>
      </w:r>
      <w:r w:rsidR="00F703D5">
        <w:rPr>
          <w:rFonts w:hint="eastAsia"/>
        </w:rPr>
        <w:instrText>REF _Ref227871348 \h</w:instrText>
      </w:r>
      <w:r w:rsidR="00F703D5">
        <w:instrText xml:space="preserve"> </w:instrText>
      </w:r>
      <w:r w:rsidR="00F703D5">
        <w:rPr>
          <w:highlight w:val="yellow"/>
        </w:rPr>
      </w:r>
      <w:r w:rsidR="00F703D5">
        <w:rPr>
          <w:highlight w:val="yellow"/>
        </w:rPr>
        <w:fldChar w:fldCharType="separate"/>
      </w:r>
      <w:r w:rsidR="00F703D5" w:rsidRPr="00F703D5">
        <w:rPr>
          <w:rFonts w:hint="eastAsia"/>
        </w:rPr>
        <w:t>表</w:t>
      </w:r>
      <w:r w:rsidR="00F703D5" w:rsidRPr="00F703D5">
        <w:rPr>
          <w:rFonts w:hint="eastAsia"/>
        </w:rPr>
        <w:t xml:space="preserve"> </w:t>
      </w:r>
      <w:r w:rsidR="00F703D5" w:rsidRPr="00F703D5">
        <w:rPr>
          <w:rFonts w:hint="eastAsia"/>
          <w:noProof/>
        </w:rPr>
        <w:t>6</w:t>
      </w:r>
      <w:r w:rsidR="00F703D5" w:rsidRPr="00F703D5">
        <w:rPr>
          <w:rFonts w:hint="eastAsia"/>
        </w:rPr>
        <w:noBreakHyphen/>
      </w:r>
      <w:r w:rsidR="00F703D5" w:rsidRPr="00F703D5">
        <w:rPr>
          <w:rFonts w:hint="eastAsia"/>
          <w:noProof/>
        </w:rPr>
        <w:t>8</w:t>
      </w:r>
      <w:r w:rsidR="00F703D5">
        <w:rPr>
          <w:highlight w:val="yellow"/>
        </w:rPr>
        <w:fldChar w:fldCharType="end"/>
      </w:r>
      <w:r w:rsidRPr="003B344C">
        <w:rPr>
          <w:rFonts w:hint="eastAsia"/>
        </w:rPr>
        <w:t>展示了各模型在六个维度上的平均得分及综合均分。</w:t>
      </w:r>
    </w:p>
    <w:p w14:paraId="4F230CE6" w14:textId="0FE83F2B" w:rsidR="00F703D5" w:rsidRPr="00720264" w:rsidRDefault="00F703D5" w:rsidP="00720264">
      <w:pPr>
        <w:pStyle w:val="aff6"/>
        <w:spacing w:before="326" w:after="163"/>
      </w:pPr>
      <w:bookmarkStart w:id="2039" w:name="_Ref227871348"/>
      <w:bookmarkStart w:id="2040" w:name="_Toc228022964"/>
      <w:r w:rsidRPr="00720264">
        <w:lastRenderedPageBreak/>
        <w:t>表</w:t>
      </w:r>
      <w:r w:rsidRPr="00720264">
        <w:t xml:space="preserve"> </w:t>
      </w:r>
      <w:fldSimple w:instr=" STYLEREF 1 \s ">
        <w:r w:rsidR="00492FE9" w:rsidRPr="00720264">
          <w:t>6</w:t>
        </w:r>
      </w:fldSimple>
      <w:r w:rsidR="00492FE9" w:rsidRPr="00720264">
        <w:noBreakHyphen/>
      </w:r>
      <w:r w:rsidR="00492FE9" w:rsidRPr="00720264">
        <w:fldChar w:fldCharType="begin"/>
      </w:r>
      <w:r w:rsidR="00492FE9" w:rsidRPr="00720264">
        <w:instrText xml:space="preserve"> SEQ </w:instrText>
      </w:r>
      <w:r w:rsidR="00492FE9" w:rsidRPr="00720264">
        <w:instrText>表</w:instrText>
      </w:r>
      <w:r w:rsidR="00492FE9" w:rsidRPr="00720264">
        <w:instrText xml:space="preserve"> \* ARABIC \s 1 </w:instrText>
      </w:r>
      <w:r w:rsidR="00492FE9" w:rsidRPr="00720264">
        <w:fldChar w:fldCharType="separate"/>
      </w:r>
      <w:r w:rsidR="00492FE9" w:rsidRPr="00720264">
        <w:t>8</w:t>
      </w:r>
      <w:r w:rsidR="00492FE9" w:rsidRPr="00720264">
        <w:fldChar w:fldCharType="end"/>
      </w:r>
      <w:bookmarkEnd w:id="2039"/>
      <w:r w:rsidRPr="00720264">
        <w:t xml:space="preserve"> </w:t>
      </w:r>
      <w:r w:rsidRPr="00720264">
        <w:t>各模型六维度</w:t>
      </w:r>
      <w:r w:rsidRPr="00720264">
        <w:t>AI</w:t>
      </w:r>
      <w:r w:rsidRPr="00720264">
        <w:t>打分结果</w:t>
      </w:r>
      <w:bookmarkEnd w:id="2040"/>
    </w:p>
    <w:tbl>
      <w:tblPr>
        <w:tblW w:w="9072" w:type="dxa"/>
        <w:tblCellMar>
          <w:top w:w="15" w:type="dxa"/>
          <w:left w:w="15" w:type="dxa"/>
          <w:bottom w:w="15" w:type="dxa"/>
          <w:right w:w="15" w:type="dxa"/>
        </w:tblCellMar>
        <w:tblLook w:val="04A0" w:firstRow="1" w:lastRow="0" w:firstColumn="1" w:lastColumn="0" w:noHBand="0" w:noVBand="1"/>
      </w:tblPr>
      <w:tblGrid>
        <w:gridCol w:w="1418"/>
        <w:gridCol w:w="992"/>
        <w:gridCol w:w="891"/>
        <w:gridCol w:w="940"/>
        <w:gridCol w:w="862"/>
        <w:gridCol w:w="893"/>
        <w:gridCol w:w="1068"/>
        <w:gridCol w:w="1068"/>
        <w:gridCol w:w="940"/>
      </w:tblGrid>
      <w:tr w:rsidR="0048486B" w:rsidRPr="00CD6985" w14:paraId="176B6870" w14:textId="77777777" w:rsidTr="0048486B">
        <w:trPr>
          <w:trHeight w:val="317"/>
        </w:trPr>
        <w:tc>
          <w:tcPr>
            <w:tcW w:w="1418" w:type="dxa"/>
            <w:tcBorders>
              <w:top w:val="single" w:sz="4" w:space="0" w:color="auto"/>
              <w:bottom w:val="single" w:sz="4" w:space="0" w:color="auto"/>
            </w:tcBorders>
            <w:vAlign w:val="center"/>
            <w:hideMark/>
          </w:tcPr>
          <w:p w14:paraId="6E7D821E" w14:textId="77777777" w:rsidR="00CD6985" w:rsidRPr="00720264" w:rsidRDefault="00CD6985" w:rsidP="00CD6985">
            <w:pPr>
              <w:pStyle w:val="altz"/>
              <w:wordWrap/>
              <w:snapToGrid/>
              <w:spacing w:line="240" w:lineRule="auto"/>
              <w:ind w:firstLineChars="0" w:firstLine="0"/>
              <w:rPr>
                <w:sz w:val="21"/>
                <w:szCs w:val="21"/>
              </w:rPr>
            </w:pPr>
            <w:r w:rsidRPr="00720264">
              <w:rPr>
                <w:sz w:val="21"/>
                <w:szCs w:val="21"/>
              </w:rPr>
              <w:t>模型</w:t>
            </w:r>
          </w:p>
        </w:tc>
        <w:tc>
          <w:tcPr>
            <w:tcW w:w="992" w:type="dxa"/>
            <w:tcBorders>
              <w:top w:val="single" w:sz="4" w:space="0" w:color="auto"/>
              <w:bottom w:val="single" w:sz="4" w:space="0" w:color="auto"/>
            </w:tcBorders>
            <w:vAlign w:val="center"/>
            <w:hideMark/>
          </w:tcPr>
          <w:p w14:paraId="5FF5BBB9" w14:textId="77777777" w:rsidR="00CD6985" w:rsidRPr="00720264" w:rsidRDefault="00CD6985" w:rsidP="00CD6985">
            <w:pPr>
              <w:pStyle w:val="altz"/>
              <w:wordWrap/>
              <w:snapToGrid/>
              <w:spacing w:line="240" w:lineRule="auto"/>
              <w:ind w:firstLineChars="0" w:firstLine="0"/>
              <w:rPr>
                <w:sz w:val="21"/>
                <w:szCs w:val="21"/>
              </w:rPr>
            </w:pPr>
            <w:r w:rsidRPr="00720264">
              <w:rPr>
                <w:sz w:val="21"/>
                <w:szCs w:val="21"/>
              </w:rPr>
              <w:t>类型</w:t>
            </w:r>
          </w:p>
        </w:tc>
        <w:tc>
          <w:tcPr>
            <w:tcW w:w="891" w:type="dxa"/>
            <w:tcBorders>
              <w:top w:val="single" w:sz="4" w:space="0" w:color="auto"/>
              <w:bottom w:val="single" w:sz="4" w:space="0" w:color="auto"/>
            </w:tcBorders>
            <w:vAlign w:val="center"/>
            <w:hideMark/>
          </w:tcPr>
          <w:p w14:paraId="712F87BD" w14:textId="77777777" w:rsidR="00CD6985" w:rsidRPr="00720264" w:rsidRDefault="00CD6985" w:rsidP="00CD6985">
            <w:pPr>
              <w:pStyle w:val="altz"/>
              <w:wordWrap/>
              <w:snapToGrid/>
              <w:spacing w:line="240" w:lineRule="auto"/>
              <w:ind w:firstLineChars="0" w:firstLine="0"/>
              <w:rPr>
                <w:sz w:val="21"/>
                <w:szCs w:val="21"/>
              </w:rPr>
            </w:pPr>
            <w:r w:rsidRPr="00720264">
              <w:rPr>
                <w:sz w:val="21"/>
                <w:szCs w:val="21"/>
              </w:rPr>
              <w:t>指导性</w:t>
            </w:r>
          </w:p>
        </w:tc>
        <w:tc>
          <w:tcPr>
            <w:tcW w:w="940" w:type="dxa"/>
            <w:tcBorders>
              <w:top w:val="single" w:sz="4" w:space="0" w:color="auto"/>
              <w:bottom w:val="single" w:sz="4" w:space="0" w:color="auto"/>
            </w:tcBorders>
            <w:vAlign w:val="center"/>
            <w:hideMark/>
          </w:tcPr>
          <w:p w14:paraId="47774E34" w14:textId="77777777" w:rsidR="00CD6985" w:rsidRPr="00720264" w:rsidRDefault="00CD6985" w:rsidP="00CD6985">
            <w:pPr>
              <w:pStyle w:val="altz"/>
              <w:wordWrap/>
              <w:snapToGrid/>
              <w:spacing w:line="240" w:lineRule="auto"/>
              <w:ind w:firstLineChars="0" w:firstLine="0"/>
              <w:rPr>
                <w:sz w:val="21"/>
                <w:szCs w:val="21"/>
              </w:rPr>
            </w:pPr>
            <w:r w:rsidRPr="00720264">
              <w:rPr>
                <w:sz w:val="21"/>
                <w:szCs w:val="21"/>
              </w:rPr>
              <w:t>准确性</w:t>
            </w:r>
          </w:p>
        </w:tc>
        <w:tc>
          <w:tcPr>
            <w:tcW w:w="862" w:type="dxa"/>
            <w:tcBorders>
              <w:top w:val="single" w:sz="4" w:space="0" w:color="auto"/>
              <w:bottom w:val="single" w:sz="4" w:space="0" w:color="auto"/>
            </w:tcBorders>
            <w:vAlign w:val="center"/>
            <w:hideMark/>
          </w:tcPr>
          <w:p w14:paraId="46FFF423" w14:textId="77777777" w:rsidR="00CD6985" w:rsidRPr="00720264" w:rsidRDefault="00CD6985" w:rsidP="00CD6985">
            <w:pPr>
              <w:pStyle w:val="altz"/>
              <w:wordWrap/>
              <w:snapToGrid/>
              <w:spacing w:line="240" w:lineRule="auto"/>
              <w:ind w:firstLineChars="0" w:firstLine="0"/>
              <w:rPr>
                <w:sz w:val="21"/>
                <w:szCs w:val="21"/>
              </w:rPr>
            </w:pPr>
            <w:r w:rsidRPr="00720264">
              <w:rPr>
                <w:sz w:val="21"/>
                <w:szCs w:val="21"/>
              </w:rPr>
              <w:t>完整性</w:t>
            </w:r>
          </w:p>
        </w:tc>
        <w:tc>
          <w:tcPr>
            <w:tcW w:w="893" w:type="dxa"/>
            <w:tcBorders>
              <w:top w:val="single" w:sz="4" w:space="0" w:color="auto"/>
              <w:bottom w:val="single" w:sz="4" w:space="0" w:color="auto"/>
            </w:tcBorders>
            <w:vAlign w:val="center"/>
            <w:hideMark/>
          </w:tcPr>
          <w:p w14:paraId="6445B4FC" w14:textId="77777777" w:rsidR="00CD6985" w:rsidRPr="00720264" w:rsidRDefault="00CD6985" w:rsidP="00CD6985">
            <w:pPr>
              <w:pStyle w:val="altz"/>
              <w:wordWrap/>
              <w:snapToGrid/>
              <w:spacing w:line="240" w:lineRule="auto"/>
              <w:ind w:firstLineChars="0" w:firstLine="0"/>
              <w:rPr>
                <w:sz w:val="21"/>
                <w:szCs w:val="21"/>
              </w:rPr>
            </w:pPr>
            <w:r w:rsidRPr="00720264">
              <w:rPr>
                <w:sz w:val="21"/>
                <w:szCs w:val="21"/>
              </w:rPr>
              <w:t>安全性</w:t>
            </w:r>
          </w:p>
        </w:tc>
        <w:tc>
          <w:tcPr>
            <w:tcW w:w="1068" w:type="dxa"/>
            <w:tcBorders>
              <w:top w:val="single" w:sz="4" w:space="0" w:color="auto"/>
              <w:bottom w:val="single" w:sz="4" w:space="0" w:color="auto"/>
            </w:tcBorders>
            <w:vAlign w:val="center"/>
            <w:hideMark/>
          </w:tcPr>
          <w:p w14:paraId="613D1251" w14:textId="77777777" w:rsidR="00CD6985" w:rsidRPr="00720264" w:rsidRDefault="00CD6985" w:rsidP="00CD6985">
            <w:pPr>
              <w:pStyle w:val="altz"/>
              <w:wordWrap/>
              <w:snapToGrid/>
              <w:spacing w:line="240" w:lineRule="auto"/>
              <w:ind w:firstLineChars="0" w:firstLine="0"/>
              <w:rPr>
                <w:sz w:val="21"/>
                <w:szCs w:val="21"/>
              </w:rPr>
            </w:pPr>
            <w:r w:rsidRPr="00720264">
              <w:rPr>
                <w:sz w:val="21"/>
                <w:szCs w:val="21"/>
              </w:rPr>
              <w:t>易于理解</w:t>
            </w:r>
          </w:p>
        </w:tc>
        <w:tc>
          <w:tcPr>
            <w:tcW w:w="1068" w:type="dxa"/>
            <w:tcBorders>
              <w:top w:val="single" w:sz="4" w:space="0" w:color="auto"/>
              <w:bottom w:val="single" w:sz="4" w:space="0" w:color="auto"/>
            </w:tcBorders>
            <w:vAlign w:val="center"/>
            <w:hideMark/>
          </w:tcPr>
          <w:p w14:paraId="7EF4A768" w14:textId="0B8DC77B" w:rsidR="00CD6985" w:rsidRPr="00720264" w:rsidRDefault="00CD6985" w:rsidP="00CD6985">
            <w:pPr>
              <w:pStyle w:val="altz"/>
              <w:wordWrap/>
              <w:snapToGrid/>
              <w:spacing w:line="240" w:lineRule="auto"/>
              <w:ind w:firstLineChars="0" w:firstLine="0"/>
              <w:rPr>
                <w:sz w:val="21"/>
                <w:szCs w:val="21"/>
              </w:rPr>
            </w:pPr>
            <w:r w:rsidRPr="00720264">
              <w:rPr>
                <w:rFonts w:hint="eastAsia"/>
                <w:sz w:val="21"/>
                <w:szCs w:val="21"/>
              </w:rPr>
              <w:t>仅提供</w:t>
            </w:r>
            <w:r w:rsidRPr="00720264">
              <w:rPr>
                <w:sz w:val="21"/>
                <w:szCs w:val="21"/>
              </w:rPr>
              <w:br/>
            </w:r>
            <w:r w:rsidRPr="00720264">
              <w:rPr>
                <w:rFonts w:hint="eastAsia"/>
                <w:sz w:val="21"/>
                <w:szCs w:val="21"/>
              </w:rPr>
              <w:t>必要信息</w:t>
            </w:r>
          </w:p>
        </w:tc>
        <w:tc>
          <w:tcPr>
            <w:tcW w:w="940" w:type="dxa"/>
            <w:tcBorders>
              <w:top w:val="single" w:sz="4" w:space="0" w:color="auto"/>
              <w:bottom w:val="single" w:sz="4" w:space="0" w:color="auto"/>
            </w:tcBorders>
            <w:vAlign w:val="center"/>
            <w:hideMark/>
          </w:tcPr>
          <w:p w14:paraId="0AC735E6" w14:textId="77777777" w:rsidR="00CD6985" w:rsidRPr="00720264" w:rsidRDefault="00CD6985" w:rsidP="00CD6985">
            <w:pPr>
              <w:pStyle w:val="altz"/>
              <w:wordWrap/>
              <w:snapToGrid/>
              <w:spacing w:line="240" w:lineRule="auto"/>
              <w:ind w:firstLineChars="0" w:firstLine="0"/>
              <w:rPr>
                <w:sz w:val="21"/>
                <w:szCs w:val="21"/>
              </w:rPr>
            </w:pPr>
            <w:r w:rsidRPr="00720264">
              <w:rPr>
                <w:sz w:val="21"/>
                <w:szCs w:val="21"/>
              </w:rPr>
              <w:t>综合均分</w:t>
            </w:r>
          </w:p>
        </w:tc>
      </w:tr>
      <w:tr w:rsidR="0048486B" w:rsidRPr="00CD6985" w14:paraId="7F9F308F" w14:textId="77777777" w:rsidTr="0048486B">
        <w:trPr>
          <w:trHeight w:val="317"/>
        </w:trPr>
        <w:tc>
          <w:tcPr>
            <w:tcW w:w="1418" w:type="dxa"/>
            <w:tcBorders>
              <w:top w:val="single" w:sz="4" w:space="0" w:color="auto"/>
            </w:tcBorders>
            <w:vAlign w:val="center"/>
            <w:hideMark/>
          </w:tcPr>
          <w:p w14:paraId="0E9246CA"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Qwen2.5-1.5B</w:t>
            </w:r>
          </w:p>
        </w:tc>
        <w:tc>
          <w:tcPr>
            <w:tcW w:w="992" w:type="dxa"/>
            <w:tcBorders>
              <w:top w:val="single" w:sz="4" w:space="0" w:color="auto"/>
            </w:tcBorders>
            <w:vAlign w:val="center"/>
            <w:hideMark/>
          </w:tcPr>
          <w:p w14:paraId="1CB26C68"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Base</w:t>
            </w:r>
          </w:p>
        </w:tc>
        <w:tc>
          <w:tcPr>
            <w:tcW w:w="891" w:type="dxa"/>
            <w:tcBorders>
              <w:top w:val="single" w:sz="4" w:space="0" w:color="auto"/>
            </w:tcBorders>
            <w:vAlign w:val="center"/>
            <w:hideMark/>
          </w:tcPr>
          <w:p w14:paraId="03F58E0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2.050</w:t>
            </w:r>
          </w:p>
        </w:tc>
        <w:tc>
          <w:tcPr>
            <w:tcW w:w="940" w:type="dxa"/>
            <w:tcBorders>
              <w:top w:val="single" w:sz="4" w:space="0" w:color="auto"/>
            </w:tcBorders>
            <w:vAlign w:val="center"/>
            <w:hideMark/>
          </w:tcPr>
          <w:p w14:paraId="7E565784"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1.794</w:t>
            </w:r>
          </w:p>
        </w:tc>
        <w:tc>
          <w:tcPr>
            <w:tcW w:w="862" w:type="dxa"/>
            <w:tcBorders>
              <w:top w:val="single" w:sz="4" w:space="0" w:color="auto"/>
            </w:tcBorders>
            <w:vAlign w:val="center"/>
            <w:hideMark/>
          </w:tcPr>
          <w:p w14:paraId="51684CE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1.968</w:t>
            </w:r>
          </w:p>
        </w:tc>
        <w:tc>
          <w:tcPr>
            <w:tcW w:w="893" w:type="dxa"/>
            <w:tcBorders>
              <w:top w:val="single" w:sz="4" w:space="0" w:color="auto"/>
            </w:tcBorders>
            <w:vAlign w:val="center"/>
            <w:hideMark/>
          </w:tcPr>
          <w:p w14:paraId="295B0DC4"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2.199</w:t>
            </w:r>
          </w:p>
        </w:tc>
        <w:tc>
          <w:tcPr>
            <w:tcW w:w="1068" w:type="dxa"/>
            <w:tcBorders>
              <w:top w:val="single" w:sz="4" w:space="0" w:color="auto"/>
            </w:tcBorders>
            <w:vAlign w:val="center"/>
            <w:hideMark/>
          </w:tcPr>
          <w:p w14:paraId="252BD57F"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2.879</w:t>
            </w:r>
          </w:p>
        </w:tc>
        <w:tc>
          <w:tcPr>
            <w:tcW w:w="1068" w:type="dxa"/>
            <w:tcBorders>
              <w:top w:val="single" w:sz="4" w:space="0" w:color="auto"/>
            </w:tcBorders>
            <w:vAlign w:val="center"/>
            <w:hideMark/>
          </w:tcPr>
          <w:p w14:paraId="1DAA32F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1.758</w:t>
            </w:r>
          </w:p>
        </w:tc>
        <w:tc>
          <w:tcPr>
            <w:tcW w:w="940" w:type="dxa"/>
            <w:tcBorders>
              <w:top w:val="single" w:sz="4" w:space="0" w:color="auto"/>
            </w:tcBorders>
            <w:vAlign w:val="center"/>
            <w:hideMark/>
          </w:tcPr>
          <w:p w14:paraId="25711E2B"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2.108</w:t>
            </w:r>
          </w:p>
        </w:tc>
      </w:tr>
      <w:tr w:rsidR="0048486B" w:rsidRPr="00CD6985" w14:paraId="3FD0098A" w14:textId="77777777" w:rsidTr="0048486B">
        <w:trPr>
          <w:trHeight w:val="317"/>
        </w:trPr>
        <w:tc>
          <w:tcPr>
            <w:tcW w:w="1418" w:type="dxa"/>
            <w:vAlign w:val="center"/>
            <w:hideMark/>
          </w:tcPr>
          <w:p w14:paraId="1916CF18" w14:textId="3461E0EB" w:rsidR="00CD6985" w:rsidRPr="00CD6985" w:rsidRDefault="00CD6985" w:rsidP="00CD6985">
            <w:pPr>
              <w:pStyle w:val="altz"/>
              <w:wordWrap/>
              <w:snapToGrid/>
              <w:spacing w:line="240" w:lineRule="auto"/>
              <w:ind w:firstLineChars="0" w:firstLine="0"/>
              <w:rPr>
                <w:sz w:val="21"/>
                <w:szCs w:val="21"/>
              </w:rPr>
            </w:pPr>
          </w:p>
        </w:tc>
        <w:tc>
          <w:tcPr>
            <w:tcW w:w="992" w:type="dxa"/>
            <w:vAlign w:val="center"/>
            <w:hideMark/>
          </w:tcPr>
          <w:p w14:paraId="1B1389FD"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Finetuned</w:t>
            </w:r>
          </w:p>
        </w:tc>
        <w:tc>
          <w:tcPr>
            <w:tcW w:w="891" w:type="dxa"/>
            <w:vAlign w:val="center"/>
            <w:hideMark/>
          </w:tcPr>
          <w:p w14:paraId="57A1603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2.426</w:t>
            </w:r>
          </w:p>
        </w:tc>
        <w:tc>
          <w:tcPr>
            <w:tcW w:w="940" w:type="dxa"/>
            <w:vAlign w:val="center"/>
            <w:hideMark/>
          </w:tcPr>
          <w:p w14:paraId="64F4E563"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2.348</w:t>
            </w:r>
          </w:p>
        </w:tc>
        <w:tc>
          <w:tcPr>
            <w:tcW w:w="862" w:type="dxa"/>
            <w:vAlign w:val="center"/>
            <w:hideMark/>
          </w:tcPr>
          <w:p w14:paraId="2210E4C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2.372</w:t>
            </w:r>
          </w:p>
        </w:tc>
        <w:tc>
          <w:tcPr>
            <w:tcW w:w="893" w:type="dxa"/>
            <w:vAlign w:val="center"/>
            <w:hideMark/>
          </w:tcPr>
          <w:p w14:paraId="7D2569A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2.577</w:t>
            </w:r>
          </w:p>
        </w:tc>
        <w:tc>
          <w:tcPr>
            <w:tcW w:w="1068" w:type="dxa"/>
            <w:vAlign w:val="center"/>
            <w:hideMark/>
          </w:tcPr>
          <w:p w14:paraId="1F5310D3"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2.932</w:t>
            </w:r>
          </w:p>
        </w:tc>
        <w:tc>
          <w:tcPr>
            <w:tcW w:w="1068" w:type="dxa"/>
            <w:vAlign w:val="center"/>
            <w:hideMark/>
          </w:tcPr>
          <w:p w14:paraId="50B92A85"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2.655</w:t>
            </w:r>
          </w:p>
        </w:tc>
        <w:tc>
          <w:tcPr>
            <w:tcW w:w="940" w:type="dxa"/>
            <w:vAlign w:val="center"/>
            <w:hideMark/>
          </w:tcPr>
          <w:p w14:paraId="6AA10F2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2.552</w:t>
            </w:r>
          </w:p>
        </w:tc>
      </w:tr>
      <w:tr w:rsidR="0048486B" w:rsidRPr="00CD6985" w14:paraId="76399F2B" w14:textId="77777777" w:rsidTr="0048486B">
        <w:trPr>
          <w:trHeight w:val="317"/>
        </w:trPr>
        <w:tc>
          <w:tcPr>
            <w:tcW w:w="1418" w:type="dxa"/>
            <w:vAlign w:val="center"/>
            <w:hideMark/>
          </w:tcPr>
          <w:p w14:paraId="2B0AC4F5"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Qwen2.5-3B</w:t>
            </w:r>
          </w:p>
        </w:tc>
        <w:tc>
          <w:tcPr>
            <w:tcW w:w="992" w:type="dxa"/>
            <w:vAlign w:val="center"/>
            <w:hideMark/>
          </w:tcPr>
          <w:p w14:paraId="5732ABF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Base</w:t>
            </w:r>
          </w:p>
        </w:tc>
        <w:tc>
          <w:tcPr>
            <w:tcW w:w="891" w:type="dxa"/>
            <w:vAlign w:val="center"/>
            <w:hideMark/>
          </w:tcPr>
          <w:p w14:paraId="4DFC0F14"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2.195</w:t>
            </w:r>
          </w:p>
        </w:tc>
        <w:tc>
          <w:tcPr>
            <w:tcW w:w="940" w:type="dxa"/>
            <w:vAlign w:val="center"/>
            <w:hideMark/>
          </w:tcPr>
          <w:p w14:paraId="59DB3EC4"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1.979</w:t>
            </w:r>
          </w:p>
        </w:tc>
        <w:tc>
          <w:tcPr>
            <w:tcW w:w="862" w:type="dxa"/>
            <w:vAlign w:val="center"/>
            <w:hideMark/>
          </w:tcPr>
          <w:p w14:paraId="4B03D080"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2.050</w:t>
            </w:r>
          </w:p>
        </w:tc>
        <w:tc>
          <w:tcPr>
            <w:tcW w:w="893" w:type="dxa"/>
            <w:vAlign w:val="center"/>
            <w:hideMark/>
          </w:tcPr>
          <w:p w14:paraId="6C629C88"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2.422</w:t>
            </w:r>
          </w:p>
        </w:tc>
        <w:tc>
          <w:tcPr>
            <w:tcW w:w="1068" w:type="dxa"/>
            <w:vAlign w:val="center"/>
            <w:hideMark/>
          </w:tcPr>
          <w:p w14:paraId="1E1C0C0A"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2.982</w:t>
            </w:r>
          </w:p>
        </w:tc>
        <w:tc>
          <w:tcPr>
            <w:tcW w:w="1068" w:type="dxa"/>
            <w:vAlign w:val="center"/>
            <w:hideMark/>
          </w:tcPr>
          <w:p w14:paraId="35068E3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1.943</w:t>
            </w:r>
          </w:p>
        </w:tc>
        <w:tc>
          <w:tcPr>
            <w:tcW w:w="940" w:type="dxa"/>
            <w:vAlign w:val="center"/>
            <w:hideMark/>
          </w:tcPr>
          <w:p w14:paraId="578A7865"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2.262</w:t>
            </w:r>
          </w:p>
        </w:tc>
      </w:tr>
      <w:tr w:rsidR="0048486B" w:rsidRPr="00CD6985" w14:paraId="2979BBE1" w14:textId="77777777" w:rsidTr="0048486B">
        <w:trPr>
          <w:trHeight w:val="317"/>
        </w:trPr>
        <w:tc>
          <w:tcPr>
            <w:tcW w:w="1418" w:type="dxa"/>
            <w:vAlign w:val="center"/>
            <w:hideMark/>
          </w:tcPr>
          <w:p w14:paraId="1B9C24B7" w14:textId="29FE69F2" w:rsidR="00CD6985" w:rsidRPr="00CD6985" w:rsidRDefault="00CD6985" w:rsidP="00CD6985">
            <w:pPr>
              <w:pStyle w:val="altz"/>
              <w:wordWrap/>
              <w:snapToGrid/>
              <w:spacing w:line="240" w:lineRule="auto"/>
              <w:ind w:firstLineChars="0" w:firstLine="0"/>
              <w:rPr>
                <w:sz w:val="21"/>
                <w:szCs w:val="21"/>
              </w:rPr>
            </w:pPr>
          </w:p>
        </w:tc>
        <w:tc>
          <w:tcPr>
            <w:tcW w:w="992" w:type="dxa"/>
            <w:vAlign w:val="center"/>
            <w:hideMark/>
          </w:tcPr>
          <w:p w14:paraId="50395021"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Finetuned</w:t>
            </w:r>
          </w:p>
        </w:tc>
        <w:tc>
          <w:tcPr>
            <w:tcW w:w="891" w:type="dxa"/>
            <w:vAlign w:val="center"/>
            <w:hideMark/>
          </w:tcPr>
          <w:p w14:paraId="41C3DF0D"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2.504</w:t>
            </w:r>
          </w:p>
        </w:tc>
        <w:tc>
          <w:tcPr>
            <w:tcW w:w="940" w:type="dxa"/>
            <w:vAlign w:val="center"/>
            <w:hideMark/>
          </w:tcPr>
          <w:p w14:paraId="1250C021"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2.677</w:t>
            </w:r>
          </w:p>
        </w:tc>
        <w:tc>
          <w:tcPr>
            <w:tcW w:w="862" w:type="dxa"/>
            <w:vAlign w:val="center"/>
            <w:hideMark/>
          </w:tcPr>
          <w:p w14:paraId="3EE773A0"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2.465</w:t>
            </w:r>
          </w:p>
        </w:tc>
        <w:tc>
          <w:tcPr>
            <w:tcW w:w="893" w:type="dxa"/>
            <w:vAlign w:val="center"/>
            <w:hideMark/>
          </w:tcPr>
          <w:p w14:paraId="504B9F7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2.706</w:t>
            </w:r>
          </w:p>
        </w:tc>
        <w:tc>
          <w:tcPr>
            <w:tcW w:w="1068" w:type="dxa"/>
            <w:vAlign w:val="center"/>
            <w:hideMark/>
          </w:tcPr>
          <w:p w14:paraId="00313FA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2.989</w:t>
            </w:r>
          </w:p>
        </w:tc>
        <w:tc>
          <w:tcPr>
            <w:tcW w:w="1068" w:type="dxa"/>
            <w:vAlign w:val="center"/>
            <w:hideMark/>
          </w:tcPr>
          <w:p w14:paraId="7C63653E"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2.851</w:t>
            </w:r>
          </w:p>
        </w:tc>
        <w:tc>
          <w:tcPr>
            <w:tcW w:w="940" w:type="dxa"/>
            <w:vAlign w:val="center"/>
            <w:hideMark/>
          </w:tcPr>
          <w:p w14:paraId="0C300698"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2.699</w:t>
            </w:r>
          </w:p>
        </w:tc>
      </w:tr>
      <w:tr w:rsidR="0048486B" w:rsidRPr="00CD6985" w14:paraId="75B3736A" w14:textId="77777777" w:rsidTr="0048486B">
        <w:trPr>
          <w:trHeight w:val="317"/>
        </w:trPr>
        <w:tc>
          <w:tcPr>
            <w:tcW w:w="1418" w:type="dxa"/>
            <w:vAlign w:val="center"/>
            <w:hideMark/>
          </w:tcPr>
          <w:p w14:paraId="3E29653B"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Qwen2.5-7B</w:t>
            </w:r>
          </w:p>
        </w:tc>
        <w:tc>
          <w:tcPr>
            <w:tcW w:w="992" w:type="dxa"/>
            <w:vAlign w:val="center"/>
            <w:hideMark/>
          </w:tcPr>
          <w:p w14:paraId="551D4EA4"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Base</w:t>
            </w:r>
          </w:p>
        </w:tc>
        <w:tc>
          <w:tcPr>
            <w:tcW w:w="891" w:type="dxa"/>
            <w:vAlign w:val="center"/>
            <w:hideMark/>
          </w:tcPr>
          <w:p w14:paraId="605ECAF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2.411</w:t>
            </w:r>
          </w:p>
        </w:tc>
        <w:tc>
          <w:tcPr>
            <w:tcW w:w="940" w:type="dxa"/>
            <w:vAlign w:val="center"/>
            <w:hideMark/>
          </w:tcPr>
          <w:p w14:paraId="2F9E047B"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2.241</w:t>
            </w:r>
          </w:p>
        </w:tc>
        <w:tc>
          <w:tcPr>
            <w:tcW w:w="862" w:type="dxa"/>
            <w:vAlign w:val="center"/>
            <w:hideMark/>
          </w:tcPr>
          <w:p w14:paraId="5C1EC1D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2.319</w:t>
            </w:r>
          </w:p>
        </w:tc>
        <w:tc>
          <w:tcPr>
            <w:tcW w:w="893" w:type="dxa"/>
            <w:vAlign w:val="center"/>
            <w:hideMark/>
          </w:tcPr>
          <w:p w14:paraId="22FF492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2.613</w:t>
            </w:r>
          </w:p>
        </w:tc>
        <w:tc>
          <w:tcPr>
            <w:tcW w:w="1068" w:type="dxa"/>
            <w:vAlign w:val="center"/>
            <w:hideMark/>
          </w:tcPr>
          <w:p w14:paraId="36A6DE53"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2.996</w:t>
            </w:r>
          </w:p>
        </w:tc>
        <w:tc>
          <w:tcPr>
            <w:tcW w:w="1068" w:type="dxa"/>
            <w:vAlign w:val="center"/>
            <w:hideMark/>
          </w:tcPr>
          <w:p w14:paraId="3AABD89D"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1.989</w:t>
            </w:r>
          </w:p>
        </w:tc>
        <w:tc>
          <w:tcPr>
            <w:tcW w:w="940" w:type="dxa"/>
            <w:vAlign w:val="center"/>
            <w:hideMark/>
          </w:tcPr>
          <w:p w14:paraId="6DA1DD4B"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2.595</w:t>
            </w:r>
          </w:p>
        </w:tc>
      </w:tr>
      <w:tr w:rsidR="0048486B" w:rsidRPr="00CD6985" w14:paraId="3F4F6994" w14:textId="77777777" w:rsidTr="0048486B">
        <w:trPr>
          <w:trHeight w:val="317"/>
        </w:trPr>
        <w:tc>
          <w:tcPr>
            <w:tcW w:w="1418" w:type="dxa"/>
            <w:vAlign w:val="center"/>
            <w:hideMark/>
          </w:tcPr>
          <w:p w14:paraId="005F9C61" w14:textId="20333079" w:rsidR="00CD6985" w:rsidRPr="00CD6985" w:rsidRDefault="00CD6985" w:rsidP="00CD6985">
            <w:pPr>
              <w:pStyle w:val="altz"/>
              <w:wordWrap/>
              <w:snapToGrid/>
              <w:spacing w:line="240" w:lineRule="auto"/>
              <w:ind w:firstLineChars="0" w:firstLine="0"/>
              <w:rPr>
                <w:sz w:val="21"/>
                <w:szCs w:val="21"/>
              </w:rPr>
            </w:pPr>
          </w:p>
        </w:tc>
        <w:tc>
          <w:tcPr>
            <w:tcW w:w="992" w:type="dxa"/>
            <w:vAlign w:val="center"/>
            <w:hideMark/>
          </w:tcPr>
          <w:p w14:paraId="6EFED3E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Finetuned</w:t>
            </w:r>
          </w:p>
        </w:tc>
        <w:tc>
          <w:tcPr>
            <w:tcW w:w="891" w:type="dxa"/>
            <w:vAlign w:val="center"/>
            <w:hideMark/>
          </w:tcPr>
          <w:p w14:paraId="41136A1B"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2.780</w:t>
            </w:r>
          </w:p>
        </w:tc>
        <w:tc>
          <w:tcPr>
            <w:tcW w:w="940" w:type="dxa"/>
            <w:vAlign w:val="center"/>
            <w:hideMark/>
          </w:tcPr>
          <w:p w14:paraId="20DA705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2.965</w:t>
            </w:r>
          </w:p>
        </w:tc>
        <w:tc>
          <w:tcPr>
            <w:tcW w:w="862" w:type="dxa"/>
            <w:vAlign w:val="center"/>
            <w:hideMark/>
          </w:tcPr>
          <w:p w14:paraId="77148DF9"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2.840</w:t>
            </w:r>
          </w:p>
        </w:tc>
        <w:tc>
          <w:tcPr>
            <w:tcW w:w="893" w:type="dxa"/>
            <w:vAlign w:val="center"/>
            <w:hideMark/>
          </w:tcPr>
          <w:p w14:paraId="6A97778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2.933</w:t>
            </w:r>
          </w:p>
        </w:tc>
        <w:tc>
          <w:tcPr>
            <w:tcW w:w="1068" w:type="dxa"/>
            <w:vAlign w:val="center"/>
            <w:hideMark/>
          </w:tcPr>
          <w:p w14:paraId="4FD14970"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3.000</w:t>
            </w:r>
          </w:p>
        </w:tc>
        <w:tc>
          <w:tcPr>
            <w:tcW w:w="1068" w:type="dxa"/>
            <w:vAlign w:val="center"/>
            <w:hideMark/>
          </w:tcPr>
          <w:p w14:paraId="2AFB2DE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2.968</w:t>
            </w:r>
          </w:p>
        </w:tc>
        <w:tc>
          <w:tcPr>
            <w:tcW w:w="940" w:type="dxa"/>
            <w:vAlign w:val="center"/>
            <w:hideMark/>
          </w:tcPr>
          <w:p w14:paraId="011C8CBA"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2.914</w:t>
            </w:r>
          </w:p>
        </w:tc>
      </w:tr>
      <w:tr w:rsidR="0048486B" w:rsidRPr="00CD6985" w14:paraId="2313A8C0" w14:textId="77777777" w:rsidTr="0048486B">
        <w:trPr>
          <w:trHeight w:val="317"/>
        </w:trPr>
        <w:tc>
          <w:tcPr>
            <w:tcW w:w="1418" w:type="dxa"/>
            <w:vAlign w:val="center"/>
            <w:hideMark/>
          </w:tcPr>
          <w:p w14:paraId="64921A79"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Qwen3-1.7B</w:t>
            </w:r>
          </w:p>
        </w:tc>
        <w:tc>
          <w:tcPr>
            <w:tcW w:w="992" w:type="dxa"/>
            <w:vAlign w:val="center"/>
            <w:hideMark/>
          </w:tcPr>
          <w:p w14:paraId="540E72BE"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Base</w:t>
            </w:r>
          </w:p>
        </w:tc>
        <w:tc>
          <w:tcPr>
            <w:tcW w:w="891" w:type="dxa"/>
            <w:vAlign w:val="center"/>
            <w:hideMark/>
          </w:tcPr>
          <w:p w14:paraId="4954B43F"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2.369</w:t>
            </w:r>
          </w:p>
        </w:tc>
        <w:tc>
          <w:tcPr>
            <w:tcW w:w="940" w:type="dxa"/>
            <w:vAlign w:val="center"/>
            <w:hideMark/>
          </w:tcPr>
          <w:p w14:paraId="5193AAD4"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1.805</w:t>
            </w:r>
          </w:p>
        </w:tc>
        <w:tc>
          <w:tcPr>
            <w:tcW w:w="862" w:type="dxa"/>
            <w:vAlign w:val="center"/>
            <w:hideMark/>
          </w:tcPr>
          <w:p w14:paraId="290D6DF8"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2.387</w:t>
            </w:r>
          </w:p>
        </w:tc>
        <w:tc>
          <w:tcPr>
            <w:tcW w:w="893" w:type="dxa"/>
            <w:vAlign w:val="center"/>
            <w:hideMark/>
          </w:tcPr>
          <w:p w14:paraId="03408C9A"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2.149</w:t>
            </w:r>
          </w:p>
        </w:tc>
        <w:tc>
          <w:tcPr>
            <w:tcW w:w="1068" w:type="dxa"/>
            <w:vAlign w:val="center"/>
            <w:hideMark/>
          </w:tcPr>
          <w:p w14:paraId="5E5EAAB0"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2.954</w:t>
            </w:r>
          </w:p>
        </w:tc>
        <w:tc>
          <w:tcPr>
            <w:tcW w:w="1068" w:type="dxa"/>
            <w:vAlign w:val="center"/>
            <w:hideMark/>
          </w:tcPr>
          <w:p w14:paraId="70C70B5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1.791</w:t>
            </w:r>
          </w:p>
        </w:tc>
        <w:tc>
          <w:tcPr>
            <w:tcW w:w="940" w:type="dxa"/>
            <w:vAlign w:val="center"/>
            <w:hideMark/>
          </w:tcPr>
          <w:p w14:paraId="1F0BCF1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2.259</w:t>
            </w:r>
          </w:p>
        </w:tc>
      </w:tr>
      <w:tr w:rsidR="0048486B" w:rsidRPr="00CD6985" w14:paraId="386DBCA3" w14:textId="77777777" w:rsidTr="0048486B">
        <w:trPr>
          <w:trHeight w:val="317"/>
        </w:trPr>
        <w:tc>
          <w:tcPr>
            <w:tcW w:w="1418" w:type="dxa"/>
            <w:vAlign w:val="center"/>
            <w:hideMark/>
          </w:tcPr>
          <w:p w14:paraId="443DA4F7" w14:textId="66D75757" w:rsidR="00CD6985" w:rsidRPr="00CD6985" w:rsidRDefault="00CD6985" w:rsidP="00CD6985">
            <w:pPr>
              <w:pStyle w:val="altz"/>
              <w:wordWrap/>
              <w:snapToGrid/>
              <w:spacing w:line="240" w:lineRule="auto"/>
              <w:ind w:firstLineChars="0" w:firstLine="0"/>
              <w:rPr>
                <w:sz w:val="21"/>
                <w:szCs w:val="21"/>
              </w:rPr>
            </w:pPr>
          </w:p>
        </w:tc>
        <w:tc>
          <w:tcPr>
            <w:tcW w:w="992" w:type="dxa"/>
            <w:vAlign w:val="center"/>
            <w:hideMark/>
          </w:tcPr>
          <w:p w14:paraId="0BEE820F"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Finetuned</w:t>
            </w:r>
          </w:p>
        </w:tc>
        <w:tc>
          <w:tcPr>
            <w:tcW w:w="891" w:type="dxa"/>
            <w:vAlign w:val="center"/>
            <w:hideMark/>
          </w:tcPr>
          <w:p w14:paraId="5800234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2.695</w:t>
            </w:r>
          </w:p>
        </w:tc>
        <w:tc>
          <w:tcPr>
            <w:tcW w:w="940" w:type="dxa"/>
            <w:vAlign w:val="center"/>
            <w:hideMark/>
          </w:tcPr>
          <w:p w14:paraId="18558275"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2.770</w:t>
            </w:r>
          </w:p>
        </w:tc>
        <w:tc>
          <w:tcPr>
            <w:tcW w:w="862" w:type="dxa"/>
            <w:vAlign w:val="center"/>
            <w:hideMark/>
          </w:tcPr>
          <w:p w14:paraId="237A7010"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2.738</w:t>
            </w:r>
          </w:p>
        </w:tc>
        <w:tc>
          <w:tcPr>
            <w:tcW w:w="893" w:type="dxa"/>
            <w:vAlign w:val="center"/>
            <w:hideMark/>
          </w:tcPr>
          <w:p w14:paraId="2B29DA13"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2.844</w:t>
            </w:r>
          </w:p>
        </w:tc>
        <w:tc>
          <w:tcPr>
            <w:tcW w:w="1068" w:type="dxa"/>
            <w:vAlign w:val="center"/>
            <w:hideMark/>
          </w:tcPr>
          <w:p w14:paraId="7F9FD095"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2.972</w:t>
            </w:r>
          </w:p>
        </w:tc>
        <w:tc>
          <w:tcPr>
            <w:tcW w:w="1068" w:type="dxa"/>
            <w:vAlign w:val="center"/>
            <w:hideMark/>
          </w:tcPr>
          <w:p w14:paraId="3111E17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2.872</w:t>
            </w:r>
          </w:p>
        </w:tc>
        <w:tc>
          <w:tcPr>
            <w:tcW w:w="940" w:type="dxa"/>
            <w:vAlign w:val="center"/>
            <w:hideMark/>
          </w:tcPr>
          <w:p w14:paraId="1604278B"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2.815</w:t>
            </w:r>
          </w:p>
        </w:tc>
      </w:tr>
      <w:tr w:rsidR="0048486B" w:rsidRPr="00CD6985" w14:paraId="263BE7C2" w14:textId="77777777" w:rsidTr="0048486B">
        <w:trPr>
          <w:trHeight w:val="317"/>
        </w:trPr>
        <w:tc>
          <w:tcPr>
            <w:tcW w:w="1418" w:type="dxa"/>
            <w:vAlign w:val="center"/>
            <w:hideMark/>
          </w:tcPr>
          <w:p w14:paraId="64EA9B7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Qwen3-4B</w:t>
            </w:r>
          </w:p>
        </w:tc>
        <w:tc>
          <w:tcPr>
            <w:tcW w:w="992" w:type="dxa"/>
            <w:vAlign w:val="center"/>
            <w:hideMark/>
          </w:tcPr>
          <w:p w14:paraId="175A434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Base</w:t>
            </w:r>
          </w:p>
        </w:tc>
        <w:tc>
          <w:tcPr>
            <w:tcW w:w="891" w:type="dxa"/>
            <w:vAlign w:val="center"/>
            <w:hideMark/>
          </w:tcPr>
          <w:p w14:paraId="7CD3AC9E"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2.695</w:t>
            </w:r>
          </w:p>
        </w:tc>
        <w:tc>
          <w:tcPr>
            <w:tcW w:w="940" w:type="dxa"/>
            <w:vAlign w:val="center"/>
            <w:hideMark/>
          </w:tcPr>
          <w:p w14:paraId="5F922195"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2.185</w:t>
            </w:r>
          </w:p>
        </w:tc>
        <w:tc>
          <w:tcPr>
            <w:tcW w:w="862" w:type="dxa"/>
            <w:vAlign w:val="center"/>
            <w:hideMark/>
          </w:tcPr>
          <w:p w14:paraId="041F387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2.706</w:t>
            </w:r>
          </w:p>
        </w:tc>
        <w:tc>
          <w:tcPr>
            <w:tcW w:w="893" w:type="dxa"/>
            <w:vAlign w:val="center"/>
            <w:hideMark/>
          </w:tcPr>
          <w:p w14:paraId="3CC5A67D"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2.791</w:t>
            </w:r>
          </w:p>
        </w:tc>
        <w:tc>
          <w:tcPr>
            <w:tcW w:w="1068" w:type="dxa"/>
            <w:vAlign w:val="center"/>
            <w:hideMark/>
          </w:tcPr>
          <w:p w14:paraId="0590D5EA"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2.993</w:t>
            </w:r>
          </w:p>
        </w:tc>
        <w:tc>
          <w:tcPr>
            <w:tcW w:w="1068" w:type="dxa"/>
            <w:vAlign w:val="center"/>
            <w:hideMark/>
          </w:tcPr>
          <w:p w14:paraId="206B36F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1.961</w:t>
            </w:r>
          </w:p>
        </w:tc>
        <w:tc>
          <w:tcPr>
            <w:tcW w:w="940" w:type="dxa"/>
            <w:vAlign w:val="center"/>
            <w:hideMark/>
          </w:tcPr>
          <w:p w14:paraId="4C27999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2.555</w:t>
            </w:r>
          </w:p>
        </w:tc>
      </w:tr>
      <w:tr w:rsidR="0048486B" w:rsidRPr="00CD6985" w14:paraId="05A1D0A1" w14:textId="77777777" w:rsidTr="0048486B">
        <w:trPr>
          <w:trHeight w:val="317"/>
        </w:trPr>
        <w:tc>
          <w:tcPr>
            <w:tcW w:w="1418" w:type="dxa"/>
            <w:vAlign w:val="center"/>
            <w:hideMark/>
          </w:tcPr>
          <w:p w14:paraId="6336D644" w14:textId="6E3E8616" w:rsidR="00CD6985" w:rsidRPr="00CD6985" w:rsidRDefault="00CD6985" w:rsidP="00CD6985">
            <w:pPr>
              <w:pStyle w:val="altz"/>
              <w:wordWrap/>
              <w:snapToGrid/>
              <w:spacing w:line="240" w:lineRule="auto"/>
              <w:ind w:firstLineChars="0" w:firstLine="0"/>
              <w:rPr>
                <w:sz w:val="21"/>
                <w:szCs w:val="21"/>
              </w:rPr>
            </w:pPr>
          </w:p>
        </w:tc>
        <w:tc>
          <w:tcPr>
            <w:tcW w:w="992" w:type="dxa"/>
            <w:vAlign w:val="center"/>
            <w:hideMark/>
          </w:tcPr>
          <w:p w14:paraId="49C6D1E8"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Finetuned</w:t>
            </w:r>
          </w:p>
        </w:tc>
        <w:tc>
          <w:tcPr>
            <w:tcW w:w="891" w:type="dxa"/>
            <w:vAlign w:val="center"/>
            <w:hideMark/>
          </w:tcPr>
          <w:p w14:paraId="6B6F9E00"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2.801</w:t>
            </w:r>
          </w:p>
        </w:tc>
        <w:tc>
          <w:tcPr>
            <w:tcW w:w="940" w:type="dxa"/>
            <w:vAlign w:val="center"/>
            <w:hideMark/>
          </w:tcPr>
          <w:p w14:paraId="340D5558"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2.957</w:t>
            </w:r>
          </w:p>
        </w:tc>
        <w:tc>
          <w:tcPr>
            <w:tcW w:w="862" w:type="dxa"/>
            <w:vAlign w:val="center"/>
            <w:hideMark/>
          </w:tcPr>
          <w:p w14:paraId="7E8FE7CF"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2.887</w:t>
            </w:r>
          </w:p>
        </w:tc>
        <w:tc>
          <w:tcPr>
            <w:tcW w:w="893" w:type="dxa"/>
            <w:vAlign w:val="center"/>
            <w:hideMark/>
          </w:tcPr>
          <w:p w14:paraId="71BCDE0B"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2.954</w:t>
            </w:r>
          </w:p>
        </w:tc>
        <w:tc>
          <w:tcPr>
            <w:tcW w:w="1068" w:type="dxa"/>
            <w:vAlign w:val="center"/>
            <w:hideMark/>
          </w:tcPr>
          <w:p w14:paraId="759F30E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2.993</w:t>
            </w:r>
          </w:p>
        </w:tc>
        <w:tc>
          <w:tcPr>
            <w:tcW w:w="1068" w:type="dxa"/>
            <w:vAlign w:val="center"/>
            <w:hideMark/>
          </w:tcPr>
          <w:p w14:paraId="7724C158"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2.968</w:t>
            </w:r>
          </w:p>
        </w:tc>
        <w:tc>
          <w:tcPr>
            <w:tcW w:w="940" w:type="dxa"/>
            <w:vAlign w:val="center"/>
            <w:hideMark/>
          </w:tcPr>
          <w:p w14:paraId="581A57A9"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2.927</w:t>
            </w:r>
          </w:p>
        </w:tc>
      </w:tr>
      <w:tr w:rsidR="0048486B" w:rsidRPr="00CD6985" w14:paraId="046963C9" w14:textId="77777777" w:rsidTr="0048486B">
        <w:trPr>
          <w:trHeight w:val="317"/>
        </w:trPr>
        <w:tc>
          <w:tcPr>
            <w:tcW w:w="1418" w:type="dxa"/>
            <w:vAlign w:val="center"/>
            <w:hideMark/>
          </w:tcPr>
          <w:p w14:paraId="2BCD68F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Qwen3-8B</w:t>
            </w:r>
          </w:p>
        </w:tc>
        <w:tc>
          <w:tcPr>
            <w:tcW w:w="992" w:type="dxa"/>
            <w:vAlign w:val="center"/>
            <w:hideMark/>
          </w:tcPr>
          <w:p w14:paraId="024163BE"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Base</w:t>
            </w:r>
          </w:p>
        </w:tc>
        <w:tc>
          <w:tcPr>
            <w:tcW w:w="891" w:type="dxa"/>
            <w:vAlign w:val="center"/>
            <w:hideMark/>
          </w:tcPr>
          <w:p w14:paraId="219C1B7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2.840</w:t>
            </w:r>
          </w:p>
        </w:tc>
        <w:tc>
          <w:tcPr>
            <w:tcW w:w="940" w:type="dxa"/>
            <w:vAlign w:val="center"/>
            <w:hideMark/>
          </w:tcPr>
          <w:p w14:paraId="7CD7250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2.370</w:t>
            </w:r>
          </w:p>
        </w:tc>
        <w:tc>
          <w:tcPr>
            <w:tcW w:w="862" w:type="dxa"/>
            <w:vAlign w:val="center"/>
            <w:hideMark/>
          </w:tcPr>
          <w:p w14:paraId="64B3C113"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2.847</w:t>
            </w:r>
          </w:p>
        </w:tc>
        <w:tc>
          <w:tcPr>
            <w:tcW w:w="893" w:type="dxa"/>
            <w:vAlign w:val="center"/>
            <w:hideMark/>
          </w:tcPr>
          <w:p w14:paraId="5F02DFC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2.886</w:t>
            </w:r>
          </w:p>
        </w:tc>
        <w:tc>
          <w:tcPr>
            <w:tcW w:w="1068" w:type="dxa"/>
            <w:vAlign w:val="center"/>
            <w:hideMark/>
          </w:tcPr>
          <w:p w14:paraId="0C4FA206"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3.000</w:t>
            </w:r>
          </w:p>
        </w:tc>
        <w:tc>
          <w:tcPr>
            <w:tcW w:w="1068" w:type="dxa"/>
            <w:vAlign w:val="center"/>
            <w:hideMark/>
          </w:tcPr>
          <w:p w14:paraId="660773A7"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1.996</w:t>
            </w:r>
          </w:p>
        </w:tc>
        <w:tc>
          <w:tcPr>
            <w:tcW w:w="940" w:type="dxa"/>
            <w:vAlign w:val="center"/>
            <w:hideMark/>
          </w:tcPr>
          <w:p w14:paraId="46ECC5B4"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2.657</w:t>
            </w:r>
          </w:p>
        </w:tc>
      </w:tr>
      <w:tr w:rsidR="0048486B" w:rsidRPr="00CD6985" w14:paraId="70FED24E" w14:textId="77777777" w:rsidTr="0048486B">
        <w:trPr>
          <w:trHeight w:val="317"/>
        </w:trPr>
        <w:tc>
          <w:tcPr>
            <w:tcW w:w="1418" w:type="dxa"/>
            <w:tcBorders>
              <w:bottom w:val="single" w:sz="4" w:space="0" w:color="auto"/>
            </w:tcBorders>
            <w:vAlign w:val="center"/>
            <w:hideMark/>
          </w:tcPr>
          <w:p w14:paraId="5A25BDE1" w14:textId="6FAADFE4" w:rsidR="00CD6985" w:rsidRPr="00CD6985" w:rsidRDefault="00CD6985" w:rsidP="00CD6985">
            <w:pPr>
              <w:pStyle w:val="altz"/>
              <w:wordWrap/>
              <w:snapToGrid/>
              <w:spacing w:line="240" w:lineRule="auto"/>
              <w:ind w:firstLineChars="0" w:firstLine="0"/>
              <w:rPr>
                <w:sz w:val="21"/>
                <w:szCs w:val="21"/>
              </w:rPr>
            </w:pPr>
          </w:p>
        </w:tc>
        <w:tc>
          <w:tcPr>
            <w:tcW w:w="992" w:type="dxa"/>
            <w:tcBorders>
              <w:bottom w:val="single" w:sz="4" w:space="0" w:color="auto"/>
            </w:tcBorders>
            <w:vAlign w:val="center"/>
            <w:hideMark/>
          </w:tcPr>
          <w:p w14:paraId="74F252DA"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Finetuned</w:t>
            </w:r>
          </w:p>
        </w:tc>
        <w:tc>
          <w:tcPr>
            <w:tcW w:w="891" w:type="dxa"/>
            <w:tcBorders>
              <w:bottom w:val="single" w:sz="4" w:space="0" w:color="auto"/>
            </w:tcBorders>
            <w:vAlign w:val="center"/>
            <w:hideMark/>
          </w:tcPr>
          <w:p w14:paraId="0F61678A"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2.801</w:t>
            </w:r>
          </w:p>
        </w:tc>
        <w:tc>
          <w:tcPr>
            <w:tcW w:w="940" w:type="dxa"/>
            <w:tcBorders>
              <w:bottom w:val="single" w:sz="4" w:space="0" w:color="auto"/>
            </w:tcBorders>
            <w:vAlign w:val="center"/>
            <w:hideMark/>
          </w:tcPr>
          <w:p w14:paraId="26CDD3CE"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2.964</w:t>
            </w:r>
          </w:p>
        </w:tc>
        <w:tc>
          <w:tcPr>
            <w:tcW w:w="862" w:type="dxa"/>
            <w:tcBorders>
              <w:bottom w:val="single" w:sz="4" w:space="0" w:color="auto"/>
            </w:tcBorders>
            <w:vAlign w:val="center"/>
            <w:hideMark/>
          </w:tcPr>
          <w:p w14:paraId="414341EE"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2.879</w:t>
            </w:r>
          </w:p>
        </w:tc>
        <w:tc>
          <w:tcPr>
            <w:tcW w:w="893" w:type="dxa"/>
            <w:tcBorders>
              <w:bottom w:val="single" w:sz="4" w:space="0" w:color="auto"/>
            </w:tcBorders>
            <w:vAlign w:val="center"/>
            <w:hideMark/>
          </w:tcPr>
          <w:p w14:paraId="4C4514DD"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2.932</w:t>
            </w:r>
          </w:p>
        </w:tc>
        <w:tc>
          <w:tcPr>
            <w:tcW w:w="1068" w:type="dxa"/>
            <w:tcBorders>
              <w:bottom w:val="single" w:sz="4" w:space="0" w:color="auto"/>
            </w:tcBorders>
            <w:vAlign w:val="center"/>
            <w:hideMark/>
          </w:tcPr>
          <w:p w14:paraId="113E2E1E"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2.989</w:t>
            </w:r>
          </w:p>
        </w:tc>
        <w:tc>
          <w:tcPr>
            <w:tcW w:w="1068" w:type="dxa"/>
            <w:tcBorders>
              <w:bottom w:val="single" w:sz="4" w:space="0" w:color="auto"/>
            </w:tcBorders>
            <w:vAlign w:val="center"/>
            <w:hideMark/>
          </w:tcPr>
          <w:p w14:paraId="197BE17C"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2.968</w:t>
            </w:r>
          </w:p>
        </w:tc>
        <w:tc>
          <w:tcPr>
            <w:tcW w:w="940" w:type="dxa"/>
            <w:tcBorders>
              <w:bottom w:val="single" w:sz="4" w:space="0" w:color="auto"/>
            </w:tcBorders>
            <w:vAlign w:val="center"/>
            <w:hideMark/>
          </w:tcPr>
          <w:p w14:paraId="40860872" w14:textId="77777777" w:rsidR="00CD6985" w:rsidRPr="00CD6985" w:rsidRDefault="00CD6985" w:rsidP="00CD6985">
            <w:pPr>
              <w:pStyle w:val="altz"/>
              <w:wordWrap/>
              <w:snapToGrid/>
              <w:spacing w:line="240" w:lineRule="auto"/>
              <w:ind w:firstLineChars="0" w:firstLine="0"/>
              <w:rPr>
                <w:sz w:val="21"/>
                <w:szCs w:val="21"/>
              </w:rPr>
            </w:pPr>
            <w:r w:rsidRPr="00CD6985">
              <w:rPr>
                <w:sz w:val="21"/>
                <w:szCs w:val="21"/>
              </w:rPr>
              <w:t>2.922</w:t>
            </w:r>
          </w:p>
        </w:tc>
      </w:tr>
    </w:tbl>
    <w:p w14:paraId="336CF9E9" w14:textId="2EFFD00C" w:rsidR="003B344C" w:rsidRDefault="000000ED" w:rsidP="00A86CDE">
      <w:pPr>
        <w:pStyle w:val="altz"/>
        <w:ind w:firstLine="480"/>
        <w:rPr>
          <w:noProof/>
        </w:rPr>
      </w:pPr>
      <w:r>
        <w:rPr>
          <w:noProof/>
        </w:rPr>
        <mc:AlternateContent>
          <mc:Choice Requires="wps">
            <w:drawing>
              <wp:anchor distT="0" distB="0" distL="114300" distR="114300" simplePos="0" relativeHeight="251678720" behindDoc="0" locked="0" layoutInCell="1" allowOverlap="1" wp14:anchorId="449D20F7" wp14:editId="7D1945E6">
                <wp:simplePos x="0" y="0"/>
                <wp:positionH relativeFrom="column">
                  <wp:posOffset>20320</wp:posOffset>
                </wp:positionH>
                <wp:positionV relativeFrom="paragraph">
                  <wp:posOffset>4392433</wp:posOffset>
                </wp:positionV>
                <wp:extent cx="5748655" cy="635"/>
                <wp:effectExtent l="0" t="0" r="0" b="0"/>
                <wp:wrapTopAndBottom/>
                <wp:docPr id="290778449" name="文本框 1"/>
                <wp:cNvGraphicFramePr/>
                <a:graphic xmlns:a="http://schemas.openxmlformats.org/drawingml/2006/main">
                  <a:graphicData uri="http://schemas.microsoft.com/office/word/2010/wordprocessingShape">
                    <wps:wsp>
                      <wps:cNvSpPr txBox="1"/>
                      <wps:spPr>
                        <a:xfrm>
                          <a:off x="0" y="0"/>
                          <a:ext cx="5748655" cy="635"/>
                        </a:xfrm>
                        <a:prstGeom prst="rect">
                          <a:avLst/>
                        </a:prstGeom>
                        <a:solidFill>
                          <a:prstClr val="white"/>
                        </a:solidFill>
                        <a:ln>
                          <a:noFill/>
                        </a:ln>
                      </wps:spPr>
                      <wps:txbx>
                        <w:txbxContent>
                          <w:p w14:paraId="621AB897" w14:textId="6117AF38" w:rsidR="00A86CDE" w:rsidRPr="009B07E3" w:rsidRDefault="00A86CDE" w:rsidP="00A86CDE">
                            <w:pPr>
                              <w:pStyle w:val="aff8"/>
                              <w:spacing w:before="163" w:after="326"/>
                            </w:pPr>
                            <w:bookmarkStart w:id="2041" w:name="_Ref227872199"/>
                            <w:bookmarkStart w:id="2042" w:name="_Toc228023145"/>
                            <w:bookmarkStart w:id="2043" w:name="_Toc228023178"/>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2</w:t>
                            </w:r>
                            <w:r w:rsidR="00170C8F">
                              <w:fldChar w:fldCharType="end"/>
                            </w:r>
                            <w:bookmarkEnd w:id="2041"/>
                            <w:r>
                              <w:rPr>
                                <w:rFonts w:hint="eastAsia"/>
                              </w:rPr>
                              <w:t xml:space="preserve"> </w:t>
                            </w:r>
                            <w:r w:rsidR="009B07E3" w:rsidRPr="009B07E3">
                              <w:t>各模型六维度综合均分对比</w:t>
                            </w:r>
                            <w:bookmarkEnd w:id="2042"/>
                            <w:bookmarkEnd w:id="20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9D20F7" id="_x0000_s1032" type="#_x0000_t202" style="position:absolute;left:0;text-align:left;margin-left:1.6pt;margin-top:345.85pt;width:452.6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" stroked="f">
                <v:textbox style="mso-fit-shape-to-text:t" inset="0,0,0,0">
                  <w:txbxContent>
                    <w:p w14:paraId="621AB897" w14:textId="6117AF38" w:rsidR="00A86CDE" w:rsidRPr="009B07E3" w:rsidRDefault="00A86CDE" w:rsidP="00A86CDE">
                      <w:pPr>
                        <w:pStyle w:val="aff8"/>
                        <w:spacing w:before="163" w:after="326"/>
                      </w:pPr>
                      <w:bookmarkStart w:id="2044" w:name="_Ref227872199"/>
                      <w:bookmarkStart w:id="2045" w:name="_Toc228023145"/>
                      <w:bookmarkStart w:id="2046" w:name="_Toc228023178"/>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2</w:t>
                      </w:r>
                      <w:r w:rsidR="00170C8F">
                        <w:fldChar w:fldCharType="end"/>
                      </w:r>
                      <w:bookmarkEnd w:id="2044"/>
                      <w:r>
                        <w:rPr>
                          <w:rFonts w:hint="eastAsia"/>
                        </w:rPr>
                        <w:t xml:space="preserve"> </w:t>
                      </w:r>
                      <w:r w:rsidR="009B07E3" w:rsidRPr="009B07E3">
                        <w:t>各模型六维度综合均分对比</w:t>
                      </w:r>
                      <w:bookmarkEnd w:id="2045"/>
                      <w:bookmarkEnd w:id="2046"/>
                    </w:p>
                  </w:txbxContent>
                </v:textbox>
                <w10:wrap type="topAndBottom"/>
              </v:shape>
            </w:pict>
          </mc:Fallback>
        </mc:AlternateContent>
      </w:r>
      <w:r>
        <w:rPr>
          <w:noProof/>
        </w:rPr>
        <w:drawing>
          <wp:anchor distT="0" distB="0" distL="114300" distR="114300" simplePos="0" relativeHeight="251676672" behindDoc="0" locked="0" layoutInCell="1" allowOverlap="1" wp14:anchorId="20B4CAE2" wp14:editId="190D99F4">
            <wp:simplePos x="0" y="0"/>
            <wp:positionH relativeFrom="column">
              <wp:posOffset>20320</wp:posOffset>
            </wp:positionH>
            <wp:positionV relativeFrom="paragraph">
              <wp:posOffset>1110698</wp:posOffset>
            </wp:positionV>
            <wp:extent cx="5748655" cy="3248660"/>
            <wp:effectExtent l="0" t="0" r="4445" b="8890"/>
            <wp:wrapTopAndBottom/>
            <wp:docPr id="169236596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5396"/>
                    <a:stretch>
                      <a:fillRect/>
                    </a:stretch>
                  </pic:blipFill>
                  <pic:spPr bwMode="auto">
                    <a:xfrm>
                      <a:off x="0" y="0"/>
                      <a:ext cx="5748655" cy="32486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B344C" w:rsidRPr="003B344C">
        <w:rPr>
          <w:rFonts w:hint="eastAsia"/>
        </w:rPr>
        <w:t>从</w:t>
      </w:r>
      <w:r w:rsidR="00F703D5" w:rsidRPr="00F703D5">
        <w:fldChar w:fldCharType="begin"/>
      </w:r>
      <w:r w:rsidR="00F703D5" w:rsidRPr="00F703D5">
        <w:instrText xml:space="preserve"> </w:instrText>
      </w:r>
      <w:r w:rsidR="00F703D5" w:rsidRPr="00F703D5">
        <w:rPr>
          <w:rFonts w:hint="eastAsia"/>
        </w:rPr>
        <w:instrText>REF _Ref227871348 \h</w:instrText>
      </w:r>
      <w:r w:rsidR="00F703D5" w:rsidRPr="00F703D5">
        <w:instrText xml:space="preserve"> </w:instrText>
      </w:r>
      <w:r w:rsidR="00F703D5" w:rsidRPr="00F703D5">
        <w:fldChar w:fldCharType="separate"/>
      </w:r>
      <w:r w:rsidR="00F703D5" w:rsidRPr="00F703D5">
        <w:rPr>
          <w:rFonts w:hint="eastAsia"/>
        </w:rPr>
        <w:t>表</w:t>
      </w:r>
      <w:r w:rsidR="00F703D5" w:rsidRPr="00F703D5">
        <w:rPr>
          <w:rFonts w:hint="eastAsia"/>
        </w:rPr>
        <w:t xml:space="preserve"> 6</w:t>
      </w:r>
      <w:r w:rsidR="00F703D5" w:rsidRPr="00F703D5">
        <w:rPr>
          <w:rFonts w:hint="eastAsia"/>
        </w:rPr>
        <w:noBreakHyphen/>
        <w:t>8</w:t>
      </w:r>
      <w:r w:rsidR="00F703D5" w:rsidRPr="00F703D5">
        <w:fldChar w:fldCharType="end"/>
      </w:r>
      <w:r w:rsidR="003B344C" w:rsidRPr="003B344C">
        <w:rPr>
          <w:rFonts w:hint="eastAsia"/>
        </w:rPr>
        <w:t>可以观察到几个显著趋势。首先，未经微调的</w:t>
      </w:r>
      <w:r w:rsidR="00A62D4A">
        <w:rPr>
          <w:rFonts w:hint="eastAsia"/>
        </w:rPr>
        <w:t>基线</w:t>
      </w:r>
      <w:r w:rsidR="003B344C" w:rsidRPr="003B344C">
        <w:rPr>
          <w:rFonts w:hint="eastAsia"/>
        </w:rPr>
        <w:t>模型在</w:t>
      </w:r>
      <w:r w:rsidR="00F703D5">
        <w:rPr>
          <w:rFonts w:hint="eastAsia"/>
        </w:rPr>
        <w:t>“</w:t>
      </w:r>
      <w:r w:rsidR="003B344C" w:rsidRPr="003B344C">
        <w:rPr>
          <w:rFonts w:hint="eastAsia"/>
        </w:rPr>
        <w:t>准确性</w:t>
      </w:r>
      <w:r w:rsidR="00F703D5">
        <w:rPr>
          <w:rFonts w:hint="eastAsia"/>
        </w:rPr>
        <w:t>”</w:t>
      </w:r>
      <w:r w:rsidR="003B344C" w:rsidRPr="003B344C">
        <w:rPr>
          <w:rFonts w:hint="eastAsia"/>
        </w:rPr>
        <w:t>与</w:t>
      </w:r>
      <w:r w:rsidR="00F703D5">
        <w:rPr>
          <w:rFonts w:hint="eastAsia"/>
        </w:rPr>
        <w:t>“</w:t>
      </w:r>
      <w:r w:rsidR="00A47880" w:rsidRPr="003B344C">
        <w:rPr>
          <w:rFonts w:hint="eastAsia"/>
        </w:rPr>
        <w:t>仅提供必要信息</w:t>
      </w:r>
      <w:r w:rsidR="00F703D5">
        <w:rPr>
          <w:rFonts w:hint="eastAsia"/>
        </w:rPr>
        <w:t>”</w:t>
      </w:r>
      <w:r w:rsidR="003B344C" w:rsidRPr="003B344C">
        <w:rPr>
          <w:rFonts w:hint="eastAsia"/>
        </w:rPr>
        <w:t>两个维度上表现普遍较弱，平均得分多低于</w:t>
      </w:r>
      <w:r w:rsidR="003B344C" w:rsidRPr="003B344C">
        <w:rPr>
          <w:rFonts w:hint="eastAsia"/>
        </w:rPr>
        <w:t>2.4</w:t>
      </w:r>
      <w:r w:rsidR="003B344C" w:rsidRPr="003B344C">
        <w:rPr>
          <w:rFonts w:hint="eastAsia"/>
        </w:rPr>
        <w:t>分，反映出通用模型在医学事实的精准表达和信息去冗余方面存在明显短板。其次，经过领域微调后，所有模型在多数维度上均实现了不同程度的提升，尤其在</w:t>
      </w:r>
      <w:r>
        <w:rPr>
          <w:rFonts w:hint="eastAsia"/>
        </w:rPr>
        <w:t>“</w:t>
      </w:r>
      <w:r w:rsidR="003B344C" w:rsidRPr="003B344C">
        <w:rPr>
          <w:rFonts w:hint="eastAsia"/>
        </w:rPr>
        <w:t>准确性</w:t>
      </w:r>
      <w:r>
        <w:rPr>
          <w:rFonts w:hint="eastAsia"/>
        </w:rPr>
        <w:t>”</w:t>
      </w:r>
      <w:r w:rsidR="003B344C" w:rsidRPr="003B344C">
        <w:rPr>
          <w:rFonts w:hint="eastAsia"/>
        </w:rPr>
        <w:t>和</w:t>
      </w:r>
      <w:r>
        <w:rPr>
          <w:rFonts w:hint="eastAsia"/>
        </w:rPr>
        <w:t>“仅提供必要信息”</w:t>
      </w:r>
      <w:r w:rsidR="003B344C" w:rsidRPr="003B344C">
        <w:rPr>
          <w:rFonts w:hint="eastAsia"/>
        </w:rPr>
        <w:t>维</w:t>
      </w:r>
      <w:r w:rsidR="003B344C" w:rsidRPr="003B344C">
        <w:rPr>
          <w:rFonts w:hint="eastAsia"/>
        </w:rPr>
        <w:lastRenderedPageBreak/>
        <w:t>度上的提升最为突出。以</w:t>
      </w:r>
      <w:r w:rsidR="003B344C" w:rsidRPr="003B344C">
        <w:rPr>
          <w:rFonts w:hint="eastAsia"/>
        </w:rPr>
        <w:t>Qwen3-4B</w:t>
      </w:r>
      <w:r w:rsidR="003B344C" w:rsidRPr="003B344C">
        <w:rPr>
          <w:rFonts w:hint="eastAsia"/>
        </w:rPr>
        <w:t>为例，其准确性从</w:t>
      </w:r>
      <w:r w:rsidR="003B344C" w:rsidRPr="003B344C">
        <w:rPr>
          <w:rFonts w:hint="eastAsia"/>
        </w:rPr>
        <w:t>2.185</w:t>
      </w:r>
      <w:r w:rsidR="003B344C" w:rsidRPr="003B344C">
        <w:rPr>
          <w:rFonts w:hint="eastAsia"/>
        </w:rPr>
        <w:t>分提升至</w:t>
      </w:r>
      <w:r w:rsidR="003B344C" w:rsidRPr="003B344C">
        <w:rPr>
          <w:rFonts w:hint="eastAsia"/>
        </w:rPr>
        <w:t>2.957</w:t>
      </w:r>
      <w:r w:rsidR="003B344C" w:rsidRPr="003B344C">
        <w:rPr>
          <w:rFonts w:hint="eastAsia"/>
        </w:rPr>
        <w:t>分，</w:t>
      </w:r>
      <w:r w:rsidR="00A47880">
        <w:rPr>
          <w:rFonts w:hint="eastAsia"/>
        </w:rPr>
        <w:t>“仅提供必要信息”</w:t>
      </w:r>
      <w:r w:rsidR="003B344C" w:rsidRPr="003B344C">
        <w:rPr>
          <w:rFonts w:hint="eastAsia"/>
        </w:rPr>
        <w:t>从</w:t>
      </w:r>
      <w:r w:rsidR="003B344C" w:rsidRPr="003B344C">
        <w:rPr>
          <w:rFonts w:hint="eastAsia"/>
        </w:rPr>
        <w:t>1.961</w:t>
      </w:r>
      <w:r w:rsidR="003B344C" w:rsidRPr="003B344C">
        <w:rPr>
          <w:rFonts w:hint="eastAsia"/>
        </w:rPr>
        <w:t>分大幅提升至</w:t>
      </w:r>
      <w:r w:rsidR="003B344C" w:rsidRPr="003B344C">
        <w:rPr>
          <w:rFonts w:hint="eastAsia"/>
        </w:rPr>
        <w:t>2.968</w:t>
      </w:r>
      <w:r w:rsidR="003B344C" w:rsidRPr="003B344C">
        <w:rPr>
          <w:rFonts w:hint="eastAsia"/>
        </w:rPr>
        <w:t>分，表明领域数据微调有效矫正了模型在医学知识表达上的偏差，并显著改善了答案的信息聚焦度。此外，</w:t>
      </w:r>
      <w:r>
        <w:rPr>
          <w:rFonts w:hint="eastAsia"/>
        </w:rPr>
        <w:t>“</w:t>
      </w:r>
      <w:r w:rsidR="003B344C" w:rsidRPr="003B344C">
        <w:rPr>
          <w:rFonts w:hint="eastAsia"/>
        </w:rPr>
        <w:t>易于理解</w:t>
      </w:r>
      <w:r>
        <w:rPr>
          <w:rFonts w:hint="eastAsia"/>
        </w:rPr>
        <w:t>”</w:t>
      </w:r>
      <w:r w:rsidR="003B344C" w:rsidRPr="003B344C">
        <w:rPr>
          <w:rFonts w:hint="eastAsia"/>
        </w:rPr>
        <w:t>维度的得分在各模型间差异较小且基线较高</w:t>
      </w:r>
      <w:ins w:id="2047" w:author="Zixuan Zhou" w:date="2026-04-27T21:48:00Z" w16du:dateUtc="2026-04-27T13:48:00Z">
        <w:r w:rsidR="00D95BED">
          <w:rPr>
            <w:rFonts w:hint="eastAsia"/>
          </w:rPr>
          <w:t>，</w:t>
        </w:r>
      </w:ins>
      <w:del w:id="2048" w:author="Zixuan Zhou" w:date="2026-04-27T21:48:00Z" w16du:dateUtc="2026-04-27T13:48:00Z">
        <w:r w:rsidR="003B344C" w:rsidRPr="003B344C" w:rsidDel="00D95BED">
          <w:rPr>
            <w:rFonts w:hint="eastAsia"/>
          </w:rPr>
          <w:delText>（</w:delText>
        </w:r>
      </w:del>
      <w:r w:rsidR="003B344C" w:rsidRPr="003B344C">
        <w:rPr>
          <w:rFonts w:hint="eastAsia"/>
        </w:rPr>
        <w:t>普遍接近</w:t>
      </w:r>
      <w:r w:rsidR="003B344C" w:rsidRPr="003B344C">
        <w:rPr>
          <w:rFonts w:hint="eastAsia"/>
        </w:rPr>
        <w:t>3</w:t>
      </w:r>
      <w:r w:rsidR="003B344C" w:rsidRPr="003B344C">
        <w:rPr>
          <w:rFonts w:hint="eastAsia"/>
        </w:rPr>
        <w:t>分</w:t>
      </w:r>
      <w:ins w:id="2049" w:author="Zixuan Zhou" w:date="2026-04-27T21:48:00Z" w16du:dateUtc="2026-04-27T13:48:00Z">
        <w:r w:rsidR="00D95BED">
          <w:rPr>
            <w:rFonts w:hint="eastAsia"/>
          </w:rPr>
          <w:t>，</w:t>
        </w:r>
      </w:ins>
      <w:del w:id="2050" w:author="Zixuan Zhou" w:date="2026-04-27T21:48:00Z" w16du:dateUtc="2026-04-27T13:48:00Z">
        <w:r w:rsidR="003B344C" w:rsidRPr="003B344C" w:rsidDel="00D95BED">
          <w:rPr>
            <w:rFonts w:hint="eastAsia"/>
          </w:rPr>
          <w:delText>）</w:delText>
        </w:r>
      </w:del>
      <w:r w:rsidR="003B344C" w:rsidRPr="003B344C">
        <w:rPr>
          <w:rFonts w:hint="eastAsia"/>
        </w:rPr>
        <w:t>，说明现有大语言模型在生成通俗化科普文本方面已具备较强基础能力，领域微调对此维度的边际增益相对有限。如</w:t>
      </w:r>
      <w:r w:rsidR="00A86CDE">
        <w:fldChar w:fldCharType="begin"/>
      </w:r>
      <w:r w:rsidR="00A86CDE">
        <w:instrText xml:space="preserve"> </w:instrText>
      </w:r>
      <w:r w:rsidR="00A86CDE">
        <w:rPr>
          <w:rFonts w:hint="eastAsia"/>
        </w:rPr>
        <w:instrText>REF _Ref227872199 \h</w:instrText>
      </w:r>
      <w:r w:rsidR="00A86CDE">
        <w:instrText xml:space="preserve"> </w:instrText>
      </w:r>
      <w:r w:rsidR="00A86CDE">
        <w:fldChar w:fldCharType="separate"/>
      </w:r>
      <w:r w:rsidR="00A86CDE">
        <w:rPr>
          <w:rFonts w:hint="eastAsia"/>
        </w:rPr>
        <w:t>图</w:t>
      </w:r>
      <w:r w:rsidR="00A86CDE">
        <w:rPr>
          <w:rFonts w:hint="eastAsia"/>
        </w:rPr>
        <w:t xml:space="preserve"> </w:t>
      </w:r>
      <w:r w:rsidR="00A86CDE">
        <w:rPr>
          <w:rFonts w:hint="eastAsia"/>
          <w:noProof/>
        </w:rPr>
        <w:t>6</w:t>
      </w:r>
      <w:r w:rsidR="00A86CDE">
        <w:rPr>
          <w:rFonts w:hint="eastAsia"/>
        </w:rPr>
        <w:noBreakHyphen/>
      </w:r>
      <w:r w:rsidR="00A86CDE">
        <w:rPr>
          <w:rFonts w:hint="eastAsia"/>
          <w:noProof/>
        </w:rPr>
        <w:t>2</w:t>
      </w:r>
      <w:r w:rsidR="00A86CDE">
        <w:fldChar w:fldCharType="end"/>
      </w:r>
      <w:r w:rsidR="003B344C" w:rsidRPr="003B344C">
        <w:rPr>
          <w:rFonts w:hint="eastAsia"/>
        </w:rPr>
        <w:t>所示，各模型微调后的综合均分均高于基线，且</w:t>
      </w:r>
      <w:r w:rsidR="003B344C" w:rsidRPr="003B344C">
        <w:rPr>
          <w:rFonts w:hint="eastAsia"/>
        </w:rPr>
        <w:t>Qwen3-4B</w:t>
      </w:r>
      <w:r w:rsidR="003B344C" w:rsidRPr="003B344C">
        <w:rPr>
          <w:rFonts w:hint="eastAsia"/>
        </w:rPr>
        <w:t>与</w:t>
      </w:r>
      <w:r w:rsidR="003B344C" w:rsidRPr="003B344C">
        <w:rPr>
          <w:rFonts w:hint="eastAsia"/>
        </w:rPr>
        <w:t>Qwen3-8B</w:t>
      </w:r>
      <w:r w:rsidR="003B344C" w:rsidRPr="003B344C">
        <w:rPr>
          <w:rFonts w:hint="eastAsia"/>
        </w:rPr>
        <w:t>的微调校正</w:t>
      </w:r>
      <w:proofErr w:type="gramStart"/>
      <w:r w:rsidR="003B344C" w:rsidRPr="003B344C">
        <w:rPr>
          <w:rFonts w:hint="eastAsia"/>
        </w:rPr>
        <w:t>版综合</w:t>
      </w:r>
      <w:proofErr w:type="gramEnd"/>
      <w:r w:rsidR="003B344C" w:rsidRPr="003B344C">
        <w:rPr>
          <w:rFonts w:hint="eastAsia"/>
        </w:rPr>
        <w:t>均分已接近</w:t>
      </w:r>
      <w:r w:rsidR="003B344C" w:rsidRPr="003B344C">
        <w:rPr>
          <w:rFonts w:hint="eastAsia"/>
        </w:rPr>
        <w:t>2.93</w:t>
      </w:r>
      <w:r w:rsidR="003B344C" w:rsidRPr="003B344C">
        <w:rPr>
          <w:rFonts w:hint="eastAsia"/>
        </w:rPr>
        <w:t>分。进一步从六维度的差异热力图（</w:t>
      </w:r>
      <w:r w:rsidR="00A86CDE">
        <w:fldChar w:fldCharType="begin"/>
      </w:r>
      <w:r w:rsidR="00A86CDE">
        <w:instrText xml:space="preserve"> </w:instrText>
      </w:r>
      <w:r w:rsidR="00A86CDE">
        <w:rPr>
          <w:rFonts w:hint="eastAsia"/>
        </w:rPr>
        <w:instrText>REF _Ref227872514 \h</w:instrText>
      </w:r>
      <w:r w:rsidR="00A86CDE">
        <w:instrText xml:space="preserve"> </w:instrText>
      </w:r>
      <w:r w:rsidR="00A86CDE">
        <w:fldChar w:fldCharType="separate"/>
      </w:r>
      <w:r w:rsidR="00A86CDE">
        <w:rPr>
          <w:rFonts w:hint="eastAsia"/>
        </w:rPr>
        <w:t>图</w:t>
      </w:r>
      <w:r w:rsidR="00A86CDE">
        <w:rPr>
          <w:rFonts w:hint="eastAsia"/>
        </w:rPr>
        <w:t xml:space="preserve"> </w:t>
      </w:r>
      <w:r w:rsidR="00A86CDE">
        <w:rPr>
          <w:rFonts w:hint="eastAsia"/>
          <w:noProof/>
        </w:rPr>
        <w:t>6</w:t>
      </w:r>
      <w:r w:rsidR="00A86CDE">
        <w:rPr>
          <w:rFonts w:hint="eastAsia"/>
        </w:rPr>
        <w:noBreakHyphen/>
      </w:r>
      <w:r w:rsidR="00A86CDE">
        <w:rPr>
          <w:rFonts w:hint="eastAsia"/>
          <w:noProof/>
        </w:rPr>
        <w:t>3</w:t>
      </w:r>
      <w:r w:rsidR="00A86CDE">
        <w:fldChar w:fldCharType="end"/>
      </w:r>
      <w:r w:rsidR="003B344C" w:rsidRPr="003B344C">
        <w:rPr>
          <w:rFonts w:hint="eastAsia"/>
        </w:rPr>
        <w:t>）可以直观看到，</w:t>
      </w:r>
      <w:r w:rsidR="00A86CDE">
        <w:rPr>
          <w:rFonts w:hint="eastAsia"/>
        </w:rPr>
        <w:t>“</w:t>
      </w:r>
      <w:r>
        <w:rPr>
          <w:rFonts w:hint="eastAsia"/>
        </w:rPr>
        <w:t>仅提供必要信息</w:t>
      </w:r>
      <w:r w:rsidR="00A86CDE">
        <w:rPr>
          <w:rFonts w:hint="eastAsia"/>
        </w:rPr>
        <w:t>”</w:t>
      </w:r>
      <w:r w:rsidR="003B344C" w:rsidRPr="003B344C">
        <w:rPr>
          <w:rFonts w:hint="eastAsia"/>
        </w:rPr>
        <w:t>与</w:t>
      </w:r>
      <w:r w:rsidR="00A86CDE">
        <w:rPr>
          <w:rFonts w:hint="eastAsia"/>
        </w:rPr>
        <w:t>“</w:t>
      </w:r>
      <w:r w:rsidR="003B344C" w:rsidRPr="003B344C">
        <w:rPr>
          <w:rFonts w:hint="eastAsia"/>
        </w:rPr>
        <w:t>准确性</w:t>
      </w:r>
      <w:r w:rsidR="00A86CDE">
        <w:rPr>
          <w:rFonts w:hint="eastAsia"/>
        </w:rPr>
        <w:t>”</w:t>
      </w:r>
      <w:r w:rsidR="003B344C" w:rsidRPr="003B344C">
        <w:rPr>
          <w:rFonts w:hint="eastAsia"/>
        </w:rPr>
        <w:t>是提升最为集中的两个维度</w:t>
      </w:r>
      <w:ins w:id="2051" w:author="Zixuan Zhou" w:date="2026-04-27T21:48:00Z" w16du:dateUtc="2026-04-27T13:48:00Z">
        <w:r w:rsidR="00D95BED">
          <w:rPr>
            <w:rFonts w:hint="eastAsia"/>
          </w:rPr>
          <w:t>，</w:t>
        </w:r>
      </w:ins>
      <w:del w:id="2052" w:author="Zixuan Zhou" w:date="2026-04-27T21:48:00Z" w16du:dateUtc="2026-04-27T13:48:00Z">
        <w:r w:rsidR="003B344C" w:rsidRPr="003B344C" w:rsidDel="00D95BED">
          <w:rPr>
            <w:rFonts w:hint="eastAsia"/>
          </w:rPr>
          <w:delText>（</w:delText>
        </w:r>
      </w:del>
      <w:r w:rsidR="00A86CDE">
        <w:rPr>
          <w:rFonts w:hint="eastAsia"/>
        </w:rPr>
        <w:t>红</w:t>
      </w:r>
      <w:r w:rsidR="003B344C" w:rsidRPr="003B344C">
        <w:rPr>
          <w:rFonts w:hint="eastAsia"/>
        </w:rPr>
        <w:t>色最深</w:t>
      </w:r>
      <w:del w:id="2053" w:author="Zixuan Zhou" w:date="2026-04-27T21:48:00Z" w16du:dateUtc="2026-04-27T13:48:00Z">
        <w:r w:rsidR="003B344C" w:rsidRPr="003B344C" w:rsidDel="00D95BED">
          <w:rPr>
            <w:rFonts w:hint="eastAsia"/>
          </w:rPr>
          <w:delText>）</w:delText>
        </w:r>
      </w:del>
      <w:r w:rsidR="003B344C" w:rsidRPr="003B344C">
        <w:rPr>
          <w:rFonts w:hint="eastAsia"/>
        </w:rPr>
        <w:t>，而</w:t>
      </w:r>
      <w:r w:rsidR="00A86CDE">
        <w:rPr>
          <w:rFonts w:hint="eastAsia"/>
        </w:rPr>
        <w:t>“</w:t>
      </w:r>
      <w:r w:rsidR="003B344C" w:rsidRPr="003B344C">
        <w:rPr>
          <w:rFonts w:hint="eastAsia"/>
        </w:rPr>
        <w:t>易于理解</w:t>
      </w:r>
      <w:r w:rsidR="00A86CDE">
        <w:rPr>
          <w:rFonts w:hint="eastAsia"/>
        </w:rPr>
        <w:t>”</w:t>
      </w:r>
      <w:r w:rsidR="003B344C" w:rsidRPr="003B344C">
        <w:rPr>
          <w:rFonts w:hint="eastAsia"/>
        </w:rPr>
        <w:t>维度的颜色</w:t>
      </w:r>
      <w:r w:rsidR="00A47880">
        <w:rPr>
          <w:noProof/>
        </w:rPr>
        <mc:AlternateContent>
          <mc:Choice Requires="wps">
            <w:drawing>
              <wp:anchor distT="0" distB="0" distL="114300" distR="114300" simplePos="0" relativeHeight="251681792" behindDoc="0" locked="0" layoutInCell="1" allowOverlap="1" wp14:anchorId="46D86B4C" wp14:editId="36E59735">
                <wp:simplePos x="0" y="0"/>
                <wp:positionH relativeFrom="column">
                  <wp:posOffset>43815</wp:posOffset>
                </wp:positionH>
                <wp:positionV relativeFrom="paragraph">
                  <wp:posOffset>5228590</wp:posOffset>
                </wp:positionV>
                <wp:extent cx="5753735" cy="635"/>
                <wp:effectExtent l="0" t="0" r="0" b="0"/>
                <wp:wrapTopAndBottom/>
                <wp:docPr id="649562912" name="文本框 1"/>
                <wp:cNvGraphicFramePr/>
                <a:graphic xmlns:a="http://schemas.openxmlformats.org/drawingml/2006/main">
                  <a:graphicData uri="http://schemas.microsoft.com/office/word/2010/wordprocessingShape">
                    <wps:wsp>
                      <wps:cNvSpPr txBox="1"/>
                      <wps:spPr>
                        <a:xfrm>
                          <a:off x="0" y="0"/>
                          <a:ext cx="5753735" cy="635"/>
                        </a:xfrm>
                        <a:prstGeom prst="rect">
                          <a:avLst/>
                        </a:prstGeom>
                        <a:solidFill>
                          <a:prstClr val="white"/>
                        </a:solidFill>
                        <a:ln>
                          <a:noFill/>
                        </a:ln>
                      </wps:spPr>
                      <wps:txbx>
                        <w:txbxContent>
                          <w:p w14:paraId="386F3C98" w14:textId="47DB2CE1" w:rsidR="00A86CDE" w:rsidRDefault="00A86CDE" w:rsidP="00A86CDE">
                            <w:pPr>
                              <w:pStyle w:val="aff8"/>
                              <w:spacing w:beforeLines="0" w:before="0" w:afterLines="0" w:after="0"/>
                            </w:pPr>
                            <w:r>
                              <w:rPr>
                                <w:rFonts w:hint="eastAsia"/>
                                <w:sz w:val="18"/>
                                <w:szCs w:val="18"/>
                              </w:rPr>
                              <w:t>注：图中符号为</w:t>
                            </w:r>
                            <w:r w:rsidRPr="006658AE">
                              <w:rPr>
                                <w:sz w:val="18"/>
                                <w:szCs w:val="18"/>
                              </w:rPr>
                              <w:t>Wilcoxon</w:t>
                            </w:r>
                            <w:r w:rsidRPr="006658AE">
                              <w:rPr>
                                <w:sz w:val="18"/>
                                <w:szCs w:val="18"/>
                              </w:rPr>
                              <w:t>符号秩检验的显著性水平（</w:t>
                            </w:r>
                            <w:r w:rsidRPr="006658AE">
                              <w:rPr>
                                <w:sz w:val="18"/>
                                <w:szCs w:val="18"/>
                              </w:rPr>
                              <w:t>*: p</w:t>
                            </w:r>
                            <w:del w:id="2054" w:author="Zixuan Zhou" w:date="2026-04-27T03:32:00Z" w16du:dateUtc="2026-04-26T19:32:00Z">
                              <w:r w:rsidRPr="006658AE" w:rsidDel="006A285C">
                                <w:rPr>
                                  <w:sz w:val="18"/>
                                  <w:szCs w:val="18"/>
                                </w:rPr>
                                <w:delText xml:space="preserve"> </w:delText>
                              </w:r>
                            </w:del>
                            <w:r w:rsidRPr="006658AE">
                              <w:rPr>
                                <w:sz w:val="18"/>
                                <w:szCs w:val="18"/>
                              </w:rPr>
                              <w:t>&lt;</w:t>
                            </w:r>
                            <w:del w:id="2055" w:author="Zixuan Zhou" w:date="2026-04-27T03:32:00Z" w16du:dateUtc="2026-04-26T19:32:00Z">
                              <w:r w:rsidRPr="006658AE" w:rsidDel="006A285C">
                                <w:rPr>
                                  <w:sz w:val="18"/>
                                  <w:szCs w:val="18"/>
                                </w:rPr>
                                <w:delText xml:space="preserve"> </w:delText>
                              </w:r>
                            </w:del>
                            <w:r w:rsidRPr="006658AE">
                              <w:rPr>
                                <w:sz w:val="18"/>
                                <w:szCs w:val="18"/>
                              </w:rPr>
                              <w:t>0.05, **: p&lt;</w:t>
                            </w:r>
                            <w:del w:id="2056" w:author="Zixuan Zhou" w:date="2026-04-27T03:32:00Z" w16du:dateUtc="2026-04-26T19:32:00Z">
                              <w:r w:rsidRPr="006658AE" w:rsidDel="006A285C">
                                <w:rPr>
                                  <w:sz w:val="18"/>
                                  <w:szCs w:val="18"/>
                                </w:rPr>
                                <w:delText xml:space="preserve"> </w:delText>
                              </w:r>
                            </w:del>
                            <w:r w:rsidRPr="006658AE">
                              <w:rPr>
                                <w:sz w:val="18"/>
                                <w:szCs w:val="18"/>
                              </w:rPr>
                              <w:t>0.01, ***: p&lt;</w:t>
                            </w:r>
                            <w:del w:id="2057" w:author="Zixuan Zhou" w:date="2026-04-27T03:32:00Z" w16du:dateUtc="2026-04-26T19:32:00Z">
                              <w:r w:rsidRPr="006658AE" w:rsidDel="006A285C">
                                <w:rPr>
                                  <w:sz w:val="18"/>
                                  <w:szCs w:val="18"/>
                                </w:rPr>
                                <w:delText xml:space="preserve"> </w:delText>
                              </w:r>
                            </w:del>
                            <w:r w:rsidRPr="006658AE">
                              <w:rPr>
                                <w:sz w:val="18"/>
                                <w:szCs w:val="18"/>
                              </w:rPr>
                              <w:t>0.001</w:t>
                            </w:r>
                            <w:r w:rsidRPr="006658AE">
                              <w:rPr>
                                <w:sz w:val="18"/>
                                <w:szCs w:val="18"/>
                              </w:rPr>
                              <w:t>；</w:t>
                            </w:r>
                            <w:r w:rsidRPr="006658AE">
                              <w:rPr>
                                <w:sz w:val="18"/>
                                <w:szCs w:val="18"/>
                              </w:rPr>
                              <w:t>ns</w:t>
                            </w:r>
                            <w:r w:rsidRPr="006658AE">
                              <w:rPr>
                                <w:sz w:val="18"/>
                                <w:szCs w:val="18"/>
                              </w:rPr>
                              <w:t>：不显著）</w:t>
                            </w:r>
                          </w:p>
                          <w:p w14:paraId="2594E840" w14:textId="0561AFA0" w:rsidR="00A86CDE" w:rsidRPr="00893BC0" w:rsidRDefault="00A86CDE" w:rsidP="00A86CDE">
                            <w:pPr>
                              <w:pStyle w:val="aff8"/>
                              <w:spacing w:before="163" w:after="326"/>
                              <w:rPr>
                                <w:noProof/>
                                <w:sz w:val="24"/>
                                <w:szCs w:val="22"/>
                              </w:rPr>
                            </w:pPr>
                            <w:bookmarkStart w:id="2058" w:name="_Ref227872514"/>
                            <w:bookmarkStart w:id="2059" w:name="_Toc228023146"/>
                            <w:bookmarkStart w:id="2060" w:name="_Toc228023179"/>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3</w:t>
                            </w:r>
                            <w:r w:rsidR="00170C8F">
                              <w:fldChar w:fldCharType="end"/>
                            </w:r>
                            <w:bookmarkEnd w:id="2058"/>
                            <w:r>
                              <w:rPr>
                                <w:rFonts w:hint="eastAsia"/>
                              </w:rPr>
                              <w:t xml:space="preserve"> </w:t>
                            </w:r>
                            <w:r w:rsidR="009B07E3" w:rsidRPr="009B07E3">
                              <w:rPr>
                                <w:rFonts w:hint="eastAsia"/>
                              </w:rPr>
                              <w:t>各模型六维度得分差异热力图</w:t>
                            </w:r>
                            <w:bookmarkEnd w:id="2059"/>
                            <w:bookmarkEnd w:id="20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D86B4C" id="_x0000_s1033" type="#_x0000_t202" style="position:absolute;left:0;text-align:left;margin-left:3.45pt;margin-top:411.7pt;width:453.0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" stroked="f">
                <v:textbox style="mso-fit-shape-to-text:t" inset="0,0,0,0">
                  <w:txbxContent>
                    <w:p w14:paraId="386F3C98" w14:textId="47DB2CE1" w:rsidR="00A86CDE" w:rsidRDefault="00A86CDE" w:rsidP="00A86CDE">
                      <w:pPr>
                        <w:pStyle w:val="aff8"/>
                        <w:spacing w:beforeLines="0" w:before="0" w:afterLines="0" w:after="0"/>
                      </w:pPr>
                      <w:r>
                        <w:rPr>
                          <w:rFonts w:hint="eastAsia"/>
                          <w:sz w:val="18"/>
                          <w:szCs w:val="18"/>
                        </w:rPr>
                        <w:t>注：图中符号为</w:t>
                      </w:r>
                      <w:r w:rsidRPr="006658AE">
                        <w:rPr>
                          <w:sz w:val="18"/>
                          <w:szCs w:val="18"/>
                        </w:rPr>
                        <w:t>Wilcoxon</w:t>
                      </w:r>
                      <w:r w:rsidRPr="006658AE">
                        <w:rPr>
                          <w:sz w:val="18"/>
                          <w:szCs w:val="18"/>
                        </w:rPr>
                        <w:t>符号秩检验的显著性水平（</w:t>
                      </w:r>
                      <w:r w:rsidRPr="006658AE">
                        <w:rPr>
                          <w:sz w:val="18"/>
                          <w:szCs w:val="18"/>
                        </w:rPr>
                        <w:t>*: p</w:t>
                      </w:r>
                      <w:del w:id="2061" w:author="Zixuan Zhou" w:date="2026-04-27T03:32:00Z" w16du:dateUtc="2026-04-26T19:32:00Z">
                        <w:r w:rsidRPr="006658AE" w:rsidDel="006A285C">
                          <w:rPr>
                            <w:sz w:val="18"/>
                            <w:szCs w:val="18"/>
                          </w:rPr>
                          <w:delText xml:space="preserve"> </w:delText>
                        </w:r>
                      </w:del>
                      <w:r w:rsidRPr="006658AE">
                        <w:rPr>
                          <w:sz w:val="18"/>
                          <w:szCs w:val="18"/>
                        </w:rPr>
                        <w:t>&lt;</w:t>
                      </w:r>
                      <w:del w:id="2062" w:author="Zixuan Zhou" w:date="2026-04-27T03:32:00Z" w16du:dateUtc="2026-04-26T19:32:00Z">
                        <w:r w:rsidRPr="006658AE" w:rsidDel="006A285C">
                          <w:rPr>
                            <w:sz w:val="18"/>
                            <w:szCs w:val="18"/>
                          </w:rPr>
                          <w:delText xml:space="preserve"> </w:delText>
                        </w:r>
                      </w:del>
                      <w:r w:rsidRPr="006658AE">
                        <w:rPr>
                          <w:sz w:val="18"/>
                          <w:szCs w:val="18"/>
                        </w:rPr>
                        <w:t>0.05, **: p&lt;</w:t>
                      </w:r>
                      <w:del w:id="2063" w:author="Zixuan Zhou" w:date="2026-04-27T03:32:00Z" w16du:dateUtc="2026-04-26T19:32:00Z">
                        <w:r w:rsidRPr="006658AE" w:rsidDel="006A285C">
                          <w:rPr>
                            <w:sz w:val="18"/>
                            <w:szCs w:val="18"/>
                          </w:rPr>
                          <w:delText xml:space="preserve"> </w:delText>
                        </w:r>
                      </w:del>
                      <w:r w:rsidRPr="006658AE">
                        <w:rPr>
                          <w:sz w:val="18"/>
                          <w:szCs w:val="18"/>
                        </w:rPr>
                        <w:t>0.01, ***: p&lt;</w:t>
                      </w:r>
                      <w:del w:id="2064" w:author="Zixuan Zhou" w:date="2026-04-27T03:32:00Z" w16du:dateUtc="2026-04-26T19:32:00Z">
                        <w:r w:rsidRPr="006658AE" w:rsidDel="006A285C">
                          <w:rPr>
                            <w:sz w:val="18"/>
                            <w:szCs w:val="18"/>
                          </w:rPr>
                          <w:delText xml:space="preserve"> </w:delText>
                        </w:r>
                      </w:del>
                      <w:r w:rsidRPr="006658AE">
                        <w:rPr>
                          <w:sz w:val="18"/>
                          <w:szCs w:val="18"/>
                        </w:rPr>
                        <w:t>0.001</w:t>
                      </w:r>
                      <w:r w:rsidRPr="006658AE">
                        <w:rPr>
                          <w:sz w:val="18"/>
                          <w:szCs w:val="18"/>
                        </w:rPr>
                        <w:t>；</w:t>
                      </w:r>
                      <w:r w:rsidRPr="006658AE">
                        <w:rPr>
                          <w:sz w:val="18"/>
                          <w:szCs w:val="18"/>
                        </w:rPr>
                        <w:t>ns</w:t>
                      </w:r>
                      <w:r w:rsidRPr="006658AE">
                        <w:rPr>
                          <w:sz w:val="18"/>
                          <w:szCs w:val="18"/>
                        </w:rPr>
                        <w:t>：不显著）</w:t>
                      </w:r>
                    </w:p>
                    <w:p w14:paraId="2594E840" w14:textId="0561AFA0" w:rsidR="00A86CDE" w:rsidRPr="00893BC0" w:rsidRDefault="00A86CDE" w:rsidP="00A86CDE">
                      <w:pPr>
                        <w:pStyle w:val="aff8"/>
                        <w:spacing w:before="163" w:after="326"/>
                        <w:rPr>
                          <w:noProof/>
                          <w:sz w:val="24"/>
                          <w:szCs w:val="22"/>
                        </w:rPr>
                      </w:pPr>
                      <w:bookmarkStart w:id="2065" w:name="_Ref227872514"/>
                      <w:bookmarkStart w:id="2066" w:name="_Toc228023146"/>
                      <w:bookmarkStart w:id="2067" w:name="_Toc228023179"/>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3</w:t>
                      </w:r>
                      <w:r w:rsidR="00170C8F">
                        <w:fldChar w:fldCharType="end"/>
                      </w:r>
                      <w:bookmarkEnd w:id="2065"/>
                      <w:r>
                        <w:rPr>
                          <w:rFonts w:hint="eastAsia"/>
                        </w:rPr>
                        <w:t xml:space="preserve"> </w:t>
                      </w:r>
                      <w:r w:rsidR="009B07E3" w:rsidRPr="009B07E3">
                        <w:rPr>
                          <w:rFonts w:hint="eastAsia"/>
                        </w:rPr>
                        <w:t>各模型六维度得分差异热力图</w:t>
                      </w:r>
                      <w:bookmarkEnd w:id="2066"/>
                      <w:bookmarkEnd w:id="2067"/>
                    </w:p>
                  </w:txbxContent>
                </v:textbox>
                <w10:wrap type="topAndBottom"/>
              </v:shape>
            </w:pict>
          </mc:Fallback>
        </mc:AlternateContent>
      </w:r>
      <w:r w:rsidR="00A47880">
        <w:rPr>
          <w:rFonts w:hint="eastAsia"/>
          <w:noProof/>
        </w:rPr>
        <w:drawing>
          <wp:anchor distT="0" distB="0" distL="114300" distR="114300" simplePos="0" relativeHeight="251679744" behindDoc="0" locked="0" layoutInCell="1" allowOverlap="1" wp14:anchorId="5F279548" wp14:editId="71D942D3">
            <wp:simplePos x="0" y="0"/>
            <wp:positionH relativeFrom="column">
              <wp:posOffset>43898</wp:posOffset>
            </wp:positionH>
            <wp:positionV relativeFrom="paragraph">
              <wp:posOffset>2324956</wp:posOffset>
            </wp:positionV>
            <wp:extent cx="5753735" cy="2846705"/>
            <wp:effectExtent l="0" t="0" r="0" b="0"/>
            <wp:wrapTopAndBottom/>
            <wp:docPr id="115770838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6249"/>
                    <a:stretch>
                      <a:fillRect/>
                    </a:stretch>
                  </pic:blipFill>
                  <pic:spPr bwMode="auto">
                    <a:xfrm>
                      <a:off x="0" y="0"/>
                      <a:ext cx="5753735" cy="28467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B344C" w:rsidRPr="003B344C">
        <w:rPr>
          <w:rFonts w:hint="eastAsia"/>
        </w:rPr>
        <w:t>接近中性</w:t>
      </w:r>
      <w:del w:id="2068" w:author="Zixuan Zhou" w:date="2026-04-27T21:48:00Z" w16du:dateUtc="2026-04-27T13:48:00Z">
        <w:r w:rsidR="003B344C" w:rsidRPr="003B344C" w:rsidDel="00D95BED">
          <w:rPr>
            <w:rFonts w:hint="eastAsia"/>
          </w:rPr>
          <w:delText>（</w:delText>
        </w:r>
      </w:del>
      <w:r w:rsidR="00A86CDE">
        <w:rPr>
          <w:rFonts w:hint="eastAsia"/>
        </w:rPr>
        <w:t>蓝色</w:t>
      </w:r>
      <w:del w:id="2069" w:author="Zixuan Zhou" w:date="2026-04-27T21:48:00Z" w16du:dateUtc="2026-04-27T13:48:00Z">
        <w:r w:rsidR="003B344C" w:rsidRPr="003B344C" w:rsidDel="00D95BED">
          <w:rPr>
            <w:rFonts w:hint="eastAsia"/>
          </w:rPr>
          <w:delText>）</w:delText>
        </w:r>
      </w:del>
      <w:r w:rsidR="003B344C" w:rsidRPr="003B344C">
        <w:rPr>
          <w:rFonts w:hint="eastAsia"/>
        </w:rPr>
        <w:t>，印证了前述观察。</w:t>
      </w:r>
    </w:p>
    <w:p w14:paraId="43E5908F" w14:textId="1736409D" w:rsidR="00F54B80" w:rsidRDefault="00000000" w:rsidP="00431204">
      <w:pPr>
        <w:pStyle w:val="3"/>
        <w:spacing w:before="163" w:after="163"/>
        <w:rPr>
          <w:rFonts w:hint="eastAsia"/>
        </w:rPr>
      </w:pPr>
      <w:bookmarkStart w:id="2070" w:name="_Toc228219391"/>
      <w:r>
        <w:rPr>
          <w:rFonts w:hint="eastAsia"/>
        </w:rPr>
        <w:t>微调前后结果对比</w:t>
      </w:r>
      <w:bookmarkEnd w:id="2070"/>
    </w:p>
    <w:p w14:paraId="099B3096" w14:textId="119B1700" w:rsidR="00A86CDE" w:rsidRDefault="00A86CDE" w:rsidP="00A86CDE">
      <w:pPr>
        <w:pStyle w:val="altz"/>
        <w:ind w:firstLine="480"/>
      </w:pPr>
      <w:r>
        <w:rPr>
          <w:rFonts w:hint="eastAsia"/>
        </w:rPr>
        <w:t>为科学验证领域微调是否带来了具有统计学意义的性能提升，本研究对每一组成对数据（同一模型在微调前后的输出）进行了严格的假设检验。由于六维度</w:t>
      </w:r>
      <w:r>
        <w:rPr>
          <w:rFonts w:hint="eastAsia"/>
        </w:rPr>
        <w:t>Likert</w:t>
      </w:r>
      <w:r>
        <w:rPr>
          <w:rFonts w:hint="eastAsia"/>
        </w:rPr>
        <w:t>量表的得分属于有序分类变量（取值为</w:t>
      </w:r>
      <w:r>
        <w:rPr>
          <w:rFonts w:hint="eastAsia"/>
        </w:rPr>
        <w:t>1</w:t>
      </w:r>
      <w:r>
        <w:rPr>
          <w:rFonts w:hint="eastAsia"/>
        </w:rPr>
        <w:t>、</w:t>
      </w:r>
      <w:r>
        <w:rPr>
          <w:rFonts w:hint="eastAsia"/>
        </w:rPr>
        <w:t>2</w:t>
      </w:r>
      <w:r>
        <w:rPr>
          <w:rFonts w:hint="eastAsia"/>
        </w:rPr>
        <w:t>、</w:t>
      </w:r>
      <w:r>
        <w:rPr>
          <w:rFonts w:hint="eastAsia"/>
        </w:rPr>
        <w:t>3</w:t>
      </w:r>
      <w:r>
        <w:rPr>
          <w:rFonts w:hint="eastAsia"/>
        </w:rPr>
        <w:t>），其分布不满足</w:t>
      </w:r>
      <w:proofErr w:type="gramStart"/>
      <w:r>
        <w:rPr>
          <w:rFonts w:hint="eastAsia"/>
        </w:rPr>
        <w:t>正态性假设</w:t>
      </w:r>
      <w:proofErr w:type="gramEnd"/>
      <w:r>
        <w:rPr>
          <w:rFonts w:hint="eastAsia"/>
        </w:rPr>
        <w:t>，且样本量有限（</w:t>
      </w:r>
      <w:r w:rsidRPr="001F5FE9">
        <w:rPr>
          <w:rFonts w:hint="eastAsia"/>
          <w:i/>
          <w:iCs/>
        </w:rPr>
        <w:t>n=282</w:t>
      </w:r>
      <w:r>
        <w:rPr>
          <w:rFonts w:hint="eastAsia"/>
        </w:rPr>
        <w:t>），因此传统的参数检验方法（如配对样本</w:t>
      </w:r>
      <w:r>
        <w:rPr>
          <w:rFonts w:hint="eastAsia"/>
        </w:rPr>
        <w:t>t</w:t>
      </w:r>
      <w:r>
        <w:rPr>
          <w:rFonts w:hint="eastAsia"/>
        </w:rPr>
        <w:t>检验）并不适用。有鉴于此，本研究选用</w:t>
      </w:r>
      <w:r>
        <w:rPr>
          <w:rFonts w:hint="eastAsia"/>
        </w:rPr>
        <w:t>Wilcoxon</w:t>
      </w:r>
      <w:r>
        <w:rPr>
          <w:rFonts w:hint="eastAsia"/>
        </w:rPr>
        <w:t>符号秩检验（</w:t>
      </w:r>
      <w:r>
        <w:rPr>
          <w:rFonts w:hint="eastAsia"/>
        </w:rPr>
        <w:t>Wilcoxon Signed-Rank Test</w:t>
      </w:r>
      <w:r>
        <w:rPr>
          <w:rFonts w:hint="eastAsia"/>
        </w:rPr>
        <w:t>）作为核心统计工具。该检验是非参数检验方法，不依赖于总体分布假设，通过比较配对样本之差的符号与</w:t>
      </w:r>
      <w:proofErr w:type="gramStart"/>
      <w:r>
        <w:rPr>
          <w:rFonts w:hint="eastAsia"/>
        </w:rPr>
        <w:t>秩</w:t>
      </w:r>
      <w:proofErr w:type="gramEnd"/>
      <w:r>
        <w:rPr>
          <w:rFonts w:hint="eastAsia"/>
        </w:rPr>
        <w:t>次，来判断两组数据的中位数是否存在显著差异，特别适用于有序变量或小样本场景</w:t>
      </w:r>
      <w:r w:rsidR="00A804DE">
        <w:fldChar w:fldCharType="begin"/>
      </w:r>
      <w:r w:rsidR="001704E8">
        <w:instrText xml:space="preserve"> ADDIN ZOTERO_ITEM CSL_CITATION {"citationID":"R5QcRfnE","properties":{"unsorted":false,"formattedCitation":"\\super [42]\\nosupersub{}","plainCitation":"[42]","noteIndex":0},"citationItems":[{"id":1235,"uris":["http://zotero.org/users/15209510/items/72LHTBS2"],"itemData":{"id":1235,"type":"book","title":"Wilcoxon-Signed-Rank Test","URL":"https://link.springer.com/rwe/10.1007/978-3-662-69359-9_722","author":[{"literal":"Denise Welsch"},{"literal":"Markus Neuhäuser"}],"accessed":{"date-parts":[["2026",4,25]]}}}],"schema":"https://github.com/citation-style-language/schema/raw/master/csl-citation.json"} </w:instrText>
      </w:r>
      <w:r w:rsidR="00A804DE">
        <w:fldChar w:fldCharType="separate"/>
      </w:r>
      <w:r w:rsidR="00740296" w:rsidRPr="00740296">
        <w:rPr>
          <w:rFonts w:cs="Times New Roman"/>
          <w:kern w:val="0"/>
          <w:vertAlign w:val="superscript"/>
        </w:rPr>
        <w:t>[42]</w:t>
      </w:r>
      <w:r w:rsidR="00A804DE">
        <w:fldChar w:fldCharType="end"/>
      </w:r>
      <w:r>
        <w:rPr>
          <w:rFonts w:hint="eastAsia"/>
        </w:rPr>
        <w:t>。</w:t>
      </w:r>
    </w:p>
    <w:p w14:paraId="16E187B8" w14:textId="57F06465" w:rsidR="00BB0B57" w:rsidRDefault="00BB0B57" w:rsidP="008D15C2">
      <w:pPr>
        <w:pStyle w:val="5"/>
      </w:pPr>
      <w:r w:rsidRPr="00BB0B57">
        <w:lastRenderedPageBreak/>
        <w:t>ROUGE-L</w:t>
      </w:r>
      <w:r w:rsidRPr="00BB0B57">
        <w:t>指标的统计检验</w:t>
      </w:r>
    </w:p>
    <w:p w14:paraId="2EBCC31D" w14:textId="51E0152B" w:rsidR="00BB0B57" w:rsidRDefault="008D15C2" w:rsidP="00A86CDE">
      <w:pPr>
        <w:pStyle w:val="altz"/>
        <w:ind w:firstLine="480"/>
      </w:pPr>
      <w:r w:rsidRPr="008D15C2">
        <w:rPr>
          <w:rFonts w:hint="eastAsia"/>
        </w:rPr>
        <w:t>为检验各模型在微调前后</w:t>
      </w:r>
      <w:r w:rsidRPr="008D15C2">
        <w:rPr>
          <w:rFonts w:hint="eastAsia"/>
        </w:rPr>
        <w:t>ROUGE-L</w:t>
      </w:r>
      <w:r w:rsidRPr="008D15C2">
        <w:rPr>
          <w:rFonts w:hint="eastAsia"/>
        </w:rPr>
        <w:t>分数是否存在统计学意义上的差异，本研究</w:t>
      </w:r>
      <w:r w:rsidR="006C7448">
        <w:rPr>
          <w:rFonts w:hint="eastAsia"/>
        </w:rPr>
        <w:t>对</w:t>
      </w:r>
      <w:r w:rsidRPr="008D15C2">
        <w:rPr>
          <w:rFonts w:hint="eastAsia"/>
        </w:rPr>
        <w:t>282</w:t>
      </w:r>
      <w:r w:rsidRPr="008D15C2">
        <w:rPr>
          <w:rFonts w:hint="eastAsia"/>
        </w:rPr>
        <w:t>条测试样本的</w:t>
      </w:r>
      <w:r w:rsidRPr="008D15C2">
        <w:rPr>
          <w:rFonts w:hint="eastAsia"/>
        </w:rPr>
        <w:t>ROUGE-L F1</w:t>
      </w:r>
      <w:r w:rsidRPr="008D15C2">
        <w:rPr>
          <w:rFonts w:hint="eastAsia"/>
        </w:rPr>
        <w:t>分数进行配对</w:t>
      </w:r>
      <w:r w:rsidRPr="008D15C2">
        <w:rPr>
          <w:rFonts w:hint="eastAsia"/>
        </w:rPr>
        <w:t>Wilcoxon</w:t>
      </w:r>
      <w:r w:rsidRPr="008D15C2">
        <w:rPr>
          <w:rFonts w:hint="eastAsia"/>
        </w:rPr>
        <w:t>符号秩检验。设微调后模型与</w:t>
      </w:r>
      <w:r w:rsidR="00A62D4A">
        <w:rPr>
          <w:rFonts w:hint="eastAsia"/>
        </w:rPr>
        <w:t>基线</w:t>
      </w:r>
      <w:r w:rsidRPr="008D15C2">
        <w:rPr>
          <w:rFonts w:hint="eastAsia"/>
        </w:rPr>
        <w:t>模型在第</w:t>
      </w:r>
      <m:oMath>
        <m:r>
          <w:rPr>
            <w:rFonts w:ascii="Cambria Math" w:hAnsi="Cambria Math"/>
          </w:rPr>
          <m:t>i</m:t>
        </m:r>
      </m:oMath>
      <w:proofErr w:type="gramStart"/>
      <w:r w:rsidRPr="008D15C2">
        <w:rPr>
          <w:rFonts w:hint="eastAsia"/>
        </w:rPr>
        <w:t>个</w:t>
      </w:r>
      <w:proofErr w:type="gramEnd"/>
      <w:r w:rsidRPr="008D15C2">
        <w:rPr>
          <w:rFonts w:hint="eastAsia"/>
        </w:rPr>
        <w:t>测试样本上的</w:t>
      </w:r>
      <w:r w:rsidRPr="008D15C2">
        <w:rPr>
          <w:rFonts w:hint="eastAsia"/>
        </w:rPr>
        <w:t>ROUGE-L</w:t>
      </w:r>
      <w:r w:rsidRPr="008D15C2">
        <w:rPr>
          <w:rFonts w:hint="eastAsia"/>
        </w:rPr>
        <w:t>分数分别为</w:t>
      </w:r>
      <m:oMath>
        <m:sSub>
          <m:sSubPr>
            <m:ctrlPr>
              <w:rPr>
                <w:rFonts w:ascii="Cambria Math" w:hAnsi="Cambria Math" w:cs="Times New Roman"/>
                <w:i/>
              </w:rPr>
            </m:ctrlPr>
          </m:sSubPr>
          <m:e>
            <m:r>
              <w:rPr>
                <w:rFonts w:ascii="Cambria Math" w:hAnsi="Cambria Math" w:cs="Times New Roman"/>
              </w:rPr>
              <m:t>R</m:t>
            </m:r>
          </m:e>
          <m:sub>
            <m:r>
              <m:rPr>
                <m:nor/>
              </m:rPr>
              <w:rPr>
                <w:rFonts w:cs="Times New Roman"/>
                <w:i/>
              </w:rPr>
              <m:t>fine</m:t>
            </m:r>
            <m:r>
              <w:rPr>
                <w:rFonts w:ascii="Cambria Math" w:hAnsi="Cambria Math" w:cs="Times New Roman"/>
              </w:rPr>
              <m:t>,i</m:t>
            </m:r>
          </m:sub>
        </m:sSub>
      </m:oMath>
      <w:r w:rsidRPr="008D15C2">
        <w:rPr>
          <w:rFonts w:hint="eastAsia"/>
        </w:rPr>
        <w:t>与</w:t>
      </w:r>
      <m:oMath>
        <m:sSub>
          <m:sSubPr>
            <m:ctrlPr>
              <w:rPr>
                <w:rFonts w:ascii="Cambria Math" w:hAnsi="Cambria Math" w:cs="Times New Roman"/>
                <w:i/>
              </w:rPr>
            </m:ctrlPr>
          </m:sSubPr>
          <m:e>
            <m:r>
              <w:rPr>
                <w:rFonts w:ascii="Cambria Math" w:hAnsi="Cambria Math" w:cs="Times New Roman"/>
              </w:rPr>
              <m:t>R</m:t>
            </m:r>
          </m:e>
          <m:sub>
            <m:r>
              <m:rPr>
                <m:nor/>
              </m:rPr>
              <w:rPr>
                <w:rFonts w:cs="Times New Roman"/>
                <w:i/>
              </w:rPr>
              <m:t>base</m:t>
            </m:r>
            <m:r>
              <w:rPr>
                <w:rFonts w:ascii="Cambria Math" w:hAnsi="Cambria Math" w:cs="Times New Roman"/>
              </w:rPr>
              <m:t>,i</m:t>
            </m:r>
          </m:sub>
        </m:sSub>
      </m:oMath>
      <w:r w:rsidRPr="008D15C2">
        <w:rPr>
          <w:rFonts w:hint="eastAsia"/>
        </w:rPr>
        <w:t>（</w:t>
      </w:r>
      <m:oMath>
        <m:r>
          <w:rPr>
            <w:rFonts w:ascii="Cambria Math" w:hAnsi="Cambria Math" w:cs="Times New Roman"/>
          </w:rPr>
          <m:t>i=1,2,</m:t>
        </m:r>
        <m:r>
          <m:rPr>
            <m:sty m:val="p"/>
          </m:rPr>
          <w:rPr>
            <w:rFonts w:ascii="Cambria Math" w:hAnsi="Cambria Math" w:cs="Times New Roman"/>
          </w:rPr>
          <m:t>…</m:t>
        </m:r>
        <m:r>
          <w:rPr>
            <w:rFonts w:ascii="Cambria Math" w:hAnsi="Cambria Math" w:cs="Times New Roman"/>
          </w:rPr>
          <m:t>,n</m:t>
        </m:r>
      </m:oMath>
      <w:r w:rsidRPr="008D15C2">
        <w:rPr>
          <w:rFonts w:hint="eastAsia"/>
        </w:rPr>
        <w:t>，本研究</w:t>
      </w:r>
      <m:oMath>
        <m:r>
          <w:rPr>
            <w:rFonts w:ascii="Cambria Math" w:hAnsi="Cambria Math" w:cs="Times New Roman"/>
          </w:rPr>
          <m:t>n=</m:t>
        </m:r>
        <m:r>
          <m:rPr>
            <m:nor/>
          </m:rPr>
          <w:rPr>
            <w:rFonts w:cs="Times New Roman"/>
            <w:iCs/>
          </w:rPr>
          <m:t>282</m:t>
        </m:r>
      </m:oMath>
      <w:r w:rsidRPr="008D15C2">
        <w:rPr>
          <w:rFonts w:hint="eastAsia"/>
        </w:rPr>
        <w:t>），检验执行步骤如下：</w:t>
      </w:r>
    </w:p>
    <w:p w14:paraId="6E6D52C6" w14:textId="5EAD18C5" w:rsidR="00E5028D" w:rsidRPr="00E5028D" w:rsidRDefault="00E5028D" w:rsidP="00E5028D">
      <w:pPr>
        <w:pStyle w:val="altz"/>
        <w:ind w:firstLine="480"/>
      </w:pPr>
      <w:r w:rsidRPr="00E5028D">
        <w:t>原假设</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Pr="00E5028D">
        <w:t>：微调前后模型的</w:t>
      </w:r>
      <w:r w:rsidRPr="00E5028D">
        <w:t>ROUGE-L</w:t>
      </w:r>
      <w:r w:rsidRPr="00E5028D">
        <w:t>分数中位数相等（</w:t>
      </w:r>
      <m:oMath>
        <m:sSub>
          <m:sSubPr>
            <m:ctrlPr>
              <w:rPr>
                <w:rFonts w:ascii="Cambria Math" w:hAnsi="Cambria Math"/>
                <w:i/>
              </w:rPr>
            </m:ctrlPr>
          </m:sSubPr>
          <m:e>
            <m:r>
              <w:rPr>
                <w:rFonts w:ascii="Cambria Math" w:hAnsi="Cambria Math"/>
              </w:rPr>
              <m:t>M</m:t>
            </m:r>
          </m:e>
          <m:sub>
            <m:r>
              <m:rPr>
                <m:nor/>
              </m:rPr>
              <w:rPr>
                <w:i/>
              </w:rPr>
              <m:t>fine</m:t>
            </m:r>
          </m:sub>
        </m:sSub>
        <m:r>
          <w:rPr>
            <w:rFonts w:ascii="Cambria Math" w:hAnsi="Cambria Math"/>
          </w:rPr>
          <m:t>=</m:t>
        </m:r>
        <m:sSub>
          <m:sSubPr>
            <m:ctrlPr>
              <w:rPr>
                <w:rFonts w:ascii="Cambria Math" w:hAnsi="Cambria Math"/>
                <w:i/>
              </w:rPr>
            </m:ctrlPr>
          </m:sSubPr>
          <m:e>
            <m:r>
              <w:rPr>
                <w:rFonts w:ascii="Cambria Math" w:hAnsi="Cambria Math"/>
              </w:rPr>
              <m:t>M</m:t>
            </m:r>
          </m:e>
          <m:sub>
            <m:r>
              <m:rPr>
                <m:nor/>
              </m:rPr>
              <w:rPr>
                <w:i/>
              </w:rPr>
              <m:t>base</m:t>
            </m:r>
          </m:sub>
        </m:sSub>
      </m:oMath>
      <w:r w:rsidRPr="00E5028D">
        <w:t>）；备择假设</w:t>
      </w:r>
      <m:oMath>
        <m:sSub>
          <m:sSubPr>
            <m:ctrlPr>
              <w:rPr>
                <w:rFonts w:ascii="Cambria Math" w:hAnsi="Cambria Math"/>
                <w:i/>
              </w:rPr>
            </m:ctrlPr>
          </m:sSubPr>
          <m:e>
            <m:r>
              <w:rPr>
                <w:rFonts w:ascii="Cambria Math" w:hAnsi="Cambria Math"/>
              </w:rPr>
              <m:t>H</m:t>
            </m:r>
          </m:e>
          <m:sub>
            <m:r>
              <w:rPr>
                <w:rFonts w:ascii="Cambria Math" w:hAnsi="Cambria Math"/>
              </w:rPr>
              <m:t>1</m:t>
            </m:r>
          </m:sub>
        </m:sSub>
      </m:oMath>
      <w:r w:rsidRPr="00E5028D">
        <w:t>：微调前后</w:t>
      </w:r>
      <w:r w:rsidRPr="00E5028D">
        <w:t>ROUGE-L</w:t>
      </w:r>
      <w:r w:rsidRPr="00E5028D">
        <w:t>分数中位数不相等（</w:t>
      </w:r>
      <m:oMath>
        <m:sSub>
          <m:sSubPr>
            <m:ctrlPr>
              <w:rPr>
                <w:rFonts w:ascii="Cambria Math" w:hAnsi="Cambria Math"/>
                <w:i/>
              </w:rPr>
            </m:ctrlPr>
          </m:sSubPr>
          <m:e>
            <m:r>
              <w:rPr>
                <w:rFonts w:ascii="Cambria Math" w:hAnsi="Cambria Math"/>
              </w:rPr>
              <m:t>M</m:t>
            </m:r>
          </m:e>
          <m:sub>
            <m:r>
              <m:rPr>
                <m:nor/>
              </m:rPr>
              <w:rPr>
                <w:i/>
              </w:rPr>
              <m:t>fine</m:t>
            </m:r>
          </m:sub>
        </m:sSub>
        <m:r>
          <w:rPr>
            <w:rFonts w:ascii="Cambria Math" w:hAnsi="Cambria Math" w:hint="eastAsia"/>
          </w:rPr>
          <m:t>≠</m:t>
        </m:r>
        <m:sSub>
          <m:sSubPr>
            <m:ctrlPr>
              <w:rPr>
                <w:rFonts w:ascii="Cambria Math" w:hAnsi="Cambria Math"/>
                <w:i/>
              </w:rPr>
            </m:ctrlPr>
          </m:sSubPr>
          <m:e>
            <m:r>
              <w:rPr>
                <w:rFonts w:ascii="Cambria Math" w:hAnsi="Cambria Math"/>
              </w:rPr>
              <m:t>M</m:t>
            </m:r>
            <m:ctrlPr>
              <w:rPr>
                <w:rFonts w:ascii="Cambria Math" w:hAnsi="Cambria Math"/>
              </w:rPr>
            </m:ctrlPr>
          </m:e>
          <m:sub>
            <m:r>
              <m:rPr>
                <m:nor/>
              </m:rPr>
              <w:rPr>
                <w:i/>
              </w:rPr>
              <m:t>base</m:t>
            </m:r>
          </m:sub>
        </m:sSub>
      </m:oMath>
      <w:r w:rsidRPr="00E5028D">
        <w:t>，双侧检验）。</w:t>
      </w:r>
    </w:p>
    <w:p w14:paraId="6521355A" w14:textId="0A427952" w:rsidR="00B44F81" w:rsidRDefault="008D15C2" w:rsidP="00E5028D">
      <w:pPr>
        <w:pStyle w:val="altz"/>
        <w:ind w:firstLine="480"/>
      </w:pPr>
      <w:r>
        <w:rPr>
          <w:rFonts w:hint="eastAsia"/>
        </w:rPr>
        <w:t>步骤</w:t>
      </w:r>
      <w:r w:rsidR="00E5028D">
        <w:rPr>
          <w:rFonts w:hint="eastAsia"/>
        </w:rPr>
        <w:t>1</w:t>
      </w:r>
      <w:r>
        <w:rPr>
          <w:rFonts w:hint="eastAsia"/>
        </w:rPr>
        <w:t>：</w:t>
      </w:r>
      <w:r w:rsidRPr="008D15C2">
        <w:rPr>
          <w:rFonts w:hint="eastAsia"/>
        </w:rPr>
        <w:t>计算配对差值</w:t>
      </w:r>
    </w:p>
    <w:tbl>
      <w:tblPr>
        <w:tblW w:w="5000" w:type="pct"/>
        <w:tblLook w:val="0000" w:firstRow="0" w:lastRow="0" w:firstColumn="0" w:lastColumn="0" w:noHBand="0" w:noVBand="0"/>
      </w:tblPr>
      <w:tblGrid>
        <w:gridCol w:w="1664"/>
        <w:gridCol w:w="5743"/>
        <w:gridCol w:w="1663"/>
      </w:tblGrid>
      <w:tr w:rsidR="00844B47" w14:paraId="6CED3A94" w14:textId="77777777" w:rsidTr="00B21E52">
        <w:tc>
          <w:tcPr>
            <w:tcW w:w="917" w:type="pct"/>
            <w:vAlign w:val="center"/>
          </w:tcPr>
          <w:p w14:paraId="1E42B3C4" w14:textId="77777777" w:rsidR="00844B47" w:rsidRDefault="00844B47" w:rsidP="00B21E52">
            <w:pPr>
              <w:pStyle w:val="aff5"/>
              <w:tabs>
                <w:tab w:val="clear" w:pos="8400"/>
                <w:tab w:val="right" w:pos="8280"/>
              </w:tabs>
              <w:spacing w:after="163"/>
              <w:rPr>
                <w:rFonts w:ascii="宋体" w:hAnsi="宋体" w:hint="eastAsia"/>
                <w:sz w:val="24"/>
              </w:rPr>
            </w:pPr>
          </w:p>
        </w:tc>
        <w:tc>
          <w:tcPr>
            <w:tcW w:w="3166" w:type="pct"/>
            <w:vAlign w:val="center"/>
          </w:tcPr>
          <w:p w14:paraId="7FF72092" w14:textId="3E5373F7" w:rsidR="00844B47" w:rsidRPr="000518C1" w:rsidRDefault="00000000" w:rsidP="00844B47">
            <w:pPr>
              <w:pStyle w:val="expressions"/>
              <w:rPr>
                <w:rFonts w:cs="Times New Roman"/>
              </w:rPr>
            </w:pPr>
            <m:oMathPara>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R</m:t>
                    </m:r>
                  </m:e>
                  <m:sub>
                    <m:r>
                      <m:rPr>
                        <m:nor/>
                      </m:rPr>
                      <w:rPr>
                        <w:rFonts w:ascii="Cambria Math" w:hAnsi="Cambria Math" w:cs="Times New Roman"/>
                      </w:rPr>
                      <m:t>fine</m:t>
                    </m:r>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m:rPr>
                        <m:nor/>
                      </m:rPr>
                      <w:rPr>
                        <w:rFonts w:ascii="Cambria Math" w:hAnsi="Cambria Math" w:cs="Times New Roman"/>
                      </w:rPr>
                      <m:t>base</m:t>
                    </m:r>
                    <m:r>
                      <w:rPr>
                        <w:rFonts w:ascii="Cambria Math" w:hAnsi="Cambria Math" w:cs="Times New Roman"/>
                      </w:rPr>
                      <m:t>,i</m:t>
                    </m:r>
                  </m:sub>
                </m:sSub>
              </m:oMath>
            </m:oMathPara>
          </w:p>
        </w:tc>
        <w:tc>
          <w:tcPr>
            <w:tcW w:w="917" w:type="pct"/>
            <w:vAlign w:val="center"/>
          </w:tcPr>
          <w:p w14:paraId="46A96DFC" w14:textId="033737C8" w:rsidR="00844B47" w:rsidRPr="002B54B9" w:rsidRDefault="00844B47" w:rsidP="00B21E52">
            <w:pPr>
              <w:pStyle w:val="altz"/>
              <w:ind w:firstLine="480"/>
              <w:jc w:val="right"/>
              <w:rPr>
                <w:rFonts w:asciiTheme="minorHAnsi" w:eastAsiaTheme="minorEastAsia" w:hAnsiTheme="minorHAnsi" w:hint="eastAsia"/>
              </w:rPr>
            </w:pPr>
            <w:bookmarkStart w:id="2071" w:name="_Ref227918078"/>
            <w:r>
              <w:rPr>
                <w:rFonts w:hint="eastAsia"/>
              </w:rPr>
              <w:t>(</w:t>
            </w:r>
            <w:r w:rsidR="002F0A02">
              <w:fldChar w:fldCharType="begin"/>
            </w:r>
            <w:r w:rsidR="002F0A02">
              <w:instrText xml:space="preserve"> </w:instrText>
            </w:r>
            <w:r w:rsidR="002F0A02">
              <w:rPr>
                <w:rFonts w:hint="eastAsia"/>
              </w:rPr>
              <w:instrText>STYLEREF 1 \s</w:instrText>
            </w:r>
            <w:r w:rsidR="002F0A02">
              <w:instrText xml:space="preserve"> </w:instrText>
            </w:r>
            <w:r w:rsidR="002F0A02">
              <w:fldChar w:fldCharType="separate"/>
            </w:r>
            <w:r w:rsidR="002F0A02">
              <w:rPr>
                <w:noProof/>
              </w:rPr>
              <w:t>6</w:t>
            </w:r>
            <w:r w:rsidR="002F0A02">
              <w:fldChar w:fldCharType="end"/>
            </w:r>
            <w:r w:rsidR="002F0A02">
              <w:noBreakHyphen/>
            </w:r>
            <w:r w:rsidR="002F0A02">
              <w:fldChar w:fldCharType="begin"/>
            </w:r>
            <w:r w:rsidR="002F0A02">
              <w:instrText xml:space="preserve"> </w:instrText>
            </w:r>
            <w:r w:rsidR="002F0A02">
              <w:rPr>
                <w:rFonts w:hint="eastAsia"/>
              </w:rPr>
              <w:instrText xml:space="preserve">SEQ </w:instrText>
            </w:r>
            <w:r w:rsidR="002F0A02">
              <w:rPr>
                <w:rFonts w:hint="eastAsia"/>
              </w:rPr>
              <w:instrText>式</w:instrText>
            </w:r>
            <w:r w:rsidR="002F0A02">
              <w:rPr>
                <w:rFonts w:hint="eastAsia"/>
              </w:rPr>
              <w:instrText xml:space="preserve"> \* ARABIC \s 1</w:instrText>
            </w:r>
            <w:r w:rsidR="002F0A02">
              <w:instrText xml:space="preserve"> </w:instrText>
            </w:r>
            <w:r w:rsidR="002F0A02">
              <w:fldChar w:fldCharType="separate"/>
            </w:r>
            <w:r w:rsidR="002F0A02">
              <w:rPr>
                <w:noProof/>
              </w:rPr>
              <w:t>5</w:t>
            </w:r>
            <w:r w:rsidR="002F0A02">
              <w:fldChar w:fldCharType="end"/>
            </w:r>
            <w:r>
              <w:rPr>
                <w:rFonts w:hint="eastAsia"/>
              </w:rPr>
              <w:t>)</w:t>
            </w:r>
            <w:bookmarkEnd w:id="2071"/>
          </w:p>
        </w:tc>
      </w:tr>
    </w:tbl>
    <w:p w14:paraId="63643A34" w14:textId="6AC6F0F0" w:rsidR="00844B47" w:rsidRDefault="002F0A02" w:rsidP="00844B47">
      <w:pPr>
        <w:pStyle w:val="altz"/>
        <w:ind w:firstLine="480"/>
      </w:pPr>
      <w:r>
        <w:rPr>
          <w:rFonts w:hint="eastAsia"/>
        </w:rPr>
        <w:t>配对差值</w:t>
      </w:r>
      <m:oMath>
        <m:sSub>
          <m:sSubPr>
            <m:ctrlPr>
              <w:rPr>
                <w:rFonts w:ascii="Cambria Math" w:hAnsi="Cambria Math"/>
                <w:i/>
              </w:rPr>
            </m:ctrlPr>
          </m:sSubPr>
          <m:e>
            <m:r>
              <w:rPr>
                <w:rFonts w:ascii="Cambria Math" w:hAnsi="Cambria Math"/>
              </w:rPr>
              <m:t>d</m:t>
            </m:r>
          </m:e>
          <m:sub>
            <m:r>
              <w:rPr>
                <w:rFonts w:ascii="Cambria Math" w:hAnsi="Cambria Math"/>
              </w:rPr>
              <m:t>i</m:t>
            </m:r>
          </m:sub>
        </m:sSub>
      </m:oMath>
      <w:r>
        <w:rPr>
          <w:rFonts w:hint="eastAsia"/>
        </w:rPr>
        <w:t>计算方式如式</w:t>
      </w:r>
      <w:r>
        <w:rPr>
          <w:rFonts w:hint="eastAsia"/>
        </w:rPr>
        <w:t xml:space="preserve"> </w:t>
      </w:r>
      <w:r>
        <w:fldChar w:fldCharType="begin"/>
      </w:r>
      <w:r>
        <w:instrText xml:space="preserve"> </w:instrText>
      </w:r>
      <w:r>
        <w:rPr>
          <w:rFonts w:hint="eastAsia"/>
        </w:rPr>
        <w:instrText>REF _Ref227918078 \h</w:instrText>
      </w:r>
      <w:r>
        <w:instrText xml:space="preserve"> </w:instrText>
      </w:r>
      <w:r>
        <w:fldChar w:fldCharType="separate"/>
      </w:r>
      <w:r>
        <w:rPr>
          <w:rFonts w:hint="eastAsia"/>
        </w:rPr>
        <w:t>(</w:t>
      </w:r>
      <w:r>
        <w:rPr>
          <w:rFonts w:hint="eastAsia"/>
          <w:noProof/>
        </w:rPr>
        <w:t>6</w:t>
      </w:r>
      <w:r>
        <w:rPr>
          <w:rFonts w:hint="eastAsia"/>
        </w:rPr>
        <w:noBreakHyphen/>
      </w:r>
      <w:r>
        <w:rPr>
          <w:rFonts w:hint="eastAsia"/>
          <w:noProof/>
        </w:rPr>
        <w:t>5</w:t>
      </w:r>
      <w:r>
        <w:rPr>
          <w:rFonts w:hint="eastAsia"/>
        </w:rPr>
        <w:t>)</w:t>
      </w:r>
      <w:r>
        <w:fldChar w:fldCharType="end"/>
      </w:r>
      <w:r>
        <w:rPr>
          <w:rFonts w:hint="eastAsia"/>
        </w:rPr>
        <w:t>所示。</w:t>
      </w:r>
      <w:r w:rsidR="00844B47" w:rsidRPr="00844B47">
        <w:rPr>
          <w:rFonts w:hint="eastAsia"/>
        </w:rPr>
        <w:t>剔除</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hint="eastAsia"/>
          </w:rPr>
          <m:t>=0</m:t>
        </m:r>
      </m:oMath>
      <w:r w:rsidR="00844B47" w:rsidRPr="00844B47">
        <w:rPr>
          <w:rFonts w:hint="eastAsia"/>
        </w:rPr>
        <w:t>的样本，</w:t>
      </w:r>
      <w:proofErr w:type="gramStart"/>
      <w:r w:rsidR="00844B47" w:rsidRPr="00844B47">
        <w:rPr>
          <w:rFonts w:hint="eastAsia"/>
        </w:rPr>
        <w:t>记有效</w:t>
      </w:r>
      <w:proofErr w:type="gramEnd"/>
      <w:r w:rsidR="00844B47" w:rsidRPr="00844B47">
        <w:rPr>
          <w:rFonts w:hint="eastAsia"/>
        </w:rPr>
        <w:t>样本量为</w:t>
      </w:r>
      <m:oMath>
        <m:sSup>
          <m:sSupPr>
            <m:ctrlPr>
              <w:rPr>
                <w:rFonts w:ascii="Cambria Math" w:hAnsi="Cambria Math" w:cs="Times New Roman"/>
              </w:rPr>
            </m:ctrlPr>
          </m:sSupPr>
          <m:e>
            <m:r>
              <m:rPr>
                <m:nor/>
              </m:rPr>
              <w:rPr>
                <w:rFonts w:cs="Times New Roman"/>
              </w:rPr>
              <m:t>n</m:t>
            </m:r>
          </m:e>
          <m:sup>
            <m:r>
              <m:rPr>
                <m:nor/>
              </m:rPr>
              <w:rPr>
                <w:rFonts w:cs="Times New Roman"/>
              </w:rPr>
              <m:t>'</m:t>
            </m:r>
          </m:sup>
        </m:sSup>
      </m:oMath>
      <w:r w:rsidR="00844B47" w:rsidRPr="00844B47">
        <w:rPr>
          <w:rFonts w:hint="eastAsia"/>
        </w:rPr>
        <w:t>。</w:t>
      </w:r>
    </w:p>
    <w:p w14:paraId="518C69B5" w14:textId="6ECAC4D4" w:rsidR="00844B47" w:rsidRPr="00844B47" w:rsidRDefault="00E5028D" w:rsidP="00E5028D">
      <w:pPr>
        <w:pStyle w:val="altz"/>
        <w:ind w:firstLine="480"/>
      </w:pPr>
      <w:r>
        <w:rPr>
          <w:rFonts w:hint="eastAsia"/>
        </w:rPr>
        <w:t>步骤</w:t>
      </w:r>
      <w:r>
        <w:rPr>
          <w:rFonts w:hint="eastAsia"/>
        </w:rPr>
        <w:t>2</w:t>
      </w:r>
      <w:r>
        <w:rPr>
          <w:rFonts w:hint="eastAsia"/>
        </w:rPr>
        <w:t>：</w:t>
      </w:r>
      <w:r w:rsidR="002F0A02" w:rsidRPr="002F0A02">
        <w:rPr>
          <w:rFonts w:hint="eastAsia"/>
        </w:rPr>
        <w:t>编</w:t>
      </w:r>
      <w:proofErr w:type="gramStart"/>
      <w:r w:rsidR="002F0A02" w:rsidRPr="002F0A02">
        <w:rPr>
          <w:rFonts w:hint="eastAsia"/>
        </w:rPr>
        <w:t>秩</w:t>
      </w:r>
      <w:proofErr w:type="gramEnd"/>
      <w:r w:rsidR="002F0A02" w:rsidRPr="002F0A02">
        <w:rPr>
          <w:rFonts w:hint="eastAsia"/>
        </w:rPr>
        <w:t>（</w:t>
      </w:r>
      <w:r w:rsidR="002F0A02" w:rsidRPr="002F0A02">
        <w:rPr>
          <w:rFonts w:hint="eastAsia"/>
        </w:rPr>
        <w:t>Ranking</w:t>
      </w:r>
      <w:r w:rsidR="002F0A02" w:rsidRPr="002F0A02">
        <w:rPr>
          <w:rFonts w:hint="eastAsia"/>
        </w:rPr>
        <w:t>）</w:t>
      </w:r>
    </w:p>
    <w:p w14:paraId="6FFDB7E8" w14:textId="468DD638" w:rsidR="00844B47" w:rsidRPr="002F0A02" w:rsidRDefault="002F0A02" w:rsidP="00844B47">
      <w:pPr>
        <w:pStyle w:val="altz"/>
        <w:ind w:firstLine="480"/>
      </w:pPr>
      <w:r w:rsidRPr="002F0A02">
        <w:rPr>
          <w:rFonts w:hint="eastAsia"/>
        </w:rPr>
        <w:t>对</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m:t>
                </m:r>
              </m:sub>
            </m:sSub>
          </m:e>
        </m:d>
      </m:oMath>
      <w:r w:rsidRPr="002F0A02">
        <w:rPr>
          <w:rFonts w:hint="eastAsia"/>
        </w:rPr>
        <w:t>由小到大排序并赋</w:t>
      </w:r>
      <w:proofErr w:type="gramStart"/>
      <w:r w:rsidRPr="002F0A02">
        <w:rPr>
          <w:rFonts w:hint="eastAsia"/>
        </w:rPr>
        <w:t>秩</w:t>
      </w:r>
      <w:proofErr w:type="gramEnd"/>
      <w:r w:rsidRPr="002F0A02">
        <w:rPr>
          <w:rFonts w:hint="eastAsia"/>
        </w:rPr>
        <w:t>。若存在相同绝对差值，则取平均</w:t>
      </w:r>
      <w:proofErr w:type="gramStart"/>
      <w:r w:rsidRPr="002F0A02">
        <w:rPr>
          <w:rFonts w:hint="eastAsia"/>
        </w:rPr>
        <w:t>秩</w:t>
      </w:r>
      <w:proofErr w:type="gramEnd"/>
      <w:r w:rsidRPr="002F0A02">
        <w:rPr>
          <w:rFonts w:hint="eastAsia"/>
        </w:rPr>
        <w:t>次</w:t>
      </w:r>
      <w:r>
        <w:rPr>
          <w:rFonts w:hint="eastAsia"/>
        </w:rPr>
        <w:t>，如式</w:t>
      </w:r>
      <w:r>
        <w:rPr>
          <w:rFonts w:hint="eastAsia"/>
        </w:rPr>
        <w:t xml:space="preserve"> </w:t>
      </w:r>
      <w:r>
        <w:fldChar w:fldCharType="begin"/>
      </w:r>
      <w:r>
        <w:instrText xml:space="preserve"> </w:instrText>
      </w:r>
      <w:r>
        <w:rPr>
          <w:rFonts w:hint="eastAsia"/>
        </w:rPr>
        <w:instrText>REF _Ref227918525 \h</w:instrText>
      </w:r>
      <w:r>
        <w:instrText xml:space="preserve"> </w:instrText>
      </w:r>
      <w:r>
        <w:fldChar w:fldCharType="separate"/>
      </w:r>
      <w:r>
        <w:rPr>
          <w:rFonts w:hint="eastAsia"/>
        </w:rPr>
        <w:t>(</w:t>
      </w:r>
      <w:r>
        <w:rPr>
          <w:rFonts w:hint="eastAsia"/>
          <w:noProof/>
        </w:rPr>
        <w:t>6</w:t>
      </w:r>
      <w:r>
        <w:rPr>
          <w:rFonts w:hint="eastAsia"/>
        </w:rPr>
        <w:noBreakHyphen/>
      </w:r>
      <w:r>
        <w:rPr>
          <w:rFonts w:hint="eastAsia"/>
          <w:noProof/>
        </w:rPr>
        <w:t>6</w:t>
      </w:r>
      <w:r>
        <w:rPr>
          <w:rFonts w:hint="eastAsia"/>
        </w:rPr>
        <w:t>)</w:t>
      </w:r>
      <w:r>
        <w:fldChar w:fldCharType="end"/>
      </w:r>
      <w:r>
        <w:rPr>
          <w:rFonts w:hint="eastAsia"/>
        </w:rPr>
        <w:t>所示</w:t>
      </w:r>
      <w:r w:rsidRPr="002F0A02">
        <w:rPr>
          <w:rFonts w:hint="eastAsia"/>
        </w:rPr>
        <w:t>：</w:t>
      </w:r>
    </w:p>
    <w:tbl>
      <w:tblPr>
        <w:tblW w:w="5000" w:type="pct"/>
        <w:tblLook w:val="0000" w:firstRow="0" w:lastRow="0" w:firstColumn="0" w:lastColumn="0" w:noHBand="0" w:noVBand="0"/>
      </w:tblPr>
      <w:tblGrid>
        <w:gridCol w:w="1664"/>
        <w:gridCol w:w="5743"/>
        <w:gridCol w:w="1663"/>
      </w:tblGrid>
      <w:tr w:rsidR="002F0A02" w14:paraId="6C7BCC69" w14:textId="77777777" w:rsidTr="00B21E52">
        <w:tc>
          <w:tcPr>
            <w:tcW w:w="917" w:type="pct"/>
            <w:vAlign w:val="center"/>
          </w:tcPr>
          <w:p w14:paraId="035FB4BA" w14:textId="77777777" w:rsidR="002F0A02" w:rsidRDefault="002F0A02" w:rsidP="00B21E52">
            <w:pPr>
              <w:pStyle w:val="aff5"/>
              <w:tabs>
                <w:tab w:val="clear" w:pos="8400"/>
                <w:tab w:val="right" w:pos="8280"/>
              </w:tabs>
              <w:spacing w:after="163"/>
              <w:rPr>
                <w:rFonts w:ascii="宋体" w:hAnsi="宋体" w:hint="eastAsia"/>
                <w:sz w:val="24"/>
              </w:rPr>
            </w:pPr>
          </w:p>
        </w:tc>
        <w:tc>
          <w:tcPr>
            <w:tcW w:w="3166" w:type="pct"/>
            <w:vAlign w:val="center"/>
          </w:tcPr>
          <w:p w14:paraId="09A4E478" w14:textId="749495B6" w:rsidR="002F0A02" w:rsidRPr="00300A0A" w:rsidRDefault="00300A0A" w:rsidP="002F0A02">
            <w:pPr>
              <w:pStyle w:val="altz"/>
              <w:snapToGrid/>
              <w:spacing w:line="240" w:lineRule="auto"/>
              <w:ind w:firstLineChars="0" w:firstLine="0"/>
              <w:rPr>
                <w:rFonts w:cs="Times New Roman"/>
              </w:rPr>
            </w:pPr>
            <m:oMathPara>
              <m:oMath>
                <m:r>
                  <w:rPr>
                    <w:rFonts w:ascii="Cambria Math" w:hAnsi="Cambria Math" w:cs="Times New Roman"/>
                  </w:rPr>
                  <m:t>Rank</m:t>
                </m:r>
                <m:d>
                  <m:dPr>
                    <m:ctrlPr>
                      <w:rPr>
                        <w:rFonts w:ascii="Cambria Math" w:hAnsi="Cambria Math" w:cs="Times New Roman"/>
                        <w:i/>
                        <w:iCs/>
                      </w:rPr>
                    </m:ctrlPr>
                  </m:dPr>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e>
                    </m:d>
                  </m:e>
                </m:d>
                <m:r>
                  <w:rPr>
                    <w:rFonts w:ascii="Cambria Math" w:hAnsi="Cambria Math" w:cs="Times New Roman"/>
                  </w:rPr>
                  <m:t xml:space="preserve"> =</m:t>
                </m:r>
                <m:r>
                  <w:rPr>
                    <w:rFonts w:ascii="Cambria Math" w:hAnsi="Cambria Math" w:cs="Times New Roman"/>
                  </w:rPr>
                  <m:t>平均秩次</m:t>
                </m:r>
              </m:oMath>
            </m:oMathPara>
          </w:p>
        </w:tc>
        <w:tc>
          <w:tcPr>
            <w:tcW w:w="917" w:type="pct"/>
            <w:vAlign w:val="center"/>
          </w:tcPr>
          <w:p w14:paraId="15DD791B" w14:textId="4D25D07C" w:rsidR="002F0A02" w:rsidRPr="002B54B9" w:rsidRDefault="002F0A02" w:rsidP="00B21E52">
            <w:pPr>
              <w:pStyle w:val="altz"/>
              <w:spacing w:after="120"/>
              <w:ind w:firstLine="480"/>
              <w:jc w:val="right"/>
              <w:rPr>
                <w:rFonts w:asciiTheme="minorHAnsi" w:eastAsiaTheme="minorEastAsia" w:hAnsiTheme="minorHAnsi" w:hint="eastAsia"/>
              </w:rPr>
            </w:pPr>
            <w:bookmarkStart w:id="2072" w:name="_Ref227918525"/>
            <w:r>
              <w:rPr>
                <w:rFonts w:hint="eastAsia"/>
              </w:rPr>
              <w:t>(</w:t>
            </w:r>
            <w:r>
              <w:rPr>
                <w:rFonts w:hint="eastAsia"/>
              </w:rPr>
              <w:fldChar w:fldCharType="begin"/>
            </w:r>
            <w:r>
              <w:rPr>
                <w:rFonts w:hint="eastAsia"/>
              </w:rPr>
              <w:instrText xml:space="preserve"> STYLEREF 1 \s </w:instrText>
            </w:r>
            <w:r>
              <w:rPr>
                <w:rFonts w:hint="eastAsia"/>
              </w:rPr>
              <w:fldChar w:fldCharType="separate"/>
            </w:r>
            <w:r>
              <w:rPr>
                <w:rFonts w:hint="eastAsia"/>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Pr>
                <w:rFonts w:hint="eastAsia"/>
                <w:noProof/>
              </w:rPr>
              <w:t>6</w:t>
            </w:r>
            <w:r>
              <w:rPr>
                <w:rFonts w:hint="eastAsia"/>
              </w:rPr>
              <w:fldChar w:fldCharType="end"/>
            </w:r>
            <w:r>
              <w:rPr>
                <w:rFonts w:hint="eastAsia"/>
              </w:rPr>
              <w:t>)</w:t>
            </w:r>
            <w:bookmarkEnd w:id="2072"/>
          </w:p>
        </w:tc>
      </w:tr>
    </w:tbl>
    <w:p w14:paraId="66DB4E6E" w14:textId="33582C96" w:rsidR="00844B47" w:rsidRDefault="00E5028D" w:rsidP="00E5028D">
      <w:pPr>
        <w:pStyle w:val="altz"/>
        <w:ind w:firstLine="480"/>
      </w:pPr>
      <w:r>
        <w:rPr>
          <w:rFonts w:hint="eastAsia"/>
        </w:rPr>
        <w:t>步骤</w:t>
      </w:r>
      <w:r>
        <w:rPr>
          <w:rFonts w:hint="eastAsia"/>
        </w:rPr>
        <w:t>3</w:t>
      </w:r>
      <w:r>
        <w:rPr>
          <w:rFonts w:hint="eastAsia"/>
        </w:rPr>
        <w:t>：</w:t>
      </w:r>
      <w:r w:rsidR="002F0A02" w:rsidRPr="002F0A02">
        <w:rPr>
          <w:rFonts w:hint="eastAsia"/>
        </w:rPr>
        <w:t>计算符号秩</w:t>
      </w:r>
      <w:proofErr w:type="gramStart"/>
      <w:r w:rsidR="002F0A02" w:rsidRPr="002F0A02">
        <w:rPr>
          <w:rFonts w:hint="eastAsia"/>
        </w:rPr>
        <w:t>和</w:t>
      </w:r>
      <w:proofErr w:type="gramEnd"/>
    </w:p>
    <w:p w14:paraId="110570B3" w14:textId="02D99864" w:rsidR="001F5FE9" w:rsidRPr="001F5FE9" w:rsidRDefault="001F5FE9" w:rsidP="001F5FE9">
      <w:pPr>
        <w:pStyle w:val="altz"/>
        <w:ind w:firstLine="480"/>
      </w:pPr>
      <w:r w:rsidRPr="001F5FE9">
        <w:rPr>
          <w:rFonts w:hint="eastAsia"/>
        </w:rPr>
        <w:t>分别累加正差值与负差值对应的</w:t>
      </w:r>
      <w:proofErr w:type="gramStart"/>
      <w:r w:rsidRPr="001F5FE9">
        <w:rPr>
          <w:rFonts w:hint="eastAsia"/>
        </w:rPr>
        <w:t>秩</w:t>
      </w:r>
      <w:proofErr w:type="gramEnd"/>
      <w:r w:rsidRPr="001F5FE9">
        <w:rPr>
          <w:rFonts w:hint="eastAsia"/>
        </w:rPr>
        <w:t>次</w:t>
      </w:r>
      <w:r>
        <w:rPr>
          <w:rFonts w:hint="eastAsia"/>
        </w:rPr>
        <w:t>，如式</w:t>
      </w:r>
      <w:r>
        <w:rPr>
          <w:rFonts w:hint="eastAsia"/>
        </w:rPr>
        <w:t xml:space="preserve"> </w:t>
      </w:r>
      <w:r>
        <w:fldChar w:fldCharType="begin"/>
      </w:r>
      <w:r>
        <w:instrText xml:space="preserve"> </w:instrText>
      </w:r>
      <w:r>
        <w:rPr>
          <w:rFonts w:hint="eastAsia"/>
        </w:rPr>
        <w:instrText>REF _Ref227918683 \h</w:instrText>
      </w:r>
      <w:r>
        <w:instrText xml:space="preserve"> </w:instrText>
      </w:r>
      <w:r>
        <w:fldChar w:fldCharType="separate"/>
      </w:r>
      <w:r>
        <w:rPr>
          <w:rFonts w:hint="eastAsia"/>
        </w:rPr>
        <w:t>(</w:t>
      </w:r>
      <w:r>
        <w:rPr>
          <w:rFonts w:hint="eastAsia"/>
          <w:noProof/>
        </w:rPr>
        <w:t>6</w:t>
      </w:r>
      <w:r>
        <w:rPr>
          <w:rFonts w:hint="eastAsia"/>
        </w:rPr>
        <w:noBreakHyphen/>
      </w:r>
      <w:r>
        <w:rPr>
          <w:noProof/>
        </w:rPr>
        <w:t>7</w:t>
      </w:r>
      <w:r>
        <w:rPr>
          <w:rFonts w:hint="eastAsia"/>
        </w:rPr>
        <w:t>)</w:t>
      </w:r>
      <w:r>
        <w:fldChar w:fldCharType="end"/>
      </w:r>
      <w:r>
        <w:rPr>
          <w:rFonts w:hint="eastAsia"/>
        </w:rPr>
        <w:t>所示</w:t>
      </w:r>
      <w:r w:rsidRPr="001F5FE9">
        <w:rPr>
          <w:rFonts w:hint="eastAsia"/>
        </w:rPr>
        <w:t>：</w:t>
      </w:r>
    </w:p>
    <w:tbl>
      <w:tblPr>
        <w:tblW w:w="5000" w:type="pct"/>
        <w:tblLook w:val="0000" w:firstRow="0" w:lastRow="0" w:firstColumn="0" w:lastColumn="0" w:noHBand="0" w:noVBand="0"/>
      </w:tblPr>
      <w:tblGrid>
        <w:gridCol w:w="1664"/>
        <w:gridCol w:w="5743"/>
        <w:gridCol w:w="1663"/>
      </w:tblGrid>
      <w:tr w:rsidR="002F0A02" w14:paraId="7B430495" w14:textId="77777777" w:rsidTr="00B21E52">
        <w:tc>
          <w:tcPr>
            <w:tcW w:w="917" w:type="pct"/>
            <w:vAlign w:val="center"/>
          </w:tcPr>
          <w:p w14:paraId="0889D18E" w14:textId="77777777" w:rsidR="002F0A02" w:rsidRDefault="002F0A02" w:rsidP="00B21E52">
            <w:pPr>
              <w:pStyle w:val="aff5"/>
              <w:tabs>
                <w:tab w:val="clear" w:pos="8400"/>
                <w:tab w:val="right" w:pos="8280"/>
              </w:tabs>
              <w:spacing w:after="163"/>
              <w:rPr>
                <w:rFonts w:ascii="宋体" w:hAnsi="宋体" w:hint="eastAsia"/>
                <w:sz w:val="24"/>
              </w:rPr>
            </w:pPr>
          </w:p>
        </w:tc>
        <w:tc>
          <w:tcPr>
            <w:tcW w:w="3166" w:type="pct"/>
            <w:vAlign w:val="center"/>
          </w:tcPr>
          <w:p w14:paraId="2A38F7B9" w14:textId="17949726" w:rsidR="002F0A02" w:rsidRPr="002F0A02" w:rsidRDefault="00000000" w:rsidP="00B21E52">
            <w:pPr>
              <w:pStyle w:val="altz"/>
              <w:snapToGrid/>
              <w:spacing w:line="240" w:lineRule="auto"/>
              <w:ind w:firstLineChars="0" w:firstLine="0"/>
            </w:pPr>
            <m:oMathPara>
              <m:oMath>
                <m:sSup>
                  <m:sSupPr>
                    <m:ctrlPr>
                      <w:rPr>
                        <w:rFonts w:ascii="Cambria Math" w:hAnsi="Cambria Math"/>
                        <w:i/>
                        <w:iCs/>
                      </w:rPr>
                    </m:ctrlPr>
                  </m:sSupPr>
                  <m:e>
                    <m:r>
                      <m:rPr>
                        <m:nor/>
                      </m:rPr>
                      <w:rPr>
                        <w:rFonts w:ascii="Cambria Math"/>
                        <w:i/>
                        <w:iCs/>
                      </w:rPr>
                      <m:t>W</m:t>
                    </m:r>
                  </m:e>
                  <m:sup>
                    <m:r>
                      <m:rPr>
                        <m:nor/>
                      </m:rPr>
                      <w:rPr>
                        <w:rFonts w:ascii="Cambria Math"/>
                        <w:i/>
                        <w:iCs/>
                      </w:rPr>
                      <m:t>+</m:t>
                    </m:r>
                  </m:sup>
                </m:sSup>
                <m:r>
                  <m:rPr>
                    <m:nor/>
                  </m:rPr>
                  <w:rPr>
                    <w:rFonts w:ascii="Cambria Math"/>
                    <w:i/>
                    <w:iCs/>
                  </w:rPr>
                  <m:t> </m:t>
                </m:r>
                <m:r>
                  <m:rPr>
                    <m:nor/>
                  </m:rPr>
                  <w:rPr>
                    <w:rFonts w:ascii="Cambria Math"/>
                  </w:rPr>
                  <m:t>=</m:t>
                </m:r>
                <m:r>
                  <m:rPr>
                    <m:nor/>
                  </m:rPr>
                  <w:rPr>
                    <w:rFonts w:ascii="Cambria Math"/>
                    <w:i/>
                    <w:iCs/>
                  </w:rPr>
                  <m:t> </m:t>
                </m:r>
                <m:nary>
                  <m:naryPr>
                    <m:chr m:val="∑"/>
                    <m:supHide m:val="1"/>
                    <m:ctrlPr>
                      <w:rPr>
                        <w:rFonts w:ascii="Cambria Math" w:hAnsi="Cambria Math"/>
                        <w:i/>
                        <w:iCs/>
                      </w:rPr>
                    </m:ctrlPr>
                  </m:naryPr>
                  <m:sub>
                    <m:sSub>
                      <m:sSubPr>
                        <m:ctrlPr>
                          <w:rPr>
                            <w:rFonts w:ascii="Cambria Math" w:hAnsi="Cambria Math"/>
                            <w:i/>
                            <w:iCs/>
                          </w:rPr>
                        </m:ctrlPr>
                      </m:sSubPr>
                      <m:e>
                        <m:r>
                          <m:rPr>
                            <m:nor/>
                          </m:rPr>
                          <w:rPr>
                            <w:rFonts w:ascii="Cambria Math"/>
                            <w:i/>
                            <w:iCs/>
                          </w:rPr>
                          <m:t>d</m:t>
                        </m:r>
                      </m:e>
                      <m:sub>
                        <w:proofErr w:type="spellStart"/>
                        <m:r>
                          <m:rPr>
                            <m:nor/>
                          </m:rPr>
                          <w:rPr>
                            <w:rFonts w:ascii="Cambria Math"/>
                            <w:i/>
                            <w:iCs/>
                          </w:rPr>
                          <m:t>i</m:t>
                        </m:r>
                        <w:proofErr w:type="spellEnd"/>
                      </m:sub>
                    </m:sSub>
                    <m:r>
                      <m:rPr>
                        <m:nor/>
                      </m:rPr>
                      <w:rPr>
                        <w:rFonts w:ascii="Cambria Math"/>
                        <w:i/>
                        <w:iCs/>
                      </w:rPr>
                      <m:t>&gt;0</m:t>
                    </m:r>
                  </m:sub>
                  <m:sup/>
                  <m:e>
                    <m:r>
                      <m:rPr>
                        <m:nor/>
                      </m:rPr>
                      <w:rPr>
                        <w:rFonts w:ascii="Cambria Math"/>
                        <w:i/>
                        <w:iCs/>
                      </w:rPr>
                      <m:t>Rank</m:t>
                    </m:r>
                    <m:d>
                      <m:dPr>
                        <m:ctrlPr>
                          <w:rPr>
                            <w:rFonts w:ascii="Cambria Math" w:hAnsi="Cambria Math"/>
                            <w:i/>
                            <w:iCs/>
                          </w:rPr>
                        </m:ctrlPr>
                      </m:dPr>
                      <m:e>
                        <m:d>
                          <m:dPr>
                            <m:begChr m:val="|"/>
                            <m:endChr m:val="|"/>
                            <m:ctrlPr>
                              <w:rPr>
                                <w:rFonts w:ascii="Cambria Math" w:hAnsi="Cambria Math"/>
                                <w:i/>
                                <w:iCs/>
                              </w:rPr>
                            </m:ctrlPr>
                          </m:dPr>
                          <m:e>
                            <m:sSub>
                              <m:sSubPr>
                                <m:ctrlPr>
                                  <w:rPr>
                                    <w:rFonts w:ascii="Cambria Math" w:hAnsi="Cambria Math"/>
                                    <w:i/>
                                    <w:iCs/>
                                  </w:rPr>
                                </m:ctrlPr>
                              </m:sSubPr>
                              <m:e>
                                <m:r>
                                  <m:rPr>
                                    <m:nor/>
                                  </m:rPr>
                                  <w:rPr>
                                    <w:rFonts w:ascii="Cambria Math"/>
                                    <w:i/>
                                    <w:iCs/>
                                  </w:rPr>
                                  <m:t>d</m:t>
                                </m:r>
                              </m:e>
                              <m:sub>
                                <w:proofErr w:type="spellStart"/>
                                <m:r>
                                  <m:rPr>
                                    <m:nor/>
                                  </m:rPr>
                                  <w:rPr>
                                    <w:rFonts w:ascii="Cambria Math"/>
                                    <w:i/>
                                    <w:iCs/>
                                  </w:rPr>
                                  <m:t>i</m:t>
                                </m:r>
                                <w:proofErr w:type="spellEnd"/>
                              </m:sub>
                            </m:sSub>
                          </m:e>
                        </m:d>
                      </m:e>
                    </m:d>
                  </m:e>
                </m:nary>
                <m:r>
                  <m:rPr>
                    <m:nor/>
                  </m:rPr>
                  <w:rPr>
                    <w:rFonts w:ascii="Cambria Math"/>
                    <w:i/>
                    <w:iCs/>
                  </w:rPr>
                  <m:t> </m:t>
                </m:r>
                <m:r>
                  <m:rPr>
                    <m:nor/>
                  </m:rPr>
                  <w:rPr>
                    <w:rFonts w:ascii="Cambria Math"/>
                    <w:i/>
                    <w:iCs/>
                  </w:rPr>
                  <m:t>,</m:t>
                </m:r>
                <m:r>
                  <m:rPr>
                    <m:nor/>
                  </m:rPr>
                  <w:rPr>
                    <w:rFonts w:ascii="Cambria Math"/>
                    <w:i/>
                    <w:iCs/>
                  </w:rPr>
                  <m:t> </m:t>
                </m:r>
                <m:sSup>
                  <m:sSupPr>
                    <m:ctrlPr>
                      <w:rPr>
                        <w:rFonts w:ascii="Cambria Math" w:hAnsi="Cambria Math"/>
                        <w:i/>
                        <w:iCs/>
                      </w:rPr>
                    </m:ctrlPr>
                  </m:sSupPr>
                  <m:e>
                    <m:r>
                      <m:rPr>
                        <m:nor/>
                      </m:rPr>
                      <w:rPr>
                        <w:rFonts w:ascii="Cambria Math"/>
                        <w:i/>
                        <w:iCs/>
                      </w:rPr>
                      <m:t>W</m:t>
                    </m:r>
                  </m:e>
                  <m:sup>
                    <m:r>
                      <m:rPr>
                        <m:nor/>
                      </m:rPr>
                      <w:rPr>
                        <w:rFonts w:ascii="Cambria Math"/>
                        <w:i/>
                        <w:iCs/>
                      </w:rPr>
                      <m:t>-</m:t>
                    </m:r>
                  </m:sup>
                </m:sSup>
                <m:r>
                  <m:rPr>
                    <m:nor/>
                  </m:rPr>
                  <w:rPr>
                    <w:rFonts w:ascii="Cambria Math"/>
                    <w:i/>
                    <w:iCs/>
                  </w:rPr>
                  <m:t> </m:t>
                </m:r>
                <m:r>
                  <m:rPr>
                    <m:nor/>
                  </m:rPr>
                  <w:rPr>
                    <w:rFonts w:ascii="Cambria Math"/>
                  </w:rPr>
                  <m:t>=</m:t>
                </m:r>
                <m:r>
                  <m:rPr>
                    <m:nor/>
                  </m:rPr>
                  <w:rPr>
                    <w:rFonts w:ascii="Cambria Math"/>
                    <w:i/>
                    <w:iCs/>
                  </w:rPr>
                  <m:t> </m:t>
                </m:r>
                <m:nary>
                  <m:naryPr>
                    <m:chr m:val="∑"/>
                    <m:supHide m:val="1"/>
                    <m:ctrlPr>
                      <w:rPr>
                        <w:rFonts w:ascii="Cambria Math" w:hAnsi="Cambria Math"/>
                        <w:i/>
                        <w:iCs/>
                      </w:rPr>
                    </m:ctrlPr>
                  </m:naryPr>
                  <m:sub>
                    <m:sSub>
                      <m:sSubPr>
                        <m:ctrlPr>
                          <w:rPr>
                            <w:rFonts w:ascii="Cambria Math" w:hAnsi="Cambria Math"/>
                            <w:i/>
                            <w:iCs/>
                          </w:rPr>
                        </m:ctrlPr>
                      </m:sSubPr>
                      <m:e>
                        <m:r>
                          <m:rPr>
                            <m:nor/>
                          </m:rPr>
                          <w:rPr>
                            <w:rFonts w:ascii="Cambria Math"/>
                            <w:i/>
                            <w:iCs/>
                          </w:rPr>
                          <m:t>d</m:t>
                        </m:r>
                      </m:e>
                      <m:sub>
                        <w:proofErr w:type="spellStart"/>
                        <m:r>
                          <m:rPr>
                            <m:nor/>
                          </m:rPr>
                          <w:rPr>
                            <w:rFonts w:ascii="Cambria Math"/>
                            <w:i/>
                            <w:iCs/>
                          </w:rPr>
                          <m:t>i</m:t>
                        </m:r>
                        <w:proofErr w:type="spellEnd"/>
                      </m:sub>
                    </m:sSub>
                    <m:r>
                      <m:rPr>
                        <m:nor/>
                      </m:rPr>
                      <w:rPr>
                        <w:rFonts w:ascii="Cambria Math"/>
                        <w:i/>
                        <w:iCs/>
                      </w:rPr>
                      <m:t>&lt;0</m:t>
                    </m:r>
                  </m:sub>
                  <m:sup/>
                  <m:e>
                    <m:r>
                      <m:rPr>
                        <m:nor/>
                      </m:rPr>
                      <w:rPr>
                        <w:rFonts w:ascii="Cambria Math"/>
                        <w:i/>
                        <w:iCs/>
                      </w:rPr>
                      <m:t>Rank</m:t>
                    </m:r>
                    <m:d>
                      <m:dPr>
                        <m:ctrlPr>
                          <w:rPr>
                            <w:rFonts w:ascii="Cambria Math" w:hAnsi="Cambria Math"/>
                            <w:i/>
                            <w:iCs/>
                          </w:rPr>
                        </m:ctrlPr>
                      </m:dPr>
                      <m:e>
                        <m:d>
                          <m:dPr>
                            <m:begChr m:val="|"/>
                            <m:endChr m:val="|"/>
                            <m:ctrlPr>
                              <w:rPr>
                                <w:rFonts w:ascii="Cambria Math" w:hAnsi="Cambria Math"/>
                                <w:i/>
                                <w:iCs/>
                              </w:rPr>
                            </m:ctrlPr>
                          </m:dPr>
                          <m:e>
                            <m:sSub>
                              <m:sSubPr>
                                <m:ctrlPr>
                                  <w:rPr>
                                    <w:rFonts w:ascii="Cambria Math" w:hAnsi="Cambria Math"/>
                                    <w:i/>
                                    <w:iCs/>
                                  </w:rPr>
                                </m:ctrlPr>
                              </m:sSubPr>
                              <m:e>
                                <m:r>
                                  <m:rPr>
                                    <m:nor/>
                                  </m:rPr>
                                  <w:rPr>
                                    <w:rFonts w:ascii="Cambria Math"/>
                                    <w:i/>
                                    <w:iCs/>
                                  </w:rPr>
                                  <m:t>d</m:t>
                                </m:r>
                              </m:e>
                              <m:sub>
                                <w:proofErr w:type="spellStart"/>
                                <m:r>
                                  <m:rPr>
                                    <m:nor/>
                                  </m:rPr>
                                  <w:rPr>
                                    <w:rFonts w:ascii="Cambria Math"/>
                                    <w:i/>
                                    <w:iCs/>
                                  </w:rPr>
                                  <m:t>i</m:t>
                                </m:r>
                                <w:proofErr w:type="spellEnd"/>
                              </m:sub>
                            </m:sSub>
                          </m:e>
                        </m:d>
                      </m:e>
                    </m:d>
                  </m:e>
                </m:nary>
                <m:r>
                  <m:rPr>
                    <m:nor/>
                  </m:rPr>
                  <w:rPr>
                    <w:rFonts w:ascii="Cambria Math"/>
                  </w:rPr>
                  <m:t> </m:t>
                </m:r>
              </m:oMath>
            </m:oMathPara>
          </w:p>
        </w:tc>
        <w:tc>
          <w:tcPr>
            <w:tcW w:w="917" w:type="pct"/>
            <w:vAlign w:val="center"/>
          </w:tcPr>
          <w:p w14:paraId="66844474" w14:textId="21E5AC90" w:rsidR="002F0A02" w:rsidRPr="002B54B9" w:rsidRDefault="002F0A02" w:rsidP="00B21E52">
            <w:pPr>
              <w:pStyle w:val="altz"/>
              <w:spacing w:after="120"/>
              <w:ind w:firstLine="480"/>
              <w:jc w:val="right"/>
              <w:rPr>
                <w:rFonts w:asciiTheme="minorHAnsi" w:eastAsiaTheme="minorEastAsia" w:hAnsiTheme="minorHAnsi" w:hint="eastAsia"/>
              </w:rPr>
            </w:pPr>
            <w:bookmarkStart w:id="2073" w:name="_Ref227918683"/>
            <w:r>
              <w:rPr>
                <w:rFonts w:hint="eastAsia"/>
              </w:rPr>
              <w:t>(</w:t>
            </w:r>
            <w:r>
              <w:rPr>
                <w:rFonts w:hint="eastAsia"/>
              </w:rPr>
              <w:fldChar w:fldCharType="begin"/>
            </w:r>
            <w:r>
              <w:rPr>
                <w:rFonts w:hint="eastAsia"/>
              </w:rPr>
              <w:instrText xml:space="preserve"> STYLEREF 1 \s </w:instrText>
            </w:r>
            <w:r>
              <w:rPr>
                <w:rFonts w:hint="eastAsia"/>
              </w:rPr>
              <w:fldChar w:fldCharType="separate"/>
            </w:r>
            <w:r>
              <w:rPr>
                <w:rFonts w:hint="eastAsia"/>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sidR="001F5FE9">
              <w:rPr>
                <w:noProof/>
              </w:rPr>
              <w:t>7</w:t>
            </w:r>
            <w:r>
              <w:rPr>
                <w:rFonts w:hint="eastAsia"/>
              </w:rPr>
              <w:fldChar w:fldCharType="end"/>
            </w:r>
            <w:r>
              <w:rPr>
                <w:rFonts w:hint="eastAsia"/>
              </w:rPr>
              <w:t>)</w:t>
            </w:r>
            <w:bookmarkEnd w:id="2073"/>
          </w:p>
        </w:tc>
      </w:tr>
    </w:tbl>
    <w:p w14:paraId="710AA849" w14:textId="21E5AC90" w:rsidR="002F0A02" w:rsidRDefault="00E5028D" w:rsidP="00E5028D">
      <w:pPr>
        <w:pStyle w:val="altz"/>
        <w:ind w:firstLine="480"/>
      </w:pPr>
      <w:r>
        <w:rPr>
          <w:rFonts w:hint="eastAsia"/>
        </w:rPr>
        <w:t>步骤</w:t>
      </w:r>
      <w:r>
        <w:rPr>
          <w:rFonts w:hint="eastAsia"/>
        </w:rPr>
        <w:t>4</w:t>
      </w:r>
      <w:r>
        <w:rPr>
          <w:rFonts w:hint="eastAsia"/>
        </w:rPr>
        <w:t>：</w:t>
      </w:r>
      <w:r w:rsidR="001F5FE9" w:rsidRPr="001F5FE9">
        <w:rPr>
          <w:rFonts w:hint="eastAsia"/>
        </w:rPr>
        <w:t>确定检验统计量</w:t>
      </w:r>
    </w:p>
    <w:tbl>
      <w:tblPr>
        <w:tblW w:w="5000" w:type="pct"/>
        <w:tblLook w:val="0000" w:firstRow="0" w:lastRow="0" w:firstColumn="0" w:lastColumn="0" w:noHBand="0" w:noVBand="0"/>
      </w:tblPr>
      <w:tblGrid>
        <w:gridCol w:w="1664"/>
        <w:gridCol w:w="5743"/>
        <w:gridCol w:w="1663"/>
      </w:tblGrid>
      <w:tr w:rsidR="001F5FE9" w14:paraId="389202AE" w14:textId="77777777" w:rsidTr="00B21E52">
        <w:tc>
          <w:tcPr>
            <w:tcW w:w="917" w:type="pct"/>
            <w:vAlign w:val="center"/>
          </w:tcPr>
          <w:p w14:paraId="6864AEAD" w14:textId="77777777" w:rsidR="001F5FE9" w:rsidRDefault="001F5FE9" w:rsidP="00B21E52">
            <w:pPr>
              <w:pStyle w:val="aff5"/>
              <w:tabs>
                <w:tab w:val="clear" w:pos="8400"/>
                <w:tab w:val="right" w:pos="8280"/>
              </w:tabs>
              <w:spacing w:after="163"/>
              <w:rPr>
                <w:rFonts w:ascii="宋体" w:hAnsi="宋体" w:hint="eastAsia"/>
                <w:sz w:val="24"/>
              </w:rPr>
            </w:pPr>
          </w:p>
        </w:tc>
        <w:tc>
          <w:tcPr>
            <w:tcW w:w="3166" w:type="pct"/>
            <w:vAlign w:val="center"/>
          </w:tcPr>
          <w:p w14:paraId="5F4C11FE" w14:textId="53CB05DE" w:rsidR="001F5FE9" w:rsidRPr="002F0A02" w:rsidRDefault="001F5FE9" w:rsidP="00B21E52">
            <w:pPr>
              <w:pStyle w:val="altz"/>
              <w:snapToGrid/>
              <w:spacing w:line="240" w:lineRule="auto"/>
              <w:ind w:firstLineChars="0" w:firstLine="0"/>
            </w:pPr>
            <m:oMathPara>
              <m:oMath>
                <m:r>
                  <m:rPr>
                    <m:nor/>
                  </m:rPr>
                  <w:rPr>
                    <w:rFonts w:ascii="Cambria Math"/>
                    <w:i/>
                    <w:iCs/>
                  </w:rPr>
                  <m:t xml:space="preserve">W </m:t>
                </m:r>
                <m:r>
                  <m:rPr>
                    <m:nor/>
                  </m:rPr>
                  <w:rPr>
                    <w:rFonts w:ascii="Cambria Math" w:hint="eastAsia"/>
                    <w:i/>
                    <w:iCs/>
                  </w:rPr>
                  <m:t xml:space="preserve"> </m:t>
                </m:r>
                <m:r>
                  <m:rPr>
                    <m:nor/>
                  </m:rPr>
                  <w:rPr>
                    <w:rFonts w:ascii="Cambria Math"/>
                  </w:rPr>
                  <m:t>=</m:t>
                </m:r>
                <m:func>
                  <m:funcPr>
                    <m:ctrlPr>
                      <w:rPr>
                        <w:rFonts w:ascii="Cambria Math" w:hAnsi="Cambria Math"/>
                        <w:i/>
                        <w:iCs/>
                      </w:rPr>
                    </m:ctrlPr>
                  </m:funcPr>
                  <m:fName>
                    <m:r>
                      <m:rPr>
                        <m:nor/>
                      </m:rPr>
                      <w:rPr>
                        <w:rFonts w:ascii="Cambria Math"/>
                        <w:i/>
                        <w:iCs/>
                      </w:rPr>
                      <m:t>min</m:t>
                    </m:r>
                  </m:fName>
                  <m:e>
                    <m:d>
                      <m:dPr>
                        <m:ctrlPr>
                          <w:rPr>
                            <w:rFonts w:ascii="Cambria Math" w:hAnsi="Cambria Math"/>
                            <w:i/>
                            <w:iCs/>
                          </w:rPr>
                        </m:ctrlPr>
                      </m:dPr>
                      <m:e>
                        <m:sSup>
                          <m:sSupPr>
                            <m:ctrlPr>
                              <w:rPr>
                                <w:rFonts w:ascii="Cambria Math" w:hAnsi="Cambria Math"/>
                                <w:i/>
                                <w:iCs/>
                              </w:rPr>
                            </m:ctrlPr>
                          </m:sSupPr>
                          <m:e>
                            <m:r>
                              <m:rPr>
                                <m:nor/>
                              </m:rPr>
                              <w:rPr>
                                <w:rFonts w:ascii="Cambria Math"/>
                                <w:i/>
                                <w:iCs/>
                              </w:rPr>
                              <m:t>W</m:t>
                            </m:r>
                          </m:e>
                          <m:sup>
                            <m:r>
                              <m:rPr>
                                <m:nor/>
                              </m:rPr>
                              <w:rPr>
                                <w:rFonts w:ascii="Cambria Math"/>
                                <w:i/>
                                <w:iCs/>
                              </w:rPr>
                              <m:t>+</m:t>
                            </m:r>
                          </m:sup>
                        </m:sSup>
                        <m:r>
                          <m:rPr>
                            <m:nor/>
                          </m:rPr>
                          <w:rPr>
                            <w:rFonts w:ascii="Cambria Math"/>
                            <w:i/>
                            <w:iCs/>
                          </w:rPr>
                          <m:t>,</m:t>
                        </m:r>
                        <m:r>
                          <m:rPr>
                            <m:nor/>
                          </m:rPr>
                          <w:rPr>
                            <w:rFonts w:ascii="Cambria Math"/>
                            <w:i/>
                            <w:iCs/>
                          </w:rPr>
                          <m:t> </m:t>
                        </m:r>
                        <m:sSup>
                          <m:sSupPr>
                            <m:ctrlPr>
                              <w:rPr>
                                <w:rFonts w:ascii="Cambria Math" w:hAnsi="Cambria Math"/>
                                <w:i/>
                                <w:iCs/>
                              </w:rPr>
                            </m:ctrlPr>
                          </m:sSupPr>
                          <m:e>
                            <m:r>
                              <m:rPr>
                                <m:nor/>
                              </m:rPr>
                              <w:rPr>
                                <w:rFonts w:ascii="Cambria Math"/>
                                <w:i/>
                                <w:iCs/>
                              </w:rPr>
                              <m:t>W</m:t>
                            </m:r>
                          </m:e>
                          <m:sup>
                            <m:r>
                              <w:rPr>
                                <w:rFonts w:ascii="Cambria Math"/>
                              </w:rPr>
                              <m:t xml:space="preserve"> </m:t>
                            </m:r>
                            <m:r>
                              <m:rPr>
                                <m:nor/>
                              </m:rPr>
                              <w:rPr>
                                <w:rFonts w:ascii="Cambria Math"/>
                                <w:i/>
                                <w:iCs/>
                              </w:rPr>
                              <m:t>-</m:t>
                            </m:r>
                          </m:sup>
                        </m:sSup>
                      </m:e>
                    </m:d>
                  </m:e>
                </m:func>
                <m:r>
                  <m:rPr>
                    <m:nor/>
                  </m:rPr>
                  <w:rPr>
                    <w:rFonts w:ascii="Cambria Math"/>
                  </w:rPr>
                  <m:t> </m:t>
                </m:r>
              </m:oMath>
            </m:oMathPara>
          </w:p>
        </w:tc>
        <w:tc>
          <w:tcPr>
            <w:tcW w:w="917" w:type="pct"/>
            <w:vAlign w:val="center"/>
          </w:tcPr>
          <w:p w14:paraId="045B2B1F" w14:textId="75CE0B74" w:rsidR="001F5FE9" w:rsidRPr="002B54B9" w:rsidRDefault="001F5FE9" w:rsidP="00B21E52">
            <w:pPr>
              <w:pStyle w:val="altz"/>
              <w:spacing w:after="120"/>
              <w:ind w:firstLine="480"/>
              <w:jc w:val="right"/>
              <w:rPr>
                <w:rFonts w:asciiTheme="minorHAnsi" w:eastAsiaTheme="minorEastAsia" w:hAnsiTheme="minorHAnsi" w:hint="eastAsia"/>
              </w:rPr>
            </w:pPr>
            <w:r>
              <w:rPr>
                <w:rFonts w:hint="eastAsia"/>
              </w:rPr>
              <w:t>(</w:t>
            </w:r>
            <w:r>
              <w:rPr>
                <w:rFonts w:hint="eastAsia"/>
              </w:rPr>
              <w:fldChar w:fldCharType="begin"/>
            </w:r>
            <w:r>
              <w:rPr>
                <w:rFonts w:hint="eastAsia"/>
              </w:rPr>
              <w:instrText xml:space="preserve"> STYLEREF 1 \s </w:instrText>
            </w:r>
            <w:r>
              <w:rPr>
                <w:rFonts w:hint="eastAsia"/>
              </w:rPr>
              <w:fldChar w:fldCharType="separate"/>
            </w:r>
            <w:r>
              <w:rPr>
                <w:rFonts w:hint="eastAsia"/>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Pr>
                <w:noProof/>
              </w:rPr>
              <w:t>8</w:t>
            </w:r>
            <w:r>
              <w:rPr>
                <w:rFonts w:hint="eastAsia"/>
              </w:rPr>
              <w:fldChar w:fldCharType="end"/>
            </w:r>
            <w:r>
              <w:rPr>
                <w:rFonts w:hint="eastAsia"/>
              </w:rPr>
              <w:t>)</w:t>
            </w:r>
          </w:p>
        </w:tc>
      </w:tr>
    </w:tbl>
    <w:p w14:paraId="43FD9D45" w14:textId="7B5590A8" w:rsidR="001F5FE9" w:rsidRDefault="00E5028D" w:rsidP="00E5028D">
      <w:pPr>
        <w:pStyle w:val="altz"/>
        <w:ind w:firstLine="480"/>
      </w:pPr>
      <w:r>
        <w:rPr>
          <w:rFonts w:hint="eastAsia"/>
        </w:rPr>
        <w:t>步骤</w:t>
      </w:r>
      <w:r>
        <w:rPr>
          <w:rFonts w:hint="eastAsia"/>
        </w:rPr>
        <w:t>5</w:t>
      </w:r>
      <w:r>
        <w:rPr>
          <w:rFonts w:hint="eastAsia"/>
        </w:rPr>
        <w:t>：</w:t>
      </w:r>
      <w:r w:rsidR="001F5FE9" w:rsidRPr="001F5FE9">
        <w:rPr>
          <w:rFonts w:hint="eastAsia"/>
        </w:rPr>
        <w:t>显著性判定</w:t>
      </w:r>
    </w:p>
    <w:p w14:paraId="101B538C" w14:textId="30E4ADB8" w:rsidR="001F5FE9" w:rsidRDefault="001F5FE9" w:rsidP="001F5FE9">
      <w:pPr>
        <w:pStyle w:val="altz"/>
        <w:ind w:firstLine="480"/>
      </w:pPr>
      <w:r>
        <w:rPr>
          <w:rFonts w:hint="eastAsia"/>
        </w:rPr>
        <w:t>由于本研究</w:t>
      </w:r>
      <m:oMath>
        <m:sSup>
          <m:sSupPr>
            <m:ctrlPr>
              <w:rPr>
                <w:rFonts w:ascii="Cambria Math" w:hAnsi="Cambria Math" w:cs="Times New Roman"/>
                <w:i/>
              </w:rPr>
            </m:ctrlPr>
          </m:sSupPr>
          <m:e>
            <m:r>
              <m:rPr>
                <m:nor/>
              </m:rPr>
              <w:rPr>
                <w:rFonts w:cs="Times New Roman"/>
                <w:i/>
              </w:rPr>
              <m:t>n</m:t>
            </m:r>
          </m:e>
          <m:sup>
            <m:r>
              <m:rPr>
                <m:nor/>
              </m:rPr>
              <w:rPr>
                <w:rFonts w:cs="Times New Roman"/>
                <w:i/>
              </w:rPr>
              <m:t>'</m:t>
            </m:r>
          </m:sup>
        </m:sSup>
        <m:r>
          <m:rPr>
            <m:nor/>
          </m:rPr>
          <w:rPr>
            <w:rFonts w:ascii="Cambria Math" w:cs="Times New Roman" w:hint="eastAsia"/>
            <w:i/>
          </w:rPr>
          <m:t xml:space="preserve"> </m:t>
        </m:r>
        <m:r>
          <m:rPr>
            <m:nor/>
          </m:rPr>
          <w:rPr>
            <w:rFonts w:cs="Times New Roman"/>
            <w:i/>
          </w:rPr>
          <m:t>=</m:t>
        </m:r>
        <m:r>
          <m:rPr>
            <m:nor/>
          </m:rPr>
          <w:rPr>
            <w:rFonts w:ascii="Cambria Math" w:cs="Times New Roman" w:hint="eastAsia"/>
            <w:i/>
          </w:rPr>
          <m:t xml:space="preserve"> </m:t>
        </m:r>
        <m:r>
          <m:rPr>
            <m:nor/>
          </m:rPr>
          <w:rPr>
            <w:rFonts w:cs="Times New Roman"/>
            <w:i/>
          </w:rPr>
          <m:t>282&gt;20</m:t>
        </m:r>
      </m:oMath>
      <w:r w:rsidRPr="00300A0A">
        <w:rPr>
          <w:rFonts w:cs="Times New Roman"/>
        </w:rPr>
        <w:t>，</w:t>
      </w:r>
      <w:r>
        <w:rPr>
          <w:rFonts w:hint="eastAsia"/>
        </w:rPr>
        <w:t>采用大样本正态近似计算</w:t>
      </w:r>
      <m:oMath>
        <m:r>
          <w:rPr>
            <w:rFonts w:ascii="Cambria Math" w:hAnsi="Cambria Math"/>
          </w:rPr>
          <m:t>Z</m:t>
        </m:r>
      </m:oMath>
      <w:r>
        <w:rPr>
          <w:rFonts w:hint="eastAsia"/>
        </w:rPr>
        <w:t>值与双侧</w:t>
      </w:r>
      <m:oMath>
        <m:r>
          <w:rPr>
            <w:rFonts w:ascii="Cambria Math" w:hAnsi="Cambria Math"/>
          </w:rPr>
          <m:t>p</m:t>
        </m:r>
      </m:oMath>
      <w:r w:rsidR="00300A0A">
        <w:rPr>
          <w:rFonts w:hint="eastAsia"/>
        </w:rPr>
        <w:t>值</w:t>
      </w:r>
      <w:r>
        <w:rPr>
          <w:rFonts w:hint="eastAsia"/>
        </w:rPr>
        <w:t>：</w:t>
      </w:r>
    </w:p>
    <w:tbl>
      <w:tblPr>
        <w:tblW w:w="5000" w:type="pct"/>
        <w:tblLook w:val="0000" w:firstRow="0" w:lastRow="0" w:firstColumn="0" w:lastColumn="0" w:noHBand="0" w:noVBand="0"/>
      </w:tblPr>
      <w:tblGrid>
        <w:gridCol w:w="1664"/>
        <w:gridCol w:w="5743"/>
        <w:gridCol w:w="1663"/>
      </w:tblGrid>
      <w:tr w:rsidR="000518C1" w14:paraId="71FD99F4" w14:textId="77777777" w:rsidTr="00B21E52">
        <w:tc>
          <w:tcPr>
            <w:tcW w:w="917" w:type="pct"/>
            <w:vAlign w:val="center"/>
          </w:tcPr>
          <w:p w14:paraId="37D12762" w14:textId="77777777" w:rsidR="000518C1" w:rsidRDefault="000518C1" w:rsidP="00B21E52">
            <w:pPr>
              <w:pStyle w:val="aff5"/>
              <w:tabs>
                <w:tab w:val="clear" w:pos="8400"/>
                <w:tab w:val="right" w:pos="8280"/>
              </w:tabs>
              <w:spacing w:after="163"/>
              <w:rPr>
                <w:rFonts w:ascii="宋体" w:hAnsi="宋体" w:hint="eastAsia"/>
                <w:sz w:val="24"/>
              </w:rPr>
            </w:pPr>
          </w:p>
        </w:tc>
        <w:tc>
          <w:tcPr>
            <w:tcW w:w="3166" w:type="pct"/>
            <w:vAlign w:val="center"/>
          </w:tcPr>
          <w:p w14:paraId="6DE09AE3" w14:textId="00638266" w:rsidR="000518C1" w:rsidRPr="000518C1" w:rsidRDefault="000518C1" w:rsidP="00B21E52">
            <w:pPr>
              <w:pStyle w:val="altz"/>
              <w:snapToGrid/>
              <w:spacing w:after="120" w:line="240" w:lineRule="auto"/>
              <w:ind w:firstLineChars="0" w:firstLine="0"/>
              <w:rPr>
                <w:i/>
              </w:rPr>
            </w:pPr>
            <m:oMathPara>
              <m:oMath>
                <m:r>
                  <m:rPr>
                    <m:nor/>
                  </m:rPr>
                  <w:rPr>
                    <w:rFonts w:ascii="Cambria Math"/>
                    <w:i/>
                  </w:rPr>
                  <m:t xml:space="preserve">Z </m:t>
                </m:r>
                <m:r>
                  <m:rPr>
                    <m:nor/>
                  </m:rPr>
                  <w:rPr>
                    <w:rFonts w:ascii="Cambria Math" w:hint="eastAsia"/>
                    <w:i/>
                  </w:rPr>
                  <m:t xml:space="preserve"> </m:t>
                </m:r>
                <m:r>
                  <m:rPr>
                    <m:nor/>
                  </m:rPr>
                  <w:rPr>
                    <w:rFonts w:ascii="Cambria Math"/>
                    <w:iCs/>
                  </w:rPr>
                  <m:t>=</m:t>
                </m:r>
                <m:r>
                  <m:rPr>
                    <m:nor/>
                  </m:rPr>
                  <w:rPr>
                    <w:rFonts w:ascii="Cambria Math" w:hint="eastAsia"/>
                    <w:i/>
                  </w:rPr>
                  <m:t xml:space="preserve"> </m:t>
                </m:r>
                <m:f>
                  <m:fPr>
                    <m:ctrlPr>
                      <w:rPr>
                        <w:rFonts w:ascii="Cambria Math" w:hAnsi="Cambria Math" w:cs="Cambria Math"/>
                        <w:i/>
                      </w:rPr>
                    </m:ctrlPr>
                  </m:fPr>
                  <m:num>
                    <m:r>
                      <m:rPr>
                        <m:nor/>
                      </m:rPr>
                      <w:rPr>
                        <w:rFonts w:ascii="Cambria Math"/>
                        <w:i/>
                      </w:rPr>
                      <m:t>W</m:t>
                    </m:r>
                    <m:r>
                      <m:rPr>
                        <m:nor/>
                      </m:rPr>
                      <w:rPr>
                        <w:rFonts w:ascii="Cambria Math"/>
                        <w:i/>
                      </w:rPr>
                      <m:t> </m:t>
                    </m:r>
                    <m:r>
                      <m:rPr>
                        <m:nor/>
                      </m:rPr>
                      <w:rPr>
                        <w:rFonts w:ascii="Cambria Math"/>
                        <w:i/>
                      </w:rPr>
                      <m:t>-</m:t>
                    </m:r>
                    <m:r>
                      <m:rPr>
                        <m:nor/>
                      </m:rPr>
                      <w:rPr>
                        <w:rFonts w:ascii="Cambria Math"/>
                        <w:i/>
                      </w:rPr>
                      <m:t> </m:t>
                    </m:r>
                    <m:sSub>
                      <m:sSubPr>
                        <m:ctrlPr>
                          <w:rPr>
                            <w:rFonts w:ascii="Cambria Math" w:hAnsi="Cambria Math"/>
                            <w:i/>
                          </w:rPr>
                        </m:ctrlPr>
                      </m:sSubPr>
                      <m:e>
                        <m:r>
                          <m:rPr>
                            <m:nor/>
                          </m:rPr>
                          <w:rPr>
                            <w:rFonts w:ascii="Cambria Math"/>
                            <w:i/>
                          </w:rPr>
                          <m:t>μ</m:t>
                        </m:r>
                      </m:e>
                      <m:sub>
                        <m:r>
                          <m:rPr>
                            <m:nor/>
                          </m:rPr>
                          <w:rPr>
                            <w:rFonts w:ascii="Cambria Math"/>
                            <w:i/>
                          </w:rPr>
                          <m:t>W</m:t>
                        </m:r>
                      </m:sub>
                    </m:sSub>
                    <m:ctrlPr>
                      <w:rPr>
                        <w:rFonts w:ascii="Cambria Math" w:hAnsi="Cambria Math"/>
                        <w:i/>
                      </w:rPr>
                    </m:ctrlPr>
                  </m:num>
                  <m:den>
                    <m:sSub>
                      <m:sSubPr>
                        <m:ctrlPr>
                          <w:rPr>
                            <w:rFonts w:ascii="Cambria Math" w:hAnsi="Cambria Math"/>
                            <w:i/>
                          </w:rPr>
                        </m:ctrlPr>
                      </m:sSubPr>
                      <m:e>
                        <m:r>
                          <m:rPr>
                            <m:nor/>
                          </m:rPr>
                          <w:rPr>
                            <w:rFonts w:ascii="Cambria Math"/>
                            <w:i/>
                          </w:rPr>
                          <m:t>σ</m:t>
                        </m:r>
                      </m:e>
                      <m:sub>
                        <m:r>
                          <m:rPr>
                            <m:nor/>
                          </m:rPr>
                          <w:rPr>
                            <w:rFonts w:ascii="Cambria Math"/>
                            <w:i/>
                          </w:rPr>
                          <m:t>W</m:t>
                        </m:r>
                      </m:sub>
                    </m:sSub>
                    <m:ctrlPr>
                      <w:rPr>
                        <w:rFonts w:ascii="Cambria Math" w:hAnsi="Cambria Math"/>
                        <w:i/>
                      </w:rPr>
                    </m:ctrlPr>
                  </m:den>
                </m:f>
                <m:r>
                  <m:rPr>
                    <m:nor/>
                  </m:rPr>
                  <w:rPr>
                    <w:rFonts w:ascii="Cambria Math"/>
                    <w:i/>
                  </w:rPr>
                  <m:t> </m:t>
                </m:r>
              </m:oMath>
            </m:oMathPara>
          </w:p>
        </w:tc>
        <w:tc>
          <w:tcPr>
            <w:tcW w:w="917" w:type="pct"/>
            <w:vAlign w:val="center"/>
          </w:tcPr>
          <w:p w14:paraId="5CA2F0D2" w14:textId="5821915E" w:rsidR="000518C1" w:rsidRPr="002B54B9" w:rsidRDefault="000518C1" w:rsidP="00B21E52">
            <w:pPr>
              <w:pStyle w:val="altz"/>
              <w:spacing w:after="120"/>
              <w:ind w:firstLine="480"/>
              <w:jc w:val="right"/>
              <w:rPr>
                <w:rFonts w:asciiTheme="minorHAnsi" w:eastAsiaTheme="minorEastAsia" w:hAnsiTheme="minorHAnsi" w:hint="eastAsia"/>
              </w:rPr>
            </w:pPr>
            <w:r>
              <w:rPr>
                <w:rFonts w:hint="eastAsia"/>
              </w:rPr>
              <w:t>(</w:t>
            </w:r>
            <w:r>
              <w:rPr>
                <w:rFonts w:hint="eastAsia"/>
              </w:rPr>
              <w:fldChar w:fldCharType="begin"/>
            </w:r>
            <w:r>
              <w:rPr>
                <w:rFonts w:hint="eastAsia"/>
              </w:rPr>
              <w:instrText xml:space="preserve"> STYLEREF 1 \s </w:instrText>
            </w:r>
            <w:r>
              <w:rPr>
                <w:rFonts w:hint="eastAsia"/>
              </w:rPr>
              <w:fldChar w:fldCharType="separate"/>
            </w:r>
            <w:r>
              <w:rPr>
                <w:rFonts w:hint="eastAsia"/>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Pr>
                <w:noProof/>
              </w:rPr>
              <w:t>9</w:t>
            </w:r>
            <w:r>
              <w:rPr>
                <w:rFonts w:hint="eastAsia"/>
              </w:rPr>
              <w:fldChar w:fldCharType="end"/>
            </w:r>
            <w:r>
              <w:rPr>
                <w:rFonts w:hint="eastAsia"/>
              </w:rPr>
              <w:t>)</w:t>
            </w:r>
          </w:p>
        </w:tc>
      </w:tr>
    </w:tbl>
    <w:p w14:paraId="6F415D10" w14:textId="77777777" w:rsidR="00F8362F" w:rsidRPr="00F8362F" w:rsidRDefault="00F8362F" w:rsidP="00F8362F">
      <w:pPr>
        <w:pStyle w:val="altz"/>
        <w:ind w:firstLine="480"/>
      </w:pPr>
      <w:r w:rsidRPr="00F8362F">
        <w:t>其中</w:t>
      </w:r>
    </w:p>
    <w:tbl>
      <w:tblPr>
        <w:tblW w:w="5000" w:type="pct"/>
        <w:tblLook w:val="0000" w:firstRow="0" w:lastRow="0" w:firstColumn="0" w:lastColumn="0" w:noHBand="0" w:noVBand="0"/>
      </w:tblPr>
      <w:tblGrid>
        <w:gridCol w:w="1664"/>
        <w:gridCol w:w="5743"/>
        <w:gridCol w:w="1663"/>
      </w:tblGrid>
      <w:tr w:rsidR="00F8362F" w14:paraId="00402D78" w14:textId="77777777" w:rsidTr="00B21E52">
        <w:tc>
          <w:tcPr>
            <w:tcW w:w="917" w:type="pct"/>
            <w:vAlign w:val="center"/>
          </w:tcPr>
          <w:p w14:paraId="0DAB7F52" w14:textId="77777777" w:rsidR="00F8362F" w:rsidRDefault="00F8362F" w:rsidP="00B21E52">
            <w:pPr>
              <w:pStyle w:val="aff5"/>
              <w:tabs>
                <w:tab w:val="clear" w:pos="8400"/>
                <w:tab w:val="right" w:pos="8280"/>
              </w:tabs>
              <w:spacing w:after="163"/>
              <w:rPr>
                <w:rFonts w:ascii="宋体" w:hAnsi="宋体" w:hint="eastAsia"/>
                <w:sz w:val="24"/>
              </w:rPr>
            </w:pPr>
          </w:p>
        </w:tc>
        <w:tc>
          <w:tcPr>
            <w:tcW w:w="3166" w:type="pct"/>
            <w:vAlign w:val="center"/>
          </w:tcPr>
          <w:p w14:paraId="074036BF" w14:textId="6F6D5CD8" w:rsidR="00F8362F" w:rsidRPr="00F8362F" w:rsidRDefault="00000000" w:rsidP="00B21E52">
            <w:pPr>
              <w:pStyle w:val="altz"/>
              <w:snapToGrid/>
              <w:spacing w:after="120" w:line="240" w:lineRule="auto"/>
              <w:ind w:firstLineChars="0" w:firstLine="0"/>
              <w:rPr>
                <w:rFonts w:cs="Times New Roman"/>
                <w:i/>
                <w:iCs/>
              </w:rPr>
            </w:pPr>
            <m:oMathPara>
              <m:oMath>
                <m:sSub>
                  <m:sSubPr>
                    <m:ctrlPr>
                      <w:rPr>
                        <w:rFonts w:ascii="Cambria Math" w:hAnsi="Cambria Math" w:cs="Times New Roman"/>
                        <w:i/>
                        <w:iCs/>
                      </w:rPr>
                    </m:ctrlPr>
                  </m:sSubPr>
                  <m:e>
                    <m:r>
                      <m:rPr>
                        <m:nor/>
                      </m:rPr>
                      <w:rPr>
                        <w:rFonts w:cs="Times New Roman"/>
                        <w:i/>
                        <w:iCs/>
                      </w:rPr>
                      <m:t>μ</m:t>
                    </m:r>
                  </m:e>
                  <m:sub>
                    <m:r>
                      <m:rPr>
                        <m:nor/>
                      </m:rPr>
                      <w:rPr>
                        <w:rFonts w:cs="Times New Roman"/>
                        <w:i/>
                        <w:iCs/>
                      </w:rPr>
                      <m:t>W</m:t>
                    </m:r>
                  </m:sub>
                </m:sSub>
                <m:r>
                  <m:rPr>
                    <m:nor/>
                  </m:rPr>
                  <w:rPr>
                    <w:rFonts w:cs="Times New Roman"/>
                    <w:i/>
                    <w:iCs/>
                  </w:rPr>
                  <m:t> = </m:t>
                </m:r>
                <m:f>
                  <m:fPr>
                    <m:ctrlPr>
                      <w:rPr>
                        <w:rFonts w:ascii="Cambria Math" w:hAnsi="Cambria Math" w:cs="Times New Roman"/>
                        <w:i/>
                        <w:iCs/>
                      </w:rPr>
                    </m:ctrlPr>
                  </m:fPr>
                  <m:num>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d>
                      <m:dPr>
                        <m:ctrlPr>
                          <w:rPr>
                            <w:rFonts w:ascii="Cambria Math" w:hAnsi="Cambria Math" w:cs="Times New Roman"/>
                            <w:i/>
                            <w:iCs/>
                          </w:rPr>
                        </m:ctrlPr>
                      </m:dPr>
                      <m:e>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r>
                          <m:rPr>
                            <m:nor/>
                          </m:rPr>
                          <w:rPr>
                            <w:rFonts w:cs="Times New Roman"/>
                            <w:i/>
                            <w:iCs/>
                          </w:rPr>
                          <m:t>+1</m:t>
                        </m:r>
                      </m:e>
                    </m:d>
                  </m:num>
                  <m:den>
                    <m:r>
                      <m:rPr>
                        <m:nor/>
                      </m:rPr>
                      <w:rPr>
                        <w:rFonts w:cs="Times New Roman"/>
                        <w:i/>
                        <w:iCs/>
                      </w:rPr>
                      <m:t>4</m:t>
                    </m:r>
                  </m:den>
                </m:f>
                <m:r>
                  <m:rPr>
                    <m:nor/>
                  </m:rPr>
                  <w:rPr>
                    <w:rFonts w:cs="Times New Roman"/>
                    <w:i/>
                    <w:iCs/>
                  </w:rPr>
                  <m:t xml:space="preserve">,   </m:t>
                </m:r>
                <m:sSub>
                  <m:sSubPr>
                    <m:ctrlPr>
                      <w:rPr>
                        <w:rFonts w:ascii="Cambria Math" w:hAnsi="Cambria Math" w:cs="Times New Roman"/>
                        <w:i/>
                        <w:iCs/>
                      </w:rPr>
                    </m:ctrlPr>
                  </m:sSubPr>
                  <m:e>
                    <m:r>
                      <m:rPr>
                        <m:nor/>
                      </m:rPr>
                      <w:rPr>
                        <w:rFonts w:cs="Times New Roman"/>
                        <w:i/>
                        <w:iCs/>
                      </w:rPr>
                      <m:t>σ</m:t>
                    </m:r>
                  </m:e>
                  <m:sub>
                    <m:r>
                      <m:rPr>
                        <m:nor/>
                      </m:rPr>
                      <w:rPr>
                        <w:rFonts w:cs="Times New Roman"/>
                        <w:i/>
                        <w:iCs/>
                      </w:rPr>
                      <m:t>W</m:t>
                    </m:r>
                  </m:sub>
                </m:sSub>
                <m:r>
                  <m:rPr>
                    <m:nor/>
                  </m:rPr>
                  <w:rPr>
                    <w:rFonts w:cs="Times New Roman"/>
                    <w:i/>
                    <w:iCs/>
                  </w:rPr>
                  <m:t> = </m:t>
                </m:r>
                <m:rad>
                  <m:radPr>
                    <m:degHide m:val="1"/>
                    <m:ctrlPr>
                      <w:rPr>
                        <w:rFonts w:ascii="Cambria Math" w:hAnsi="Cambria Math" w:cs="Times New Roman"/>
                        <w:i/>
                        <w:iCs/>
                      </w:rPr>
                    </m:ctrlPr>
                  </m:radPr>
                  <m:deg/>
                  <m:e>
                    <m:f>
                      <m:fPr>
                        <m:ctrlPr>
                          <w:rPr>
                            <w:rFonts w:ascii="Cambria Math" w:hAnsi="Cambria Math" w:cs="Times New Roman"/>
                            <w:i/>
                            <w:iCs/>
                          </w:rPr>
                        </m:ctrlPr>
                      </m:fPr>
                      <m:num>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d>
                          <m:dPr>
                            <m:ctrlPr>
                              <w:rPr>
                                <w:rFonts w:ascii="Cambria Math" w:hAnsi="Cambria Math" w:cs="Times New Roman"/>
                                <w:i/>
                                <w:iCs/>
                              </w:rPr>
                            </m:ctrlPr>
                          </m:dPr>
                          <m:e>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r>
                              <m:rPr>
                                <m:nor/>
                              </m:rPr>
                              <w:rPr>
                                <w:rFonts w:cs="Times New Roman"/>
                                <w:i/>
                                <w:iCs/>
                              </w:rPr>
                              <m:t>+1</m:t>
                            </m:r>
                          </m:e>
                        </m:d>
                        <m:d>
                          <m:dPr>
                            <m:ctrlPr>
                              <w:rPr>
                                <w:rFonts w:ascii="Cambria Math" w:hAnsi="Cambria Math" w:cs="Times New Roman"/>
                                <w:i/>
                                <w:iCs/>
                              </w:rPr>
                            </m:ctrlPr>
                          </m:dPr>
                          <m:e>
                            <m:r>
                              <m:rPr>
                                <m:nor/>
                              </m:rPr>
                              <w:rPr>
                                <w:rFonts w:cs="Times New Roman"/>
                                <w:i/>
                                <w:iCs/>
                              </w:rPr>
                              <m:t>2</m:t>
                            </m:r>
                            <m:sSup>
                              <m:sSupPr>
                                <m:ctrlPr>
                                  <w:rPr>
                                    <w:rFonts w:ascii="Cambria Math" w:hAnsi="Cambria Math" w:cs="Times New Roman"/>
                                    <w:i/>
                                    <w:iCs/>
                                  </w:rPr>
                                </m:ctrlPr>
                              </m:sSupPr>
                              <m:e>
                                <m:r>
                                  <m:rPr>
                                    <m:nor/>
                                  </m:rPr>
                                  <w:rPr>
                                    <w:rFonts w:cs="Times New Roman"/>
                                    <w:i/>
                                    <w:iCs/>
                                  </w:rPr>
                                  <m:t>n</m:t>
                                </m:r>
                              </m:e>
                              <m:sup>
                                <m:r>
                                  <m:rPr>
                                    <m:nor/>
                                  </m:rPr>
                                  <w:rPr>
                                    <w:rFonts w:cs="Times New Roman"/>
                                    <w:i/>
                                    <w:iCs/>
                                  </w:rPr>
                                  <m:t>'</m:t>
                                </m:r>
                              </m:sup>
                            </m:sSup>
                            <m:r>
                              <m:rPr>
                                <m:nor/>
                              </m:rPr>
                              <w:rPr>
                                <w:rFonts w:cs="Times New Roman"/>
                                <w:i/>
                                <w:iCs/>
                              </w:rPr>
                              <m:t>+1</m:t>
                            </m:r>
                          </m:e>
                        </m:d>
                      </m:num>
                      <m:den>
                        <m:r>
                          <m:rPr>
                            <m:nor/>
                          </m:rPr>
                          <w:rPr>
                            <w:rFonts w:cs="Times New Roman"/>
                            <w:i/>
                            <w:iCs/>
                          </w:rPr>
                          <m:t>24</m:t>
                        </m:r>
                      </m:den>
                    </m:f>
                  </m:e>
                </m:rad>
                <m:r>
                  <m:rPr>
                    <m:nor/>
                  </m:rPr>
                  <w:rPr>
                    <w:rFonts w:cs="Times New Roman"/>
                    <w:i/>
                    <w:iCs/>
                  </w:rPr>
                  <m:t> </m:t>
                </m:r>
              </m:oMath>
            </m:oMathPara>
          </w:p>
        </w:tc>
        <w:tc>
          <w:tcPr>
            <w:tcW w:w="917" w:type="pct"/>
            <w:vAlign w:val="center"/>
          </w:tcPr>
          <w:p w14:paraId="4580FB94" w14:textId="25332603" w:rsidR="00F8362F" w:rsidRPr="002B54B9" w:rsidRDefault="00F8362F" w:rsidP="00B21E52">
            <w:pPr>
              <w:pStyle w:val="altz"/>
              <w:spacing w:after="120"/>
              <w:ind w:firstLine="480"/>
              <w:jc w:val="right"/>
              <w:rPr>
                <w:rFonts w:asciiTheme="minorHAnsi" w:eastAsiaTheme="minorEastAsia" w:hAnsiTheme="minorHAnsi" w:hint="eastAsia"/>
              </w:rPr>
            </w:pPr>
            <w:r>
              <w:rPr>
                <w:rFonts w:hint="eastAsia"/>
              </w:rPr>
              <w:t>(</w:t>
            </w:r>
            <w:r>
              <w:rPr>
                <w:rFonts w:hint="eastAsia"/>
              </w:rPr>
              <w:fldChar w:fldCharType="begin"/>
            </w:r>
            <w:r>
              <w:rPr>
                <w:rFonts w:hint="eastAsia"/>
              </w:rPr>
              <w:instrText xml:space="preserve"> STYLEREF 1 \s </w:instrText>
            </w:r>
            <w:r>
              <w:rPr>
                <w:rFonts w:hint="eastAsia"/>
              </w:rPr>
              <w:fldChar w:fldCharType="separate"/>
            </w:r>
            <w:r>
              <w:rPr>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Pr>
                <w:noProof/>
              </w:rPr>
              <w:t>10</w:t>
            </w:r>
            <w:r>
              <w:rPr>
                <w:rFonts w:hint="eastAsia"/>
              </w:rPr>
              <w:fldChar w:fldCharType="end"/>
            </w:r>
            <w:r>
              <w:rPr>
                <w:rFonts w:hint="eastAsia"/>
              </w:rPr>
              <w:t>)</w:t>
            </w:r>
          </w:p>
        </w:tc>
      </w:tr>
    </w:tbl>
    <w:p w14:paraId="341004C2" w14:textId="48ACB0B0" w:rsidR="005B1D82" w:rsidRPr="005B1D82" w:rsidRDefault="005B1D82" w:rsidP="005B1D82">
      <w:pPr>
        <w:pStyle w:val="altz"/>
        <w:ind w:firstLine="480"/>
      </w:pPr>
      <w:r w:rsidRPr="005B1D82">
        <w:t>若</w:t>
      </w:r>
      <m:oMath>
        <m:r>
          <w:rPr>
            <w:rFonts w:ascii="Cambria Math" w:hAnsi="Cambria Math"/>
          </w:rPr>
          <m:t>p</m:t>
        </m:r>
        <m:r>
          <w:del w:id="2074" w:author="Zixuan Zhou" w:date="2026-04-27T03:27:00Z" w16du:dateUtc="2026-04-26T19:27:00Z">
            <w:rPr>
              <w:rFonts w:ascii="Cambria Math" w:hAnsi="Cambria Math"/>
            </w:rPr>
            <m:t xml:space="preserve"> </m:t>
          </w:del>
        </m:r>
        <m:r>
          <w:rPr>
            <w:rFonts w:ascii="Cambria Math" w:hAnsi="Cambria Math"/>
          </w:rPr>
          <m:t>&lt;</m:t>
        </m:r>
      </m:oMath>
      <w:del w:id="2075" w:author="Zixuan Zhou" w:date="2026-04-27T03:27:00Z" w16du:dateUtc="2026-04-26T19:27:00Z">
        <w:r w:rsidR="003040E3" w:rsidDel="006A285C">
          <w:rPr>
            <w:rFonts w:hint="eastAsia"/>
          </w:rPr>
          <w:delText xml:space="preserve"> </w:delText>
        </w:r>
      </w:del>
      <w:r w:rsidR="003040E3" w:rsidRPr="003040E3">
        <w:t>0.05</w:t>
      </w:r>
      <w:r w:rsidRPr="005B1D82">
        <w:t>，则拒绝原假设</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Pr="005B1D82">
        <w:t>，认为该模型在微调前后的</w:t>
      </w:r>
      <w:r w:rsidRPr="005B1D82">
        <w:t>ROUGE-L</w:t>
      </w:r>
      <w:r w:rsidRPr="005B1D82">
        <w:t>分数存在统计学意义上的显著差异；若</w:t>
      </w:r>
      <m:oMath>
        <m:r>
          <w:rPr>
            <w:rFonts w:ascii="Cambria Math" w:hAnsi="Cambria Math"/>
          </w:rPr>
          <m:t>p</m:t>
        </m:r>
        <m:r>
          <w:del w:id="2076" w:author="Zixuan Zhou" w:date="2026-04-27T03:27:00Z" w16du:dateUtc="2026-04-26T19:27:00Z">
            <w:rPr>
              <w:rFonts w:ascii="Cambria Math" w:hAnsi="Cambria Math"/>
            </w:rPr>
            <m:t xml:space="preserve"> </m:t>
          </w:del>
        </m:r>
        <m:r>
          <m:rPr>
            <m:sty m:val="p"/>
          </m:rPr>
          <w:rPr>
            <w:rFonts w:ascii="Cambria Math" w:hAnsi="Cambria Math" w:hint="eastAsia"/>
          </w:rPr>
          <m:t>≥</m:t>
        </m:r>
      </m:oMath>
      <w:del w:id="2077" w:author="Zixuan Zhou" w:date="2026-04-27T03:27:00Z" w16du:dateUtc="2026-04-26T19:27:00Z">
        <w:r w:rsidR="003040E3" w:rsidDel="006A285C">
          <w:rPr>
            <w:rFonts w:hint="eastAsia"/>
          </w:rPr>
          <w:delText xml:space="preserve"> </w:delText>
        </w:r>
      </w:del>
      <w:r w:rsidR="003040E3" w:rsidRPr="003040E3">
        <w:t>0.05</w:t>
      </w:r>
      <w:r w:rsidRPr="005B1D82">
        <w:t>，则无法拒绝</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Pr="005B1D82">
        <w:t>，</w:t>
      </w:r>
      <w:proofErr w:type="gramStart"/>
      <w:r w:rsidRPr="005B1D82">
        <w:t>即尚不能</w:t>
      </w:r>
      <w:proofErr w:type="gramEnd"/>
      <w:r w:rsidRPr="005B1D82">
        <w:t>认为微调带来了显著的</w:t>
      </w:r>
      <w:r w:rsidRPr="005B1D82">
        <w:t>ROUGE-L</w:t>
      </w:r>
      <w:r w:rsidRPr="005B1D82">
        <w:t>分数变化</w:t>
      </w:r>
      <w:r w:rsidR="00F52AAA">
        <w:rPr>
          <w:rFonts w:hint="eastAsia"/>
        </w:rPr>
        <w:t>。</w:t>
      </w:r>
    </w:p>
    <w:p w14:paraId="619B2D3A" w14:textId="3298F3C4" w:rsidR="006614D6" w:rsidRDefault="00A86CDE" w:rsidP="00A86CDE">
      <w:pPr>
        <w:pStyle w:val="altz"/>
        <w:ind w:firstLine="480"/>
      </w:pPr>
      <w:r>
        <w:rPr>
          <w:rFonts w:hint="eastAsia"/>
        </w:rPr>
        <w:t>各模型在</w:t>
      </w:r>
      <w:r>
        <w:rPr>
          <w:rFonts w:hint="eastAsia"/>
        </w:rPr>
        <w:t>ROUGE-L</w:t>
      </w:r>
      <w:r>
        <w:rPr>
          <w:rFonts w:hint="eastAsia"/>
        </w:rPr>
        <w:t>指标上的</w:t>
      </w:r>
      <w:r>
        <w:rPr>
          <w:rFonts w:hint="eastAsia"/>
        </w:rPr>
        <w:t>Wilcoxon</w:t>
      </w:r>
      <w:r>
        <w:rPr>
          <w:rFonts w:hint="eastAsia"/>
        </w:rPr>
        <w:t>检验结果</w:t>
      </w:r>
      <w:r w:rsidR="00651B35">
        <w:rPr>
          <w:rFonts w:hint="eastAsia"/>
        </w:rPr>
        <w:t>如</w:t>
      </w:r>
      <w:r w:rsidR="00651B35">
        <w:fldChar w:fldCharType="begin"/>
      </w:r>
      <w:r w:rsidR="00651B35">
        <w:instrText xml:space="preserve"> REF _Ref227873161 \h </w:instrText>
      </w:r>
      <w:r w:rsidR="00651B35">
        <w:fldChar w:fldCharType="separate"/>
      </w:r>
      <w:r w:rsidR="00651B35">
        <w:rPr>
          <w:rFonts w:hint="eastAsia"/>
        </w:rPr>
        <w:t>表</w:t>
      </w:r>
      <w:r w:rsidR="00651B35">
        <w:rPr>
          <w:rFonts w:hint="eastAsia"/>
        </w:rPr>
        <w:t xml:space="preserve"> </w:t>
      </w:r>
      <w:r w:rsidR="00651B35">
        <w:rPr>
          <w:rFonts w:hint="eastAsia"/>
          <w:noProof/>
        </w:rPr>
        <w:t>6</w:t>
      </w:r>
      <w:r w:rsidR="00651B35">
        <w:rPr>
          <w:rFonts w:hint="eastAsia"/>
        </w:rPr>
        <w:noBreakHyphen/>
      </w:r>
      <w:r w:rsidR="00651B35">
        <w:rPr>
          <w:rFonts w:hint="eastAsia"/>
          <w:noProof/>
        </w:rPr>
        <w:t>9</w:t>
      </w:r>
      <w:r w:rsidR="00651B35">
        <w:fldChar w:fldCharType="end"/>
      </w:r>
      <w:r w:rsidR="00651B35">
        <w:rPr>
          <w:rFonts w:hint="eastAsia"/>
        </w:rPr>
        <w:t>所示。</w:t>
      </w:r>
    </w:p>
    <w:p w14:paraId="0BAD7BFA" w14:textId="55D09330" w:rsidR="009B07E3" w:rsidRPr="00720264" w:rsidRDefault="009B07E3" w:rsidP="00720264">
      <w:pPr>
        <w:pStyle w:val="aff6"/>
        <w:spacing w:before="326" w:after="163"/>
      </w:pPr>
      <w:bookmarkStart w:id="2078" w:name="_Ref227873161"/>
      <w:bookmarkStart w:id="2079" w:name="_Toc228022965"/>
      <w:r w:rsidRPr="00720264">
        <w:lastRenderedPageBreak/>
        <w:t>表</w:t>
      </w:r>
      <w:r w:rsidRPr="00720264">
        <w:t xml:space="preserve"> </w:t>
      </w:r>
      <w:fldSimple w:instr=" STYLEREF 1 \s ">
        <w:r w:rsidR="00492FE9" w:rsidRPr="00720264">
          <w:t>6</w:t>
        </w:r>
      </w:fldSimple>
      <w:r w:rsidR="00492FE9" w:rsidRPr="00720264">
        <w:noBreakHyphen/>
      </w:r>
      <w:r w:rsidR="00492FE9" w:rsidRPr="00720264">
        <w:fldChar w:fldCharType="begin"/>
      </w:r>
      <w:r w:rsidR="00492FE9" w:rsidRPr="00720264">
        <w:instrText xml:space="preserve"> SEQ </w:instrText>
      </w:r>
      <w:r w:rsidR="00492FE9" w:rsidRPr="00720264">
        <w:instrText>表</w:instrText>
      </w:r>
      <w:r w:rsidR="00492FE9" w:rsidRPr="00720264">
        <w:instrText xml:space="preserve"> \* ARABIC \s 1 </w:instrText>
      </w:r>
      <w:r w:rsidR="00492FE9" w:rsidRPr="00720264">
        <w:fldChar w:fldCharType="separate"/>
      </w:r>
      <w:r w:rsidR="00492FE9" w:rsidRPr="00720264">
        <w:t>9</w:t>
      </w:r>
      <w:r w:rsidR="00492FE9" w:rsidRPr="00720264">
        <w:fldChar w:fldCharType="end"/>
      </w:r>
      <w:bookmarkEnd w:id="2078"/>
      <w:r w:rsidRPr="00720264">
        <w:t xml:space="preserve"> </w:t>
      </w:r>
      <w:r w:rsidR="00FA2891" w:rsidRPr="00720264">
        <w:t>ROUGE-L</w:t>
      </w:r>
      <w:r w:rsidR="00FA2891" w:rsidRPr="00720264">
        <w:t>指标</w:t>
      </w:r>
      <w:r w:rsidR="00FA2891" w:rsidRPr="00720264">
        <w:t>Wilcoxon</w:t>
      </w:r>
      <w:r w:rsidR="00FA2891" w:rsidRPr="00720264">
        <w:t>符号秩检验结果</w:t>
      </w:r>
      <w:bookmarkEnd w:id="2079"/>
    </w:p>
    <w:tbl>
      <w:tblPr>
        <w:tblW w:w="5000" w:type="pct"/>
        <w:tblCellMar>
          <w:top w:w="15" w:type="dxa"/>
          <w:left w:w="15" w:type="dxa"/>
          <w:bottom w:w="15" w:type="dxa"/>
          <w:right w:w="15" w:type="dxa"/>
        </w:tblCellMar>
        <w:tblLook w:val="04A0" w:firstRow="1" w:lastRow="0" w:firstColumn="1" w:lastColumn="0" w:noHBand="0" w:noVBand="1"/>
      </w:tblPr>
      <w:tblGrid>
        <w:gridCol w:w="2007"/>
        <w:gridCol w:w="1516"/>
        <w:gridCol w:w="1515"/>
        <w:gridCol w:w="1682"/>
        <w:gridCol w:w="1175"/>
        <w:gridCol w:w="1175"/>
      </w:tblGrid>
      <w:tr w:rsidR="00D70703" w:rsidRPr="009B07E3" w14:paraId="5D0C1ECB" w14:textId="77777777" w:rsidTr="00D70703">
        <w:trPr>
          <w:cantSplit/>
          <w:trHeight w:val="317"/>
        </w:trPr>
        <w:tc>
          <w:tcPr>
            <w:tcW w:w="1106" w:type="pct"/>
            <w:tcBorders>
              <w:top w:val="single" w:sz="4" w:space="0" w:color="auto"/>
              <w:bottom w:val="single" w:sz="4" w:space="0" w:color="auto"/>
            </w:tcBorders>
            <w:vAlign w:val="center"/>
            <w:hideMark/>
          </w:tcPr>
          <w:p w14:paraId="26B72CF3" w14:textId="77777777" w:rsidR="00D70703" w:rsidRPr="00720264" w:rsidRDefault="00D70703" w:rsidP="006C7448">
            <w:pPr>
              <w:pStyle w:val="altz"/>
              <w:snapToGrid/>
              <w:spacing w:line="240" w:lineRule="auto"/>
              <w:ind w:firstLineChars="0" w:firstLine="0"/>
              <w:rPr>
                <w:sz w:val="21"/>
                <w:szCs w:val="21"/>
              </w:rPr>
            </w:pPr>
            <w:r w:rsidRPr="00720264">
              <w:rPr>
                <w:sz w:val="21"/>
                <w:szCs w:val="21"/>
              </w:rPr>
              <w:t>模型</w:t>
            </w:r>
          </w:p>
        </w:tc>
        <w:tc>
          <w:tcPr>
            <w:tcW w:w="835" w:type="pct"/>
            <w:tcBorders>
              <w:top w:val="single" w:sz="4" w:space="0" w:color="auto"/>
              <w:bottom w:val="single" w:sz="4" w:space="0" w:color="auto"/>
            </w:tcBorders>
            <w:vAlign w:val="center"/>
            <w:hideMark/>
          </w:tcPr>
          <w:p w14:paraId="5C441B07" w14:textId="77777777" w:rsidR="00D70703" w:rsidRPr="00720264" w:rsidRDefault="00D70703" w:rsidP="006C7448">
            <w:pPr>
              <w:pStyle w:val="altz"/>
              <w:snapToGrid/>
              <w:spacing w:line="240" w:lineRule="auto"/>
              <w:ind w:firstLineChars="0" w:firstLine="0"/>
              <w:rPr>
                <w:sz w:val="21"/>
                <w:szCs w:val="21"/>
              </w:rPr>
            </w:pPr>
            <w:r w:rsidRPr="00720264">
              <w:rPr>
                <w:sz w:val="21"/>
                <w:szCs w:val="21"/>
              </w:rPr>
              <w:t>基线均值</w:t>
            </w:r>
          </w:p>
        </w:tc>
        <w:tc>
          <w:tcPr>
            <w:tcW w:w="835" w:type="pct"/>
            <w:tcBorders>
              <w:top w:val="single" w:sz="4" w:space="0" w:color="auto"/>
              <w:bottom w:val="single" w:sz="4" w:space="0" w:color="auto"/>
            </w:tcBorders>
            <w:vAlign w:val="center"/>
            <w:hideMark/>
          </w:tcPr>
          <w:p w14:paraId="3BCDB096" w14:textId="77777777" w:rsidR="00D70703" w:rsidRPr="00720264" w:rsidRDefault="00D70703" w:rsidP="006C7448">
            <w:pPr>
              <w:pStyle w:val="altz"/>
              <w:snapToGrid/>
              <w:spacing w:line="240" w:lineRule="auto"/>
              <w:ind w:firstLineChars="0" w:firstLine="0"/>
              <w:rPr>
                <w:sz w:val="21"/>
                <w:szCs w:val="21"/>
              </w:rPr>
            </w:pPr>
            <w:r w:rsidRPr="00720264">
              <w:rPr>
                <w:sz w:val="21"/>
                <w:szCs w:val="21"/>
              </w:rPr>
              <w:t>微调均值</w:t>
            </w:r>
          </w:p>
        </w:tc>
        <w:tc>
          <w:tcPr>
            <w:tcW w:w="927" w:type="pct"/>
            <w:tcBorders>
              <w:top w:val="single" w:sz="4" w:space="0" w:color="auto"/>
              <w:bottom w:val="single" w:sz="4" w:space="0" w:color="auto"/>
            </w:tcBorders>
            <w:vAlign w:val="center"/>
            <w:hideMark/>
          </w:tcPr>
          <w:p w14:paraId="55C4D7D1" w14:textId="681E87E7" w:rsidR="00D70703" w:rsidRPr="00720264" w:rsidRDefault="00D70703" w:rsidP="006C7448">
            <w:pPr>
              <w:pStyle w:val="altz"/>
              <w:snapToGrid/>
              <w:spacing w:line="240" w:lineRule="auto"/>
              <w:ind w:firstLineChars="0" w:firstLine="0"/>
              <w:rPr>
                <w:sz w:val="21"/>
                <w:szCs w:val="21"/>
              </w:rPr>
            </w:pPr>
            <w:r w:rsidRPr="00720264">
              <w:rPr>
                <w:sz w:val="21"/>
                <w:szCs w:val="21"/>
              </w:rPr>
              <w:t xml:space="preserve">W </w:t>
            </w:r>
            <w:r w:rsidRPr="00720264">
              <w:rPr>
                <w:sz w:val="21"/>
                <w:szCs w:val="21"/>
              </w:rPr>
              <w:t>统计量</w:t>
            </w:r>
          </w:p>
        </w:tc>
        <w:tc>
          <w:tcPr>
            <w:tcW w:w="648" w:type="pct"/>
            <w:tcBorders>
              <w:top w:val="single" w:sz="4" w:space="0" w:color="auto"/>
              <w:bottom w:val="single" w:sz="4" w:space="0" w:color="auto"/>
            </w:tcBorders>
            <w:vAlign w:val="center"/>
            <w:hideMark/>
          </w:tcPr>
          <w:p w14:paraId="7B984989" w14:textId="77777777" w:rsidR="00D70703" w:rsidRPr="00720264" w:rsidRDefault="00D70703" w:rsidP="006C7448">
            <w:pPr>
              <w:pStyle w:val="altz"/>
              <w:snapToGrid/>
              <w:spacing w:line="240" w:lineRule="auto"/>
              <w:ind w:firstLineChars="0" w:firstLine="0"/>
              <w:rPr>
                <w:sz w:val="21"/>
                <w:szCs w:val="21"/>
              </w:rPr>
            </w:pPr>
            <w:r w:rsidRPr="00720264">
              <w:rPr>
                <w:sz w:val="21"/>
                <w:szCs w:val="21"/>
              </w:rPr>
              <w:t xml:space="preserve">p </w:t>
            </w:r>
            <w:r w:rsidRPr="00720264">
              <w:rPr>
                <w:sz w:val="21"/>
                <w:szCs w:val="21"/>
              </w:rPr>
              <w:t>值</w:t>
            </w:r>
          </w:p>
        </w:tc>
        <w:tc>
          <w:tcPr>
            <w:tcW w:w="648" w:type="pct"/>
            <w:tcBorders>
              <w:top w:val="single" w:sz="4" w:space="0" w:color="auto"/>
              <w:bottom w:val="single" w:sz="4" w:space="0" w:color="auto"/>
            </w:tcBorders>
            <w:vAlign w:val="center"/>
            <w:hideMark/>
          </w:tcPr>
          <w:p w14:paraId="1C49FA18" w14:textId="77777777" w:rsidR="00D70703" w:rsidRPr="00720264" w:rsidRDefault="00D70703" w:rsidP="006C7448">
            <w:pPr>
              <w:pStyle w:val="altz"/>
              <w:snapToGrid/>
              <w:spacing w:line="240" w:lineRule="auto"/>
              <w:ind w:firstLineChars="0" w:firstLine="0"/>
              <w:rPr>
                <w:sz w:val="21"/>
                <w:szCs w:val="21"/>
              </w:rPr>
            </w:pPr>
            <w:r w:rsidRPr="00720264">
              <w:rPr>
                <w:sz w:val="21"/>
                <w:szCs w:val="21"/>
              </w:rPr>
              <w:t>显著性</w:t>
            </w:r>
          </w:p>
        </w:tc>
      </w:tr>
      <w:tr w:rsidR="00D70703" w:rsidRPr="009B07E3" w14:paraId="7FB97087" w14:textId="77777777" w:rsidTr="00D70703">
        <w:trPr>
          <w:cantSplit/>
          <w:trHeight w:val="317"/>
        </w:trPr>
        <w:tc>
          <w:tcPr>
            <w:tcW w:w="1106" w:type="pct"/>
            <w:tcBorders>
              <w:top w:val="single" w:sz="4" w:space="0" w:color="auto"/>
            </w:tcBorders>
            <w:vAlign w:val="center"/>
            <w:hideMark/>
          </w:tcPr>
          <w:p w14:paraId="350634CD"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Qwen2.5-1.5B</w:t>
            </w:r>
          </w:p>
        </w:tc>
        <w:tc>
          <w:tcPr>
            <w:tcW w:w="835" w:type="pct"/>
            <w:tcBorders>
              <w:top w:val="single" w:sz="4" w:space="0" w:color="auto"/>
            </w:tcBorders>
            <w:vAlign w:val="center"/>
            <w:hideMark/>
          </w:tcPr>
          <w:p w14:paraId="4A247B42"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0.1296</w:t>
            </w:r>
          </w:p>
        </w:tc>
        <w:tc>
          <w:tcPr>
            <w:tcW w:w="835" w:type="pct"/>
            <w:tcBorders>
              <w:top w:val="single" w:sz="4" w:space="0" w:color="auto"/>
            </w:tcBorders>
            <w:vAlign w:val="center"/>
            <w:hideMark/>
          </w:tcPr>
          <w:p w14:paraId="74996432"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0.1429</w:t>
            </w:r>
          </w:p>
        </w:tc>
        <w:tc>
          <w:tcPr>
            <w:tcW w:w="927" w:type="pct"/>
            <w:tcBorders>
              <w:top w:val="single" w:sz="4" w:space="0" w:color="auto"/>
            </w:tcBorders>
            <w:vAlign w:val="center"/>
            <w:hideMark/>
          </w:tcPr>
          <w:p w14:paraId="62EEB89E" w14:textId="0ACED17A" w:rsidR="00D70703" w:rsidRPr="009B07E3" w:rsidRDefault="00D70703" w:rsidP="006C7448">
            <w:pPr>
              <w:pStyle w:val="altz"/>
              <w:snapToGrid/>
              <w:spacing w:line="240" w:lineRule="auto"/>
              <w:ind w:firstLineChars="0" w:firstLine="0"/>
              <w:rPr>
                <w:sz w:val="21"/>
                <w:szCs w:val="21"/>
              </w:rPr>
            </w:pPr>
            <w:r w:rsidRPr="009B07E3">
              <w:rPr>
                <w:sz w:val="21"/>
                <w:szCs w:val="21"/>
              </w:rPr>
              <w:t>2562.0</w:t>
            </w:r>
          </w:p>
        </w:tc>
        <w:tc>
          <w:tcPr>
            <w:tcW w:w="648" w:type="pct"/>
            <w:tcBorders>
              <w:top w:val="single" w:sz="4" w:space="0" w:color="auto"/>
            </w:tcBorders>
            <w:vAlign w:val="center"/>
            <w:hideMark/>
          </w:tcPr>
          <w:p w14:paraId="7B2D7C3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0.3102</w:t>
            </w:r>
          </w:p>
        </w:tc>
        <w:tc>
          <w:tcPr>
            <w:tcW w:w="648" w:type="pct"/>
            <w:tcBorders>
              <w:top w:val="single" w:sz="4" w:space="0" w:color="auto"/>
            </w:tcBorders>
            <w:vAlign w:val="center"/>
            <w:hideMark/>
          </w:tcPr>
          <w:p w14:paraId="1B03E6C9"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ns</w:t>
            </w:r>
          </w:p>
        </w:tc>
      </w:tr>
      <w:tr w:rsidR="00D70703" w:rsidRPr="009B07E3" w14:paraId="75DAB52D" w14:textId="77777777" w:rsidTr="00D70703">
        <w:trPr>
          <w:cantSplit/>
          <w:trHeight w:val="317"/>
        </w:trPr>
        <w:tc>
          <w:tcPr>
            <w:tcW w:w="1106" w:type="pct"/>
            <w:vAlign w:val="center"/>
            <w:hideMark/>
          </w:tcPr>
          <w:p w14:paraId="081EDE23"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Qwen2.5-3B</w:t>
            </w:r>
          </w:p>
        </w:tc>
        <w:tc>
          <w:tcPr>
            <w:tcW w:w="835" w:type="pct"/>
            <w:vAlign w:val="center"/>
            <w:hideMark/>
          </w:tcPr>
          <w:p w14:paraId="233C9831"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0.1361</w:t>
            </w:r>
          </w:p>
        </w:tc>
        <w:tc>
          <w:tcPr>
            <w:tcW w:w="835" w:type="pct"/>
            <w:vAlign w:val="center"/>
            <w:hideMark/>
          </w:tcPr>
          <w:p w14:paraId="66A76178"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0.1286</w:t>
            </w:r>
          </w:p>
        </w:tc>
        <w:tc>
          <w:tcPr>
            <w:tcW w:w="927" w:type="pct"/>
            <w:vAlign w:val="center"/>
            <w:hideMark/>
          </w:tcPr>
          <w:p w14:paraId="19A57C8F" w14:textId="2D040D43" w:rsidR="00D70703" w:rsidRPr="009B07E3" w:rsidRDefault="00D70703" w:rsidP="006C7448">
            <w:pPr>
              <w:pStyle w:val="altz"/>
              <w:snapToGrid/>
              <w:spacing w:line="240" w:lineRule="auto"/>
              <w:ind w:firstLineChars="0" w:firstLine="0"/>
              <w:rPr>
                <w:sz w:val="21"/>
                <w:szCs w:val="21"/>
              </w:rPr>
            </w:pPr>
            <w:r w:rsidRPr="009B07E3">
              <w:rPr>
                <w:sz w:val="21"/>
                <w:szCs w:val="21"/>
              </w:rPr>
              <w:t>2232.0</w:t>
            </w:r>
          </w:p>
        </w:tc>
        <w:tc>
          <w:tcPr>
            <w:tcW w:w="648" w:type="pct"/>
            <w:vAlign w:val="center"/>
            <w:hideMark/>
          </w:tcPr>
          <w:p w14:paraId="7CA845B3"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0.4940</w:t>
            </w:r>
          </w:p>
        </w:tc>
        <w:tc>
          <w:tcPr>
            <w:tcW w:w="648" w:type="pct"/>
            <w:vAlign w:val="center"/>
            <w:hideMark/>
          </w:tcPr>
          <w:p w14:paraId="5E86D65E"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ns</w:t>
            </w:r>
          </w:p>
        </w:tc>
      </w:tr>
      <w:tr w:rsidR="00D70703" w:rsidRPr="009B07E3" w14:paraId="58E25474" w14:textId="77777777" w:rsidTr="00D70703">
        <w:trPr>
          <w:cantSplit/>
          <w:trHeight w:val="317"/>
        </w:trPr>
        <w:tc>
          <w:tcPr>
            <w:tcW w:w="1106" w:type="pct"/>
            <w:vAlign w:val="center"/>
            <w:hideMark/>
          </w:tcPr>
          <w:p w14:paraId="6265882A"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Qwen2.5-7B</w:t>
            </w:r>
          </w:p>
        </w:tc>
        <w:tc>
          <w:tcPr>
            <w:tcW w:w="835" w:type="pct"/>
            <w:vAlign w:val="center"/>
            <w:hideMark/>
          </w:tcPr>
          <w:p w14:paraId="6C25A72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0.1424</w:t>
            </w:r>
          </w:p>
        </w:tc>
        <w:tc>
          <w:tcPr>
            <w:tcW w:w="835" w:type="pct"/>
            <w:vAlign w:val="center"/>
            <w:hideMark/>
          </w:tcPr>
          <w:p w14:paraId="7B8B1CBF"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0.2077</w:t>
            </w:r>
          </w:p>
        </w:tc>
        <w:tc>
          <w:tcPr>
            <w:tcW w:w="927" w:type="pct"/>
            <w:vAlign w:val="center"/>
            <w:hideMark/>
          </w:tcPr>
          <w:p w14:paraId="3C824B78" w14:textId="5EED1770" w:rsidR="00D70703" w:rsidRPr="009B07E3" w:rsidRDefault="00D70703" w:rsidP="006C7448">
            <w:pPr>
              <w:pStyle w:val="altz"/>
              <w:snapToGrid/>
              <w:spacing w:line="240" w:lineRule="auto"/>
              <w:ind w:firstLineChars="0" w:firstLine="0"/>
              <w:rPr>
                <w:sz w:val="21"/>
                <w:szCs w:val="21"/>
              </w:rPr>
            </w:pPr>
            <w:r w:rsidRPr="009B07E3">
              <w:rPr>
                <w:sz w:val="21"/>
                <w:szCs w:val="21"/>
              </w:rPr>
              <w:t>2500.0</w:t>
            </w:r>
          </w:p>
        </w:tc>
        <w:tc>
          <w:tcPr>
            <w:tcW w:w="648" w:type="pct"/>
            <w:vAlign w:val="center"/>
            <w:hideMark/>
          </w:tcPr>
          <w:p w14:paraId="6D96072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0.0009</w:t>
            </w:r>
          </w:p>
        </w:tc>
        <w:tc>
          <w:tcPr>
            <w:tcW w:w="648" w:type="pct"/>
            <w:vAlign w:val="center"/>
            <w:hideMark/>
          </w:tcPr>
          <w:p w14:paraId="2F9DEEE3"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w:t>
            </w:r>
          </w:p>
        </w:tc>
      </w:tr>
      <w:tr w:rsidR="00D70703" w:rsidRPr="009B07E3" w14:paraId="7726F40C" w14:textId="77777777" w:rsidTr="00D70703">
        <w:trPr>
          <w:cantSplit/>
          <w:trHeight w:val="317"/>
        </w:trPr>
        <w:tc>
          <w:tcPr>
            <w:tcW w:w="1106" w:type="pct"/>
            <w:vAlign w:val="center"/>
            <w:hideMark/>
          </w:tcPr>
          <w:p w14:paraId="7DCEC5BF"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Qwen3-1.7B</w:t>
            </w:r>
          </w:p>
        </w:tc>
        <w:tc>
          <w:tcPr>
            <w:tcW w:w="835" w:type="pct"/>
            <w:vAlign w:val="center"/>
            <w:hideMark/>
          </w:tcPr>
          <w:p w14:paraId="008527E7"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0.1311</w:t>
            </w:r>
          </w:p>
        </w:tc>
        <w:tc>
          <w:tcPr>
            <w:tcW w:w="835" w:type="pct"/>
            <w:vAlign w:val="center"/>
            <w:hideMark/>
          </w:tcPr>
          <w:p w14:paraId="0F58719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0.1803</w:t>
            </w:r>
          </w:p>
        </w:tc>
        <w:tc>
          <w:tcPr>
            <w:tcW w:w="927" w:type="pct"/>
            <w:vAlign w:val="center"/>
            <w:hideMark/>
          </w:tcPr>
          <w:p w14:paraId="76E4446B" w14:textId="15E4F7C9" w:rsidR="00D70703" w:rsidRPr="009B07E3" w:rsidRDefault="00D70703" w:rsidP="006C7448">
            <w:pPr>
              <w:pStyle w:val="altz"/>
              <w:snapToGrid/>
              <w:spacing w:line="240" w:lineRule="auto"/>
              <w:ind w:firstLineChars="0" w:firstLine="0"/>
              <w:rPr>
                <w:sz w:val="21"/>
                <w:szCs w:val="21"/>
              </w:rPr>
            </w:pPr>
            <w:r w:rsidRPr="009B07E3">
              <w:rPr>
                <w:sz w:val="21"/>
                <w:szCs w:val="21"/>
              </w:rPr>
              <w:t>2922.0</w:t>
            </w:r>
          </w:p>
        </w:tc>
        <w:tc>
          <w:tcPr>
            <w:tcW w:w="648" w:type="pct"/>
            <w:vAlign w:val="center"/>
            <w:hideMark/>
          </w:tcPr>
          <w:p w14:paraId="2E21B090"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0.0041</w:t>
            </w:r>
          </w:p>
        </w:tc>
        <w:tc>
          <w:tcPr>
            <w:tcW w:w="648" w:type="pct"/>
            <w:vAlign w:val="center"/>
            <w:hideMark/>
          </w:tcPr>
          <w:p w14:paraId="5D7F492C"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w:t>
            </w:r>
          </w:p>
        </w:tc>
      </w:tr>
      <w:tr w:rsidR="00D70703" w:rsidRPr="009B07E3" w14:paraId="131CE0F7" w14:textId="77777777" w:rsidTr="00D70703">
        <w:trPr>
          <w:cantSplit/>
          <w:trHeight w:val="317"/>
        </w:trPr>
        <w:tc>
          <w:tcPr>
            <w:tcW w:w="1106" w:type="pct"/>
            <w:vAlign w:val="center"/>
            <w:hideMark/>
          </w:tcPr>
          <w:p w14:paraId="2C6D731C"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Qwen3-4B</w:t>
            </w:r>
          </w:p>
        </w:tc>
        <w:tc>
          <w:tcPr>
            <w:tcW w:w="835" w:type="pct"/>
            <w:vAlign w:val="center"/>
            <w:hideMark/>
          </w:tcPr>
          <w:p w14:paraId="7DE5D1A9"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0.1389</w:t>
            </w:r>
          </w:p>
        </w:tc>
        <w:tc>
          <w:tcPr>
            <w:tcW w:w="835" w:type="pct"/>
            <w:vAlign w:val="center"/>
            <w:hideMark/>
          </w:tcPr>
          <w:p w14:paraId="74A92E16"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0.2224</w:t>
            </w:r>
          </w:p>
        </w:tc>
        <w:tc>
          <w:tcPr>
            <w:tcW w:w="927" w:type="pct"/>
            <w:vAlign w:val="center"/>
            <w:hideMark/>
          </w:tcPr>
          <w:p w14:paraId="2CA00F16" w14:textId="5D0BA3FE" w:rsidR="00D70703" w:rsidRPr="009B07E3" w:rsidRDefault="00D70703" w:rsidP="006C7448">
            <w:pPr>
              <w:pStyle w:val="altz"/>
              <w:snapToGrid/>
              <w:spacing w:line="240" w:lineRule="auto"/>
              <w:ind w:firstLineChars="0" w:firstLine="0"/>
              <w:rPr>
                <w:sz w:val="21"/>
                <w:szCs w:val="21"/>
              </w:rPr>
            </w:pPr>
            <w:r w:rsidRPr="009B07E3">
              <w:rPr>
                <w:sz w:val="21"/>
                <w:szCs w:val="21"/>
              </w:rPr>
              <w:t>2576.0</w:t>
            </w:r>
          </w:p>
        </w:tc>
        <w:tc>
          <w:tcPr>
            <w:tcW w:w="648" w:type="pct"/>
            <w:vAlign w:val="center"/>
            <w:hideMark/>
          </w:tcPr>
          <w:p w14:paraId="136F8461"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&lt;0.001</w:t>
            </w:r>
          </w:p>
        </w:tc>
        <w:tc>
          <w:tcPr>
            <w:tcW w:w="648" w:type="pct"/>
            <w:vAlign w:val="center"/>
            <w:hideMark/>
          </w:tcPr>
          <w:p w14:paraId="3836385C"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w:t>
            </w:r>
          </w:p>
        </w:tc>
      </w:tr>
      <w:tr w:rsidR="00D70703" w:rsidRPr="009B07E3" w14:paraId="77313E85" w14:textId="77777777" w:rsidTr="00D70703">
        <w:trPr>
          <w:cantSplit/>
          <w:trHeight w:val="317"/>
        </w:trPr>
        <w:tc>
          <w:tcPr>
            <w:tcW w:w="1106" w:type="pct"/>
            <w:tcBorders>
              <w:bottom w:val="single" w:sz="4" w:space="0" w:color="auto"/>
            </w:tcBorders>
            <w:vAlign w:val="center"/>
            <w:hideMark/>
          </w:tcPr>
          <w:p w14:paraId="55EF1867"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Qwen3-8B</w:t>
            </w:r>
          </w:p>
        </w:tc>
        <w:tc>
          <w:tcPr>
            <w:tcW w:w="835" w:type="pct"/>
            <w:tcBorders>
              <w:bottom w:val="single" w:sz="4" w:space="0" w:color="auto"/>
            </w:tcBorders>
            <w:vAlign w:val="center"/>
            <w:hideMark/>
          </w:tcPr>
          <w:p w14:paraId="50881BDB"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0.1434</w:t>
            </w:r>
          </w:p>
        </w:tc>
        <w:tc>
          <w:tcPr>
            <w:tcW w:w="835" w:type="pct"/>
            <w:tcBorders>
              <w:bottom w:val="single" w:sz="4" w:space="0" w:color="auto"/>
            </w:tcBorders>
            <w:vAlign w:val="center"/>
            <w:hideMark/>
          </w:tcPr>
          <w:p w14:paraId="10A184BE"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0.2099</w:t>
            </w:r>
          </w:p>
        </w:tc>
        <w:tc>
          <w:tcPr>
            <w:tcW w:w="927" w:type="pct"/>
            <w:tcBorders>
              <w:bottom w:val="single" w:sz="4" w:space="0" w:color="auto"/>
            </w:tcBorders>
            <w:vAlign w:val="center"/>
            <w:hideMark/>
          </w:tcPr>
          <w:p w14:paraId="5E0A09DF" w14:textId="4E5BA07B" w:rsidR="00D70703" w:rsidRPr="009B07E3" w:rsidRDefault="00D70703" w:rsidP="006C7448">
            <w:pPr>
              <w:pStyle w:val="altz"/>
              <w:snapToGrid/>
              <w:spacing w:line="240" w:lineRule="auto"/>
              <w:ind w:firstLineChars="0" w:firstLine="0"/>
              <w:rPr>
                <w:sz w:val="21"/>
                <w:szCs w:val="21"/>
              </w:rPr>
            </w:pPr>
            <w:r w:rsidRPr="009B07E3">
              <w:rPr>
                <w:sz w:val="21"/>
                <w:szCs w:val="21"/>
              </w:rPr>
              <w:t>2841.0</w:t>
            </w:r>
          </w:p>
        </w:tc>
        <w:tc>
          <w:tcPr>
            <w:tcW w:w="648" w:type="pct"/>
            <w:tcBorders>
              <w:bottom w:val="single" w:sz="4" w:space="0" w:color="auto"/>
            </w:tcBorders>
            <w:vAlign w:val="center"/>
            <w:hideMark/>
          </w:tcPr>
          <w:p w14:paraId="42298B93" w14:textId="77777777" w:rsidR="00D70703" w:rsidRPr="009B07E3" w:rsidRDefault="00D70703" w:rsidP="006C7448">
            <w:pPr>
              <w:pStyle w:val="altz"/>
              <w:snapToGrid/>
              <w:spacing w:line="240" w:lineRule="auto"/>
              <w:ind w:firstLineChars="0" w:firstLine="0"/>
              <w:rPr>
                <w:sz w:val="21"/>
                <w:szCs w:val="21"/>
              </w:rPr>
            </w:pPr>
            <w:r w:rsidRPr="009B07E3">
              <w:rPr>
                <w:sz w:val="21"/>
                <w:szCs w:val="21"/>
              </w:rPr>
              <w:t>0.0001</w:t>
            </w:r>
          </w:p>
        </w:tc>
        <w:tc>
          <w:tcPr>
            <w:tcW w:w="648" w:type="pct"/>
            <w:tcBorders>
              <w:bottom w:val="single" w:sz="4" w:space="0" w:color="auto"/>
            </w:tcBorders>
            <w:vAlign w:val="center"/>
            <w:hideMark/>
          </w:tcPr>
          <w:p w14:paraId="4EDC5EE4" w14:textId="77777777" w:rsidR="00D70703" w:rsidRPr="009B07E3" w:rsidRDefault="00D70703" w:rsidP="006C7448">
            <w:pPr>
              <w:pStyle w:val="altz"/>
              <w:keepNext/>
              <w:snapToGrid/>
              <w:spacing w:line="240" w:lineRule="auto"/>
              <w:ind w:firstLineChars="0" w:firstLine="0"/>
              <w:rPr>
                <w:sz w:val="21"/>
                <w:szCs w:val="21"/>
              </w:rPr>
            </w:pPr>
            <w:r w:rsidRPr="009B07E3">
              <w:rPr>
                <w:sz w:val="21"/>
                <w:szCs w:val="21"/>
              </w:rPr>
              <w:t>***</w:t>
            </w:r>
          </w:p>
        </w:tc>
      </w:tr>
    </w:tbl>
    <w:p w14:paraId="3F425A03" w14:textId="4D1E9464" w:rsidR="009B07E3" w:rsidRDefault="006614D6" w:rsidP="003040E3">
      <w:pPr>
        <w:pStyle w:val="altz"/>
        <w:spacing w:afterLines="50" w:after="163" w:line="240" w:lineRule="auto"/>
        <w:ind w:firstLineChars="0" w:firstLine="0"/>
        <w:jc w:val="left"/>
        <w:rPr>
          <w:sz w:val="18"/>
          <w:szCs w:val="16"/>
        </w:rPr>
      </w:pPr>
      <w:r w:rsidRPr="006614D6">
        <w:rPr>
          <w:rFonts w:hint="eastAsia"/>
          <w:sz w:val="18"/>
          <w:szCs w:val="16"/>
        </w:rPr>
        <w:t>注：</w:t>
      </w:r>
      <w:r w:rsidRPr="006614D6">
        <w:rPr>
          <w:sz w:val="18"/>
          <w:szCs w:val="16"/>
        </w:rPr>
        <w:t>Wilcoxon</w:t>
      </w:r>
      <w:r w:rsidRPr="006614D6">
        <w:rPr>
          <w:sz w:val="18"/>
          <w:szCs w:val="16"/>
        </w:rPr>
        <w:t>符号秩检验的显著性水平（</w:t>
      </w:r>
      <w:r w:rsidRPr="006614D6">
        <w:rPr>
          <w:sz w:val="18"/>
          <w:szCs w:val="16"/>
        </w:rPr>
        <w:t>*: p</w:t>
      </w:r>
      <w:del w:id="2080" w:author="Zixuan Zhou" w:date="2026-04-27T03:32:00Z" w16du:dateUtc="2026-04-26T19:32:00Z">
        <w:r w:rsidRPr="006614D6" w:rsidDel="006A285C">
          <w:rPr>
            <w:sz w:val="18"/>
            <w:szCs w:val="16"/>
          </w:rPr>
          <w:delText xml:space="preserve"> </w:delText>
        </w:r>
      </w:del>
      <w:r w:rsidRPr="006614D6">
        <w:rPr>
          <w:sz w:val="18"/>
          <w:szCs w:val="16"/>
        </w:rPr>
        <w:t>&lt;</w:t>
      </w:r>
      <w:del w:id="2081" w:author="Zixuan Zhou" w:date="2026-04-27T03:32:00Z" w16du:dateUtc="2026-04-26T19:32:00Z">
        <w:r w:rsidRPr="006614D6" w:rsidDel="006A285C">
          <w:rPr>
            <w:sz w:val="18"/>
            <w:szCs w:val="16"/>
          </w:rPr>
          <w:delText xml:space="preserve"> </w:delText>
        </w:r>
      </w:del>
      <w:r w:rsidRPr="006614D6">
        <w:rPr>
          <w:sz w:val="18"/>
          <w:szCs w:val="16"/>
        </w:rPr>
        <w:t>0.05, **: p&lt;</w:t>
      </w:r>
      <w:del w:id="2082" w:author="Zixuan Zhou" w:date="2026-04-27T03:32:00Z" w16du:dateUtc="2026-04-26T19:32:00Z">
        <w:r w:rsidRPr="006614D6" w:rsidDel="006A285C">
          <w:rPr>
            <w:sz w:val="18"/>
            <w:szCs w:val="16"/>
          </w:rPr>
          <w:delText xml:space="preserve"> </w:delText>
        </w:r>
      </w:del>
      <w:r w:rsidRPr="006614D6">
        <w:rPr>
          <w:sz w:val="18"/>
          <w:szCs w:val="16"/>
        </w:rPr>
        <w:t>0.01, ***: p&lt;</w:t>
      </w:r>
      <w:del w:id="2083" w:author="Zixuan Zhou" w:date="2026-04-27T03:32:00Z" w16du:dateUtc="2026-04-26T19:32:00Z">
        <w:r w:rsidRPr="006614D6" w:rsidDel="006A285C">
          <w:rPr>
            <w:sz w:val="18"/>
            <w:szCs w:val="16"/>
          </w:rPr>
          <w:delText xml:space="preserve"> </w:delText>
        </w:r>
      </w:del>
      <w:r w:rsidRPr="006614D6">
        <w:rPr>
          <w:sz w:val="18"/>
          <w:szCs w:val="16"/>
        </w:rPr>
        <w:t>0.001</w:t>
      </w:r>
      <w:r w:rsidRPr="006614D6">
        <w:rPr>
          <w:sz w:val="18"/>
          <w:szCs w:val="16"/>
        </w:rPr>
        <w:t>；</w:t>
      </w:r>
      <w:r w:rsidRPr="006614D6">
        <w:rPr>
          <w:sz w:val="18"/>
          <w:szCs w:val="16"/>
        </w:rPr>
        <w:t>ns</w:t>
      </w:r>
      <w:r w:rsidRPr="006614D6">
        <w:rPr>
          <w:sz w:val="18"/>
          <w:szCs w:val="16"/>
        </w:rPr>
        <w:t>：不显著）</w:t>
      </w:r>
    </w:p>
    <w:p w14:paraId="56DEC62A" w14:textId="11BE9896" w:rsidR="005B1D82" w:rsidRPr="005B1D82" w:rsidRDefault="005B1D82" w:rsidP="005B1D82">
      <w:pPr>
        <w:pStyle w:val="5"/>
      </w:pPr>
      <w:r w:rsidRPr="005B1D82">
        <w:t>六维度</w:t>
      </w:r>
      <w:r w:rsidRPr="005B1D82">
        <w:t>AI</w:t>
      </w:r>
      <w:r w:rsidRPr="005B1D82">
        <w:t>打分的统计检验</w:t>
      </w:r>
    </w:p>
    <w:p w14:paraId="3C95F94F" w14:textId="4D149D5A" w:rsidR="005B1D82" w:rsidRDefault="00367A8E" w:rsidP="00E5028D">
      <w:pPr>
        <w:pStyle w:val="altz"/>
        <w:ind w:firstLine="480"/>
      </w:pPr>
      <w:r w:rsidRPr="00367A8E">
        <w:rPr>
          <w:rFonts w:hint="eastAsia"/>
        </w:rPr>
        <w:t>为检验各模型在六维度</w:t>
      </w:r>
      <w:r>
        <w:rPr>
          <w:rFonts w:hint="eastAsia"/>
        </w:rPr>
        <w:t>L</w:t>
      </w:r>
      <w:r w:rsidRPr="00367A8E">
        <w:rPr>
          <w:rFonts w:hint="eastAsia"/>
        </w:rPr>
        <w:t>ikert</w:t>
      </w:r>
      <w:r w:rsidRPr="00367A8E">
        <w:rPr>
          <w:rFonts w:hint="eastAsia"/>
        </w:rPr>
        <w:t>量表上的得分变化是否具有统计学意义，本研究对每一个维度分别进行配对</w:t>
      </w:r>
      <w:r w:rsidRPr="00367A8E">
        <w:rPr>
          <w:rFonts w:hint="eastAsia"/>
        </w:rPr>
        <w:t>Wilcoxon</w:t>
      </w:r>
      <w:r w:rsidRPr="00367A8E">
        <w:rPr>
          <w:rFonts w:hint="eastAsia"/>
        </w:rPr>
        <w:t>符号秩检验。设微调后模型与</w:t>
      </w:r>
      <w:r w:rsidR="00A62D4A">
        <w:rPr>
          <w:rFonts w:hint="eastAsia"/>
        </w:rPr>
        <w:t>基线</w:t>
      </w:r>
      <w:r w:rsidRPr="00367A8E">
        <w:rPr>
          <w:rFonts w:hint="eastAsia"/>
        </w:rPr>
        <w:t>模型在第</w:t>
      </w:r>
      <m:oMath>
        <m:r>
          <w:rPr>
            <w:rFonts w:ascii="Cambria Math" w:hAnsi="Cambria Math" w:hint="eastAsia"/>
          </w:rPr>
          <m:t>i</m:t>
        </m:r>
      </m:oMath>
      <w:proofErr w:type="gramStart"/>
      <w:r w:rsidRPr="00367A8E">
        <w:rPr>
          <w:rFonts w:hint="eastAsia"/>
        </w:rPr>
        <w:t>个</w:t>
      </w:r>
      <w:proofErr w:type="gramEnd"/>
      <w:r w:rsidRPr="00367A8E">
        <w:rPr>
          <w:rFonts w:hint="eastAsia"/>
        </w:rPr>
        <w:t>测试样本上第</w:t>
      </w:r>
      <m:oMath>
        <m:r>
          <w:rPr>
            <w:rFonts w:ascii="Cambria Math" w:hAnsi="Cambria Math" w:hint="eastAsia"/>
          </w:rPr>
          <m:t>k</m:t>
        </m:r>
      </m:oMath>
      <w:r w:rsidRPr="00367A8E">
        <w:rPr>
          <w:rFonts w:hint="eastAsia"/>
        </w:rPr>
        <w:t>个维度的得分分别为</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m:rPr>
                <m:nor/>
              </m:rPr>
              <w:rPr>
                <w:rFonts w:hint="eastAsia"/>
                <w:i/>
              </w:rPr>
              <m:t>fine</m:t>
            </m:r>
            <m:r>
              <w:rPr>
                <w:rFonts w:ascii="Cambria Math" w:hAnsi="Cambria Math" w:hint="eastAsia"/>
              </w:rPr>
              <m:t>,i,k</m:t>
            </m:r>
          </m:sub>
        </m:sSub>
      </m:oMath>
      <w:r w:rsidRPr="00367A8E">
        <w:rPr>
          <w:rFonts w:hint="eastAsia"/>
        </w:rPr>
        <w:t>与</w:t>
      </w:r>
      <m:oMath>
        <m:sSub>
          <m:sSubPr>
            <m:ctrlPr>
              <w:rPr>
                <w:rFonts w:ascii="Cambria Math" w:hAnsi="Cambria Math"/>
                <w:i/>
              </w:rPr>
            </m:ctrlPr>
          </m:sSubPr>
          <m:e>
            <m:r>
              <w:rPr>
                <w:rFonts w:ascii="Cambria Math" w:hAnsi="Cambria Math" w:hint="eastAsia"/>
              </w:rPr>
              <m:t>S</m:t>
            </m:r>
            <m:ctrlPr>
              <w:rPr>
                <w:rFonts w:ascii="Cambria Math" w:hAnsi="Cambria Math" w:hint="eastAsia"/>
                <w:i/>
              </w:rPr>
            </m:ctrlPr>
          </m:e>
          <m:sub>
            <m:r>
              <m:rPr>
                <m:nor/>
              </m:rPr>
              <w:rPr>
                <w:rFonts w:hint="eastAsia"/>
                <w:i/>
              </w:rPr>
              <m:t>base</m:t>
            </m:r>
            <m:r>
              <w:rPr>
                <w:rFonts w:ascii="Cambria Math" w:hAnsi="Cambria Math" w:hint="eastAsia"/>
              </w:rPr>
              <m:t>,i,k</m:t>
            </m:r>
          </m:sub>
        </m:sSub>
      </m:oMath>
      <w:r w:rsidRPr="00367A8E">
        <w:rPr>
          <w:rFonts w:hint="eastAsia"/>
        </w:rPr>
        <w:t>（</w:t>
      </w:r>
      <m:oMath>
        <m:r>
          <w:rPr>
            <w:rFonts w:ascii="Cambria Math" w:hAnsi="Cambria Math" w:hint="eastAsia"/>
          </w:rPr>
          <m:t>i=</m:t>
        </m:r>
        <m:r>
          <m:rPr>
            <m:nor/>
          </m:rPr>
          <w:rPr>
            <w:rFonts w:hint="eastAsia"/>
            <w:iCs/>
          </w:rPr>
          <m:t>1,2,</m:t>
        </m:r>
        <m:r>
          <m:rPr>
            <m:nor/>
          </m:rPr>
          <w:rPr>
            <w:rFonts w:hint="eastAsia"/>
            <w:iCs/>
          </w:rPr>
          <m:t>…</m:t>
        </m:r>
        <m:r>
          <m:rPr>
            <m:nor/>
          </m:rPr>
          <w:rPr>
            <w:rFonts w:hint="eastAsia"/>
            <w:iCs/>
          </w:rPr>
          <m:t>,n</m:t>
        </m:r>
      </m:oMath>
      <w:r w:rsidRPr="00367A8E">
        <w:rPr>
          <w:rFonts w:hint="eastAsia"/>
        </w:rPr>
        <w:t>，</w:t>
      </w:r>
      <m:oMath>
        <m:r>
          <w:rPr>
            <w:rFonts w:ascii="Cambria Math" w:hAnsi="Cambria Math" w:hint="eastAsia"/>
          </w:rPr>
          <m:t>n=</m:t>
        </m:r>
        <m:r>
          <m:rPr>
            <m:nor/>
          </m:rPr>
          <w:rPr>
            <w:rFonts w:hint="eastAsia"/>
            <w:iCs/>
          </w:rPr>
          <m:t>282</m:t>
        </m:r>
      </m:oMath>
      <w:r w:rsidRPr="00367A8E">
        <w:rPr>
          <w:rFonts w:hint="eastAsia"/>
        </w:rPr>
        <w:t>；</w:t>
      </w:r>
      <m:oMath>
        <m:r>
          <w:rPr>
            <w:rFonts w:ascii="Cambria Math" w:hAnsi="Cambria Math" w:hint="eastAsia"/>
          </w:rPr>
          <m:t>k=</m:t>
        </m:r>
        <m:r>
          <m:rPr>
            <m:nor/>
          </m:rPr>
          <w:rPr>
            <w:rFonts w:hint="eastAsia"/>
            <w:iCs/>
          </w:rPr>
          <m:t>1,2,</m:t>
        </m:r>
        <m:r>
          <m:rPr>
            <m:nor/>
          </m:rPr>
          <w:rPr>
            <w:rFonts w:hint="eastAsia"/>
            <w:iCs/>
          </w:rPr>
          <m:t>…</m:t>
        </m:r>
        <m:r>
          <m:rPr>
            <m:nor/>
          </m:rPr>
          <w:rPr>
            <w:rFonts w:hint="eastAsia"/>
            <w:iCs/>
          </w:rPr>
          <m:t>,6</m:t>
        </m:r>
      </m:oMath>
      <w:r w:rsidRPr="00367A8E">
        <w:rPr>
          <w:rFonts w:hint="eastAsia"/>
        </w:rPr>
        <w:t>，依次对应指导性、准确性、完整性、安全性、易于理解、</w:t>
      </w:r>
      <w:r>
        <w:rPr>
          <w:rFonts w:hint="eastAsia"/>
        </w:rPr>
        <w:t>仅提供必要信息</w:t>
      </w:r>
      <w:r w:rsidRPr="00367A8E">
        <w:rPr>
          <w:rFonts w:hint="eastAsia"/>
        </w:rPr>
        <w:t>）</w:t>
      </w:r>
      <w:r>
        <w:rPr>
          <w:rFonts w:hint="eastAsia"/>
        </w:rPr>
        <w:t>（“仅提供必要信息”下文简称为“仅必要”）</w:t>
      </w:r>
      <w:r w:rsidRPr="00367A8E">
        <w:rPr>
          <w:rFonts w:hint="eastAsia"/>
        </w:rPr>
        <w:t>，检验步骤与</w:t>
      </w:r>
      <w:r w:rsidRPr="00367A8E">
        <w:rPr>
          <w:rFonts w:hint="eastAsia"/>
        </w:rPr>
        <w:t>ROUGE-L</w:t>
      </w:r>
      <w:r w:rsidRPr="00367A8E">
        <w:rPr>
          <w:rFonts w:hint="eastAsia"/>
        </w:rPr>
        <w:t>检验一致</w:t>
      </w:r>
      <w:r w:rsidR="009A2896">
        <w:rPr>
          <w:rFonts w:hint="eastAsia"/>
        </w:rPr>
        <w:t>，具体步骤如下。</w:t>
      </w:r>
    </w:p>
    <w:p w14:paraId="3E9B3040" w14:textId="167A7DC9" w:rsidR="009A2896" w:rsidRPr="009A2896" w:rsidRDefault="009A2896" w:rsidP="009A2896">
      <w:pPr>
        <w:pStyle w:val="altz"/>
        <w:ind w:firstLine="480"/>
      </w:pPr>
      <w:r>
        <w:rPr>
          <w:rFonts w:hint="eastAsia"/>
        </w:rPr>
        <w:t>关于</w:t>
      </w:r>
      <w:r w:rsidRPr="009A2896">
        <w:t>假设设立</w:t>
      </w:r>
      <w:r>
        <w:rPr>
          <w:rFonts w:hint="eastAsia"/>
        </w:rPr>
        <w:t>，</w:t>
      </w:r>
      <w:r w:rsidRPr="009A2896">
        <w:t>对每一维度</w:t>
      </w:r>
      <m:oMath>
        <m:r>
          <w:rPr>
            <w:rFonts w:ascii="Cambria Math" w:hAnsi="Cambria Math"/>
          </w:rPr>
          <m:t>k</m:t>
        </m:r>
      </m:oMath>
      <w:r w:rsidRPr="009A2896">
        <w:t>，建立原假设与备择假设如下：</w:t>
      </w:r>
    </w:p>
    <w:p w14:paraId="6296E55C" w14:textId="261862E5" w:rsidR="009A2896" w:rsidRPr="009A2896" w:rsidRDefault="00000000" w:rsidP="009A2896">
      <w:pPr>
        <w:pStyle w:val="altz"/>
        <w:ind w:firstLine="480"/>
      </w:pPr>
      <m:oMath>
        <m:sSub>
          <m:sSubPr>
            <m:ctrlPr>
              <w:rPr>
                <w:rFonts w:ascii="Cambria Math" w:hAnsi="Cambria Math"/>
                <w:i/>
              </w:rPr>
            </m:ctrlPr>
          </m:sSubPr>
          <m:e>
            <m:r>
              <w:rPr>
                <w:rFonts w:ascii="Cambria Math" w:hAnsi="Cambria Math"/>
              </w:rPr>
              <m:t>H</m:t>
            </m:r>
          </m:e>
          <m:sub>
            <m:r>
              <w:rPr>
                <w:rFonts w:ascii="Cambria Math" w:hAnsi="Cambria Math"/>
              </w:rPr>
              <m:t>0,k</m:t>
            </m:r>
          </m:sub>
        </m:sSub>
      </m:oMath>
      <w:r w:rsidR="009A2896">
        <w:rPr>
          <w:rFonts w:hint="eastAsia"/>
        </w:rPr>
        <w:t>：</w:t>
      </w:r>
      <w:r w:rsidR="009A2896" w:rsidRPr="009A2896">
        <w:t>微调前后该维度得分的中位数相等（</w:t>
      </w:r>
      <m:oMath>
        <m:sSub>
          <m:sSubPr>
            <m:ctrlPr>
              <w:rPr>
                <w:rFonts w:ascii="Cambria Math" w:hAnsi="Cambria Math"/>
                <w:i/>
              </w:rPr>
            </m:ctrlPr>
          </m:sSubPr>
          <m:e>
            <m:r>
              <w:rPr>
                <w:rFonts w:ascii="Cambria Math" w:hAnsi="Cambria Math"/>
              </w:rPr>
              <m:t>M</m:t>
            </m:r>
          </m:e>
          <m:sub>
            <m:r>
              <m:rPr>
                <m:nor/>
              </m:rPr>
              <w:rPr>
                <w:i/>
              </w:rPr>
              <m:t>fine</m:t>
            </m:r>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M</m:t>
            </m:r>
          </m:e>
          <m:sub>
            <m:r>
              <m:rPr>
                <m:nor/>
              </m:rPr>
              <w:rPr>
                <w:i/>
              </w:rPr>
              <m:t>base</m:t>
            </m:r>
            <m:r>
              <w:rPr>
                <w:rFonts w:ascii="Cambria Math" w:hAnsi="Cambria Math"/>
              </w:rPr>
              <m:t>,k</m:t>
            </m:r>
          </m:sub>
        </m:sSub>
      </m:oMath>
      <w:r w:rsidR="009A2896" w:rsidRPr="009A2896">
        <w:t>），</w:t>
      </w:r>
      <w:proofErr w:type="gramStart"/>
      <w:r w:rsidR="009A2896" w:rsidRPr="009A2896">
        <w:t>即领域</w:t>
      </w:r>
      <w:proofErr w:type="gramEnd"/>
      <w:r w:rsidR="009A2896" w:rsidRPr="009A2896">
        <w:t>微调未对该维度产生系统性影响；</w:t>
      </w:r>
    </w:p>
    <w:p w14:paraId="51E9D9A8" w14:textId="768B024B" w:rsidR="009A2896" w:rsidRPr="009A2896" w:rsidRDefault="00000000" w:rsidP="009A2896">
      <w:pPr>
        <w:pStyle w:val="altz"/>
        <w:ind w:firstLine="480"/>
      </w:pPr>
      <m:oMath>
        <m:sSub>
          <m:sSubPr>
            <m:ctrlPr>
              <w:rPr>
                <w:rFonts w:ascii="Cambria Math" w:hAnsi="Cambria Math"/>
                <w:i/>
              </w:rPr>
            </m:ctrlPr>
          </m:sSubPr>
          <m:e>
            <m:r>
              <w:rPr>
                <w:rFonts w:ascii="Cambria Math" w:hAnsi="Cambria Math"/>
              </w:rPr>
              <m:t>H</m:t>
            </m:r>
          </m:e>
          <m:sub>
            <m:r>
              <w:rPr>
                <w:rFonts w:ascii="Cambria Math" w:hAnsi="Cambria Math"/>
              </w:rPr>
              <m:t>1,k</m:t>
            </m:r>
          </m:sub>
        </m:sSub>
      </m:oMath>
      <w:r w:rsidR="009A2896" w:rsidRPr="009A2896">
        <w:t>：微调前后该维度得分的中位数不相等（</w:t>
      </w:r>
      <m:oMath>
        <m:sSub>
          <m:sSubPr>
            <m:ctrlPr>
              <w:rPr>
                <w:rFonts w:ascii="Cambria Math" w:hAnsi="Cambria Math"/>
                <w:i/>
              </w:rPr>
            </m:ctrlPr>
          </m:sSubPr>
          <m:e>
            <m:r>
              <w:rPr>
                <w:rFonts w:ascii="Cambria Math" w:hAnsi="Cambria Math"/>
              </w:rPr>
              <m:t>M</m:t>
            </m:r>
          </m:e>
          <m:sub>
            <m:r>
              <m:rPr>
                <m:nor/>
              </m:rPr>
              <w:rPr>
                <w:i/>
              </w:rPr>
              <m:t>fine</m:t>
            </m:r>
            <m:r>
              <w:rPr>
                <w:rFonts w:ascii="Cambria Math" w:hAnsi="Cambria Math"/>
              </w:rPr>
              <m:t>,k</m:t>
            </m:r>
          </m:sub>
        </m:sSub>
        <m:r>
          <w:rPr>
            <w:rFonts w:ascii="Cambria Math" w:hAnsi="Cambria Math" w:hint="eastAsia"/>
          </w:rPr>
          <m:t>≠</m:t>
        </m:r>
        <m:sSub>
          <m:sSubPr>
            <m:ctrlPr>
              <w:rPr>
                <w:rFonts w:ascii="Cambria Math" w:hAnsi="Cambria Math"/>
                <w:i/>
              </w:rPr>
            </m:ctrlPr>
          </m:sSubPr>
          <m:e>
            <m:r>
              <w:rPr>
                <w:rFonts w:ascii="Cambria Math" w:hAnsi="Cambria Math"/>
              </w:rPr>
              <m:t>M</m:t>
            </m:r>
            <m:ctrlPr>
              <w:rPr>
                <w:rFonts w:ascii="Cambria Math" w:hAnsi="Cambria Math"/>
              </w:rPr>
            </m:ctrlPr>
          </m:e>
          <m:sub>
            <m:r>
              <m:rPr>
                <m:nor/>
              </m:rPr>
              <w:rPr>
                <w:i/>
              </w:rPr>
              <m:t>base</m:t>
            </m:r>
            <m:r>
              <w:rPr>
                <w:rFonts w:ascii="Cambria Math" w:hAnsi="Cambria Math"/>
              </w:rPr>
              <m:t>,k</m:t>
            </m:r>
          </m:sub>
        </m:sSub>
      </m:oMath>
      <w:r w:rsidR="009A2896">
        <w:rPr>
          <w:rFonts w:hint="eastAsia"/>
        </w:rPr>
        <w:t>,</w:t>
      </w:r>
      <w:r w:rsidR="00FD21B2">
        <w:rPr>
          <w:rFonts w:hint="eastAsia"/>
        </w:rPr>
        <w:t xml:space="preserve"> </w:t>
      </w:r>
      <w:r w:rsidR="009A2896" w:rsidRPr="009A2896">
        <w:t>双侧检验），</w:t>
      </w:r>
      <w:proofErr w:type="gramStart"/>
      <w:r w:rsidR="009A2896" w:rsidRPr="009A2896">
        <w:t>即领域</w:t>
      </w:r>
      <w:proofErr w:type="gramEnd"/>
      <w:r w:rsidR="009A2896" w:rsidRPr="009A2896">
        <w:t>微调对该维度产生了显著影响。</w:t>
      </w:r>
    </w:p>
    <w:p w14:paraId="3823A7CE" w14:textId="77777777" w:rsidR="00367A8E" w:rsidRDefault="00367A8E" w:rsidP="00367A8E">
      <w:pPr>
        <w:pStyle w:val="altz"/>
        <w:ind w:firstLine="480"/>
      </w:pPr>
      <w:r>
        <w:rPr>
          <w:rFonts w:hint="eastAsia"/>
        </w:rPr>
        <w:t>步骤</w:t>
      </w:r>
      <w:r>
        <w:rPr>
          <w:rFonts w:hint="eastAsia"/>
        </w:rPr>
        <w:t>1</w:t>
      </w:r>
      <w:r>
        <w:rPr>
          <w:rFonts w:hint="eastAsia"/>
        </w:rPr>
        <w:t>：计算配对差值</w:t>
      </w:r>
    </w:p>
    <w:p w14:paraId="103456AA" w14:textId="5CE5E56D" w:rsidR="00FD21B2" w:rsidRPr="00FD21B2" w:rsidRDefault="00FD21B2" w:rsidP="00FD21B2">
      <w:pPr>
        <w:pStyle w:val="altz"/>
        <w:ind w:firstLine="480"/>
      </w:pPr>
      <w:r w:rsidRPr="00FD21B2">
        <w:t>对每一个维度</w:t>
      </w:r>
      <m:oMath>
        <m:r>
          <w:rPr>
            <w:rFonts w:ascii="Cambria Math" w:hAnsi="Cambria Math"/>
          </w:rPr>
          <m:t>k</m:t>
        </m:r>
      </m:oMath>
      <w:r w:rsidRPr="00FD21B2">
        <w:t>，分别计算</w:t>
      </w:r>
      <w:r w:rsidRPr="00FD21B2">
        <w:t>282</w:t>
      </w:r>
      <w:r w:rsidRPr="00FD21B2">
        <w:t>条样本的差值</w:t>
      </w:r>
      <w:r>
        <w:rPr>
          <w:rFonts w:hint="eastAsia"/>
        </w:rPr>
        <w:t>。</w:t>
      </w:r>
    </w:p>
    <w:tbl>
      <w:tblPr>
        <w:tblW w:w="5000" w:type="pct"/>
        <w:tblLook w:val="0000" w:firstRow="0" w:lastRow="0" w:firstColumn="0" w:lastColumn="0" w:noHBand="0" w:noVBand="0"/>
      </w:tblPr>
      <w:tblGrid>
        <w:gridCol w:w="1664"/>
        <w:gridCol w:w="5743"/>
        <w:gridCol w:w="1663"/>
      </w:tblGrid>
      <w:tr w:rsidR="009A2896" w14:paraId="73310878" w14:textId="77777777" w:rsidTr="00B21E52">
        <w:tc>
          <w:tcPr>
            <w:tcW w:w="917" w:type="pct"/>
            <w:vAlign w:val="center"/>
          </w:tcPr>
          <w:p w14:paraId="4F2D2C9A" w14:textId="77777777" w:rsidR="009A2896" w:rsidRDefault="009A2896" w:rsidP="00B21E52">
            <w:pPr>
              <w:pStyle w:val="aff5"/>
              <w:tabs>
                <w:tab w:val="clear" w:pos="8400"/>
                <w:tab w:val="right" w:pos="8280"/>
              </w:tabs>
              <w:spacing w:after="163"/>
              <w:rPr>
                <w:rFonts w:ascii="宋体" w:hAnsi="宋体" w:hint="eastAsia"/>
                <w:sz w:val="24"/>
              </w:rPr>
            </w:pPr>
          </w:p>
        </w:tc>
        <w:tc>
          <w:tcPr>
            <w:tcW w:w="3166" w:type="pct"/>
            <w:vAlign w:val="center"/>
          </w:tcPr>
          <w:p w14:paraId="1314FDF0" w14:textId="2CE1AB1C" w:rsidR="009A2896" w:rsidRPr="00FD21B2" w:rsidRDefault="00000000" w:rsidP="00FD21B2">
            <w:pPr>
              <w:pStyle w:val="altz"/>
              <w:spacing w:line="240" w:lineRule="auto"/>
              <w:ind w:firstLine="480"/>
              <w:rPr>
                <w:i/>
              </w:rPr>
            </w:pPr>
            <m:oMathPara>
              <m:oMath>
                <m:sSub>
                  <m:sSubPr>
                    <m:ctrlPr>
                      <w:rPr>
                        <w:rFonts w:ascii="Cambria Math" w:hAnsi="Cambria Math"/>
                        <w:i/>
                      </w:rPr>
                    </m:ctrlPr>
                  </m:sSubPr>
                  <m:e>
                    <m:r>
                      <w:rPr>
                        <w:rFonts w:ascii="Cambria Math" w:hAnsi="Cambria Math"/>
                      </w:rPr>
                      <m:t>d</m:t>
                    </m:r>
                  </m:e>
                  <m:sub>
                    <m:r>
                      <w:rPr>
                        <w:rFonts w:ascii="Cambria Math" w:hAnsi="Cambria Math"/>
                      </w:rPr>
                      <m:t>i,k</m:t>
                    </m:r>
                  </m:sub>
                </m:sSub>
                <m:r>
                  <w:rPr>
                    <w:rFonts w:ascii="Cambria Math" w:hAnsi="Cambria Math"/>
                  </w:rPr>
                  <m:t>=</m:t>
                </m:r>
                <m:sSub>
                  <m:sSubPr>
                    <m:ctrlPr>
                      <w:rPr>
                        <w:rFonts w:ascii="Cambria Math" w:hAnsi="Cambria Math"/>
                        <w:i/>
                      </w:rPr>
                    </m:ctrlPr>
                  </m:sSubPr>
                  <m:e>
                    <m:r>
                      <w:rPr>
                        <w:rFonts w:ascii="Cambria Math" w:hAnsi="Cambria Math"/>
                      </w:rPr>
                      <m:t>S</m:t>
                    </m:r>
                  </m:e>
                  <m:sub>
                    <m:r>
                      <m:rPr>
                        <m:nor/>
                      </m:rPr>
                      <w:rPr>
                        <w:i/>
                      </w:rPr>
                      <m:t>fine</m:t>
                    </m:r>
                    <m:r>
                      <w:rPr>
                        <w:rFonts w:ascii="Cambria Math" w:hAnsi="Cambria Math"/>
                      </w:rPr>
                      <m:t>,i,k</m:t>
                    </m:r>
                  </m:sub>
                </m:sSub>
                <m:r>
                  <w:rPr>
                    <w:rFonts w:ascii="Cambria Math" w:hAnsi="Cambria Math"/>
                  </w:rPr>
                  <m:t>-</m:t>
                </m:r>
                <m:sSub>
                  <m:sSubPr>
                    <m:ctrlPr>
                      <w:rPr>
                        <w:rFonts w:ascii="Cambria Math" w:hAnsi="Cambria Math"/>
                        <w:i/>
                      </w:rPr>
                    </m:ctrlPr>
                  </m:sSubPr>
                  <m:e>
                    <m:r>
                      <w:rPr>
                        <w:rFonts w:ascii="Cambria Math" w:hAnsi="Cambria Math"/>
                      </w:rPr>
                      <m:t>S</m:t>
                    </m:r>
                  </m:e>
                  <m:sub>
                    <m:r>
                      <m:rPr>
                        <m:nor/>
                      </m:rPr>
                      <w:rPr>
                        <w:i/>
                      </w:rPr>
                      <m:t>base</m:t>
                    </m:r>
                    <m:r>
                      <w:rPr>
                        <w:rFonts w:ascii="Cambria Math" w:hAnsi="Cambria Math"/>
                      </w:rPr>
                      <m:t>,i,k</m:t>
                    </m:r>
                  </m:sub>
                </m:sSub>
              </m:oMath>
            </m:oMathPara>
          </w:p>
        </w:tc>
        <w:tc>
          <w:tcPr>
            <w:tcW w:w="917" w:type="pct"/>
            <w:vAlign w:val="center"/>
          </w:tcPr>
          <w:p w14:paraId="275E996F" w14:textId="5371A061" w:rsidR="009A2896" w:rsidRPr="002B54B9" w:rsidRDefault="009A2896" w:rsidP="00B21E52">
            <w:pPr>
              <w:pStyle w:val="altz"/>
              <w:spacing w:after="120"/>
              <w:ind w:firstLine="480"/>
              <w:jc w:val="right"/>
              <w:rPr>
                <w:rFonts w:asciiTheme="minorHAnsi" w:eastAsiaTheme="minorEastAsia" w:hAnsiTheme="minorHAnsi" w:hint="eastAsia"/>
              </w:rPr>
            </w:pPr>
            <w:bookmarkStart w:id="2084" w:name="_Ref227930626"/>
            <w:r w:rsidRPr="009A2896">
              <w:rPr>
                <w:rFonts w:hint="eastAsia"/>
              </w:rPr>
              <w:t>(</w:t>
            </w:r>
            <w:r>
              <w:rPr>
                <w:rFonts w:hint="eastAsia"/>
              </w:rPr>
              <w:fldChar w:fldCharType="begin"/>
            </w:r>
            <w:r>
              <w:rPr>
                <w:rFonts w:hint="eastAsia"/>
              </w:rPr>
              <w:instrText xml:space="preserve"> STYLEREF 1 \s </w:instrText>
            </w:r>
            <w:r>
              <w:rPr>
                <w:rFonts w:hint="eastAsia"/>
              </w:rPr>
              <w:fldChar w:fldCharType="separate"/>
            </w:r>
            <w:r w:rsidR="00FD21B2">
              <w:rPr>
                <w:noProof/>
              </w:rPr>
              <w:t>6</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式</w:instrText>
            </w:r>
            <w:r>
              <w:rPr>
                <w:rFonts w:hint="eastAsia"/>
              </w:rPr>
              <w:instrText xml:space="preserve"> \* ARABIC \s 1 </w:instrText>
            </w:r>
            <w:r>
              <w:rPr>
                <w:rFonts w:hint="eastAsia"/>
              </w:rPr>
              <w:fldChar w:fldCharType="separate"/>
            </w:r>
            <w:r w:rsidR="00FD21B2">
              <w:rPr>
                <w:noProof/>
              </w:rPr>
              <w:t>11</w:t>
            </w:r>
            <w:r>
              <w:rPr>
                <w:rFonts w:hint="eastAsia"/>
              </w:rPr>
              <w:fldChar w:fldCharType="end"/>
            </w:r>
            <w:r>
              <w:rPr>
                <w:rFonts w:hint="eastAsia"/>
              </w:rPr>
              <w:t>)</w:t>
            </w:r>
            <w:bookmarkEnd w:id="2084"/>
          </w:p>
        </w:tc>
      </w:tr>
    </w:tbl>
    <w:p w14:paraId="6EA6B4DB" w14:textId="3B3C0487" w:rsidR="00FD21B2" w:rsidRDefault="00367A8E" w:rsidP="00FD21B2">
      <w:pPr>
        <w:pStyle w:val="altz"/>
        <w:ind w:firstLine="480"/>
      </w:pPr>
      <w:r>
        <w:rPr>
          <w:rFonts w:hint="eastAsia"/>
        </w:rPr>
        <w:t>配对差值</w:t>
      </w:r>
      <m:oMath>
        <m:sSub>
          <m:sSubPr>
            <m:ctrlPr>
              <w:rPr>
                <w:rFonts w:ascii="Cambria Math" w:hAnsi="Cambria Math"/>
                <w:i/>
              </w:rPr>
            </m:ctrlPr>
          </m:sSubPr>
          <m:e>
            <m:r>
              <m:rPr>
                <m:nor/>
              </m:rPr>
              <w:rPr>
                <w:i/>
              </w:rPr>
              <m:t>d</m:t>
            </m:r>
          </m:e>
          <m:sub>
            <w:proofErr w:type="spellStart"/>
            <m:r>
              <m:rPr>
                <m:nor/>
              </m:rPr>
              <w:rPr>
                <w:i/>
              </w:rPr>
              <m:t>i,k</m:t>
            </m:r>
            <w:proofErr w:type="spellEnd"/>
            <m:r>
              <m:rPr>
                <m:nor/>
              </m:rPr>
              <w:rPr>
                <w:rFonts w:ascii="Cambria Math" w:hint="eastAsia"/>
                <w:i/>
              </w:rPr>
              <m:t xml:space="preserve"> </m:t>
            </m:r>
          </m:sub>
        </m:sSub>
      </m:oMath>
      <w:r w:rsidRPr="00FD21B2">
        <w:rPr>
          <w:rFonts w:hint="eastAsia"/>
        </w:rPr>
        <w:t>计</w:t>
      </w:r>
      <w:r>
        <w:rPr>
          <w:rFonts w:hint="eastAsia"/>
        </w:rPr>
        <w:t>算方式如式</w:t>
      </w:r>
      <w:r>
        <w:rPr>
          <w:rFonts w:hint="eastAsia"/>
        </w:rPr>
        <w:t xml:space="preserve"> </w:t>
      </w:r>
      <w:r w:rsidR="00FD21B2">
        <w:fldChar w:fldCharType="begin"/>
      </w:r>
      <w:r w:rsidR="00FD21B2">
        <w:instrText xml:space="preserve"> </w:instrText>
      </w:r>
      <w:r w:rsidR="00FD21B2">
        <w:rPr>
          <w:rFonts w:hint="eastAsia"/>
        </w:rPr>
        <w:instrText>REF _Ref227930626 \h</w:instrText>
      </w:r>
      <w:r w:rsidR="00FD21B2">
        <w:instrText xml:space="preserve"> </w:instrText>
      </w:r>
      <w:r w:rsidR="00FD21B2">
        <w:fldChar w:fldCharType="separate"/>
      </w:r>
      <w:r w:rsidR="00FD21B2" w:rsidRPr="009A2896">
        <w:rPr>
          <w:rFonts w:hint="eastAsia"/>
        </w:rPr>
        <w:t>(</w:t>
      </w:r>
      <w:r w:rsidR="00FD21B2">
        <w:rPr>
          <w:noProof/>
        </w:rPr>
        <w:t>6</w:t>
      </w:r>
      <w:r w:rsidR="00FD21B2">
        <w:rPr>
          <w:rFonts w:hint="eastAsia"/>
        </w:rPr>
        <w:noBreakHyphen/>
      </w:r>
      <w:r w:rsidR="00FD21B2">
        <w:rPr>
          <w:noProof/>
        </w:rPr>
        <w:t>11</w:t>
      </w:r>
      <w:r w:rsidR="00FD21B2">
        <w:rPr>
          <w:rFonts w:hint="eastAsia"/>
        </w:rPr>
        <w:t>)</w:t>
      </w:r>
      <w:r w:rsidR="00FD21B2">
        <w:fldChar w:fldCharType="end"/>
      </w:r>
      <w:r>
        <w:rPr>
          <w:rFonts w:hint="eastAsia"/>
        </w:rPr>
        <w:t>所示。</w:t>
      </w:r>
      <w:r w:rsidR="00FD21B2" w:rsidRPr="00FD21B2">
        <w:t>剔除</w:t>
      </w:r>
      <m:oMath>
        <m:sSub>
          <m:sSubPr>
            <m:ctrlPr>
              <w:rPr>
                <w:rFonts w:ascii="Cambria Math" w:hAnsi="Cambria Math"/>
                <w:i/>
              </w:rPr>
            </m:ctrlPr>
          </m:sSubPr>
          <m:e>
            <m:r>
              <m:rPr>
                <m:nor/>
              </m:rPr>
              <w:rPr>
                <w:i/>
              </w:rPr>
              <m:t>d</m:t>
            </m:r>
          </m:e>
          <m:sub>
            <w:proofErr w:type="spellStart"/>
            <m:r>
              <m:rPr>
                <m:nor/>
              </m:rPr>
              <w:rPr>
                <w:i/>
              </w:rPr>
              <m:t>i,k</m:t>
            </m:r>
            <w:proofErr w:type="spellEnd"/>
            <m:r>
              <m:rPr>
                <m:nor/>
              </m:rPr>
              <w:rPr>
                <w:rFonts w:ascii="Cambria Math" w:hint="eastAsia"/>
                <w:i/>
              </w:rPr>
              <m:t xml:space="preserve"> </m:t>
            </m:r>
          </m:sub>
        </m:sSub>
        <m:r>
          <m:rPr>
            <m:nor/>
          </m:rPr>
          <w:rPr>
            <w:iCs/>
          </w:rPr>
          <m:t>=</m:t>
        </m:r>
        <m:r>
          <m:rPr>
            <m:nor/>
          </m:rPr>
          <w:rPr>
            <w:rFonts w:ascii="Cambria Math" w:hint="eastAsia"/>
            <w:iCs/>
          </w:rPr>
          <m:t xml:space="preserve"> </m:t>
        </m:r>
        <m:r>
          <m:rPr>
            <m:nor/>
          </m:rPr>
          <w:rPr>
            <w:iCs/>
          </w:rPr>
          <m:t>0</m:t>
        </m:r>
      </m:oMath>
      <w:r w:rsidR="00FD21B2" w:rsidRPr="00FD21B2">
        <w:t>的样本，</w:t>
      </w:r>
      <w:proofErr w:type="gramStart"/>
      <w:r w:rsidR="00FD21B2" w:rsidRPr="00FD21B2">
        <w:t>记有效</w:t>
      </w:r>
      <w:proofErr w:type="gramEnd"/>
      <w:r w:rsidR="00FD21B2" w:rsidRPr="00FD21B2">
        <w:t>样本量为</w:t>
      </w:r>
      <m:oMath>
        <m:sSubSup>
          <m:sSubSupPr>
            <m:ctrlPr>
              <w:rPr>
                <w:rFonts w:ascii="Cambria Math" w:hAnsi="Cambria Math"/>
                <w:i/>
              </w:rPr>
            </m:ctrlPr>
          </m:sSubSupPr>
          <m:e>
            <m:r>
              <m:rPr>
                <m:nor/>
              </m:rPr>
              <w:rPr>
                <w:i/>
              </w:rPr>
              <m:t>n</m:t>
            </m:r>
          </m:e>
          <m:sub>
            <m:r>
              <m:rPr>
                <m:nor/>
              </m:rPr>
              <w:rPr>
                <w:i/>
              </w:rPr>
              <m:t>k</m:t>
            </m:r>
          </m:sub>
          <m:sup>
            <m:r>
              <m:rPr>
                <m:nor/>
              </m:rPr>
              <w:rPr>
                <w:i/>
              </w:rPr>
              <m:t>'</m:t>
            </m:r>
          </m:sup>
        </m:sSubSup>
      </m:oMath>
      <w:r w:rsidR="00FD21B2" w:rsidRPr="00FD21B2">
        <w:t>。</w:t>
      </w:r>
    </w:p>
    <w:p w14:paraId="767EA504" w14:textId="00DABD82" w:rsidR="00FD21B2" w:rsidRDefault="00FD21B2" w:rsidP="00FD21B2">
      <w:pPr>
        <w:pStyle w:val="altz"/>
        <w:ind w:firstLine="480"/>
      </w:pPr>
      <w:r>
        <w:rPr>
          <w:rFonts w:hint="eastAsia"/>
        </w:rPr>
        <w:t>步骤</w:t>
      </w:r>
      <w:r>
        <w:rPr>
          <w:rFonts w:hint="eastAsia"/>
        </w:rPr>
        <w:t>2-5</w:t>
      </w:r>
      <w:r>
        <w:rPr>
          <w:rFonts w:hint="eastAsia"/>
        </w:rPr>
        <w:t>；</w:t>
      </w:r>
      <w:r w:rsidRPr="00FD21B2">
        <w:rPr>
          <w:rFonts w:hint="eastAsia"/>
        </w:rPr>
        <w:t>编</w:t>
      </w:r>
      <w:proofErr w:type="gramStart"/>
      <w:r w:rsidRPr="00FD21B2">
        <w:rPr>
          <w:rFonts w:hint="eastAsia"/>
        </w:rPr>
        <w:t>秩</w:t>
      </w:r>
      <w:proofErr w:type="gramEnd"/>
      <w:r w:rsidRPr="00FD21B2">
        <w:rPr>
          <w:rFonts w:hint="eastAsia"/>
        </w:rPr>
        <w:t>、计算秩和、确定统计量与显著性判定</w:t>
      </w:r>
    </w:p>
    <w:p w14:paraId="69304358" w14:textId="4207893A" w:rsidR="00FD21B2" w:rsidRDefault="00FD21B2" w:rsidP="00FD21B2">
      <w:pPr>
        <w:pStyle w:val="altz"/>
        <w:ind w:firstLine="480"/>
      </w:pPr>
      <w:r w:rsidRPr="00FD21B2">
        <w:rPr>
          <w:rFonts w:hint="eastAsia"/>
        </w:rPr>
        <w:t>对每一维度的差值序列</w:t>
      </w:r>
      <m:oMath>
        <m:r>
          <m:rPr>
            <m:lit/>
            <m:nor/>
          </m:rPr>
          <w:rPr>
            <w:rFonts w:hint="eastAsia"/>
            <w:iCs/>
          </w:rPr>
          <m:t>{</m:t>
        </m:r>
        <m:sSub>
          <m:sSubPr>
            <m:ctrlPr>
              <w:rPr>
                <w:rFonts w:ascii="Cambria Math" w:hAnsi="Cambria Math"/>
                <w:i/>
              </w:rPr>
            </m:ctrlPr>
          </m:sSubPr>
          <m:e>
            <m:r>
              <m:rPr>
                <m:nor/>
              </m:rPr>
              <w:rPr>
                <w:rFonts w:hint="eastAsia"/>
                <w:i/>
              </w:rPr>
              <m:t>d</m:t>
            </m:r>
            <m:ctrlPr>
              <w:rPr>
                <w:rFonts w:ascii="Cambria Math" w:hAnsi="Cambria Math" w:hint="eastAsia"/>
                <w:i/>
              </w:rPr>
            </m:ctrlPr>
          </m:e>
          <m:sub>
            <w:proofErr w:type="spellStart"/>
            <m:r>
              <m:rPr>
                <m:nor/>
              </m:rPr>
              <w:rPr>
                <w:rFonts w:hint="eastAsia"/>
                <w:i/>
              </w:rPr>
              <m:t>i,k</m:t>
            </m:r>
            <w:proofErr w:type="spellEnd"/>
          </m:sub>
        </m:sSub>
        <m:r>
          <m:rPr>
            <m:lit/>
            <m:nor/>
          </m:rPr>
          <w:rPr>
            <w:rFonts w:hint="eastAsia"/>
            <w:iCs/>
          </w:rPr>
          <m:t>}</m:t>
        </m:r>
      </m:oMath>
      <w:r w:rsidRPr="00FD21B2">
        <w:rPr>
          <w:rFonts w:hint="eastAsia"/>
        </w:rPr>
        <w:t>独立执行编</w:t>
      </w:r>
      <w:proofErr w:type="gramStart"/>
      <w:r w:rsidRPr="00FD21B2">
        <w:rPr>
          <w:rFonts w:hint="eastAsia"/>
        </w:rPr>
        <w:t>秩</w:t>
      </w:r>
      <w:proofErr w:type="gramEnd"/>
      <w:r w:rsidRPr="00FD21B2">
        <w:rPr>
          <w:rFonts w:hint="eastAsia"/>
        </w:rPr>
        <w:t>、符号秩和计算及正态近似，得到该维度下的</w:t>
      </w:r>
      <m:oMath>
        <m:sSub>
          <m:sSubPr>
            <m:ctrlPr>
              <w:rPr>
                <w:rFonts w:ascii="Cambria Math" w:hAnsi="Cambria Math"/>
                <w:i/>
              </w:rPr>
            </m:ctrlPr>
          </m:sSubPr>
          <m:e>
            <m:r>
              <m:rPr>
                <m:nor/>
              </m:rPr>
              <w:rPr>
                <w:rFonts w:hint="eastAsia"/>
                <w:i/>
              </w:rPr>
              <m:t>W</m:t>
            </m:r>
            <m:ctrlPr>
              <w:rPr>
                <w:rFonts w:ascii="Cambria Math" w:hAnsi="Cambria Math" w:hint="eastAsia"/>
                <w:i/>
              </w:rPr>
            </m:ctrlPr>
          </m:e>
          <m:sub>
            <m:r>
              <m:rPr>
                <m:nor/>
              </m:rPr>
              <w:rPr>
                <w:rFonts w:hint="eastAsia"/>
                <w:i/>
              </w:rPr>
              <m:t>k</m:t>
            </m:r>
          </m:sub>
        </m:sSub>
      </m:oMath>
      <w:r w:rsidRPr="00FD21B2">
        <w:rPr>
          <w:rFonts w:hint="eastAsia"/>
        </w:rPr>
        <w:t>统计量与双侧</w:t>
      </w:r>
      <m:oMath>
        <m:sSub>
          <m:sSubPr>
            <m:ctrlPr>
              <w:rPr>
                <w:rFonts w:ascii="Cambria Math" w:hAnsi="Cambria Math"/>
                <w:i/>
              </w:rPr>
            </m:ctrlPr>
          </m:sSubPr>
          <m:e>
            <m:r>
              <m:rPr>
                <m:nor/>
              </m:rPr>
              <w:rPr>
                <w:rFonts w:hint="eastAsia"/>
                <w:i/>
              </w:rPr>
              <m:t>p</m:t>
            </m:r>
            <m:ctrlPr>
              <w:rPr>
                <w:rFonts w:ascii="Cambria Math" w:hAnsi="Cambria Math" w:hint="eastAsia"/>
                <w:i/>
              </w:rPr>
            </m:ctrlPr>
          </m:e>
          <m:sub>
            <m:r>
              <m:rPr>
                <m:nor/>
              </m:rPr>
              <w:rPr>
                <w:rFonts w:hint="eastAsia"/>
                <w:i/>
              </w:rPr>
              <m:t>k</m:t>
            </m:r>
          </m:sub>
        </m:sSub>
      </m:oMath>
      <w:r w:rsidRPr="00FD21B2">
        <w:rPr>
          <w:rFonts w:hint="eastAsia"/>
        </w:rPr>
        <w:t>值。由于每个维度的有效样本量均满足</w:t>
      </w:r>
      <m:oMath>
        <m:sSubSup>
          <m:sSubSupPr>
            <m:ctrlPr>
              <w:rPr>
                <w:rFonts w:ascii="Cambria Math" w:hAnsi="Cambria Math"/>
                <w:i/>
              </w:rPr>
            </m:ctrlPr>
          </m:sSubSupPr>
          <m:e>
            <m:r>
              <m:rPr>
                <m:nor/>
              </m:rPr>
              <w:rPr>
                <w:rFonts w:hint="eastAsia"/>
                <w:i/>
              </w:rPr>
              <m:t>n</m:t>
            </m:r>
            <m:ctrlPr>
              <w:rPr>
                <w:rFonts w:ascii="Cambria Math" w:hAnsi="Cambria Math" w:hint="eastAsia"/>
                <w:i/>
              </w:rPr>
            </m:ctrlPr>
          </m:e>
          <m:sub>
            <m:r>
              <m:rPr>
                <m:nor/>
              </m:rPr>
              <w:rPr>
                <w:rFonts w:hint="eastAsia"/>
                <w:i/>
              </w:rPr>
              <m:t>k</m:t>
            </m:r>
          </m:sub>
          <m:sup>
            <m:r>
              <m:rPr>
                <m:nor/>
              </m:rPr>
              <w:rPr>
                <w:i/>
              </w:rPr>
              <m:t>'</m:t>
            </m:r>
          </m:sup>
        </m:sSubSup>
        <m:r>
          <w:rPr>
            <w:rFonts w:ascii="Cambria Math" w:hAnsi="Cambria Math" w:hint="eastAsia"/>
          </w:rPr>
          <m:t>&gt;</m:t>
        </m:r>
      </m:oMath>
      <w:del w:id="2085" w:author="Zixuan Zhou" w:date="2026-04-27T03:28:00Z" w16du:dateUtc="2026-04-26T19:28:00Z">
        <w:r w:rsidR="006A285C" w:rsidRPr="006A285C" w:rsidDel="006A285C">
          <w:rPr>
            <w:rPrChange w:id="2086" w:author="Zixuan Zhou" w:date="2026-04-27T03:28:00Z" w16du:dateUtc="2026-04-26T19:28:00Z">
              <w:rPr>
                <w:rFonts w:ascii="Cambria Math" w:hAnsi="Cambria Math"/>
              </w:rPr>
            </w:rPrChange>
          </w:rPr>
          <w:delText>\mathrm{</w:delText>
        </w:r>
      </w:del>
      <w:r w:rsidR="006A285C" w:rsidRPr="006A285C">
        <w:rPr>
          <w:iCs/>
          <w:rPrChange w:id="2087" w:author="Zixuan Zhou" w:date="2026-04-27T03:28:00Z" w16du:dateUtc="2026-04-26T19:28:00Z">
            <w:rPr>
              <w:rFonts w:ascii="Cambria Math"/>
              <w:iCs/>
            </w:rPr>
          </w:rPrChange>
        </w:rPr>
        <w:t>20</w:t>
      </w:r>
      <w:del w:id="2088" w:author="Zixuan Zhou" w:date="2026-04-27T03:28:00Z" w16du:dateUtc="2026-04-26T19:28:00Z">
        <w:r w:rsidR="006A285C" w:rsidRPr="006A285C" w:rsidDel="006A285C">
          <w:rPr>
            <w:iCs/>
            <w:rPrChange w:id="2089" w:author="Zixuan Zhou" w:date="2026-04-27T03:28:00Z" w16du:dateUtc="2026-04-26T19:28:00Z">
              <w:rPr>
                <w:rFonts w:ascii="Cambria Math"/>
                <w:iCs/>
              </w:rPr>
            </w:rPrChange>
          </w:rPr>
          <w:delText>}</w:delText>
        </w:r>
      </w:del>
      <w:r w:rsidRPr="00FD21B2">
        <w:rPr>
          <w:rFonts w:hint="eastAsia"/>
        </w:rPr>
        <w:t>，</w:t>
      </w:r>
      <w:r w:rsidRPr="006A285C">
        <w:rPr>
          <w:rFonts w:hint="eastAsia"/>
        </w:rPr>
        <w:t>均</w:t>
      </w:r>
      <w:r w:rsidRPr="00FD21B2">
        <w:rPr>
          <w:rFonts w:hint="eastAsia"/>
        </w:rPr>
        <w:t>采用大样本正态近似。</w:t>
      </w:r>
    </w:p>
    <w:p w14:paraId="7659F0B5" w14:textId="70F1A378" w:rsidR="00FD21B2" w:rsidRPr="00FD21B2" w:rsidRDefault="00FD21B2" w:rsidP="00FD21B2">
      <w:pPr>
        <w:pStyle w:val="altz"/>
        <w:ind w:firstLine="480"/>
      </w:pPr>
      <w:r w:rsidRPr="00FD21B2">
        <w:rPr>
          <w:rFonts w:hint="eastAsia"/>
        </w:rPr>
        <w:t>若</w:t>
      </w:r>
      <m:oMath>
        <m:sSub>
          <m:sSubPr>
            <m:ctrlPr>
              <w:rPr>
                <w:rFonts w:ascii="Cambria Math" w:hAnsi="Cambria Math"/>
                <w:i/>
              </w:rPr>
            </m:ctrlPr>
          </m:sSubPr>
          <m:e>
            <m:r>
              <m:rPr>
                <m:nor/>
              </m:rPr>
              <w:rPr>
                <w:rFonts w:hint="eastAsia"/>
                <w:i/>
              </w:rPr>
              <m:t>p</m:t>
            </m:r>
            <m:ctrlPr>
              <w:rPr>
                <w:rFonts w:ascii="Cambria Math" w:hAnsi="Cambria Math" w:hint="eastAsia"/>
                <w:i/>
              </w:rPr>
            </m:ctrlPr>
          </m:e>
          <m:sub>
            <m:r>
              <m:rPr>
                <m:nor/>
              </m:rPr>
              <w:rPr>
                <w:rFonts w:hint="eastAsia"/>
                <w:i/>
              </w:rPr>
              <m:t>k</m:t>
            </m:r>
          </m:sub>
        </m:sSub>
        <m:r>
          <w:rPr>
            <w:rFonts w:ascii="Cambria Math" w:hAnsi="Cambria Math" w:hint="eastAsia"/>
          </w:rPr>
          <m:t>&lt;</m:t>
        </m:r>
      </m:oMath>
      <w:r w:rsidR="006A285C" w:rsidRPr="006A285C">
        <w:rPr>
          <w:rPrChange w:id="2090" w:author="Zixuan Zhou" w:date="2026-04-27T03:28:00Z" w16du:dateUtc="2026-04-26T19:28:00Z">
            <w:rPr>
              <w:rFonts w:ascii="Cambria Math" w:hAnsi="Cambria Math"/>
              <w:i/>
            </w:rPr>
          </w:rPrChange>
        </w:rPr>
        <w:t>0.05</w:t>
      </w:r>
      <m:oMath>
        <m:r>
          <w:del w:id="2091" w:author="Zixuan Zhou" w:date="2026-04-27T03:28:00Z" w16du:dateUtc="2026-04-26T19:28:00Z">
            <w:rPr>
              <w:rFonts w:ascii="Cambria Math" w:hAnsi="Cambria Math" w:hint="eastAsia"/>
            </w:rPr>
            <m:t>0.05</m:t>
          </w:del>
        </m:r>
      </m:oMath>
      <w:r w:rsidRPr="00FD21B2">
        <w:rPr>
          <w:rFonts w:hint="eastAsia"/>
        </w:rPr>
        <w:t>，则拒绝原假设</w:t>
      </w:r>
      <m:oMath>
        <m:sSub>
          <m:sSubPr>
            <m:ctrlPr>
              <w:rPr>
                <w:rFonts w:ascii="Cambria Math" w:hAnsi="Cambria Math"/>
                <w:i/>
              </w:rPr>
            </m:ctrlPr>
          </m:sSubPr>
          <m:e>
            <m:r>
              <w:rPr>
                <w:rFonts w:ascii="Cambria Math" w:hAnsi="Cambria Math" w:hint="eastAsia"/>
              </w:rPr>
              <m:t>H</m:t>
            </m:r>
            <m:ctrlPr>
              <w:rPr>
                <w:rFonts w:ascii="Cambria Math" w:hAnsi="Cambria Math" w:hint="eastAsia"/>
                <w:i/>
              </w:rPr>
            </m:ctrlPr>
          </m:e>
          <m:sub>
            <m:r>
              <w:rPr>
                <w:rFonts w:ascii="Cambria Math" w:hAnsi="Cambria Math" w:hint="eastAsia"/>
              </w:rPr>
              <m:t>0,k</m:t>
            </m:r>
          </m:sub>
        </m:sSub>
      </m:oMath>
      <w:r w:rsidRPr="00FD21B2">
        <w:rPr>
          <w:rFonts w:hint="eastAsia"/>
        </w:rPr>
        <w:t>，认为该模型在该维度上的微调前后得分存在统计学意义上的显著差异；若</w:t>
      </w:r>
      <m:oMath>
        <m:sSub>
          <m:sSubPr>
            <m:ctrlPr>
              <w:rPr>
                <w:rFonts w:ascii="Cambria Math" w:hAnsi="Cambria Math"/>
                <w:i/>
              </w:rPr>
            </m:ctrlPr>
          </m:sSubPr>
          <m:e>
            <m:r>
              <m:rPr>
                <m:nor/>
              </m:rPr>
              <w:rPr>
                <w:rFonts w:hint="eastAsia"/>
                <w:i/>
              </w:rPr>
              <m:t>p</m:t>
            </m:r>
            <m:ctrlPr>
              <w:rPr>
                <w:rFonts w:ascii="Cambria Math" w:hAnsi="Cambria Math" w:hint="eastAsia"/>
                <w:i/>
              </w:rPr>
            </m:ctrlPr>
          </m:e>
          <m:sub>
            <m:r>
              <m:rPr>
                <m:nor/>
              </m:rPr>
              <w:rPr>
                <w:rFonts w:hint="eastAsia"/>
                <w:i/>
              </w:rPr>
              <m:t>k</m:t>
            </m:r>
          </m:sub>
        </m:sSub>
        <m:r>
          <w:rPr>
            <w:rFonts w:ascii="Cambria Math" w:hAnsi="Cambria Math" w:hint="eastAsia"/>
          </w:rPr>
          <m:t>≥</m:t>
        </m:r>
      </m:oMath>
      <w:del w:id="2092" w:author="Zixuan Zhou" w:date="2026-04-27T03:27:00Z" w16du:dateUtc="2026-04-26T19:27:00Z">
        <w:r w:rsidR="006A285C" w:rsidRPr="006A285C" w:rsidDel="006A285C">
          <w:rPr>
            <w:rPrChange w:id="2093" w:author="Zixuan Zhou" w:date="2026-04-27T03:27:00Z" w16du:dateUtc="2026-04-26T19:27:00Z">
              <w:rPr>
                <w:rFonts w:ascii="Cambria Math" w:hAnsi="Cambria Math"/>
              </w:rPr>
            </w:rPrChange>
          </w:rPr>
          <w:delText>\mathrm{</w:delText>
        </w:r>
      </w:del>
      <w:r w:rsidR="006A285C" w:rsidRPr="006A285C">
        <w:rPr>
          <w:iCs/>
          <w:rPrChange w:id="2094" w:author="Zixuan Zhou" w:date="2026-04-27T03:27:00Z" w16du:dateUtc="2026-04-26T19:27:00Z">
            <w:rPr>
              <w:rFonts w:ascii="Cambria Math"/>
              <w:iCs/>
            </w:rPr>
          </w:rPrChange>
        </w:rPr>
        <w:t>0.05</w:t>
      </w:r>
      <w:del w:id="2095" w:author="Zixuan Zhou" w:date="2026-04-27T03:28:00Z" w16du:dateUtc="2026-04-26T19:28:00Z">
        <w:r w:rsidR="006A285C" w:rsidRPr="006A285C" w:rsidDel="006A285C">
          <w:rPr>
            <w:iCs/>
            <w:rPrChange w:id="2096" w:author="Zixuan Zhou" w:date="2026-04-27T03:27:00Z" w16du:dateUtc="2026-04-26T19:27:00Z">
              <w:rPr>
                <w:rFonts w:ascii="Cambria Math"/>
                <w:iCs/>
              </w:rPr>
            </w:rPrChange>
          </w:rPr>
          <w:delText>}</w:delText>
        </w:r>
      </w:del>
      <w:r w:rsidRPr="00FD21B2">
        <w:rPr>
          <w:rFonts w:hint="eastAsia"/>
        </w:rPr>
        <w:t>，则无法拒绝</w:t>
      </w:r>
      <m:oMath>
        <m:sSub>
          <m:sSubPr>
            <m:ctrlPr>
              <w:rPr>
                <w:rFonts w:ascii="Cambria Math" w:hAnsi="Cambria Math"/>
                <w:i/>
              </w:rPr>
            </m:ctrlPr>
          </m:sSubPr>
          <m:e>
            <m:r>
              <m:rPr>
                <m:nor/>
              </m:rPr>
              <w:rPr>
                <w:rFonts w:hint="eastAsia"/>
                <w:i/>
              </w:rPr>
              <m:t>H</m:t>
            </m:r>
            <m:ctrlPr>
              <w:rPr>
                <w:rFonts w:ascii="Cambria Math" w:hAnsi="Cambria Math" w:hint="eastAsia"/>
                <w:i/>
              </w:rPr>
            </m:ctrlPr>
          </m:e>
          <m:sub>
            <m:r>
              <m:rPr>
                <m:nor/>
              </m:rPr>
              <w:rPr>
                <w:rFonts w:hint="eastAsia"/>
                <w:i/>
              </w:rPr>
              <m:t>0,k</m:t>
            </m:r>
          </m:sub>
        </m:sSub>
      </m:oMath>
      <w:r w:rsidRPr="00FD21B2">
        <w:rPr>
          <w:rFonts w:hint="eastAsia"/>
        </w:rPr>
        <w:t>，</w:t>
      </w:r>
      <w:proofErr w:type="gramStart"/>
      <w:r w:rsidRPr="00FD21B2">
        <w:rPr>
          <w:rFonts w:hint="eastAsia"/>
        </w:rPr>
        <w:t>即尚不能</w:t>
      </w:r>
      <w:proofErr w:type="gramEnd"/>
      <w:r w:rsidRPr="00FD21B2">
        <w:rPr>
          <w:rFonts w:hint="eastAsia"/>
        </w:rPr>
        <w:t>认为领域微调在该维度上带来了显著变化。</w:t>
      </w:r>
    </w:p>
    <w:p w14:paraId="513D1EA3" w14:textId="79A0B353" w:rsidR="00E5028D" w:rsidRPr="006614D6" w:rsidRDefault="00E5028D" w:rsidP="00E5028D">
      <w:pPr>
        <w:pStyle w:val="altz"/>
        <w:ind w:firstLine="480"/>
      </w:pPr>
      <w:r w:rsidRPr="00FA2891">
        <w:fldChar w:fldCharType="begin"/>
      </w:r>
      <w:r w:rsidRPr="00FA2891">
        <w:instrText xml:space="preserve"> </w:instrText>
      </w:r>
      <w:r w:rsidRPr="00FA2891">
        <w:rPr>
          <w:rFonts w:hint="eastAsia"/>
        </w:rPr>
        <w:instrText>REF _Ref227873718 \h</w:instrText>
      </w:r>
      <w:r w:rsidRPr="00FA2891">
        <w:instrText xml:space="preserve"> </w:instrText>
      </w:r>
      <w:r w:rsidRPr="00FA2891">
        <w:fldChar w:fldCharType="separate"/>
      </w:r>
      <w:r w:rsidRPr="00FA2891">
        <w:rPr>
          <w:rFonts w:hint="eastAsia"/>
        </w:rPr>
        <w:t>表</w:t>
      </w:r>
      <w:r w:rsidRPr="00FA2891">
        <w:rPr>
          <w:rFonts w:hint="eastAsia"/>
        </w:rPr>
        <w:t xml:space="preserve"> 6</w:t>
      </w:r>
      <w:r w:rsidRPr="00FA2891">
        <w:rPr>
          <w:rFonts w:hint="eastAsia"/>
        </w:rPr>
        <w:noBreakHyphen/>
        <w:t>10</w:t>
      </w:r>
      <w:r w:rsidRPr="00FA2891">
        <w:fldChar w:fldCharType="end"/>
      </w:r>
      <w:r w:rsidR="003040E3">
        <w:rPr>
          <w:rFonts w:hint="eastAsia"/>
        </w:rPr>
        <w:t>即</w:t>
      </w:r>
      <w:r>
        <w:rPr>
          <w:rFonts w:hint="eastAsia"/>
        </w:rPr>
        <w:t>展示了</w:t>
      </w:r>
      <w:r w:rsidR="003040E3" w:rsidRPr="003040E3">
        <w:rPr>
          <w:rFonts w:hint="eastAsia"/>
        </w:rPr>
        <w:t>每一模型</w:t>
      </w:r>
      <w:r w:rsidR="003040E3">
        <w:rPr>
          <w:rFonts w:hint="eastAsia"/>
        </w:rPr>
        <w:t>在六维度上</w:t>
      </w:r>
      <w:r w:rsidR="003040E3">
        <w:rPr>
          <w:rFonts w:hint="eastAsia"/>
        </w:rPr>
        <w:t>AI</w:t>
      </w:r>
      <w:r w:rsidR="003040E3">
        <w:rPr>
          <w:rFonts w:hint="eastAsia"/>
        </w:rPr>
        <w:t>打分的</w:t>
      </w:r>
      <w:r w:rsidR="003040E3" w:rsidRPr="003040E3">
        <w:rPr>
          <w:rFonts w:hint="eastAsia"/>
        </w:rPr>
        <w:t>独立的</w:t>
      </w:r>
      <w:r w:rsidR="003040E3" w:rsidRPr="003040E3">
        <w:rPr>
          <w:rFonts w:hint="eastAsia"/>
        </w:rPr>
        <w:t>Wilcoxon</w:t>
      </w:r>
      <w:r>
        <w:rPr>
          <w:rFonts w:hint="eastAsia"/>
        </w:rPr>
        <w:t>检验结果。</w:t>
      </w:r>
    </w:p>
    <w:p w14:paraId="173B3E80" w14:textId="6BA76F9C" w:rsidR="00FA2891" w:rsidRPr="00720264" w:rsidRDefault="00FA2891" w:rsidP="00720264">
      <w:pPr>
        <w:pStyle w:val="aff6"/>
        <w:spacing w:before="326" w:after="163"/>
      </w:pPr>
      <w:bookmarkStart w:id="2097" w:name="_Ref227873718"/>
      <w:bookmarkStart w:id="2098" w:name="_Toc228022966"/>
      <w:r w:rsidRPr="00720264">
        <w:lastRenderedPageBreak/>
        <w:t>表</w:t>
      </w:r>
      <w:r w:rsidRPr="00720264">
        <w:t xml:space="preserve"> </w:t>
      </w:r>
      <w:fldSimple w:instr=" STYLEREF 1 \s ">
        <w:r w:rsidR="00492FE9" w:rsidRPr="00720264">
          <w:t>6</w:t>
        </w:r>
      </w:fldSimple>
      <w:r w:rsidR="00492FE9" w:rsidRPr="00720264">
        <w:noBreakHyphen/>
      </w:r>
      <w:r w:rsidR="00492FE9" w:rsidRPr="00720264">
        <w:fldChar w:fldCharType="begin"/>
      </w:r>
      <w:r w:rsidR="00492FE9" w:rsidRPr="00720264">
        <w:instrText xml:space="preserve"> SEQ </w:instrText>
      </w:r>
      <w:r w:rsidR="00492FE9" w:rsidRPr="00720264">
        <w:instrText>表</w:instrText>
      </w:r>
      <w:r w:rsidR="00492FE9" w:rsidRPr="00720264">
        <w:instrText xml:space="preserve"> \* ARABIC \s 1 </w:instrText>
      </w:r>
      <w:r w:rsidR="00492FE9" w:rsidRPr="00720264">
        <w:fldChar w:fldCharType="separate"/>
      </w:r>
      <w:r w:rsidR="00492FE9" w:rsidRPr="00720264">
        <w:t>10</w:t>
      </w:r>
      <w:r w:rsidR="00492FE9" w:rsidRPr="00720264">
        <w:fldChar w:fldCharType="end"/>
      </w:r>
      <w:bookmarkEnd w:id="2097"/>
      <w:r w:rsidRPr="00720264">
        <w:t xml:space="preserve"> </w:t>
      </w:r>
      <w:r w:rsidRPr="00720264">
        <w:t>六维度</w:t>
      </w:r>
      <w:r w:rsidRPr="00720264">
        <w:t>AI</w:t>
      </w:r>
      <w:r w:rsidRPr="00720264">
        <w:t>打分</w:t>
      </w:r>
      <w:r w:rsidRPr="00720264">
        <w:t>Wilcoxon</w:t>
      </w:r>
      <w:r w:rsidRPr="00720264">
        <w:t>符号秩检验结果</w:t>
      </w:r>
      <w:bookmarkEnd w:id="2098"/>
    </w:p>
    <w:tbl>
      <w:tblPr>
        <w:tblW w:w="5000" w:type="pct"/>
        <w:tblCellMar>
          <w:top w:w="15" w:type="dxa"/>
          <w:left w:w="15" w:type="dxa"/>
          <w:bottom w:w="15" w:type="dxa"/>
          <w:right w:w="15" w:type="dxa"/>
        </w:tblCellMar>
        <w:tblLook w:val="04A0" w:firstRow="1" w:lastRow="0" w:firstColumn="1" w:lastColumn="0" w:noHBand="0" w:noVBand="1"/>
      </w:tblPr>
      <w:tblGrid>
        <w:gridCol w:w="1276"/>
        <w:gridCol w:w="990"/>
        <w:gridCol w:w="1134"/>
        <w:gridCol w:w="1134"/>
        <w:gridCol w:w="1279"/>
        <w:gridCol w:w="1275"/>
        <w:gridCol w:w="992"/>
        <w:gridCol w:w="990"/>
      </w:tblGrid>
      <w:tr w:rsidR="00FA2891" w:rsidRPr="00FA2891" w14:paraId="7939CB75" w14:textId="77777777" w:rsidTr="00FA2891">
        <w:trPr>
          <w:trHeight w:val="317"/>
        </w:trPr>
        <w:tc>
          <w:tcPr>
            <w:tcW w:w="703" w:type="pct"/>
            <w:tcBorders>
              <w:top w:val="single" w:sz="4" w:space="0" w:color="auto"/>
              <w:bottom w:val="single" w:sz="4" w:space="0" w:color="auto"/>
            </w:tcBorders>
            <w:vAlign w:val="center"/>
            <w:hideMark/>
          </w:tcPr>
          <w:p w14:paraId="1CA79D0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模型</w:t>
            </w:r>
          </w:p>
        </w:tc>
        <w:tc>
          <w:tcPr>
            <w:tcW w:w="546" w:type="pct"/>
            <w:tcBorders>
              <w:top w:val="single" w:sz="4" w:space="0" w:color="auto"/>
              <w:bottom w:val="single" w:sz="4" w:space="0" w:color="auto"/>
            </w:tcBorders>
            <w:vAlign w:val="center"/>
            <w:hideMark/>
          </w:tcPr>
          <w:p w14:paraId="6540FA59"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维度</w:t>
            </w:r>
          </w:p>
        </w:tc>
        <w:tc>
          <w:tcPr>
            <w:tcW w:w="625" w:type="pct"/>
            <w:tcBorders>
              <w:top w:val="single" w:sz="4" w:space="0" w:color="auto"/>
              <w:bottom w:val="single" w:sz="4" w:space="0" w:color="auto"/>
            </w:tcBorders>
            <w:vAlign w:val="center"/>
            <w:hideMark/>
          </w:tcPr>
          <w:p w14:paraId="08D1277D"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基线均值</w:t>
            </w:r>
          </w:p>
        </w:tc>
        <w:tc>
          <w:tcPr>
            <w:tcW w:w="625" w:type="pct"/>
            <w:tcBorders>
              <w:top w:val="single" w:sz="4" w:space="0" w:color="auto"/>
              <w:bottom w:val="single" w:sz="4" w:space="0" w:color="auto"/>
            </w:tcBorders>
            <w:vAlign w:val="center"/>
            <w:hideMark/>
          </w:tcPr>
          <w:p w14:paraId="5AE4A340"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微调均值</w:t>
            </w:r>
          </w:p>
        </w:tc>
        <w:tc>
          <w:tcPr>
            <w:tcW w:w="705" w:type="pct"/>
            <w:tcBorders>
              <w:top w:val="single" w:sz="4" w:space="0" w:color="auto"/>
              <w:bottom w:val="single" w:sz="4" w:space="0" w:color="auto"/>
            </w:tcBorders>
            <w:vAlign w:val="center"/>
            <w:hideMark/>
          </w:tcPr>
          <w:p w14:paraId="1057BAF9"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中位数差异</w:t>
            </w:r>
          </w:p>
        </w:tc>
        <w:tc>
          <w:tcPr>
            <w:tcW w:w="703" w:type="pct"/>
            <w:tcBorders>
              <w:top w:val="single" w:sz="4" w:space="0" w:color="auto"/>
              <w:bottom w:val="single" w:sz="4" w:space="0" w:color="auto"/>
            </w:tcBorders>
            <w:vAlign w:val="center"/>
            <w:hideMark/>
          </w:tcPr>
          <w:p w14:paraId="10ACAB71"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 xml:space="preserve">W </w:t>
            </w:r>
            <w:r w:rsidRPr="00FA2891">
              <w:rPr>
                <w:sz w:val="21"/>
                <w:szCs w:val="21"/>
              </w:rPr>
              <w:t>统计量</w:t>
            </w:r>
          </w:p>
        </w:tc>
        <w:tc>
          <w:tcPr>
            <w:tcW w:w="547" w:type="pct"/>
            <w:tcBorders>
              <w:top w:val="single" w:sz="4" w:space="0" w:color="auto"/>
              <w:bottom w:val="single" w:sz="4" w:space="0" w:color="auto"/>
            </w:tcBorders>
            <w:vAlign w:val="center"/>
            <w:hideMark/>
          </w:tcPr>
          <w:p w14:paraId="4B39BE61"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 xml:space="preserve">p </w:t>
            </w:r>
            <w:r w:rsidRPr="00FA2891">
              <w:rPr>
                <w:sz w:val="21"/>
                <w:szCs w:val="21"/>
              </w:rPr>
              <w:t>值</w:t>
            </w:r>
          </w:p>
        </w:tc>
        <w:tc>
          <w:tcPr>
            <w:tcW w:w="546" w:type="pct"/>
            <w:tcBorders>
              <w:top w:val="single" w:sz="4" w:space="0" w:color="auto"/>
              <w:bottom w:val="single" w:sz="4" w:space="0" w:color="auto"/>
            </w:tcBorders>
            <w:vAlign w:val="center"/>
            <w:hideMark/>
          </w:tcPr>
          <w:p w14:paraId="01496F27"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显著性</w:t>
            </w:r>
          </w:p>
        </w:tc>
      </w:tr>
      <w:tr w:rsidR="00FA2891" w:rsidRPr="00FA2891" w14:paraId="510A8FB2" w14:textId="77777777" w:rsidTr="00FA2891">
        <w:trPr>
          <w:trHeight w:val="317"/>
        </w:trPr>
        <w:tc>
          <w:tcPr>
            <w:tcW w:w="703" w:type="pct"/>
            <w:tcBorders>
              <w:top w:val="single" w:sz="4" w:space="0" w:color="auto"/>
            </w:tcBorders>
            <w:vAlign w:val="center"/>
            <w:hideMark/>
          </w:tcPr>
          <w:p w14:paraId="393F52B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Qwen2.5-1.5B</w:t>
            </w:r>
          </w:p>
        </w:tc>
        <w:tc>
          <w:tcPr>
            <w:tcW w:w="546" w:type="pct"/>
            <w:tcBorders>
              <w:top w:val="single" w:sz="4" w:space="0" w:color="auto"/>
            </w:tcBorders>
            <w:vAlign w:val="center"/>
            <w:hideMark/>
          </w:tcPr>
          <w:p w14:paraId="4D5554F4"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指导性</w:t>
            </w:r>
          </w:p>
        </w:tc>
        <w:tc>
          <w:tcPr>
            <w:tcW w:w="625" w:type="pct"/>
            <w:tcBorders>
              <w:top w:val="single" w:sz="4" w:space="0" w:color="auto"/>
            </w:tcBorders>
            <w:vAlign w:val="center"/>
            <w:hideMark/>
          </w:tcPr>
          <w:p w14:paraId="5DA8F4FF"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2.050</w:t>
            </w:r>
          </w:p>
        </w:tc>
        <w:tc>
          <w:tcPr>
            <w:tcW w:w="625" w:type="pct"/>
            <w:tcBorders>
              <w:top w:val="single" w:sz="4" w:space="0" w:color="auto"/>
            </w:tcBorders>
            <w:vAlign w:val="center"/>
            <w:hideMark/>
          </w:tcPr>
          <w:p w14:paraId="35CBCB1B"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2.426</w:t>
            </w:r>
          </w:p>
        </w:tc>
        <w:tc>
          <w:tcPr>
            <w:tcW w:w="705" w:type="pct"/>
            <w:tcBorders>
              <w:top w:val="single" w:sz="4" w:space="0" w:color="auto"/>
            </w:tcBorders>
            <w:vAlign w:val="center"/>
            <w:hideMark/>
          </w:tcPr>
          <w:p w14:paraId="663B96EF"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+0.00</w:t>
            </w:r>
          </w:p>
        </w:tc>
        <w:tc>
          <w:tcPr>
            <w:tcW w:w="703" w:type="pct"/>
            <w:tcBorders>
              <w:top w:val="single" w:sz="4" w:space="0" w:color="auto"/>
            </w:tcBorders>
            <w:vAlign w:val="center"/>
            <w:hideMark/>
          </w:tcPr>
          <w:p w14:paraId="171A3DA5"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1812</w:t>
            </w:r>
          </w:p>
        </w:tc>
        <w:tc>
          <w:tcPr>
            <w:tcW w:w="547" w:type="pct"/>
            <w:tcBorders>
              <w:top w:val="single" w:sz="4" w:space="0" w:color="auto"/>
            </w:tcBorders>
            <w:vAlign w:val="center"/>
            <w:hideMark/>
          </w:tcPr>
          <w:p w14:paraId="64BBAF37"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&lt;0.001</w:t>
            </w:r>
          </w:p>
        </w:tc>
        <w:tc>
          <w:tcPr>
            <w:tcW w:w="546" w:type="pct"/>
            <w:tcBorders>
              <w:top w:val="single" w:sz="4" w:space="0" w:color="auto"/>
            </w:tcBorders>
            <w:vAlign w:val="center"/>
            <w:hideMark/>
          </w:tcPr>
          <w:p w14:paraId="0F3DCDBD"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w:t>
            </w:r>
          </w:p>
        </w:tc>
      </w:tr>
      <w:tr w:rsidR="00FA2891" w:rsidRPr="00FA2891" w14:paraId="54A1F8BD" w14:textId="77777777" w:rsidTr="00FA2891">
        <w:trPr>
          <w:trHeight w:val="317"/>
        </w:trPr>
        <w:tc>
          <w:tcPr>
            <w:tcW w:w="703" w:type="pct"/>
            <w:vAlign w:val="center"/>
            <w:hideMark/>
          </w:tcPr>
          <w:p w14:paraId="1D3776C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Qwen2.5-1.5B</w:t>
            </w:r>
          </w:p>
        </w:tc>
        <w:tc>
          <w:tcPr>
            <w:tcW w:w="546" w:type="pct"/>
            <w:vAlign w:val="center"/>
            <w:hideMark/>
          </w:tcPr>
          <w:p w14:paraId="73D5A030"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准确性</w:t>
            </w:r>
          </w:p>
        </w:tc>
        <w:tc>
          <w:tcPr>
            <w:tcW w:w="625" w:type="pct"/>
            <w:vAlign w:val="center"/>
            <w:hideMark/>
          </w:tcPr>
          <w:p w14:paraId="656F4C18"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1.794</w:t>
            </w:r>
          </w:p>
        </w:tc>
        <w:tc>
          <w:tcPr>
            <w:tcW w:w="625" w:type="pct"/>
            <w:vAlign w:val="center"/>
            <w:hideMark/>
          </w:tcPr>
          <w:p w14:paraId="79C71BE4"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2.348</w:t>
            </w:r>
          </w:p>
        </w:tc>
        <w:tc>
          <w:tcPr>
            <w:tcW w:w="705" w:type="pct"/>
            <w:vAlign w:val="center"/>
            <w:hideMark/>
          </w:tcPr>
          <w:p w14:paraId="6685FE99"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+1.00</w:t>
            </w:r>
          </w:p>
        </w:tc>
        <w:tc>
          <w:tcPr>
            <w:tcW w:w="703" w:type="pct"/>
            <w:vAlign w:val="center"/>
            <w:hideMark/>
          </w:tcPr>
          <w:p w14:paraId="3D852EB1"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2161</w:t>
            </w:r>
          </w:p>
        </w:tc>
        <w:tc>
          <w:tcPr>
            <w:tcW w:w="547" w:type="pct"/>
            <w:vAlign w:val="center"/>
            <w:hideMark/>
          </w:tcPr>
          <w:p w14:paraId="395D007C"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&lt;0.001</w:t>
            </w:r>
          </w:p>
        </w:tc>
        <w:tc>
          <w:tcPr>
            <w:tcW w:w="546" w:type="pct"/>
            <w:vAlign w:val="center"/>
            <w:hideMark/>
          </w:tcPr>
          <w:p w14:paraId="3FE87A20"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w:t>
            </w:r>
          </w:p>
        </w:tc>
      </w:tr>
      <w:tr w:rsidR="00FA2891" w:rsidRPr="00FA2891" w14:paraId="481865DD" w14:textId="77777777" w:rsidTr="00FA2891">
        <w:trPr>
          <w:trHeight w:val="317"/>
        </w:trPr>
        <w:tc>
          <w:tcPr>
            <w:tcW w:w="703" w:type="pct"/>
            <w:vAlign w:val="center"/>
            <w:hideMark/>
          </w:tcPr>
          <w:p w14:paraId="64D03FB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Qwen2.5-1.5B</w:t>
            </w:r>
          </w:p>
        </w:tc>
        <w:tc>
          <w:tcPr>
            <w:tcW w:w="546" w:type="pct"/>
            <w:vAlign w:val="center"/>
            <w:hideMark/>
          </w:tcPr>
          <w:p w14:paraId="2428BC73"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完整性</w:t>
            </w:r>
          </w:p>
        </w:tc>
        <w:tc>
          <w:tcPr>
            <w:tcW w:w="625" w:type="pct"/>
            <w:vAlign w:val="center"/>
            <w:hideMark/>
          </w:tcPr>
          <w:p w14:paraId="49D25C5F"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1.968</w:t>
            </w:r>
          </w:p>
        </w:tc>
        <w:tc>
          <w:tcPr>
            <w:tcW w:w="625" w:type="pct"/>
            <w:vAlign w:val="center"/>
            <w:hideMark/>
          </w:tcPr>
          <w:p w14:paraId="262E8520"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2.372</w:t>
            </w:r>
          </w:p>
        </w:tc>
        <w:tc>
          <w:tcPr>
            <w:tcW w:w="705" w:type="pct"/>
            <w:vAlign w:val="center"/>
            <w:hideMark/>
          </w:tcPr>
          <w:p w14:paraId="61B5E395"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+0.00</w:t>
            </w:r>
          </w:p>
        </w:tc>
        <w:tc>
          <w:tcPr>
            <w:tcW w:w="703" w:type="pct"/>
            <w:vAlign w:val="center"/>
            <w:hideMark/>
          </w:tcPr>
          <w:p w14:paraId="19E8A57F"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1502</w:t>
            </w:r>
          </w:p>
        </w:tc>
        <w:tc>
          <w:tcPr>
            <w:tcW w:w="547" w:type="pct"/>
            <w:vAlign w:val="center"/>
            <w:hideMark/>
          </w:tcPr>
          <w:p w14:paraId="0D21AEDD"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&lt;0.001</w:t>
            </w:r>
          </w:p>
        </w:tc>
        <w:tc>
          <w:tcPr>
            <w:tcW w:w="546" w:type="pct"/>
            <w:vAlign w:val="center"/>
            <w:hideMark/>
          </w:tcPr>
          <w:p w14:paraId="603E10D3"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w:t>
            </w:r>
          </w:p>
        </w:tc>
      </w:tr>
      <w:tr w:rsidR="00FA2891" w:rsidRPr="00FA2891" w14:paraId="1724185F" w14:textId="77777777" w:rsidTr="00FA2891">
        <w:trPr>
          <w:trHeight w:val="317"/>
        </w:trPr>
        <w:tc>
          <w:tcPr>
            <w:tcW w:w="703" w:type="pct"/>
            <w:vAlign w:val="center"/>
            <w:hideMark/>
          </w:tcPr>
          <w:p w14:paraId="6B08A8B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Qwen2.5-1.5B</w:t>
            </w:r>
          </w:p>
        </w:tc>
        <w:tc>
          <w:tcPr>
            <w:tcW w:w="546" w:type="pct"/>
            <w:vAlign w:val="center"/>
            <w:hideMark/>
          </w:tcPr>
          <w:p w14:paraId="463EA2F2"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安全性</w:t>
            </w:r>
          </w:p>
        </w:tc>
        <w:tc>
          <w:tcPr>
            <w:tcW w:w="625" w:type="pct"/>
            <w:vAlign w:val="center"/>
            <w:hideMark/>
          </w:tcPr>
          <w:p w14:paraId="6BFDE59E"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2.199</w:t>
            </w:r>
          </w:p>
        </w:tc>
        <w:tc>
          <w:tcPr>
            <w:tcW w:w="625" w:type="pct"/>
            <w:vAlign w:val="center"/>
            <w:hideMark/>
          </w:tcPr>
          <w:p w14:paraId="065ED816"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2.577</w:t>
            </w:r>
          </w:p>
        </w:tc>
        <w:tc>
          <w:tcPr>
            <w:tcW w:w="705" w:type="pct"/>
            <w:vAlign w:val="center"/>
            <w:hideMark/>
          </w:tcPr>
          <w:p w14:paraId="7F9476DD"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+0.00</w:t>
            </w:r>
          </w:p>
        </w:tc>
        <w:tc>
          <w:tcPr>
            <w:tcW w:w="703" w:type="pct"/>
            <w:vAlign w:val="center"/>
            <w:hideMark/>
          </w:tcPr>
          <w:p w14:paraId="7DA1094C"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2258</w:t>
            </w:r>
          </w:p>
        </w:tc>
        <w:tc>
          <w:tcPr>
            <w:tcW w:w="547" w:type="pct"/>
            <w:vAlign w:val="center"/>
            <w:hideMark/>
          </w:tcPr>
          <w:p w14:paraId="25EEA31E"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&lt;0.001</w:t>
            </w:r>
          </w:p>
        </w:tc>
        <w:tc>
          <w:tcPr>
            <w:tcW w:w="546" w:type="pct"/>
            <w:vAlign w:val="center"/>
            <w:hideMark/>
          </w:tcPr>
          <w:p w14:paraId="4EF48F23"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w:t>
            </w:r>
          </w:p>
        </w:tc>
      </w:tr>
      <w:tr w:rsidR="00FA2891" w:rsidRPr="00FA2891" w14:paraId="204C2E83" w14:textId="77777777" w:rsidTr="00FA2891">
        <w:trPr>
          <w:trHeight w:val="317"/>
        </w:trPr>
        <w:tc>
          <w:tcPr>
            <w:tcW w:w="703" w:type="pct"/>
            <w:vAlign w:val="center"/>
            <w:hideMark/>
          </w:tcPr>
          <w:p w14:paraId="5EC7A22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Qwen2.5-1.5B</w:t>
            </w:r>
          </w:p>
        </w:tc>
        <w:tc>
          <w:tcPr>
            <w:tcW w:w="546" w:type="pct"/>
            <w:vAlign w:val="center"/>
            <w:hideMark/>
          </w:tcPr>
          <w:p w14:paraId="2BA430AC"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易于理解</w:t>
            </w:r>
          </w:p>
        </w:tc>
        <w:tc>
          <w:tcPr>
            <w:tcW w:w="625" w:type="pct"/>
            <w:vAlign w:val="center"/>
            <w:hideMark/>
          </w:tcPr>
          <w:p w14:paraId="54EBF80C"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2.879</w:t>
            </w:r>
          </w:p>
        </w:tc>
        <w:tc>
          <w:tcPr>
            <w:tcW w:w="625" w:type="pct"/>
            <w:vAlign w:val="center"/>
            <w:hideMark/>
          </w:tcPr>
          <w:p w14:paraId="7B97BBB9"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2.932</w:t>
            </w:r>
          </w:p>
        </w:tc>
        <w:tc>
          <w:tcPr>
            <w:tcW w:w="705" w:type="pct"/>
            <w:vAlign w:val="center"/>
            <w:hideMark/>
          </w:tcPr>
          <w:p w14:paraId="0709A079"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+0.00</w:t>
            </w:r>
          </w:p>
        </w:tc>
        <w:tc>
          <w:tcPr>
            <w:tcW w:w="703" w:type="pct"/>
            <w:vAlign w:val="center"/>
            <w:hideMark/>
          </w:tcPr>
          <w:p w14:paraId="175DE39A"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260</w:t>
            </w:r>
          </w:p>
        </w:tc>
        <w:tc>
          <w:tcPr>
            <w:tcW w:w="547" w:type="pct"/>
            <w:vAlign w:val="center"/>
            <w:hideMark/>
          </w:tcPr>
          <w:p w14:paraId="07F153C8"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0.022</w:t>
            </w:r>
          </w:p>
        </w:tc>
        <w:tc>
          <w:tcPr>
            <w:tcW w:w="546" w:type="pct"/>
            <w:vAlign w:val="center"/>
            <w:hideMark/>
          </w:tcPr>
          <w:p w14:paraId="5027C20C"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w:t>
            </w:r>
          </w:p>
        </w:tc>
      </w:tr>
      <w:tr w:rsidR="00FA2891" w:rsidRPr="00FA2891" w14:paraId="4E233495" w14:textId="77777777" w:rsidTr="00FA2891">
        <w:trPr>
          <w:trHeight w:val="317"/>
        </w:trPr>
        <w:tc>
          <w:tcPr>
            <w:tcW w:w="703" w:type="pct"/>
            <w:vAlign w:val="center"/>
            <w:hideMark/>
          </w:tcPr>
          <w:p w14:paraId="25A11D80"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Qwen2.5-1.5B</w:t>
            </w:r>
          </w:p>
        </w:tc>
        <w:tc>
          <w:tcPr>
            <w:tcW w:w="546" w:type="pct"/>
            <w:vAlign w:val="center"/>
            <w:hideMark/>
          </w:tcPr>
          <w:p w14:paraId="30F57D09" w14:textId="4BFCD0AF" w:rsidR="00FA2891" w:rsidRPr="00FA2891" w:rsidRDefault="00FA2891" w:rsidP="00FA2891">
            <w:pPr>
              <w:pStyle w:val="altz"/>
              <w:wordWrap/>
              <w:snapToGrid/>
              <w:spacing w:line="240" w:lineRule="auto"/>
              <w:ind w:leftChars="50" w:left="120" w:firstLineChars="0" w:firstLine="0"/>
              <w:rPr>
                <w:sz w:val="21"/>
                <w:szCs w:val="21"/>
              </w:rPr>
            </w:pPr>
            <w:proofErr w:type="gramStart"/>
            <w:r>
              <w:rPr>
                <w:sz w:val="21"/>
                <w:szCs w:val="21"/>
              </w:rPr>
              <w:t>仅必要</w:t>
            </w:r>
            <w:proofErr w:type="gramEnd"/>
          </w:p>
        </w:tc>
        <w:tc>
          <w:tcPr>
            <w:tcW w:w="625" w:type="pct"/>
            <w:vAlign w:val="center"/>
            <w:hideMark/>
          </w:tcPr>
          <w:p w14:paraId="54CA8B53"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1.758</w:t>
            </w:r>
          </w:p>
        </w:tc>
        <w:tc>
          <w:tcPr>
            <w:tcW w:w="625" w:type="pct"/>
            <w:vAlign w:val="center"/>
            <w:hideMark/>
          </w:tcPr>
          <w:p w14:paraId="794FCCCF"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2.655</w:t>
            </w:r>
          </w:p>
        </w:tc>
        <w:tc>
          <w:tcPr>
            <w:tcW w:w="705" w:type="pct"/>
            <w:vAlign w:val="center"/>
            <w:hideMark/>
          </w:tcPr>
          <w:p w14:paraId="0571235B"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+1.00</w:t>
            </w:r>
          </w:p>
        </w:tc>
        <w:tc>
          <w:tcPr>
            <w:tcW w:w="703" w:type="pct"/>
            <w:vAlign w:val="center"/>
            <w:hideMark/>
          </w:tcPr>
          <w:p w14:paraId="6065FACD"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189</w:t>
            </w:r>
          </w:p>
        </w:tc>
        <w:tc>
          <w:tcPr>
            <w:tcW w:w="547" w:type="pct"/>
            <w:vAlign w:val="center"/>
            <w:hideMark/>
          </w:tcPr>
          <w:p w14:paraId="435372C6"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&lt;0.001</w:t>
            </w:r>
          </w:p>
        </w:tc>
        <w:tc>
          <w:tcPr>
            <w:tcW w:w="546" w:type="pct"/>
            <w:vAlign w:val="center"/>
            <w:hideMark/>
          </w:tcPr>
          <w:p w14:paraId="7366E9C6"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w:t>
            </w:r>
          </w:p>
        </w:tc>
      </w:tr>
      <w:tr w:rsidR="00FA2891" w:rsidRPr="00FA2891" w14:paraId="08199CBF" w14:textId="77777777" w:rsidTr="00FA2891">
        <w:trPr>
          <w:trHeight w:val="317"/>
        </w:trPr>
        <w:tc>
          <w:tcPr>
            <w:tcW w:w="703" w:type="pct"/>
            <w:vAlign w:val="center"/>
            <w:hideMark/>
          </w:tcPr>
          <w:p w14:paraId="37A52872"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Qwen2.5-3B</w:t>
            </w:r>
          </w:p>
        </w:tc>
        <w:tc>
          <w:tcPr>
            <w:tcW w:w="546" w:type="pct"/>
            <w:vAlign w:val="center"/>
            <w:hideMark/>
          </w:tcPr>
          <w:p w14:paraId="560D81F8"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指导性</w:t>
            </w:r>
          </w:p>
        </w:tc>
        <w:tc>
          <w:tcPr>
            <w:tcW w:w="625" w:type="pct"/>
            <w:vAlign w:val="center"/>
            <w:hideMark/>
          </w:tcPr>
          <w:p w14:paraId="5F3FD7CA"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2.195</w:t>
            </w:r>
          </w:p>
        </w:tc>
        <w:tc>
          <w:tcPr>
            <w:tcW w:w="625" w:type="pct"/>
            <w:vAlign w:val="center"/>
            <w:hideMark/>
          </w:tcPr>
          <w:p w14:paraId="2F465246"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2.504</w:t>
            </w:r>
          </w:p>
        </w:tc>
        <w:tc>
          <w:tcPr>
            <w:tcW w:w="705" w:type="pct"/>
            <w:vAlign w:val="center"/>
            <w:hideMark/>
          </w:tcPr>
          <w:p w14:paraId="37CF24DE"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+0.00</w:t>
            </w:r>
          </w:p>
        </w:tc>
        <w:tc>
          <w:tcPr>
            <w:tcW w:w="703" w:type="pct"/>
            <w:vAlign w:val="center"/>
            <w:hideMark/>
          </w:tcPr>
          <w:p w14:paraId="20C61F88"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2176</w:t>
            </w:r>
          </w:p>
        </w:tc>
        <w:tc>
          <w:tcPr>
            <w:tcW w:w="547" w:type="pct"/>
            <w:vAlign w:val="center"/>
            <w:hideMark/>
          </w:tcPr>
          <w:p w14:paraId="6BB477CD"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&lt;0.001</w:t>
            </w:r>
          </w:p>
        </w:tc>
        <w:tc>
          <w:tcPr>
            <w:tcW w:w="546" w:type="pct"/>
            <w:vAlign w:val="center"/>
            <w:hideMark/>
          </w:tcPr>
          <w:p w14:paraId="0564D3AF"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w:t>
            </w:r>
          </w:p>
        </w:tc>
      </w:tr>
      <w:tr w:rsidR="00FA2891" w:rsidRPr="00FA2891" w14:paraId="5D6AFE2B" w14:textId="77777777" w:rsidTr="00FA2891">
        <w:trPr>
          <w:trHeight w:val="317"/>
        </w:trPr>
        <w:tc>
          <w:tcPr>
            <w:tcW w:w="703" w:type="pct"/>
            <w:vAlign w:val="center"/>
            <w:hideMark/>
          </w:tcPr>
          <w:p w14:paraId="599EF96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Qwen2.5-3B</w:t>
            </w:r>
          </w:p>
        </w:tc>
        <w:tc>
          <w:tcPr>
            <w:tcW w:w="546" w:type="pct"/>
            <w:vAlign w:val="center"/>
            <w:hideMark/>
          </w:tcPr>
          <w:p w14:paraId="42D25F66"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准确性</w:t>
            </w:r>
          </w:p>
        </w:tc>
        <w:tc>
          <w:tcPr>
            <w:tcW w:w="625" w:type="pct"/>
            <w:vAlign w:val="center"/>
            <w:hideMark/>
          </w:tcPr>
          <w:p w14:paraId="1BA29F61"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1.979</w:t>
            </w:r>
          </w:p>
        </w:tc>
        <w:tc>
          <w:tcPr>
            <w:tcW w:w="625" w:type="pct"/>
            <w:vAlign w:val="center"/>
            <w:hideMark/>
          </w:tcPr>
          <w:p w14:paraId="48C8FF1D"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2.677</w:t>
            </w:r>
          </w:p>
        </w:tc>
        <w:tc>
          <w:tcPr>
            <w:tcW w:w="705" w:type="pct"/>
            <w:vAlign w:val="center"/>
            <w:hideMark/>
          </w:tcPr>
          <w:p w14:paraId="61EFE22F"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+1.00</w:t>
            </w:r>
          </w:p>
        </w:tc>
        <w:tc>
          <w:tcPr>
            <w:tcW w:w="703" w:type="pct"/>
            <w:vAlign w:val="center"/>
            <w:hideMark/>
          </w:tcPr>
          <w:p w14:paraId="4AC51F6F"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785</w:t>
            </w:r>
          </w:p>
        </w:tc>
        <w:tc>
          <w:tcPr>
            <w:tcW w:w="547" w:type="pct"/>
            <w:vAlign w:val="center"/>
            <w:hideMark/>
          </w:tcPr>
          <w:p w14:paraId="0753B08E"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&lt;0.001</w:t>
            </w:r>
          </w:p>
        </w:tc>
        <w:tc>
          <w:tcPr>
            <w:tcW w:w="546" w:type="pct"/>
            <w:vAlign w:val="center"/>
            <w:hideMark/>
          </w:tcPr>
          <w:p w14:paraId="30A8F926"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w:t>
            </w:r>
          </w:p>
        </w:tc>
      </w:tr>
      <w:tr w:rsidR="00FA2891" w:rsidRPr="00FA2891" w14:paraId="65D3FBA5" w14:textId="77777777" w:rsidTr="00FA2891">
        <w:trPr>
          <w:trHeight w:val="317"/>
        </w:trPr>
        <w:tc>
          <w:tcPr>
            <w:tcW w:w="703" w:type="pct"/>
            <w:vAlign w:val="center"/>
            <w:hideMark/>
          </w:tcPr>
          <w:p w14:paraId="6CA5AFE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Qwen2.5-3B</w:t>
            </w:r>
          </w:p>
        </w:tc>
        <w:tc>
          <w:tcPr>
            <w:tcW w:w="546" w:type="pct"/>
            <w:vAlign w:val="center"/>
            <w:hideMark/>
          </w:tcPr>
          <w:p w14:paraId="2B593909"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完整性</w:t>
            </w:r>
          </w:p>
        </w:tc>
        <w:tc>
          <w:tcPr>
            <w:tcW w:w="625" w:type="pct"/>
            <w:vAlign w:val="center"/>
            <w:hideMark/>
          </w:tcPr>
          <w:p w14:paraId="18EDD022"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2.050</w:t>
            </w:r>
          </w:p>
        </w:tc>
        <w:tc>
          <w:tcPr>
            <w:tcW w:w="625" w:type="pct"/>
            <w:vAlign w:val="center"/>
            <w:hideMark/>
          </w:tcPr>
          <w:p w14:paraId="7656753A"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2.465</w:t>
            </w:r>
          </w:p>
        </w:tc>
        <w:tc>
          <w:tcPr>
            <w:tcW w:w="705" w:type="pct"/>
            <w:vAlign w:val="center"/>
            <w:hideMark/>
          </w:tcPr>
          <w:p w14:paraId="6DDC19D8"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+0.00</w:t>
            </w:r>
          </w:p>
        </w:tc>
        <w:tc>
          <w:tcPr>
            <w:tcW w:w="703" w:type="pct"/>
            <w:vAlign w:val="center"/>
            <w:hideMark/>
          </w:tcPr>
          <w:p w14:paraId="2FD86357"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1598</w:t>
            </w:r>
          </w:p>
        </w:tc>
        <w:tc>
          <w:tcPr>
            <w:tcW w:w="547" w:type="pct"/>
            <w:vAlign w:val="center"/>
            <w:hideMark/>
          </w:tcPr>
          <w:p w14:paraId="1B67BB6D"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&lt;0.001</w:t>
            </w:r>
          </w:p>
        </w:tc>
        <w:tc>
          <w:tcPr>
            <w:tcW w:w="546" w:type="pct"/>
            <w:vAlign w:val="center"/>
            <w:hideMark/>
          </w:tcPr>
          <w:p w14:paraId="758E0EA0"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w:t>
            </w:r>
          </w:p>
        </w:tc>
      </w:tr>
      <w:tr w:rsidR="00FA2891" w:rsidRPr="00FA2891" w14:paraId="665F8025" w14:textId="77777777" w:rsidTr="00FA2891">
        <w:trPr>
          <w:trHeight w:val="317"/>
        </w:trPr>
        <w:tc>
          <w:tcPr>
            <w:tcW w:w="703" w:type="pct"/>
            <w:vAlign w:val="center"/>
            <w:hideMark/>
          </w:tcPr>
          <w:p w14:paraId="1069DBF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Qwen2.5-3B</w:t>
            </w:r>
          </w:p>
        </w:tc>
        <w:tc>
          <w:tcPr>
            <w:tcW w:w="546" w:type="pct"/>
            <w:vAlign w:val="center"/>
            <w:hideMark/>
          </w:tcPr>
          <w:p w14:paraId="482818E0"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安全性</w:t>
            </w:r>
          </w:p>
        </w:tc>
        <w:tc>
          <w:tcPr>
            <w:tcW w:w="625" w:type="pct"/>
            <w:vAlign w:val="center"/>
            <w:hideMark/>
          </w:tcPr>
          <w:p w14:paraId="454F1F2B"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2.422</w:t>
            </w:r>
          </w:p>
        </w:tc>
        <w:tc>
          <w:tcPr>
            <w:tcW w:w="625" w:type="pct"/>
            <w:vAlign w:val="center"/>
            <w:hideMark/>
          </w:tcPr>
          <w:p w14:paraId="076B8DA4"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2.706</w:t>
            </w:r>
          </w:p>
        </w:tc>
        <w:tc>
          <w:tcPr>
            <w:tcW w:w="705" w:type="pct"/>
            <w:vAlign w:val="center"/>
            <w:hideMark/>
          </w:tcPr>
          <w:p w14:paraId="442577F6"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+0.00</w:t>
            </w:r>
          </w:p>
        </w:tc>
        <w:tc>
          <w:tcPr>
            <w:tcW w:w="703" w:type="pct"/>
            <w:vAlign w:val="center"/>
            <w:hideMark/>
          </w:tcPr>
          <w:p w14:paraId="6C77F8B9"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1101</w:t>
            </w:r>
          </w:p>
        </w:tc>
        <w:tc>
          <w:tcPr>
            <w:tcW w:w="547" w:type="pct"/>
            <w:vAlign w:val="center"/>
            <w:hideMark/>
          </w:tcPr>
          <w:p w14:paraId="518DC1AC"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&lt;0.001</w:t>
            </w:r>
          </w:p>
        </w:tc>
        <w:tc>
          <w:tcPr>
            <w:tcW w:w="546" w:type="pct"/>
            <w:vAlign w:val="center"/>
            <w:hideMark/>
          </w:tcPr>
          <w:p w14:paraId="464BD60D"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w:t>
            </w:r>
          </w:p>
        </w:tc>
      </w:tr>
      <w:tr w:rsidR="00FA2891" w:rsidRPr="00FA2891" w14:paraId="530BF737" w14:textId="77777777" w:rsidTr="00FA2891">
        <w:trPr>
          <w:trHeight w:val="317"/>
        </w:trPr>
        <w:tc>
          <w:tcPr>
            <w:tcW w:w="703" w:type="pct"/>
            <w:vAlign w:val="center"/>
            <w:hideMark/>
          </w:tcPr>
          <w:p w14:paraId="78C3F9F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Qwen2.5-3B</w:t>
            </w:r>
          </w:p>
        </w:tc>
        <w:tc>
          <w:tcPr>
            <w:tcW w:w="546" w:type="pct"/>
            <w:vAlign w:val="center"/>
            <w:hideMark/>
          </w:tcPr>
          <w:p w14:paraId="11592923"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易于理解</w:t>
            </w:r>
          </w:p>
        </w:tc>
        <w:tc>
          <w:tcPr>
            <w:tcW w:w="625" w:type="pct"/>
            <w:vAlign w:val="center"/>
            <w:hideMark/>
          </w:tcPr>
          <w:p w14:paraId="248BE461"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2.982</w:t>
            </w:r>
          </w:p>
        </w:tc>
        <w:tc>
          <w:tcPr>
            <w:tcW w:w="625" w:type="pct"/>
            <w:vAlign w:val="center"/>
            <w:hideMark/>
          </w:tcPr>
          <w:p w14:paraId="25C52DB7"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2.989</w:t>
            </w:r>
          </w:p>
        </w:tc>
        <w:tc>
          <w:tcPr>
            <w:tcW w:w="705" w:type="pct"/>
            <w:vAlign w:val="center"/>
            <w:hideMark/>
          </w:tcPr>
          <w:p w14:paraId="18777C1B"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+0.00</w:t>
            </w:r>
          </w:p>
        </w:tc>
        <w:tc>
          <w:tcPr>
            <w:tcW w:w="703" w:type="pct"/>
            <w:vAlign w:val="center"/>
            <w:hideMark/>
          </w:tcPr>
          <w:p w14:paraId="3AE0DB3F"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14</w:t>
            </w:r>
          </w:p>
        </w:tc>
        <w:tc>
          <w:tcPr>
            <w:tcW w:w="547" w:type="pct"/>
            <w:vAlign w:val="center"/>
            <w:hideMark/>
          </w:tcPr>
          <w:p w14:paraId="5F47C5A5"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0.480</w:t>
            </w:r>
          </w:p>
        </w:tc>
        <w:tc>
          <w:tcPr>
            <w:tcW w:w="546" w:type="pct"/>
            <w:vAlign w:val="center"/>
            <w:hideMark/>
          </w:tcPr>
          <w:p w14:paraId="5F7628E6" w14:textId="77777777" w:rsidR="00FA2891" w:rsidRPr="00FA2891" w:rsidRDefault="00FA2891" w:rsidP="00FA2891">
            <w:pPr>
              <w:pStyle w:val="altz"/>
              <w:snapToGrid/>
              <w:spacing w:line="240" w:lineRule="auto"/>
              <w:ind w:firstLineChars="0" w:firstLine="0"/>
              <w:rPr>
                <w:sz w:val="21"/>
                <w:szCs w:val="21"/>
              </w:rPr>
            </w:pPr>
            <w:r w:rsidRPr="00FA2891">
              <w:rPr>
                <w:sz w:val="21"/>
                <w:szCs w:val="21"/>
              </w:rPr>
              <w:t>ns</w:t>
            </w:r>
          </w:p>
        </w:tc>
      </w:tr>
      <w:tr w:rsidR="00FA2891" w:rsidRPr="00FA2891" w14:paraId="63CA5834" w14:textId="77777777" w:rsidTr="00FA2891">
        <w:trPr>
          <w:trHeight w:val="317"/>
        </w:trPr>
        <w:tc>
          <w:tcPr>
            <w:tcW w:w="703" w:type="pct"/>
            <w:vAlign w:val="center"/>
            <w:hideMark/>
          </w:tcPr>
          <w:p w14:paraId="0D17D5E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Qwen2.5-3B</w:t>
            </w:r>
          </w:p>
        </w:tc>
        <w:tc>
          <w:tcPr>
            <w:tcW w:w="546" w:type="pct"/>
            <w:vAlign w:val="center"/>
            <w:hideMark/>
          </w:tcPr>
          <w:p w14:paraId="66756EA8" w14:textId="2BF3BFCD" w:rsidR="00FA2891" w:rsidRPr="00FA2891" w:rsidRDefault="00FA2891" w:rsidP="00FA2891">
            <w:pPr>
              <w:pStyle w:val="altz"/>
              <w:wordWrap/>
              <w:snapToGrid/>
              <w:spacing w:line="240" w:lineRule="auto"/>
              <w:ind w:leftChars="50" w:left="120" w:firstLineChars="0" w:firstLine="0"/>
              <w:rPr>
                <w:sz w:val="21"/>
                <w:szCs w:val="21"/>
              </w:rPr>
            </w:pPr>
            <w:proofErr w:type="gramStart"/>
            <w:r>
              <w:rPr>
                <w:sz w:val="21"/>
                <w:szCs w:val="21"/>
              </w:rPr>
              <w:t>仅必要</w:t>
            </w:r>
            <w:proofErr w:type="gramEnd"/>
          </w:p>
        </w:tc>
        <w:tc>
          <w:tcPr>
            <w:tcW w:w="625" w:type="pct"/>
            <w:vAlign w:val="center"/>
            <w:hideMark/>
          </w:tcPr>
          <w:p w14:paraId="4223134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1.943</w:t>
            </w:r>
          </w:p>
        </w:tc>
        <w:tc>
          <w:tcPr>
            <w:tcW w:w="625" w:type="pct"/>
            <w:vAlign w:val="center"/>
            <w:hideMark/>
          </w:tcPr>
          <w:p w14:paraId="56A7420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2.851</w:t>
            </w:r>
          </w:p>
        </w:tc>
        <w:tc>
          <w:tcPr>
            <w:tcW w:w="705" w:type="pct"/>
            <w:vAlign w:val="center"/>
            <w:hideMark/>
          </w:tcPr>
          <w:p w14:paraId="699C684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vAlign w:val="center"/>
            <w:hideMark/>
          </w:tcPr>
          <w:p w14:paraId="3059109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114</w:t>
            </w:r>
          </w:p>
        </w:tc>
        <w:tc>
          <w:tcPr>
            <w:tcW w:w="547" w:type="pct"/>
            <w:vAlign w:val="center"/>
            <w:hideMark/>
          </w:tcPr>
          <w:p w14:paraId="63DE051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5775F87B"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65335D55" w14:textId="77777777" w:rsidTr="00FA2891">
        <w:trPr>
          <w:trHeight w:val="317"/>
        </w:trPr>
        <w:tc>
          <w:tcPr>
            <w:tcW w:w="703" w:type="pct"/>
            <w:vAlign w:val="center"/>
            <w:hideMark/>
          </w:tcPr>
          <w:p w14:paraId="64A6B4B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Qwen2.5-7B</w:t>
            </w:r>
          </w:p>
        </w:tc>
        <w:tc>
          <w:tcPr>
            <w:tcW w:w="546" w:type="pct"/>
            <w:vAlign w:val="center"/>
            <w:hideMark/>
          </w:tcPr>
          <w:p w14:paraId="6A6F5A38"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指导性</w:t>
            </w:r>
          </w:p>
        </w:tc>
        <w:tc>
          <w:tcPr>
            <w:tcW w:w="625" w:type="pct"/>
            <w:vAlign w:val="center"/>
            <w:hideMark/>
          </w:tcPr>
          <w:p w14:paraId="4CE507B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2.411</w:t>
            </w:r>
          </w:p>
        </w:tc>
        <w:tc>
          <w:tcPr>
            <w:tcW w:w="625" w:type="pct"/>
            <w:vAlign w:val="center"/>
            <w:hideMark/>
          </w:tcPr>
          <w:p w14:paraId="0965A42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2.780</w:t>
            </w:r>
          </w:p>
        </w:tc>
        <w:tc>
          <w:tcPr>
            <w:tcW w:w="705" w:type="pct"/>
            <w:vAlign w:val="center"/>
            <w:hideMark/>
          </w:tcPr>
          <w:p w14:paraId="1B56B672"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68A2042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1502</w:t>
            </w:r>
          </w:p>
        </w:tc>
        <w:tc>
          <w:tcPr>
            <w:tcW w:w="547" w:type="pct"/>
            <w:vAlign w:val="center"/>
            <w:hideMark/>
          </w:tcPr>
          <w:p w14:paraId="2A8777E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2A10E52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5B447605" w14:textId="77777777" w:rsidTr="00FA2891">
        <w:trPr>
          <w:trHeight w:val="317"/>
        </w:trPr>
        <w:tc>
          <w:tcPr>
            <w:tcW w:w="703" w:type="pct"/>
            <w:vAlign w:val="center"/>
            <w:hideMark/>
          </w:tcPr>
          <w:p w14:paraId="7E907C1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Qwen2.5-7B</w:t>
            </w:r>
          </w:p>
        </w:tc>
        <w:tc>
          <w:tcPr>
            <w:tcW w:w="546" w:type="pct"/>
            <w:vAlign w:val="center"/>
            <w:hideMark/>
          </w:tcPr>
          <w:p w14:paraId="07F65681"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准确性</w:t>
            </w:r>
          </w:p>
        </w:tc>
        <w:tc>
          <w:tcPr>
            <w:tcW w:w="625" w:type="pct"/>
            <w:vAlign w:val="center"/>
            <w:hideMark/>
          </w:tcPr>
          <w:p w14:paraId="106150FB"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2.241</w:t>
            </w:r>
          </w:p>
        </w:tc>
        <w:tc>
          <w:tcPr>
            <w:tcW w:w="625" w:type="pct"/>
            <w:vAlign w:val="center"/>
            <w:hideMark/>
          </w:tcPr>
          <w:p w14:paraId="006C76EB"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2.965</w:t>
            </w:r>
          </w:p>
        </w:tc>
        <w:tc>
          <w:tcPr>
            <w:tcW w:w="705" w:type="pct"/>
            <w:vAlign w:val="center"/>
            <w:hideMark/>
          </w:tcPr>
          <w:p w14:paraId="5C1ABEA8"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vAlign w:val="center"/>
            <w:hideMark/>
          </w:tcPr>
          <w:p w14:paraId="0911101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187</w:t>
            </w:r>
          </w:p>
        </w:tc>
        <w:tc>
          <w:tcPr>
            <w:tcW w:w="547" w:type="pct"/>
            <w:vAlign w:val="center"/>
            <w:hideMark/>
          </w:tcPr>
          <w:p w14:paraId="6EA33E9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07A4E07B"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0D5A95D6" w14:textId="77777777" w:rsidTr="00FA2891">
        <w:trPr>
          <w:trHeight w:val="317"/>
        </w:trPr>
        <w:tc>
          <w:tcPr>
            <w:tcW w:w="703" w:type="pct"/>
            <w:vAlign w:val="center"/>
            <w:hideMark/>
          </w:tcPr>
          <w:p w14:paraId="6C70858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Qwen2.5-7B</w:t>
            </w:r>
          </w:p>
        </w:tc>
        <w:tc>
          <w:tcPr>
            <w:tcW w:w="546" w:type="pct"/>
            <w:vAlign w:val="center"/>
            <w:hideMark/>
          </w:tcPr>
          <w:p w14:paraId="33BF01C7"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完整性</w:t>
            </w:r>
          </w:p>
        </w:tc>
        <w:tc>
          <w:tcPr>
            <w:tcW w:w="625" w:type="pct"/>
            <w:vAlign w:val="center"/>
            <w:hideMark/>
          </w:tcPr>
          <w:p w14:paraId="41B40DA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2.319</w:t>
            </w:r>
          </w:p>
        </w:tc>
        <w:tc>
          <w:tcPr>
            <w:tcW w:w="625" w:type="pct"/>
            <w:vAlign w:val="center"/>
            <w:hideMark/>
          </w:tcPr>
          <w:p w14:paraId="337BA74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2.840</w:t>
            </w:r>
          </w:p>
        </w:tc>
        <w:tc>
          <w:tcPr>
            <w:tcW w:w="705" w:type="pct"/>
            <w:vAlign w:val="center"/>
            <w:hideMark/>
          </w:tcPr>
          <w:p w14:paraId="29CCA403"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vAlign w:val="center"/>
            <w:hideMark/>
          </w:tcPr>
          <w:p w14:paraId="2ABCC56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1191</w:t>
            </w:r>
          </w:p>
        </w:tc>
        <w:tc>
          <w:tcPr>
            <w:tcW w:w="547" w:type="pct"/>
            <w:vAlign w:val="center"/>
            <w:hideMark/>
          </w:tcPr>
          <w:p w14:paraId="26EEEB9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36D10FDE"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4CA4EA49" w14:textId="77777777" w:rsidTr="00FA2891">
        <w:trPr>
          <w:trHeight w:val="317"/>
        </w:trPr>
        <w:tc>
          <w:tcPr>
            <w:tcW w:w="703" w:type="pct"/>
            <w:vAlign w:val="center"/>
            <w:hideMark/>
          </w:tcPr>
          <w:p w14:paraId="6732F29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Qwen2.5-7B</w:t>
            </w:r>
          </w:p>
        </w:tc>
        <w:tc>
          <w:tcPr>
            <w:tcW w:w="546" w:type="pct"/>
            <w:vAlign w:val="center"/>
            <w:hideMark/>
          </w:tcPr>
          <w:p w14:paraId="28910EAE"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安全性</w:t>
            </w:r>
          </w:p>
        </w:tc>
        <w:tc>
          <w:tcPr>
            <w:tcW w:w="625" w:type="pct"/>
            <w:vAlign w:val="center"/>
            <w:hideMark/>
          </w:tcPr>
          <w:p w14:paraId="5FECE6C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2.613</w:t>
            </w:r>
          </w:p>
        </w:tc>
        <w:tc>
          <w:tcPr>
            <w:tcW w:w="625" w:type="pct"/>
            <w:vAlign w:val="center"/>
            <w:hideMark/>
          </w:tcPr>
          <w:p w14:paraId="1E5F2C2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2.933</w:t>
            </w:r>
          </w:p>
        </w:tc>
        <w:tc>
          <w:tcPr>
            <w:tcW w:w="705" w:type="pct"/>
            <w:vAlign w:val="center"/>
            <w:hideMark/>
          </w:tcPr>
          <w:p w14:paraId="442D9A4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2485566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495</w:t>
            </w:r>
          </w:p>
        </w:tc>
        <w:tc>
          <w:tcPr>
            <w:tcW w:w="547" w:type="pct"/>
            <w:vAlign w:val="center"/>
            <w:hideMark/>
          </w:tcPr>
          <w:p w14:paraId="2A50DD3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7B42CC4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39E20003" w14:textId="77777777" w:rsidTr="00FA2891">
        <w:trPr>
          <w:trHeight w:val="317"/>
        </w:trPr>
        <w:tc>
          <w:tcPr>
            <w:tcW w:w="703" w:type="pct"/>
            <w:vAlign w:val="center"/>
            <w:hideMark/>
          </w:tcPr>
          <w:p w14:paraId="6DBCC87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Qwen2.5-7B</w:t>
            </w:r>
          </w:p>
        </w:tc>
        <w:tc>
          <w:tcPr>
            <w:tcW w:w="546" w:type="pct"/>
            <w:vAlign w:val="center"/>
            <w:hideMark/>
          </w:tcPr>
          <w:p w14:paraId="7E633DD1"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易于理解</w:t>
            </w:r>
          </w:p>
        </w:tc>
        <w:tc>
          <w:tcPr>
            <w:tcW w:w="625" w:type="pct"/>
            <w:vAlign w:val="center"/>
            <w:hideMark/>
          </w:tcPr>
          <w:p w14:paraId="40476AF2"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2.996</w:t>
            </w:r>
          </w:p>
        </w:tc>
        <w:tc>
          <w:tcPr>
            <w:tcW w:w="625" w:type="pct"/>
            <w:vAlign w:val="center"/>
            <w:hideMark/>
          </w:tcPr>
          <w:p w14:paraId="0EDE8EAC"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3.000</w:t>
            </w:r>
          </w:p>
        </w:tc>
        <w:tc>
          <w:tcPr>
            <w:tcW w:w="705" w:type="pct"/>
            <w:vAlign w:val="center"/>
            <w:hideMark/>
          </w:tcPr>
          <w:p w14:paraId="0B141E4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1DDA295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w:t>
            </w:r>
          </w:p>
        </w:tc>
        <w:tc>
          <w:tcPr>
            <w:tcW w:w="547" w:type="pct"/>
            <w:vAlign w:val="center"/>
            <w:hideMark/>
          </w:tcPr>
          <w:p w14:paraId="5570B423"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0.317</w:t>
            </w:r>
          </w:p>
        </w:tc>
        <w:tc>
          <w:tcPr>
            <w:tcW w:w="546" w:type="pct"/>
            <w:vAlign w:val="center"/>
            <w:hideMark/>
          </w:tcPr>
          <w:p w14:paraId="5FBB9222"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ns</w:t>
            </w:r>
          </w:p>
        </w:tc>
      </w:tr>
      <w:tr w:rsidR="00FA2891" w:rsidRPr="00FA2891" w14:paraId="27D84CD9" w14:textId="77777777" w:rsidTr="00FA2891">
        <w:trPr>
          <w:trHeight w:val="317"/>
        </w:trPr>
        <w:tc>
          <w:tcPr>
            <w:tcW w:w="703" w:type="pct"/>
            <w:vAlign w:val="center"/>
            <w:hideMark/>
          </w:tcPr>
          <w:p w14:paraId="2E274EE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Qwen2.5-7B</w:t>
            </w:r>
          </w:p>
        </w:tc>
        <w:tc>
          <w:tcPr>
            <w:tcW w:w="546" w:type="pct"/>
            <w:vAlign w:val="center"/>
            <w:hideMark/>
          </w:tcPr>
          <w:p w14:paraId="3509D4C5" w14:textId="68BD9294" w:rsidR="00FA2891" w:rsidRPr="00FA2891" w:rsidRDefault="00FA2891" w:rsidP="00FA2891">
            <w:pPr>
              <w:pStyle w:val="altz"/>
              <w:wordWrap/>
              <w:snapToGrid/>
              <w:spacing w:line="240" w:lineRule="auto"/>
              <w:ind w:leftChars="50" w:left="120" w:firstLineChars="0" w:firstLine="0"/>
              <w:rPr>
                <w:sz w:val="21"/>
                <w:szCs w:val="21"/>
              </w:rPr>
            </w:pPr>
            <w:proofErr w:type="gramStart"/>
            <w:r>
              <w:rPr>
                <w:sz w:val="21"/>
                <w:szCs w:val="21"/>
              </w:rPr>
              <w:t>仅必要</w:t>
            </w:r>
            <w:proofErr w:type="gramEnd"/>
          </w:p>
        </w:tc>
        <w:tc>
          <w:tcPr>
            <w:tcW w:w="625" w:type="pct"/>
            <w:vAlign w:val="center"/>
            <w:hideMark/>
          </w:tcPr>
          <w:p w14:paraId="55346AE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1.989</w:t>
            </w:r>
          </w:p>
        </w:tc>
        <w:tc>
          <w:tcPr>
            <w:tcW w:w="625" w:type="pct"/>
            <w:vAlign w:val="center"/>
            <w:hideMark/>
          </w:tcPr>
          <w:p w14:paraId="56F5D18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2.968</w:t>
            </w:r>
          </w:p>
        </w:tc>
        <w:tc>
          <w:tcPr>
            <w:tcW w:w="705" w:type="pct"/>
            <w:vAlign w:val="center"/>
            <w:hideMark/>
          </w:tcPr>
          <w:p w14:paraId="2F73BE9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vAlign w:val="center"/>
            <w:hideMark/>
          </w:tcPr>
          <w:p w14:paraId="0663C0E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w:t>
            </w:r>
          </w:p>
        </w:tc>
        <w:tc>
          <w:tcPr>
            <w:tcW w:w="547" w:type="pct"/>
            <w:vAlign w:val="center"/>
            <w:hideMark/>
          </w:tcPr>
          <w:p w14:paraId="3BEC6F8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787E7EE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7A75623B" w14:textId="77777777" w:rsidTr="00FA2891">
        <w:trPr>
          <w:trHeight w:val="317"/>
        </w:trPr>
        <w:tc>
          <w:tcPr>
            <w:tcW w:w="703" w:type="pct"/>
            <w:vAlign w:val="center"/>
            <w:hideMark/>
          </w:tcPr>
          <w:p w14:paraId="3008F953"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Qwen3-1.7B</w:t>
            </w:r>
          </w:p>
        </w:tc>
        <w:tc>
          <w:tcPr>
            <w:tcW w:w="546" w:type="pct"/>
            <w:vAlign w:val="center"/>
            <w:hideMark/>
          </w:tcPr>
          <w:p w14:paraId="6351AC7B"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指导性</w:t>
            </w:r>
          </w:p>
        </w:tc>
        <w:tc>
          <w:tcPr>
            <w:tcW w:w="625" w:type="pct"/>
            <w:vAlign w:val="center"/>
            <w:hideMark/>
          </w:tcPr>
          <w:p w14:paraId="4F52E7E3"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2.369</w:t>
            </w:r>
          </w:p>
        </w:tc>
        <w:tc>
          <w:tcPr>
            <w:tcW w:w="625" w:type="pct"/>
            <w:vAlign w:val="center"/>
            <w:hideMark/>
          </w:tcPr>
          <w:p w14:paraId="3A96DD4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2.695</w:t>
            </w:r>
          </w:p>
        </w:tc>
        <w:tc>
          <w:tcPr>
            <w:tcW w:w="705" w:type="pct"/>
            <w:vAlign w:val="center"/>
            <w:hideMark/>
          </w:tcPr>
          <w:p w14:paraId="48B5047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6379A1EC"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1825</w:t>
            </w:r>
          </w:p>
        </w:tc>
        <w:tc>
          <w:tcPr>
            <w:tcW w:w="547" w:type="pct"/>
            <w:vAlign w:val="center"/>
            <w:hideMark/>
          </w:tcPr>
          <w:p w14:paraId="4C45C043"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2AEDA8E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0DE63318" w14:textId="77777777" w:rsidTr="00FA2891">
        <w:trPr>
          <w:trHeight w:val="317"/>
        </w:trPr>
        <w:tc>
          <w:tcPr>
            <w:tcW w:w="703" w:type="pct"/>
            <w:vAlign w:val="center"/>
            <w:hideMark/>
          </w:tcPr>
          <w:p w14:paraId="04467A1B"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Qwen3-1.7B</w:t>
            </w:r>
          </w:p>
        </w:tc>
        <w:tc>
          <w:tcPr>
            <w:tcW w:w="546" w:type="pct"/>
            <w:vAlign w:val="center"/>
            <w:hideMark/>
          </w:tcPr>
          <w:p w14:paraId="1EC71D46"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准确性</w:t>
            </w:r>
          </w:p>
        </w:tc>
        <w:tc>
          <w:tcPr>
            <w:tcW w:w="625" w:type="pct"/>
            <w:vAlign w:val="center"/>
            <w:hideMark/>
          </w:tcPr>
          <w:p w14:paraId="57BADA80"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1.805</w:t>
            </w:r>
          </w:p>
        </w:tc>
        <w:tc>
          <w:tcPr>
            <w:tcW w:w="625" w:type="pct"/>
            <w:vAlign w:val="center"/>
            <w:hideMark/>
          </w:tcPr>
          <w:p w14:paraId="365D32B2"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2.770</w:t>
            </w:r>
          </w:p>
        </w:tc>
        <w:tc>
          <w:tcPr>
            <w:tcW w:w="705" w:type="pct"/>
            <w:vAlign w:val="center"/>
            <w:hideMark/>
          </w:tcPr>
          <w:p w14:paraId="306EBA78"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vAlign w:val="center"/>
            <w:hideMark/>
          </w:tcPr>
          <w:p w14:paraId="22F4655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606</w:t>
            </w:r>
          </w:p>
        </w:tc>
        <w:tc>
          <w:tcPr>
            <w:tcW w:w="547" w:type="pct"/>
            <w:vAlign w:val="center"/>
            <w:hideMark/>
          </w:tcPr>
          <w:p w14:paraId="14E0629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7F34211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10AF720D" w14:textId="77777777" w:rsidTr="00FA2891">
        <w:trPr>
          <w:trHeight w:val="317"/>
        </w:trPr>
        <w:tc>
          <w:tcPr>
            <w:tcW w:w="703" w:type="pct"/>
            <w:vAlign w:val="center"/>
            <w:hideMark/>
          </w:tcPr>
          <w:p w14:paraId="5342DAFC"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Qwen3-1.7B</w:t>
            </w:r>
          </w:p>
        </w:tc>
        <w:tc>
          <w:tcPr>
            <w:tcW w:w="546" w:type="pct"/>
            <w:vAlign w:val="center"/>
            <w:hideMark/>
          </w:tcPr>
          <w:p w14:paraId="46D7E963"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完整性</w:t>
            </w:r>
          </w:p>
        </w:tc>
        <w:tc>
          <w:tcPr>
            <w:tcW w:w="625" w:type="pct"/>
            <w:vAlign w:val="center"/>
            <w:hideMark/>
          </w:tcPr>
          <w:p w14:paraId="64214DC2"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2.387</w:t>
            </w:r>
          </w:p>
        </w:tc>
        <w:tc>
          <w:tcPr>
            <w:tcW w:w="625" w:type="pct"/>
            <w:vAlign w:val="center"/>
            <w:hideMark/>
          </w:tcPr>
          <w:p w14:paraId="6CB100A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2.738</w:t>
            </w:r>
          </w:p>
        </w:tc>
        <w:tc>
          <w:tcPr>
            <w:tcW w:w="705" w:type="pct"/>
            <w:vAlign w:val="center"/>
            <w:hideMark/>
          </w:tcPr>
          <w:p w14:paraId="5D7356E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2CD960A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960</w:t>
            </w:r>
          </w:p>
        </w:tc>
        <w:tc>
          <w:tcPr>
            <w:tcW w:w="547" w:type="pct"/>
            <w:vAlign w:val="center"/>
            <w:hideMark/>
          </w:tcPr>
          <w:p w14:paraId="2A5D3810"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553C986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4A9A7D65" w14:textId="77777777" w:rsidTr="00FA2891">
        <w:trPr>
          <w:trHeight w:val="317"/>
        </w:trPr>
        <w:tc>
          <w:tcPr>
            <w:tcW w:w="703" w:type="pct"/>
            <w:vAlign w:val="center"/>
            <w:hideMark/>
          </w:tcPr>
          <w:p w14:paraId="35B70CE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Qwen3-1.7B</w:t>
            </w:r>
          </w:p>
        </w:tc>
        <w:tc>
          <w:tcPr>
            <w:tcW w:w="546" w:type="pct"/>
            <w:vAlign w:val="center"/>
            <w:hideMark/>
          </w:tcPr>
          <w:p w14:paraId="4A76CBE4"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安全性</w:t>
            </w:r>
          </w:p>
        </w:tc>
        <w:tc>
          <w:tcPr>
            <w:tcW w:w="625" w:type="pct"/>
            <w:vAlign w:val="center"/>
            <w:hideMark/>
          </w:tcPr>
          <w:p w14:paraId="4A78B8B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2.149</w:t>
            </w:r>
          </w:p>
        </w:tc>
        <w:tc>
          <w:tcPr>
            <w:tcW w:w="625" w:type="pct"/>
            <w:vAlign w:val="center"/>
            <w:hideMark/>
          </w:tcPr>
          <w:p w14:paraId="14539BA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2.844</w:t>
            </w:r>
          </w:p>
        </w:tc>
        <w:tc>
          <w:tcPr>
            <w:tcW w:w="705" w:type="pct"/>
            <w:vAlign w:val="center"/>
            <w:hideMark/>
          </w:tcPr>
          <w:p w14:paraId="6688091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vAlign w:val="center"/>
            <w:hideMark/>
          </w:tcPr>
          <w:p w14:paraId="0BD1E85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786</w:t>
            </w:r>
          </w:p>
        </w:tc>
        <w:tc>
          <w:tcPr>
            <w:tcW w:w="547" w:type="pct"/>
            <w:vAlign w:val="center"/>
            <w:hideMark/>
          </w:tcPr>
          <w:p w14:paraId="0ECB066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1DC285F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72100618" w14:textId="77777777" w:rsidTr="00FA2891">
        <w:trPr>
          <w:trHeight w:val="317"/>
        </w:trPr>
        <w:tc>
          <w:tcPr>
            <w:tcW w:w="703" w:type="pct"/>
            <w:vAlign w:val="center"/>
            <w:hideMark/>
          </w:tcPr>
          <w:p w14:paraId="23C960A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Qwen3-1.7B</w:t>
            </w:r>
          </w:p>
        </w:tc>
        <w:tc>
          <w:tcPr>
            <w:tcW w:w="546" w:type="pct"/>
            <w:vAlign w:val="center"/>
            <w:hideMark/>
          </w:tcPr>
          <w:p w14:paraId="7F8E0C7B"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易于理解</w:t>
            </w:r>
          </w:p>
        </w:tc>
        <w:tc>
          <w:tcPr>
            <w:tcW w:w="625" w:type="pct"/>
            <w:vAlign w:val="center"/>
            <w:hideMark/>
          </w:tcPr>
          <w:p w14:paraId="0781C9C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2.954</w:t>
            </w:r>
          </w:p>
        </w:tc>
        <w:tc>
          <w:tcPr>
            <w:tcW w:w="625" w:type="pct"/>
            <w:vAlign w:val="center"/>
            <w:hideMark/>
          </w:tcPr>
          <w:p w14:paraId="19261A1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2.972</w:t>
            </w:r>
          </w:p>
        </w:tc>
        <w:tc>
          <w:tcPr>
            <w:tcW w:w="705" w:type="pct"/>
            <w:vAlign w:val="center"/>
            <w:hideMark/>
          </w:tcPr>
          <w:p w14:paraId="65C33BBE"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0DD7D6F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56</w:t>
            </w:r>
          </w:p>
        </w:tc>
        <w:tc>
          <w:tcPr>
            <w:tcW w:w="547" w:type="pct"/>
            <w:vAlign w:val="center"/>
            <w:hideMark/>
          </w:tcPr>
          <w:p w14:paraId="2C5FA87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0.290</w:t>
            </w:r>
          </w:p>
        </w:tc>
        <w:tc>
          <w:tcPr>
            <w:tcW w:w="546" w:type="pct"/>
            <w:vAlign w:val="center"/>
            <w:hideMark/>
          </w:tcPr>
          <w:p w14:paraId="6CCF918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ns</w:t>
            </w:r>
          </w:p>
        </w:tc>
      </w:tr>
      <w:tr w:rsidR="00FA2891" w:rsidRPr="00FA2891" w14:paraId="41A285CD" w14:textId="77777777" w:rsidTr="00FA2891">
        <w:trPr>
          <w:trHeight w:val="317"/>
        </w:trPr>
        <w:tc>
          <w:tcPr>
            <w:tcW w:w="703" w:type="pct"/>
            <w:vAlign w:val="center"/>
            <w:hideMark/>
          </w:tcPr>
          <w:p w14:paraId="6BC6BD5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Qwen3-1.7B</w:t>
            </w:r>
          </w:p>
        </w:tc>
        <w:tc>
          <w:tcPr>
            <w:tcW w:w="546" w:type="pct"/>
            <w:vAlign w:val="center"/>
            <w:hideMark/>
          </w:tcPr>
          <w:p w14:paraId="425A2E09" w14:textId="4B8EA1B4" w:rsidR="00FA2891" w:rsidRPr="00FA2891" w:rsidRDefault="00FA2891" w:rsidP="00FA2891">
            <w:pPr>
              <w:pStyle w:val="altz"/>
              <w:wordWrap/>
              <w:snapToGrid/>
              <w:spacing w:line="240" w:lineRule="auto"/>
              <w:ind w:leftChars="50" w:left="120" w:firstLineChars="0" w:firstLine="0"/>
              <w:rPr>
                <w:sz w:val="21"/>
                <w:szCs w:val="21"/>
              </w:rPr>
            </w:pPr>
            <w:proofErr w:type="gramStart"/>
            <w:r>
              <w:rPr>
                <w:sz w:val="21"/>
                <w:szCs w:val="21"/>
              </w:rPr>
              <w:t>仅必要</w:t>
            </w:r>
            <w:proofErr w:type="gramEnd"/>
          </w:p>
        </w:tc>
        <w:tc>
          <w:tcPr>
            <w:tcW w:w="625" w:type="pct"/>
            <w:vAlign w:val="center"/>
            <w:hideMark/>
          </w:tcPr>
          <w:p w14:paraId="18A4E61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1.791</w:t>
            </w:r>
          </w:p>
        </w:tc>
        <w:tc>
          <w:tcPr>
            <w:tcW w:w="625" w:type="pct"/>
            <w:vAlign w:val="center"/>
            <w:hideMark/>
          </w:tcPr>
          <w:p w14:paraId="091CAE0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2.872</w:t>
            </w:r>
          </w:p>
        </w:tc>
        <w:tc>
          <w:tcPr>
            <w:tcW w:w="705" w:type="pct"/>
            <w:vAlign w:val="center"/>
            <w:hideMark/>
          </w:tcPr>
          <w:p w14:paraId="2C4CB43C"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vAlign w:val="center"/>
            <w:hideMark/>
          </w:tcPr>
          <w:p w14:paraId="15AB210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w:t>
            </w:r>
          </w:p>
        </w:tc>
        <w:tc>
          <w:tcPr>
            <w:tcW w:w="547" w:type="pct"/>
            <w:vAlign w:val="center"/>
            <w:hideMark/>
          </w:tcPr>
          <w:p w14:paraId="611F3BCC"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0645DFAC"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1909A8E5" w14:textId="77777777" w:rsidTr="00FA2891">
        <w:trPr>
          <w:trHeight w:val="317"/>
        </w:trPr>
        <w:tc>
          <w:tcPr>
            <w:tcW w:w="703" w:type="pct"/>
            <w:vAlign w:val="center"/>
            <w:hideMark/>
          </w:tcPr>
          <w:p w14:paraId="12F3EBC8"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Qwen3-4B</w:t>
            </w:r>
          </w:p>
        </w:tc>
        <w:tc>
          <w:tcPr>
            <w:tcW w:w="546" w:type="pct"/>
            <w:vAlign w:val="center"/>
            <w:hideMark/>
          </w:tcPr>
          <w:p w14:paraId="32A9171F"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指导性</w:t>
            </w:r>
          </w:p>
        </w:tc>
        <w:tc>
          <w:tcPr>
            <w:tcW w:w="625" w:type="pct"/>
            <w:vAlign w:val="center"/>
            <w:hideMark/>
          </w:tcPr>
          <w:p w14:paraId="1BE8D45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2.695</w:t>
            </w:r>
          </w:p>
        </w:tc>
        <w:tc>
          <w:tcPr>
            <w:tcW w:w="625" w:type="pct"/>
            <w:vAlign w:val="center"/>
            <w:hideMark/>
          </w:tcPr>
          <w:p w14:paraId="4E269313"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2.801</w:t>
            </w:r>
          </w:p>
        </w:tc>
        <w:tc>
          <w:tcPr>
            <w:tcW w:w="705" w:type="pct"/>
            <w:vAlign w:val="center"/>
            <w:hideMark/>
          </w:tcPr>
          <w:p w14:paraId="38E523B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4997AE7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1897</w:t>
            </w:r>
          </w:p>
        </w:tc>
        <w:tc>
          <w:tcPr>
            <w:tcW w:w="547" w:type="pct"/>
            <w:vAlign w:val="center"/>
            <w:hideMark/>
          </w:tcPr>
          <w:p w14:paraId="5B0E0C83"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0.006</w:t>
            </w:r>
          </w:p>
        </w:tc>
        <w:tc>
          <w:tcPr>
            <w:tcW w:w="546" w:type="pct"/>
            <w:vAlign w:val="center"/>
            <w:hideMark/>
          </w:tcPr>
          <w:p w14:paraId="4502D74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1A345EF2" w14:textId="77777777" w:rsidTr="00FA2891">
        <w:trPr>
          <w:trHeight w:val="317"/>
        </w:trPr>
        <w:tc>
          <w:tcPr>
            <w:tcW w:w="703" w:type="pct"/>
            <w:vAlign w:val="center"/>
            <w:hideMark/>
          </w:tcPr>
          <w:p w14:paraId="22A1147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Qwen3-4B</w:t>
            </w:r>
          </w:p>
        </w:tc>
        <w:tc>
          <w:tcPr>
            <w:tcW w:w="546" w:type="pct"/>
            <w:vAlign w:val="center"/>
            <w:hideMark/>
          </w:tcPr>
          <w:p w14:paraId="189AC059"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准确性</w:t>
            </w:r>
          </w:p>
        </w:tc>
        <w:tc>
          <w:tcPr>
            <w:tcW w:w="625" w:type="pct"/>
            <w:vAlign w:val="center"/>
            <w:hideMark/>
          </w:tcPr>
          <w:p w14:paraId="03D1C2C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2.185</w:t>
            </w:r>
          </w:p>
        </w:tc>
        <w:tc>
          <w:tcPr>
            <w:tcW w:w="625" w:type="pct"/>
            <w:vAlign w:val="center"/>
            <w:hideMark/>
          </w:tcPr>
          <w:p w14:paraId="2129A808"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2.957</w:t>
            </w:r>
          </w:p>
        </w:tc>
        <w:tc>
          <w:tcPr>
            <w:tcW w:w="705" w:type="pct"/>
            <w:vAlign w:val="center"/>
            <w:hideMark/>
          </w:tcPr>
          <w:p w14:paraId="561FF1AE"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vAlign w:val="center"/>
            <w:hideMark/>
          </w:tcPr>
          <w:p w14:paraId="2287719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196</w:t>
            </w:r>
          </w:p>
        </w:tc>
        <w:tc>
          <w:tcPr>
            <w:tcW w:w="547" w:type="pct"/>
            <w:vAlign w:val="center"/>
            <w:hideMark/>
          </w:tcPr>
          <w:p w14:paraId="411D4502"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1AED3C70"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3367F21D" w14:textId="77777777" w:rsidTr="00FA2891">
        <w:trPr>
          <w:trHeight w:val="317"/>
        </w:trPr>
        <w:tc>
          <w:tcPr>
            <w:tcW w:w="703" w:type="pct"/>
            <w:vAlign w:val="center"/>
            <w:hideMark/>
          </w:tcPr>
          <w:p w14:paraId="662B1D9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Qwen3-4B</w:t>
            </w:r>
          </w:p>
        </w:tc>
        <w:tc>
          <w:tcPr>
            <w:tcW w:w="546" w:type="pct"/>
            <w:vAlign w:val="center"/>
            <w:hideMark/>
          </w:tcPr>
          <w:p w14:paraId="1F1BF69D"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完整性</w:t>
            </w:r>
          </w:p>
        </w:tc>
        <w:tc>
          <w:tcPr>
            <w:tcW w:w="625" w:type="pct"/>
            <w:vAlign w:val="center"/>
            <w:hideMark/>
          </w:tcPr>
          <w:p w14:paraId="0ED0B21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2.706</w:t>
            </w:r>
          </w:p>
        </w:tc>
        <w:tc>
          <w:tcPr>
            <w:tcW w:w="625" w:type="pct"/>
            <w:vAlign w:val="center"/>
            <w:hideMark/>
          </w:tcPr>
          <w:p w14:paraId="774BDF2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2.887</w:t>
            </w:r>
          </w:p>
        </w:tc>
        <w:tc>
          <w:tcPr>
            <w:tcW w:w="705" w:type="pct"/>
            <w:vAlign w:val="center"/>
            <w:hideMark/>
          </w:tcPr>
          <w:p w14:paraId="34BD0F72"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54066373"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880</w:t>
            </w:r>
          </w:p>
        </w:tc>
        <w:tc>
          <w:tcPr>
            <w:tcW w:w="547" w:type="pct"/>
            <w:vAlign w:val="center"/>
            <w:hideMark/>
          </w:tcPr>
          <w:p w14:paraId="14222738"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7D474D28"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52F55405" w14:textId="77777777" w:rsidTr="00FA2891">
        <w:trPr>
          <w:trHeight w:val="317"/>
        </w:trPr>
        <w:tc>
          <w:tcPr>
            <w:tcW w:w="703" w:type="pct"/>
            <w:vAlign w:val="center"/>
            <w:hideMark/>
          </w:tcPr>
          <w:p w14:paraId="35C022AB"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Qwen3-4B</w:t>
            </w:r>
          </w:p>
        </w:tc>
        <w:tc>
          <w:tcPr>
            <w:tcW w:w="546" w:type="pct"/>
            <w:vAlign w:val="center"/>
            <w:hideMark/>
          </w:tcPr>
          <w:p w14:paraId="26FED5AF"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安全性</w:t>
            </w:r>
          </w:p>
        </w:tc>
        <w:tc>
          <w:tcPr>
            <w:tcW w:w="625" w:type="pct"/>
            <w:vAlign w:val="center"/>
            <w:hideMark/>
          </w:tcPr>
          <w:p w14:paraId="1958731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2.791</w:t>
            </w:r>
          </w:p>
        </w:tc>
        <w:tc>
          <w:tcPr>
            <w:tcW w:w="625" w:type="pct"/>
            <w:vAlign w:val="center"/>
            <w:hideMark/>
          </w:tcPr>
          <w:p w14:paraId="71431A8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2.954</w:t>
            </w:r>
          </w:p>
        </w:tc>
        <w:tc>
          <w:tcPr>
            <w:tcW w:w="705" w:type="pct"/>
            <w:vAlign w:val="center"/>
            <w:hideMark/>
          </w:tcPr>
          <w:p w14:paraId="365CC412"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1FDAAE1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164</w:t>
            </w:r>
          </w:p>
        </w:tc>
        <w:tc>
          <w:tcPr>
            <w:tcW w:w="547" w:type="pct"/>
            <w:vAlign w:val="center"/>
            <w:hideMark/>
          </w:tcPr>
          <w:p w14:paraId="2355BA78"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2ADF48B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58AB5BA0" w14:textId="77777777" w:rsidTr="00FA2891">
        <w:trPr>
          <w:trHeight w:val="317"/>
        </w:trPr>
        <w:tc>
          <w:tcPr>
            <w:tcW w:w="703" w:type="pct"/>
            <w:vAlign w:val="center"/>
            <w:hideMark/>
          </w:tcPr>
          <w:p w14:paraId="28A51EDB"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Qwen3-4B</w:t>
            </w:r>
          </w:p>
        </w:tc>
        <w:tc>
          <w:tcPr>
            <w:tcW w:w="546" w:type="pct"/>
            <w:vAlign w:val="center"/>
            <w:hideMark/>
          </w:tcPr>
          <w:p w14:paraId="619D85A2"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易于理解</w:t>
            </w:r>
          </w:p>
        </w:tc>
        <w:tc>
          <w:tcPr>
            <w:tcW w:w="625" w:type="pct"/>
            <w:vAlign w:val="center"/>
            <w:hideMark/>
          </w:tcPr>
          <w:p w14:paraId="731C7C0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2.993</w:t>
            </w:r>
          </w:p>
        </w:tc>
        <w:tc>
          <w:tcPr>
            <w:tcW w:w="625" w:type="pct"/>
            <w:vAlign w:val="center"/>
            <w:hideMark/>
          </w:tcPr>
          <w:p w14:paraId="26CF132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2.993</w:t>
            </w:r>
          </w:p>
        </w:tc>
        <w:tc>
          <w:tcPr>
            <w:tcW w:w="705" w:type="pct"/>
            <w:vAlign w:val="center"/>
            <w:hideMark/>
          </w:tcPr>
          <w:p w14:paraId="711D92C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1693F80B"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3</w:t>
            </w:r>
          </w:p>
        </w:tc>
        <w:tc>
          <w:tcPr>
            <w:tcW w:w="547" w:type="pct"/>
            <w:vAlign w:val="center"/>
            <w:hideMark/>
          </w:tcPr>
          <w:p w14:paraId="459F704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1.000</w:t>
            </w:r>
          </w:p>
        </w:tc>
        <w:tc>
          <w:tcPr>
            <w:tcW w:w="546" w:type="pct"/>
            <w:vAlign w:val="center"/>
            <w:hideMark/>
          </w:tcPr>
          <w:p w14:paraId="10A302B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ns</w:t>
            </w:r>
          </w:p>
        </w:tc>
      </w:tr>
      <w:tr w:rsidR="00FA2891" w:rsidRPr="00FA2891" w14:paraId="4CF01593" w14:textId="77777777" w:rsidTr="00FA2891">
        <w:trPr>
          <w:trHeight w:val="317"/>
        </w:trPr>
        <w:tc>
          <w:tcPr>
            <w:tcW w:w="703" w:type="pct"/>
            <w:vAlign w:val="center"/>
            <w:hideMark/>
          </w:tcPr>
          <w:p w14:paraId="40E6F7B8"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Qwen3-4B</w:t>
            </w:r>
          </w:p>
        </w:tc>
        <w:tc>
          <w:tcPr>
            <w:tcW w:w="546" w:type="pct"/>
            <w:vAlign w:val="center"/>
            <w:hideMark/>
          </w:tcPr>
          <w:p w14:paraId="77BA2B93" w14:textId="1EB91021" w:rsidR="00FA2891" w:rsidRPr="00FA2891" w:rsidRDefault="00FA2891" w:rsidP="00FA2891">
            <w:pPr>
              <w:pStyle w:val="altz"/>
              <w:wordWrap/>
              <w:snapToGrid/>
              <w:spacing w:line="240" w:lineRule="auto"/>
              <w:ind w:leftChars="50" w:left="120" w:firstLineChars="0" w:firstLine="0"/>
              <w:rPr>
                <w:sz w:val="21"/>
                <w:szCs w:val="21"/>
              </w:rPr>
            </w:pPr>
            <w:proofErr w:type="gramStart"/>
            <w:r>
              <w:rPr>
                <w:sz w:val="21"/>
                <w:szCs w:val="21"/>
              </w:rPr>
              <w:t>仅必要</w:t>
            </w:r>
            <w:proofErr w:type="gramEnd"/>
          </w:p>
        </w:tc>
        <w:tc>
          <w:tcPr>
            <w:tcW w:w="625" w:type="pct"/>
            <w:vAlign w:val="center"/>
            <w:hideMark/>
          </w:tcPr>
          <w:p w14:paraId="3C26AF8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1.961</w:t>
            </w:r>
          </w:p>
        </w:tc>
        <w:tc>
          <w:tcPr>
            <w:tcW w:w="625" w:type="pct"/>
            <w:vAlign w:val="center"/>
            <w:hideMark/>
          </w:tcPr>
          <w:p w14:paraId="33286ABE"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2.968</w:t>
            </w:r>
          </w:p>
        </w:tc>
        <w:tc>
          <w:tcPr>
            <w:tcW w:w="705" w:type="pct"/>
            <w:vAlign w:val="center"/>
            <w:hideMark/>
          </w:tcPr>
          <w:p w14:paraId="3093C44E"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vAlign w:val="center"/>
            <w:hideMark/>
          </w:tcPr>
          <w:p w14:paraId="2FDEB08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134</w:t>
            </w:r>
          </w:p>
        </w:tc>
        <w:tc>
          <w:tcPr>
            <w:tcW w:w="547" w:type="pct"/>
            <w:vAlign w:val="center"/>
            <w:hideMark/>
          </w:tcPr>
          <w:p w14:paraId="0D276D8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3CA2CF1B"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63BE98B7" w14:textId="77777777" w:rsidTr="00FA2891">
        <w:trPr>
          <w:trHeight w:val="317"/>
        </w:trPr>
        <w:tc>
          <w:tcPr>
            <w:tcW w:w="703" w:type="pct"/>
            <w:vAlign w:val="center"/>
            <w:hideMark/>
          </w:tcPr>
          <w:p w14:paraId="31788F48"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Qwen3-8B</w:t>
            </w:r>
          </w:p>
        </w:tc>
        <w:tc>
          <w:tcPr>
            <w:tcW w:w="546" w:type="pct"/>
            <w:vAlign w:val="center"/>
            <w:hideMark/>
          </w:tcPr>
          <w:p w14:paraId="791D7FB0"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指导性</w:t>
            </w:r>
          </w:p>
        </w:tc>
        <w:tc>
          <w:tcPr>
            <w:tcW w:w="625" w:type="pct"/>
            <w:vAlign w:val="center"/>
            <w:hideMark/>
          </w:tcPr>
          <w:p w14:paraId="7BB88E8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2.840</w:t>
            </w:r>
          </w:p>
        </w:tc>
        <w:tc>
          <w:tcPr>
            <w:tcW w:w="625" w:type="pct"/>
            <w:vAlign w:val="center"/>
            <w:hideMark/>
          </w:tcPr>
          <w:p w14:paraId="7240BA2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2.801</w:t>
            </w:r>
          </w:p>
        </w:tc>
        <w:tc>
          <w:tcPr>
            <w:tcW w:w="705" w:type="pct"/>
            <w:vAlign w:val="center"/>
            <w:hideMark/>
          </w:tcPr>
          <w:p w14:paraId="3832D77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1180D3F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1184</w:t>
            </w:r>
          </w:p>
        </w:tc>
        <w:tc>
          <w:tcPr>
            <w:tcW w:w="547" w:type="pct"/>
            <w:vAlign w:val="center"/>
            <w:hideMark/>
          </w:tcPr>
          <w:p w14:paraId="1650552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0.210</w:t>
            </w:r>
          </w:p>
        </w:tc>
        <w:tc>
          <w:tcPr>
            <w:tcW w:w="546" w:type="pct"/>
            <w:vAlign w:val="center"/>
            <w:hideMark/>
          </w:tcPr>
          <w:p w14:paraId="22DF189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ns</w:t>
            </w:r>
          </w:p>
        </w:tc>
      </w:tr>
      <w:tr w:rsidR="00FA2891" w:rsidRPr="00FA2891" w14:paraId="6456407D" w14:textId="77777777" w:rsidTr="00FA2891">
        <w:trPr>
          <w:trHeight w:val="317"/>
        </w:trPr>
        <w:tc>
          <w:tcPr>
            <w:tcW w:w="703" w:type="pct"/>
            <w:vAlign w:val="center"/>
            <w:hideMark/>
          </w:tcPr>
          <w:p w14:paraId="21F5921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Qwen3-8B</w:t>
            </w:r>
          </w:p>
        </w:tc>
        <w:tc>
          <w:tcPr>
            <w:tcW w:w="546" w:type="pct"/>
            <w:vAlign w:val="center"/>
            <w:hideMark/>
          </w:tcPr>
          <w:p w14:paraId="64F2BF51"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准确性</w:t>
            </w:r>
          </w:p>
        </w:tc>
        <w:tc>
          <w:tcPr>
            <w:tcW w:w="625" w:type="pct"/>
            <w:vAlign w:val="center"/>
            <w:hideMark/>
          </w:tcPr>
          <w:p w14:paraId="4FA2786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2.370</w:t>
            </w:r>
          </w:p>
        </w:tc>
        <w:tc>
          <w:tcPr>
            <w:tcW w:w="625" w:type="pct"/>
            <w:vAlign w:val="center"/>
            <w:hideMark/>
          </w:tcPr>
          <w:p w14:paraId="26F178BC"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2.964</w:t>
            </w:r>
          </w:p>
        </w:tc>
        <w:tc>
          <w:tcPr>
            <w:tcW w:w="705" w:type="pct"/>
            <w:vAlign w:val="center"/>
            <w:hideMark/>
          </w:tcPr>
          <w:p w14:paraId="18B18710"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vAlign w:val="center"/>
            <w:hideMark/>
          </w:tcPr>
          <w:p w14:paraId="6D971E3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261</w:t>
            </w:r>
          </w:p>
        </w:tc>
        <w:tc>
          <w:tcPr>
            <w:tcW w:w="547" w:type="pct"/>
            <w:vAlign w:val="center"/>
            <w:hideMark/>
          </w:tcPr>
          <w:p w14:paraId="596F270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vAlign w:val="center"/>
            <w:hideMark/>
          </w:tcPr>
          <w:p w14:paraId="18392BE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w:t>
            </w:r>
          </w:p>
        </w:tc>
      </w:tr>
      <w:tr w:rsidR="00FA2891" w:rsidRPr="00FA2891" w14:paraId="4B2D82A4" w14:textId="77777777" w:rsidTr="00FA2891">
        <w:trPr>
          <w:trHeight w:val="317"/>
        </w:trPr>
        <w:tc>
          <w:tcPr>
            <w:tcW w:w="703" w:type="pct"/>
            <w:vAlign w:val="center"/>
            <w:hideMark/>
          </w:tcPr>
          <w:p w14:paraId="5BF4FA1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Qwen3-8B</w:t>
            </w:r>
          </w:p>
        </w:tc>
        <w:tc>
          <w:tcPr>
            <w:tcW w:w="546" w:type="pct"/>
            <w:vAlign w:val="center"/>
            <w:hideMark/>
          </w:tcPr>
          <w:p w14:paraId="602C0A4B"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完整性</w:t>
            </w:r>
          </w:p>
        </w:tc>
        <w:tc>
          <w:tcPr>
            <w:tcW w:w="625" w:type="pct"/>
            <w:vAlign w:val="center"/>
            <w:hideMark/>
          </w:tcPr>
          <w:p w14:paraId="1493BE5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2.847</w:t>
            </w:r>
          </w:p>
        </w:tc>
        <w:tc>
          <w:tcPr>
            <w:tcW w:w="625" w:type="pct"/>
            <w:vAlign w:val="center"/>
            <w:hideMark/>
          </w:tcPr>
          <w:p w14:paraId="02F9899E"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2.879</w:t>
            </w:r>
          </w:p>
        </w:tc>
        <w:tc>
          <w:tcPr>
            <w:tcW w:w="705" w:type="pct"/>
            <w:vAlign w:val="center"/>
            <w:hideMark/>
          </w:tcPr>
          <w:p w14:paraId="3A21117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21A8F73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678</w:t>
            </w:r>
          </w:p>
        </w:tc>
        <w:tc>
          <w:tcPr>
            <w:tcW w:w="547" w:type="pct"/>
            <w:vAlign w:val="center"/>
            <w:hideMark/>
          </w:tcPr>
          <w:p w14:paraId="6A213E7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0.272</w:t>
            </w:r>
          </w:p>
        </w:tc>
        <w:tc>
          <w:tcPr>
            <w:tcW w:w="546" w:type="pct"/>
            <w:vAlign w:val="center"/>
            <w:hideMark/>
          </w:tcPr>
          <w:p w14:paraId="18673A1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ns</w:t>
            </w:r>
          </w:p>
        </w:tc>
      </w:tr>
      <w:tr w:rsidR="00FA2891" w:rsidRPr="00FA2891" w14:paraId="45BAC6D2" w14:textId="77777777" w:rsidTr="00FA2891">
        <w:trPr>
          <w:trHeight w:val="317"/>
        </w:trPr>
        <w:tc>
          <w:tcPr>
            <w:tcW w:w="703" w:type="pct"/>
            <w:vAlign w:val="center"/>
            <w:hideMark/>
          </w:tcPr>
          <w:p w14:paraId="2BF99D1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Qwen3-8B</w:t>
            </w:r>
          </w:p>
        </w:tc>
        <w:tc>
          <w:tcPr>
            <w:tcW w:w="546" w:type="pct"/>
            <w:vAlign w:val="center"/>
            <w:hideMark/>
          </w:tcPr>
          <w:p w14:paraId="220BD764"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安全性</w:t>
            </w:r>
          </w:p>
        </w:tc>
        <w:tc>
          <w:tcPr>
            <w:tcW w:w="625" w:type="pct"/>
            <w:vAlign w:val="center"/>
            <w:hideMark/>
          </w:tcPr>
          <w:p w14:paraId="3B52E9FA"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2.886</w:t>
            </w:r>
          </w:p>
        </w:tc>
        <w:tc>
          <w:tcPr>
            <w:tcW w:w="625" w:type="pct"/>
            <w:vAlign w:val="center"/>
            <w:hideMark/>
          </w:tcPr>
          <w:p w14:paraId="76E6DCB5"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2.932</w:t>
            </w:r>
          </w:p>
        </w:tc>
        <w:tc>
          <w:tcPr>
            <w:tcW w:w="705" w:type="pct"/>
            <w:vAlign w:val="center"/>
            <w:hideMark/>
          </w:tcPr>
          <w:p w14:paraId="11ADF123"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5908760C"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300</w:t>
            </w:r>
          </w:p>
        </w:tc>
        <w:tc>
          <w:tcPr>
            <w:tcW w:w="547" w:type="pct"/>
            <w:vAlign w:val="center"/>
            <w:hideMark/>
          </w:tcPr>
          <w:p w14:paraId="34A59C40"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0.059</w:t>
            </w:r>
          </w:p>
        </w:tc>
        <w:tc>
          <w:tcPr>
            <w:tcW w:w="546" w:type="pct"/>
            <w:vAlign w:val="center"/>
            <w:hideMark/>
          </w:tcPr>
          <w:p w14:paraId="506820AF"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ns</w:t>
            </w:r>
          </w:p>
        </w:tc>
      </w:tr>
      <w:tr w:rsidR="00FA2891" w:rsidRPr="00FA2891" w14:paraId="0A3BA1E1" w14:textId="77777777" w:rsidTr="00FA2891">
        <w:trPr>
          <w:trHeight w:val="317"/>
        </w:trPr>
        <w:tc>
          <w:tcPr>
            <w:tcW w:w="703" w:type="pct"/>
            <w:vAlign w:val="center"/>
            <w:hideMark/>
          </w:tcPr>
          <w:p w14:paraId="296A39B0"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Qwen3-8B</w:t>
            </w:r>
          </w:p>
        </w:tc>
        <w:tc>
          <w:tcPr>
            <w:tcW w:w="546" w:type="pct"/>
            <w:vAlign w:val="center"/>
            <w:hideMark/>
          </w:tcPr>
          <w:p w14:paraId="6B33CEC8" w14:textId="77777777" w:rsidR="00FA2891" w:rsidRPr="00FA2891" w:rsidRDefault="00FA2891" w:rsidP="00FA2891">
            <w:pPr>
              <w:pStyle w:val="altz"/>
              <w:wordWrap/>
              <w:snapToGrid/>
              <w:spacing w:line="240" w:lineRule="auto"/>
              <w:ind w:leftChars="50" w:left="120" w:firstLineChars="0" w:firstLine="0"/>
              <w:rPr>
                <w:sz w:val="21"/>
                <w:szCs w:val="21"/>
              </w:rPr>
            </w:pPr>
            <w:r w:rsidRPr="00FA2891">
              <w:rPr>
                <w:sz w:val="21"/>
                <w:szCs w:val="21"/>
              </w:rPr>
              <w:t>易于理解</w:t>
            </w:r>
          </w:p>
        </w:tc>
        <w:tc>
          <w:tcPr>
            <w:tcW w:w="625" w:type="pct"/>
            <w:vAlign w:val="center"/>
            <w:hideMark/>
          </w:tcPr>
          <w:p w14:paraId="3D90B130"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3.000</w:t>
            </w:r>
          </w:p>
        </w:tc>
        <w:tc>
          <w:tcPr>
            <w:tcW w:w="625" w:type="pct"/>
            <w:vAlign w:val="center"/>
            <w:hideMark/>
          </w:tcPr>
          <w:p w14:paraId="72EA52E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2.989</w:t>
            </w:r>
          </w:p>
        </w:tc>
        <w:tc>
          <w:tcPr>
            <w:tcW w:w="705" w:type="pct"/>
            <w:vAlign w:val="center"/>
            <w:hideMark/>
          </w:tcPr>
          <w:p w14:paraId="227A76C7"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+0.00</w:t>
            </w:r>
          </w:p>
        </w:tc>
        <w:tc>
          <w:tcPr>
            <w:tcW w:w="703" w:type="pct"/>
            <w:vAlign w:val="center"/>
            <w:hideMark/>
          </w:tcPr>
          <w:p w14:paraId="4F2B7FA4"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w:t>
            </w:r>
          </w:p>
        </w:tc>
        <w:tc>
          <w:tcPr>
            <w:tcW w:w="547" w:type="pct"/>
            <w:vAlign w:val="center"/>
            <w:hideMark/>
          </w:tcPr>
          <w:p w14:paraId="52CC9E2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0.180</w:t>
            </w:r>
          </w:p>
        </w:tc>
        <w:tc>
          <w:tcPr>
            <w:tcW w:w="546" w:type="pct"/>
            <w:vAlign w:val="center"/>
            <w:hideMark/>
          </w:tcPr>
          <w:p w14:paraId="0EDB32E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ns</w:t>
            </w:r>
          </w:p>
        </w:tc>
      </w:tr>
      <w:tr w:rsidR="00FA2891" w:rsidRPr="00FA2891" w14:paraId="4B85D4E0" w14:textId="77777777" w:rsidTr="00FA2891">
        <w:trPr>
          <w:trHeight w:val="317"/>
        </w:trPr>
        <w:tc>
          <w:tcPr>
            <w:tcW w:w="703" w:type="pct"/>
            <w:tcBorders>
              <w:bottom w:val="single" w:sz="4" w:space="0" w:color="auto"/>
            </w:tcBorders>
            <w:vAlign w:val="center"/>
            <w:hideMark/>
          </w:tcPr>
          <w:p w14:paraId="2CBDFACC"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lastRenderedPageBreak/>
              <w:t>Qwen3-8B</w:t>
            </w:r>
          </w:p>
        </w:tc>
        <w:tc>
          <w:tcPr>
            <w:tcW w:w="546" w:type="pct"/>
            <w:tcBorders>
              <w:bottom w:val="single" w:sz="4" w:space="0" w:color="auto"/>
            </w:tcBorders>
            <w:vAlign w:val="center"/>
            <w:hideMark/>
          </w:tcPr>
          <w:p w14:paraId="0F4B3795" w14:textId="3FC420A9" w:rsidR="00FA2891" w:rsidRPr="00FA2891" w:rsidRDefault="00FA2891" w:rsidP="00FA2891">
            <w:pPr>
              <w:pStyle w:val="altz"/>
              <w:wordWrap/>
              <w:snapToGrid/>
              <w:spacing w:line="240" w:lineRule="auto"/>
              <w:ind w:leftChars="50" w:left="120" w:firstLineChars="0" w:firstLine="0"/>
              <w:rPr>
                <w:sz w:val="21"/>
                <w:szCs w:val="21"/>
              </w:rPr>
            </w:pPr>
            <w:proofErr w:type="gramStart"/>
            <w:r>
              <w:rPr>
                <w:sz w:val="21"/>
                <w:szCs w:val="21"/>
              </w:rPr>
              <w:t>仅必要</w:t>
            </w:r>
            <w:proofErr w:type="gramEnd"/>
          </w:p>
        </w:tc>
        <w:tc>
          <w:tcPr>
            <w:tcW w:w="625" w:type="pct"/>
            <w:tcBorders>
              <w:bottom w:val="single" w:sz="4" w:space="0" w:color="auto"/>
            </w:tcBorders>
            <w:vAlign w:val="center"/>
            <w:hideMark/>
          </w:tcPr>
          <w:p w14:paraId="53A00FF1"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1.996</w:t>
            </w:r>
          </w:p>
        </w:tc>
        <w:tc>
          <w:tcPr>
            <w:tcW w:w="625" w:type="pct"/>
            <w:tcBorders>
              <w:bottom w:val="single" w:sz="4" w:space="0" w:color="auto"/>
            </w:tcBorders>
            <w:vAlign w:val="center"/>
            <w:hideMark/>
          </w:tcPr>
          <w:p w14:paraId="3E906EF6"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2.968</w:t>
            </w:r>
          </w:p>
        </w:tc>
        <w:tc>
          <w:tcPr>
            <w:tcW w:w="705" w:type="pct"/>
            <w:tcBorders>
              <w:bottom w:val="single" w:sz="4" w:space="0" w:color="auto"/>
            </w:tcBorders>
            <w:vAlign w:val="center"/>
            <w:hideMark/>
          </w:tcPr>
          <w:p w14:paraId="45FDA81C"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+1.00</w:t>
            </w:r>
          </w:p>
        </w:tc>
        <w:tc>
          <w:tcPr>
            <w:tcW w:w="703" w:type="pct"/>
            <w:tcBorders>
              <w:bottom w:val="single" w:sz="4" w:space="0" w:color="auto"/>
            </w:tcBorders>
            <w:vAlign w:val="center"/>
            <w:hideMark/>
          </w:tcPr>
          <w:p w14:paraId="2F2724B9"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134</w:t>
            </w:r>
          </w:p>
        </w:tc>
        <w:tc>
          <w:tcPr>
            <w:tcW w:w="547" w:type="pct"/>
            <w:tcBorders>
              <w:bottom w:val="single" w:sz="4" w:space="0" w:color="auto"/>
            </w:tcBorders>
            <w:vAlign w:val="center"/>
            <w:hideMark/>
          </w:tcPr>
          <w:p w14:paraId="0BB88BED" w14:textId="77777777" w:rsidR="00FA2891" w:rsidRPr="00FA2891" w:rsidRDefault="00FA2891" w:rsidP="00FA2891">
            <w:pPr>
              <w:pStyle w:val="altz"/>
              <w:wordWrap/>
              <w:snapToGrid/>
              <w:spacing w:line="240" w:lineRule="auto"/>
              <w:ind w:firstLineChars="0" w:firstLine="0"/>
              <w:rPr>
                <w:sz w:val="21"/>
                <w:szCs w:val="21"/>
              </w:rPr>
            </w:pPr>
            <w:r w:rsidRPr="00FA2891">
              <w:rPr>
                <w:sz w:val="21"/>
                <w:szCs w:val="21"/>
              </w:rPr>
              <w:t>&lt;0.001</w:t>
            </w:r>
          </w:p>
        </w:tc>
        <w:tc>
          <w:tcPr>
            <w:tcW w:w="546" w:type="pct"/>
            <w:tcBorders>
              <w:bottom w:val="single" w:sz="4" w:space="0" w:color="auto"/>
            </w:tcBorders>
            <w:vAlign w:val="center"/>
            <w:hideMark/>
          </w:tcPr>
          <w:p w14:paraId="41DCB7D9" w14:textId="77777777" w:rsidR="00FA2891" w:rsidRPr="00FA2891" w:rsidRDefault="00FA2891" w:rsidP="00816212">
            <w:pPr>
              <w:pStyle w:val="altz"/>
              <w:keepNext/>
              <w:wordWrap/>
              <w:snapToGrid/>
              <w:spacing w:line="240" w:lineRule="auto"/>
              <w:ind w:firstLineChars="0" w:firstLine="0"/>
              <w:rPr>
                <w:sz w:val="21"/>
                <w:szCs w:val="21"/>
              </w:rPr>
            </w:pPr>
            <w:r w:rsidRPr="00FA2891">
              <w:rPr>
                <w:sz w:val="21"/>
                <w:szCs w:val="21"/>
              </w:rPr>
              <w:t>***</w:t>
            </w:r>
          </w:p>
        </w:tc>
      </w:tr>
    </w:tbl>
    <w:p w14:paraId="5190F417" w14:textId="3976ED8B" w:rsidR="00816212" w:rsidRPr="00816212" w:rsidRDefault="00816212">
      <w:pPr>
        <w:pStyle w:val="a3"/>
        <w:spacing w:after="163"/>
        <w:rPr>
          <w:rFonts w:ascii="Times New Roman" w:eastAsia="宋体" w:hAnsi="Times New Roman" w:cstheme="minorBidi"/>
          <w:sz w:val="18"/>
          <w:szCs w:val="16"/>
        </w:rPr>
      </w:pPr>
      <w:r w:rsidRPr="00816212">
        <w:rPr>
          <w:rFonts w:ascii="Times New Roman" w:eastAsia="宋体" w:hAnsi="Times New Roman" w:cstheme="minorBidi" w:hint="eastAsia"/>
          <w:sz w:val="18"/>
          <w:szCs w:val="16"/>
        </w:rPr>
        <w:t>注</w:t>
      </w:r>
      <w:r>
        <w:rPr>
          <w:rFonts w:ascii="Times New Roman" w:eastAsia="宋体" w:hAnsi="Times New Roman" w:cstheme="minorBidi" w:hint="eastAsia"/>
          <w:sz w:val="18"/>
          <w:szCs w:val="16"/>
        </w:rPr>
        <w:t>：</w:t>
      </w:r>
      <w:r w:rsidRPr="00816212">
        <w:rPr>
          <w:rFonts w:ascii="Times New Roman" w:eastAsia="宋体" w:hAnsi="Times New Roman" w:cstheme="minorBidi" w:hint="eastAsia"/>
          <w:sz w:val="18"/>
          <w:szCs w:val="16"/>
        </w:rPr>
        <w:t>Wilcoxon</w:t>
      </w:r>
      <w:r w:rsidRPr="00816212">
        <w:rPr>
          <w:rFonts w:ascii="Times New Roman" w:eastAsia="宋体" w:hAnsi="Times New Roman" w:cstheme="minorBidi" w:hint="eastAsia"/>
          <w:sz w:val="18"/>
          <w:szCs w:val="16"/>
        </w:rPr>
        <w:t>符号秩检验的显著性水平（</w:t>
      </w:r>
      <w:r w:rsidRPr="00816212">
        <w:rPr>
          <w:rFonts w:ascii="Times New Roman" w:eastAsia="宋体" w:hAnsi="Times New Roman" w:cstheme="minorBidi" w:hint="eastAsia"/>
          <w:sz w:val="18"/>
          <w:szCs w:val="16"/>
        </w:rPr>
        <w:t>*: p</w:t>
      </w:r>
      <w:del w:id="2099" w:author="Zixuan Zhou" w:date="2026-04-27T03:32:00Z" w16du:dateUtc="2026-04-26T19:32:00Z">
        <w:r w:rsidRPr="00816212" w:rsidDel="006A285C">
          <w:rPr>
            <w:rFonts w:ascii="Times New Roman" w:eastAsia="宋体" w:hAnsi="Times New Roman" w:cstheme="minorBidi" w:hint="eastAsia"/>
            <w:sz w:val="18"/>
            <w:szCs w:val="16"/>
          </w:rPr>
          <w:delText xml:space="preserve"> </w:delText>
        </w:r>
      </w:del>
      <w:r w:rsidRPr="00816212">
        <w:rPr>
          <w:rFonts w:ascii="Times New Roman" w:eastAsia="宋体" w:hAnsi="Times New Roman" w:cstheme="minorBidi" w:hint="eastAsia"/>
          <w:sz w:val="18"/>
          <w:szCs w:val="16"/>
        </w:rPr>
        <w:t>&lt;</w:t>
      </w:r>
      <w:del w:id="2100" w:author="Zixuan Zhou" w:date="2026-04-27T03:32:00Z" w16du:dateUtc="2026-04-26T19:32:00Z">
        <w:r w:rsidRPr="00816212" w:rsidDel="006A285C">
          <w:rPr>
            <w:rFonts w:ascii="Times New Roman" w:eastAsia="宋体" w:hAnsi="Times New Roman" w:cstheme="minorBidi" w:hint="eastAsia"/>
            <w:sz w:val="18"/>
            <w:szCs w:val="16"/>
          </w:rPr>
          <w:delText xml:space="preserve"> </w:delText>
        </w:r>
      </w:del>
      <w:r w:rsidRPr="00816212">
        <w:rPr>
          <w:rFonts w:ascii="Times New Roman" w:eastAsia="宋体" w:hAnsi="Times New Roman" w:cstheme="minorBidi" w:hint="eastAsia"/>
          <w:sz w:val="18"/>
          <w:szCs w:val="16"/>
        </w:rPr>
        <w:t>0.05, **: p&lt;</w:t>
      </w:r>
      <w:del w:id="2101" w:author="Zixuan Zhou" w:date="2026-04-27T03:32:00Z" w16du:dateUtc="2026-04-26T19:32:00Z">
        <w:r w:rsidRPr="00816212" w:rsidDel="006A285C">
          <w:rPr>
            <w:rFonts w:ascii="Times New Roman" w:eastAsia="宋体" w:hAnsi="Times New Roman" w:cstheme="minorBidi" w:hint="eastAsia"/>
            <w:sz w:val="18"/>
            <w:szCs w:val="16"/>
          </w:rPr>
          <w:delText xml:space="preserve"> </w:delText>
        </w:r>
      </w:del>
      <w:r w:rsidRPr="00816212">
        <w:rPr>
          <w:rFonts w:ascii="Times New Roman" w:eastAsia="宋体" w:hAnsi="Times New Roman" w:cstheme="minorBidi" w:hint="eastAsia"/>
          <w:sz w:val="18"/>
          <w:szCs w:val="16"/>
        </w:rPr>
        <w:t>0.01, ***: p&lt;</w:t>
      </w:r>
      <w:del w:id="2102" w:author="Zixuan Zhou" w:date="2026-04-27T03:32:00Z" w16du:dateUtc="2026-04-26T19:32:00Z">
        <w:r w:rsidRPr="00816212" w:rsidDel="006A285C">
          <w:rPr>
            <w:rFonts w:ascii="Times New Roman" w:eastAsia="宋体" w:hAnsi="Times New Roman" w:cstheme="minorBidi" w:hint="eastAsia"/>
            <w:sz w:val="18"/>
            <w:szCs w:val="16"/>
          </w:rPr>
          <w:delText xml:space="preserve"> </w:delText>
        </w:r>
      </w:del>
      <w:r w:rsidRPr="00816212">
        <w:rPr>
          <w:rFonts w:ascii="Times New Roman" w:eastAsia="宋体" w:hAnsi="Times New Roman" w:cstheme="minorBidi" w:hint="eastAsia"/>
          <w:sz w:val="18"/>
          <w:szCs w:val="16"/>
        </w:rPr>
        <w:t>0.001</w:t>
      </w:r>
      <w:r w:rsidRPr="00816212">
        <w:rPr>
          <w:rFonts w:ascii="Times New Roman" w:eastAsia="宋体" w:hAnsi="Times New Roman" w:cstheme="minorBidi" w:hint="eastAsia"/>
          <w:sz w:val="18"/>
          <w:szCs w:val="16"/>
        </w:rPr>
        <w:t>；</w:t>
      </w:r>
      <w:r w:rsidRPr="00816212">
        <w:rPr>
          <w:rFonts w:ascii="Times New Roman" w:eastAsia="宋体" w:hAnsi="Times New Roman" w:cstheme="minorBidi" w:hint="eastAsia"/>
          <w:sz w:val="18"/>
          <w:szCs w:val="16"/>
        </w:rPr>
        <w:t>ns</w:t>
      </w:r>
      <w:r w:rsidRPr="00816212">
        <w:rPr>
          <w:rFonts w:ascii="Times New Roman" w:eastAsia="宋体" w:hAnsi="Times New Roman" w:cstheme="minorBidi" w:hint="eastAsia"/>
          <w:sz w:val="18"/>
          <w:szCs w:val="16"/>
        </w:rPr>
        <w:t>：不显著）</w:t>
      </w:r>
    </w:p>
    <w:p w14:paraId="1268B68C" w14:textId="773FE6B9" w:rsidR="00FC6B8F" w:rsidRDefault="00FC6B8F" w:rsidP="00FC6B8F">
      <w:pPr>
        <w:pStyle w:val="altz"/>
        <w:ind w:firstLine="480"/>
      </w:pPr>
      <w:r w:rsidRPr="00FC6B8F">
        <w:t>综合</w:t>
      </w:r>
      <w:r w:rsidR="003040E3">
        <w:fldChar w:fldCharType="begin"/>
      </w:r>
      <w:r w:rsidR="003040E3">
        <w:instrText xml:space="preserve"> REF _Ref227873161 \h </w:instrText>
      </w:r>
      <w:r w:rsidR="003040E3">
        <w:fldChar w:fldCharType="separate"/>
      </w:r>
      <w:r w:rsidR="003040E3">
        <w:rPr>
          <w:rFonts w:hint="eastAsia"/>
        </w:rPr>
        <w:t>表</w:t>
      </w:r>
      <w:r w:rsidR="003040E3">
        <w:rPr>
          <w:rFonts w:hint="eastAsia"/>
        </w:rPr>
        <w:t xml:space="preserve"> </w:t>
      </w:r>
      <w:r w:rsidR="003040E3">
        <w:rPr>
          <w:noProof/>
        </w:rPr>
        <w:t>6</w:t>
      </w:r>
      <w:r w:rsidR="003040E3">
        <w:noBreakHyphen/>
      </w:r>
      <w:r w:rsidR="003040E3">
        <w:rPr>
          <w:noProof/>
        </w:rPr>
        <w:t>9</w:t>
      </w:r>
      <w:r w:rsidR="003040E3">
        <w:fldChar w:fldCharType="end"/>
      </w:r>
      <w:r w:rsidRPr="00FC6B8F">
        <w:t>与</w:t>
      </w:r>
      <w:r w:rsidR="003040E3">
        <w:fldChar w:fldCharType="begin"/>
      </w:r>
      <w:r w:rsidR="003040E3">
        <w:instrText xml:space="preserve"> REF _Ref227873718 \h </w:instrText>
      </w:r>
      <w:r w:rsidR="003040E3">
        <w:fldChar w:fldCharType="separate"/>
      </w:r>
      <w:r w:rsidR="003040E3">
        <w:rPr>
          <w:rFonts w:hint="eastAsia"/>
        </w:rPr>
        <w:t>表</w:t>
      </w:r>
      <w:r w:rsidR="003040E3">
        <w:rPr>
          <w:rFonts w:hint="eastAsia"/>
        </w:rPr>
        <w:t xml:space="preserve"> </w:t>
      </w:r>
      <w:r w:rsidR="003040E3">
        <w:rPr>
          <w:rFonts w:hint="eastAsia"/>
          <w:noProof/>
        </w:rPr>
        <w:t>6</w:t>
      </w:r>
      <w:r w:rsidR="003040E3">
        <w:rPr>
          <w:rFonts w:hint="eastAsia"/>
        </w:rPr>
        <w:noBreakHyphen/>
      </w:r>
      <w:r w:rsidR="003040E3">
        <w:rPr>
          <w:rFonts w:hint="eastAsia"/>
          <w:noProof/>
        </w:rPr>
        <w:t>10</w:t>
      </w:r>
      <w:r w:rsidR="003040E3">
        <w:fldChar w:fldCharType="end"/>
      </w:r>
      <w:r w:rsidRPr="00FC6B8F">
        <w:t>的结果，可以得出以下核心结论。</w:t>
      </w:r>
    </w:p>
    <w:p w14:paraId="6F6C2001" w14:textId="788E0109" w:rsidR="00FC6B8F" w:rsidRDefault="00FC6B8F" w:rsidP="00FC6B8F">
      <w:pPr>
        <w:pStyle w:val="altz"/>
        <w:ind w:firstLine="480"/>
      </w:pPr>
      <w:r w:rsidRPr="00FC6B8F">
        <w:t>在</w:t>
      </w:r>
      <w:r w:rsidRPr="00FC6B8F">
        <w:t>ROUGE-L</w:t>
      </w:r>
      <w:r w:rsidRPr="00FC6B8F">
        <w:t>层面，</w:t>
      </w:r>
      <w:r w:rsidRPr="00FC6B8F">
        <w:t>Qwen2.5</w:t>
      </w:r>
      <w:r w:rsidRPr="00FC6B8F">
        <w:t>系列中的</w:t>
      </w:r>
      <w:r w:rsidRPr="00FC6B8F">
        <w:t>1.5B</w:t>
      </w:r>
      <w:r w:rsidRPr="00FC6B8F">
        <w:t>与</w:t>
      </w:r>
      <w:r w:rsidRPr="00FC6B8F">
        <w:t>3B</w:t>
      </w:r>
      <w:r w:rsidRPr="00FC6B8F">
        <w:t>模型在微调前后未表现出统计学上的显著差异</w:t>
      </w:r>
      <w:del w:id="2103" w:author="Zixuan Zhou" w:date="2026-04-27T21:49:00Z" w16du:dateUtc="2026-04-27T13:49:00Z">
        <w:r w:rsidRPr="00FC6B8F" w:rsidDel="00D95BED">
          <w:delText>（</w:delText>
        </w:r>
      </w:del>
      <m:oMath>
        <m:r>
          <w:del w:id="2104" w:author="Zixuan Zhou" w:date="2026-04-27T21:49:00Z" w16du:dateUtc="2026-04-27T13:49:00Z">
            <w:rPr>
              <w:rFonts w:ascii="Cambria Math" w:hAnsi="Cambria Math"/>
            </w:rPr>
            <m:t>p</m:t>
          </w:del>
        </m:r>
        <m:r>
          <w:del w:id="2105" w:author="Zixuan Zhou" w:date="2026-04-27T03:25:00Z" w16du:dateUtc="2026-04-26T19:25:00Z">
            <w:rPr>
              <w:rFonts w:ascii="Cambria Math" w:hAnsi="Cambria Math"/>
            </w:rPr>
            <m:t xml:space="preserve"> </m:t>
          </w:del>
        </m:r>
        <m:r>
          <w:del w:id="2106" w:author="Zixuan Zhou" w:date="2026-04-27T21:49:00Z" w16du:dateUtc="2026-04-27T13:49:00Z">
            <w:rPr>
              <w:rFonts w:ascii="Cambria Math" w:hAnsi="Cambria Math"/>
            </w:rPr>
            <m:t>&gt;</m:t>
          </w:del>
        </m:r>
        <m:r>
          <w:del w:id="2107" w:author="Zixuan Zhou" w:date="2026-04-27T03:29:00Z" w16du:dateUtc="2026-04-26T19:29:00Z">
            <w:rPr>
              <w:rFonts w:ascii="Cambria Math" w:hAnsi="Cambria Math"/>
            </w:rPr>
            <m:t xml:space="preserve"> </m:t>
          </w:del>
        </m:r>
      </m:oMath>
      <w:del w:id="2108" w:author="Zixuan Zhou" w:date="2026-04-27T21:49:00Z" w16du:dateUtc="2026-04-27T13:49:00Z">
        <w:r w:rsidRPr="00FC6B8F" w:rsidDel="00D95BED">
          <w:delText>0.05</w:delText>
        </w:r>
        <w:r w:rsidRPr="00FC6B8F" w:rsidDel="00D95BED">
          <w:delText>）</w:delText>
        </w:r>
      </w:del>
      <w:r w:rsidRPr="00FC6B8F">
        <w:t>，这可能与其参数量较小、领域知识容纳能力有限有关；而</w:t>
      </w:r>
      <w:r w:rsidRPr="00FC6B8F">
        <w:t>7B</w:t>
      </w:r>
      <w:r w:rsidRPr="00FC6B8F">
        <w:t>模型及全部</w:t>
      </w:r>
      <w:r w:rsidRPr="00FC6B8F">
        <w:t>Qwen3</w:t>
      </w:r>
      <w:r w:rsidRPr="00FC6B8F">
        <w:t>系列模型（</w:t>
      </w:r>
      <w:r w:rsidRPr="00FC6B8F">
        <w:t>1.7B</w:t>
      </w:r>
      <w:r w:rsidRPr="00FC6B8F">
        <w:t>、</w:t>
      </w:r>
      <w:r w:rsidRPr="00FC6B8F">
        <w:t>4B</w:t>
      </w:r>
      <w:r w:rsidRPr="00FC6B8F">
        <w:t>、</w:t>
      </w:r>
      <w:r w:rsidRPr="00FC6B8F">
        <w:t>8B</w:t>
      </w:r>
      <w:r w:rsidRPr="00FC6B8F">
        <w:t>）均展现出显著甚至极显著的文本重叠度提升</w:t>
      </w:r>
      <w:del w:id="2109" w:author="Zixuan Zhou" w:date="2026-04-27T21:50:00Z" w16du:dateUtc="2026-04-27T13:50:00Z">
        <w:r w:rsidRPr="00FC6B8F" w:rsidDel="00D95BED">
          <w:delText>（</w:delText>
        </w:r>
      </w:del>
      <m:oMath>
        <m:r>
          <w:del w:id="2110" w:author="Zixuan Zhou" w:date="2026-04-27T21:50:00Z" w16du:dateUtc="2026-04-27T13:50:00Z">
            <w:rPr>
              <w:rFonts w:ascii="Cambria Math" w:hAnsi="Cambria Math"/>
            </w:rPr>
            <m:t>p&lt;</m:t>
          </w:del>
        </m:r>
        <m:r>
          <w:del w:id="2111" w:author="Zixuan Zhou" w:date="2026-04-27T03:29:00Z" w16du:dateUtc="2026-04-26T19:29:00Z">
            <w:rPr>
              <w:rFonts w:ascii="Cambria Math" w:hAnsi="Cambria Math"/>
            </w:rPr>
            <m:t xml:space="preserve"> </m:t>
          </w:del>
        </m:r>
      </m:oMath>
      <w:del w:id="2112" w:author="Zixuan Zhou" w:date="2026-04-27T21:50:00Z" w16du:dateUtc="2026-04-27T13:50:00Z">
        <w:r w:rsidRPr="00FC6B8F" w:rsidDel="00D95BED">
          <w:delText>0.01</w:delText>
        </w:r>
      </w:del>
      <w:del w:id="2113" w:author="Zixuan Zhou" w:date="2026-04-27T03:29:00Z" w16du:dateUtc="2026-04-26T19:29:00Z">
        <w:r w:rsidRPr="00FC6B8F" w:rsidDel="006A285C">
          <w:delText xml:space="preserve"> </w:delText>
        </w:r>
      </w:del>
      <w:del w:id="2114" w:author="Zixuan Zhou" w:date="2026-04-27T21:50:00Z" w16du:dateUtc="2026-04-27T13:50:00Z">
        <w:r w:rsidRPr="00FC6B8F" w:rsidDel="00D95BED">
          <w:delText>或</w:delText>
        </w:r>
      </w:del>
      <w:del w:id="2115" w:author="Zixuan Zhou" w:date="2026-04-27T03:29:00Z" w16du:dateUtc="2026-04-26T19:29:00Z">
        <w:r w:rsidRPr="00FC6B8F" w:rsidDel="006A285C">
          <w:delText xml:space="preserve"> </w:delText>
        </w:r>
      </w:del>
      <m:oMath>
        <m:r>
          <w:del w:id="2116" w:author="Zixuan Zhou" w:date="2026-04-27T21:50:00Z" w16du:dateUtc="2026-04-27T13:50:00Z">
            <w:rPr>
              <w:rFonts w:ascii="Cambria Math" w:hAnsi="Cambria Math"/>
            </w:rPr>
            <m:t>p&lt;</m:t>
          </w:del>
        </m:r>
        <m:r>
          <w:del w:id="2117" w:author="Zixuan Zhou" w:date="2026-04-27T03:29:00Z" w16du:dateUtc="2026-04-26T19:29:00Z">
            <w:rPr>
              <w:rFonts w:ascii="Cambria Math" w:hAnsi="Cambria Math"/>
            </w:rPr>
            <m:t xml:space="preserve"> </m:t>
          </w:del>
        </m:r>
      </m:oMath>
      <w:del w:id="2118" w:author="Zixuan Zhou" w:date="2026-04-27T21:50:00Z" w16du:dateUtc="2026-04-27T13:50:00Z">
        <w:r w:rsidRPr="00FC6B8F" w:rsidDel="00D95BED">
          <w:delText>0.001</w:delText>
        </w:r>
        <w:r w:rsidRPr="00FC6B8F" w:rsidDel="00D95BED">
          <w:delText>）</w:delText>
        </w:r>
      </w:del>
      <w:r w:rsidRPr="00FC6B8F">
        <w:t>。</w:t>
      </w:r>
    </w:p>
    <w:p w14:paraId="5EB0C0BE" w14:textId="40E99C9D" w:rsidR="00FC6B8F" w:rsidRPr="00FC6B8F" w:rsidRDefault="00FC6B8F" w:rsidP="00FC6B8F">
      <w:pPr>
        <w:pStyle w:val="altz"/>
        <w:ind w:firstLine="480"/>
      </w:pPr>
      <w:r w:rsidRPr="00FC6B8F">
        <w:t>在</w:t>
      </w:r>
      <w:r w:rsidRPr="00FC6B8F">
        <w:t>AI</w:t>
      </w:r>
      <w:r w:rsidRPr="00FC6B8F">
        <w:t>打分层面，统计检验的结果更为一致和强劲：绝大多数维度在所有模型上均呈现出</w:t>
      </w:r>
      <w:r w:rsidRPr="00FC6B8F">
        <w:t>p</w:t>
      </w:r>
      <m:oMath>
        <m:r>
          <w:rPr>
            <w:rFonts w:ascii="Cambria Math" w:hAnsi="Cambria Math"/>
          </w:rPr>
          <m:t xml:space="preserve"> &lt; </m:t>
        </m:r>
      </m:oMath>
      <w:r w:rsidRPr="00FC6B8F">
        <w:t>0.001</w:t>
      </w:r>
      <w:r w:rsidRPr="00FC6B8F">
        <w:t>的极显著差异，表明领域微调带来的质量提升具有高度的统计可靠性。</w:t>
      </w:r>
      <w:r w:rsidR="003040E3">
        <w:rPr>
          <w:rFonts w:hint="eastAsia"/>
        </w:rPr>
        <w:t>尤其</w:t>
      </w:r>
      <w:r w:rsidRPr="00FC6B8F">
        <w:t>值得关注的是，</w:t>
      </w:r>
      <w:r w:rsidR="003040E3">
        <w:rPr>
          <w:rFonts w:hint="eastAsia"/>
        </w:rPr>
        <w:t>“</w:t>
      </w:r>
      <w:r w:rsidRPr="00FC6B8F">
        <w:t>准确性</w:t>
      </w:r>
      <w:r w:rsidR="003040E3">
        <w:rPr>
          <w:rFonts w:hint="eastAsia"/>
        </w:rPr>
        <w:t>”</w:t>
      </w:r>
      <w:r w:rsidRPr="00FC6B8F">
        <w:t>与</w:t>
      </w:r>
      <w:r w:rsidR="003040E3">
        <w:rPr>
          <w:rFonts w:hint="eastAsia"/>
        </w:rPr>
        <w:t>“仅必要”</w:t>
      </w:r>
      <w:r w:rsidRPr="00FC6B8F">
        <w:t>维度在多数模型上的中位数差异达到了</w:t>
      </w:r>
      <m:oMath>
        <m:r>
          <w:rPr>
            <w:rFonts w:ascii="Cambria Math" w:hAnsi="Cambria Math"/>
          </w:rPr>
          <m:t>+</m:t>
        </m:r>
      </m:oMath>
      <w:r w:rsidRPr="00FC6B8F">
        <w:t>1.00</w:t>
      </w:r>
      <w:r w:rsidRPr="00FC6B8F">
        <w:t>，意味着超过半数的样本在这两个维度上实现了整整一档的跃升</w:t>
      </w:r>
      <w:del w:id="2119" w:author="Zixuan Zhou" w:date="2026-04-27T21:50:00Z" w16du:dateUtc="2026-04-27T13:50:00Z">
        <w:r w:rsidRPr="00FC6B8F" w:rsidDel="00D95BED">
          <w:delText>（例如从</w:delText>
        </w:r>
        <w:r w:rsidRPr="00FC6B8F" w:rsidDel="00D95BED">
          <w:delText>2</w:delText>
        </w:r>
        <w:r w:rsidRPr="00FC6B8F" w:rsidDel="00D95BED">
          <w:delText>分提升至</w:delText>
        </w:r>
        <w:r w:rsidRPr="00FC6B8F" w:rsidDel="00D95BED">
          <w:delText>3</w:delText>
        </w:r>
        <w:r w:rsidRPr="00FC6B8F" w:rsidDel="00D95BED">
          <w:delText>分）</w:delText>
        </w:r>
      </w:del>
      <w:r w:rsidRPr="00FC6B8F">
        <w:t>，这在临床与教育场景下具有实质性的应用价值。</w:t>
      </w:r>
    </w:p>
    <w:p w14:paraId="5E20E12E" w14:textId="517E82DD" w:rsidR="00FC6B8F" w:rsidRPr="00FC6B8F" w:rsidRDefault="00FC6B8F" w:rsidP="00FA2891">
      <w:pPr>
        <w:pStyle w:val="altz"/>
        <w:ind w:firstLine="480"/>
      </w:pPr>
      <w:r w:rsidRPr="00FC6B8F">
        <w:t>与此同时，</w:t>
      </w:r>
      <w:r w:rsidR="003040E3">
        <w:rPr>
          <w:rFonts w:hint="eastAsia"/>
        </w:rPr>
        <w:t>“</w:t>
      </w:r>
      <w:r w:rsidR="00F75944">
        <w:rPr>
          <w:rFonts w:hint="eastAsia"/>
        </w:rPr>
        <w:t>易于理解</w:t>
      </w:r>
      <w:r w:rsidR="003040E3">
        <w:rPr>
          <w:rFonts w:hint="eastAsia"/>
        </w:rPr>
        <w:t>”</w:t>
      </w:r>
      <w:r w:rsidRPr="00FC6B8F">
        <w:t>维度在大多数模型对比中未达显著水平</w:t>
      </w:r>
      <w:del w:id="2120" w:author="Zixuan Zhou" w:date="2026-04-27T21:50:00Z" w16du:dateUtc="2026-04-27T13:50:00Z">
        <w:r w:rsidRPr="00FC6B8F" w:rsidDel="00D95BED">
          <w:delText>（如</w:delText>
        </w:r>
        <w:r w:rsidRPr="00FC6B8F" w:rsidDel="00D95BED">
          <w:delText xml:space="preserve">Qwen2.5-3B: </w:delText>
        </w:r>
      </w:del>
      <m:oMath>
        <m:r>
          <w:del w:id="2121" w:author="Zixuan Zhou" w:date="2026-04-27T21:50:00Z" w16du:dateUtc="2026-04-27T13:50:00Z">
            <w:rPr>
              <w:rFonts w:ascii="Cambria Math" w:hAnsi="Cambria Math"/>
            </w:rPr>
            <m:t>p=</m:t>
          </w:del>
        </m:r>
      </m:oMath>
      <w:del w:id="2122" w:author="Zixuan Zhou" w:date="2026-04-27T03:29:00Z" w16du:dateUtc="2026-04-26T19:29:00Z">
        <w:r w:rsidRPr="00FC6B8F" w:rsidDel="006A285C">
          <w:delText xml:space="preserve"> </w:delText>
        </w:r>
      </w:del>
      <w:del w:id="2123" w:author="Zixuan Zhou" w:date="2026-04-27T21:50:00Z" w16du:dateUtc="2026-04-27T13:50:00Z">
        <w:r w:rsidRPr="00FC6B8F" w:rsidDel="00D95BED">
          <w:delText>0.480</w:delText>
        </w:r>
        <w:r w:rsidRPr="00FC6B8F" w:rsidDel="00D95BED">
          <w:delText>，</w:delText>
        </w:r>
        <w:r w:rsidRPr="00FC6B8F" w:rsidDel="00D95BED">
          <w:delText xml:space="preserve">Qwen3-1.7B: </w:delText>
        </w:r>
      </w:del>
      <m:oMath>
        <m:r>
          <w:del w:id="2124" w:author="Zixuan Zhou" w:date="2026-04-27T21:50:00Z" w16du:dateUtc="2026-04-27T13:50:00Z">
            <w:rPr>
              <w:rFonts w:ascii="Cambria Math" w:hAnsi="Cambria Math"/>
            </w:rPr>
            <m:t>p=</m:t>
          </w:del>
        </m:r>
      </m:oMath>
      <w:del w:id="2125" w:author="Zixuan Zhou" w:date="2026-04-27T03:29:00Z" w16du:dateUtc="2026-04-26T19:29:00Z">
        <w:r w:rsidRPr="00FC6B8F" w:rsidDel="006A285C">
          <w:delText xml:space="preserve"> </w:delText>
        </w:r>
      </w:del>
      <w:del w:id="2126" w:author="Zixuan Zhou" w:date="2026-04-27T21:50:00Z" w16du:dateUtc="2026-04-27T13:50:00Z">
        <w:r w:rsidRPr="00FC6B8F" w:rsidDel="00D95BED">
          <w:delText>0.290</w:delText>
        </w:r>
        <w:r w:rsidRPr="00FC6B8F" w:rsidDel="00D95BED">
          <w:delText>，</w:delText>
        </w:r>
        <w:r w:rsidRPr="00FC6B8F" w:rsidDel="00D95BED">
          <w:delText xml:space="preserve">Qwen3-4B: </w:delText>
        </w:r>
      </w:del>
      <m:oMath>
        <m:r>
          <w:del w:id="2127" w:author="Zixuan Zhou" w:date="2026-04-27T21:50:00Z" w16du:dateUtc="2026-04-27T13:50:00Z">
            <w:rPr>
              <w:rFonts w:ascii="Cambria Math" w:hAnsi="Cambria Math"/>
            </w:rPr>
            <m:t>p=</m:t>
          </w:del>
        </m:r>
      </m:oMath>
      <w:del w:id="2128" w:author="Zixuan Zhou" w:date="2026-04-27T03:29:00Z" w16du:dateUtc="2026-04-26T19:29:00Z">
        <w:r w:rsidRPr="00FC6B8F" w:rsidDel="006A285C">
          <w:delText xml:space="preserve"> </w:delText>
        </w:r>
      </w:del>
      <w:del w:id="2129" w:author="Zixuan Zhou" w:date="2026-04-27T21:50:00Z" w16du:dateUtc="2026-04-27T13:50:00Z">
        <w:r w:rsidRPr="00FC6B8F" w:rsidDel="00D95BED">
          <w:delText>1.000</w:delText>
        </w:r>
        <w:r w:rsidRPr="00FC6B8F" w:rsidDel="00D95BED">
          <w:delText>）</w:delText>
        </w:r>
      </w:del>
      <w:r w:rsidRPr="00FC6B8F">
        <w:t>，说明现有大语言模型在生成通俗易懂的科普文本方面已具备较强的固有能力，领域微调对此维度的边际改进空间有限。这一发现也与</w:t>
      </w:r>
      <w:r w:rsidR="003040E3">
        <w:fldChar w:fldCharType="begin"/>
      </w:r>
      <w:r w:rsidR="003040E3">
        <w:instrText xml:space="preserve"> REF _Ref227871348 \h </w:instrText>
      </w:r>
      <w:r w:rsidR="003040E3">
        <w:fldChar w:fldCharType="separate"/>
      </w:r>
      <w:r w:rsidR="003040E3" w:rsidRPr="00F703D5">
        <w:rPr>
          <w:rFonts w:hint="eastAsia"/>
        </w:rPr>
        <w:t>表</w:t>
      </w:r>
      <w:r w:rsidR="003040E3" w:rsidRPr="00F703D5">
        <w:rPr>
          <w:rFonts w:hint="eastAsia"/>
        </w:rPr>
        <w:t xml:space="preserve"> </w:t>
      </w:r>
      <w:r w:rsidR="003040E3">
        <w:rPr>
          <w:noProof/>
        </w:rPr>
        <w:t>6</w:t>
      </w:r>
      <w:r w:rsidR="003040E3">
        <w:noBreakHyphen/>
      </w:r>
      <w:r w:rsidR="003040E3">
        <w:rPr>
          <w:noProof/>
        </w:rPr>
        <w:t>8</w:t>
      </w:r>
      <w:r w:rsidR="003040E3">
        <w:fldChar w:fldCharType="end"/>
      </w:r>
      <w:r w:rsidRPr="00FC6B8F">
        <w:t>中该维度基线得分普遍接近满分的观察相吻合。</w:t>
      </w:r>
    </w:p>
    <w:p w14:paraId="0E272211" w14:textId="51E9D9A8" w:rsidR="00F54B80" w:rsidRDefault="00654FE9" w:rsidP="00431204">
      <w:pPr>
        <w:pStyle w:val="3"/>
        <w:spacing w:before="163" w:after="163"/>
        <w:rPr>
          <w:rFonts w:hint="eastAsia"/>
        </w:rPr>
      </w:pPr>
      <w:bookmarkStart w:id="2130" w:name="_Toc228219392"/>
      <w:r>
        <w:rPr>
          <w:rFonts w:hint="eastAsia"/>
        </w:rPr>
        <w:t>不同主题下的模型表现差异</w:t>
      </w:r>
      <w:bookmarkEnd w:id="2130"/>
    </w:p>
    <w:p w14:paraId="003BE383" w14:textId="68FAC38D" w:rsidR="00654FE9" w:rsidRDefault="00654FE9" w:rsidP="00654FE9">
      <w:pPr>
        <w:pStyle w:val="altz"/>
        <w:ind w:firstLine="480"/>
      </w:pPr>
      <w:r>
        <w:rPr>
          <w:rFonts w:hint="eastAsia"/>
        </w:rPr>
        <w:t>为确保</w:t>
      </w:r>
      <w:r>
        <w:rPr>
          <w:rFonts w:hint="eastAsia"/>
        </w:rPr>
        <w:t>Wilcoxon</w:t>
      </w:r>
      <w:r>
        <w:rPr>
          <w:rFonts w:hint="eastAsia"/>
        </w:rPr>
        <w:t>检验的统计可靠性，本节选取了测试集中有效样本量不少于</w:t>
      </w:r>
      <w:r>
        <w:rPr>
          <w:rFonts w:hint="eastAsia"/>
        </w:rPr>
        <w:t>5</w:t>
      </w:r>
      <w:r>
        <w:rPr>
          <w:rFonts w:hint="eastAsia"/>
        </w:rPr>
        <w:t>条的主题进行分析，共计</w:t>
      </w:r>
      <w:r>
        <w:rPr>
          <w:rFonts w:hint="eastAsia"/>
        </w:rPr>
        <w:t>9</w:t>
      </w:r>
      <w:r>
        <w:rPr>
          <w:rFonts w:hint="eastAsia"/>
        </w:rPr>
        <w:t>个主题；其余</w:t>
      </w:r>
      <w:r>
        <w:rPr>
          <w:rFonts w:hint="eastAsia"/>
        </w:rPr>
        <w:t>4</w:t>
      </w:r>
      <w:r>
        <w:rPr>
          <w:rFonts w:hint="eastAsia"/>
        </w:rPr>
        <w:t>个主题（女用安全套、安全期避孕、新型避孕方式、避孕失败）因样本量不足（</w:t>
      </w:r>
      <m:oMath>
        <m:r>
          <w:rPr>
            <w:rFonts w:ascii="Cambria Math" w:hAnsi="Cambria Math" w:hint="eastAsia"/>
          </w:rPr>
          <m:t>n</m:t>
        </m:r>
        <m:r>
          <w:del w:id="2131" w:author="Zixuan Zhou" w:date="2026-04-27T03:25:00Z" w16du:dateUtc="2026-04-26T19:25:00Z">
            <w:rPr>
              <w:rFonts w:ascii="Cambria Math" w:hAnsi="Cambria Math" w:hint="eastAsia"/>
            </w:rPr>
            <m:t xml:space="preserve"> </m:t>
          </w:del>
        </m:r>
        <m:r>
          <w:rPr>
            <w:rFonts w:ascii="Cambria Math" w:hAnsi="Cambria Math" w:hint="eastAsia"/>
          </w:rPr>
          <m:t>&lt;</m:t>
        </m:r>
      </m:oMath>
      <w:del w:id="2132" w:author="Zixuan Zhou" w:date="2026-04-27T03:25:00Z" w16du:dateUtc="2026-04-26T19:25:00Z">
        <w:r w:rsidDel="006A285C">
          <w:rPr>
            <w:rFonts w:hint="eastAsia"/>
          </w:rPr>
          <w:delText xml:space="preserve"> </w:delText>
        </w:r>
      </w:del>
      <w:r>
        <w:rPr>
          <w:rFonts w:hint="eastAsia"/>
        </w:rPr>
        <w:t>5</w:t>
      </w:r>
      <w:r>
        <w:rPr>
          <w:rFonts w:hint="eastAsia"/>
        </w:rPr>
        <w:t>）未纳入统计。</w:t>
      </w:r>
    </w:p>
    <w:p w14:paraId="6B79B9FF" w14:textId="70395ED5" w:rsidR="00654FE9" w:rsidRDefault="00654FE9" w:rsidP="00654FE9">
      <w:pPr>
        <w:pStyle w:val="altz"/>
        <w:ind w:firstLine="480"/>
      </w:pPr>
      <w:r>
        <w:rPr>
          <w:rFonts w:hint="eastAsia"/>
        </w:rPr>
        <w:t>为探究领域微调的效果是否在青少年生殖健康的各个</w:t>
      </w:r>
      <w:proofErr w:type="gramStart"/>
      <w:r>
        <w:rPr>
          <w:rFonts w:hint="eastAsia"/>
        </w:rPr>
        <w:t>子主题</w:t>
      </w:r>
      <w:proofErr w:type="gramEnd"/>
      <w:r>
        <w:rPr>
          <w:rFonts w:hint="eastAsia"/>
        </w:rPr>
        <w:t>上均衡分布，本研究以表现最优的</w:t>
      </w:r>
      <w:r>
        <w:rPr>
          <w:rFonts w:hint="eastAsia"/>
        </w:rPr>
        <w:t>Qwen3-4B</w:t>
      </w:r>
      <w:r>
        <w:rPr>
          <w:rFonts w:hint="eastAsia"/>
        </w:rPr>
        <w:t>模型为代表，对其在不同主题类别下的综合得分差异进行了细粒度分析。</w:t>
      </w:r>
      <w:r w:rsidR="000000ED">
        <w:fldChar w:fldCharType="begin"/>
      </w:r>
      <w:r w:rsidR="000000ED">
        <w:instrText xml:space="preserve"> </w:instrText>
      </w:r>
      <w:r w:rsidR="000000ED">
        <w:rPr>
          <w:rFonts w:hint="eastAsia"/>
        </w:rPr>
        <w:instrText>REF _Ref227932398 \h</w:instrText>
      </w:r>
      <w:r w:rsidR="000000ED">
        <w:instrText xml:space="preserve"> </w:instrText>
      </w:r>
      <w:r w:rsidR="000000ED">
        <w:fldChar w:fldCharType="separate"/>
      </w:r>
      <w:r w:rsidR="000000ED">
        <w:rPr>
          <w:rFonts w:hint="eastAsia"/>
        </w:rPr>
        <w:t>表</w:t>
      </w:r>
      <w:r w:rsidR="000000ED">
        <w:rPr>
          <w:rFonts w:hint="eastAsia"/>
        </w:rPr>
        <w:t xml:space="preserve"> </w:t>
      </w:r>
      <w:r w:rsidR="000000ED">
        <w:rPr>
          <w:rFonts w:hint="eastAsia"/>
          <w:noProof/>
        </w:rPr>
        <w:t>6</w:t>
      </w:r>
      <w:r w:rsidR="000000ED">
        <w:rPr>
          <w:rFonts w:hint="eastAsia"/>
        </w:rPr>
        <w:noBreakHyphen/>
      </w:r>
      <w:r w:rsidR="000000ED">
        <w:rPr>
          <w:rFonts w:hint="eastAsia"/>
          <w:noProof/>
        </w:rPr>
        <w:t>11</w:t>
      </w:r>
      <w:r w:rsidR="000000ED">
        <w:fldChar w:fldCharType="end"/>
      </w:r>
      <w:r>
        <w:rPr>
          <w:rFonts w:hint="eastAsia"/>
        </w:rPr>
        <w:t>展示了</w:t>
      </w:r>
      <w:r>
        <w:rPr>
          <w:rFonts w:hint="eastAsia"/>
        </w:rPr>
        <w:t>Qwen3-4B</w:t>
      </w:r>
      <w:r>
        <w:rPr>
          <w:rFonts w:hint="eastAsia"/>
        </w:rPr>
        <w:t>在测试集</w:t>
      </w:r>
      <w:proofErr w:type="gramStart"/>
      <w:r>
        <w:rPr>
          <w:rFonts w:hint="eastAsia"/>
        </w:rPr>
        <w:t>各主题</w:t>
      </w:r>
      <w:proofErr w:type="gramEnd"/>
      <w:r>
        <w:rPr>
          <w:rFonts w:hint="eastAsia"/>
        </w:rPr>
        <w:t>上的微调前后综合均分、提升幅度及</w:t>
      </w:r>
      <w:r>
        <w:rPr>
          <w:rFonts w:hint="eastAsia"/>
        </w:rPr>
        <w:t>Wilcoxon</w:t>
      </w:r>
      <w:r>
        <w:rPr>
          <w:rFonts w:hint="eastAsia"/>
        </w:rPr>
        <w:t>检验结果。</w:t>
      </w:r>
    </w:p>
    <w:p w14:paraId="5EA2B3A7" w14:textId="2CD59B47" w:rsidR="00654FE9" w:rsidRDefault="00654FE9" w:rsidP="00FD4E6A">
      <w:pPr>
        <w:pStyle w:val="aff6"/>
        <w:spacing w:before="326" w:after="163"/>
      </w:pPr>
      <w:bookmarkStart w:id="2133" w:name="_Ref227932398"/>
      <w:bookmarkStart w:id="2134" w:name="_Toc228022967"/>
      <w:r>
        <w:rPr>
          <w:rFonts w:hint="eastAsia"/>
        </w:rPr>
        <w:t>表</w:t>
      </w:r>
      <w:r>
        <w:rPr>
          <w:rFonts w:hint="eastAsia"/>
        </w:rPr>
        <w:t xml:space="preserve"> </w:t>
      </w:r>
      <w:r w:rsidR="00492FE9">
        <w:fldChar w:fldCharType="begin"/>
      </w:r>
      <w:r w:rsidR="00492FE9">
        <w:instrText xml:space="preserve"> </w:instrText>
      </w:r>
      <w:r w:rsidR="00492FE9">
        <w:rPr>
          <w:rFonts w:hint="eastAsia"/>
        </w:rPr>
        <w:instrText>STYLEREF 1 \s</w:instrText>
      </w:r>
      <w:r w:rsidR="00492FE9">
        <w:instrText xml:space="preserve"> </w:instrText>
      </w:r>
      <w:r w:rsidR="00492FE9">
        <w:fldChar w:fldCharType="separate"/>
      </w:r>
      <w:r w:rsidR="00492FE9">
        <w:rPr>
          <w:noProof/>
        </w:rPr>
        <w:t>6</w:t>
      </w:r>
      <w:r w:rsidR="00492FE9">
        <w:fldChar w:fldCharType="end"/>
      </w:r>
      <w:r w:rsidR="00492FE9">
        <w:noBreakHyphen/>
      </w:r>
      <w:r w:rsidR="00492FE9">
        <w:fldChar w:fldCharType="begin"/>
      </w:r>
      <w:r w:rsidR="00492FE9">
        <w:instrText xml:space="preserve"> </w:instrText>
      </w:r>
      <w:r w:rsidR="00492FE9">
        <w:rPr>
          <w:rFonts w:hint="eastAsia"/>
        </w:rPr>
        <w:instrText xml:space="preserve">SEQ </w:instrText>
      </w:r>
      <w:r w:rsidR="00492FE9">
        <w:rPr>
          <w:rFonts w:hint="eastAsia"/>
        </w:rPr>
        <w:instrText>表</w:instrText>
      </w:r>
      <w:r w:rsidR="00492FE9">
        <w:rPr>
          <w:rFonts w:hint="eastAsia"/>
        </w:rPr>
        <w:instrText xml:space="preserve"> \* ARABIC \s 1</w:instrText>
      </w:r>
      <w:r w:rsidR="00492FE9">
        <w:instrText xml:space="preserve"> </w:instrText>
      </w:r>
      <w:r w:rsidR="00492FE9">
        <w:fldChar w:fldCharType="separate"/>
      </w:r>
      <w:r w:rsidR="00492FE9">
        <w:rPr>
          <w:noProof/>
        </w:rPr>
        <w:t>11</w:t>
      </w:r>
      <w:r w:rsidR="00492FE9">
        <w:fldChar w:fldCharType="end"/>
      </w:r>
      <w:bookmarkEnd w:id="2133"/>
      <w:r>
        <w:rPr>
          <w:rFonts w:hint="eastAsia"/>
        </w:rPr>
        <w:t xml:space="preserve"> </w:t>
      </w:r>
      <w:r w:rsidRPr="00791F8F">
        <w:rPr>
          <w:rFonts w:hint="eastAsia"/>
        </w:rPr>
        <w:t>Qwen3-4B</w:t>
      </w:r>
      <w:proofErr w:type="gramStart"/>
      <w:r w:rsidR="00DD6017">
        <w:rPr>
          <w:rFonts w:hint="eastAsia"/>
        </w:rPr>
        <w:t>各</w:t>
      </w:r>
      <w:r w:rsidRPr="00791F8F">
        <w:rPr>
          <w:rFonts w:hint="eastAsia"/>
        </w:rPr>
        <w:t>主题</w:t>
      </w:r>
      <w:proofErr w:type="gramEnd"/>
      <w:r w:rsidRPr="00791F8F">
        <w:rPr>
          <w:rFonts w:hint="eastAsia"/>
        </w:rPr>
        <w:t>综合得分对比</w:t>
      </w:r>
      <w:bookmarkEnd w:id="2134"/>
    </w:p>
    <w:tbl>
      <w:tblPr>
        <w:tblW w:w="5000" w:type="pct"/>
        <w:tblCellMar>
          <w:top w:w="15" w:type="dxa"/>
          <w:left w:w="15" w:type="dxa"/>
          <w:bottom w:w="15" w:type="dxa"/>
          <w:right w:w="15" w:type="dxa"/>
        </w:tblCellMar>
        <w:tblLook w:val="04A0" w:firstRow="1" w:lastRow="0" w:firstColumn="1" w:lastColumn="0" w:noHBand="0" w:noVBand="1"/>
      </w:tblPr>
      <w:tblGrid>
        <w:gridCol w:w="1565"/>
        <w:gridCol w:w="1130"/>
        <w:gridCol w:w="1275"/>
        <w:gridCol w:w="1273"/>
        <w:gridCol w:w="1419"/>
        <w:gridCol w:w="1136"/>
        <w:gridCol w:w="1272"/>
      </w:tblGrid>
      <w:tr w:rsidR="00654FE9" w:rsidRPr="009B07E3" w14:paraId="2294A3EE" w14:textId="77EA73A6" w:rsidTr="00654FE9">
        <w:trPr>
          <w:cantSplit/>
          <w:trHeight w:val="317"/>
        </w:trPr>
        <w:tc>
          <w:tcPr>
            <w:tcW w:w="862" w:type="pct"/>
            <w:tcBorders>
              <w:top w:val="single" w:sz="4" w:space="0" w:color="auto"/>
              <w:bottom w:val="single" w:sz="4" w:space="0" w:color="auto"/>
            </w:tcBorders>
            <w:vAlign w:val="center"/>
            <w:hideMark/>
          </w:tcPr>
          <w:p w14:paraId="2EFB6A08" w14:textId="7FAACB9B" w:rsidR="00654FE9" w:rsidRPr="00356663" w:rsidRDefault="00654FE9" w:rsidP="00654FE9">
            <w:pPr>
              <w:pStyle w:val="altz"/>
              <w:snapToGrid/>
              <w:spacing w:line="240" w:lineRule="auto"/>
              <w:ind w:firstLineChars="0" w:firstLine="0"/>
              <w:rPr>
                <w:sz w:val="21"/>
                <w:szCs w:val="21"/>
              </w:rPr>
            </w:pPr>
            <w:r w:rsidRPr="00356663">
              <w:rPr>
                <w:rFonts w:hint="eastAsia"/>
                <w:sz w:val="21"/>
                <w:szCs w:val="21"/>
              </w:rPr>
              <w:t>主题类别</w:t>
            </w:r>
          </w:p>
        </w:tc>
        <w:tc>
          <w:tcPr>
            <w:tcW w:w="623" w:type="pct"/>
            <w:tcBorders>
              <w:top w:val="single" w:sz="4" w:space="0" w:color="auto"/>
              <w:bottom w:val="single" w:sz="4" w:space="0" w:color="auto"/>
            </w:tcBorders>
            <w:hideMark/>
          </w:tcPr>
          <w:p w14:paraId="7E1F7890" w14:textId="6DE63204" w:rsidR="00654FE9" w:rsidRPr="00356663" w:rsidRDefault="00654FE9" w:rsidP="00654FE9">
            <w:pPr>
              <w:pStyle w:val="altz"/>
              <w:snapToGrid/>
              <w:spacing w:line="240" w:lineRule="auto"/>
              <w:ind w:firstLineChars="0" w:firstLine="0"/>
              <w:rPr>
                <w:sz w:val="21"/>
                <w:szCs w:val="21"/>
              </w:rPr>
            </w:pPr>
            <w:r w:rsidRPr="00356663">
              <w:rPr>
                <w:rFonts w:hint="eastAsia"/>
                <w:sz w:val="21"/>
                <w:szCs w:val="21"/>
              </w:rPr>
              <w:t>样本量</w:t>
            </w:r>
          </w:p>
        </w:tc>
        <w:tc>
          <w:tcPr>
            <w:tcW w:w="703" w:type="pct"/>
            <w:tcBorders>
              <w:top w:val="single" w:sz="4" w:space="0" w:color="auto"/>
              <w:bottom w:val="single" w:sz="4" w:space="0" w:color="auto"/>
            </w:tcBorders>
            <w:hideMark/>
          </w:tcPr>
          <w:p w14:paraId="18612D57" w14:textId="7BAAF5D9" w:rsidR="00654FE9" w:rsidRPr="00356663" w:rsidRDefault="00654FE9" w:rsidP="00654FE9">
            <w:pPr>
              <w:pStyle w:val="altz"/>
              <w:snapToGrid/>
              <w:spacing w:line="240" w:lineRule="auto"/>
              <w:ind w:firstLineChars="0" w:firstLine="0"/>
              <w:rPr>
                <w:sz w:val="21"/>
                <w:szCs w:val="21"/>
              </w:rPr>
            </w:pPr>
            <w:r w:rsidRPr="00356663">
              <w:rPr>
                <w:rFonts w:hint="eastAsia"/>
                <w:sz w:val="21"/>
                <w:szCs w:val="21"/>
              </w:rPr>
              <w:t>基线均分</w:t>
            </w:r>
          </w:p>
        </w:tc>
        <w:tc>
          <w:tcPr>
            <w:tcW w:w="702" w:type="pct"/>
            <w:tcBorders>
              <w:top w:val="single" w:sz="4" w:space="0" w:color="auto"/>
              <w:bottom w:val="single" w:sz="4" w:space="0" w:color="auto"/>
            </w:tcBorders>
            <w:hideMark/>
          </w:tcPr>
          <w:p w14:paraId="6315345A" w14:textId="565A05A3" w:rsidR="00654FE9" w:rsidRPr="00356663" w:rsidRDefault="00654FE9" w:rsidP="00654FE9">
            <w:pPr>
              <w:pStyle w:val="altz"/>
              <w:snapToGrid/>
              <w:spacing w:line="240" w:lineRule="auto"/>
              <w:ind w:firstLineChars="0" w:firstLine="0"/>
              <w:rPr>
                <w:sz w:val="21"/>
                <w:szCs w:val="21"/>
              </w:rPr>
            </w:pPr>
            <w:r w:rsidRPr="00356663">
              <w:rPr>
                <w:rFonts w:hint="eastAsia"/>
                <w:sz w:val="21"/>
                <w:szCs w:val="21"/>
              </w:rPr>
              <w:t>微调均分</w:t>
            </w:r>
          </w:p>
        </w:tc>
        <w:tc>
          <w:tcPr>
            <w:tcW w:w="782" w:type="pct"/>
            <w:tcBorders>
              <w:top w:val="single" w:sz="4" w:space="0" w:color="auto"/>
              <w:bottom w:val="single" w:sz="4" w:space="0" w:color="auto"/>
            </w:tcBorders>
            <w:hideMark/>
          </w:tcPr>
          <w:p w14:paraId="3F86410E" w14:textId="7C3251E3" w:rsidR="00654FE9" w:rsidRPr="00356663" w:rsidRDefault="00654FE9" w:rsidP="00654FE9">
            <w:pPr>
              <w:pStyle w:val="altz"/>
              <w:snapToGrid/>
              <w:spacing w:line="240" w:lineRule="auto"/>
              <w:ind w:firstLineChars="0" w:firstLine="0"/>
              <w:rPr>
                <w:sz w:val="21"/>
                <w:szCs w:val="21"/>
              </w:rPr>
            </w:pPr>
            <w:r w:rsidRPr="00356663">
              <w:rPr>
                <w:rFonts w:hint="eastAsia"/>
                <w:sz w:val="21"/>
                <w:szCs w:val="21"/>
              </w:rPr>
              <w:t>提升幅度</w:t>
            </w:r>
          </w:p>
        </w:tc>
        <w:tc>
          <w:tcPr>
            <w:tcW w:w="626" w:type="pct"/>
            <w:tcBorders>
              <w:top w:val="single" w:sz="4" w:space="0" w:color="auto"/>
              <w:bottom w:val="single" w:sz="4" w:space="0" w:color="auto"/>
            </w:tcBorders>
            <w:hideMark/>
          </w:tcPr>
          <w:p w14:paraId="1C7A8031" w14:textId="0B94FC27" w:rsidR="00654FE9" w:rsidRPr="00356663" w:rsidRDefault="00654FE9" w:rsidP="00654FE9">
            <w:pPr>
              <w:pStyle w:val="altz"/>
              <w:snapToGrid/>
              <w:spacing w:line="240" w:lineRule="auto"/>
              <w:ind w:firstLineChars="0" w:firstLine="0"/>
              <w:rPr>
                <w:sz w:val="21"/>
                <w:szCs w:val="21"/>
              </w:rPr>
            </w:pPr>
            <w:r w:rsidRPr="00356663">
              <w:rPr>
                <w:rFonts w:hint="eastAsia"/>
                <w:sz w:val="21"/>
                <w:szCs w:val="21"/>
              </w:rPr>
              <w:t xml:space="preserve">p </w:t>
            </w:r>
            <w:r w:rsidRPr="00356663">
              <w:rPr>
                <w:rFonts w:hint="eastAsia"/>
                <w:sz w:val="21"/>
                <w:szCs w:val="21"/>
              </w:rPr>
              <w:t>值</w:t>
            </w:r>
          </w:p>
        </w:tc>
        <w:tc>
          <w:tcPr>
            <w:tcW w:w="701" w:type="pct"/>
            <w:tcBorders>
              <w:top w:val="single" w:sz="4" w:space="0" w:color="auto"/>
              <w:bottom w:val="single" w:sz="4" w:space="0" w:color="auto"/>
            </w:tcBorders>
          </w:tcPr>
          <w:p w14:paraId="78639B37" w14:textId="6D9A25F4" w:rsidR="00654FE9" w:rsidRPr="00356663" w:rsidRDefault="00654FE9" w:rsidP="00654FE9">
            <w:pPr>
              <w:pStyle w:val="altz"/>
              <w:snapToGrid/>
              <w:spacing w:line="240" w:lineRule="auto"/>
              <w:ind w:firstLineChars="0" w:firstLine="0"/>
              <w:rPr>
                <w:sz w:val="21"/>
                <w:szCs w:val="21"/>
              </w:rPr>
            </w:pPr>
            <w:r w:rsidRPr="00356663">
              <w:rPr>
                <w:rFonts w:hint="eastAsia"/>
                <w:sz w:val="21"/>
                <w:szCs w:val="21"/>
              </w:rPr>
              <w:t>显著性</w:t>
            </w:r>
          </w:p>
        </w:tc>
      </w:tr>
      <w:tr w:rsidR="00654FE9" w:rsidRPr="009B07E3" w14:paraId="00BFBEEF" w14:textId="20468D2F" w:rsidTr="00654FE9">
        <w:trPr>
          <w:cantSplit/>
          <w:trHeight w:val="317"/>
        </w:trPr>
        <w:tc>
          <w:tcPr>
            <w:tcW w:w="862" w:type="pct"/>
            <w:tcBorders>
              <w:top w:val="single" w:sz="4" w:space="0" w:color="auto"/>
            </w:tcBorders>
            <w:hideMark/>
          </w:tcPr>
          <w:p w14:paraId="3B61A9EB" w14:textId="1F4FF6EA"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人工流产</w:t>
            </w:r>
          </w:p>
        </w:tc>
        <w:tc>
          <w:tcPr>
            <w:tcW w:w="623" w:type="pct"/>
            <w:tcBorders>
              <w:top w:val="single" w:sz="4" w:space="0" w:color="auto"/>
            </w:tcBorders>
            <w:hideMark/>
          </w:tcPr>
          <w:p w14:paraId="2CC068A6" w14:textId="3E1C9C82"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7</w:t>
            </w:r>
          </w:p>
        </w:tc>
        <w:tc>
          <w:tcPr>
            <w:tcW w:w="703" w:type="pct"/>
            <w:tcBorders>
              <w:top w:val="single" w:sz="4" w:space="0" w:color="auto"/>
            </w:tcBorders>
            <w:hideMark/>
          </w:tcPr>
          <w:p w14:paraId="6C7B7EB2" w14:textId="098A80CD"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2.262</w:t>
            </w:r>
          </w:p>
        </w:tc>
        <w:tc>
          <w:tcPr>
            <w:tcW w:w="702" w:type="pct"/>
            <w:tcBorders>
              <w:top w:val="single" w:sz="4" w:space="0" w:color="auto"/>
            </w:tcBorders>
            <w:hideMark/>
          </w:tcPr>
          <w:p w14:paraId="58B85D10" w14:textId="29B01F9B"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2.881</w:t>
            </w:r>
          </w:p>
        </w:tc>
        <w:tc>
          <w:tcPr>
            <w:tcW w:w="782" w:type="pct"/>
            <w:tcBorders>
              <w:top w:val="single" w:sz="4" w:space="0" w:color="auto"/>
            </w:tcBorders>
            <w:hideMark/>
          </w:tcPr>
          <w:p w14:paraId="33D705F5" w14:textId="347C680C"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+0.619</w:t>
            </w:r>
          </w:p>
        </w:tc>
        <w:tc>
          <w:tcPr>
            <w:tcW w:w="626" w:type="pct"/>
            <w:tcBorders>
              <w:top w:val="single" w:sz="4" w:space="0" w:color="auto"/>
            </w:tcBorders>
            <w:hideMark/>
          </w:tcPr>
          <w:p w14:paraId="5B0C44FF" w14:textId="73B5FDF4" w:rsidR="00654FE9" w:rsidRPr="009B07E3" w:rsidRDefault="00654FE9" w:rsidP="00654FE9">
            <w:pPr>
              <w:pStyle w:val="altz"/>
              <w:snapToGrid/>
              <w:spacing w:line="240" w:lineRule="auto"/>
              <w:ind w:firstLineChars="0" w:firstLine="0"/>
              <w:rPr>
                <w:sz w:val="21"/>
                <w:szCs w:val="21"/>
              </w:rPr>
            </w:pPr>
            <w:r w:rsidRPr="00654FE9">
              <w:rPr>
                <w:sz w:val="21"/>
                <w:szCs w:val="21"/>
              </w:rPr>
              <w:t>0.016</w:t>
            </w:r>
          </w:p>
        </w:tc>
        <w:tc>
          <w:tcPr>
            <w:tcW w:w="701" w:type="pct"/>
            <w:tcBorders>
              <w:top w:val="single" w:sz="4" w:space="0" w:color="auto"/>
            </w:tcBorders>
          </w:tcPr>
          <w:p w14:paraId="4DA315D2" w14:textId="27DC68B0" w:rsidR="00654FE9" w:rsidRPr="00654FE9" w:rsidRDefault="00654FE9" w:rsidP="00654FE9">
            <w:pPr>
              <w:pStyle w:val="altz"/>
              <w:snapToGrid/>
              <w:spacing w:line="240" w:lineRule="auto"/>
              <w:ind w:firstLineChars="0" w:firstLine="0"/>
              <w:rPr>
                <w:sz w:val="21"/>
                <w:szCs w:val="21"/>
              </w:rPr>
            </w:pPr>
            <w:r w:rsidRPr="00654FE9">
              <w:rPr>
                <w:sz w:val="21"/>
                <w:szCs w:val="21"/>
              </w:rPr>
              <w:t>*</w:t>
            </w:r>
          </w:p>
        </w:tc>
      </w:tr>
      <w:tr w:rsidR="00654FE9" w:rsidRPr="009B07E3" w14:paraId="21E5AC90" w14:textId="0488F9A7" w:rsidTr="00654FE9">
        <w:trPr>
          <w:cantSplit/>
          <w:trHeight w:val="317"/>
        </w:trPr>
        <w:tc>
          <w:tcPr>
            <w:tcW w:w="862" w:type="pct"/>
            <w:hideMark/>
          </w:tcPr>
          <w:p w14:paraId="570C9790" w14:textId="42247056"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体外排精</w:t>
            </w:r>
          </w:p>
        </w:tc>
        <w:tc>
          <w:tcPr>
            <w:tcW w:w="623" w:type="pct"/>
            <w:hideMark/>
          </w:tcPr>
          <w:p w14:paraId="191F46C2" w14:textId="2D36341C"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7</w:t>
            </w:r>
          </w:p>
        </w:tc>
        <w:tc>
          <w:tcPr>
            <w:tcW w:w="703" w:type="pct"/>
            <w:hideMark/>
          </w:tcPr>
          <w:p w14:paraId="5FEA3E71" w14:textId="45811137"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2.524</w:t>
            </w:r>
          </w:p>
        </w:tc>
        <w:tc>
          <w:tcPr>
            <w:tcW w:w="702" w:type="pct"/>
            <w:hideMark/>
          </w:tcPr>
          <w:p w14:paraId="386A5735" w14:textId="1BF5570D"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3.000</w:t>
            </w:r>
          </w:p>
        </w:tc>
        <w:tc>
          <w:tcPr>
            <w:tcW w:w="782" w:type="pct"/>
            <w:hideMark/>
          </w:tcPr>
          <w:p w14:paraId="62A06425" w14:textId="1EA9DC5E"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+0.476</w:t>
            </w:r>
          </w:p>
        </w:tc>
        <w:tc>
          <w:tcPr>
            <w:tcW w:w="626" w:type="pct"/>
            <w:hideMark/>
          </w:tcPr>
          <w:p w14:paraId="3E2EBBC1" w14:textId="6315B63F" w:rsidR="00654FE9" w:rsidRPr="009B07E3" w:rsidRDefault="00654FE9" w:rsidP="00654FE9">
            <w:pPr>
              <w:pStyle w:val="altz"/>
              <w:snapToGrid/>
              <w:spacing w:line="240" w:lineRule="auto"/>
              <w:ind w:firstLineChars="0" w:firstLine="0"/>
              <w:rPr>
                <w:sz w:val="21"/>
                <w:szCs w:val="21"/>
              </w:rPr>
            </w:pPr>
            <w:r w:rsidRPr="00654FE9">
              <w:rPr>
                <w:sz w:val="21"/>
                <w:szCs w:val="21"/>
              </w:rPr>
              <w:t>0.016</w:t>
            </w:r>
          </w:p>
        </w:tc>
        <w:tc>
          <w:tcPr>
            <w:tcW w:w="701" w:type="pct"/>
          </w:tcPr>
          <w:p w14:paraId="15DE1F69" w14:textId="52FD722A" w:rsidR="00654FE9" w:rsidRPr="00654FE9" w:rsidRDefault="00654FE9" w:rsidP="00654FE9">
            <w:pPr>
              <w:pStyle w:val="altz"/>
              <w:snapToGrid/>
              <w:spacing w:line="240" w:lineRule="auto"/>
              <w:ind w:firstLineChars="0" w:firstLine="0"/>
              <w:rPr>
                <w:sz w:val="21"/>
                <w:szCs w:val="21"/>
              </w:rPr>
            </w:pPr>
            <w:r w:rsidRPr="00654FE9">
              <w:rPr>
                <w:sz w:val="21"/>
                <w:szCs w:val="21"/>
              </w:rPr>
              <w:t>*</w:t>
            </w:r>
          </w:p>
        </w:tc>
      </w:tr>
      <w:tr w:rsidR="00654FE9" w:rsidRPr="009B07E3" w14:paraId="4F412EE0" w14:textId="0567CB47" w:rsidTr="00654FE9">
        <w:trPr>
          <w:cantSplit/>
          <w:trHeight w:val="317"/>
        </w:trPr>
        <w:tc>
          <w:tcPr>
            <w:tcW w:w="862" w:type="pct"/>
            <w:hideMark/>
          </w:tcPr>
          <w:p w14:paraId="0319D4CD" w14:textId="0F092F93"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节育器</w:t>
            </w:r>
          </w:p>
        </w:tc>
        <w:tc>
          <w:tcPr>
            <w:tcW w:w="623" w:type="pct"/>
            <w:hideMark/>
          </w:tcPr>
          <w:p w14:paraId="18C14DA9" w14:textId="43A7958D"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19</w:t>
            </w:r>
          </w:p>
        </w:tc>
        <w:tc>
          <w:tcPr>
            <w:tcW w:w="703" w:type="pct"/>
            <w:hideMark/>
          </w:tcPr>
          <w:p w14:paraId="4ACD1393" w14:textId="039D6ABB"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2.491</w:t>
            </w:r>
          </w:p>
        </w:tc>
        <w:tc>
          <w:tcPr>
            <w:tcW w:w="702" w:type="pct"/>
            <w:hideMark/>
          </w:tcPr>
          <w:p w14:paraId="3874DDAC" w14:textId="283DBC8F"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2.921</w:t>
            </w:r>
          </w:p>
        </w:tc>
        <w:tc>
          <w:tcPr>
            <w:tcW w:w="782" w:type="pct"/>
            <w:hideMark/>
          </w:tcPr>
          <w:p w14:paraId="7668DF35" w14:textId="7C200D0E"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+0.430</w:t>
            </w:r>
          </w:p>
        </w:tc>
        <w:tc>
          <w:tcPr>
            <w:tcW w:w="626" w:type="pct"/>
            <w:hideMark/>
          </w:tcPr>
          <w:p w14:paraId="3047D849" w14:textId="208B3724" w:rsidR="00654FE9" w:rsidRPr="009B07E3" w:rsidRDefault="00654FE9" w:rsidP="00654FE9">
            <w:pPr>
              <w:pStyle w:val="altz"/>
              <w:snapToGrid/>
              <w:spacing w:line="240" w:lineRule="auto"/>
              <w:ind w:firstLineChars="0" w:firstLine="0"/>
              <w:rPr>
                <w:sz w:val="21"/>
                <w:szCs w:val="21"/>
              </w:rPr>
            </w:pPr>
            <w:r w:rsidRPr="00654FE9">
              <w:rPr>
                <w:sz w:val="21"/>
                <w:szCs w:val="21"/>
              </w:rPr>
              <w:t>&lt;0.001</w:t>
            </w:r>
          </w:p>
        </w:tc>
        <w:tc>
          <w:tcPr>
            <w:tcW w:w="701" w:type="pct"/>
          </w:tcPr>
          <w:p w14:paraId="79EE04E2" w14:textId="17CF10C9" w:rsidR="00654FE9" w:rsidRPr="00654FE9" w:rsidRDefault="00654FE9" w:rsidP="00654FE9">
            <w:pPr>
              <w:pStyle w:val="altz"/>
              <w:snapToGrid/>
              <w:spacing w:line="240" w:lineRule="auto"/>
              <w:ind w:firstLineChars="0" w:firstLine="0"/>
              <w:rPr>
                <w:sz w:val="21"/>
                <w:szCs w:val="21"/>
              </w:rPr>
            </w:pPr>
            <w:r w:rsidRPr="00654FE9">
              <w:rPr>
                <w:sz w:val="21"/>
                <w:szCs w:val="21"/>
              </w:rPr>
              <w:t>***</w:t>
            </w:r>
          </w:p>
        </w:tc>
      </w:tr>
      <w:tr w:rsidR="00654FE9" w:rsidRPr="009B07E3" w14:paraId="2BDF22B0" w14:textId="3B3E44BE" w:rsidTr="00654FE9">
        <w:trPr>
          <w:cantSplit/>
          <w:trHeight w:val="317"/>
        </w:trPr>
        <w:tc>
          <w:tcPr>
            <w:tcW w:w="862" w:type="pct"/>
            <w:hideMark/>
          </w:tcPr>
          <w:p w14:paraId="12B036B9" w14:textId="7BE29719"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绝育手术</w:t>
            </w:r>
          </w:p>
        </w:tc>
        <w:tc>
          <w:tcPr>
            <w:tcW w:w="623" w:type="pct"/>
            <w:hideMark/>
          </w:tcPr>
          <w:p w14:paraId="0D30078A" w14:textId="20D717B4"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8</w:t>
            </w:r>
          </w:p>
        </w:tc>
        <w:tc>
          <w:tcPr>
            <w:tcW w:w="703" w:type="pct"/>
            <w:hideMark/>
          </w:tcPr>
          <w:p w14:paraId="069DF2AE" w14:textId="1D73D95C"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2.583</w:t>
            </w:r>
          </w:p>
        </w:tc>
        <w:tc>
          <w:tcPr>
            <w:tcW w:w="702" w:type="pct"/>
            <w:hideMark/>
          </w:tcPr>
          <w:p w14:paraId="7473C3DE" w14:textId="74F58175"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2.958</w:t>
            </w:r>
          </w:p>
        </w:tc>
        <w:tc>
          <w:tcPr>
            <w:tcW w:w="782" w:type="pct"/>
            <w:hideMark/>
          </w:tcPr>
          <w:p w14:paraId="182E0081" w14:textId="525A6648"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+0.375</w:t>
            </w:r>
          </w:p>
        </w:tc>
        <w:tc>
          <w:tcPr>
            <w:tcW w:w="626" w:type="pct"/>
            <w:hideMark/>
          </w:tcPr>
          <w:p w14:paraId="37D61B39" w14:textId="559F6F69" w:rsidR="00654FE9" w:rsidRPr="009B07E3" w:rsidRDefault="00654FE9" w:rsidP="00654FE9">
            <w:pPr>
              <w:pStyle w:val="altz"/>
              <w:snapToGrid/>
              <w:spacing w:line="240" w:lineRule="auto"/>
              <w:ind w:firstLineChars="0" w:firstLine="0"/>
              <w:rPr>
                <w:sz w:val="21"/>
                <w:szCs w:val="21"/>
              </w:rPr>
            </w:pPr>
            <w:r w:rsidRPr="00654FE9">
              <w:rPr>
                <w:sz w:val="21"/>
                <w:szCs w:val="21"/>
              </w:rPr>
              <w:t>0.008</w:t>
            </w:r>
          </w:p>
        </w:tc>
        <w:tc>
          <w:tcPr>
            <w:tcW w:w="701" w:type="pct"/>
          </w:tcPr>
          <w:p w14:paraId="5EE00390" w14:textId="6081F5DF" w:rsidR="00654FE9" w:rsidRPr="00654FE9" w:rsidRDefault="00654FE9" w:rsidP="00654FE9">
            <w:pPr>
              <w:pStyle w:val="altz"/>
              <w:snapToGrid/>
              <w:spacing w:line="240" w:lineRule="auto"/>
              <w:ind w:firstLineChars="0" w:firstLine="0"/>
              <w:rPr>
                <w:sz w:val="21"/>
                <w:szCs w:val="21"/>
              </w:rPr>
            </w:pPr>
            <w:r w:rsidRPr="00654FE9">
              <w:rPr>
                <w:sz w:val="21"/>
                <w:szCs w:val="21"/>
              </w:rPr>
              <w:t>**</w:t>
            </w:r>
          </w:p>
        </w:tc>
      </w:tr>
      <w:tr w:rsidR="00654FE9" w:rsidRPr="009B07E3" w14:paraId="0D60A032" w14:textId="52F5A3A6" w:rsidTr="00654FE9">
        <w:trPr>
          <w:cantSplit/>
          <w:trHeight w:val="317"/>
        </w:trPr>
        <w:tc>
          <w:tcPr>
            <w:tcW w:w="862" w:type="pct"/>
            <w:hideMark/>
          </w:tcPr>
          <w:p w14:paraId="2A4290A2" w14:textId="769F25A8"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其他内容</w:t>
            </w:r>
          </w:p>
        </w:tc>
        <w:tc>
          <w:tcPr>
            <w:tcW w:w="623" w:type="pct"/>
            <w:hideMark/>
          </w:tcPr>
          <w:p w14:paraId="56B35065" w14:textId="5EDBB60F"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42</w:t>
            </w:r>
          </w:p>
        </w:tc>
        <w:tc>
          <w:tcPr>
            <w:tcW w:w="703" w:type="pct"/>
            <w:hideMark/>
          </w:tcPr>
          <w:p w14:paraId="38201FB6" w14:textId="2A9C5BDA"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2.520</w:t>
            </w:r>
          </w:p>
        </w:tc>
        <w:tc>
          <w:tcPr>
            <w:tcW w:w="702" w:type="pct"/>
            <w:hideMark/>
          </w:tcPr>
          <w:p w14:paraId="436D6DF9" w14:textId="05564E4C"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2.881</w:t>
            </w:r>
          </w:p>
        </w:tc>
        <w:tc>
          <w:tcPr>
            <w:tcW w:w="782" w:type="pct"/>
            <w:hideMark/>
          </w:tcPr>
          <w:p w14:paraId="5820AFAA" w14:textId="232BB8CB"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+0.361</w:t>
            </w:r>
          </w:p>
        </w:tc>
        <w:tc>
          <w:tcPr>
            <w:tcW w:w="626" w:type="pct"/>
            <w:hideMark/>
          </w:tcPr>
          <w:p w14:paraId="78FFEE29" w14:textId="5C29ABED" w:rsidR="00654FE9" w:rsidRPr="009B07E3" w:rsidRDefault="00654FE9" w:rsidP="00654FE9">
            <w:pPr>
              <w:pStyle w:val="altz"/>
              <w:snapToGrid/>
              <w:spacing w:line="240" w:lineRule="auto"/>
              <w:ind w:firstLineChars="0" w:firstLine="0"/>
              <w:rPr>
                <w:sz w:val="21"/>
                <w:szCs w:val="21"/>
              </w:rPr>
            </w:pPr>
            <w:r w:rsidRPr="00654FE9">
              <w:rPr>
                <w:sz w:val="21"/>
                <w:szCs w:val="21"/>
              </w:rPr>
              <w:t>&lt;0.001</w:t>
            </w:r>
          </w:p>
        </w:tc>
        <w:tc>
          <w:tcPr>
            <w:tcW w:w="701" w:type="pct"/>
          </w:tcPr>
          <w:p w14:paraId="3493E635" w14:textId="45B58B79" w:rsidR="00654FE9" w:rsidRPr="00654FE9" w:rsidRDefault="00654FE9" w:rsidP="00654FE9">
            <w:pPr>
              <w:pStyle w:val="altz"/>
              <w:snapToGrid/>
              <w:spacing w:line="240" w:lineRule="auto"/>
              <w:ind w:firstLineChars="0" w:firstLine="0"/>
              <w:rPr>
                <w:sz w:val="21"/>
                <w:szCs w:val="21"/>
              </w:rPr>
            </w:pPr>
            <w:r w:rsidRPr="00654FE9">
              <w:rPr>
                <w:sz w:val="21"/>
                <w:szCs w:val="21"/>
              </w:rPr>
              <w:t>***</w:t>
            </w:r>
          </w:p>
        </w:tc>
      </w:tr>
      <w:tr w:rsidR="00654FE9" w:rsidRPr="009B07E3" w14:paraId="3B7B2C41" w14:textId="28F33CFF" w:rsidTr="00654FE9">
        <w:trPr>
          <w:cantSplit/>
          <w:trHeight w:val="317"/>
        </w:trPr>
        <w:tc>
          <w:tcPr>
            <w:tcW w:w="862" w:type="pct"/>
            <w:hideMark/>
          </w:tcPr>
          <w:p w14:paraId="4EEE5709" w14:textId="0D84EBDF"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生殖健康科普</w:t>
            </w:r>
          </w:p>
        </w:tc>
        <w:tc>
          <w:tcPr>
            <w:tcW w:w="623" w:type="pct"/>
            <w:hideMark/>
          </w:tcPr>
          <w:p w14:paraId="288DC8F1" w14:textId="69A579C2"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92</w:t>
            </w:r>
          </w:p>
        </w:tc>
        <w:tc>
          <w:tcPr>
            <w:tcW w:w="703" w:type="pct"/>
            <w:hideMark/>
          </w:tcPr>
          <w:p w14:paraId="626282C4" w14:textId="1945F373"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2.594</w:t>
            </w:r>
          </w:p>
        </w:tc>
        <w:tc>
          <w:tcPr>
            <w:tcW w:w="702" w:type="pct"/>
            <w:hideMark/>
          </w:tcPr>
          <w:p w14:paraId="783F8266" w14:textId="32CE2A3D"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2.949</w:t>
            </w:r>
          </w:p>
        </w:tc>
        <w:tc>
          <w:tcPr>
            <w:tcW w:w="782" w:type="pct"/>
            <w:hideMark/>
          </w:tcPr>
          <w:p w14:paraId="377A8428" w14:textId="23E9F9D2" w:rsidR="00654FE9" w:rsidRPr="009B07E3" w:rsidRDefault="00654FE9" w:rsidP="00654FE9">
            <w:pPr>
              <w:pStyle w:val="altz"/>
              <w:snapToGrid/>
              <w:spacing w:line="240" w:lineRule="auto"/>
              <w:ind w:firstLineChars="0" w:firstLine="0"/>
              <w:rPr>
                <w:sz w:val="21"/>
                <w:szCs w:val="21"/>
              </w:rPr>
            </w:pPr>
            <w:r w:rsidRPr="00654FE9">
              <w:rPr>
                <w:rFonts w:hint="eastAsia"/>
                <w:sz w:val="21"/>
                <w:szCs w:val="21"/>
              </w:rPr>
              <w:t>+0.355</w:t>
            </w:r>
          </w:p>
        </w:tc>
        <w:tc>
          <w:tcPr>
            <w:tcW w:w="626" w:type="pct"/>
            <w:hideMark/>
          </w:tcPr>
          <w:p w14:paraId="722CCB2B" w14:textId="06FD141B" w:rsidR="00654FE9" w:rsidRPr="009B07E3" w:rsidRDefault="00654FE9" w:rsidP="00654FE9">
            <w:pPr>
              <w:pStyle w:val="altz"/>
              <w:keepNext/>
              <w:snapToGrid/>
              <w:spacing w:line="240" w:lineRule="auto"/>
              <w:ind w:firstLineChars="0" w:firstLine="0"/>
              <w:rPr>
                <w:sz w:val="21"/>
                <w:szCs w:val="21"/>
              </w:rPr>
            </w:pPr>
            <w:r w:rsidRPr="00654FE9">
              <w:rPr>
                <w:sz w:val="21"/>
                <w:szCs w:val="21"/>
              </w:rPr>
              <w:t>&lt;0.001</w:t>
            </w:r>
          </w:p>
        </w:tc>
        <w:tc>
          <w:tcPr>
            <w:tcW w:w="701" w:type="pct"/>
          </w:tcPr>
          <w:p w14:paraId="1677CFE4" w14:textId="35F8F3A0" w:rsidR="00654FE9" w:rsidRPr="00654FE9" w:rsidRDefault="00654FE9" w:rsidP="00654FE9">
            <w:pPr>
              <w:pStyle w:val="altz"/>
              <w:keepNext/>
              <w:snapToGrid/>
              <w:spacing w:line="240" w:lineRule="auto"/>
              <w:ind w:firstLineChars="0" w:firstLine="0"/>
              <w:rPr>
                <w:sz w:val="21"/>
                <w:szCs w:val="21"/>
              </w:rPr>
            </w:pPr>
            <w:r w:rsidRPr="00654FE9">
              <w:rPr>
                <w:sz w:val="21"/>
                <w:szCs w:val="21"/>
              </w:rPr>
              <w:t>***</w:t>
            </w:r>
          </w:p>
        </w:tc>
      </w:tr>
      <w:tr w:rsidR="00654FE9" w:rsidRPr="009B07E3" w14:paraId="3032EB1C" w14:textId="77777777" w:rsidTr="00654FE9">
        <w:trPr>
          <w:cantSplit/>
          <w:trHeight w:val="317"/>
        </w:trPr>
        <w:tc>
          <w:tcPr>
            <w:tcW w:w="862" w:type="pct"/>
          </w:tcPr>
          <w:p w14:paraId="463EAE82" w14:textId="6221BDC3"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安全套</w:t>
            </w:r>
          </w:p>
        </w:tc>
        <w:tc>
          <w:tcPr>
            <w:tcW w:w="623" w:type="pct"/>
          </w:tcPr>
          <w:p w14:paraId="6DB985D1" w14:textId="4379BED3"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68</w:t>
            </w:r>
          </w:p>
        </w:tc>
        <w:tc>
          <w:tcPr>
            <w:tcW w:w="703" w:type="pct"/>
          </w:tcPr>
          <w:p w14:paraId="014FA5E8" w14:textId="55576154"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2.574</w:t>
            </w:r>
          </w:p>
        </w:tc>
        <w:tc>
          <w:tcPr>
            <w:tcW w:w="702" w:type="pct"/>
          </w:tcPr>
          <w:p w14:paraId="679C55DF" w14:textId="3457BDE6"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2.922</w:t>
            </w:r>
          </w:p>
        </w:tc>
        <w:tc>
          <w:tcPr>
            <w:tcW w:w="782" w:type="pct"/>
          </w:tcPr>
          <w:p w14:paraId="73974CBD" w14:textId="251CFE84"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+0.348</w:t>
            </w:r>
          </w:p>
        </w:tc>
        <w:tc>
          <w:tcPr>
            <w:tcW w:w="626" w:type="pct"/>
          </w:tcPr>
          <w:p w14:paraId="0E67D637" w14:textId="2AA71439" w:rsidR="00654FE9" w:rsidRPr="00654FE9" w:rsidRDefault="00654FE9" w:rsidP="00654FE9">
            <w:pPr>
              <w:pStyle w:val="altz"/>
              <w:keepNext/>
              <w:snapToGrid/>
              <w:spacing w:line="240" w:lineRule="auto"/>
              <w:ind w:firstLineChars="0" w:firstLine="0"/>
              <w:rPr>
                <w:sz w:val="21"/>
                <w:szCs w:val="21"/>
              </w:rPr>
            </w:pPr>
            <w:r w:rsidRPr="00654FE9">
              <w:rPr>
                <w:sz w:val="21"/>
                <w:szCs w:val="21"/>
              </w:rPr>
              <w:t>&lt;0.001</w:t>
            </w:r>
          </w:p>
        </w:tc>
        <w:tc>
          <w:tcPr>
            <w:tcW w:w="701" w:type="pct"/>
          </w:tcPr>
          <w:p w14:paraId="4091B0A8" w14:textId="66BF930A" w:rsidR="00654FE9" w:rsidRPr="00654FE9" w:rsidRDefault="00654FE9" w:rsidP="00654FE9">
            <w:pPr>
              <w:pStyle w:val="altz"/>
              <w:keepNext/>
              <w:snapToGrid/>
              <w:spacing w:line="240" w:lineRule="auto"/>
              <w:ind w:firstLineChars="0" w:firstLine="0"/>
              <w:rPr>
                <w:sz w:val="21"/>
                <w:szCs w:val="21"/>
              </w:rPr>
            </w:pPr>
            <w:r w:rsidRPr="00654FE9">
              <w:rPr>
                <w:sz w:val="21"/>
                <w:szCs w:val="21"/>
              </w:rPr>
              <w:t>***</w:t>
            </w:r>
          </w:p>
        </w:tc>
      </w:tr>
      <w:tr w:rsidR="00654FE9" w:rsidRPr="009B07E3" w14:paraId="3C5DB6C5" w14:textId="77777777" w:rsidTr="00654FE9">
        <w:trPr>
          <w:cantSplit/>
          <w:trHeight w:val="317"/>
        </w:trPr>
        <w:tc>
          <w:tcPr>
            <w:tcW w:w="862" w:type="pct"/>
          </w:tcPr>
          <w:p w14:paraId="69B3A321" w14:textId="645CDF40"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避孕科普</w:t>
            </w:r>
          </w:p>
        </w:tc>
        <w:tc>
          <w:tcPr>
            <w:tcW w:w="623" w:type="pct"/>
          </w:tcPr>
          <w:p w14:paraId="2B86163C" w14:textId="59ED7729"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12</w:t>
            </w:r>
          </w:p>
        </w:tc>
        <w:tc>
          <w:tcPr>
            <w:tcW w:w="703" w:type="pct"/>
          </w:tcPr>
          <w:p w14:paraId="520FCF31" w14:textId="79533A28"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2.611</w:t>
            </w:r>
          </w:p>
        </w:tc>
        <w:tc>
          <w:tcPr>
            <w:tcW w:w="702" w:type="pct"/>
          </w:tcPr>
          <w:p w14:paraId="438C6B02" w14:textId="7969A372"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2.958</w:t>
            </w:r>
          </w:p>
        </w:tc>
        <w:tc>
          <w:tcPr>
            <w:tcW w:w="782" w:type="pct"/>
          </w:tcPr>
          <w:p w14:paraId="7CF20E41" w14:textId="64B0505C"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+0.347</w:t>
            </w:r>
          </w:p>
        </w:tc>
        <w:tc>
          <w:tcPr>
            <w:tcW w:w="626" w:type="pct"/>
          </w:tcPr>
          <w:p w14:paraId="6D19CE58" w14:textId="5E78D9A5" w:rsidR="00654FE9" w:rsidRPr="00654FE9" w:rsidRDefault="00654FE9" w:rsidP="00654FE9">
            <w:pPr>
              <w:pStyle w:val="altz"/>
              <w:keepNext/>
              <w:snapToGrid/>
              <w:spacing w:line="240" w:lineRule="auto"/>
              <w:ind w:firstLineChars="0" w:firstLine="0"/>
              <w:rPr>
                <w:sz w:val="21"/>
                <w:szCs w:val="21"/>
              </w:rPr>
            </w:pPr>
            <w:r w:rsidRPr="00654FE9">
              <w:rPr>
                <w:sz w:val="21"/>
                <w:szCs w:val="21"/>
              </w:rPr>
              <w:t>&lt;0.001</w:t>
            </w:r>
          </w:p>
        </w:tc>
        <w:tc>
          <w:tcPr>
            <w:tcW w:w="701" w:type="pct"/>
          </w:tcPr>
          <w:p w14:paraId="120DF431" w14:textId="5D42882D" w:rsidR="00654FE9" w:rsidRPr="00654FE9" w:rsidRDefault="00654FE9" w:rsidP="00654FE9">
            <w:pPr>
              <w:pStyle w:val="altz"/>
              <w:keepNext/>
              <w:snapToGrid/>
              <w:spacing w:line="240" w:lineRule="auto"/>
              <w:ind w:firstLineChars="0" w:firstLine="0"/>
              <w:rPr>
                <w:sz w:val="21"/>
                <w:szCs w:val="21"/>
              </w:rPr>
            </w:pPr>
            <w:r w:rsidRPr="00654FE9">
              <w:rPr>
                <w:sz w:val="21"/>
                <w:szCs w:val="21"/>
              </w:rPr>
              <w:t>***</w:t>
            </w:r>
          </w:p>
        </w:tc>
      </w:tr>
      <w:tr w:rsidR="00654FE9" w:rsidRPr="00654FE9" w14:paraId="6F54CDA2" w14:textId="77777777" w:rsidTr="00654FE9">
        <w:trPr>
          <w:cantSplit/>
          <w:trHeight w:val="317"/>
        </w:trPr>
        <w:tc>
          <w:tcPr>
            <w:tcW w:w="862" w:type="pct"/>
            <w:tcBorders>
              <w:bottom w:val="single" w:sz="4" w:space="0" w:color="auto"/>
            </w:tcBorders>
          </w:tcPr>
          <w:p w14:paraId="20E6A61F" w14:textId="5B07D4AD"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lastRenderedPageBreak/>
              <w:t>避孕药</w:t>
            </w:r>
          </w:p>
        </w:tc>
        <w:tc>
          <w:tcPr>
            <w:tcW w:w="623" w:type="pct"/>
            <w:tcBorders>
              <w:bottom w:val="single" w:sz="4" w:space="0" w:color="auto"/>
            </w:tcBorders>
          </w:tcPr>
          <w:p w14:paraId="4B7FB4AC" w14:textId="5676E955"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19</w:t>
            </w:r>
          </w:p>
        </w:tc>
        <w:tc>
          <w:tcPr>
            <w:tcW w:w="703" w:type="pct"/>
            <w:tcBorders>
              <w:bottom w:val="single" w:sz="4" w:space="0" w:color="auto"/>
            </w:tcBorders>
          </w:tcPr>
          <w:p w14:paraId="7D431A46" w14:textId="14D02226"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2.614</w:t>
            </w:r>
          </w:p>
        </w:tc>
        <w:tc>
          <w:tcPr>
            <w:tcW w:w="702" w:type="pct"/>
            <w:tcBorders>
              <w:bottom w:val="single" w:sz="4" w:space="0" w:color="auto"/>
            </w:tcBorders>
          </w:tcPr>
          <w:p w14:paraId="1253EFEF" w14:textId="448CCE58"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2.930</w:t>
            </w:r>
          </w:p>
        </w:tc>
        <w:tc>
          <w:tcPr>
            <w:tcW w:w="782" w:type="pct"/>
            <w:tcBorders>
              <w:bottom w:val="single" w:sz="4" w:space="0" w:color="auto"/>
            </w:tcBorders>
          </w:tcPr>
          <w:p w14:paraId="39286B15" w14:textId="68D4D3F8" w:rsidR="00654FE9" w:rsidRPr="00654FE9" w:rsidRDefault="00654FE9" w:rsidP="00654FE9">
            <w:pPr>
              <w:pStyle w:val="altz"/>
              <w:snapToGrid/>
              <w:spacing w:line="240" w:lineRule="auto"/>
              <w:ind w:firstLineChars="0" w:firstLine="0"/>
              <w:rPr>
                <w:sz w:val="21"/>
                <w:szCs w:val="21"/>
              </w:rPr>
            </w:pPr>
            <w:r w:rsidRPr="00654FE9">
              <w:rPr>
                <w:rFonts w:hint="eastAsia"/>
                <w:sz w:val="21"/>
                <w:szCs w:val="21"/>
              </w:rPr>
              <w:t>+0.316</w:t>
            </w:r>
          </w:p>
        </w:tc>
        <w:tc>
          <w:tcPr>
            <w:tcW w:w="626" w:type="pct"/>
            <w:tcBorders>
              <w:bottom w:val="single" w:sz="4" w:space="0" w:color="auto"/>
            </w:tcBorders>
          </w:tcPr>
          <w:p w14:paraId="5EA0D480" w14:textId="5C6EFC24" w:rsidR="00654FE9" w:rsidRPr="00654FE9" w:rsidRDefault="00654FE9" w:rsidP="00654FE9">
            <w:pPr>
              <w:pStyle w:val="altz"/>
              <w:keepNext/>
              <w:snapToGrid/>
              <w:spacing w:line="240" w:lineRule="auto"/>
              <w:ind w:firstLineChars="0" w:firstLine="0"/>
              <w:rPr>
                <w:sz w:val="21"/>
                <w:szCs w:val="21"/>
              </w:rPr>
            </w:pPr>
            <w:r w:rsidRPr="00654FE9">
              <w:rPr>
                <w:sz w:val="21"/>
                <w:szCs w:val="21"/>
              </w:rPr>
              <w:t>&lt;0.001</w:t>
            </w:r>
          </w:p>
        </w:tc>
        <w:tc>
          <w:tcPr>
            <w:tcW w:w="701" w:type="pct"/>
            <w:tcBorders>
              <w:bottom w:val="single" w:sz="4" w:space="0" w:color="auto"/>
            </w:tcBorders>
          </w:tcPr>
          <w:p w14:paraId="5B052477" w14:textId="28CBCA18" w:rsidR="00654FE9" w:rsidRPr="00654FE9" w:rsidRDefault="00654FE9" w:rsidP="00654FE9">
            <w:pPr>
              <w:pStyle w:val="altz"/>
              <w:keepNext/>
              <w:snapToGrid/>
              <w:spacing w:line="240" w:lineRule="auto"/>
              <w:ind w:firstLineChars="0" w:firstLine="0"/>
              <w:rPr>
                <w:sz w:val="21"/>
                <w:szCs w:val="21"/>
              </w:rPr>
            </w:pPr>
            <w:r w:rsidRPr="00654FE9">
              <w:rPr>
                <w:sz w:val="21"/>
                <w:szCs w:val="21"/>
              </w:rPr>
              <w:t>***</w:t>
            </w:r>
          </w:p>
        </w:tc>
      </w:tr>
    </w:tbl>
    <w:p w14:paraId="78EC749B" w14:textId="223FC75A" w:rsidR="00654FE9" w:rsidRPr="00654FE9" w:rsidRDefault="00654FE9" w:rsidP="00654FE9">
      <w:pPr>
        <w:pStyle w:val="a3"/>
        <w:spacing w:after="163"/>
        <w:rPr>
          <w:rFonts w:ascii="Times New Roman" w:eastAsia="宋体" w:hAnsi="Times New Roman" w:cstheme="minorBidi"/>
          <w:sz w:val="18"/>
          <w:szCs w:val="16"/>
        </w:rPr>
      </w:pPr>
      <w:r w:rsidRPr="00654FE9">
        <w:rPr>
          <w:rFonts w:ascii="Times New Roman" w:eastAsia="宋体" w:hAnsi="Times New Roman" w:cstheme="minorBidi" w:hint="eastAsia"/>
          <w:sz w:val="18"/>
          <w:szCs w:val="16"/>
        </w:rPr>
        <w:t>注：</w:t>
      </w:r>
      <w:r w:rsidRPr="00654FE9">
        <w:rPr>
          <w:rFonts w:ascii="Times New Roman" w:eastAsia="宋体" w:hAnsi="Times New Roman" w:cstheme="minorBidi" w:hint="eastAsia"/>
          <w:sz w:val="18"/>
          <w:szCs w:val="16"/>
        </w:rPr>
        <w:t>Wilcoxon</w:t>
      </w:r>
      <w:r w:rsidRPr="00654FE9">
        <w:rPr>
          <w:rFonts w:ascii="Times New Roman" w:eastAsia="宋体" w:hAnsi="Times New Roman" w:cstheme="minorBidi" w:hint="eastAsia"/>
          <w:sz w:val="18"/>
          <w:szCs w:val="16"/>
        </w:rPr>
        <w:t>符号秩检验的显著性水平（</w:t>
      </w:r>
      <w:r w:rsidRPr="00654FE9">
        <w:rPr>
          <w:rFonts w:ascii="Times New Roman" w:eastAsia="宋体" w:hAnsi="Times New Roman" w:cstheme="minorBidi" w:hint="eastAsia"/>
          <w:sz w:val="18"/>
          <w:szCs w:val="16"/>
        </w:rPr>
        <w:t>*: p</w:t>
      </w:r>
      <w:del w:id="2135" w:author="Zixuan Zhou" w:date="2026-04-27T03:31:00Z" w16du:dateUtc="2026-04-26T19:31:00Z">
        <w:r w:rsidRPr="00654FE9" w:rsidDel="006A285C">
          <w:rPr>
            <w:rFonts w:ascii="Times New Roman" w:eastAsia="宋体" w:hAnsi="Times New Roman" w:cstheme="minorBidi" w:hint="eastAsia"/>
            <w:sz w:val="18"/>
            <w:szCs w:val="16"/>
          </w:rPr>
          <w:delText xml:space="preserve"> </w:delText>
        </w:r>
      </w:del>
      <w:r w:rsidRPr="00654FE9">
        <w:rPr>
          <w:rFonts w:ascii="Times New Roman" w:eastAsia="宋体" w:hAnsi="Times New Roman" w:cstheme="minorBidi" w:hint="eastAsia"/>
          <w:sz w:val="18"/>
          <w:szCs w:val="16"/>
        </w:rPr>
        <w:t>&lt;</w:t>
      </w:r>
      <w:del w:id="2136" w:author="Zixuan Zhou" w:date="2026-04-27T03:31:00Z" w16du:dateUtc="2026-04-26T19:31:00Z">
        <w:r w:rsidRPr="00654FE9" w:rsidDel="006A285C">
          <w:rPr>
            <w:rFonts w:ascii="Times New Roman" w:eastAsia="宋体" w:hAnsi="Times New Roman" w:cstheme="minorBidi" w:hint="eastAsia"/>
            <w:sz w:val="18"/>
            <w:szCs w:val="16"/>
          </w:rPr>
          <w:delText xml:space="preserve"> </w:delText>
        </w:r>
      </w:del>
      <w:r w:rsidRPr="00654FE9">
        <w:rPr>
          <w:rFonts w:ascii="Times New Roman" w:eastAsia="宋体" w:hAnsi="Times New Roman" w:cstheme="minorBidi" w:hint="eastAsia"/>
          <w:sz w:val="18"/>
          <w:szCs w:val="16"/>
        </w:rPr>
        <w:t>0.05, **: p&lt;</w:t>
      </w:r>
      <w:del w:id="2137" w:author="Zixuan Zhou" w:date="2026-04-27T03:31:00Z" w16du:dateUtc="2026-04-26T19:31:00Z">
        <w:r w:rsidRPr="00654FE9" w:rsidDel="006A285C">
          <w:rPr>
            <w:rFonts w:ascii="Times New Roman" w:eastAsia="宋体" w:hAnsi="Times New Roman" w:cstheme="minorBidi" w:hint="eastAsia"/>
            <w:sz w:val="18"/>
            <w:szCs w:val="16"/>
          </w:rPr>
          <w:delText xml:space="preserve"> </w:delText>
        </w:r>
      </w:del>
      <w:r w:rsidRPr="00654FE9">
        <w:rPr>
          <w:rFonts w:ascii="Times New Roman" w:eastAsia="宋体" w:hAnsi="Times New Roman" w:cstheme="minorBidi" w:hint="eastAsia"/>
          <w:sz w:val="18"/>
          <w:szCs w:val="16"/>
        </w:rPr>
        <w:t>0.01, ***: p&lt;</w:t>
      </w:r>
      <w:del w:id="2138" w:author="Zixuan Zhou" w:date="2026-04-27T03:31:00Z" w16du:dateUtc="2026-04-26T19:31:00Z">
        <w:r w:rsidRPr="00654FE9" w:rsidDel="006A285C">
          <w:rPr>
            <w:rFonts w:ascii="Times New Roman" w:eastAsia="宋体" w:hAnsi="Times New Roman" w:cstheme="minorBidi" w:hint="eastAsia"/>
            <w:sz w:val="18"/>
            <w:szCs w:val="16"/>
          </w:rPr>
          <w:delText xml:space="preserve"> </w:delText>
        </w:r>
      </w:del>
      <w:r w:rsidRPr="00654FE9">
        <w:rPr>
          <w:rFonts w:ascii="Times New Roman" w:eastAsia="宋体" w:hAnsi="Times New Roman" w:cstheme="minorBidi" w:hint="eastAsia"/>
          <w:sz w:val="18"/>
          <w:szCs w:val="16"/>
        </w:rPr>
        <w:t>0.001</w:t>
      </w:r>
      <w:r w:rsidRPr="00654FE9">
        <w:rPr>
          <w:rFonts w:ascii="Times New Roman" w:eastAsia="宋体" w:hAnsi="Times New Roman" w:cstheme="minorBidi" w:hint="eastAsia"/>
          <w:sz w:val="18"/>
          <w:szCs w:val="16"/>
        </w:rPr>
        <w:t>；</w:t>
      </w:r>
      <w:r w:rsidRPr="00654FE9">
        <w:rPr>
          <w:rFonts w:ascii="Times New Roman" w:eastAsia="宋体" w:hAnsi="Times New Roman" w:cstheme="minorBidi" w:hint="eastAsia"/>
          <w:sz w:val="18"/>
          <w:szCs w:val="16"/>
        </w:rPr>
        <w:t>ns</w:t>
      </w:r>
      <w:r w:rsidRPr="00654FE9">
        <w:rPr>
          <w:rFonts w:ascii="Times New Roman" w:eastAsia="宋体" w:hAnsi="Times New Roman" w:cstheme="minorBidi" w:hint="eastAsia"/>
          <w:sz w:val="18"/>
          <w:szCs w:val="16"/>
        </w:rPr>
        <w:t>：不显著）</w:t>
      </w:r>
    </w:p>
    <w:p w14:paraId="70407A6B" w14:textId="3985C43A" w:rsidR="0037566B" w:rsidRDefault="0037566B" w:rsidP="0037566B">
      <w:pPr>
        <w:pStyle w:val="altz"/>
        <w:ind w:firstLine="480"/>
      </w:pPr>
      <w:r>
        <w:rPr>
          <w:rFonts w:hint="eastAsia"/>
        </w:rPr>
        <w:t>从</w:t>
      </w:r>
      <w:r>
        <w:fldChar w:fldCharType="begin"/>
      </w:r>
      <w:r>
        <w:instrText xml:space="preserve"> </w:instrText>
      </w:r>
      <w:r>
        <w:rPr>
          <w:rFonts w:hint="eastAsia"/>
        </w:rPr>
        <w:instrText>REF _Ref227932398 \h</w:instrText>
      </w:r>
      <w:r>
        <w:instrText xml:space="preserve"> </w:instrText>
      </w:r>
      <w:r>
        <w:fldChar w:fldCharType="separate"/>
      </w:r>
      <w:r>
        <w:rPr>
          <w:rFonts w:hint="eastAsia"/>
        </w:rPr>
        <w:t>表</w:t>
      </w:r>
      <w:r>
        <w:rPr>
          <w:rFonts w:hint="eastAsia"/>
        </w:rPr>
        <w:t xml:space="preserve"> </w:t>
      </w:r>
      <w:r>
        <w:rPr>
          <w:rFonts w:hint="eastAsia"/>
          <w:noProof/>
        </w:rPr>
        <w:t>6</w:t>
      </w:r>
      <w:r>
        <w:rPr>
          <w:rFonts w:hint="eastAsia"/>
        </w:rPr>
        <w:noBreakHyphen/>
      </w:r>
      <w:r>
        <w:rPr>
          <w:rFonts w:hint="eastAsia"/>
          <w:noProof/>
        </w:rPr>
        <w:t>11</w:t>
      </w:r>
      <w:r>
        <w:fldChar w:fldCharType="end"/>
      </w:r>
      <w:r>
        <w:rPr>
          <w:rFonts w:hint="eastAsia"/>
        </w:rPr>
        <w:t>可以观察到，领域微调的提升效果在各类主题上均有体现，但提升幅度存在差异。提升最为显著的主题是“</w:t>
      </w:r>
      <w:r w:rsidRPr="0037566B">
        <w:rPr>
          <w:rFonts w:hint="eastAsia"/>
        </w:rPr>
        <w:t>人工流产</w:t>
      </w:r>
      <w:r>
        <w:rPr>
          <w:rFonts w:hint="eastAsia"/>
        </w:rPr>
        <w:t>”（</w:t>
      </w:r>
      <m:oMath>
        <m:r>
          <w:rPr>
            <w:rFonts w:ascii="Cambria Math" w:hAnsi="Cambria Math" w:hint="eastAsia"/>
          </w:rPr>
          <m:t>+</m:t>
        </m:r>
      </m:oMath>
      <w:r>
        <w:rPr>
          <w:rFonts w:hint="eastAsia"/>
        </w:rPr>
        <w:t>0.619</w:t>
      </w:r>
      <w:r>
        <w:rPr>
          <w:rFonts w:hint="eastAsia"/>
        </w:rPr>
        <w:t>，</w:t>
      </w:r>
      <m:oMath>
        <m:r>
          <w:rPr>
            <w:rFonts w:ascii="Cambria Math" w:hAnsi="Cambria Math" w:hint="eastAsia"/>
          </w:rPr>
          <m:t>p</m:t>
        </m:r>
        <m:r>
          <w:del w:id="2139" w:author="Zixuan Zhou" w:date="2026-04-27T03:25:00Z" w16du:dateUtc="2026-04-26T19:25:00Z">
            <w:rPr>
              <w:rFonts w:ascii="Cambria Math" w:hAnsi="Cambria Math" w:hint="eastAsia"/>
            </w:rPr>
            <m:t xml:space="preserve"> </m:t>
          </w:del>
        </m:r>
        <m:r>
          <w:rPr>
            <w:rFonts w:ascii="Cambria Math" w:hAnsi="Cambria Math" w:hint="eastAsia"/>
          </w:rPr>
          <m:t>=</m:t>
        </m:r>
      </m:oMath>
      <w:del w:id="2140" w:author="Zixuan Zhou" w:date="2026-04-27T03:26:00Z" w16du:dateUtc="2026-04-26T19:26:00Z">
        <w:r w:rsidDel="006A285C">
          <w:rPr>
            <w:rFonts w:hint="eastAsia"/>
          </w:rPr>
          <w:delText xml:space="preserve"> </w:delText>
        </w:r>
      </w:del>
      <w:r>
        <w:rPr>
          <w:rFonts w:hint="eastAsia"/>
        </w:rPr>
        <w:t>0.016</w:t>
      </w:r>
      <w:r>
        <w:rPr>
          <w:rFonts w:hint="eastAsia"/>
        </w:rPr>
        <w:t>）与“体外排精”（</w:t>
      </w:r>
      <m:oMath>
        <m:r>
          <w:rPr>
            <w:rFonts w:ascii="Cambria Math" w:hAnsi="Cambria Math" w:hint="eastAsia"/>
          </w:rPr>
          <m:t>+</m:t>
        </m:r>
      </m:oMath>
      <w:r>
        <w:rPr>
          <w:rFonts w:hint="eastAsia"/>
        </w:rPr>
        <w:t>0.476</w:t>
      </w:r>
      <w:r>
        <w:rPr>
          <w:rFonts w:hint="eastAsia"/>
        </w:rPr>
        <w:t>，</w:t>
      </w:r>
      <m:oMath>
        <m:r>
          <w:rPr>
            <w:rFonts w:ascii="Cambria Math" w:hAnsi="Cambria Math" w:hint="eastAsia"/>
          </w:rPr>
          <m:t>p</m:t>
        </m:r>
        <m:r>
          <w:del w:id="2141" w:author="Zixuan Zhou" w:date="2026-04-27T03:25:00Z" w16du:dateUtc="2026-04-26T19:25:00Z">
            <w:rPr>
              <w:rFonts w:ascii="Cambria Math" w:hAnsi="Cambria Math" w:hint="eastAsia"/>
            </w:rPr>
            <m:t xml:space="preserve"> </m:t>
          </w:del>
        </m:r>
        <m:r>
          <w:rPr>
            <w:rFonts w:ascii="Cambria Math" w:hAnsi="Cambria Math" w:hint="eastAsia"/>
          </w:rPr>
          <m:t>=</m:t>
        </m:r>
      </m:oMath>
      <w:del w:id="2142" w:author="Zixuan Zhou" w:date="2026-04-27T03:25:00Z" w16du:dateUtc="2026-04-26T19:25:00Z">
        <w:r w:rsidDel="006A285C">
          <w:rPr>
            <w:rFonts w:hint="eastAsia"/>
          </w:rPr>
          <w:delText xml:space="preserve"> </w:delText>
        </w:r>
      </w:del>
      <w:r>
        <w:rPr>
          <w:rFonts w:hint="eastAsia"/>
        </w:rPr>
        <w:t>0.016</w:t>
      </w:r>
      <w:r>
        <w:rPr>
          <w:rFonts w:hint="eastAsia"/>
        </w:rPr>
        <w:t>），这两个主题均属于高风险、高敏感性的议题，涉及复杂的医学程序与严重的健康后果。</w:t>
      </w:r>
      <w:r w:rsidR="00A62D4A">
        <w:rPr>
          <w:rFonts w:hint="eastAsia"/>
        </w:rPr>
        <w:t>基线</w:t>
      </w:r>
      <w:r>
        <w:rPr>
          <w:rFonts w:hint="eastAsia"/>
        </w:rPr>
        <w:t>模型在这类主题上往往倾向于给出泛泛而谈或回避性的回答，而经过领域微调后，模型能够更精准地提供具体的医学信息、风险提示和就医建议，从而直接拉高了准确性与安全性维度的得分。此外，“节育器”与“绝育手术”等相对</w:t>
      </w:r>
      <w:proofErr w:type="gramStart"/>
      <w:r>
        <w:rPr>
          <w:rFonts w:hint="eastAsia"/>
        </w:rPr>
        <w:t>小众但专业</w:t>
      </w:r>
      <w:proofErr w:type="gramEnd"/>
      <w:r>
        <w:rPr>
          <w:rFonts w:hint="eastAsia"/>
        </w:rPr>
        <w:t>性较强的主题也实现了超过</w:t>
      </w:r>
      <w:r>
        <w:rPr>
          <w:rFonts w:hint="eastAsia"/>
        </w:rPr>
        <w:t>0.35</w:t>
      </w:r>
      <w:r>
        <w:rPr>
          <w:rFonts w:hint="eastAsia"/>
        </w:rPr>
        <w:t>分的显著提升，反映出微调数据集对冷门但重要知识点的有效覆盖。</w:t>
      </w:r>
    </w:p>
    <w:p w14:paraId="63BE20F6" w14:textId="0BA3B219" w:rsidR="00654FE9" w:rsidRDefault="00F1357A" w:rsidP="0037566B">
      <w:pPr>
        <w:pStyle w:val="altz"/>
        <w:ind w:firstLine="480"/>
      </w:pPr>
      <w:r>
        <w:rPr>
          <w:rFonts w:hint="eastAsia"/>
          <w:noProof/>
        </w:rPr>
        <w:drawing>
          <wp:anchor distT="0" distB="0" distL="114300" distR="114300" simplePos="0" relativeHeight="251682816" behindDoc="0" locked="0" layoutInCell="1" allowOverlap="1" wp14:anchorId="6E01BF47" wp14:editId="21F422EE">
            <wp:simplePos x="0" y="0"/>
            <wp:positionH relativeFrom="column">
              <wp:posOffset>-635</wp:posOffset>
            </wp:positionH>
            <wp:positionV relativeFrom="paragraph">
              <wp:posOffset>1869440</wp:posOffset>
            </wp:positionV>
            <wp:extent cx="5748655" cy="2950210"/>
            <wp:effectExtent l="0" t="0" r="4445" b="2540"/>
            <wp:wrapTopAndBottom/>
            <wp:docPr id="138430800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t="5347"/>
                    <a:stretch>
                      <a:fillRect/>
                    </a:stretch>
                  </pic:blipFill>
                  <pic:spPr bwMode="auto">
                    <a:xfrm>
                      <a:off x="0" y="0"/>
                      <a:ext cx="5748655" cy="29502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4864" behindDoc="0" locked="0" layoutInCell="1" allowOverlap="1" wp14:anchorId="2E0159F7" wp14:editId="21D1603A">
                <wp:simplePos x="0" y="0"/>
                <wp:positionH relativeFrom="column">
                  <wp:posOffset>-635</wp:posOffset>
                </wp:positionH>
                <wp:positionV relativeFrom="paragraph">
                  <wp:posOffset>4821555</wp:posOffset>
                </wp:positionV>
                <wp:extent cx="5748655" cy="635"/>
                <wp:effectExtent l="0" t="0" r="0" b="0"/>
                <wp:wrapTopAndBottom/>
                <wp:docPr id="1751736692" name="文本框 1"/>
                <wp:cNvGraphicFramePr/>
                <a:graphic xmlns:a="http://schemas.openxmlformats.org/drawingml/2006/main">
                  <a:graphicData uri="http://schemas.microsoft.com/office/word/2010/wordprocessingShape">
                    <wps:wsp>
                      <wps:cNvSpPr txBox="1"/>
                      <wps:spPr>
                        <a:xfrm>
                          <a:off x="0" y="0"/>
                          <a:ext cx="5748655" cy="635"/>
                        </a:xfrm>
                        <a:prstGeom prst="rect">
                          <a:avLst/>
                        </a:prstGeom>
                        <a:solidFill>
                          <a:prstClr val="white"/>
                        </a:solidFill>
                        <a:ln>
                          <a:noFill/>
                        </a:ln>
                      </wps:spPr>
                      <wps:txbx>
                        <w:txbxContent>
                          <w:p w14:paraId="43CC4B7A" w14:textId="55CE09A8" w:rsidR="00F1357A" w:rsidRPr="00F1357A" w:rsidRDefault="00F1357A" w:rsidP="00FD4E6A">
                            <w:pPr>
                              <w:pStyle w:val="aff8"/>
                              <w:spacing w:before="163" w:after="326"/>
                              <w:rPr>
                                <w:noProof/>
                                <w:sz w:val="24"/>
                                <w:szCs w:val="22"/>
                              </w:rPr>
                            </w:pPr>
                            <w:bookmarkStart w:id="2143" w:name="_Toc228023147"/>
                            <w:bookmarkStart w:id="2144" w:name="_Toc228023180"/>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4</w:t>
                            </w:r>
                            <w:r w:rsidR="00170C8F">
                              <w:fldChar w:fldCharType="end"/>
                            </w:r>
                            <w:r>
                              <w:rPr>
                                <w:rFonts w:hint="eastAsia"/>
                              </w:rPr>
                              <w:t xml:space="preserve"> </w:t>
                            </w:r>
                            <w:r w:rsidRPr="00F1357A">
                              <w:rPr>
                                <w:rFonts w:hint="eastAsia"/>
                              </w:rPr>
                              <w:t>Qwen3-4B</w:t>
                            </w:r>
                            <w:r w:rsidRPr="00F1357A">
                              <w:rPr>
                                <w:rFonts w:hint="eastAsia"/>
                              </w:rPr>
                              <w:t>模型</w:t>
                            </w:r>
                            <w:proofErr w:type="gramStart"/>
                            <w:r w:rsidRPr="00F1357A">
                              <w:rPr>
                                <w:rFonts w:hint="eastAsia"/>
                              </w:rPr>
                              <w:t>各主题</w:t>
                            </w:r>
                            <w:proofErr w:type="gramEnd"/>
                            <w:r w:rsidRPr="00F1357A">
                              <w:rPr>
                                <w:rFonts w:hint="eastAsia"/>
                              </w:rPr>
                              <w:t>综合</w:t>
                            </w:r>
                            <w:r>
                              <w:rPr>
                                <w:rFonts w:hint="eastAsia"/>
                              </w:rPr>
                              <w:t>均分提升幅度与显著性水平</w:t>
                            </w:r>
                            <w:bookmarkEnd w:id="2143"/>
                            <w:bookmarkEnd w:id="21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0159F7" id="_x0000_s1034" type="#_x0000_t202" style="position:absolute;left:0;text-align:left;margin-left:-.05pt;margin-top:379.65pt;width:452.6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" stroked="f">
                <v:textbox style="mso-fit-shape-to-text:t" inset="0,0,0,0">
                  <w:txbxContent>
                    <w:p w14:paraId="43CC4B7A" w14:textId="55CE09A8" w:rsidR="00F1357A" w:rsidRPr="00F1357A" w:rsidRDefault="00F1357A" w:rsidP="00FD4E6A">
                      <w:pPr>
                        <w:pStyle w:val="aff8"/>
                        <w:spacing w:before="163" w:after="326"/>
                        <w:rPr>
                          <w:noProof/>
                          <w:sz w:val="24"/>
                          <w:szCs w:val="22"/>
                        </w:rPr>
                      </w:pPr>
                      <w:bookmarkStart w:id="2145" w:name="_Toc228023147"/>
                      <w:bookmarkStart w:id="2146" w:name="_Toc228023180"/>
                      <w:r>
                        <w:rPr>
                          <w:rFonts w:hint="eastAsia"/>
                        </w:rPr>
                        <w:t>图</w:t>
                      </w:r>
                      <w:r>
                        <w:rPr>
                          <w:rFonts w:hint="eastAsia"/>
                        </w:rPr>
                        <w:t xml:space="preserve"> </w:t>
                      </w:r>
                      <w:r w:rsidR="00170C8F">
                        <w:fldChar w:fldCharType="begin"/>
                      </w:r>
                      <w:r w:rsidR="00170C8F">
                        <w:instrText xml:space="preserve"> </w:instrText>
                      </w:r>
                      <w:r w:rsidR="00170C8F">
                        <w:rPr>
                          <w:rFonts w:hint="eastAsia"/>
                        </w:rPr>
                        <w:instrText>STYLEREF 1 \s</w:instrText>
                      </w:r>
                      <w:r w:rsidR="00170C8F">
                        <w:instrText xml:space="preserve"> </w:instrText>
                      </w:r>
                      <w:r w:rsidR="00170C8F">
                        <w:fldChar w:fldCharType="separate"/>
                      </w:r>
                      <w:r w:rsidR="00170C8F">
                        <w:rPr>
                          <w:noProof/>
                        </w:rPr>
                        <w:t>6</w:t>
                      </w:r>
                      <w:r w:rsidR="00170C8F">
                        <w:fldChar w:fldCharType="end"/>
                      </w:r>
                      <w:r w:rsidR="00170C8F">
                        <w:noBreakHyphen/>
                      </w:r>
                      <w:r w:rsidR="00170C8F">
                        <w:fldChar w:fldCharType="begin"/>
                      </w:r>
                      <w:r w:rsidR="00170C8F">
                        <w:instrText xml:space="preserve"> </w:instrText>
                      </w:r>
                      <w:r w:rsidR="00170C8F">
                        <w:rPr>
                          <w:rFonts w:hint="eastAsia"/>
                        </w:rPr>
                        <w:instrText xml:space="preserve">SEQ </w:instrText>
                      </w:r>
                      <w:r w:rsidR="00170C8F">
                        <w:rPr>
                          <w:rFonts w:hint="eastAsia"/>
                        </w:rPr>
                        <w:instrText>图</w:instrText>
                      </w:r>
                      <w:r w:rsidR="00170C8F">
                        <w:rPr>
                          <w:rFonts w:hint="eastAsia"/>
                        </w:rPr>
                        <w:instrText xml:space="preserve"> \* ARABIC \s 1</w:instrText>
                      </w:r>
                      <w:r w:rsidR="00170C8F">
                        <w:instrText xml:space="preserve"> </w:instrText>
                      </w:r>
                      <w:r w:rsidR="00170C8F">
                        <w:fldChar w:fldCharType="separate"/>
                      </w:r>
                      <w:r w:rsidR="00170C8F">
                        <w:rPr>
                          <w:noProof/>
                        </w:rPr>
                        <w:t>4</w:t>
                      </w:r>
                      <w:r w:rsidR="00170C8F">
                        <w:fldChar w:fldCharType="end"/>
                      </w:r>
                      <w:r>
                        <w:rPr>
                          <w:rFonts w:hint="eastAsia"/>
                        </w:rPr>
                        <w:t xml:space="preserve"> </w:t>
                      </w:r>
                      <w:r w:rsidRPr="00F1357A">
                        <w:rPr>
                          <w:rFonts w:hint="eastAsia"/>
                        </w:rPr>
                        <w:t>Qwen3-4B</w:t>
                      </w:r>
                      <w:r w:rsidRPr="00F1357A">
                        <w:rPr>
                          <w:rFonts w:hint="eastAsia"/>
                        </w:rPr>
                        <w:t>模型</w:t>
                      </w:r>
                      <w:proofErr w:type="gramStart"/>
                      <w:r w:rsidRPr="00F1357A">
                        <w:rPr>
                          <w:rFonts w:hint="eastAsia"/>
                        </w:rPr>
                        <w:t>各主题</w:t>
                      </w:r>
                      <w:proofErr w:type="gramEnd"/>
                      <w:r w:rsidRPr="00F1357A">
                        <w:rPr>
                          <w:rFonts w:hint="eastAsia"/>
                        </w:rPr>
                        <w:t>综合</w:t>
                      </w:r>
                      <w:r>
                        <w:rPr>
                          <w:rFonts w:hint="eastAsia"/>
                        </w:rPr>
                        <w:t>均分提升幅度与显著性水平</w:t>
                      </w:r>
                      <w:bookmarkEnd w:id="2145"/>
                      <w:bookmarkEnd w:id="2146"/>
                    </w:p>
                  </w:txbxContent>
                </v:textbox>
                <w10:wrap type="topAndBottom"/>
              </v:shape>
            </w:pict>
          </mc:Fallback>
        </mc:AlternateContent>
      </w:r>
      <w:r w:rsidR="0037566B">
        <w:rPr>
          <w:rFonts w:hint="eastAsia"/>
        </w:rPr>
        <w:t>相对而言，“生殖健康科普”、“安全套”与“避孕药”等高频主题虽然提升幅度略低（约</w:t>
      </w:r>
      <m:oMath>
        <m:r>
          <w:rPr>
            <w:rFonts w:ascii="Cambria Math" w:hAnsi="Cambria Math" w:hint="eastAsia"/>
          </w:rPr>
          <m:t>+</m:t>
        </m:r>
      </m:oMath>
      <w:r w:rsidR="0037566B">
        <w:rPr>
          <w:rFonts w:hint="eastAsia"/>
        </w:rPr>
        <w:t>0.35</w:t>
      </w:r>
      <w:r w:rsidR="0037566B">
        <w:rPr>
          <w:rFonts w:hint="eastAsia"/>
        </w:rPr>
        <w:t>分），但由于其在测试集中样本量最大，且基线得分本身已处于较高水平（</w:t>
      </w:r>
      <w:r w:rsidR="0037566B">
        <w:rPr>
          <w:rFonts w:hint="eastAsia"/>
        </w:rPr>
        <w:t>2.57</w:t>
      </w:r>
      <w:r w:rsidR="0037566B">
        <w:rPr>
          <w:rFonts w:hint="eastAsia"/>
        </w:rPr>
        <w:t>–</w:t>
      </w:r>
      <w:r w:rsidR="0037566B">
        <w:rPr>
          <w:rFonts w:hint="eastAsia"/>
        </w:rPr>
        <w:t>2.61</w:t>
      </w:r>
      <w:r w:rsidR="0037566B">
        <w:rPr>
          <w:rFonts w:hint="eastAsia"/>
        </w:rPr>
        <w:t>分），因此这种高位小幅提升实际上意味着模型在核心高频领域上进一步趋近于专家级表现。如</w:t>
      </w:r>
      <w:r>
        <w:fldChar w:fldCharType="begin"/>
      </w:r>
      <w:r>
        <w:instrText xml:space="preserve"> </w:instrText>
      </w:r>
      <w:r>
        <w:rPr>
          <w:rFonts w:hint="eastAsia"/>
        </w:rPr>
        <w:instrText>REF _Ref227932398 \h</w:instrText>
      </w:r>
      <w:r>
        <w:instrText xml:space="preserve"> </w:instrText>
      </w:r>
      <w:r>
        <w:fldChar w:fldCharType="separate"/>
      </w:r>
      <w:r>
        <w:rPr>
          <w:rFonts w:hint="eastAsia"/>
        </w:rPr>
        <w:t>表</w:t>
      </w:r>
      <w:r>
        <w:rPr>
          <w:rFonts w:hint="eastAsia"/>
        </w:rPr>
        <w:t xml:space="preserve"> </w:t>
      </w:r>
      <w:r>
        <w:rPr>
          <w:rFonts w:hint="eastAsia"/>
          <w:noProof/>
        </w:rPr>
        <w:t>6</w:t>
      </w:r>
      <w:r>
        <w:rPr>
          <w:rFonts w:hint="eastAsia"/>
        </w:rPr>
        <w:noBreakHyphen/>
      </w:r>
      <w:r>
        <w:rPr>
          <w:rFonts w:hint="eastAsia"/>
          <w:noProof/>
        </w:rPr>
        <w:t>11</w:t>
      </w:r>
      <w:r>
        <w:fldChar w:fldCharType="end"/>
      </w:r>
      <w:r w:rsidR="0037566B">
        <w:rPr>
          <w:rFonts w:hint="eastAsia"/>
        </w:rPr>
        <w:t>所示，</w:t>
      </w:r>
      <w:proofErr w:type="gramStart"/>
      <w:r w:rsidR="0037566B">
        <w:rPr>
          <w:rFonts w:hint="eastAsia"/>
        </w:rPr>
        <w:t>各主题</w:t>
      </w:r>
      <w:proofErr w:type="gramEnd"/>
      <w:r w:rsidR="0037566B">
        <w:rPr>
          <w:rFonts w:hint="eastAsia"/>
        </w:rPr>
        <w:t>的</w:t>
      </w:r>
      <w:r w:rsidR="00DD6017">
        <w:rPr>
          <w:rFonts w:hint="eastAsia"/>
        </w:rPr>
        <w:t>均分</w:t>
      </w:r>
      <w:r w:rsidR="0037566B">
        <w:rPr>
          <w:rFonts w:hint="eastAsia"/>
        </w:rPr>
        <w:t>提升幅度呈现出从高风险敏感议题向常规高频议题递减的梯度分布。这一发现</w:t>
      </w:r>
      <w:r w:rsidR="00DD6017">
        <w:rPr>
          <w:rFonts w:hint="eastAsia"/>
        </w:rPr>
        <w:t>表明</w:t>
      </w:r>
      <w:r w:rsidR="0037566B">
        <w:rPr>
          <w:rFonts w:hint="eastAsia"/>
        </w:rPr>
        <w:t>，本研究构建的领域数据集在主题覆盖上较为均衡，既强化了模型在常规议题上的稳健性，也有效弥补了其在敏感、小众议题上的知识短板。</w:t>
      </w:r>
    </w:p>
    <w:p w14:paraId="5D2056E4" w14:textId="77777777" w:rsidR="00F54B80" w:rsidRDefault="00000000">
      <w:pPr>
        <w:pStyle w:val="2"/>
        <w:spacing w:before="163" w:after="163"/>
        <w:rPr>
          <w:rFonts w:hint="eastAsia"/>
        </w:rPr>
      </w:pPr>
      <w:bookmarkStart w:id="2147" w:name="_Toc228219393"/>
      <w:r>
        <w:rPr>
          <w:rFonts w:hint="eastAsia"/>
        </w:rPr>
        <w:lastRenderedPageBreak/>
        <w:t>本章小结</w:t>
      </w:r>
      <w:bookmarkEnd w:id="2147"/>
    </w:p>
    <w:p w14:paraId="70E124B1" w14:textId="4C0D534B" w:rsidR="00E34598" w:rsidRDefault="00E34598" w:rsidP="00E34598">
      <w:pPr>
        <w:pStyle w:val="altz"/>
        <w:ind w:firstLine="480"/>
      </w:pPr>
      <w:r>
        <w:rPr>
          <w:rFonts w:hint="eastAsia"/>
        </w:rPr>
        <w:t>本章以</w:t>
      </w:r>
      <w:r>
        <w:rPr>
          <w:rFonts w:hint="eastAsia"/>
        </w:rPr>
        <w:t>Qwen2.5</w:t>
      </w:r>
      <w:r>
        <w:rPr>
          <w:rFonts w:hint="eastAsia"/>
        </w:rPr>
        <w:t>系列（</w:t>
      </w:r>
      <w:r>
        <w:rPr>
          <w:rFonts w:hint="eastAsia"/>
        </w:rPr>
        <w:t>1.5B/3B/7B</w:t>
      </w:r>
      <w:r>
        <w:rPr>
          <w:rFonts w:hint="eastAsia"/>
        </w:rPr>
        <w:t>）与</w:t>
      </w:r>
      <w:r>
        <w:rPr>
          <w:rFonts w:hint="eastAsia"/>
        </w:rPr>
        <w:t>Qwen3</w:t>
      </w:r>
      <w:r>
        <w:rPr>
          <w:rFonts w:hint="eastAsia"/>
        </w:rPr>
        <w:t>系列（</w:t>
      </w:r>
      <w:r>
        <w:rPr>
          <w:rFonts w:hint="eastAsia"/>
        </w:rPr>
        <w:t>1.7B/4B/8B</w:t>
      </w:r>
      <w:r>
        <w:rPr>
          <w:rFonts w:hint="eastAsia"/>
        </w:rPr>
        <w:t>）为基座模型，采用</w:t>
      </w:r>
      <w:proofErr w:type="spellStart"/>
      <w:r>
        <w:rPr>
          <w:rFonts w:hint="eastAsia"/>
        </w:rPr>
        <w:t>LoRA</w:t>
      </w:r>
      <w:proofErr w:type="spellEnd"/>
      <w:r>
        <w:rPr>
          <w:rFonts w:hint="eastAsia"/>
        </w:rPr>
        <w:t>方法在</w:t>
      </w:r>
      <w:r w:rsidR="00513522">
        <w:rPr>
          <w:rFonts w:hint="eastAsia"/>
        </w:rPr>
        <w:t>2</w:t>
      </w:r>
      <w:r>
        <w:rPr>
          <w:rFonts w:hint="eastAsia"/>
        </w:rPr>
        <w:t>767</w:t>
      </w:r>
      <w:r>
        <w:rPr>
          <w:rFonts w:hint="eastAsia"/>
        </w:rPr>
        <w:t>条问答对上完成领域微调，并从</w:t>
      </w:r>
      <w:r>
        <w:rPr>
          <w:rFonts w:hint="eastAsia"/>
        </w:rPr>
        <w:t>ROUGE</w:t>
      </w:r>
      <w:r>
        <w:rPr>
          <w:rFonts w:hint="eastAsia"/>
        </w:rPr>
        <w:t>指标、六维度</w:t>
      </w:r>
      <w:r>
        <w:rPr>
          <w:rFonts w:hint="eastAsia"/>
        </w:rPr>
        <w:t>AI</w:t>
      </w:r>
      <w:r>
        <w:rPr>
          <w:rFonts w:hint="eastAsia"/>
        </w:rPr>
        <w:t>打分与案例对比三个层面系统评估了微调效果。</w:t>
      </w:r>
    </w:p>
    <w:p w14:paraId="06102E36" w14:textId="7EBB1C8E" w:rsidR="00E34598" w:rsidRDefault="00E34598" w:rsidP="00E34598">
      <w:pPr>
        <w:pStyle w:val="altz"/>
        <w:ind w:firstLine="480"/>
      </w:pPr>
      <w:r>
        <w:rPr>
          <w:rFonts w:hint="eastAsia"/>
        </w:rPr>
        <w:t>定量评估表明，领域微调显著提升了模型的专业性与文本一致性。</w:t>
      </w:r>
      <w:r>
        <w:rPr>
          <w:rFonts w:hint="eastAsia"/>
        </w:rPr>
        <w:t>Wilcoxon</w:t>
      </w:r>
      <w:r>
        <w:rPr>
          <w:rFonts w:hint="eastAsia"/>
        </w:rPr>
        <w:t>检验显示，</w:t>
      </w:r>
      <w:r>
        <w:rPr>
          <w:rFonts w:hint="eastAsia"/>
        </w:rPr>
        <w:t>Qwen3</w:t>
      </w:r>
      <w:r>
        <w:rPr>
          <w:rFonts w:hint="eastAsia"/>
        </w:rPr>
        <w:t>系列及</w:t>
      </w:r>
      <w:r>
        <w:rPr>
          <w:rFonts w:hint="eastAsia"/>
        </w:rPr>
        <w:t>Qwen2.5-7B</w:t>
      </w:r>
      <w:r>
        <w:rPr>
          <w:rFonts w:hint="eastAsia"/>
        </w:rPr>
        <w:t>的</w:t>
      </w:r>
      <w:r>
        <w:rPr>
          <w:rFonts w:hint="eastAsia"/>
        </w:rPr>
        <w:t>ROUGE-L</w:t>
      </w:r>
      <w:r>
        <w:rPr>
          <w:rFonts w:hint="eastAsia"/>
        </w:rPr>
        <w:t>分数提升显著</w:t>
      </w:r>
      <w:del w:id="2148" w:author="Zixuan Zhou" w:date="2026-04-27T03:34:00Z" w16du:dateUtc="2026-04-26T19:34:00Z">
        <w:r w:rsidDel="007F3863">
          <w:rPr>
            <w:rFonts w:hint="eastAsia"/>
          </w:rPr>
          <w:delText>（</w:delText>
        </w:r>
      </w:del>
      <m:oMath>
        <m:r>
          <w:del w:id="2149" w:author="Zixuan Zhou" w:date="2026-04-27T03:34:00Z" w16du:dateUtc="2026-04-26T19:34:00Z">
            <w:rPr>
              <w:rFonts w:ascii="Cambria Math" w:hAnsi="Cambria Math" w:hint="eastAsia"/>
            </w:rPr>
            <m:t>p&lt;</m:t>
          </w:del>
        </m:r>
      </m:oMath>
      <w:del w:id="2150" w:author="Zixuan Zhou" w:date="2026-04-27T03:26:00Z" w16du:dateUtc="2026-04-26T19:26:00Z">
        <w:r w:rsidDel="006A285C">
          <w:rPr>
            <w:rFonts w:hint="eastAsia"/>
          </w:rPr>
          <w:delText xml:space="preserve"> </w:delText>
        </w:r>
      </w:del>
      <w:del w:id="2151" w:author="Zixuan Zhou" w:date="2026-04-27T03:34:00Z" w16du:dateUtc="2026-04-26T19:34:00Z">
        <w:r w:rsidDel="007F3863">
          <w:rPr>
            <w:rFonts w:hint="eastAsia"/>
          </w:rPr>
          <w:delText>0.01</w:delText>
        </w:r>
        <w:r w:rsidDel="007F3863">
          <w:rPr>
            <w:rFonts w:hint="eastAsia"/>
          </w:rPr>
          <w:delText>）</w:delText>
        </w:r>
      </w:del>
      <w:r>
        <w:rPr>
          <w:rFonts w:hint="eastAsia"/>
        </w:rPr>
        <w:t>，而</w:t>
      </w:r>
      <w:r>
        <w:rPr>
          <w:rFonts w:hint="eastAsia"/>
        </w:rPr>
        <w:t>Qwen2.5-1.5B/3B</w:t>
      </w:r>
      <w:r>
        <w:rPr>
          <w:rFonts w:hint="eastAsia"/>
        </w:rPr>
        <w:t>未达显著水平，</w:t>
      </w:r>
      <w:ins w:id="2152" w:author="Zixuan Zhou" w:date="2026-04-27T03:35:00Z" w16du:dateUtc="2026-04-26T19:35:00Z">
        <w:r w:rsidR="007F3863">
          <w:rPr>
            <w:rFonts w:hint="eastAsia"/>
          </w:rPr>
          <w:t>表明</w:t>
        </w:r>
      </w:ins>
      <w:del w:id="2153" w:author="Zixuan Zhou" w:date="2026-04-27T03:35:00Z" w16du:dateUtc="2026-04-26T19:35:00Z">
        <w:r w:rsidDel="007F3863">
          <w:rPr>
            <w:rFonts w:hint="eastAsia"/>
          </w:rPr>
          <w:delText>提示</w:delText>
        </w:r>
      </w:del>
      <w:r>
        <w:rPr>
          <w:rFonts w:hint="eastAsia"/>
        </w:rPr>
        <w:t>参数规模存在知识容纳的下限阈值。在</w:t>
      </w:r>
      <w:r>
        <w:rPr>
          <w:rFonts w:hint="eastAsia"/>
        </w:rPr>
        <w:t>AI</w:t>
      </w:r>
      <w:r>
        <w:rPr>
          <w:rFonts w:hint="eastAsia"/>
        </w:rPr>
        <w:t>打分层面，绝大多数维度呈现</w:t>
      </w:r>
      <m:oMath>
        <m:r>
          <w:rPr>
            <w:rFonts w:ascii="Cambria Math" w:hAnsi="Cambria Math" w:hint="eastAsia"/>
          </w:rPr>
          <m:t>p&lt;</m:t>
        </m:r>
        <m:r>
          <w:del w:id="2154" w:author="Zixuan Zhou" w:date="2026-04-27T03:26:00Z" w16du:dateUtc="2026-04-26T19:26:00Z">
            <w:rPr>
              <w:rFonts w:ascii="Cambria Math" w:hAnsi="Cambria Math"/>
            </w:rPr>
            <m:t xml:space="preserve"> </m:t>
          </w:del>
        </m:r>
      </m:oMath>
      <w:r>
        <w:rPr>
          <w:rFonts w:hint="eastAsia"/>
        </w:rPr>
        <w:t>0.001</w:t>
      </w:r>
      <w:r>
        <w:rPr>
          <w:rFonts w:hint="eastAsia"/>
        </w:rPr>
        <w:t>的极显著差异，“准确性”与“仅提供必要信息”的中位数差异达</w:t>
      </w:r>
      <m:oMath>
        <m:r>
          <w:rPr>
            <w:rFonts w:ascii="Cambria Math" w:hAnsi="Cambria Math" w:hint="eastAsia"/>
          </w:rPr>
          <m:t>+</m:t>
        </m:r>
      </m:oMath>
      <w:r>
        <w:rPr>
          <w:rFonts w:hint="eastAsia"/>
        </w:rPr>
        <w:t>1.00</w:t>
      </w:r>
      <w:r>
        <w:rPr>
          <w:rFonts w:hint="eastAsia"/>
        </w:rPr>
        <w:t>，超过半数样本实现整档跃升。主题</w:t>
      </w:r>
      <w:del w:id="2155" w:author="Zixuan Zhou" w:date="2026-04-27T03:32:00Z" w16du:dateUtc="2026-04-26T19:32:00Z">
        <w:r w:rsidDel="006A285C">
          <w:rPr>
            <w:rFonts w:hint="eastAsia"/>
          </w:rPr>
          <w:delText>级</w:delText>
        </w:r>
      </w:del>
      <w:r>
        <w:rPr>
          <w:rFonts w:hint="eastAsia"/>
        </w:rPr>
        <w:t>分析进一步揭示，“人工流产”</w:t>
      </w:r>
      <w:del w:id="2156" w:author="Zixuan Zhou" w:date="2026-04-27T21:52:00Z" w16du:dateUtc="2026-04-27T13:52:00Z">
        <w:r w:rsidDel="001704E8">
          <w:rPr>
            <w:rFonts w:hint="eastAsia"/>
          </w:rPr>
          <w:delText>（</w:delText>
        </w:r>
      </w:del>
      <m:oMath>
        <m:r>
          <w:del w:id="2157" w:author="Zixuan Zhou" w:date="2026-04-27T21:52:00Z" w16du:dateUtc="2026-04-27T13:52:00Z">
            <w:rPr>
              <w:rFonts w:ascii="Cambria Math" w:hAnsi="Cambria Math" w:hint="eastAsia"/>
            </w:rPr>
            <m:t>+</m:t>
          </w:del>
        </m:r>
      </m:oMath>
      <w:del w:id="2158" w:author="Zixuan Zhou" w:date="2026-04-27T21:52:00Z" w16du:dateUtc="2026-04-27T13:52:00Z">
        <w:r w:rsidDel="001704E8">
          <w:rPr>
            <w:rFonts w:hint="eastAsia"/>
          </w:rPr>
          <w:delText>0.619</w:delText>
        </w:r>
        <w:r w:rsidDel="001704E8">
          <w:rPr>
            <w:rFonts w:hint="eastAsia"/>
          </w:rPr>
          <w:delText>）</w:delText>
        </w:r>
      </w:del>
      <w:r>
        <w:rPr>
          <w:rFonts w:hint="eastAsia"/>
        </w:rPr>
        <w:t>与“体外排精”</w:t>
      </w:r>
      <w:del w:id="2159" w:author="Zixuan Zhou" w:date="2026-04-27T21:52:00Z" w16du:dateUtc="2026-04-27T13:52:00Z">
        <w:r w:rsidDel="001704E8">
          <w:rPr>
            <w:rFonts w:hint="eastAsia"/>
          </w:rPr>
          <w:delText>（</w:delText>
        </w:r>
      </w:del>
      <m:oMath>
        <m:r>
          <w:del w:id="2160" w:author="Zixuan Zhou" w:date="2026-04-27T21:52:00Z" w16du:dateUtc="2026-04-27T13:52:00Z">
            <w:rPr>
              <w:rFonts w:ascii="Cambria Math" w:hAnsi="Cambria Math" w:hint="eastAsia"/>
            </w:rPr>
            <m:t>+</m:t>
          </w:del>
        </m:r>
      </m:oMath>
      <w:del w:id="2161" w:author="Zixuan Zhou" w:date="2026-04-27T21:52:00Z" w16du:dateUtc="2026-04-27T13:52:00Z">
        <w:r w:rsidDel="001704E8">
          <w:rPr>
            <w:rFonts w:hint="eastAsia"/>
          </w:rPr>
          <w:delText>0.476</w:delText>
        </w:r>
        <w:r w:rsidDel="001704E8">
          <w:rPr>
            <w:rFonts w:hint="eastAsia"/>
          </w:rPr>
          <w:delText>）</w:delText>
        </w:r>
      </w:del>
      <w:r>
        <w:rPr>
          <w:rFonts w:hint="eastAsia"/>
        </w:rPr>
        <w:t>等高风险敏感议题的提升幅度最大，呈现从高风险向高频议题递减的梯度分布。“易于理解”维度因基线接近满分而存在天花板效应，微调的边际增益极为有限。</w:t>
      </w:r>
    </w:p>
    <w:p w14:paraId="61B28CDA" w14:textId="17EB554B" w:rsidR="00EC781B" w:rsidRPr="00E34598" w:rsidRDefault="00E34598" w:rsidP="00E34598">
      <w:pPr>
        <w:pStyle w:val="altz"/>
        <w:ind w:firstLine="480"/>
      </w:pPr>
      <w:r>
        <w:rPr>
          <w:rFonts w:hint="eastAsia"/>
        </w:rPr>
        <w:t>综合而言，领域微调是提升模型专业性的有效路径，但其效果高度依赖数据集的质量与结构。训练数据不仅要覆盖主流议题，还需补足敏感小众议题的知识短板，并加强对反常识、反谣言类样本的系统性覆盖，以提升模型在复杂真实场景下的鲁棒性与安全性。</w:t>
      </w:r>
    </w:p>
    <w:p w14:paraId="3CB2589F" w14:textId="77777777" w:rsidR="00F54B80" w:rsidRDefault="00F54B80">
      <w:pPr>
        <w:pStyle w:val="altz"/>
        <w:ind w:firstLine="480"/>
      </w:pPr>
    </w:p>
    <w:p w14:paraId="17DCC8C0" w14:textId="77777777" w:rsidR="00F54B80" w:rsidRDefault="00F54B80">
      <w:pPr>
        <w:pStyle w:val="altz"/>
        <w:ind w:firstLine="480"/>
        <w:sectPr w:rsidR="00F54B80">
          <w:headerReference w:type="default" r:id="rId44"/>
          <w:endnotePr>
            <w:numFmt w:val="decimal"/>
          </w:endnotePr>
          <w:pgSz w:w="11906" w:h="16838"/>
          <w:pgMar w:top="1701" w:right="1418" w:bottom="1701" w:left="1418" w:header="851" w:footer="850" w:gutter="0"/>
          <w:cols w:space="425"/>
          <w:docGrid w:type="linesAndChars" w:linePitch="326"/>
        </w:sectPr>
      </w:pPr>
    </w:p>
    <w:p w14:paraId="06DB1355" w14:textId="517503B1" w:rsidR="0078410C" w:rsidRPr="002F6E06" w:rsidRDefault="00822EB7" w:rsidP="002F6E06">
      <w:pPr>
        <w:pStyle w:val="1"/>
        <w:spacing w:before="326" w:after="326"/>
        <w:ind w:left="643" w:hanging="643"/>
        <w:rPr>
          <w:rFonts w:hint="eastAsia"/>
        </w:rPr>
      </w:pPr>
      <w:bookmarkStart w:id="2162" w:name="_Toc228219394"/>
      <w:r>
        <w:rPr>
          <w:rFonts w:hint="eastAsia"/>
        </w:rPr>
        <w:lastRenderedPageBreak/>
        <w:t>总结与展望</w:t>
      </w:r>
      <w:bookmarkEnd w:id="2162"/>
    </w:p>
    <w:p w14:paraId="6F754D36" w14:textId="3CFDC9AA" w:rsidR="002F6E06" w:rsidRDefault="002F6E06" w:rsidP="002F6E06">
      <w:pPr>
        <w:pStyle w:val="2"/>
        <w:spacing w:before="163" w:after="163"/>
        <w:rPr>
          <w:rFonts w:hint="eastAsia"/>
        </w:rPr>
      </w:pPr>
      <w:bookmarkStart w:id="2163" w:name="_Toc228219395"/>
      <w:r>
        <w:rPr>
          <w:rFonts w:hint="eastAsia"/>
        </w:rPr>
        <w:t>主要研究</w:t>
      </w:r>
      <w:del w:id="2164" w:author="Zixuan Zhou" w:date="2026-04-27T03:41:00Z" w16du:dateUtc="2026-04-26T19:41:00Z">
        <w:r w:rsidDel="007F3863">
          <w:rPr>
            <w:rFonts w:hint="eastAsia"/>
          </w:rPr>
          <w:delText>发现</w:delText>
        </w:r>
      </w:del>
      <w:ins w:id="2165" w:author="Zixuan Zhou" w:date="2026-04-27T03:41:00Z" w16du:dateUtc="2026-04-26T19:41:00Z">
        <w:r w:rsidR="007F3863">
          <w:rPr>
            <w:rFonts w:hint="eastAsia"/>
          </w:rPr>
          <w:t>成果</w:t>
        </w:r>
      </w:ins>
      <w:bookmarkEnd w:id="2163"/>
    </w:p>
    <w:p w14:paraId="02200C1A" w14:textId="1EC6FC9C" w:rsidR="002F6E06" w:rsidRDefault="002F6E06" w:rsidP="002F6E06">
      <w:pPr>
        <w:pStyle w:val="altz"/>
        <w:ind w:firstLine="480"/>
      </w:pPr>
      <w:r>
        <w:rPr>
          <w:rFonts w:hint="eastAsia"/>
        </w:rPr>
        <w:t>本研究通过对</w:t>
      </w:r>
      <w:r>
        <w:rPr>
          <w:rFonts w:hint="eastAsia"/>
        </w:rPr>
        <w:t>Bilibili</w:t>
      </w:r>
      <w:r>
        <w:rPr>
          <w:rFonts w:hint="eastAsia"/>
        </w:rPr>
        <w:t>平台</w:t>
      </w:r>
      <w:del w:id="2166" w:author="Zixuan Zhou" w:date="2026-04-27T19:24:00Z" w16du:dateUtc="2026-04-27T11:24:00Z">
        <w:r w:rsidDel="00F36A24">
          <w:rPr>
            <w:rFonts w:hint="eastAsia"/>
          </w:rPr>
          <w:delText>3780</w:delText>
        </w:r>
      </w:del>
      <w:ins w:id="2167" w:author="Zixuan Zhou" w:date="2026-04-27T20:23:00Z" w16du:dateUtc="2026-04-27T12:23:00Z">
        <w:r w:rsidR="00631C5C">
          <w:rPr>
            <w:rFonts w:hint="eastAsia"/>
          </w:rPr>
          <w:t>3484</w:t>
        </w:r>
      </w:ins>
      <w:r>
        <w:rPr>
          <w:rFonts w:hint="eastAsia"/>
        </w:rPr>
        <w:t>条青少年生殖健康相关评论的系统性分析，结合大语言模型的规范化处理与领域微调实验，获得了</w:t>
      </w:r>
      <w:ins w:id="2168" w:author="Zixuan Zhou" w:date="2026-04-27T03:36:00Z" w16du:dateUtc="2026-04-26T19:36:00Z">
        <w:r w:rsidR="007F3863">
          <w:rPr>
            <w:rFonts w:hint="eastAsia"/>
          </w:rPr>
          <w:t>多个</w:t>
        </w:r>
      </w:ins>
      <w:del w:id="2169" w:author="Zixuan Zhou" w:date="2026-04-27T03:36:00Z" w16du:dateUtc="2026-04-26T19:36:00Z">
        <w:r w:rsidDel="007F3863">
          <w:rPr>
            <w:rFonts w:hint="eastAsia"/>
          </w:rPr>
          <w:delText>以下</w:delText>
        </w:r>
      </w:del>
      <w:r>
        <w:rPr>
          <w:rFonts w:hint="eastAsia"/>
        </w:rPr>
        <w:t>核心发现。</w:t>
      </w:r>
      <w:del w:id="2170" w:author="Zixuan Zhou" w:date="2026-04-27T03:36:00Z" w16du:dateUtc="2026-04-26T19:36:00Z">
        <w:r w:rsidDel="007F3863">
          <w:rPr>
            <w:rFonts w:hint="eastAsia"/>
          </w:rPr>
          <w:delText>第一，</w:delText>
        </w:r>
      </w:del>
      <w:r>
        <w:rPr>
          <w:rFonts w:hint="eastAsia"/>
        </w:rPr>
        <w:t>青少年的生殖健康信息需求呈现</w:t>
      </w:r>
      <w:r w:rsidR="00613CFD">
        <w:rPr>
          <w:rFonts w:hint="eastAsia"/>
        </w:rPr>
        <w:t>“</w:t>
      </w:r>
      <w:r>
        <w:rPr>
          <w:rFonts w:hint="eastAsia"/>
        </w:rPr>
        <w:t>头部集中、长尾分布</w:t>
      </w:r>
      <w:r w:rsidR="00613CFD">
        <w:rPr>
          <w:rFonts w:hint="eastAsia"/>
        </w:rPr>
        <w:t>”</w:t>
      </w:r>
      <w:r>
        <w:rPr>
          <w:rFonts w:hint="eastAsia"/>
        </w:rPr>
        <w:t>特征，基础科普与安全套使用两类议题占据半壁江山，而对人工流产、体外排精等高风险方法的广泛关注则暴露出认知误区与侥幸心理的普遍性。</w:t>
      </w:r>
      <w:del w:id="2171" w:author="Zixuan Zhou" w:date="2026-04-27T03:36:00Z" w16du:dateUtc="2026-04-26T19:36:00Z">
        <w:r w:rsidDel="007F3863">
          <w:rPr>
            <w:rFonts w:hint="eastAsia"/>
          </w:rPr>
          <w:delText>第二，</w:delText>
        </w:r>
      </w:del>
      <w:r>
        <w:rPr>
          <w:rFonts w:hint="eastAsia"/>
        </w:rPr>
        <w:t>用户评论能够有效反映真实需求，其口语化、场景</w:t>
      </w:r>
      <w:proofErr w:type="gramStart"/>
      <w:r>
        <w:rPr>
          <w:rFonts w:hint="eastAsia"/>
        </w:rPr>
        <w:t>化表达</w:t>
      </w:r>
      <w:proofErr w:type="gramEnd"/>
      <w:r>
        <w:rPr>
          <w:rFonts w:hint="eastAsia"/>
        </w:rPr>
        <w:t>中蕴含着传统问卷难以捕捉的敏感困惑与情感诉求，构成极具价值的</w:t>
      </w:r>
      <w:del w:id="2172" w:author="Zixuan Zhou" w:date="2026-04-27T03:36:00Z" w16du:dateUtc="2026-04-26T19:36:00Z">
        <w:r w:rsidR="00613CFD" w:rsidDel="007F3863">
          <w:rPr>
            <w:rFonts w:hint="eastAsia"/>
          </w:rPr>
          <w:delText>“</w:delText>
        </w:r>
        <w:r w:rsidDel="007F3863">
          <w:rPr>
            <w:rFonts w:hint="eastAsia"/>
          </w:rPr>
          <w:delText>活</w:delText>
        </w:r>
      </w:del>
      <w:r>
        <w:rPr>
          <w:rFonts w:hint="eastAsia"/>
        </w:rPr>
        <w:t>数据</w:t>
      </w:r>
      <w:del w:id="2173" w:author="Zixuan Zhou" w:date="2026-04-27T03:36:00Z" w16du:dateUtc="2026-04-26T19:36:00Z">
        <w:r w:rsidR="00613CFD" w:rsidDel="007F3863">
          <w:rPr>
            <w:rFonts w:hint="eastAsia"/>
          </w:rPr>
          <w:delText>”</w:delText>
        </w:r>
      </w:del>
      <w:r>
        <w:rPr>
          <w:rFonts w:hint="eastAsia"/>
        </w:rPr>
        <w:t>来源。</w:t>
      </w:r>
      <w:del w:id="2174" w:author="Zixuan Zhou" w:date="2026-04-27T03:36:00Z" w16du:dateUtc="2026-04-26T19:36:00Z">
        <w:r w:rsidDel="007F3863">
          <w:rPr>
            <w:rFonts w:hint="eastAsia"/>
          </w:rPr>
          <w:delText>第三，</w:delText>
        </w:r>
      </w:del>
      <w:del w:id="2175" w:author="Zixuan Zhou" w:date="2026-04-27T03:37:00Z" w16du:dateUtc="2026-04-26T19:37:00Z">
        <w:r w:rsidDel="007F3863">
          <w:rPr>
            <w:rFonts w:hint="eastAsia"/>
          </w:rPr>
          <w:delText>基于提示工程的大语言模型能够有效完成问题规范化与答案生成任务，配合人工审核与自动化质量筛查，可规模化产出符合临床应用标准的高质量问答对。第四，</w:delText>
        </w:r>
      </w:del>
      <w:r>
        <w:rPr>
          <w:rFonts w:hint="eastAsia"/>
        </w:rPr>
        <w:t>领域微调对模型专业性的提升具有统计显著性，尤其在准确性、信息聚焦度及高风险议题处理上改善明显，但模型对前沿未定论议题和</w:t>
      </w:r>
      <w:proofErr w:type="gramStart"/>
      <w:r>
        <w:rPr>
          <w:rFonts w:hint="eastAsia"/>
        </w:rPr>
        <w:t>伪概念提问仍</w:t>
      </w:r>
      <w:proofErr w:type="gramEnd"/>
      <w:r>
        <w:rPr>
          <w:rFonts w:hint="eastAsia"/>
        </w:rPr>
        <w:t>存在幻觉与迎合</w:t>
      </w:r>
      <w:proofErr w:type="gramStart"/>
      <w:r>
        <w:rPr>
          <w:rFonts w:hint="eastAsia"/>
        </w:rPr>
        <w:t>式回答</w:t>
      </w:r>
      <w:proofErr w:type="gramEnd"/>
      <w:r>
        <w:rPr>
          <w:rFonts w:hint="eastAsia"/>
        </w:rPr>
        <w:t>风险。</w:t>
      </w:r>
    </w:p>
    <w:p w14:paraId="30C6BCA6" w14:textId="0488E527" w:rsidR="002F6E06" w:rsidDel="007F3863" w:rsidRDefault="002F6E06" w:rsidP="002F6E06">
      <w:pPr>
        <w:pStyle w:val="altz"/>
        <w:ind w:firstLine="480"/>
        <w:rPr>
          <w:del w:id="2176" w:author="Zixuan Zhou" w:date="2026-04-27T03:42:00Z" w16du:dateUtc="2026-04-26T19:42:00Z"/>
        </w:rPr>
      </w:pPr>
      <w:del w:id="2177" w:author="Zixuan Zhou" w:date="2026-04-27T03:42:00Z" w16du:dateUtc="2026-04-26T19:42:00Z">
        <w:r w:rsidDel="007F3863">
          <w:rPr>
            <w:rFonts w:hint="eastAsia"/>
          </w:rPr>
          <w:delText>研究在理论层面贡献于三个领域。在社交媒体健康传播研究中，本研究将分析对象从发布端内容下沉至接收端的用户评论与弹幕，将海量非结构化的用户生成内容视为反映真实需求的问题语料库，深化了对平台信息生态内部供需循环的理解，揭示了问答真空现象的客观存在。其次，在青少年生殖健康研究领域，本研究以数据驱动的方式描绘了当代青少年信息需求的精细图谱，从安全套尺寸适配到药物副作用担忧，从生理发育焦虑到情感支持诉求，为理解这一群体的知识盲区与心理状态提供了来自匿名真实场景的规模化证据。最后，在中文医疗大模型研究领域，本研究构建并验证了从</w:delText>
        </w:r>
        <w:r w:rsidR="00613CFD" w:rsidDel="007F3863">
          <w:rPr>
            <w:rFonts w:hint="eastAsia"/>
          </w:rPr>
          <w:delText>“</w:delText>
        </w:r>
        <w:r w:rsidDel="007F3863">
          <w:rPr>
            <w:rFonts w:hint="eastAsia"/>
          </w:rPr>
          <w:delText>非正式提问</w:delText>
        </w:r>
        <w:r w:rsidR="00613CFD" w:rsidDel="007F3863">
          <w:rPr>
            <w:rFonts w:hint="eastAsia"/>
          </w:rPr>
          <w:delText>”</w:delText>
        </w:r>
        <w:r w:rsidDel="007F3863">
          <w:rPr>
            <w:rFonts w:hint="eastAsia"/>
          </w:rPr>
          <w:delText>到</w:delText>
        </w:r>
        <w:r w:rsidR="00613CFD" w:rsidDel="007F3863">
          <w:rPr>
            <w:rFonts w:hint="eastAsia"/>
          </w:rPr>
          <w:delText>“</w:delText>
        </w:r>
        <w:r w:rsidDel="007F3863">
          <w:rPr>
            <w:rFonts w:hint="eastAsia"/>
          </w:rPr>
          <w:delText>领域模型</w:delText>
        </w:r>
        <w:r w:rsidR="00613CFD" w:rsidDel="007F3863">
          <w:rPr>
            <w:rFonts w:hint="eastAsia"/>
          </w:rPr>
          <w:delText>”</w:delText>
        </w:r>
        <w:r w:rsidDel="007F3863">
          <w:rPr>
            <w:rFonts w:hint="eastAsia"/>
          </w:rPr>
          <w:delText>的完整技术链路，探索了大语言模型在高度敏感且文化特定的健康教育语境下的应用模式与能力边界，为垂域模型的数据构建与评估提供了可参考的方法论框架。</w:delText>
        </w:r>
      </w:del>
    </w:p>
    <w:p w14:paraId="58640031" w14:textId="13E93C15" w:rsidR="002F6E06" w:rsidRDefault="002F6E06" w:rsidP="002F6E06">
      <w:pPr>
        <w:pStyle w:val="altz"/>
        <w:ind w:firstLine="480"/>
      </w:pPr>
      <w:r>
        <w:rPr>
          <w:rFonts w:hint="eastAsia"/>
        </w:rPr>
        <w:t>本研究的成果具有多重转化价值。研究揭示的青少年关注点与提问偏好可为学校、公共卫生机构及科普创作者提供精准的内容设计依据，帮助其开发更</w:t>
      </w:r>
      <w:proofErr w:type="gramStart"/>
      <w:r>
        <w:rPr>
          <w:rFonts w:hint="eastAsia"/>
        </w:rPr>
        <w:t>贴合受</w:t>
      </w:r>
      <w:proofErr w:type="gramEnd"/>
      <w:r>
        <w:rPr>
          <w:rFonts w:hint="eastAsia"/>
        </w:rPr>
        <w:t>众需求、传播效果更佳的健康教育材料。其二，研究所构建的</w:t>
      </w:r>
      <w:r>
        <w:rPr>
          <w:rFonts w:hint="eastAsia"/>
        </w:rPr>
        <w:t>2767</w:t>
      </w:r>
      <w:r>
        <w:rPr>
          <w:rFonts w:hint="eastAsia"/>
        </w:rPr>
        <w:t>条问答数据集是国内首个源于社交媒体真实互动场景、面向青少年生殖健康领域、经过专业审核的标准化资源，可直接用于智能问答系统的知识库填充或模型训练，为青少年提供</w:t>
      </w:r>
      <w:r w:rsidR="005F4A1A">
        <w:rPr>
          <w:rFonts w:hint="eastAsia"/>
        </w:rPr>
        <w:t>全天候</w:t>
      </w:r>
      <w:r>
        <w:rPr>
          <w:rFonts w:hint="eastAsia"/>
        </w:rPr>
        <w:t>私密且可靠的信息获取渠道。研究所验证的领域微调方案与多维度评估体系，</w:t>
      </w:r>
      <w:r w:rsidR="00613CFD">
        <w:rPr>
          <w:rFonts w:hint="eastAsia"/>
        </w:rPr>
        <w:t>也可</w:t>
      </w:r>
      <w:r>
        <w:rPr>
          <w:rFonts w:hint="eastAsia"/>
        </w:rPr>
        <w:t>为后续开发面向其他专科或人群的健康教育大模型提供可复用的技术路径与评估范式，降低</w:t>
      </w:r>
      <w:proofErr w:type="gramStart"/>
      <w:r>
        <w:rPr>
          <w:rFonts w:hint="eastAsia"/>
        </w:rPr>
        <w:t>了垂域模型</w:t>
      </w:r>
      <w:proofErr w:type="gramEnd"/>
      <w:r>
        <w:rPr>
          <w:rFonts w:hint="eastAsia"/>
        </w:rPr>
        <w:t>开发的门槛。</w:t>
      </w:r>
    </w:p>
    <w:p w14:paraId="0F6844C0" w14:textId="738A29E7" w:rsidR="002F6E06" w:rsidRDefault="002F6E06" w:rsidP="002F6E06">
      <w:pPr>
        <w:pStyle w:val="2"/>
        <w:spacing w:before="163" w:after="163"/>
        <w:rPr>
          <w:rFonts w:hint="eastAsia"/>
        </w:rPr>
      </w:pPr>
      <w:bookmarkStart w:id="2178" w:name="_Toc228219396"/>
      <w:r>
        <w:rPr>
          <w:rFonts w:hint="eastAsia"/>
        </w:rPr>
        <w:t>研究局限性</w:t>
      </w:r>
      <w:bookmarkEnd w:id="2178"/>
    </w:p>
    <w:p w14:paraId="2E223146" w14:textId="72F2B8BE" w:rsidR="002F6E06" w:rsidRDefault="002F6E06" w:rsidP="002F6E06">
      <w:pPr>
        <w:pStyle w:val="altz"/>
        <w:ind w:firstLine="480"/>
      </w:pPr>
      <w:r>
        <w:rPr>
          <w:rFonts w:hint="eastAsia"/>
        </w:rPr>
        <w:t>本研究存在若干需要客观认识的局限性。在数据来源方面，研究仅聚焦</w:t>
      </w:r>
      <w:r>
        <w:rPr>
          <w:rFonts w:hint="eastAsia"/>
        </w:rPr>
        <w:t>Bilibili</w:t>
      </w:r>
      <w:r>
        <w:rPr>
          <w:rFonts w:hint="eastAsia"/>
        </w:rPr>
        <w:t>单一平台，</w:t>
      </w:r>
      <w:del w:id="2179" w:author="Zixuan Zhou" w:date="2026-04-27T03:44:00Z" w16du:dateUtc="2026-04-26T19:44:00Z">
        <w:r w:rsidDel="00DC6D96">
          <w:rPr>
            <w:rFonts w:hint="eastAsia"/>
          </w:rPr>
          <w:delText>且筛选条件（播放量不低于</w:delText>
        </w:r>
        <w:r w:rsidDel="00DC6D96">
          <w:rPr>
            <w:rFonts w:hint="eastAsia"/>
          </w:rPr>
          <w:delText>10</w:delText>
        </w:r>
        <w:r w:rsidDel="00DC6D96">
          <w:rPr>
            <w:rFonts w:hint="eastAsia"/>
          </w:rPr>
          <w:delText>万次）</w:delText>
        </w:r>
      </w:del>
      <w:r>
        <w:rPr>
          <w:rFonts w:hint="eastAsia"/>
        </w:rPr>
        <w:t>可能导致样本偏向热门视频及其评论区，未能充分覆盖</w:t>
      </w:r>
      <w:proofErr w:type="gramStart"/>
      <w:r>
        <w:rPr>
          <w:rFonts w:hint="eastAsia"/>
        </w:rPr>
        <w:t>小众但重要</w:t>
      </w:r>
      <w:proofErr w:type="gramEnd"/>
      <w:r>
        <w:rPr>
          <w:rFonts w:hint="eastAsia"/>
        </w:rPr>
        <w:t>的声音</w:t>
      </w:r>
      <w:r w:rsidR="00613CFD">
        <w:rPr>
          <w:rFonts w:hint="eastAsia"/>
        </w:rPr>
        <w:t>。</w:t>
      </w:r>
      <w:r>
        <w:rPr>
          <w:rFonts w:hint="eastAsia"/>
        </w:rPr>
        <w:t>同时，平台的匿名机制使得评论者的真实年龄与身份无法完全确认，</w:t>
      </w:r>
      <w:del w:id="2180" w:author="Zixuan Zhou" w:date="2026-04-27T03:44:00Z" w16du:dateUtc="2026-04-26T19:44:00Z">
        <w:r w:rsidDel="00DC6D96">
          <w:rPr>
            <w:rFonts w:hint="eastAsia"/>
          </w:rPr>
          <w:delText>虽已有研究表明</w:delText>
        </w:r>
        <w:r w:rsidDel="00DC6D96">
          <w:rPr>
            <w:rFonts w:hint="eastAsia"/>
          </w:rPr>
          <w:delText>B</w:delText>
        </w:r>
        <w:r w:rsidDel="00DC6D96">
          <w:rPr>
            <w:rFonts w:hint="eastAsia"/>
          </w:rPr>
          <w:delText>站用户以青少年为主体，但</w:delText>
        </w:r>
      </w:del>
      <w:r>
        <w:rPr>
          <w:rFonts w:hint="eastAsia"/>
        </w:rPr>
        <w:t>仍存在偏差可能。在模型层面，尽管领域微调显著提升了性能，大语言模型的</w:t>
      </w:r>
      <w:r w:rsidR="00613CFD">
        <w:rPr>
          <w:rFonts w:hint="eastAsia"/>
        </w:rPr>
        <w:t>“</w:t>
      </w:r>
      <w:r>
        <w:rPr>
          <w:rFonts w:hint="eastAsia"/>
        </w:rPr>
        <w:t>幻觉</w:t>
      </w:r>
      <w:r w:rsidR="00613CFD">
        <w:rPr>
          <w:rFonts w:hint="eastAsia"/>
        </w:rPr>
        <w:t>”</w:t>
      </w:r>
      <w:r>
        <w:rPr>
          <w:rFonts w:hint="eastAsia"/>
        </w:rPr>
        <w:t>问题仍未根除，在面对前沿议题或反常识提问时可能产生事实性错误或安全隐患</w:t>
      </w:r>
      <w:del w:id="2181" w:author="Zixuan Zhou" w:date="2026-04-27T03:44:00Z" w16du:dateUtc="2026-04-26T19:44:00Z">
        <w:r w:rsidDel="00DC6D96">
          <w:rPr>
            <w:rFonts w:hint="eastAsia"/>
          </w:rPr>
          <w:delText>；此外，自动化评估虽经专家标准锚定，但终究无法完全替代人类医生的临床判断</w:delText>
        </w:r>
      </w:del>
      <w:r>
        <w:rPr>
          <w:rFonts w:hint="eastAsia"/>
        </w:rPr>
        <w:t>。</w:t>
      </w:r>
      <w:del w:id="2182" w:author="Zixuan Zhou" w:date="2026-04-27T03:44:00Z" w16du:dateUtc="2026-04-26T19:44:00Z">
        <w:r w:rsidDel="00DC6D96">
          <w:rPr>
            <w:rFonts w:hint="eastAsia"/>
          </w:rPr>
          <w:delText>在资源约束方面，受限于人力与时间，人工审核与专家评分的样本量有限，数据集的规模与多样性仍有扩展空间。</w:delText>
        </w:r>
      </w:del>
    </w:p>
    <w:p w14:paraId="70C914C2" w14:textId="4D367A16" w:rsidR="002F6E06" w:rsidRDefault="002F6E06" w:rsidP="00613CFD">
      <w:pPr>
        <w:pStyle w:val="2"/>
        <w:spacing w:before="163" w:after="163"/>
        <w:rPr>
          <w:rFonts w:hint="eastAsia"/>
        </w:rPr>
      </w:pPr>
      <w:bookmarkStart w:id="2183" w:name="_Toc228219397"/>
      <w:r>
        <w:rPr>
          <w:rFonts w:hint="eastAsia"/>
        </w:rPr>
        <w:t>未来研究展望</w:t>
      </w:r>
      <w:bookmarkEnd w:id="2183"/>
    </w:p>
    <w:p w14:paraId="201D6815" w14:textId="77777777" w:rsidR="00A5617A" w:rsidRDefault="002F6E06" w:rsidP="002F6E06">
      <w:pPr>
        <w:pStyle w:val="altz"/>
        <w:ind w:firstLine="480"/>
      </w:pPr>
      <w:r>
        <w:rPr>
          <w:rFonts w:hint="eastAsia"/>
        </w:rPr>
        <w:t>基于上述局限性与研究发现，未来可从以下方向深入推进。</w:t>
      </w:r>
    </w:p>
    <w:p w14:paraId="19A5CB35" w14:textId="77777777" w:rsidR="00A5617A" w:rsidRDefault="00A5617A" w:rsidP="002F6E06">
      <w:pPr>
        <w:pStyle w:val="altz"/>
        <w:ind w:firstLine="480"/>
      </w:pPr>
      <w:r>
        <w:rPr>
          <w:rFonts w:hint="eastAsia"/>
        </w:rPr>
        <w:t>考虑</w:t>
      </w:r>
      <w:r w:rsidR="002F6E06">
        <w:rPr>
          <w:rFonts w:hint="eastAsia"/>
        </w:rPr>
        <w:t>拓展数据来源至多平台（</w:t>
      </w:r>
      <w:proofErr w:type="gramStart"/>
      <w:r w:rsidR="002F6E06">
        <w:rPr>
          <w:rFonts w:hint="eastAsia"/>
        </w:rPr>
        <w:t>如抖音</w:t>
      </w:r>
      <w:proofErr w:type="gramEnd"/>
      <w:r w:rsidR="002F6E06">
        <w:rPr>
          <w:rFonts w:hint="eastAsia"/>
        </w:rPr>
        <w:t>、微博、小红书），开展跨平台比较研究，以验证本研究发现的普适性或揭示平台生态差异对健康传播的影响。</w:t>
      </w:r>
    </w:p>
    <w:p w14:paraId="488A5F30" w14:textId="77777777" w:rsidR="00A5617A" w:rsidRDefault="002F6E06" w:rsidP="002F6E06">
      <w:pPr>
        <w:pStyle w:val="altz"/>
        <w:ind w:firstLine="480"/>
      </w:pPr>
      <w:r>
        <w:rPr>
          <w:rFonts w:hint="eastAsia"/>
        </w:rPr>
        <w:t>引入医学专家更深度的参与，不仅在审核环节，更在数据采集与问题分类的初期介</w:t>
      </w:r>
      <w:r>
        <w:rPr>
          <w:rFonts w:hint="eastAsia"/>
        </w:rPr>
        <w:lastRenderedPageBreak/>
        <w:t>入，提升数据集的专业纵深。</w:t>
      </w:r>
    </w:p>
    <w:p w14:paraId="45907233" w14:textId="77777777" w:rsidR="00A5617A" w:rsidRDefault="00A5617A" w:rsidP="002F6E06">
      <w:pPr>
        <w:pStyle w:val="altz"/>
        <w:ind w:firstLine="480"/>
      </w:pPr>
      <w:r>
        <w:rPr>
          <w:rFonts w:hint="eastAsia"/>
        </w:rPr>
        <w:t>尝试</w:t>
      </w:r>
      <w:r w:rsidR="002F6E06">
        <w:rPr>
          <w:rFonts w:hint="eastAsia"/>
        </w:rPr>
        <w:t>结合检索增强生成技术，将模型与权威医学知识库动态链接，以缓解幻觉问题并保障答案的时效性与可追溯性。</w:t>
      </w:r>
    </w:p>
    <w:p w14:paraId="0B2942F1" w14:textId="77777777" w:rsidR="00A5617A" w:rsidRDefault="00A5617A" w:rsidP="002F6E06">
      <w:pPr>
        <w:pStyle w:val="altz"/>
        <w:ind w:firstLine="480"/>
      </w:pPr>
      <w:r>
        <w:rPr>
          <w:rFonts w:hint="eastAsia"/>
        </w:rPr>
        <w:t>开展</w:t>
      </w:r>
      <w:r w:rsidR="002F6E06">
        <w:rPr>
          <w:rFonts w:hint="eastAsia"/>
        </w:rPr>
        <w:t>多轮对话与个性化交互</w:t>
      </w:r>
      <w:r>
        <w:rPr>
          <w:rFonts w:hint="eastAsia"/>
        </w:rPr>
        <w:t>的探索</w:t>
      </w:r>
      <w:r w:rsidR="002F6E06">
        <w:rPr>
          <w:rFonts w:hint="eastAsia"/>
        </w:rPr>
        <w:t>，模拟真实咨询场景中的追问与澄清机制，提升智能问答系统的实用体验。</w:t>
      </w:r>
    </w:p>
    <w:p w14:paraId="6D2E3782" w14:textId="06E3731D" w:rsidR="002F6E06" w:rsidRDefault="00A5617A" w:rsidP="002F6E06">
      <w:pPr>
        <w:pStyle w:val="altz"/>
        <w:ind w:firstLine="480"/>
      </w:pPr>
      <w:r>
        <w:rPr>
          <w:rFonts w:hint="eastAsia"/>
        </w:rPr>
        <w:t>注重</w:t>
      </w:r>
      <w:r w:rsidR="002F6E06">
        <w:rPr>
          <w:rFonts w:hint="eastAsia"/>
        </w:rPr>
        <w:t>数据集</w:t>
      </w:r>
      <w:r>
        <w:rPr>
          <w:rFonts w:hint="eastAsia"/>
        </w:rPr>
        <w:t>规模</w:t>
      </w:r>
      <w:r w:rsidR="002F6E06">
        <w:rPr>
          <w:rFonts w:hint="eastAsia"/>
        </w:rPr>
        <w:t>的</w:t>
      </w:r>
      <w:r>
        <w:rPr>
          <w:rFonts w:hint="eastAsia"/>
        </w:rPr>
        <w:t>持续扩充</w:t>
      </w:r>
      <w:r w:rsidR="002F6E06">
        <w:rPr>
          <w:rFonts w:hint="eastAsia"/>
        </w:rPr>
        <w:t>与主题覆盖，特别加强对新兴技术、谣言辟谣及边缘议题的系统性收录，以增强模型的鲁棒性与安全性。</w:t>
      </w:r>
    </w:p>
    <w:p w14:paraId="686572D7" w14:textId="77777777" w:rsidR="002F6E06" w:rsidRDefault="002F6E06">
      <w:pPr>
        <w:pStyle w:val="altz"/>
        <w:ind w:firstLine="480"/>
      </w:pPr>
    </w:p>
    <w:p w14:paraId="5D485288" w14:textId="77777777" w:rsidR="00F54B80" w:rsidRDefault="00F54B80">
      <w:pPr>
        <w:pStyle w:val="altz"/>
        <w:ind w:firstLine="480"/>
        <w:sectPr w:rsidR="00F54B80">
          <w:headerReference w:type="default" r:id="rId45"/>
          <w:endnotePr>
            <w:numFmt w:val="decimal"/>
          </w:endnotePr>
          <w:pgSz w:w="11906" w:h="16838"/>
          <w:pgMar w:top="1701" w:right="1418" w:bottom="1701" w:left="1418" w:header="851" w:footer="850" w:gutter="0"/>
          <w:cols w:space="425"/>
          <w:docGrid w:type="linesAndChars" w:linePitch="326"/>
        </w:sectPr>
      </w:pPr>
    </w:p>
    <w:p w14:paraId="145A8B3B" w14:textId="281719C9" w:rsidR="00613CFD" w:rsidRDefault="00613CFD" w:rsidP="00613CFD">
      <w:pPr>
        <w:pStyle w:val="1"/>
        <w:numPr>
          <w:ilvl w:val="0"/>
          <w:numId w:val="0"/>
        </w:numPr>
        <w:spacing w:before="326" w:after="326"/>
        <w:ind w:left="284"/>
        <w:rPr>
          <w:rFonts w:hint="eastAsia"/>
        </w:rPr>
      </w:pPr>
      <w:bookmarkStart w:id="2184" w:name="_Toc228219398"/>
      <w:r w:rsidRPr="00613CFD">
        <w:rPr>
          <w:rFonts w:hint="eastAsia"/>
        </w:rPr>
        <w:lastRenderedPageBreak/>
        <w:t>附录</w:t>
      </w:r>
      <w:r w:rsidRPr="00613CFD">
        <w:rPr>
          <w:rFonts w:ascii="Times New Roman" w:hAnsi="Times New Roman" w:cs="Times New Roman"/>
        </w:rPr>
        <w:t>A</w:t>
      </w:r>
      <w:r w:rsidRPr="00613CFD">
        <w:rPr>
          <w:rFonts w:hint="eastAsia"/>
        </w:rPr>
        <w:tab/>
      </w:r>
      <w:r w:rsidRPr="00613CFD">
        <w:rPr>
          <w:rFonts w:hint="eastAsia"/>
        </w:rPr>
        <w:t>图表索引</w:t>
      </w:r>
      <w:bookmarkEnd w:id="2184"/>
    </w:p>
    <w:p w14:paraId="72BDACD9" w14:textId="46FFD46E" w:rsidR="00492FE9" w:rsidRDefault="00492FE9" w:rsidP="00492FE9">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r>
        <w:fldChar w:fldCharType="begin"/>
      </w:r>
      <w:r>
        <w:instrText xml:space="preserve"> TOC \h \z \c "</w:instrText>
      </w:r>
      <w:r>
        <w:instrText>图</w:instrText>
      </w:r>
      <w:r>
        <w:instrText xml:space="preserve">" </w:instrText>
      </w:r>
      <w:r>
        <w:fldChar w:fldCharType="separate"/>
      </w:r>
      <w:r>
        <w:rPr>
          <w:noProof/>
        </w:rPr>
        <w:fldChar w:fldCharType="begin"/>
      </w:r>
      <w:r>
        <w:rPr>
          <w:noProof/>
        </w:rPr>
        <w:instrText>HYPERLINK \l "_Toc228023173"</w:instrText>
      </w:r>
      <w:ins w:id="2185" w:author="Zixuan Zhou" w:date="2026-04-27T21:52:00Z" w16du:dateUtc="2026-04-27T13:52:00Z">
        <w:r w:rsidR="001704E8">
          <w:rPr>
            <w:noProof/>
          </w:rPr>
        </w:r>
      </w:ins>
      <w:r>
        <w:rPr>
          <w:noProof/>
        </w:rPr>
        <w:fldChar w:fldCharType="separate"/>
      </w:r>
      <w:r w:rsidRPr="00593876">
        <w:rPr>
          <w:rStyle w:val="afb"/>
          <w:noProof/>
        </w:rPr>
        <w:t>图</w:t>
      </w:r>
      <w:r w:rsidRPr="00593876">
        <w:rPr>
          <w:rStyle w:val="afb"/>
          <w:noProof/>
        </w:rPr>
        <w:t xml:space="preserve"> 1</w:t>
      </w:r>
      <w:r w:rsidRPr="00593876">
        <w:rPr>
          <w:rStyle w:val="afb"/>
          <w:noProof/>
        </w:rPr>
        <w:noBreakHyphen/>
        <w:t xml:space="preserve">1 </w:t>
      </w:r>
      <w:r w:rsidRPr="00593876">
        <w:rPr>
          <w:rStyle w:val="afb"/>
          <w:noProof/>
        </w:rPr>
        <w:t>研究技术路线图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_Toc228023173 \h</w:instrText>
      </w:r>
      <w:r>
        <w:rPr>
          <w:rFonts w:hint="eastAsia"/>
          <w:noProof/>
          <w:webHidden/>
        </w:rPr>
        <w:instrText xml:space="preserve"> </w:instrText>
      </w:r>
      <w:r>
        <w:rPr>
          <w:rFonts w:hint="eastAsia"/>
          <w:noProof/>
          <w:webHidden/>
        </w:rPr>
      </w:r>
      <w:r>
        <w:rPr>
          <w:rFonts w:hint="eastAsia"/>
          <w:noProof/>
          <w:webHidden/>
        </w:rPr>
        <w:fldChar w:fldCharType="separate"/>
      </w:r>
      <w:ins w:id="2186" w:author="Zixuan Zhou" w:date="2026-04-27T21:52:00Z" w16du:dateUtc="2026-04-27T13:52:00Z">
        <w:r w:rsidR="001704E8">
          <w:rPr>
            <w:noProof/>
            <w:webHidden/>
          </w:rPr>
          <w:t>5</w:t>
        </w:r>
      </w:ins>
      <w:del w:id="2187" w:author="Zixuan Zhou" w:date="2026-04-27T21:52:00Z" w16du:dateUtc="2026-04-27T13:52:00Z">
        <w:r w:rsidR="00DC6D96" w:rsidDel="001704E8">
          <w:rPr>
            <w:noProof/>
            <w:webHidden/>
          </w:rPr>
          <w:delText>6</w:delText>
        </w:r>
      </w:del>
      <w:r>
        <w:rPr>
          <w:rFonts w:hint="eastAsia"/>
          <w:noProof/>
          <w:webHidden/>
        </w:rPr>
        <w:fldChar w:fldCharType="end"/>
      </w:r>
      <w:r>
        <w:rPr>
          <w:noProof/>
        </w:rPr>
        <w:fldChar w:fldCharType="end"/>
      </w:r>
    </w:p>
    <w:p w14:paraId="719CF74A" w14:textId="76968B83" w:rsidR="00492FE9" w:rsidRDefault="00492FE9" w:rsidP="00492FE9">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r>
        <w:rPr>
          <w:noProof/>
        </w:rPr>
        <w:fldChar w:fldCharType="begin"/>
      </w:r>
      <w:r>
        <w:rPr>
          <w:noProof/>
        </w:rPr>
        <w:instrText>HYPERLINK \l "_Toc228023174"</w:instrText>
      </w:r>
      <w:ins w:id="2188" w:author="Zixuan Zhou" w:date="2026-04-27T21:52:00Z" w16du:dateUtc="2026-04-27T13:52:00Z">
        <w:r w:rsidR="001704E8">
          <w:rPr>
            <w:noProof/>
          </w:rPr>
        </w:r>
      </w:ins>
      <w:r>
        <w:rPr>
          <w:noProof/>
        </w:rPr>
        <w:fldChar w:fldCharType="separate"/>
      </w:r>
      <w:r w:rsidRPr="00593876">
        <w:rPr>
          <w:rStyle w:val="afb"/>
          <w:noProof/>
        </w:rPr>
        <w:t>图</w:t>
      </w:r>
      <w:r w:rsidRPr="00593876">
        <w:rPr>
          <w:rStyle w:val="afb"/>
          <w:noProof/>
        </w:rPr>
        <w:t xml:space="preserve"> 3</w:t>
      </w:r>
      <w:r w:rsidRPr="00593876">
        <w:rPr>
          <w:rStyle w:val="afb"/>
          <w:noProof/>
        </w:rPr>
        <w:noBreakHyphen/>
        <w:t>1 Bilibili</w:t>
      </w:r>
      <w:r w:rsidRPr="00593876">
        <w:rPr>
          <w:rStyle w:val="afb"/>
          <w:noProof/>
        </w:rPr>
        <w:t>数据采集流程图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_Toc228023174 \h</w:instrText>
      </w:r>
      <w:r>
        <w:rPr>
          <w:rFonts w:hint="eastAsia"/>
          <w:noProof/>
          <w:webHidden/>
        </w:rPr>
        <w:instrText xml:space="preserve"> </w:instrText>
      </w:r>
      <w:r>
        <w:rPr>
          <w:rFonts w:hint="eastAsia"/>
          <w:noProof/>
          <w:webHidden/>
        </w:rPr>
      </w:r>
      <w:r>
        <w:rPr>
          <w:rFonts w:hint="eastAsia"/>
          <w:noProof/>
          <w:webHidden/>
        </w:rPr>
        <w:fldChar w:fldCharType="separate"/>
      </w:r>
      <w:ins w:id="2189" w:author="Zixuan Zhou" w:date="2026-04-27T21:52:00Z" w16du:dateUtc="2026-04-27T13:52:00Z">
        <w:r w:rsidR="001704E8">
          <w:rPr>
            <w:noProof/>
            <w:webHidden/>
          </w:rPr>
          <w:t>12</w:t>
        </w:r>
      </w:ins>
      <w:del w:id="2190" w:author="Zixuan Zhou" w:date="2026-04-27T03:44:00Z" w16du:dateUtc="2026-04-26T19:44:00Z">
        <w:r w:rsidR="00F3185C" w:rsidDel="00DC6D96">
          <w:rPr>
            <w:noProof/>
            <w:webHidden/>
          </w:rPr>
          <w:delText>15</w:delText>
        </w:r>
      </w:del>
      <w:r>
        <w:rPr>
          <w:rFonts w:hint="eastAsia"/>
          <w:noProof/>
          <w:webHidden/>
        </w:rPr>
        <w:fldChar w:fldCharType="end"/>
      </w:r>
      <w:r>
        <w:rPr>
          <w:noProof/>
        </w:rPr>
        <w:fldChar w:fldCharType="end"/>
      </w:r>
    </w:p>
    <w:p w14:paraId="2DC7D8D5" w14:textId="2594DCA1" w:rsidR="00492FE9" w:rsidRDefault="00492FE9" w:rsidP="00492FE9">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r>
        <w:rPr>
          <w:noProof/>
        </w:rPr>
        <w:fldChar w:fldCharType="begin"/>
      </w:r>
      <w:r>
        <w:rPr>
          <w:noProof/>
        </w:rPr>
        <w:instrText>HYPERLINK \l "_Toc228023175"</w:instrText>
      </w:r>
      <w:ins w:id="2191" w:author="Zixuan Zhou" w:date="2026-04-27T21:52:00Z" w16du:dateUtc="2026-04-27T13:52:00Z">
        <w:r w:rsidR="001704E8">
          <w:rPr>
            <w:noProof/>
          </w:rPr>
        </w:r>
      </w:ins>
      <w:r>
        <w:rPr>
          <w:noProof/>
        </w:rPr>
        <w:fldChar w:fldCharType="separate"/>
      </w:r>
      <w:r w:rsidRPr="00593876">
        <w:rPr>
          <w:rStyle w:val="afb"/>
          <w:noProof/>
        </w:rPr>
        <w:t>图</w:t>
      </w:r>
      <w:r w:rsidRPr="00593876">
        <w:rPr>
          <w:rStyle w:val="afb"/>
          <w:noProof/>
        </w:rPr>
        <w:t xml:space="preserve"> 4</w:t>
      </w:r>
      <w:r w:rsidRPr="00593876">
        <w:rPr>
          <w:rStyle w:val="afb"/>
          <w:noProof/>
        </w:rPr>
        <w:noBreakHyphen/>
        <w:t xml:space="preserve">1 </w:t>
      </w:r>
      <w:r w:rsidRPr="00593876">
        <w:rPr>
          <w:rStyle w:val="afb"/>
          <w:noProof/>
        </w:rPr>
        <w:t>用户评论问题主题分类分布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_Toc228023175 \h</w:instrText>
      </w:r>
      <w:r>
        <w:rPr>
          <w:rFonts w:hint="eastAsia"/>
          <w:noProof/>
          <w:webHidden/>
        </w:rPr>
        <w:instrText xml:space="preserve"> </w:instrText>
      </w:r>
      <w:r>
        <w:rPr>
          <w:rFonts w:hint="eastAsia"/>
          <w:noProof/>
          <w:webHidden/>
        </w:rPr>
      </w:r>
      <w:r>
        <w:rPr>
          <w:rFonts w:hint="eastAsia"/>
          <w:noProof/>
          <w:webHidden/>
        </w:rPr>
        <w:fldChar w:fldCharType="separate"/>
      </w:r>
      <w:ins w:id="2192" w:author="Zixuan Zhou" w:date="2026-04-27T21:52:00Z" w16du:dateUtc="2026-04-27T13:52:00Z">
        <w:r w:rsidR="001704E8">
          <w:rPr>
            <w:noProof/>
            <w:webHidden/>
          </w:rPr>
          <w:t>17</w:t>
        </w:r>
      </w:ins>
      <w:del w:id="2193" w:author="Zixuan Zhou" w:date="2026-04-27T03:44:00Z" w16du:dateUtc="2026-04-26T19:44:00Z">
        <w:r w:rsidR="00F3185C" w:rsidDel="00DC6D96">
          <w:rPr>
            <w:noProof/>
            <w:webHidden/>
          </w:rPr>
          <w:delText>20</w:delText>
        </w:r>
      </w:del>
      <w:r>
        <w:rPr>
          <w:rFonts w:hint="eastAsia"/>
          <w:noProof/>
          <w:webHidden/>
        </w:rPr>
        <w:fldChar w:fldCharType="end"/>
      </w:r>
      <w:r>
        <w:rPr>
          <w:noProof/>
        </w:rPr>
        <w:fldChar w:fldCharType="end"/>
      </w:r>
    </w:p>
    <w:p w14:paraId="66D61C19" w14:textId="4049C6E9" w:rsidR="00492FE9" w:rsidRDefault="00492FE9" w:rsidP="00492FE9">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r>
        <w:rPr>
          <w:noProof/>
        </w:rPr>
        <w:fldChar w:fldCharType="begin"/>
      </w:r>
      <w:r>
        <w:rPr>
          <w:noProof/>
        </w:rPr>
        <w:instrText>HYPERLINK \l "_Toc228023176"</w:instrText>
      </w:r>
      <w:ins w:id="2194" w:author="Zixuan Zhou" w:date="2026-04-27T21:52:00Z" w16du:dateUtc="2026-04-27T13:52:00Z">
        <w:r w:rsidR="001704E8">
          <w:rPr>
            <w:noProof/>
          </w:rPr>
        </w:r>
      </w:ins>
      <w:r>
        <w:rPr>
          <w:noProof/>
        </w:rPr>
        <w:fldChar w:fldCharType="separate"/>
      </w:r>
      <w:r w:rsidRPr="00593876">
        <w:rPr>
          <w:rStyle w:val="afb"/>
          <w:rFonts w:ascii="宋体" w:hAnsi="宋体"/>
          <w:noProof/>
        </w:rPr>
        <w:t xml:space="preserve">图 </w:t>
      </w:r>
      <w:r w:rsidRPr="00492FE9">
        <w:rPr>
          <w:rStyle w:val="altz0"/>
          <w:noProof/>
        </w:rPr>
        <w:t>5</w:t>
      </w:r>
      <w:r w:rsidRPr="00492FE9">
        <w:rPr>
          <w:rStyle w:val="altz0"/>
          <w:noProof/>
        </w:rPr>
        <w:noBreakHyphen/>
        <w:t>1</w:t>
      </w:r>
      <w:r w:rsidRPr="00593876">
        <w:rPr>
          <w:rStyle w:val="afb"/>
          <w:rFonts w:ascii="宋体" w:hAnsi="宋体"/>
          <w:noProof/>
        </w:rPr>
        <w:t xml:space="preserve"> 各评价维度下一致性系数(二次加权kappa)雷达图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_Toc228023176 \h</w:instrText>
      </w:r>
      <w:r>
        <w:rPr>
          <w:rFonts w:hint="eastAsia"/>
          <w:noProof/>
          <w:webHidden/>
        </w:rPr>
        <w:instrText xml:space="preserve"> </w:instrText>
      </w:r>
      <w:r>
        <w:rPr>
          <w:rFonts w:hint="eastAsia"/>
          <w:noProof/>
          <w:webHidden/>
        </w:rPr>
      </w:r>
      <w:r>
        <w:rPr>
          <w:rFonts w:hint="eastAsia"/>
          <w:noProof/>
          <w:webHidden/>
        </w:rPr>
        <w:fldChar w:fldCharType="separate"/>
      </w:r>
      <w:ins w:id="2195" w:author="Zixuan Zhou" w:date="2026-04-27T21:52:00Z" w16du:dateUtc="2026-04-27T13:52:00Z">
        <w:r w:rsidR="001704E8">
          <w:rPr>
            <w:noProof/>
            <w:webHidden/>
          </w:rPr>
          <w:t>28</w:t>
        </w:r>
      </w:ins>
      <w:del w:id="2196" w:author="Zixuan Zhou" w:date="2026-04-27T03:44:00Z" w16du:dateUtc="2026-04-26T19:44:00Z">
        <w:r w:rsidR="00F3185C" w:rsidDel="00DC6D96">
          <w:rPr>
            <w:noProof/>
            <w:webHidden/>
          </w:rPr>
          <w:delText>33</w:delText>
        </w:r>
      </w:del>
      <w:r>
        <w:rPr>
          <w:rFonts w:hint="eastAsia"/>
          <w:noProof/>
          <w:webHidden/>
        </w:rPr>
        <w:fldChar w:fldCharType="end"/>
      </w:r>
      <w:r>
        <w:rPr>
          <w:noProof/>
        </w:rPr>
        <w:fldChar w:fldCharType="end"/>
      </w:r>
    </w:p>
    <w:p w14:paraId="3F00D82E" w14:textId="03D45B37" w:rsidR="00492FE9" w:rsidRDefault="00492FE9" w:rsidP="00492FE9">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r>
        <w:rPr>
          <w:noProof/>
        </w:rPr>
        <w:fldChar w:fldCharType="begin"/>
      </w:r>
      <w:r>
        <w:rPr>
          <w:noProof/>
        </w:rPr>
        <w:instrText>HYPERLINK \l "_Toc228023177"</w:instrText>
      </w:r>
      <w:ins w:id="2197" w:author="Zixuan Zhou" w:date="2026-04-27T21:52:00Z" w16du:dateUtc="2026-04-27T13:52:00Z">
        <w:r w:rsidR="001704E8">
          <w:rPr>
            <w:noProof/>
          </w:rPr>
        </w:r>
      </w:ins>
      <w:r>
        <w:rPr>
          <w:noProof/>
        </w:rPr>
        <w:fldChar w:fldCharType="separate"/>
      </w:r>
      <w:r w:rsidRPr="00593876">
        <w:rPr>
          <w:rStyle w:val="afb"/>
          <w:noProof/>
        </w:rPr>
        <w:t>图</w:t>
      </w:r>
      <w:r w:rsidRPr="00593876">
        <w:rPr>
          <w:rStyle w:val="afb"/>
          <w:noProof/>
        </w:rPr>
        <w:t xml:space="preserve"> 6</w:t>
      </w:r>
      <w:r w:rsidRPr="00593876">
        <w:rPr>
          <w:rStyle w:val="afb"/>
          <w:noProof/>
        </w:rPr>
        <w:noBreakHyphen/>
        <w:t xml:space="preserve">1 </w:t>
      </w:r>
      <w:r w:rsidRPr="00593876">
        <w:rPr>
          <w:rStyle w:val="afb"/>
          <w:noProof/>
        </w:rPr>
        <w:t>各模型微调前后</w:t>
      </w:r>
      <w:r w:rsidRPr="00593876">
        <w:rPr>
          <w:rStyle w:val="afb"/>
          <w:noProof/>
        </w:rPr>
        <w:t>ROUGE-L</w:t>
      </w:r>
      <w:r w:rsidRPr="00593876">
        <w:rPr>
          <w:rStyle w:val="afb"/>
          <w:noProof/>
        </w:rPr>
        <w:t>分数对比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_Toc228023177 \h</w:instrText>
      </w:r>
      <w:r>
        <w:rPr>
          <w:rFonts w:hint="eastAsia"/>
          <w:noProof/>
          <w:webHidden/>
        </w:rPr>
        <w:instrText xml:space="preserve"> </w:instrText>
      </w:r>
      <w:r>
        <w:rPr>
          <w:rFonts w:hint="eastAsia"/>
          <w:noProof/>
          <w:webHidden/>
        </w:rPr>
      </w:r>
      <w:r>
        <w:rPr>
          <w:rFonts w:hint="eastAsia"/>
          <w:noProof/>
          <w:webHidden/>
        </w:rPr>
        <w:fldChar w:fldCharType="separate"/>
      </w:r>
      <w:ins w:id="2198" w:author="Zixuan Zhou" w:date="2026-04-27T21:52:00Z" w16du:dateUtc="2026-04-27T13:52:00Z">
        <w:r w:rsidR="001704E8">
          <w:rPr>
            <w:noProof/>
            <w:webHidden/>
          </w:rPr>
          <w:t>39</w:t>
        </w:r>
      </w:ins>
      <w:del w:id="2199" w:author="Zixuan Zhou" w:date="2026-04-27T03:44:00Z" w16du:dateUtc="2026-04-26T19:44:00Z">
        <w:r w:rsidR="00F3185C" w:rsidDel="00DC6D96">
          <w:rPr>
            <w:noProof/>
            <w:webHidden/>
          </w:rPr>
          <w:delText>44</w:delText>
        </w:r>
      </w:del>
      <w:r>
        <w:rPr>
          <w:rFonts w:hint="eastAsia"/>
          <w:noProof/>
          <w:webHidden/>
        </w:rPr>
        <w:fldChar w:fldCharType="end"/>
      </w:r>
      <w:r>
        <w:rPr>
          <w:noProof/>
        </w:rPr>
        <w:fldChar w:fldCharType="end"/>
      </w:r>
    </w:p>
    <w:p w14:paraId="1E72222C" w14:textId="236ACD93" w:rsidR="00492FE9" w:rsidRDefault="00492FE9" w:rsidP="00492FE9">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r>
        <w:rPr>
          <w:noProof/>
        </w:rPr>
        <w:fldChar w:fldCharType="begin"/>
      </w:r>
      <w:r>
        <w:rPr>
          <w:noProof/>
        </w:rPr>
        <w:instrText>HYPERLINK \l "_Toc228023178"</w:instrText>
      </w:r>
      <w:ins w:id="2200" w:author="Zixuan Zhou" w:date="2026-04-27T21:52:00Z" w16du:dateUtc="2026-04-27T13:52:00Z">
        <w:r w:rsidR="001704E8">
          <w:rPr>
            <w:noProof/>
          </w:rPr>
        </w:r>
      </w:ins>
      <w:r>
        <w:rPr>
          <w:noProof/>
        </w:rPr>
        <w:fldChar w:fldCharType="separate"/>
      </w:r>
      <w:r w:rsidRPr="00593876">
        <w:rPr>
          <w:rStyle w:val="afb"/>
          <w:noProof/>
        </w:rPr>
        <w:t>图</w:t>
      </w:r>
      <w:r w:rsidRPr="00593876">
        <w:rPr>
          <w:rStyle w:val="afb"/>
          <w:noProof/>
        </w:rPr>
        <w:t xml:space="preserve"> 6</w:t>
      </w:r>
      <w:r w:rsidRPr="00593876">
        <w:rPr>
          <w:rStyle w:val="afb"/>
          <w:noProof/>
        </w:rPr>
        <w:noBreakHyphen/>
        <w:t xml:space="preserve">2 </w:t>
      </w:r>
      <w:r w:rsidRPr="00593876">
        <w:rPr>
          <w:rStyle w:val="afb"/>
          <w:noProof/>
        </w:rPr>
        <w:t>各模型六维度综合均分对比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_Toc228023178 \h</w:instrText>
      </w:r>
      <w:r>
        <w:rPr>
          <w:rFonts w:hint="eastAsia"/>
          <w:noProof/>
          <w:webHidden/>
        </w:rPr>
        <w:instrText xml:space="preserve"> </w:instrText>
      </w:r>
      <w:r>
        <w:rPr>
          <w:rFonts w:hint="eastAsia"/>
          <w:noProof/>
          <w:webHidden/>
        </w:rPr>
      </w:r>
      <w:r>
        <w:rPr>
          <w:rFonts w:hint="eastAsia"/>
          <w:noProof/>
          <w:webHidden/>
        </w:rPr>
        <w:fldChar w:fldCharType="separate"/>
      </w:r>
      <w:ins w:id="2201" w:author="Zixuan Zhou" w:date="2026-04-27T21:52:00Z" w16du:dateUtc="2026-04-27T13:52:00Z">
        <w:r w:rsidR="001704E8">
          <w:rPr>
            <w:noProof/>
            <w:webHidden/>
          </w:rPr>
          <w:t>40</w:t>
        </w:r>
      </w:ins>
      <w:del w:id="2202" w:author="Zixuan Zhou" w:date="2026-04-27T03:44:00Z" w16du:dateUtc="2026-04-26T19:44:00Z">
        <w:r w:rsidR="00F3185C" w:rsidDel="00DC6D96">
          <w:rPr>
            <w:noProof/>
            <w:webHidden/>
          </w:rPr>
          <w:delText>45</w:delText>
        </w:r>
      </w:del>
      <w:r>
        <w:rPr>
          <w:rFonts w:hint="eastAsia"/>
          <w:noProof/>
          <w:webHidden/>
        </w:rPr>
        <w:fldChar w:fldCharType="end"/>
      </w:r>
      <w:r>
        <w:rPr>
          <w:noProof/>
        </w:rPr>
        <w:fldChar w:fldCharType="end"/>
      </w:r>
    </w:p>
    <w:p w14:paraId="1B95B413" w14:textId="337DA028" w:rsidR="00492FE9" w:rsidRDefault="00492FE9" w:rsidP="00492FE9">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r>
        <w:rPr>
          <w:noProof/>
        </w:rPr>
        <w:fldChar w:fldCharType="begin"/>
      </w:r>
      <w:r>
        <w:rPr>
          <w:noProof/>
        </w:rPr>
        <w:instrText>HYPERLINK \l "_Toc228023179"</w:instrText>
      </w:r>
      <w:ins w:id="2203" w:author="Zixuan Zhou" w:date="2026-04-27T21:52:00Z" w16du:dateUtc="2026-04-27T13:52:00Z">
        <w:r w:rsidR="001704E8">
          <w:rPr>
            <w:noProof/>
          </w:rPr>
        </w:r>
      </w:ins>
      <w:r>
        <w:rPr>
          <w:noProof/>
        </w:rPr>
        <w:fldChar w:fldCharType="separate"/>
      </w:r>
      <w:r w:rsidRPr="00593876">
        <w:rPr>
          <w:rStyle w:val="afb"/>
          <w:noProof/>
        </w:rPr>
        <w:t>图</w:t>
      </w:r>
      <w:r w:rsidRPr="00593876">
        <w:rPr>
          <w:rStyle w:val="afb"/>
          <w:noProof/>
        </w:rPr>
        <w:t xml:space="preserve"> 6</w:t>
      </w:r>
      <w:r w:rsidRPr="00593876">
        <w:rPr>
          <w:rStyle w:val="afb"/>
          <w:noProof/>
        </w:rPr>
        <w:noBreakHyphen/>
        <w:t xml:space="preserve">3 </w:t>
      </w:r>
      <w:r w:rsidRPr="00593876">
        <w:rPr>
          <w:rStyle w:val="afb"/>
          <w:noProof/>
        </w:rPr>
        <w:t>各模型六维度得分差异热力图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_Toc228023179 \h</w:instrText>
      </w:r>
      <w:r>
        <w:rPr>
          <w:rFonts w:hint="eastAsia"/>
          <w:noProof/>
          <w:webHidden/>
        </w:rPr>
        <w:instrText xml:space="preserve"> </w:instrText>
      </w:r>
      <w:r>
        <w:rPr>
          <w:rFonts w:hint="eastAsia"/>
          <w:noProof/>
          <w:webHidden/>
        </w:rPr>
      </w:r>
      <w:r>
        <w:rPr>
          <w:rFonts w:hint="eastAsia"/>
          <w:noProof/>
          <w:webHidden/>
        </w:rPr>
        <w:fldChar w:fldCharType="separate"/>
      </w:r>
      <w:ins w:id="2204" w:author="Zixuan Zhou" w:date="2026-04-27T21:52:00Z" w16du:dateUtc="2026-04-27T13:52:00Z">
        <w:r w:rsidR="001704E8">
          <w:rPr>
            <w:noProof/>
            <w:webHidden/>
          </w:rPr>
          <w:t>41</w:t>
        </w:r>
      </w:ins>
      <w:del w:id="2205" w:author="Zixuan Zhou" w:date="2026-04-27T03:44:00Z" w16du:dateUtc="2026-04-26T19:44:00Z">
        <w:r w:rsidR="00F3185C" w:rsidDel="00DC6D96">
          <w:rPr>
            <w:noProof/>
            <w:webHidden/>
          </w:rPr>
          <w:delText>46</w:delText>
        </w:r>
      </w:del>
      <w:r>
        <w:rPr>
          <w:rFonts w:hint="eastAsia"/>
          <w:noProof/>
          <w:webHidden/>
        </w:rPr>
        <w:fldChar w:fldCharType="end"/>
      </w:r>
      <w:r>
        <w:rPr>
          <w:noProof/>
        </w:rPr>
        <w:fldChar w:fldCharType="end"/>
      </w:r>
    </w:p>
    <w:p w14:paraId="5929F852" w14:textId="7288DD1F" w:rsidR="00492FE9" w:rsidRDefault="00492FE9" w:rsidP="00492FE9">
      <w:pPr>
        <w:pStyle w:val="affe"/>
        <w:tabs>
          <w:tab w:val="right" w:leader="dot" w:pos="9060"/>
        </w:tabs>
        <w:spacing w:afterLines="0" w:after="0" w:line="400" w:lineRule="exact"/>
        <w:ind w:leftChars="0" w:left="0" w:firstLineChars="0" w:firstLine="0"/>
        <w:rPr>
          <w:rFonts w:asciiTheme="minorHAnsi" w:eastAsiaTheme="minorEastAsia" w:hAnsiTheme="minorHAnsi" w:hint="eastAsia"/>
          <w:noProof/>
          <w:sz w:val="22"/>
          <w:szCs w:val="24"/>
          <w14:ligatures w14:val="standardContextual"/>
        </w:rPr>
      </w:pPr>
      <w:r>
        <w:rPr>
          <w:noProof/>
        </w:rPr>
        <w:fldChar w:fldCharType="begin"/>
      </w:r>
      <w:r>
        <w:rPr>
          <w:noProof/>
        </w:rPr>
        <w:instrText>HYPERLINK \l "_Toc228023180"</w:instrText>
      </w:r>
      <w:ins w:id="2206" w:author="Zixuan Zhou" w:date="2026-04-27T21:52:00Z" w16du:dateUtc="2026-04-27T13:52:00Z">
        <w:r w:rsidR="001704E8">
          <w:rPr>
            <w:noProof/>
          </w:rPr>
        </w:r>
      </w:ins>
      <w:r>
        <w:rPr>
          <w:noProof/>
        </w:rPr>
        <w:fldChar w:fldCharType="separate"/>
      </w:r>
      <w:r w:rsidRPr="00593876">
        <w:rPr>
          <w:rStyle w:val="afb"/>
          <w:noProof/>
        </w:rPr>
        <w:t>图</w:t>
      </w:r>
      <w:r w:rsidRPr="00593876">
        <w:rPr>
          <w:rStyle w:val="afb"/>
          <w:noProof/>
        </w:rPr>
        <w:t xml:space="preserve"> 6</w:t>
      </w:r>
      <w:r w:rsidRPr="00593876">
        <w:rPr>
          <w:rStyle w:val="afb"/>
          <w:noProof/>
        </w:rPr>
        <w:noBreakHyphen/>
        <w:t>4 Qwen3-4B</w:t>
      </w:r>
      <w:r w:rsidRPr="00593876">
        <w:rPr>
          <w:rStyle w:val="afb"/>
          <w:noProof/>
        </w:rPr>
        <w:t>模型各主题综合均分提升幅度与显著性水平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_Toc228023180 \h</w:instrText>
      </w:r>
      <w:r>
        <w:rPr>
          <w:rFonts w:hint="eastAsia"/>
          <w:noProof/>
          <w:webHidden/>
        </w:rPr>
        <w:instrText xml:space="preserve"> </w:instrText>
      </w:r>
      <w:r>
        <w:rPr>
          <w:rFonts w:hint="eastAsia"/>
          <w:noProof/>
          <w:webHidden/>
        </w:rPr>
      </w:r>
      <w:r>
        <w:rPr>
          <w:rFonts w:hint="eastAsia"/>
          <w:noProof/>
          <w:webHidden/>
        </w:rPr>
        <w:fldChar w:fldCharType="separate"/>
      </w:r>
      <w:ins w:id="2207" w:author="Zixuan Zhou" w:date="2026-04-27T21:52:00Z" w16du:dateUtc="2026-04-27T13:52:00Z">
        <w:r w:rsidR="001704E8">
          <w:rPr>
            <w:noProof/>
            <w:webHidden/>
          </w:rPr>
          <w:t>46</w:t>
        </w:r>
      </w:ins>
      <w:del w:id="2208" w:author="Zixuan Zhou" w:date="2026-04-27T03:44:00Z" w16du:dateUtc="2026-04-26T19:44:00Z">
        <w:r w:rsidR="00F3185C" w:rsidDel="00DC6D96">
          <w:rPr>
            <w:noProof/>
            <w:webHidden/>
          </w:rPr>
          <w:delText>51</w:delText>
        </w:r>
      </w:del>
      <w:r>
        <w:rPr>
          <w:rFonts w:hint="eastAsia"/>
          <w:noProof/>
          <w:webHidden/>
        </w:rPr>
        <w:fldChar w:fldCharType="end"/>
      </w:r>
      <w:r>
        <w:rPr>
          <w:noProof/>
        </w:rPr>
        <w:fldChar w:fldCharType="end"/>
      </w:r>
    </w:p>
    <w:p w14:paraId="6AD5B327" w14:textId="3A283D34" w:rsidR="00492FE9" w:rsidRDefault="00492FE9" w:rsidP="00492FE9">
      <w:pPr>
        <w:pStyle w:val="altz"/>
        <w:snapToGrid/>
        <w:ind w:firstLineChars="0" w:firstLine="0"/>
      </w:pPr>
      <w:r>
        <w:fldChar w:fldCharType="end"/>
      </w:r>
    </w:p>
    <w:p w14:paraId="447E9292" w14:textId="36112F3E" w:rsidR="00492FE9" w:rsidRPr="00492FE9" w:rsidRDefault="00492FE9" w:rsidP="00492FE9">
      <w:pPr>
        <w:pStyle w:val="affe"/>
        <w:tabs>
          <w:tab w:val="right" w:leader="dot" w:pos="9060"/>
        </w:tabs>
        <w:spacing w:afterLines="0" w:after="0" w:line="400" w:lineRule="exact"/>
        <w:ind w:leftChars="0" w:left="0" w:firstLineChars="0" w:firstLine="0"/>
        <w:rPr>
          <w:rStyle w:val="afb"/>
          <w:noProof/>
        </w:rPr>
      </w:pPr>
      <w:r>
        <w:rPr>
          <w:rStyle w:val="afb"/>
          <w:noProof/>
        </w:rPr>
        <w:fldChar w:fldCharType="begin"/>
      </w:r>
      <w:r>
        <w:rPr>
          <w:rStyle w:val="afb"/>
          <w:noProof/>
        </w:rPr>
        <w:instrText xml:space="preserve"> TOC \h \z \c "</w:instrText>
      </w:r>
      <w:r>
        <w:rPr>
          <w:rStyle w:val="afb"/>
          <w:noProof/>
        </w:rPr>
        <w:instrText>表</w:instrText>
      </w:r>
      <w:r>
        <w:rPr>
          <w:rStyle w:val="afb"/>
          <w:noProof/>
        </w:rPr>
        <w:instrText xml:space="preserve">" </w:instrText>
      </w:r>
      <w:r>
        <w:rPr>
          <w:rStyle w:val="afb"/>
          <w:noProof/>
        </w:rPr>
        <w:fldChar w:fldCharType="separate"/>
      </w:r>
      <w:r>
        <w:rPr>
          <w:noProof/>
        </w:rPr>
        <w:fldChar w:fldCharType="begin"/>
      </w:r>
      <w:r>
        <w:rPr>
          <w:noProof/>
        </w:rPr>
        <w:instrText>HYPERLINK \l "_Toc228022949"</w:instrText>
      </w:r>
      <w:ins w:id="2209" w:author="Zixuan Zhou" w:date="2026-04-27T21:52:00Z" w16du:dateUtc="2026-04-27T13:52:00Z">
        <w:r w:rsidR="001704E8">
          <w:rPr>
            <w:noProof/>
          </w:rPr>
        </w:r>
      </w:ins>
      <w:r>
        <w:rPr>
          <w:noProof/>
        </w:rPr>
        <w:fldChar w:fldCharType="separate"/>
      </w:r>
      <w:r w:rsidRPr="008A4FB0">
        <w:rPr>
          <w:rStyle w:val="afb"/>
          <w:noProof/>
        </w:rPr>
        <w:t>表</w:t>
      </w:r>
      <w:r w:rsidRPr="008A4FB0">
        <w:rPr>
          <w:rStyle w:val="afb"/>
          <w:noProof/>
        </w:rPr>
        <w:t xml:space="preserve"> 3</w:t>
      </w:r>
      <w:r w:rsidRPr="008A4FB0">
        <w:rPr>
          <w:rStyle w:val="afb"/>
          <w:noProof/>
        </w:rPr>
        <w:noBreakHyphen/>
        <w:t xml:space="preserve">1 </w:t>
      </w:r>
      <w:r w:rsidRPr="00492FE9">
        <w:rPr>
          <w:rStyle w:val="afb"/>
          <w:noProof/>
        </w:rPr>
        <w:t>关键词检索表</w:t>
      </w:r>
      <w:r w:rsidRPr="00492FE9">
        <w:rPr>
          <w:rStyle w:val="afb"/>
          <w:noProof/>
          <w:webHidden/>
        </w:rPr>
        <w:tab/>
      </w:r>
      <w:r w:rsidRPr="00492FE9">
        <w:rPr>
          <w:rStyle w:val="afb"/>
          <w:noProof/>
          <w:webHidden/>
        </w:rPr>
        <w:fldChar w:fldCharType="begin"/>
      </w:r>
      <w:r w:rsidRPr="00492FE9">
        <w:rPr>
          <w:rStyle w:val="afb"/>
          <w:noProof/>
          <w:webHidden/>
        </w:rPr>
        <w:instrText xml:space="preserve"> PAGEREF _Toc228022949 \h </w:instrText>
      </w:r>
      <w:r w:rsidRPr="00492FE9">
        <w:rPr>
          <w:rStyle w:val="afb"/>
          <w:noProof/>
          <w:webHidden/>
        </w:rPr>
      </w:r>
      <w:r w:rsidRPr="00492FE9">
        <w:rPr>
          <w:rStyle w:val="afb"/>
          <w:noProof/>
          <w:webHidden/>
        </w:rPr>
        <w:fldChar w:fldCharType="separate"/>
      </w:r>
      <w:ins w:id="2210" w:author="Zixuan Zhou" w:date="2026-04-27T21:52:00Z" w16du:dateUtc="2026-04-27T13:52:00Z">
        <w:r w:rsidR="001704E8">
          <w:rPr>
            <w:rStyle w:val="afb"/>
            <w:noProof/>
            <w:webHidden/>
          </w:rPr>
          <w:t>11</w:t>
        </w:r>
      </w:ins>
      <w:del w:id="2211" w:author="Zixuan Zhou" w:date="2026-04-27T03:45:00Z" w16du:dateUtc="2026-04-26T19:45:00Z">
        <w:r w:rsidR="00F3185C" w:rsidDel="00DC6D96">
          <w:rPr>
            <w:rStyle w:val="afb"/>
            <w:noProof/>
            <w:webHidden/>
          </w:rPr>
          <w:delText>14</w:delText>
        </w:r>
      </w:del>
      <w:r w:rsidRPr="00492FE9">
        <w:rPr>
          <w:rStyle w:val="afb"/>
          <w:noProof/>
          <w:webHidden/>
        </w:rPr>
        <w:fldChar w:fldCharType="end"/>
      </w:r>
      <w:r>
        <w:rPr>
          <w:noProof/>
        </w:rPr>
        <w:fldChar w:fldCharType="end"/>
      </w:r>
    </w:p>
    <w:p w14:paraId="46C9C075" w14:textId="425C1DC3" w:rsidR="00492FE9" w:rsidRPr="00492FE9" w:rsidRDefault="00492FE9" w:rsidP="00492FE9">
      <w:pPr>
        <w:pStyle w:val="affe"/>
        <w:tabs>
          <w:tab w:val="right" w:leader="dot" w:pos="9060"/>
        </w:tabs>
        <w:spacing w:afterLines="0" w:after="0" w:line="400" w:lineRule="exact"/>
        <w:ind w:leftChars="0" w:left="0" w:firstLineChars="0" w:firstLine="0"/>
        <w:rPr>
          <w:rStyle w:val="afb"/>
          <w:noProof/>
        </w:rPr>
      </w:pPr>
      <w:r>
        <w:rPr>
          <w:noProof/>
        </w:rPr>
        <w:fldChar w:fldCharType="begin"/>
      </w:r>
      <w:r>
        <w:rPr>
          <w:noProof/>
        </w:rPr>
        <w:instrText>HYPERLINK \l "_Toc228022950"</w:instrText>
      </w:r>
      <w:ins w:id="2212" w:author="Zixuan Zhou" w:date="2026-04-27T21:52:00Z" w16du:dateUtc="2026-04-27T13:52:00Z">
        <w:r w:rsidR="001704E8">
          <w:rPr>
            <w:noProof/>
          </w:rPr>
        </w:r>
      </w:ins>
      <w:r>
        <w:rPr>
          <w:noProof/>
        </w:rPr>
        <w:fldChar w:fldCharType="separate"/>
      </w:r>
      <w:r w:rsidRPr="008A4FB0">
        <w:rPr>
          <w:rStyle w:val="afb"/>
          <w:noProof/>
        </w:rPr>
        <w:t>表</w:t>
      </w:r>
      <w:r w:rsidRPr="008A4FB0">
        <w:rPr>
          <w:rStyle w:val="afb"/>
          <w:noProof/>
        </w:rPr>
        <w:t xml:space="preserve"> 4</w:t>
      </w:r>
      <w:r w:rsidRPr="008A4FB0">
        <w:rPr>
          <w:rStyle w:val="afb"/>
          <w:noProof/>
        </w:rPr>
        <w:noBreakHyphen/>
        <w:t xml:space="preserve">1 </w:t>
      </w:r>
      <w:r w:rsidRPr="008A4FB0">
        <w:rPr>
          <w:rStyle w:val="afb"/>
          <w:noProof/>
        </w:rPr>
        <w:t>用户评论问题主题分类统计</w:t>
      </w:r>
      <w:r w:rsidRPr="00492FE9">
        <w:rPr>
          <w:rStyle w:val="afb"/>
          <w:noProof/>
          <w:webHidden/>
        </w:rPr>
        <w:tab/>
      </w:r>
      <w:r w:rsidRPr="00492FE9">
        <w:rPr>
          <w:rStyle w:val="afb"/>
          <w:noProof/>
          <w:webHidden/>
        </w:rPr>
        <w:fldChar w:fldCharType="begin"/>
      </w:r>
      <w:r w:rsidRPr="00492FE9">
        <w:rPr>
          <w:rStyle w:val="afb"/>
          <w:noProof/>
          <w:webHidden/>
        </w:rPr>
        <w:instrText xml:space="preserve"> PAGEREF _Toc228022950 \h </w:instrText>
      </w:r>
      <w:r w:rsidRPr="00492FE9">
        <w:rPr>
          <w:rStyle w:val="afb"/>
          <w:noProof/>
          <w:webHidden/>
        </w:rPr>
      </w:r>
      <w:r w:rsidRPr="00492FE9">
        <w:rPr>
          <w:rStyle w:val="afb"/>
          <w:noProof/>
          <w:webHidden/>
        </w:rPr>
        <w:fldChar w:fldCharType="separate"/>
      </w:r>
      <w:ins w:id="2213" w:author="Zixuan Zhou" w:date="2026-04-27T21:52:00Z" w16du:dateUtc="2026-04-27T13:52:00Z">
        <w:r w:rsidR="001704E8">
          <w:rPr>
            <w:rStyle w:val="afb"/>
            <w:noProof/>
            <w:webHidden/>
          </w:rPr>
          <w:t>15</w:t>
        </w:r>
      </w:ins>
      <w:del w:id="2214" w:author="Zixuan Zhou" w:date="2026-04-27T03:45:00Z" w16du:dateUtc="2026-04-26T19:45:00Z">
        <w:r w:rsidR="00F3185C" w:rsidDel="00DC6D96">
          <w:rPr>
            <w:rStyle w:val="afb"/>
            <w:noProof/>
            <w:webHidden/>
          </w:rPr>
          <w:delText>19</w:delText>
        </w:r>
      </w:del>
      <w:r w:rsidRPr="00492FE9">
        <w:rPr>
          <w:rStyle w:val="afb"/>
          <w:noProof/>
          <w:webHidden/>
        </w:rPr>
        <w:fldChar w:fldCharType="end"/>
      </w:r>
      <w:r>
        <w:rPr>
          <w:noProof/>
        </w:rPr>
        <w:fldChar w:fldCharType="end"/>
      </w:r>
    </w:p>
    <w:p w14:paraId="44E9250A" w14:textId="7928D267" w:rsidR="00492FE9" w:rsidRPr="00492FE9" w:rsidRDefault="00492FE9" w:rsidP="00492FE9">
      <w:pPr>
        <w:pStyle w:val="affe"/>
        <w:tabs>
          <w:tab w:val="right" w:leader="dot" w:pos="9060"/>
        </w:tabs>
        <w:spacing w:afterLines="0" w:after="0" w:line="400" w:lineRule="exact"/>
        <w:ind w:leftChars="0" w:left="0" w:firstLineChars="0" w:firstLine="0"/>
        <w:rPr>
          <w:rStyle w:val="afb"/>
          <w:noProof/>
        </w:rPr>
      </w:pPr>
      <w:r>
        <w:rPr>
          <w:noProof/>
        </w:rPr>
        <w:fldChar w:fldCharType="begin"/>
      </w:r>
      <w:r>
        <w:rPr>
          <w:noProof/>
        </w:rPr>
        <w:instrText>HYPERLINK \l "_Toc228022951"</w:instrText>
      </w:r>
      <w:ins w:id="2215" w:author="Zixuan Zhou" w:date="2026-04-27T21:52:00Z" w16du:dateUtc="2026-04-27T13:52:00Z">
        <w:r w:rsidR="001704E8">
          <w:rPr>
            <w:noProof/>
          </w:rPr>
        </w:r>
      </w:ins>
      <w:r>
        <w:rPr>
          <w:noProof/>
        </w:rPr>
        <w:fldChar w:fldCharType="separate"/>
      </w:r>
      <w:r w:rsidRPr="00492FE9">
        <w:rPr>
          <w:rStyle w:val="afb"/>
          <w:noProof/>
        </w:rPr>
        <w:t>表</w:t>
      </w:r>
      <w:r w:rsidRPr="00492FE9">
        <w:rPr>
          <w:rStyle w:val="afb"/>
          <w:noProof/>
        </w:rPr>
        <w:t xml:space="preserve"> 5</w:t>
      </w:r>
      <w:r w:rsidRPr="00492FE9">
        <w:rPr>
          <w:rStyle w:val="afb"/>
          <w:noProof/>
        </w:rPr>
        <w:noBreakHyphen/>
        <w:t xml:space="preserve">1 </w:t>
      </w:r>
      <w:r w:rsidRPr="00492FE9">
        <w:rPr>
          <w:rStyle w:val="afb"/>
          <w:noProof/>
        </w:rPr>
        <w:t>问题规范化提示词</w:t>
      </w:r>
      <w:r w:rsidRPr="00492FE9">
        <w:rPr>
          <w:rStyle w:val="afb"/>
          <w:noProof/>
          <w:webHidden/>
        </w:rPr>
        <w:tab/>
      </w:r>
      <w:r w:rsidRPr="00492FE9">
        <w:rPr>
          <w:rStyle w:val="afb"/>
          <w:noProof/>
          <w:webHidden/>
        </w:rPr>
        <w:fldChar w:fldCharType="begin"/>
      </w:r>
      <w:r w:rsidRPr="00492FE9">
        <w:rPr>
          <w:rStyle w:val="afb"/>
          <w:noProof/>
          <w:webHidden/>
        </w:rPr>
        <w:instrText xml:space="preserve"> PAGEREF _Toc228022951 \h </w:instrText>
      </w:r>
      <w:r w:rsidRPr="00492FE9">
        <w:rPr>
          <w:rStyle w:val="afb"/>
          <w:noProof/>
          <w:webHidden/>
        </w:rPr>
      </w:r>
      <w:r w:rsidRPr="00492FE9">
        <w:rPr>
          <w:rStyle w:val="afb"/>
          <w:noProof/>
          <w:webHidden/>
        </w:rPr>
        <w:fldChar w:fldCharType="separate"/>
      </w:r>
      <w:ins w:id="2216" w:author="Zixuan Zhou" w:date="2026-04-27T21:52:00Z" w16du:dateUtc="2026-04-27T13:52:00Z">
        <w:r w:rsidR="001704E8">
          <w:rPr>
            <w:rStyle w:val="afb"/>
            <w:noProof/>
            <w:webHidden/>
          </w:rPr>
          <w:t>21</w:t>
        </w:r>
      </w:ins>
      <w:del w:id="2217" w:author="Zixuan Zhou" w:date="2026-04-27T03:45:00Z" w16du:dateUtc="2026-04-26T19:45:00Z">
        <w:r w:rsidR="00F3185C" w:rsidDel="00DC6D96">
          <w:rPr>
            <w:rStyle w:val="afb"/>
            <w:noProof/>
            <w:webHidden/>
          </w:rPr>
          <w:delText>25</w:delText>
        </w:r>
      </w:del>
      <w:r w:rsidRPr="00492FE9">
        <w:rPr>
          <w:rStyle w:val="afb"/>
          <w:noProof/>
          <w:webHidden/>
        </w:rPr>
        <w:fldChar w:fldCharType="end"/>
      </w:r>
      <w:r>
        <w:rPr>
          <w:noProof/>
        </w:rPr>
        <w:fldChar w:fldCharType="end"/>
      </w:r>
    </w:p>
    <w:p w14:paraId="3F3ED6FC" w14:textId="6183669E" w:rsidR="00492FE9" w:rsidRPr="00492FE9" w:rsidRDefault="00492FE9" w:rsidP="00492FE9">
      <w:pPr>
        <w:pStyle w:val="affe"/>
        <w:tabs>
          <w:tab w:val="right" w:leader="dot" w:pos="9060"/>
        </w:tabs>
        <w:spacing w:afterLines="0" w:after="0" w:line="400" w:lineRule="exact"/>
        <w:ind w:leftChars="0" w:left="0" w:firstLineChars="0" w:firstLine="0"/>
        <w:rPr>
          <w:rStyle w:val="afb"/>
          <w:noProof/>
        </w:rPr>
      </w:pPr>
      <w:r>
        <w:rPr>
          <w:noProof/>
        </w:rPr>
        <w:fldChar w:fldCharType="begin"/>
      </w:r>
      <w:r>
        <w:rPr>
          <w:noProof/>
        </w:rPr>
        <w:instrText>HYPERLINK \l "_Toc228022952"</w:instrText>
      </w:r>
      <w:ins w:id="2218" w:author="Zixuan Zhou" w:date="2026-04-27T21:52:00Z" w16du:dateUtc="2026-04-27T13:52:00Z">
        <w:r w:rsidR="001704E8">
          <w:rPr>
            <w:noProof/>
          </w:rPr>
        </w:r>
      </w:ins>
      <w:r>
        <w:rPr>
          <w:noProof/>
        </w:rPr>
        <w:fldChar w:fldCharType="separate"/>
      </w:r>
      <w:r w:rsidRPr="00492FE9">
        <w:rPr>
          <w:rStyle w:val="afb"/>
          <w:noProof/>
        </w:rPr>
        <w:t>表</w:t>
      </w:r>
      <w:r w:rsidRPr="00492FE9">
        <w:rPr>
          <w:rStyle w:val="afb"/>
          <w:noProof/>
        </w:rPr>
        <w:t xml:space="preserve"> 5</w:t>
      </w:r>
      <w:r w:rsidRPr="00492FE9">
        <w:rPr>
          <w:rStyle w:val="afb"/>
          <w:noProof/>
        </w:rPr>
        <w:noBreakHyphen/>
        <w:t xml:space="preserve">2 </w:t>
      </w:r>
      <w:r w:rsidRPr="00492FE9">
        <w:rPr>
          <w:rStyle w:val="afb"/>
          <w:noProof/>
        </w:rPr>
        <w:t>答案生成提示词</w:t>
      </w:r>
      <w:r w:rsidRPr="00492FE9">
        <w:rPr>
          <w:rStyle w:val="afb"/>
          <w:noProof/>
          <w:webHidden/>
        </w:rPr>
        <w:tab/>
      </w:r>
      <w:r w:rsidRPr="00492FE9">
        <w:rPr>
          <w:rStyle w:val="afb"/>
          <w:noProof/>
          <w:webHidden/>
        </w:rPr>
        <w:fldChar w:fldCharType="begin"/>
      </w:r>
      <w:r w:rsidRPr="00492FE9">
        <w:rPr>
          <w:rStyle w:val="afb"/>
          <w:noProof/>
          <w:webHidden/>
        </w:rPr>
        <w:instrText xml:space="preserve"> PAGEREF _Toc228022952 \h </w:instrText>
      </w:r>
      <w:r w:rsidRPr="00492FE9">
        <w:rPr>
          <w:rStyle w:val="afb"/>
          <w:noProof/>
          <w:webHidden/>
        </w:rPr>
      </w:r>
      <w:r w:rsidRPr="00492FE9">
        <w:rPr>
          <w:rStyle w:val="afb"/>
          <w:noProof/>
          <w:webHidden/>
        </w:rPr>
        <w:fldChar w:fldCharType="separate"/>
      </w:r>
      <w:ins w:id="2219" w:author="Zixuan Zhou" w:date="2026-04-27T21:52:00Z" w16du:dateUtc="2026-04-27T13:52:00Z">
        <w:r w:rsidR="001704E8">
          <w:rPr>
            <w:rStyle w:val="afb"/>
            <w:noProof/>
            <w:webHidden/>
          </w:rPr>
          <w:t>23</w:t>
        </w:r>
      </w:ins>
      <w:del w:id="2220" w:author="Zixuan Zhou" w:date="2026-04-27T03:45:00Z" w16du:dateUtc="2026-04-26T19:45:00Z">
        <w:r w:rsidR="00F3185C" w:rsidDel="00DC6D96">
          <w:rPr>
            <w:rStyle w:val="afb"/>
            <w:noProof/>
            <w:webHidden/>
          </w:rPr>
          <w:delText>29</w:delText>
        </w:r>
      </w:del>
      <w:r w:rsidRPr="00492FE9">
        <w:rPr>
          <w:rStyle w:val="afb"/>
          <w:noProof/>
          <w:webHidden/>
        </w:rPr>
        <w:fldChar w:fldCharType="end"/>
      </w:r>
      <w:r>
        <w:rPr>
          <w:noProof/>
        </w:rPr>
        <w:fldChar w:fldCharType="end"/>
      </w:r>
    </w:p>
    <w:p w14:paraId="68CA6007" w14:textId="127B2E4B" w:rsidR="00492FE9" w:rsidRPr="00492FE9" w:rsidRDefault="00492FE9" w:rsidP="00492FE9">
      <w:pPr>
        <w:pStyle w:val="affe"/>
        <w:tabs>
          <w:tab w:val="right" w:leader="dot" w:pos="9060"/>
        </w:tabs>
        <w:spacing w:afterLines="0" w:after="0" w:line="400" w:lineRule="exact"/>
        <w:ind w:leftChars="0" w:left="0" w:firstLineChars="0" w:firstLine="0"/>
        <w:rPr>
          <w:rStyle w:val="afb"/>
          <w:noProof/>
        </w:rPr>
      </w:pPr>
      <w:r>
        <w:rPr>
          <w:noProof/>
        </w:rPr>
        <w:fldChar w:fldCharType="begin"/>
      </w:r>
      <w:r>
        <w:rPr>
          <w:noProof/>
        </w:rPr>
        <w:instrText>HYPERLINK \l "_Toc228022953"</w:instrText>
      </w:r>
      <w:ins w:id="2221" w:author="Zixuan Zhou" w:date="2026-04-27T21:52:00Z" w16du:dateUtc="2026-04-27T13:52:00Z">
        <w:r w:rsidR="001704E8">
          <w:rPr>
            <w:noProof/>
          </w:rPr>
        </w:r>
      </w:ins>
      <w:r>
        <w:rPr>
          <w:noProof/>
        </w:rPr>
        <w:fldChar w:fldCharType="separate"/>
      </w:r>
      <w:r w:rsidRPr="00492FE9">
        <w:rPr>
          <w:rStyle w:val="afb"/>
          <w:noProof/>
        </w:rPr>
        <w:t>表</w:t>
      </w:r>
      <w:r w:rsidRPr="00492FE9">
        <w:rPr>
          <w:rStyle w:val="afb"/>
          <w:noProof/>
        </w:rPr>
        <w:t xml:space="preserve"> 5</w:t>
      </w:r>
      <w:r w:rsidRPr="00492FE9">
        <w:rPr>
          <w:rStyle w:val="afb"/>
          <w:noProof/>
        </w:rPr>
        <w:noBreakHyphen/>
        <w:t xml:space="preserve">3 </w:t>
      </w:r>
      <w:r w:rsidRPr="00492FE9">
        <w:rPr>
          <w:rStyle w:val="afb"/>
          <w:noProof/>
        </w:rPr>
        <w:t>打分指标量表</w:t>
      </w:r>
      <w:r w:rsidRPr="00492FE9">
        <w:rPr>
          <w:rStyle w:val="afb"/>
          <w:noProof/>
          <w:webHidden/>
        </w:rPr>
        <w:tab/>
      </w:r>
      <w:r w:rsidRPr="00492FE9">
        <w:rPr>
          <w:rStyle w:val="afb"/>
          <w:noProof/>
          <w:webHidden/>
        </w:rPr>
        <w:fldChar w:fldCharType="begin"/>
      </w:r>
      <w:r w:rsidRPr="00492FE9">
        <w:rPr>
          <w:rStyle w:val="afb"/>
          <w:noProof/>
          <w:webHidden/>
        </w:rPr>
        <w:instrText xml:space="preserve"> PAGEREF _Toc228022953 \h </w:instrText>
      </w:r>
      <w:r w:rsidRPr="00492FE9">
        <w:rPr>
          <w:rStyle w:val="afb"/>
          <w:noProof/>
          <w:webHidden/>
        </w:rPr>
      </w:r>
      <w:r w:rsidRPr="00492FE9">
        <w:rPr>
          <w:rStyle w:val="afb"/>
          <w:noProof/>
          <w:webHidden/>
        </w:rPr>
        <w:fldChar w:fldCharType="separate"/>
      </w:r>
      <w:ins w:id="2222" w:author="Zixuan Zhou" w:date="2026-04-27T21:52:00Z" w16du:dateUtc="2026-04-27T13:52:00Z">
        <w:r w:rsidR="001704E8">
          <w:rPr>
            <w:rStyle w:val="afb"/>
            <w:noProof/>
            <w:webHidden/>
          </w:rPr>
          <w:t>24</w:t>
        </w:r>
      </w:ins>
      <w:del w:id="2223" w:author="Zixuan Zhou" w:date="2026-04-27T03:45:00Z" w16du:dateUtc="2026-04-26T19:45:00Z">
        <w:r w:rsidR="00F3185C" w:rsidDel="00DC6D96">
          <w:rPr>
            <w:rStyle w:val="afb"/>
            <w:noProof/>
            <w:webHidden/>
          </w:rPr>
          <w:delText>30</w:delText>
        </w:r>
      </w:del>
      <w:r w:rsidRPr="00492FE9">
        <w:rPr>
          <w:rStyle w:val="afb"/>
          <w:noProof/>
          <w:webHidden/>
        </w:rPr>
        <w:fldChar w:fldCharType="end"/>
      </w:r>
      <w:r>
        <w:rPr>
          <w:noProof/>
        </w:rPr>
        <w:fldChar w:fldCharType="end"/>
      </w:r>
    </w:p>
    <w:p w14:paraId="36D2EE9F" w14:textId="4C2D68E2" w:rsidR="00492FE9" w:rsidRPr="00492FE9" w:rsidRDefault="00492FE9" w:rsidP="00492FE9">
      <w:pPr>
        <w:pStyle w:val="affe"/>
        <w:tabs>
          <w:tab w:val="right" w:leader="dot" w:pos="9060"/>
        </w:tabs>
        <w:spacing w:afterLines="0" w:after="0" w:line="400" w:lineRule="exact"/>
        <w:ind w:leftChars="0" w:left="0" w:firstLineChars="0" w:firstLine="0"/>
        <w:rPr>
          <w:rStyle w:val="afb"/>
          <w:noProof/>
        </w:rPr>
      </w:pPr>
      <w:r>
        <w:rPr>
          <w:noProof/>
        </w:rPr>
        <w:fldChar w:fldCharType="begin"/>
      </w:r>
      <w:r>
        <w:rPr>
          <w:noProof/>
        </w:rPr>
        <w:instrText>HYPERLINK \l "_Toc228022954"</w:instrText>
      </w:r>
      <w:ins w:id="2224" w:author="Zixuan Zhou" w:date="2026-04-27T21:52:00Z" w16du:dateUtc="2026-04-27T13:52:00Z">
        <w:r w:rsidR="001704E8">
          <w:rPr>
            <w:noProof/>
          </w:rPr>
        </w:r>
      </w:ins>
      <w:r>
        <w:rPr>
          <w:noProof/>
        </w:rPr>
        <w:fldChar w:fldCharType="separate"/>
      </w:r>
      <w:r w:rsidRPr="00492FE9">
        <w:rPr>
          <w:rStyle w:val="afb"/>
          <w:noProof/>
        </w:rPr>
        <w:t>表</w:t>
      </w:r>
      <w:r w:rsidRPr="00492FE9">
        <w:rPr>
          <w:rStyle w:val="afb"/>
          <w:noProof/>
        </w:rPr>
        <w:t xml:space="preserve"> 5</w:t>
      </w:r>
      <w:r w:rsidRPr="00492FE9">
        <w:rPr>
          <w:rStyle w:val="afb"/>
          <w:noProof/>
        </w:rPr>
        <w:noBreakHyphen/>
        <w:t xml:space="preserve">4 </w:t>
      </w:r>
      <w:r w:rsidRPr="00492FE9">
        <w:rPr>
          <w:rStyle w:val="afb"/>
          <w:noProof/>
        </w:rPr>
        <w:t>各参评模型与临床专家打分的平均一致性对比</w:t>
      </w:r>
      <w:r w:rsidRPr="00492FE9">
        <w:rPr>
          <w:rStyle w:val="afb"/>
          <w:noProof/>
          <w:webHidden/>
        </w:rPr>
        <w:tab/>
      </w:r>
      <w:r w:rsidRPr="00492FE9">
        <w:rPr>
          <w:rStyle w:val="afb"/>
          <w:noProof/>
          <w:webHidden/>
        </w:rPr>
        <w:fldChar w:fldCharType="begin"/>
      </w:r>
      <w:r w:rsidRPr="00492FE9">
        <w:rPr>
          <w:rStyle w:val="afb"/>
          <w:noProof/>
          <w:webHidden/>
        </w:rPr>
        <w:instrText xml:space="preserve"> PAGEREF _Toc228022954 \h </w:instrText>
      </w:r>
      <w:r w:rsidRPr="00492FE9">
        <w:rPr>
          <w:rStyle w:val="afb"/>
          <w:noProof/>
          <w:webHidden/>
        </w:rPr>
      </w:r>
      <w:r w:rsidRPr="00492FE9">
        <w:rPr>
          <w:rStyle w:val="afb"/>
          <w:noProof/>
          <w:webHidden/>
        </w:rPr>
        <w:fldChar w:fldCharType="separate"/>
      </w:r>
      <w:ins w:id="2225" w:author="Zixuan Zhou" w:date="2026-04-27T21:52:00Z" w16du:dateUtc="2026-04-27T13:52:00Z">
        <w:r w:rsidR="001704E8">
          <w:rPr>
            <w:rStyle w:val="afb"/>
            <w:noProof/>
            <w:webHidden/>
          </w:rPr>
          <w:t>27</w:t>
        </w:r>
      </w:ins>
      <w:del w:id="2226" w:author="Zixuan Zhou" w:date="2026-04-27T03:45:00Z" w16du:dateUtc="2026-04-26T19:45:00Z">
        <w:r w:rsidR="00F3185C" w:rsidDel="00DC6D96">
          <w:rPr>
            <w:rStyle w:val="afb"/>
            <w:noProof/>
            <w:webHidden/>
          </w:rPr>
          <w:delText>32</w:delText>
        </w:r>
      </w:del>
      <w:r w:rsidRPr="00492FE9">
        <w:rPr>
          <w:rStyle w:val="afb"/>
          <w:noProof/>
          <w:webHidden/>
        </w:rPr>
        <w:fldChar w:fldCharType="end"/>
      </w:r>
      <w:r>
        <w:rPr>
          <w:noProof/>
        </w:rPr>
        <w:fldChar w:fldCharType="end"/>
      </w:r>
    </w:p>
    <w:p w14:paraId="551909D3" w14:textId="70E8771F" w:rsidR="00492FE9" w:rsidRPr="00492FE9" w:rsidRDefault="00492FE9" w:rsidP="00492FE9">
      <w:pPr>
        <w:pStyle w:val="affe"/>
        <w:tabs>
          <w:tab w:val="right" w:leader="dot" w:pos="9060"/>
        </w:tabs>
        <w:spacing w:afterLines="0" w:after="0" w:line="400" w:lineRule="exact"/>
        <w:ind w:leftChars="0" w:left="0" w:firstLineChars="0" w:firstLine="0"/>
        <w:rPr>
          <w:rStyle w:val="afb"/>
          <w:noProof/>
        </w:rPr>
      </w:pPr>
      <w:r>
        <w:rPr>
          <w:noProof/>
        </w:rPr>
        <w:fldChar w:fldCharType="begin"/>
      </w:r>
      <w:r>
        <w:rPr>
          <w:noProof/>
        </w:rPr>
        <w:instrText>HYPERLINK \l "_Toc228022955"</w:instrText>
      </w:r>
      <w:ins w:id="2227" w:author="Zixuan Zhou" w:date="2026-04-27T21:52:00Z" w16du:dateUtc="2026-04-27T13:52:00Z">
        <w:r w:rsidR="001704E8">
          <w:rPr>
            <w:noProof/>
          </w:rPr>
        </w:r>
      </w:ins>
      <w:r>
        <w:rPr>
          <w:noProof/>
        </w:rPr>
        <w:fldChar w:fldCharType="separate"/>
      </w:r>
      <w:r w:rsidRPr="00492FE9">
        <w:rPr>
          <w:rStyle w:val="afb"/>
          <w:noProof/>
        </w:rPr>
        <w:t>表</w:t>
      </w:r>
      <w:r w:rsidRPr="00492FE9">
        <w:rPr>
          <w:rStyle w:val="afb"/>
          <w:noProof/>
        </w:rPr>
        <w:t xml:space="preserve"> 5</w:t>
      </w:r>
      <w:r w:rsidRPr="00492FE9">
        <w:rPr>
          <w:rStyle w:val="afb"/>
          <w:noProof/>
        </w:rPr>
        <w:noBreakHyphen/>
        <w:t xml:space="preserve">5 </w:t>
      </w:r>
      <w:r w:rsidRPr="00492FE9">
        <w:rPr>
          <w:rStyle w:val="afb"/>
          <w:noProof/>
        </w:rPr>
        <w:t>主要候选模型与不同临床专家打分的一致性分析结果</w:t>
      </w:r>
      <w:r w:rsidRPr="00492FE9">
        <w:rPr>
          <w:rStyle w:val="afb"/>
          <w:noProof/>
          <w:webHidden/>
        </w:rPr>
        <w:tab/>
      </w:r>
      <w:r w:rsidRPr="00492FE9">
        <w:rPr>
          <w:rStyle w:val="afb"/>
          <w:noProof/>
          <w:webHidden/>
        </w:rPr>
        <w:fldChar w:fldCharType="begin"/>
      </w:r>
      <w:r w:rsidRPr="00492FE9">
        <w:rPr>
          <w:rStyle w:val="afb"/>
          <w:noProof/>
          <w:webHidden/>
        </w:rPr>
        <w:instrText xml:space="preserve"> PAGEREF _Toc228022955 \h </w:instrText>
      </w:r>
      <w:r w:rsidRPr="00492FE9">
        <w:rPr>
          <w:rStyle w:val="afb"/>
          <w:noProof/>
          <w:webHidden/>
        </w:rPr>
      </w:r>
      <w:r w:rsidRPr="00492FE9">
        <w:rPr>
          <w:rStyle w:val="afb"/>
          <w:noProof/>
          <w:webHidden/>
        </w:rPr>
        <w:fldChar w:fldCharType="separate"/>
      </w:r>
      <w:ins w:id="2228" w:author="Zixuan Zhou" w:date="2026-04-27T21:52:00Z" w16du:dateUtc="2026-04-27T13:52:00Z">
        <w:r w:rsidR="001704E8">
          <w:rPr>
            <w:rStyle w:val="afb"/>
            <w:noProof/>
            <w:webHidden/>
          </w:rPr>
          <w:t>29</w:t>
        </w:r>
      </w:ins>
      <w:del w:id="2229" w:author="Zixuan Zhou" w:date="2026-04-27T03:45:00Z" w16du:dateUtc="2026-04-26T19:45:00Z">
        <w:r w:rsidR="00F3185C" w:rsidDel="00DC6D96">
          <w:rPr>
            <w:rStyle w:val="afb"/>
            <w:noProof/>
            <w:webHidden/>
          </w:rPr>
          <w:delText>34</w:delText>
        </w:r>
      </w:del>
      <w:r w:rsidRPr="00492FE9">
        <w:rPr>
          <w:rStyle w:val="afb"/>
          <w:noProof/>
          <w:webHidden/>
        </w:rPr>
        <w:fldChar w:fldCharType="end"/>
      </w:r>
      <w:r>
        <w:rPr>
          <w:noProof/>
        </w:rPr>
        <w:fldChar w:fldCharType="end"/>
      </w:r>
    </w:p>
    <w:p w14:paraId="3C9AC91B" w14:textId="2166E0F6" w:rsidR="00492FE9" w:rsidRPr="00492FE9" w:rsidRDefault="00492FE9" w:rsidP="00492FE9">
      <w:pPr>
        <w:pStyle w:val="affe"/>
        <w:tabs>
          <w:tab w:val="right" w:leader="dot" w:pos="9060"/>
        </w:tabs>
        <w:spacing w:afterLines="0" w:after="0" w:line="400" w:lineRule="exact"/>
        <w:ind w:leftChars="0" w:left="0" w:firstLineChars="0" w:firstLine="0"/>
        <w:rPr>
          <w:rStyle w:val="afb"/>
          <w:noProof/>
        </w:rPr>
      </w:pPr>
      <w:r>
        <w:rPr>
          <w:noProof/>
        </w:rPr>
        <w:fldChar w:fldCharType="begin"/>
      </w:r>
      <w:r>
        <w:rPr>
          <w:noProof/>
        </w:rPr>
        <w:instrText>HYPERLINK \l "_Toc228022956"</w:instrText>
      </w:r>
      <w:ins w:id="2230" w:author="Zixuan Zhou" w:date="2026-04-27T21:52:00Z" w16du:dateUtc="2026-04-27T13:52:00Z">
        <w:r w:rsidR="001704E8">
          <w:rPr>
            <w:noProof/>
          </w:rPr>
        </w:r>
      </w:ins>
      <w:r>
        <w:rPr>
          <w:noProof/>
        </w:rPr>
        <w:fldChar w:fldCharType="separate"/>
      </w:r>
      <w:r w:rsidRPr="008A4FB0">
        <w:rPr>
          <w:rStyle w:val="afb"/>
          <w:noProof/>
        </w:rPr>
        <w:t>表</w:t>
      </w:r>
      <w:r w:rsidRPr="008A4FB0">
        <w:rPr>
          <w:rStyle w:val="afb"/>
          <w:noProof/>
        </w:rPr>
        <w:t xml:space="preserve"> 5</w:t>
      </w:r>
      <w:r w:rsidRPr="008A4FB0">
        <w:rPr>
          <w:rStyle w:val="afb"/>
          <w:noProof/>
        </w:rPr>
        <w:noBreakHyphen/>
        <w:t xml:space="preserve">6 </w:t>
      </w:r>
      <w:r w:rsidRPr="008A4FB0">
        <w:rPr>
          <w:rStyle w:val="afb"/>
          <w:noProof/>
        </w:rPr>
        <w:t>终版数据集主题分布与六维度质量评分</w:t>
      </w:r>
      <w:r w:rsidRPr="00492FE9">
        <w:rPr>
          <w:rStyle w:val="afb"/>
          <w:noProof/>
          <w:webHidden/>
        </w:rPr>
        <w:tab/>
      </w:r>
      <w:r w:rsidRPr="00492FE9">
        <w:rPr>
          <w:rStyle w:val="afb"/>
          <w:noProof/>
          <w:webHidden/>
        </w:rPr>
        <w:fldChar w:fldCharType="begin"/>
      </w:r>
      <w:r w:rsidRPr="00492FE9">
        <w:rPr>
          <w:rStyle w:val="afb"/>
          <w:noProof/>
          <w:webHidden/>
        </w:rPr>
        <w:instrText xml:space="preserve"> PAGEREF _Toc228022956 \h </w:instrText>
      </w:r>
      <w:r w:rsidRPr="00492FE9">
        <w:rPr>
          <w:rStyle w:val="afb"/>
          <w:noProof/>
          <w:webHidden/>
        </w:rPr>
      </w:r>
      <w:r w:rsidRPr="00492FE9">
        <w:rPr>
          <w:rStyle w:val="afb"/>
          <w:noProof/>
          <w:webHidden/>
        </w:rPr>
        <w:fldChar w:fldCharType="separate"/>
      </w:r>
      <w:ins w:id="2231" w:author="Zixuan Zhou" w:date="2026-04-27T21:52:00Z" w16du:dateUtc="2026-04-27T13:52:00Z">
        <w:r w:rsidR="001704E8">
          <w:rPr>
            <w:rStyle w:val="afb"/>
            <w:noProof/>
            <w:webHidden/>
          </w:rPr>
          <w:t>30</w:t>
        </w:r>
      </w:ins>
      <w:del w:id="2232" w:author="Zixuan Zhou" w:date="2026-04-27T03:45:00Z" w16du:dateUtc="2026-04-26T19:45:00Z">
        <w:r w:rsidR="00F3185C" w:rsidDel="00DC6D96">
          <w:rPr>
            <w:rStyle w:val="afb"/>
            <w:noProof/>
            <w:webHidden/>
          </w:rPr>
          <w:delText>35</w:delText>
        </w:r>
      </w:del>
      <w:r w:rsidRPr="00492FE9">
        <w:rPr>
          <w:rStyle w:val="afb"/>
          <w:noProof/>
          <w:webHidden/>
        </w:rPr>
        <w:fldChar w:fldCharType="end"/>
      </w:r>
      <w:r>
        <w:rPr>
          <w:noProof/>
        </w:rPr>
        <w:fldChar w:fldCharType="end"/>
      </w:r>
    </w:p>
    <w:p w14:paraId="1921E867" w14:textId="6AA6C129" w:rsidR="00492FE9" w:rsidRPr="00492FE9" w:rsidRDefault="00492FE9" w:rsidP="00492FE9">
      <w:pPr>
        <w:pStyle w:val="affe"/>
        <w:tabs>
          <w:tab w:val="right" w:leader="dot" w:pos="9060"/>
        </w:tabs>
        <w:spacing w:afterLines="0" w:after="0" w:line="400" w:lineRule="exact"/>
        <w:ind w:leftChars="0" w:left="0" w:firstLineChars="0" w:firstLine="0"/>
        <w:rPr>
          <w:rStyle w:val="afb"/>
          <w:noProof/>
        </w:rPr>
      </w:pPr>
      <w:r>
        <w:rPr>
          <w:noProof/>
        </w:rPr>
        <w:fldChar w:fldCharType="begin"/>
      </w:r>
      <w:r>
        <w:rPr>
          <w:noProof/>
        </w:rPr>
        <w:instrText>HYPERLINK \l "_Toc228022957"</w:instrText>
      </w:r>
      <w:ins w:id="2233" w:author="Zixuan Zhou" w:date="2026-04-27T21:52:00Z" w16du:dateUtc="2026-04-27T13:52:00Z">
        <w:r w:rsidR="001704E8">
          <w:rPr>
            <w:noProof/>
          </w:rPr>
        </w:r>
      </w:ins>
      <w:r>
        <w:rPr>
          <w:noProof/>
        </w:rPr>
        <w:fldChar w:fldCharType="separate"/>
      </w:r>
      <w:r w:rsidRPr="008A4FB0">
        <w:rPr>
          <w:rStyle w:val="afb"/>
          <w:noProof/>
        </w:rPr>
        <w:t>表</w:t>
      </w:r>
      <w:r w:rsidRPr="008A4FB0">
        <w:rPr>
          <w:rStyle w:val="afb"/>
          <w:noProof/>
        </w:rPr>
        <w:t xml:space="preserve"> 6</w:t>
      </w:r>
      <w:r w:rsidRPr="008A4FB0">
        <w:rPr>
          <w:rStyle w:val="afb"/>
          <w:noProof/>
        </w:rPr>
        <w:noBreakHyphen/>
        <w:t xml:space="preserve">1 </w:t>
      </w:r>
      <w:r w:rsidRPr="008A4FB0">
        <w:rPr>
          <w:rStyle w:val="afb"/>
          <w:noProof/>
        </w:rPr>
        <w:t>硬件配置</w:t>
      </w:r>
      <w:r w:rsidRPr="00492FE9">
        <w:rPr>
          <w:rStyle w:val="afb"/>
          <w:noProof/>
          <w:webHidden/>
        </w:rPr>
        <w:tab/>
      </w:r>
      <w:r w:rsidRPr="00492FE9">
        <w:rPr>
          <w:rStyle w:val="afb"/>
          <w:noProof/>
          <w:webHidden/>
        </w:rPr>
        <w:fldChar w:fldCharType="begin"/>
      </w:r>
      <w:r w:rsidRPr="00492FE9">
        <w:rPr>
          <w:rStyle w:val="afb"/>
          <w:noProof/>
          <w:webHidden/>
        </w:rPr>
        <w:instrText xml:space="preserve"> PAGEREF _Toc228022957 \h </w:instrText>
      </w:r>
      <w:r w:rsidRPr="00492FE9">
        <w:rPr>
          <w:rStyle w:val="afb"/>
          <w:noProof/>
          <w:webHidden/>
        </w:rPr>
      </w:r>
      <w:r w:rsidRPr="00492FE9">
        <w:rPr>
          <w:rStyle w:val="afb"/>
          <w:noProof/>
          <w:webHidden/>
        </w:rPr>
        <w:fldChar w:fldCharType="separate"/>
      </w:r>
      <w:ins w:id="2234" w:author="Zixuan Zhou" w:date="2026-04-27T21:52:00Z" w16du:dateUtc="2026-04-27T13:52:00Z">
        <w:r w:rsidR="001704E8">
          <w:rPr>
            <w:rStyle w:val="afb"/>
            <w:noProof/>
            <w:webHidden/>
          </w:rPr>
          <w:t>32</w:t>
        </w:r>
      </w:ins>
      <w:del w:id="2235" w:author="Zixuan Zhou" w:date="2026-04-27T03:45:00Z" w16du:dateUtc="2026-04-26T19:45:00Z">
        <w:r w:rsidR="00F3185C" w:rsidDel="00DC6D96">
          <w:rPr>
            <w:rStyle w:val="afb"/>
            <w:noProof/>
            <w:webHidden/>
          </w:rPr>
          <w:delText>37</w:delText>
        </w:r>
      </w:del>
      <w:r w:rsidRPr="00492FE9">
        <w:rPr>
          <w:rStyle w:val="afb"/>
          <w:noProof/>
          <w:webHidden/>
        </w:rPr>
        <w:fldChar w:fldCharType="end"/>
      </w:r>
      <w:r>
        <w:rPr>
          <w:noProof/>
        </w:rPr>
        <w:fldChar w:fldCharType="end"/>
      </w:r>
    </w:p>
    <w:p w14:paraId="44DD77DB" w14:textId="7A68507B" w:rsidR="00492FE9" w:rsidRPr="00492FE9" w:rsidRDefault="00492FE9" w:rsidP="00492FE9">
      <w:pPr>
        <w:pStyle w:val="affe"/>
        <w:tabs>
          <w:tab w:val="right" w:leader="dot" w:pos="9060"/>
        </w:tabs>
        <w:spacing w:afterLines="0" w:after="0" w:line="400" w:lineRule="exact"/>
        <w:ind w:leftChars="0" w:left="0" w:firstLineChars="0" w:firstLine="0"/>
        <w:rPr>
          <w:rStyle w:val="afb"/>
          <w:noProof/>
        </w:rPr>
      </w:pPr>
      <w:r>
        <w:rPr>
          <w:noProof/>
        </w:rPr>
        <w:fldChar w:fldCharType="begin"/>
      </w:r>
      <w:r>
        <w:rPr>
          <w:noProof/>
        </w:rPr>
        <w:instrText>HYPERLINK \l "_Toc228022958"</w:instrText>
      </w:r>
      <w:ins w:id="2236" w:author="Zixuan Zhou" w:date="2026-04-27T21:52:00Z" w16du:dateUtc="2026-04-27T13:52:00Z">
        <w:r w:rsidR="001704E8">
          <w:rPr>
            <w:noProof/>
          </w:rPr>
        </w:r>
      </w:ins>
      <w:r>
        <w:rPr>
          <w:noProof/>
        </w:rPr>
        <w:fldChar w:fldCharType="separate"/>
      </w:r>
      <w:r w:rsidRPr="008A4FB0">
        <w:rPr>
          <w:rStyle w:val="afb"/>
          <w:noProof/>
        </w:rPr>
        <w:t>表</w:t>
      </w:r>
      <w:r w:rsidRPr="008A4FB0">
        <w:rPr>
          <w:rStyle w:val="afb"/>
          <w:noProof/>
        </w:rPr>
        <w:t xml:space="preserve"> 6</w:t>
      </w:r>
      <w:r w:rsidRPr="008A4FB0">
        <w:rPr>
          <w:rStyle w:val="afb"/>
          <w:noProof/>
        </w:rPr>
        <w:noBreakHyphen/>
        <w:t xml:space="preserve">2 </w:t>
      </w:r>
      <w:r w:rsidRPr="008A4FB0">
        <w:rPr>
          <w:rStyle w:val="afb"/>
          <w:noProof/>
        </w:rPr>
        <w:t>实验软件环境配置</w:t>
      </w:r>
      <w:r w:rsidRPr="00492FE9">
        <w:rPr>
          <w:rStyle w:val="afb"/>
          <w:noProof/>
          <w:webHidden/>
        </w:rPr>
        <w:tab/>
      </w:r>
      <w:r w:rsidRPr="00492FE9">
        <w:rPr>
          <w:rStyle w:val="afb"/>
          <w:noProof/>
          <w:webHidden/>
        </w:rPr>
        <w:fldChar w:fldCharType="begin"/>
      </w:r>
      <w:r w:rsidRPr="00492FE9">
        <w:rPr>
          <w:rStyle w:val="afb"/>
          <w:noProof/>
          <w:webHidden/>
        </w:rPr>
        <w:instrText xml:space="preserve"> PAGEREF _Toc228022958 \h </w:instrText>
      </w:r>
      <w:r w:rsidRPr="00492FE9">
        <w:rPr>
          <w:rStyle w:val="afb"/>
          <w:noProof/>
          <w:webHidden/>
        </w:rPr>
      </w:r>
      <w:r w:rsidRPr="00492FE9">
        <w:rPr>
          <w:rStyle w:val="afb"/>
          <w:noProof/>
          <w:webHidden/>
        </w:rPr>
        <w:fldChar w:fldCharType="separate"/>
      </w:r>
      <w:ins w:id="2237" w:author="Zixuan Zhou" w:date="2026-04-27T21:52:00Z" w16du:dateUtc="2026-04-27T13:52:00Z">
        <w:r w:rsidR="001704E8">
          <w:rPr>
            <w:rStyle w:val="afb"/>
            <w:noProof/>
            <w:webHidden/>
          </w:rPr>
          <w:t>32</w:t>
        </w:r>
      </w:ins>
      <w:del w:id="2238" w:author="Zixuan Zhou" w:date="2026-04-27T03:45:00Z" w16du:dateUtc="2026-04-26T19:45:00Z">
        <w:r w:rsidR="00F3185C" w:rsidDel="00DC6D96">
          <w:rPr>
            <w:rStyle w:val="afb"/>
            <w:noProof/>
            <w:webHidden/>
          </w:rPr>
          <w:delText>37</w:delText>
        </w:r>
      </w:del>
      <w:r w:rsidRPr="00492FE9">
        <w:rPr>
          <w:rStyle w:val="afb"/>
          <w:noProof/>
          <w:webHidden/>
        </w:rPr>
        <w:fldChar w:fldCharType="end"/>
      </w:r>
      <w:r>
        <w:rPr>
          <w:noProof/>
        </w:rPr>
        <w:fldChar w:fldCharType="end"/>
      </w:r>
    </w:p>
    <w:p w14:paraId="7F4BEE7D" w14:textId="0D1ABC22" w:rsidR="00492FE9" w:rsidRPr="00492FE9" w:rsidRDefault="00492FE9" w:rsidP="00492FE9">
      <w:pPr>
        <w:pStyle w:val="affe"/>
        <w:tabs>
          <w:tab w:val="right" w:leader="dot" w:pos="9060"/>
        </w:tabs>
        <w:spacing w:afterLines="0" w:after="0" w:line="400" w:lineRule="exact"/>
        <w:ind w:leftChars="0" w:left="0" w:firstLineChars="0" w:firstLine="0"/>
        <w:rPr>
          <w:rStyle w:val="afb"/>
          <w:noProof/>
        </w:rPr>
      </w:pPr>
      <w:r>
        <w:rPr>
          <w:noProof/>
        </w:rPr>
        <w:fldChar w:fldCharType="begin"/>
      </w:r>
      <w:r>
        <w:rPr>
          <w:noProof/>
        </w:rPr>
        <w:instrText>HYPERLINK \l "_Toc228022959"</w:instrText>
      </w:r>
      <w:ins w:id="2239" w:author="Zixuan Zhou" w:date="2026-04-27T21:52:00Z" w16du:dateUtc="2026-04-27T13:52:00Z">
        <w:r w:rsidR="001704E8">
          <w:rPr>
            <w:noProof/>
          </w:rPr>
        </w:r>
      </w:ins>
      <w:r>
        <w:rPr>
          <w:noProof/>
        </w:rPr>
        <w:fldChar w:fldCharType="separate"/>
      </w:r>
      <w:r w:rsidRPr="008A4FB0">
        <w:rPr>
          <w:rStyle w:val="afb"/>
          <w:noProof/>
        </w:rPr>
        <w:t>表</w:t>
      </w:r>
      <w:r w:rsidRPr="008A4FB0">
        <w:rPr>
          <w:rStyle w:val="afb"/>
          <w:noProof/>
        </w:rPr>
        <w:t xml:space="preserve"> 6</w:t>
      </w:r>
      <w:r w:rsidRPr="008A4FB0">
        <w:rPr>
          <w:rStyle w:val="afb"/>
          <w:noProof/>
        </w:rPr>
        <w:noBreakHyphen/>
        <w:t xml:space="preserve">3 </w:t>
      </w:r>
      <w:r w:rsidRPr="008A4FB0">
        <w:rPr>
          <w:rStyle w:val="afb"/>
          <w:noProof/>
        </w:rPr>
        <w:t>实验选用的基座模型及其核心特征</w:t>
      </w:r>
      <w:r w:rsidRPr="00492FE9">
        <w:rPr>
          <w:rStyle w:val="afb"/>
          <w:noProof/>
          <w:webHidden/>
        </w:rPr>
        <w:tab/>
      </w:r>
      <w:r w:rsidRPr="00492FE9">
        <w:rPr>
          <w:rStyle w:val="afb"/>
          <w:noProof/>
          <w:webHidden/>
        </w:rPr>
        <w:fldChar w:fldCharType="begin"/>
      </w:r>
      <w:r w:rsidRPr="00492FE9">
        <w:rPr>
          <w:rStyle w:val="afb"/>
          <w:noProof/>
          <w:webHidden/>
        </w:rPr>
        <w:instrText xml:space="preserve"> PAGEREF _Toc228022959 \h </w:instrText>
      </w:r>
      <w:r w:rsidRPr="00492FE9">
        <w:rPr>
          <w:rStyle w:val="afb"/>
          <w:noProof/>
          <w:webHidden/>
        </w:rPr>
      </w:r>
      <w:r w:rsidRPr="00492FE9">
        <w:rPr>
          <w:rStyle w:val="afb"/>
          <w:noProof/>
          <w:webHidden/>
        </w:rPr>
        <w:fldChar w:fldCharType="separate"/>
      </w:r>
      <w:ins w:id="2240" w:author="Zixuan Zhou" w:date="2026-04-27T21:52:00Z" w16du:dateUtc="2026-04-27T13:52:00Z">
        <w:r w:rsidR="001704E8">
          <w:rPr>
            <w:rStyle w:val="afb"/>
            <w:noProof/>
            <w:webHidden/>
          </w:rPr>
          <w:t>33</w:t>
        </w:r>
      </w:ins>
      <w:del w:id="2241" w:author="Zixuan Zhou" w:date="2026-04-27T03:45:00Z" w16du:dateUtc="2026-04-26T19:45:00Z">
        <w:r w:rsidR="00F3185C" w:rsidDel="00DC6D96">
          <w:rPr>
            <w:rStyle w:val="afb"/>
            <w:noProof/>
            <w:webHidden/>
          </w:rPr>
          <w:delText>38</w:delText>
        </w:r>
      </w:del>
      <w:r w:rsidRPr="00492FE9">
        <w:rPr>
          <w:rStyle w:val="afb"/>
          <w:noProof/>
          <w:webHidden/>
        </w:rPr>
        <w:fldChar w:fldCharType="end"/>
      </w:r>
      <w:r>
        <w:rPr>
          <w:noProof/>
        </w:rPr>
        <w:fldChar w:fldCharType="end"/>
      </w:r>
    </w:p>
    <w:p w14:paraId="1F091AC3" w14:textId="4B32E495" w:rsidR="00492FE9" w:rsidRPr="00492FE9" w:rsidRDefault="00492FE9" w:rsidP="00492FE9">
      <w:pPr>
        <w:pStyle w:val="affe"/>
        <w:tabs>
          <w:tab w:val="right" w:leader="dot" w:pos="9060"/>
        </w:tabs>
        <w:spacing w:afterLines="0" w:after="0" w:line="400" w:lineRule="exact"/>
        <w:ind w:leftChars="0" w:left="0" w:firstLineChars="0" w:firstLine="0"/>
        <w:rPr>
          <w:rStyle w:val="afb"/>
          <w:noProof/>
        </w:rPr>
      </w:pPr>
      <w:r>
        <w:rPr>
          <w:noProof/>
        </w:rPr>
        <w:fldChar w:fldCharType="begin"/>
      </w:r>
      <w:r>
        <w:rPr>
          <w:noProof/>
        </w:rPr>
        <w:instrText>HYPERLINK \l "_Toc228022960"</w:instrText>
      </w:r>
      <w:ins w:id="2242" w:author="Zixuan Zhou" w:date="2026-04-27T21:52:00Z" w16du:dateUtc="2026-04-27T13:52:00Z">
        <w:r w:rsidR="001704E8">
          <w:rPr>
            <w:noProof/>
          </w:rPr>
        </w:r>
      </w:ins>
      <w:r>
        <w:rPr>
          <w:noProof/>
        </w:rPr>
        <w:fldChar w:fldCharType="separate"/>
      </w:r>
      <w:r w:rsidRPr="008A4FB0">
        <w:rPr>
          <w:rStyle w:val="afb"/>
          <w:noProof/>
        </w:rPr>
        <w:t>表</w:t>
      </w:r>
      <w:r w:rsidRPr="008A4FB0">
        <w:rPr>
          <w:rStyle w:val="afb"/>
          <w:noProof/>
        </w:rPr>
        <w:t xml:space="preserve"> 6</w:t>
      </w:r>
      <w:r w:rsidRPr="008A4FB0">
        <w:rPr>
          <w:rStyle w:val="afb"/>
          <w:noProof/>
        </w:rPr>
        <w:noBreakHyphen/>
        <w:t xml:space="preserve">4 </w:t>
      </w:r>
      <w:r w:rsidRPr="008A4FB0">
        <w:rPr>
          <w:rStyle w:val="afb"/>
          <w:noProof/>
        </w:rPr>
        <w:t>数据集划分结果统计</w:t>
      </w:r>
      <w:r w:rsidRPr="00492FE9">
        <w:rPr>
          <w:rStyle w:val="afb"/>
          <w:noProof/>
          <w:webHidden/>
        </w:rPr>
        <w:tab/>
      </w:r>
      <w:r w:rsidRPr="00492FE9">
        <w:rPr>
          <w:rStyle w:val="afb"/>
          <w:noProof/>
          <w:webHidden/>
        </w:rPr>
        <w:fldChar w:fldCharType="begin"/>
      </w:r>
      <w:r w:rsidRPr="00492FE9">
        <w:rPr>
          <w:rStyle w:val="afb"/>
          <w:noProof/>
          <w:webHidden/>
        </w:rPr>
        <w:instrText xml:space="preserve"> PAGEREF _Toc228022960 \h </w:instrText>
      </w:r>
      <w:r w:rsidRPr="00492FE9">
        <w:rPr>
          <w:rStyle w:val="afb"/>
          <w:noProof/>
          <w:webHidden/>
        </w:rPr>
      </w:r>
      <w:r w:rsidRPr="00492FE9">
        <w:rPr>
          <w:rStyle w:val="afb"/>
          <w:noProof/>
          <w:webHidden/>
        </w:rPr>
        <w:fldChar w:fldCharType="separate"/>
      </w:r>
      <w:ins w:id="2243" w:author="Zixuan Zhou" w:date="2026-04-27T21:52:00Z" w16du:dateUtc="2026-04-27T13:52:00Z">
        <w:r w:rsidR="001704E8">
          <w:rPr>
            <w:rStyle w:val="afb"/>
            <w:noProof/>
            <w:webHidden/>
          </w:rPr>
          <w:t>34</w:t>
        </w:r>
      </w:ins>
      <w:del w:id="2244" w:author="Zixuan Zhou" w:date="2026-04-27T03:45:00Z" w16du:dateUtc="2026-04-26T19:45:00Z">
        <w:r w:rsidR="00F3185C" w:rsidDel="00DC6D96">
          <w:rPr>
            <w:rStyle w:val="afb"/>
            <w:noProof/>
            <w:webHidden/>
          </w:rPr>
          <w:delText>39</w:delText>
        </w:r>
      </w:del>
      <w:r w:rsidRPr="00492FE9">
        <w:rPr>
          <w:rStyle w:val="afb"/>
          <w:noProof/>
          <w:webHidden/>
        </w:rPr>
        <w:fldChar w:fldCharType="end"/>
      </w:r>
      <w:r>
        <w:rPr>
          <w:noProof/>
        </w:rPr>
        <w:fldChar w:fldCharType="end"/>
      </w:r>
    </w:p>
    <w:p w14:paraId="3B546D4D" w14:textId="6425BED8" w:rsidR="00492FE9" w:rsidRPr="00492FE9" w:rsidRDefault="00492FE9" w:rsidP="00492FE9">
      <w:pPr>
        <w:pStyle w:val="affe"/>
        <w:tabs>
          <w:tab w:val="right" w:leader="dot" w:pos="9060"/>
        </w:tabs>
        <w:spacing w:afterLines="0" w:after="0" w:line="400" w:lineRule="exact"/>
        <w:ind w:leftChars="0" w:left="0" w:firstLineChars="0" w:firstLine="0"/>
        <w:rPr>
          <w:rStyle w:val="afb"/>
          <w:noProof/>
        </w:rPr>
      </w:pPr>
      <w:r>
        <w:rPr>
          <w:noProof/>
        </w:rPr>
        <w:fldChar w:fldCharType="begin"/>
      </w:r>
      <w:r>
        <w:rPr>
          <w:noProof/>
        </w:rPr>
        <w:instrText>HYPERLINK \l "_Toc228022961"</w:instrText>
      </w:r>
      <w:ins w:id="2245" w:author="Zixuan Zhou" w:date="2026-04-27T21:52:00Z" w16du:dateUtc="2026-04-27T13:52:00Z">
        <w:r w:rsidR="001704E8">
          <w:rPr>
            <w:noProof/>
          </w:rPr>
        </w:r>
      </w:ins>
      <w:r>
        <w:rPr>
          <w:noProof/>
        </w:rPr>
        <w:fldChar w:fldCharType="separate"/>
      </w:r>
      <w:r w:rsidRPr="008A4FB0">
        <w:rPr>
          <w:rStyle w:val="afb"/>
          <w:noProof/>
        </w:rPr>
        <w:t>表</w:t>
      </w:r>
      <w:r w:rsidRPr="008A4FB0">
        <w:rPr>
          <w:rStyle w:val="afb"/>
          <w:noProof/>
        </w:rPr>
        <w:t xml:space="preserve"> 6</w:t>
      </w:r>
      <w:r w:rsidRPr="008A4FB0">
        <w:rPr>
          <w:rStyle w:val="afb"/>
          <w:noProof/>
        </w:rPr>
        <w:noBreakHyphen/>
        <w:t xml:space="preserve">5 </w:t>
      </w:r>
      <w:r w:rsidRPr="008A4FB0">
        <w:rPr>
          <w:rStyle w:val="afb"/>
          <w:noProof/>
        </w:rPr>
        <w:t>模型微调核心超参数配置</w:t>
      </w:r>
      <w:r w:rsidRPr="00492FE9">
        <w:rPr>
          <w:rStyle w:val="afb"/>
          <w:noProof/>
          <w:webHidden/>
        </w:rPr>
        <w:tab/>
      </w:r>
      <w:r w:rsidRPr="00492FE9">
        <w:rPr>
          <w:rStyle w:val="afb"/>
          <w:noProof/>
          <w:webHidden/>
        </w:rPr>
        <w:fldChar w:fldCharType="begin"/>
      </w:r>
      <w:r w:rsidRPr="00492FE9">
        <w:rPr>
          <w:rStyle w:val="afb"/>
          <w:noProof/>
          <w:webHidden/>
        </w:rPr>
        <w:instrText xml:space="preserve"> PAGEREF _Toc228022961 \h </w:instrText>
      </w:r>
      <w:r w:rsidRPr="00492FE9">
        <w:rPr>
          <w:rStyle w:val="afb"/>
          <w:noProof/>
          <w:webHidden/>
        </w:rPr>
      </w:r>
      <w:r w:rsidRPr="00492FE9">
        <w:rPr>
          <w:rStyle w:val="afb"/>
          <w:noProof/>
          <w:webHidden/>
        </w:rPr>
        <w:fldChar w:fldCharType="separate"/>
      </w:r>
      <w:ins w:id="2246" w:author="Zixuan Zhou" w:date="2026-04-27T21:52:00Z" w16du:dateUtc="2026-04-27T13:52:00Z">
        <w:r w:rsidR="001704E8">
          <w:rPr>
            <w:rStyle w:val="afb"/>
            <w:noProof/>
            <w:webHidden/>
          </w:rPr>
          <w:t>35</w:t>
        </w:r>
      </w:ins>
      <w:del w:id="2247" w:author="Zixuan Zhou" w:date="2026-04-27T03:45:00Z" w16du:dateUtc="2026-04-26T19:45:00Z">
        <w:r w:rsidR="00F3185C" w:rsidDel="00DC6D96">
          <w:rPr>
            <w:rStyle w:val="afb"/>
            <w:noProof/>
            <w:webHidden/>
          </w:rPr>
          <w:delText>40</w:delText>
        </w:r>
      </w:del>
      <w:r w:rsidRPr="00492FE9">
        <w:rPr>
          <w:rStyle w:val="afb"/>
          <w:noProof/>
          <w:webHidden/>
        </w:rPr>
        <w:fldChar w:fldCharType="end"/>
      </w:r>
      <w:r>
        <w:rPr>
          <w:noProof/>
        </w:rPr>
        <w:fldChar w:fldCharType="end"/>
      </w:r>
    </w:p>
    <w:p w14:paraId="30F2013C" w14:textId="7F351217" w:rsidR="00492FE9" w:rsidRPr="00492FE9" w:rsidRDefault="00492FE9" w:rsidP="00492FE9">
      <w:pPr>
        <w:pStyle w:val="affe"/>
        <w:tabs>
          <w:tab w:val="right" w:leader="dot" w:pos="9060"/>
        </w:tabs>
        <w:spacing w:afterLines="0" w:after="0" w:line="400" w:lineRule="exact"/>
        <w:ind w:leftChars="0" w:left="0" w:firstLineChars="0" w:firstLine="0"/>
        <w:rPr>
          <w:rStyle w:val="afb"/>
          <w:noProof/>
        </w:rPr>
      </w:pPr>
      <w:r>
        <w:rPr>
          <w:noProof/>
        </w:rPr>
        <w:fldChar w:fldCharType="begin"/>
      </w:r>
      <w:r>
        <w:rPr>
          <w:noProof/>
        </w:rPr>
        <w:instrText>HYPERLINK \l "_Toc228022962"</w:instrText>
      </w:r>
      <w:ins w:id="2248" w:author="Zixuan Zhou" w:date="2026-04-27T21:52:00Z" w16du:dateUtc="2026-04-27T13:52:00Z">
        <w:r w:rsidR="001704E8">
          <w:rPr>
            <w:noProof/>
          </w:rPr>
        </w:r>
      </w:ins>
      <w:r>
        <w:rPr>
          <w:noProof/>
        </w:rPr>
        <w:fldChar w:fldCharType="separate"/>
      </w:r>
      <w:r w:rsidRPr="008A4FB0">
        <w:rPr>
          <w:rStyle w:val="afb"/>
          <w:noProof/>
        </w:rPr>
        <w:t>表</w:t>
      </w:r>
      <w:r w:rsidRPr="008A4FB0">
        <w:rPr>
          <w:rStyle w:val="afb"/>
          <w:noProof/>
        </w:rPr>
        <w:t xml:space="preserve"> 6</w:t>
      </w:r>
      <w:r w:rsidRPr="008A4FB0">
        <w:rPr>
          <w:rStyle w:val="afb"/>
          <w:noProof/>
        </w:rPr>
        <w:noBreakHyphen/>
        <w:t xml:space="preserve">6 </w:t>
      </w:r>
      <w:r w:rsidRPr="008A4FB0">
        <w:rPr>
          <w:rStyle w:val="afb"/>
          <w:noProof/>
        </w:rPr>
        <w:t>领域微调对照实验设计说明</w:t>
      </w:r>
      <w:r w:rsidRPr="00492FE9">
        <w:rPr>
          <w:rStyle w:val="afb"/>
          <w:noProof/>
          <w:webHidden/>
        </w:rPr>
        <w:tab/>
      </w:r>
      <w:r w:rsidRPr="00492FE9">
        <w:rPr>
          <w:rStyle w:val="afb"/>
          <w:noProof/>
          <w:webHidden/>
        </w:rPr>
        <w:fldChar w:fldCharType="begin"/>
      </w:r>
      <w:r w:rsidRPr="00492FE9">
        <w:rPr>
          <w:rStyle w:val="afb"/>
          <w:noProof/>
          <w:webHidden/>
        </w:rPr>
        <w:instrText xml:space="preserve"> PAGEREF _Toc228022962 \h </w:instrText>
      </w:r>
      <w:r w:rsidRPr="00492FE9">
        <w:rPr>
          <w:rStyle w:val="afb"/>
          <w:noProof/>
          <w:webHidden/>
        </w:rPr>
      </w:r>
      <w:r w:rsidRPr="00492FE9">
        <w:rPr>
          <w:rStyle w:val="afb"/>
          <w:noProof/>
          <w:webHidden/>
        </w:rPr>
        <w:fldChar w:fldCharType="separate"/>
      </w:r>
      <w:ins w:id="2249" w:author="Zixuan Zhou" w:date="2026-04-27T21:52:00Z" w16du:dateUtc="2026-04-27T13:52:00Z">
        <w:r w:rsidR="001704E8">
          <w:rPr>
            <w:rStyle w:val="afb"/>
            <w:noProof/>
            <w:webHidden/>
          </w:rPr>
          <w:t>36</w:t>
        </w:r>
      </w:ins>
      <w:del w:id="2250" w:author="Zixuan Zhou" w:date="2026-04-27T03:45:00Z" w16du:dateUtc="2026-04-26T19:45:00Z">
        <w:r w:rsidR="00F3185C" w:rsidDel="00DC6D96">
          <w:rPr>
            <w:rStyle w:val="afb"/>
            <w:noProof/>
            <w:webHidden/>
          </w:rPr>
          <w:delText>41</w:delText>
        </w:r>
      </w:del>
      <w:r w:rsidRPr="00492FE9">
        <w:rPr>
          <w:rStyle w:val="afb"/>
          <w:noProof/>
          <w:webHidden/>
        </w:rPr>
        <w:fldChar w:fldCharType="end"/>
      </w:r>
      <w:r>
        <w:rPr>
          <w:noProof/>
        </w:rPr>
        <w:fldChar w:fldCharType="end"/>
      </w:r>
    </w:p>
    <w:p w14:paraId="4F26219A" w14:textId="0BB78CD5" w:rsidR="00492FE9" w:rsidRPr="00492FE9" w:rsidRDefault="00492FE9" w:rsidP="00492FE9">
      <w:pPr>
        <w:pStyle w:val="affe"/>
        <w:tabs>
          <w:tab w:val="right" w:leader="dot" w:pos="9060"/>
        </w:tabs>
        <w:spacing w:afterLines="0" w:after="0" w:line="400" w:lineRule="exact"/>
        <w:ind w:leftChars="0" w:left="0" w:firstLineChars="0" w:firstLine="0"/>
        <w:rPr>
          <w:rStyle w:val="afb"/>
          <w:noProof/>
        </w:rPr>
      </w:pPr>
      <w:r>
        <w:rPr>
          <w:noProof/>
        </w:rPr>
        <w:fldChar w:fldCharType="begin"/>
      </w:r>
      <w:r>
        <w:rPr>
          <w:noProof/>
        </w:rPr>
        <w:instrText>HYPERLINK \l "_Toc228022963"</w:instrText>
      </w:r>
      <w:ins w:id="2251" w:author="Zixuan Zhou" w:date="2026-04-27T21:52:00Z" w16du:dateUtc="2026-04-27T13:52:00Z">
        <w:r w:rsidR="001704E8">
          <w:rPr>
            <w:noProof/>
          </w:rPr>
        </w:r>
      </w:ins>
      <w:r>
        <w:rPr>
          <w:noProof/>
        </w:rPr>
        <w:fldChar w:fldCharType="separate"/>
      </w:r>
      <w:r w:rsidRPr="00492FE9">
        <w:rPr>
          <w:rStyle w:val="afb"/>
          <w:noProof/>
        </w:rPr>
        <w:t>表</w:t>
      </w:r>
      <w:r w:rsidRPr="00492FE9">
        <w:rPr>
          <w:rStyle w:val="afb"/>
          <w:noProof/>
        </w:rPr>
        <w:t xml:space="preserve"> 6</w:t>
      </w:r>
      <w:r w:rsidRPr="00492FE9">
        <w:rPr>
          <w:rStyle w:val="afb"/>
          <w:noProof/>
        </w:rPr>
        <w:noBreakHyphen/>
        <w:t xml:space="preserve">7 </w:t>
      </w:r>
      <w:r w:rsidRPr="00492FE9">
        <w:rPr>
          <w:rStyle w:val="afb"/>
          <w:noProof/>
        </w:rPr>
        <w:t>各模型</w:t>
      </w:r>
      <w:r w:rsidRPr="008A4FB0">
        <w:rPr>
          <w:rStyle w:val="afb"/>
          <w:noProof/>
        </w:rPr>
        <w:t>ROUGE</w:t>
      </w:r>
      <w:r w:rsidRPr="00492FE9">
        <w:rPr>
          <w:rStyle w:val="afb"/>
          <w:noProof/>
        </w:rPr>
        <w:t>分数对比</w:t>
      </w:r>
      <w:r w:rsidRPr="00492FE9">
        <w:rPr>
          <w:rStyle w:val="afb"/>
          <w:noProof/>
          <w:webHidden/>
        </w:rPr>
        <w:tab/>
      </w:r>
      <w:r w:rsidRPr="00492FE9">
        <w:rPr>
          <w:rStyle w:val="afb"/>
          <w:noProof/>
          <w:webHidden/>
        </w:rPr>
        <w:fldChar w:fldCharType="begin"/>
      </w:r>
      <w:r w:rsidRPr="00492FE9">
        <w:rPr>
          <w:rStyle w:val="afb"/>
          <w:noProof/>
          <w:webHidden/>
        </w:rPr>
        <w:instrText xml:space="preserve"> PAGEREF _Toc228022963 \h </w:instrText>
      </w:r>
      <w:r w:rsidRPr="00492FE9">
        <w:rPr>
          <w:rStyle w:val="afb"/>
          <w:noProof/>
          <w:webHidden/>
        </w:rPr>
      </w:r>
      <w:r w:rsidRPr="00492FE9">
        <w:rPr>
          <w:rStyle w:val="afb"/>
          <w:noProof/>
          <w:webHidden/>
        </w:rPr>
        <w:fldChar w:fldCharType="separate"/>
      </w:r>
      <w:ins w:id="2252" w:author="Zixuan Zhou" w:date="2026-04-27T21:52:00Z" w16du:dateUtc="2026-04-27T13:52:00Z">
        <w:r w:rsidR="001704E8">
          <w:rPr>
            <w:rStyle w:val="afb"/>
            <w:noProof/>
            <w:webHidden/>
          </w:rPr>
          <w:t>38</w:t>
        </w:r>
      </w:ins>
      <w:del w:id="2253" w:author="Zixuan Zhou" w:date="2026-04-27T03:45:00Z" w16du:dateUtc="2026-04-26T19:45:00Z">
        <w:r w:rsidR="00F3185C" w:rsidDel="00DC6D96">
          <w:rPr>
            <w:rStyle w:val="afb"/>
            <w:noProof/>
            <w:webHidden/>
          </w:rPr>
          <w:delText>43</w:delText>
        </w:r>
      </w:del>
      <w:r w:rsidRPr="00492FE9">
        <w:rPr>
          <w:rStyle w:val="afb"/>
          <w:noProof/>
          <w:webHidden/>
        </w:rPr>
        <w:fldChar w:fldCharType="end"/>
      </w:r>
      <w:r>
        <w:rPr>
          <w:noProof/>
        </w:rPr>
        <w:fldChar w:fldCharType="end"/>
      </w:r>
    </w:p>
    <w:p w14:paraId="04E403BD" w14:textId="30826743" w:rsidR="00492FE9" w:rsidRPr="00492FE9" w:rsidRDefault="00492FE9" w:rsidP="00492FE9">
      <w:pPr>
        <w:pStyle w:val="affe"/>
        <w:tabs>
          <w:tab w:val="right" w:leader="dot" w:pos="9060"/>
        </w:tabs>
        <w:spacing w:afterLines="0" w:after="0" w:line="400" w:lineRule="exact"/>
        <w:ind w:leftChars="0" w:left="0" w:firstLineChars="0" w:firstLine="0"/>
        <w:rPr>
          <w:rStyle w:val="afb"/>
          <w:noProof/>
        </w:rPr>
      </w:pPr>
      <w:r>
        <w:rPr>
          <w:noProof/>
        </w:rPr>
        <w:fldChar w:fldCharType="begin"/>
      </w:r>
      <w:r>
        <w:rPr>
          <w:noProof/>
        </w:rPr>
        <w:instrText>HYPERLINK \l "_Toc228022964"</w:instrText>
      </w:r>
      <w:ins w:id="2254" w:author="Zixuan Zhou" w:date="2026-04-27T21:52:00Z" w16du:dateUtc="2026-04-27T13:52:00Z">
        <w:r w:rsidR="001704E8">
          <w:rPr>
            <w:noProof/>
          </w:rPr>
        </w:r>
      </w:ins>
      <w:r>
        <w:rPr>
          <w:noProof/>
        </w:rPr>
        <w:fldChar w:fldCharType="separate"/>
      </w:r>
      <w:r w:rsidRPr="008A4FB0">
        <w:rPr>
          <w:rStyle w:val="afb"/>
          <w:noProof/>
        </w:rPr>
        <w:t>表</w:t>
      </w:r>
      <w:r w:rsidRPr="008A4FB0">
        <w:rPr>
          <w:rStyle w:val="afb"/>
          <w:noProof/>
        </w:rPr>
        <w:t xml:space="preserve"> 6</w:t>
      </w:r>
      <w:r w:rsidRPr="008A4FB0">
        <w:rPr>
          <w:rStyle w:val="afb"/>
          <w:noProof/>
        </w:rPr>
        <w:noBreakHyphen/>
        <w:t xml:space="preserve">8 </w:t>
      </w:r>
      <w:r w:rsidRPr="00492FE9">
        <w:rPr>
          <w:rStyle w:val="afb"/>
          <w:noProof/>
        </w:rPr>
        <w:t>各模型六维度</w:t>
      </w:r>
      <w:r w:rsidRPr="00492FE9">
        <w:rPr>
          <w:rStyle w:val="afb"/>
          <w:noProof/>
        </w:rPr>
        <w:t>AI</w:t>
      </w:r>
      <w:r w:rsidRPr="00492FE9">
        <w:rPr>
          <w:rStyle w:val="afb"/>
          <w:noProof/>
        </w:rPr>
        <w:t>打分结果</w:t>
      </w:r>
      <w:r w:rsidRPr="00492FE9">
        <w:rPr>
          <w:rStyle w:val="afb"/>
          <w:noProof/>
          <w:webHidden/>
        </w:rPr>
        <w:tab/>
      </w:r>
      <w:r w:rsidRPr="00492FE9">
        <w:rPr>
          <w:rStyle w:val="afb"/>
          <w:noProof/>
          <w:webHidden/>
        </w:rPr>
        <w:fldChar w:fldCharType="begin"/>
      </w:r>
      <w:r w:rsidRPr="00492FE9">
        <w:rPr>
          <w:rStyle w:val="afb"/>
          <w:noProof/>
          <w:webHidden/>
        </w:rPr>
        <w:instrText xml:space="preserve"> PAGEREF _Toc228022964 \h </w:instrText>
      </w:r>
      <w:r w:rsidRPr="00492FE9">
        <w:rPr>
          <w:rStyle w:val="afb"/>
          <w:noProof/>
          <w:webHidden/>
        </w:rPr>
      </w:r>
      <w:r w:rsidRPr="00492FE9">
        <w:rPr>
          <w:rStyle w:val="afb"/>
          <w:noProof/>
          <w:webHidden/>
        </w:rPr>
        <w:fldChar w:fldCharType="separate"/>
      </w:r>
      <w:ins w:id="2255" w:author="Zixuan Zhou" w:date="2026-04-27T21:52:00Z" w16du:dateUtc="2026-04-27T13:52:00Z">
        <w:r w:rsidR="001704E8">
          <w:rPr>
            <w:rStyle w:val="afb"/>
            <w:noProof/>
            <w:webHidden/>
          </w:rPr>
          <w:t>40</w:t>
        </w:r>
      </w:ins>
      <w:del w:id="2256" w:author="Zixuan Zhou" w:date="2026-04-27T03:45:00Z" w16du:dateUtc="2026-04-26T19:45:00Z">
        <w:r w:rsidR="00F3185C" w:rsidDel="00DC6D96">
          <w:rPr>
            <w:rStyle w:val="afb"/>
            <w:noProof/>
            <w:webHidden/>
          </w:rPr>
          <w:delText>45</w:delText>
        </w:r>
      </w:del>
      <w:r w:rsidRPr="00492FE9">
        <w:rPr>
          <w:rStyle w:val="afb"/>
          <w:noProof/>
          <w:webHidden/>
        </w:rPr>
        <w:fldChar w:fldCharType="end"/>
      </w:r>
      <w:r>
        <w:rPr>
          <w:noProof/>
        </w:rPr>
        <w:fldChar w:fldCharType="end"/>
      </w:r>
    </w:p>
    <w:p w14:paraId="3A7027A0" w14:textId="1CB86B4C" w:rsidR="00492FE9" w:rsidRPr="00492FE9" w:rsidRDefault="00492FE9" w:rsidP="00492FE9">
      <w:pPr>
        <w:pStyle w:val="affe"/>
        <w:tabs>
          <w:tab w:val="right" w:leader="dot" w:pos="9060"/>
        </w:tabs>
        <w:spacing w:afterLines="0" w:after="0" w:line="400" w:lineRule="exact"/>
        <w:ind w:leftChars="0" w:left="0" w:firstLineChars="0" w:firstLine="0"/>
        <w:rPr>
          <w:rStyle w:val="afb"/>
          <w:noProof/>
        </w:rPr>
      </w:pPr>
      <w:r>
        <w:rPr>
          <w:noProof/>
        </w:rPr>
        <w:fldChar w:fldCharType="begin"/>
      </w:r>
      <w:r>
        <w:rPr>
          <w:noProof/>
        </w:rPr>
        <w:instrText>HYPERLINK \l "_Toc228022965"</w:instrText>
      </w:r>
      <w:ins w:id="2257" w:author="Zixuan Zhou" w:date="2026-04-27T21:52:00Z" w16du:dateUtc="2026-04-27T13:52:00Z">
        <w:r w:rsidR="001704E8">
          <w:rPr>
            <w:noProof/>
          </w:rPr>
        </w:r>
      </w:ins>
      <w:r>
        <w:rPr>
          <w:noProof/>
        </w:rPr>
        <w:fldChar w:fldCharType="separate"/>
      </w:r>
      <w:r w:rsidRPr="008A4FB0">
        <w:rPr>
          <w:rStyle w:val="afb"/>
          <w:noProof/>
        </w:rPr>
        <w:t>表</w:t>
      </w:r>
      <w:r w:rsidRPr="008A4FB0">
        <w:rPr>
          <w:rStyle w:val="afb"/>
          <w:noProof/>
        </w:rPr>
        <w:t xml:space="preserve"> 6</w:t>
      </w:r>
      <w:r w:rsidRPr="008A4FB0">
        <w:rPr>
          <w:rStyle w:val="afb"/>
          <w:noProof/>
        </w:rPr>
        <w:noBreakHyphen/>
        <w:t>9 ROUGE-L</w:t>
      </w:r>
      <w:r w:rsidRPr="008A4FB0">
        <w:rPr>
          <w:rStyle w:val="afb"/>
          <w:noProof/>
        </w:rPr>
        <w:t>指标</w:t>
      </w:r>
      <w:r w:rsidRPr="008A4FB0">
        <w:rPr>
          <w:rStyle w:val="afb"/>
          <w:noProof/>
        </w:rPr>
        <w:t>Wilcoxon</w:t>
      </w:r>
      <w:r w:rsidRPr="008A4FB0">
        <w:rPr>
          <w:rStyle w:val="afb"/>
          <w:noProof/>
        </w:rPr>
        <w:t>符号秩检验结果</w:t>
      </w:r>
      <w:r w:rsidRPr="00492FE9">
        <w:rPr>
          <w:rStyle w:val="afb"/>
          <w:noProof/>
          <w:webHidden/>
        </w:rPr>
        <w:tab/>
      </w:r>
      <w:r w:rsidRPr="00492FE9">
        <w:rPr>
          <w:rStyle w:val="afb"/>
          <w:noProof/>
          <w:webHidden/>
        </w:rPr>
        <w:fldChar w:fldCharType="begin"/>
      </w:r>
      <w:r w:rsidRPr="00492FE9">
        <w:rPr>
          <w:rStyle w:val="afb"/>
          <w:noProof/>
          <w:webHidden/>
        </w:rPr>
        <w:instrText xml:space="preserve"> PAGEREF _Toc228022965 \h </w:instrText>
      </w:r>
      <w:r w:rsidRPr="00492FE9">
        <w:rPr>
          <w:rStyle w:val="afb"/>
          <w:noProof/>
          <w:webHidden/>
        </w:rPr>
      </w:r>
      <w:r w:rsidRPr="00492FE9">
        <w:rPr>
          <w:rStyle w:val="afb"/>
          <w:noProof/>
          <w:webHidden/>
        </w:rPr>
        <w:fldChar w:fldCharType="separate"/>
      </w:r>
      <w:ins w:id="2258" w:author="Zixuan Zhou" w:date="2026-04-27T21:52:00Z" w16du:dateUtc="2026-04-27T13:52:00Z">
        <w:r w:rsidR="001704E8">
          <w:rPr>
            <w:rStyle w:val="afb"/>
            <w:noProof/>
            <w:webHidden/>
          </w:rPr>
          <w:t>43</w:t>
        </w:r>
      </w:ins>
      <w:del w:id="2259" w:author="Zixuan Zhou" w:date="2026-04-27T03:45:00Z" w16du:dateUtc="2026-04-26T19:45:00Z">
        <w:r w:rsidR="00F3185C" w:rsidDel="00DC6D96">
          <w:rPr>
            <w:rStyle w:val="afb"/>
            <w:noProof/>
            <w:webHidden/>
          </w:rPr>
          <w:delText>48</w:delText>
        </w:r>
      </w:del>
      <w:r w:rsidRPr="00492FE9">
        <w:rPr>
          <w:rStyle w:val="afb"/>
          <w:noProof/>
          <w:webHidden/>
        </w:rPr>
        <w:fldChar w:fldCharType="end"/>
      </w:r>
      <w:r>
        <w:rPr>
          <w:noProof/>
        </w:rPr>
        <w:fldChar w:fldCharType="end"/>
      </w:r>
    </w:p>
    <w:p w14:paraId="7BAD0747" w14:textId="0B653D5A" w:rsidR="00492FE9" w:rsidRPr="00492FE9" w:rsidRDefault="00492FE9" w:rsidP="00492FE9">
      <w:pPr>
        <w:pStyle w:val="affe"/>
        <w:tabs>
          <w:tab w:val="right" w:leader="dot" w:pos="9060"/>
        </w:tabs>
        <w:spacing w:afterLines="0" w:after="0" w:line="400" w:lineRule="exact"/>
        <w:ind w:leftChars="0" w:left="0" w:firstLineChars="0" w:firstLine="0"/>
        <w:rPr>
          <w:rStyle w:val="afb"/>
          <w:noProof/>
        </w:rPr>
      </w:pPr>
      <w:r>
        <w:rPr>
          <w:noProof/>
        </w:rPr>
        <w:fldChar w:fldCharType="begin"/>
      </w:r>
      <w:r>
        <w:rPr>
          <w:noProof/>
        </w:rPr>
        <w:instrText>HYPERLINK \l "_Toc228022966"</w:instrText>
      </w:r>
      <w:ins w:id="2260" w:author="Zixuan Zhou" w:date="2026-04-27T21:52:00Z" w16du:dateUtc="2026-04-27T13:52:00Z">
        <w:r w:rsidR="001704E8">
          <w:rPr>
            <w:noProof/>
          </w:rPr>
        </w:r>
      </w:ins>
      <w:r>
        <w:rPr>
          <w:noProof/>
        </w:rPr>
        <w:fldChar w:fldCharType="separate"/>
      </w:r>
      <w:r w:rsidRPr="008A4FB0">
        <w:rPr>
          <w:rStyle w:val="afb"/>
          <w:noProof/>
        </w:rPr>
        <w:t>表</w:t>
      </w:r>
      <w:r w:rsidRPr="008A4FB0">
        <w:rPr>
          <w:rStyle w:val="afb"/>
          <w:noProof/>
        </w:rPr>
        <w:t xml:space="preserve"> 6</w:t>
      </w:r>
      <w:r w:rsidRPr="008A4FB0">
        <w:rPr>
          <w:rStyle w:val="afb"/>
          <w:noProof/>
        </w:rPr>
        <w:noBreakHyphen/>
        <w:t xml:space="preserve">10 </w:t>
      </w:r>
      <w:r w:rsidRPr="008A4FB0">
        <w:rPr>
          <w:rStyle w:val="afb"/>
          <w:noProof/>
        </w:rPr>
        <w:t>六维度</w:t>
      </w:r>
      <w:r w:rsidRPr="008A4FB0">
        <w:rPr>
          <w:rStyle w:val="afb"/>
          <w:noProof/>
        </w:rPr>
        <w:t>AI</w:t>
      </w:r>
      <w:r w:rsidRPr="008A4FB0">
        <w:rPr>
          <w:rStyle w:val="afb"/>
          <w:noProof/>
        </w:rPr>
        <w:t>打分</w:t>
      </w:r>
      <w:r w:rsidRPr="008A4FB0">
        <w:rPr>
          <w:rStyle w:val="afb"/>
          <w:noProof/>
        </w:rPr>
        <w:t>Wilcoxon</w:t>
      </w:r>
      <w:r w:rsidRPr="008A4FB0">
        <w:rPr>
          <w:rStyle w:val="afb"/>
          <w:noProof/>
        </w:rPr>
        <w:t>符号秩检验结果</w:t>
      </w:r>
      <w:r w:rsidRPr="00492FE9">
        <w:rPr>
          <w:rStyle w:val="afb"/>
          <w:noProof/>
          <w:webHidden/>
        </w:rPr>
        <w:tab/>
      </w:r>
      <w:r w:rsidRPr="00492FE9">
        <w:rPr>
          <w:rStyle w:val="afb"/>
          <w:noProof/>
          <w:webHidden/>
        </w:rPr>
        <w:fldChar w:fldCharType="begin"/>
      </w:r>
      <w:r w:rsidRPr="00492FE9">
        <w:rPr>
          <w:rStyle w:val="afb"/>
          <w:noProof/>
          <w:webHidden/>
        </w:rPr>
        <w:instrText xml:space="preserve"> PAGEREF _Toc228022966 \h </w:instrText>
      </w:r>
      <w:r w:rsidRPr="00492FE9">
        <w:rPr>
          <w:rStyle w:val="afb"/>
          <w:noProof/>
          <w:webHidden/>
        </w:rPr>
      </w:r>
      <w:r w:rsidRPr="00492FE9">
        <w:rPr>
          <w:rStyle w:val="afb"/>
          <w:noProof/>
          <w:webHidden/>
        </w:rPr>
        <w:fldChar w:fldCharType="separate"/>
      </w:r>
      <w:ins w:id="2261" w:author="Zixuan Zhou" w:date="2026-04-27T21:52:00Z" w16du:dateUtc="2026-04-27T13:52:00Z">
        <w:r w:rsidR="001704E8">
          <w:rPr>
            <w:rStyle w:val="afb"/>
            <w:noProof/>
            <w:webHidden/>
          </w:rPr>
          <w:t>44</w:t>
        </w:r>
      </w:ins>
      <w:del w:id="2262" w:author="Zixuan Zhou" w:date="2026-04-27T03:45:00Z" w16du:dateUtc="2026-04-26T19:45:00Z">
        <w:r w:rsidR="00F3185C" w:rsidDel="00DC6D96">
          <w:rPr>
            <w:rStyle w:val="afb"/>
            <w:noProof/>
            <w:webHidden/>
          </w:rPr>
          <w:delText>49</w:delText>
        </w:r>
      </w:del>
      <w:r w:rsidRPr="00492FE9">
        <w:rPr>
          <w:rStyle w:val="afb"/>
          <w:noProof/>
          <w:webHidden/>
        </w:rPr>
        <w:fldChar w:fldCharType="end"/>
      </w:r>
      <w:r>
        <w:rPr>
          <w:noProof/>
        </w:rPr>
        <w:fldChar w:fldCharType="end"/>
      </w:r>
    </w:p>
    <w:p w14:paraId="37FD2D0C" w14:textId="48A169AE" w:rsidR="00492FE9" w:rsidRPr="00492FE9" w:rsidRDefault="00492FE9" w:rsidP="00492FE9">
      <w:pPr>
        <w:pStyle w:val="affe"/>
        <w:tabs>
          <w:tab w:val="right" w:leader="dot" w:pos="9060"/>
        </w:tabs>
        <w:spacing w:afterLines="0" w:after="0" w:line="400" w:lineRule="exact"/>
        <w:ind w:leftChars="0" w:left="0" w:firstLineChars="0" w:firstLine="0"/>
        <w:rPr>
          <w:rStyle w:val="afb"/>
          <w:noProof/>
        </w:rPr>
      </w:pPr>
      <w:r>
        <w:rPr>
          <w:noProof/>
        </w:rPr>
        <w:fldChar w:fldCharType="begin"/>
      </w:r>
      <w:r>
        <w:rPr>
          <w:noProof/>
        </w:rPr>
        <w:instrText>HYPERLINK \l "_Toc228022967"</w:instrText>
      </w:r>
      <w:ins w:id="2263" w:author="Zixuan Zhou" w:date="2026-04-27T21:52:00Z" w16du:dateUtc="2026-04-27T13:52:00Z">
        <w:r w:rsidR="001704E8">
          <w:rPr>
            <w:noProof/>
          </w:rPr>
        </w:r>
      </w:ins>
      <w:r>
        <w:rPr>
          <w:noProof/>
        </w:rPr>
        <w:fldChar w:fldCharType="separate"/>
      </w:r>
      <w:r w:rsidRPr="008A4FB0">
        <w:rPr>
          <w:rStyle w:val="afb"/>
          <w:noProof/>
        </w:rPr>
        <w:t>表</w:t>
      </w:r>
      <w:r w:rsidRPr="008A4FB0">
        <w:rPr>
          <w:rStyle w:val="afb"/>
          <w:noProof/>
        </w:rPr>
        <w:t xml:space="preserve"> 6</w:t>
      </w:r>
      <w:r w:rsidRPr="008A4FB0">
        <w:rPr>
          <w:rStyle w:val="afb"/>
          <w:noProof/>
        </w:rPr>
        <w:noBreakHyphen/>
        <w:t>11 Qwen3-4B</w:t>
      </w:r>
      <w:r w:rsidRPr="008A4FB0">
        <w:rPr>
          <w:rStyle w:val="afb"/>
          <w:noProof/>
        </w:rPr>
        <w:t>各主题综合得分对比</w:t>
      </w:r>
      <w:r w:rsidRPr="00492FE9">
        <w:rPr>
          <w:rStyle w:val="afb"/>
          <w:noProof/>
          <w:webHidden/>
        </w:rPr>
        <w:tab/>
      </w:r>
      <w:r w:rsidRPr="00492FE9">
        <w:rPr>
          <w:rStyle w:val="afb"/>
          <w:noProof/>
          <w:webHidden/>
        </w:rPr>
        <w:fldChar w:fldCharType="begin"/>
      </w:r>
      <w:r w:rsidRPr="00492FE9">
        <w:rPr>
          <w:rStyle w:val="afb"/>
          <w:noProof/>
          <w:webHidden/>
        </w:rPr>
        <w:instrText xml:space="preserve"> PAGEREF _Toc228022967 \h </w:instrText>
      </w:r>
      <w:r w:rsidRPr="00492FE9">
        <w:rPr>
          <w:rStyle w:val="afb"/>
          <w:noProof/>
          <w:webHidden/>
        </w:rPr>
      </w:r>
      <w:r w:rsidRPr="00492FE9">
        <w:rPr>
          <w:rStyle w:val="afb"/>
          <w:noProof/>
          <w:webHidden/>
        </w:rPr>
        <w:fldChar w:fldCharType="separate"/>
      </w:r>
      <w:ins w:id="2264" w:author="Zixuan Zhou" w:date="2026-04-27T21:52:00Z" w16du:dateUtc="2026-04-27T13:52:00Z">
        <w:r w:rsidR="001704E8">
          <w:rPr>
            <w:rStyle w:val="afb"/>
            <w:noProof/>
            <w:webHidden/>
          </w:rPr>
          <w:t>45</w:t>
        </w:r>
      </w:ins>
      <w:del w:id="2265" w:author="Zixuan Zhou" w:date="2026-04-27T03:45:00Z" w16du:dateUtc="2026-04-26T19:45:00Z">
        <w:r w:rsidR="00F3185C" w:rsidDel="00DC6D96">
          <w:rPr>
            <w:rStyle w:val="afb"/>
            <w:noProof/>
            <w:webHidden/>
          </w:rPr>
          <w:delText>50</w:delText>
        </w:r>
      </w:del>
      <w:r w:rsidRPr="00492FE9">
        <w:rPr>
          <w:rStyle w:val="afb"/>
          <w:noProof/>
          <w:webHidden/>
        </w:rPr>
        <w:fldChar w:fldCharType="end"/>
      </w:r>
      <w:r>
        <w:rPr>
          <w:noProof/>
        </w:rPr>
        <w:fldChar w:fldCharType="end"/>
      </w:r>
    </w:p>
    <w:p w14:paraId="366F1E70" w14:textId="06B601C0" w:rsidR="00613CFD" w:rsidRPr="00613CFD" w:rsidRDefault="00492FE9" w:rsidP="00492FE9">
      <w:pPr>
        <w:pStyle w:val="affe"/>
        <w:tabs>
          <w:tab w:val="right" w:leader="dot" w:pos="9060"/>
        </w:tabs>
        <w:spacing w:afterLines="0" w:after="0"/>
        <w:ind w:leftChars="0" w:left="0" w:firstLineChars="0" w:firstLine="0"/>
      </w:pPr>
      <w:r>
        <w:rPr>
          <w:rStyle w:val="afb"/>
          <w:noProof/>
        </w:rPr>
        <w:fldChar w:fldCharType="end"/>
      </w:r>
    </w:p>
    <w:p w14:paraId="76F8D0FF" w14:textId="77777777" w:rsidR="00613CFD" w:rsidRDefault="00613CFD" w:rsidP="00613CFD">
      <w:pPr>
        <w:pStyle w:val="altz"/>
        <w:ind w:firstLine="480"/>
        <w:sectPr w:rsidR="00613CFD">
          <w:headerReference w:type="default" r:id="rId46"/>
          <w:endnotePr>
            <w:numFmt w:val="decimal"/>
          </w:endnotePr>
          <w:pgSz w:w="11906" w:h="16838"/>
          <w:pgMar w:top="1701" w:right="1418" w:bottom="1701" w:left="1418" w:header="851" w:footer="850" w:gutter="0"/>
          <w:cols w:space="425"/>
          <w:docGrid w:type="linesAndChars" w:linePitch="326"/>
        </w:sectPr>
      </w:pPr>
    </w:p>
    <w:p w14:paraId="3A85FC7D" w14:textId="422EB174" w:rsidR="00F54B80" w:rsidRDefault="00000000">
      <w:pPr>
        <w:pStyle w:val="1"/>
        <w:numPr>
          <w:ilvl w:val="0"/>
          <w:numId w:val="0"/>
        </w:numPr>
        <w:spacing w:before="326" w:after="326"/>
        <w:rPr>
          <w:rFonts w:hint="eastAsia"/>
        </w:rPr>
      </w:pPr>
      <w:bookmarkStart w:id="2266" w:name="_Toc228219399"/>
      <w:r>
        <w:rPr>
          <w:rFonts w:hint="eastAsia"/>
        </w:rPr>
        <w:lastRenderedPageBreak/>
        <w:t>参考文献</w:t>
      </w:r>
      <w:bookmarkEnd w:id="2266"/>
    </w:p>
    <w:p w14:paraId="35AFFC7F" w14:textId="77777777" w:rsidR="001704E8" w:rsidRDefault="00A804DE" w:rsidP="001704E8">
      <w:pPr>
        <w:pStyle w:val="afff"/>
        <w:spacing w:afterLines="0" w:after="0" w:line="400" w:lineRule="exact"/>
        <w:ind w:left="480" w:hangingChars="200" w:hanging="480"/>
        <w:pPrChange w:id="2267" w:author="Zixuan Zhou" w:date="2026-04-27T21:54:00Z" w16du:dateUtc="2026-04-27T13:54:00Z">
          <w:pPr>
            <w:pStyle w:val="afff"/>
            <w:spacing w:after="163"/>
          </w:pPr>
        </w:pPrChange>
      </w:pPr>
      <w:r>
        <w:fldChar w:fldCharType="begin"/>
      </w:r>
      <w:r w:rsidR="001704E8">
        <w:instrText xml:space="preserve"> ADDIN ZOTERO_BIBL {"uncited":[],"omitted":[],"custom":[]} CSL_BIBLIOGRAPHY </w:instrText>
      </w:r>
      <w:r>
        <w:fldChar w:fldCharType="separate"/>
      </w:r>
      <w:r w:rsidR="001704E8">
        <w:t>[1]</w:t>
      </w:r>
      <w:r w:rsidR="001704E8">
        <w:tab/>
        <w:t xml:space="preserve">PATTON G C, SAWYER S M, SANTELLI J S, </w:t>
      </w:r>
      <w:r w:rsidR="001704E8">
        <w:t>等</w:t>
      </w:r>
      <w:r w:rsidR="001704E8">
        <w:t>. Our future: a Lancet commission on adolescent health and wellbeing[J]. The Lancet, 2016, 387(10036): 2423-2478.</w:t>
      </w:r>
    </w:p>
    <w:p w14:paraId="3B766EBA" w14:textId="77777777" w:rsidR="001704E8" w:rsidRDefault="001704E8" w:rsidP="001704E8">
      <w:pPr>
        <w:pStyle w:val="afff"/>
        <w:spacing w:afterLines="0" w:after="0" w:line="400" w:lineRule="exact"/>
        <w:ind w:left="480" w:hangingChars="200" w:hanging="480"/>
        <w:pPrChange w:id="2268" w:author="Zixuan Zhou" w:date="2026-04-27T21:54:00Z" w16du:dateUtc="2026-04-27T13:54:00Z">
          <w:pPr>
            <w:pStyle w:val="afff"/>
            <w:spacing w:after="163"/>
          </w:pPr>
        </w:pPrChange>
      </w:pPr>
      <w:r>
        <w:t>[2]</w:t>
      </w:r>
      <w:r>
        <w:tab/>
        <w:t>WORLD HEALTH ORGANIZATION. Adolescent pregnancy[EB/OL]. [2025-09-15]. https://www.who.int/news-room/fact-sheets/detail/adolescent-pregnancy.</w:t>
      </w:r>
    </w:p>
    <w:p w14:paraId="4982A033" w14:textId="77777777" w:rsidR="001704E8" w:rsidRDefault="001704E8" w:rsidP="001704E8">
      <w:pPr>
        <w:pStyle w:val="afff"/>
        <w:spacing w:afterLines="0" w:after="0" w:line="400" w:lineRule="exact"/>
        <w:ind w:left="480" w:hangingChars="200" w:hanging="480"/>
        <w:pPrChange w:id="2269" w:author="Zixuan Zhou" w:date="2026-04-27T21:54:00Z" w16du:dateUtc="2026-04-27T13:54:00Z">
          <w:pPr>
            <w:pStyle w:val="afff"/>
            <w:spacing w:after="163"/>
          </w:pPr>
        </w:pPrChange>
      </w:pPr>
      <w:r>
        <w:t>[3]</w:t>
      </w:r>
      <w:r>
        <w:tab/>
      </w:r>
      <w:r>
        <w:t>张艺珊</w:t>
      </w:r>
      <w:r>
        <w:t xml:space="preserve">, </w:t>
      </w:r>
      <w:r>
        <w:t>张雪松</w:t>
      </w:r>
      <w:r>
        <w:t xml:space="preserve">, </w:t>
      </w:r>
      <w:r>
        <w:t>李晓宇</w:t>
      </w:r>
      <w:r>
        <w:t xml:space="preserve">, </w:t>
      </w:r>
      <w:r>
        <w:t>等</w:t>
      </w:r>
      <w:r>
        <w:t xml:space="preserve">. </w:t>
      </w:r>
      <w:r>
        <w:t>青少年生殖健康现状</w:t>
      </w:r>
      <w:r>
        <w:t xml:space="preserve">[J]. </w:t>
      </w:r>
      <w:r>
        <w:t>中国计划生育和妇产科</w:t>
      </w:r>
      <w:r>
        <w:t>, 2020, 12(4): 4-6.</w:t>
      </w:r>
    </w:p>
    <w:p w14:paraId="33489B12" w14:textId="77777777" w:rsidR="001704E8" w:rsidRDefault="001704E8" w:rsidP="001704E8">
      <w:pPr>
        <w:pStyle w:val="afff"/>
        <w:spacing w:afterLines="0" w:after="0" w:line="400" w:lineRule="exact"/>
        <w:ind w:left="480" w:hangingChars="200" w:hanging="480"/>
        <w:pPrChange w:id="2270" w:author="Zixuan Zhou" w:date="2026-04-27T21:54:00Z" w16du:dateUtc="2026-04-27T13:54:00Z">
          <w:pPr>
            <w:pStyle w:val="afff"/>
            <w:spacing w:after="163"/>
          </w:pPr>
        </w:pPrChange>
      </w:pPr>
      <w:r>
        <w:t>[4]</w:t>
      </w:r>
      <w:r>
        <w:tab/>
        <w:t xml:space="preserve">ZOU Z, DONG Y, SONG Y, </w:t>
      </w:r>
      <w:r>
        <w:t>等</w:t>
      </w:r>
      <w:r>
        <w:t>. Strengthening sexual and reproductive health education for children and adolescents in China[J]. The Lancet Child &amp; Adolescent Health, 2023, 7(9): 603-605.</w:t>
      </w:r>
    </w:p>
    <w:p w14:paraId="0371D384" w14:textId="77777777" w:rsidR="001704E8" w:rsidRDefault="001704E8" w:rsidP="001704E8">
      <w:pPr>
        <w:pStyle w:val="afff"/>
        <w:spacing w:afterLines="0" w:after="0" w:line="400" w:lineRule="exact"/>
        <w:ind w:left="480" w:hangingChars="200" w:hanging="480"/>
        <w:pPrChange w:id="2271" w:author="Zixuan Zhou" w:date="2026-04-27T21:54:00Z" w16du:dateUtc="2026-04-27T13:54:00Z">
          <w:pPr>
            <w:pStyle w:val="afff"/>
            <w:spacing w:after="163"/>
          </w:pPr>
        </w:pPrChange>
      </w:pPr>
      <w:r>
        <w:t>[5]</w:t>
      </w:r>
      <w:r>
        <w:tab/>
      </w:r>
      <w:proofErr w:type="gramStart"/>
      <w:r>
        <w:t>林超龙</w:t>
      </w:r>
      <w:proofErr w:type="gramEnd"/>
      <w:r>
        <w:t xml:space="preserve">. </w:t>
      </w:r>
      <w:r>
        <w:t>青少年生殖健康知识与行为的相关性研究</w:t>
      </w:r>
      <w:r>
        <w:t xml:space="preserve">[J]. </w:t>
      </w:r>
      <w:r>
        <w:t>基础医学理论研究</w:t>
      </w:r>
      <w:r>
        <w:t>, 2025, 7(1): 51.</w:t>
      </w:r>
    </w:p>
    <w:p w14:paraId="40CC177D" w14:textId="77777777" w:rsidR="001704E8" w:rsidRDefault="001704E8" w:rsidP="001704E8">
      <w:pPr>
        <w:pStyle w:val="afff"/>
        <w:spacing w:afterLines="0" w:after="0" w:line="400" w:lineRule="exact"/>
        <w:ind w:left="480" w:hangingChars="200" w:hanging="480"/>
        <w:pPrChange w:id="2272" w:author="Zixuan Zhou" w:date="2026-04-27T21:54:00Z" w16du:dateUtc="2026-04-27T13:54:00Z">
          <w:pPr>
            <w:pStyle w:val="afff"/>
            <w:spacing w:after="163"/>
          </w:pPr>
        </w:pPrChange>
      </w:pPr>
      <w:r>
        <w:t>[6]</w:t>
      </w:r>
      <w:r>
        <w:tab/>
        <w:t>UNESCO, JOINT UNITED NATIONS PROGRAMME ON HIV/AIDS, UNITED NATIONS CHILDREN</w:t>
      </w:r>
      <w:proofErr w:type="gramStart"/>
      <w:r>
        <w:t>’</w:t>
      </w:r>
      <w:proofErr w:type="gramEnd"/>
      <w:r>
        <w:t xml:space="preserve">S FUND, </w:t>
      </w:r>
      <w:r>
        <w:t>等</w:t>
      </w:r>
      <w:r>
        <w:t xml:space="preserve">. International technical guidance on sexuality education: an evidence-informed approach - UNESCO </w:t>
      </w:r>
      <w:r>
        <w:t>数字图书馆</w:t>
      </w:r>
      <w:r>
        <w:t>[M/OL]. 2018[2026-03-25]. https://unesdoc.unesco.org/ark:/48223/pf0000260770.</w:t>
      </w:r>
    </w:p>
    <w:p w14:paraId="70ADFA83" w14:textId="77777777" w:rsidR="001704E8" w:rsidRDefault="001704E8" w:rsidP="001704E8">
      <w:pPr>
        <w:pStyle w:val="afff"/>
        <w:spacing w:afterLines="0" w:after="0" w:line="400" w:lineRule="exact"/>
        <w:ind w:left="480" w:hangingChars="200" w:hanging="480"/>
        <w:pPrChange w:id="2273" w:author="Zixuan Zhou" w:date="2026-04-27T21:54:00Z" w16du:dateUtc="2026-04-27T13:54:00Z">
          <w:pPr>
            <w:pStyle w:val="afff"/>
            <w:spacing w:after="163"/>
          </w:pPr>
        </w:pPrChange>
      </w:pPr>
      <w:r>
        <w:t>[7]</w:t>
      </w:r>
      <w:r>
        <w:tab/>
        <w:t>QIN Q, ZHANG J. Sex Education in China: Actors and dynamics of China’s policies and practices[J]. Cogent Education, 2023, 10(2): 2270289.</w:t>
      </w:r>
    </w:p>
    <w:p w14:paraId="5D706734" w14:textId="77777777" w:rsidR="001704E8" w:rsidRDefault="001704E8" w:rsidP="001704E8">
      <w:pPr>
        <w:pStyle w:val="afff"/>
        <w:spacing w:afterLines="0" w:after="0" w:line="400" w:lineRule="exact"/>
        <w:ind w:left="480" w:hangingChars="200" w:hanging="480"/>
        <w:pPrChange w:id="2274" w:author="Zixuan Zhou" w:date="2026-04-27T21:54:00Z" w16du:dateUtc="2026-04-27T13:54:00Z">
          <w:pPr>
            <w:pStyle w:val="afff"/>
            <w:spacing w:after="163"/>
          </w:pPr>
        </w:pPrChange>
      </w:pPr>
      <w:r>
        <w:t>[8]</w:t>
      </w:r>
      <w:r>
        <w:tab/>
        <w:t xml:space="preserve">QIAO J, WANG Y, LI X, </w:t>
      </w:r>
      <w:r>
        <w:t>等</w:t>
      </w:r>
      <w:r>
        <w:t>. A Lancet Commission on 70 years of women’s reproductive, maternal, newborn, child, and adolescent health in China[J]. The Lancet, 2021, 397(10293): 2497-2536.</w:t>
      </w:r>
    </w:p>
    <w:p w14:paraId="3C341A38" w14:textId="77777777" w:rsidR="001704E8" w:rsidRDefault="001704E8" w:rsidP="001704E8">
      <w:pPr>
        <w:pStyle w:val="afff"/>
        <w:spacing w:afterLines="0" w:after="0" w:line="400" w:lineRule="exact"/>
        <w:ind w:left="480" w:hangingChars="200" w:hanging="480"/>
        <w:pPrChange w:id="2275" w:author="Zixuan Zhou" w:date="2026-04-27T21:54:00Z" w16du:dateUtc="2026-04-27T13:54:00Z">
          <w:pPr>
            <w:pStyle w:val="afff"/>
            <w:spacing w:after="163"/>
          </w:pPr>
        </w:pPrChange>
      </w:pPr>
      <w:r>
        <w:t>[9]</w:t>
      </w:r>
      <w:r>
        <w:tab/>
        <w:t xml:space="preserve">BHANA D, AGGLETON P, MIEDEMA E, </w:t>
      </w:r>
      <w:r>
        <w:t>等</w:t>
      </w:r>
      <w:r>
        <w:t>. Beyond controversy – International perspectives on sexual and reproductive health education[J]. Health Education Journal, 2024, 83(8): 821-829.</w:t>
      </w:r>
    </w:p>
    <w:p w14:paraId="35DEB880" w14:textId="77777777" w:rsidR="001704E8" w:rsidRDefault="001704E8" w:rsidP="001704E8">
      <w:pPr>
        <w:pStyle w:val="afff"/>
        <w:spacing w:afterLines="0" w:after="0" w:line="400" w:lineRule="exact"/>
        <w:ind w:left="480" w:hangingChars="200" w:hanging="480"/>
        <w:pPrChange w:id="2276" w:author="Zixuan Zhou" w:date="2026-04-27T21:54:00Z" w16du:dateUtc="2026-04-27T13:54:00Z">
          <w:pPr>
            <w:pStyle w:val="afff"/>
            <w:spacing w:after="163"/>
          </w:pPr>
        </w:pPrChange>
      </w:pPr>
      <w:r>
        <w:t>[10]</w:t>
      </w:r>
      <w:r>
        <w:tab/>
      </w:r>
      <w:r>
        <w:t>赵</w:t>
      </w:r>
      <w:proofErr w:type="gramStart"/>
      <w:r>
        <w:t>芮</w:t>
      </w:r>
      <w:proofErr w:type="gramEnd"/>
      <w:r>
        <w:t xml:space="preserve">, </w:t>
      </w:r>
      <w:r>
        <w:t>张磊</w:t>
      </w:r>
      <w:r>
        <w:t xml:space="preserve">, </w:t>
      </w:r>
      <w:proofErr w:type="gramStart"/>
      <w:r>
        <w:t>富晓星</w:t>
      </w:r>
      <w:proofErr w:type="gramEnd"/>
      <w:r>
        <w:t xml:space="preserve">, </w:t>
      </w:r>
      <w:r>
        <w:t>等</w:t>
      </w:r>
      <w:r>
        <w:t xml:space="preserve">. </w:t>
      </w:r>
      <w:r>
        <w:t>中国</w:t>
      </w:r>
      <w:r>
        <w:t>11</w:t>
      </w:r>
      <w:r>
        <w:t>省市青少年性与生殖健康知识、态度及行为调查</w:t>
      </w:r>
      <w:r>
        <w:t xml:space="preserve">[J]. </w:t>
      </w:r>
      <w:r>
        <w:t>中国公共卫生</w:t>
      </w:r>
      <w:r>
        <w:t>, 2019, 35(10): 1330-1338.</w:t>
      </w:r>
    </w:p>
    <w:p w14:paraId="3C58DE64" w14:textId="77777777" w:rsidR="001704E8" w:rsidRDefault="001704E8" w:rsidP="001704E8">
      <w:pPr>
        <w:pStyle w:val="afff"/>
        <w:spacing w:afterLines="0" w:after="0" w:line="400" w:lineRule="exact"/>
        <w:ind w:left="480" w:hangingChars="200" w:hanging="480"/>
        <w:pPrChange w:id="2277" w:author="Zixuan Zhou" w:date="2026-04-27T21:54:00Z" w16du:dateUtc="2026-04-27T13:54:00Z">
          <w:pPr>
            <w:pStyle w:val="afff"/>
            <w:spacing w:after="163"/>
          </w:pPr>
        </w:pPrChange>
      </w:pPr>
      <w:r>
        <w:t>[11]</w:t>
      </w:r>
      <w:r>
        <w:tab/>
        <w:t xml:space="preserve">GUO R, XIE H, ZHAO W, </w:t>
      </w:r>
      <w:r>
        <w:t>等</w:t>
      </w:r>
      <w:r>
        <w:t xml:space="preserve">. Web-based sexual and reproductive health education for adolescents aged 10-17 years: a systematic review and meta-analysis[J]. BMJ </w:t>
      </w:r>
      <w:proofErr w:type="spellStart"/>
      <w:r>
        <w:t>paediatrics</w:t>
      </w:r>
      <w:proofErr w:type="spellEnd"/>
      <w:r>
        <w:t xml:space="preserve"> open, 2025, 9(1): e003714.</w:t>
      </w:r>
    </w:p>
    <w:p w14:paraId="38587EA4" w14:textId="77777777" w:rsidR="001704E8" w:rsidRDefault="001704E8" w:rsidP="001704E8">
      <w:pPr>
        <w:pStyle w:val="afff"/>
        <w:spacing w:afterLines="0" w:after="0" w:line="400" w:lineRule="exact"/>
        <w:ind w:left="480" w:hangingChars="200" w:hanging="480"/>
        <w:pPrChange w:id="2278" w:author="Zixuan Zhou" w:date="2026-04-27T21:54:00Z" w16du:dateUtc="2026-04-27T13:54:00Z">
          <w:pPr>
            <w:pStyle w:val="afff"/>
            <w:spacing w:after="163"/>
          </w:pPr>
        </w:pPrChange>
      </w:pPr>
      <w:r>
        <w:t>[12]</w:t>
      </w:r>
      <w:r>
        <w:tab/>
        <w:t xml:space="preserve">ZORI G L, COLLINS S L, WALKER A F. Online Sexual Health Information </w:t>
      </w:r>
      <w:proofErr w:type="gramStart"/>
      <w:r>
        <w:t>Se</w:t>
      </w:r>
      <w:r>
        <w:lastRenderedPageBreak/>
        <w:t>eking of</w:t>
      </w:r>
      <w:proofErr w:type="gramEnd"/>
      <w:r>
        <w:t xml:space="preserve"> Adolescents: A Content Analysis[J]. American Journal of Sexuality Education, 2023, 18(3): 378-400.</w:t>
      </w:r>
    </w:p>
    <w:p w14:paraId="35FF2B07" w14:textId="77777777" w:rsidR="001704E8" w:rsidRDefault="001704E8" w:rsidP="001704E8">
      <w:pPr>
        <w:pStyle w:val="afff"/>
        <w:spacing w:afterLines="0" w:after="0" w:line="400" w:lineRule="exact"/>
        <w:ind w:left="480" w:hangingChars="200" w:hanging="480"/>
        <w:pPrChange w:id="2279" w:author="Zixuan Zhou" w:date="2026-04-27T21:54:00Z" w16du:dateUtc="2026-04-27T13:54:00Z">
          <w:pPr>
            <w:pStyle w:val="afff"/>
            <w:spacing w:after="163"/>
          </w:pPr>
        </w:pPrChange>
      </w:pPr>
      <w:r>
        <w:t>[13]</w:t>
      </w:r>
      <w:r>
        <w:tab/>
        <w:t>GABARRON E, WYNN R. Use of social media for sexual health promotion: a scoping review[J]. Global Health Action, 2016, 9(1): 32193.</w:t>
      </w:r>
    </w:p>
    <w:p w14:paraId="19227008" w14:textId="77777777" w:rsidR="001704E8" w:rsidRDefault="001704E8" w:rsidP="001704E8">
      <w:pPr>
        <w:pStyle w:val="afff"/>
        <w:spacing w:afterLines="0" w:after="0" w:line="400" w:lineRule="exact"/>
        <w:ind w:left="480" w:hangingChars="200" w:hanging="480"/>
        <w:pPrChange w:id="2280" w:author="Zixuan Zhou" w:date="2026-04-27T21:54:00Z" w16du:dateUtc="2026-04-27T13:54:00Z">
          <w:pPr>
            <w:pStyle w:val="afff"/>
            <w:spacing w:after="163"/>
          </w:pPr>
        </w:pPrChange>
      </w:pPr>
      <w:r>
        <w:t>[14]</w:t>
      </w:r>
      <w:r>
        <w:tab/>
        <w:t>CHEN J, WANG Y. Social Media Use for Health Purposes: Systematic Review[J]. Journal of Medical Internet Research, 2021, 23(5): e17917.</w:t>
      </w:r>
    </w:p>
    <w:p w14:paraId="59309721" w14:textId="77777777" w:rsidR="001704E8" w:rsidRDefault="001704E8" w:rsidP="001704E8">
      <w:pPr>
        <w:pStyle w:val="afff"/>
        <w:spacing w:afterLines="0" w:after="0" w:line="400" w:lineRule="exact"/>
        <w:ind w:left="480" w:hangingChars="200" w:hanging="480"/>
        <w:pPrChange w:id="2281" w:author="Zixuan Zhou" w:date="2026-04-27T21:54:00Z" w16du:dateUtc="2026-04-27T13:54:00Z">
          <w:pPr>
            <w:pStyle w:val="afff"/>
            <w:spacing w:after="163"/>
          </w:pPr>
        </w:pPrChange>
      </w:pPr>
      <w:r>
        <w:t>[15]</w:t>
      </w:r>
      <w:r>
        <w:tab/>
        <w:t xml:space="preserve">DÖRING N, CONDE M. Sexual health information on social media: a systematic scoping review[J]. </w:t>
      </w:r>
      <w:proofErr w:type="spellStart"/>
      <w:r>
        <w:t>Bundesgesundheitsblatt</w:t>
      </w:r>
      <w:proofErr w:type="spellEnd"/>
      <w:r>
        <w:t xml:space="preserve">, </w:t>
      </w:r>
      <w:proofErr w:type="spellStart"/>
      <w:r>
        <w:t>Gesundheitsforschung</w:t>
      </w:r>
      <w:proofErr w:type="spellEnd"/>
      <w:r>
        <w:t xml:space="preserve">, </w:t>
      </w:r>
      <w:proofErr w:type="spellStart"/>
      <w:r>
        <w:t>Gesundheitsschutz</w:t>
      </w:r>
      <w:proofErr w:type="spellEnd"/>
      <w:r>
        <w:t>, 2021, 64(11): 1416.</w:t>
      </w:r>
    </w:p>
    <w:p w14:paraId="3822BDFB" w14:textId="77777777" w:rsidR="001704E8" w:rsidRDefault="001704E8" w:rsidP="001704E8">
      <w:pPr>
        <w:pStyle w:val="afff"/>
        <w:spacing w:afterLines="0" w:after="0" w:line="400" w:lineRule="exact"/>
        <w:ind w:left="480" w:hangingChars="200" w:hanging="480"/>
        <w:pPrChange w:id="2282" w:author="Zixuan Zhou" w:date="2026-04-27T21:54:00Z" w16du:dateUtc="2026-04-27T13:54:00Z">
          <w:pPr>
            <w:pStyle w:val="afff"/>
            <w:spacing w:after="163"/>
          </w:pPr>
        </w:pPrChange>
      </w:pPr>
      <w:r>
        <w:t>[16]</w:t>
      </w:r>
      <w:r>
        <w:tab/>
        <w:t>SUAREZ-LLEDO V, ALVAREZ-GALVEZ J. Prevalence of Health Misinformation on Social Media: Systematic Review[J]. Journal of Medical Internet Research, 2021, 23(1): e17187.</w:t>
      </w:r>
    </w:p>
    <w:p w14:paraId="27DF1CBA" w14:textId="77777777" w:rsidR="001704E8" w:rsidRDefault="001704E8" w:rsidP="001704E8">
      <w:pPr>
        <w:pStyle w:val="afff"/>
        <w:spacing w:afterLines="0" w:after="0" w:line="400" w:lineRule="exact"/>
        <w:ind w:left="480" w:hangingChars="200" w:hanging="480"/>
        <w:pPrChange w:id="2283" w:author="Zixuan Zhou" w:date="2026-04-27T21:54:00Z" w16du:dateUtc="2026-04-27T13:54:00Z">
          <w:pPr>
            <w:pStyle w:val="afff"/>
            <w:spacing w:after="163"/>
          </w:pPr>
        </w:pPrChange>
      </w:pPr>
      <w:r>
        <w:t>[17]</w:t>
      </w:r>
      <w:r>
        <w:tab/>
      </w:r>
      <w:proofErr w:type="gramStart"/>
      <w:r>
        <w:t>郑杰心</w:t>
      </w:r>
      <w:proofErr w:type="gramEnd"/>
      <w:r>
        <w:t xml:space="preserve">. </w:t>
      </w:r>
      <w:r>
        <w:t>健康科普类短视频的传播策略研究</w:t>
      </w:r>
      <w:r>
        <w:t xml:space="preserve"> ——</w:t>
      </w:r>
      <w:proofErr w:type="gramStart"/>
      <w:r>
        <w:t>以抖音为例</w:t>
      </w:r>
      <w:proofErr w:type="gramEnd"/>
      <w:r>
        <w:t xml:space="preserve">[J]. </w:t>
      </w:r>
      <w:r>
        <w:t>电视技术</w:t>
      </w:r>
      <w:r>
        <w:t>, 2021, 5(45): 34-37.</w:t>
      </w:r>
    </w:p>
    <w:p w14:paraId="355DDD8B" w14:textId="77777777" w:rsidR="001704E8" w:rsidRDefault="001704E8" w:rsidP="001704E8">
      <w:pPr>
        <w:pStyle w:val="afff"/>
        <w:spacing w:afterLines="0" w:after="0" w:line="400" w:lineRule="exact"/>
        <w:ind w:left="480" w:hangingChars="200" w:hanging="480"/>
        <w:pPrChange w:id="2284" w:author="Zixuan Zhou" w:date="2026-04-27T21:54:00Z" w16du:dateUtc="2026-04-27T13:54:00Z">
          <w:pPr>
            <w:pStyle w:val="afff"/>
            <w:spacing w:after="163"/>
          </w:pPr>
        </w:pPrChange>
      </w:pPr>
      <w:r>
        <w:t>[18]</w:t>
      </w:r>
      <w:r>
        <w:tab/>
        <w:t xml:space="preserve">UHAWENIMANA T C, MUSABWASONI M G S, NSENGIYUMVA R, </w:t>
      </w:r>
      <w:r>
        <w:t>等</w:t>
      </w:r>
      <w:r>
        <w:t>. Sexuality and Sexual and Reproductive Health Depiction in Social Media: Content Analysis of Kinyarwanda YouTube Channels[J]. Journal of Medical Internet Research, 2023, 25: e46488.</w:t>
      </w:r>
    </w:p>
    <w:p w14:paraId="6D08EC65" w14:textId="77777777" w:rsidR="001704E8" w:rsidRDefault="001704E8" w:rsidP="001704E8">
      <w:pPr>
        <w:pStyle w:val="afff"/>
        <w:spacing w:afterLines="0" w:after="0" w:line="400" w:lineRule="exact"/>
        <w:ind w:left="480" w:hangingChars="200" w:hanging="480"/>
        <w:pPrChange w:id="2285" w:author="Zixuan Zhou" w:date="2026-04-27T21:54:00Z" w16du:dateUtc="2026-04-27T13:54:00Z">
          <w:pPr>
            <w:pStyle w:val="afff"/>
            <w:spacing w:after="163"/>
          </w:pPr>
        </w:pPrChange>
      </w:pPr>
      <w:r>
        <w:t>[19]</w:t>
      </w:r>
      <w:r>
        <w:tab/>
        <w:t xml:space="preserve">WANG L, SHU X, HUANG J, </w:t>
      </w:r>
      <w:r>
        <w:t>等</w:t>
      </w:r>
      <w:r>
        <w:t>. Quality and Reliability of Adolescent Sexuality Education on Chinese Video Platforms: Sentiment-Topic Analysis and Cross-Sectional Study[J]. JMIR Formative Research, 2025, 9: e77100.</w:t>
      </w:r>
    </w:p>
    <w:p w14:paraId="0A61C2CD" w14:textId="77777777" w:rsidR="001704E8" w:rsidRDefault="001704E8" w:rsidP="001704E8">
      <w:pPr>
        <w:pStyle w:val="afff"/>
        <w:spacing w:afterLines="0" w:after="0" w:line="400" w:lineRule="exact"/>
        <w:ind w:left="480" w:hangingChars="200" w:hanging="480"/>
        <w:pPrChange w:id="2286" w:author="Zixuan Zhou" w:date="2026-04-27T21:54:00Z" w16du:dateUtc="2026-04-27T13:54:00Z">
          <w:pPr>
            <w:pStyle w:val="afff"/>
            <w:spacing w:after="163"/>
          </w:pPr>
        </w:pPrChange>
      </w:pPr>
      <w:r>
        <w:t>[20]</w:t>
      </w:r>
      <w:r>
        <w:tab/>
      </w:r>
      <w:proofErr w:type="gramStart"/>
      <w:r>
        <w:t>陈明红</w:t>
      </w:r>
      <w:proofErr w:type="gramEnd"/>
      <w:r>
        <w:t xml:space="preserve">, </w:t>
      </w:r>
      <w:r>
        <w:t>黄嘉乐</w:t>
      </w:r>
      <w:r>
        <w:t xml:space="preserve">, </w:t>
      </w:r>
      <w:r>
        <w:t>连晓丽</w:t>
      </w:r>
      <w:r>
        <w:t xml:space="preserve">. </w:t>
      </w:r>
      <w:r>
        <w:t>弹幕视角下健康视频需求主题特征及其对视频播放的影响</w:t>
      </w:r>
      <w:r>
        <w:t xml:space="preserve">[J]. </w:t>
      </w:r>
      <w:r>
        <w:t>情报杂志</w:t>
      </w:r>
      <w:r>
        <w:t>, 2023: 148-155.</w:t>
      </w:r>
    </w:p>
    <w:p w14:paraId="637AD95C" w14:textId="77777777" w:rsidR="001704E8" w:rsidRDefault="001704E8" w:rsidP="001704E8">
      <w:pPr>
        <w:pStyle w:val="afff"/>
        <w:spacing w:afterLines="0" w:after="0" w:line="400" w:lineRule="exact"/>
        <w:ind w:left="480" w:hangingChars="200" w:hanging="480"/>
        <w:pPrChange w:id="2287" w:author="Zixuan Zhou" w:date="2026-04-27T21:54:00Z" w16du:dateUtc="2026-04-27T13:54:00Z">
          <w:pPr>
            <w:pStyle w:val="afff"/>
            <w:spacing w:after="163"/>
          </w:pPr>
        </w:pPrChange>
      </w:pPr>
      <w:r>
        <w:t>[21]</w:t>
      </w:r>
      <w:r>
        <w:tab/>
        <w:t xml:space="preserve">THIRUNAVUKARASU A J, TING D S J, ELANGOVAN K, </w:t>
      </w:r>
      <w:r>
        <w:t>等</w:t>
      </w:r>
      <w:r>
        <w:t>. Large language models in medicine[J]. Nature Medicine, 2023, 29(8): 1930-1940.</w:t>
      </w:r>
    </w:p>
    <w:p w14:paraId="7AF182AC" w14:textId="77777777" w:rsidR="001704E8" w:rsidRDefault="001704E8" w:rsidP="001704E8">
      <w:pPr>
        <w:pStyle w:val="afff"/>
        <w:spacing w:afterLines="0" w:after="0" w:line="400" w:lineRule="exact"/>
        <w:ind w:left="480" w:hangingChars="200" w:hanging="480"/>
        <w:pPrChange w:id="2288" w:author="Zixuan Zhou" w:date="2026-04-27T21:54:00Z" w16du:dateUtc="2026-04-27T13:54:00Z">
          <w:pPr>
            <w:pStyle w:val="afff"/>
            <w:spacing w:after="163"/>
          </w:pPr>
        </w:pPrChange>
      </w:pPr>
      <w:r>
        <w:t>[22]</w:t>
      </w:r>
      <w:r>
        <w:tab/>
        <w:t xml:space="preserve">SINGHAL K, TU T, GOTTWEIS J, </w:t>
      </w:r>
      <w:r>
        <w:t>等</w:t>
      </w:r>
      <w:r>
        <w:t xml:space="preserve">. Toward expert-level medical </w:t>
      </w:r>
      <w:proofErr w:type="gramStart"/>
      <w:r>
        <w:t>question</w:t>
      </w:r>
      <w:proofErr w:type="gramEnd"/>
      <w:r>
        <w:t xml:space="preserve"> answering with large language models[J]. Nature Medicine, 2025, 31(3): 943-950.</w:t>
      </w:r>
    </w:p>
    <w:p w14:paraId="1E2F020A" w14:textId="77777777" w:rsidR="001704E8" w:rsidRDefault="001704E8" w:rsidP="001704E8">
      <w:pPr>
        <w:pStyle w:val="afff"/>
        <w:spacing w:afterLines="0" w:after="0" w:line="400" w:lineRule="exact"/>
        <w:ind w:left="480" w:hangingChars="200" w:hanging="480"/>
        <w:pPrChange w:id="2289" w:author="Zixuan Zhou" w:date="2026-04-27T21:54:00Z" w16du:dateUtc="2026-04-27T13:54:00Z">
          <w:pPr>
            <w:pStyle w:val="afff"/>
            <w:spacing w:after="163"/>
          </w:pPr>
        </w:pPrChange>
      </w:pPr>
      <w:r>
        <w:t>[23]</w:t>
      </w:r>
      <w:r>
        <w:tab/>
        <w:t xml:space="preserve">TH K, M C, A M, </w:t>
      </w:r>
      <w:r>
        <w:t>等</w:t>
      </w:r>
      <w:r>
        <w:t>. Performance of ChatGPT on USMLE: Potential for AI-assisted medical education using large language models[J/OL]. PLOS digital health, 2023, 2(2)[2026-03-22]. https://pubmed.ncbi.nlm.nih.gov/36812645/.</w:t>
      </w:r>
    </w:p>
    <w:p w14:paraId="0C6DEF5C" w14:textId="77777777" w:rsidR="001704E8" w:rsidRDefault="001704E8" w:rsidP="001704E8">
      <w:pPr>
        <w:pStyle w:val="afff"/>
        <w:spacing w:afterLines="0" w:after="0" w:line="400" w:lineRule="exact"/>
        <w:ind w:left="480" w:hangingChars="200" w:hanging="480"/>
        <w:pPrChange w:id="2290" w:author="Zixuan Zhou" w:date="2026-04-27T21:54:00Z" w16du:dateUtc="2026-04-27T13:54:00Z">
          <w:pPr>
            <w:pStyle w:val="afff"/>
            <w:spacing w:after="163"/>
          </w:pPr>
        </w:pPrChange>
      </w:pPr>
      <w:r>
        <w:t>[24]</w:t>
      </w:r>
      <w:r>
        <w:tab/>
        <w:t xml:space="preserve">AYERS J W, POLIAK A, DREDZE M, </w:t>
      </w:r>
      <w:r>
        <w:t>等</w:t>
      </w:r>
      <w:r>
        <w:t>. Comparing Physician and Artificial Intelligence Chatbot Responses to Patient Questions Posted to a Public Social Media Forum[J]. JAMA Internal Medicine, 2023, 183(6): 589-596.</w:t>
      </w:r>
    </w:p>
    <w:p w14:paraId="708458F6" w14:textId="77777777" w:rsidR="001704E8" w:rsidRDefault="001704E8" w:rsidP="001704E8">
      <w:pPr>
        <w:pStyle w:val="afff"/>
        <w:spacing w:afterLines="0" w:after="0" w:line="400" w:lineRule="exact"/>
        <w:ind w:left="480" w:hangingChars="200" w:hanging="480"/>
        <w:pPrChange w:id="2291" w:author="Zixuan Zhou" w:date="2026-04-27T21:54:00Z" w16du:dateUtc="2026-04-27T13:54:00Z">
          <w:pPr>
            <w:pStyle w:val="afff"/>
            <w:spacing w:after="163"/>
          </w:pPr>
        </w:pPrChange>
      </w:pPr>
      <w:r>
        <w:lastRenderedPageBreak/>
        <w:t>[25]</w:t>
      </w:r>
      <w:r>
        <w:tab/>
        <w:t>CHANDRA-MOULI V, NEAL S, MOLLER A B. Adolescent sexual and reproductive health for all in sub-Saharan Africa: a spotlight on inequalities[J]. Reproductive Health, 2021, 18(S1): 118, s12978-021-01145-4.</w:t>
      </w:r>
    </w:p>
    <w:p w14:paraId="2055CC95" w14:textId="77777777" w:rsidR="001704E8" w:rsidRDefault="001704E8" w:rsidP="001704E8">
      <w:pPr>
        <w:pStyle w:val="afff"/>
        <w:spacing w:afterLines="0" w:after="0" w:line="400" w:lineRule="exact"/>
        <w:ind w:left="480" w:hangingChars="200" w:hanging="480"/>
        <w:pPrChange w:id="2292" w:author="Zixuan Zhou" w:date="2026-04-27T21:54:00Z" w16du:dateUtc="2026-04-27T13:54:00Z">
          <w:pPr>
            <w:pStyle w:val="afff"/>
            <w:spacing w:after="163"/>
          </w:pPr>
        </w:pPrChange>
      </w:pPr>
      <w:r>
        <w:t>[26]</w:t>
      </w:r>
      <w:r>
        <w:tab/>
        <w:t xml:space="preserve">SHI W, LIN Y, ZHANG Z, </w:t>
      </w:r>
      <w:r>
        <w:t>等</w:t>
      </w:r>
      <w:r>
        <w:t xml:space="preserve">. Gender Differences in Sex Education in China: A Structural Topic Modeling Analysis Based on Online Knowledge Community </w:t>
      </w:r>
      <w:proofErr w:type="spellStart"/>
      <w:r>
        <w:t>Zhihu</w:t>
      </w:r>
      <w:proofErr w:type="spellEnd"/>
      <w:r>
        <w:t>[J/OL]. Children, 2022, 9(5)[2026-03-22]. https://www.mdpi.com/2227-9067/9/5/615.</w:t>
      </w:r>
    </w:p>
    <w:p w14:paraId="1696234F" w14:textId="77777777" w:rsidR="001704E8" w:rsidRDefault="001704E8" w:rsidP="001704E8">
      <w:pPr>
        <w:pStyle w:val="afff"/>
        <w:spacing w:afterLines="0" w:after="0" w:line="400" w:lineRule="exact"/>
        <w:ind w:left="480" w:hangingChars="200" w:hanging="480"/>
        <w:pPrChange w:id="2293" w:author="Zixuan Zhou" w:date="2026-04-27T21:54:00Z" w16du:dateUtc="2026-04-27T13:54:00Z">
          <w:pPr>
            <w:pStyle w:val="afff"/>
            <w:spacing w:after="163"/>
          </w:pPr>
        </w:pPrChange>
      </w:pPr>
      <w:r>
        <w:t>[27]</w:t>
      </w:r>
      <w:r>
        <w:tab/>
        <w:t xml:space="preserve">GUO H, NA X, HOU L, </w:t>
      </w:r>
      <w:r>
        <w:t>等</w:t>
      </w:r>
      <w:r>
        <w:t>. Classifying Chinese Questions Related to Health Care Posted by Consumers Via the Internet[J]. Journal of Medical Internet Research, 2017, 19(6): e7156.</w:t>
      </w:r>
    </w:p>
    <w:p w14:paraId="18D54380" w14:textId="77777777" w:rsidR="001704E8" w:rsidRDefault="001704E8" w:rsidP="001704E8">
      <w:pPr>
        <w:pStyle w:val="afff"/>
        <w:spacing w:afterLines="0" w:after="0" w:line="400" w:lineRule="exact"/>
        <w:ind w:left="480" w:hangingChars="200" w:hanging="480"/>
        <w:pPrChange w:id="2294" w:author="Zixuan Zhou" w:date="2026-04-27T21:54:00Z" w16du:dateUtc="2026-04-27T13:54:00Z">
          <w:pPr>
            <w:pStyle w:val="afff"/>
            <w:spacing w:after="163"/>
          </w:pPr>
        </w:pPrChange>
      </w:pPr>
      <w:r>
        <w:t>[28]</w:t>
      </w:r>
      <w:r>
        <w:tab/>
        <w:t xml:space="preserve">LATT P M, AUNG E T, HTAIK K, </w:t>
      </w:r>
      <w:r>
        <w:t>等</w:t>
      </w:r>
      <w:r>
        <w:t>. Evaluation of artificial intelligence (AI) chatbots for providing sexual health information: a consensus study using real-world clinical queries[J]. BMC Public Health, 2025, 25(1): 1788.</w:t>
      </w:r>
    </w:p>
    <w:p w14:paraId="488B4903" w14:textId="77777777" w:rsidR="001704E8" w:rsidRDefault="001704E8" w:rsidP="001704E8">
      <w:pPr>
        <w:pStyle w:val="afff"/>
        <w:spacing w:afterLines="0" w:after="0" w:line="400" w:lineRule="exact"/>
        <w:ind w:left="480" w:hangingChars="200" w:hanging="480"/>
        <w:pPrChange w:id="2295" w:author="Zixuan Zhou" w:date="2026-04-27T21:54:00Z" w16du:dateUtc="2026-04-27T13:54:00Z">
          <w:pPr>
            <w:pStyle w:val="afff"/>
            <w:spacing w:after="163"/>
          </w:pPr>
        </w:pPrChange>
      </w:pPr>
      <w:r>
        <w:t>[29]</w:t>
      </w:r>
      <w:r>
        <w:tab/>
      </w:r>
      <w:r>
        <w:t>郭守运</w:t>
      </w:r>
      <w:r>
        <w:t xml:space="preserve">, </w:t>
      </w:r>
      <w:r>
        <w:t>林腾</w:t>
      </w:r>
      <w:r>
        <w:t xml:space="preserve">. </w:t>
      </w:r>
      <w:r>
        <w:t>抖音短视频平台健康信息的媒介传播及管理策略探析</w:t>
      </w:r>
      <w:r>
        <w:t xml:space="preserve">[J/OL]. </w:t>
      </w:r>
      <w:r>
        <w:t>东吴学术</w:t>
      </w:r>
      <w:r>
        <w:t>, 2023[2026-03-22]. https://xueshu.baidu.com/ndscholar/browse/detail?paperid=1p1u0ap0by3y0j201t6002p06q223316&amp;site=xueshu_se.</w:t>
      </w:r>
    </w:p>
    <w:p w14:paraId="227CC4D2" w14:textId="77777777" w:rsidR="001704E8" w:rsidRDefault="001704E8" w:rsidP="001704E8">
      <w:pPr>
        <w:pStyle w:val="afff"/>
        <w:spacing w:afterLines="0" w:after="0" w:line="400" w:lineRule="exact"/>
        <w:ind w:left="480" w:hangingChars="200" w:hanging="480"/>
        <w:pPrChange w:id="2296" w:author="Zixuan Zhou" w:date="2026-04-27T21:54:00Z" w16du:dateUtc="2026-04-27T13:54:00Z">
          <w:pPr>
            <w:pStyle w:val="afff"/>
            <w:spacing w:after="163"/>
          </w:pPr>
        </w:pPrChange>
      </w:pPr>
      <w:r>
        <w:t>[30]</w:t>
      </w:r>
      <w:r>
        <w:tab/>
        <w:t xml:space="preserve">SANABRIA G, GREENE K Y, TRAN J T, </w:t>
      </w:r>
      <w:r>
        <w:t>等</w:t>
      </w:r>
      <w:r>
        <w:t>. “A Great Way to Start the Conversation”: Evidence for the Use of an Adolescent Mental Health Chatbot Navigator for Youth at Risk of HIV and Other STIs[J]. Journal of Technology in Behavioral Science, 2023: 1-10.</w:t>
      </w:r>
    </w:p>
    <w:p w14:paraId="27975FC4" w14:textId="77777777" w:rsidR="001704E8" w:rsidRDefault="001704E8" w:rsidP="001704E8">
      <w:pPr>
        <w:pStyle w:val="afff"/>
        <w:spacing w:afterLines="0" w:after="0" w:line="400" w:lineRule="exact"/>
        <w:ind w:left="480" w:hangingChars="200" w:hanging="480"/>
        <w:pPrChange w:id="2297" w:author="Zixuan Zhou" w:date="2026-04-27T21:54:00Z" w16du:dateUtc="2026-04-27T13:54:00Z">
          <w:pPr>
            <w:pStyle w:val="afff"/>
            <w:spacing w:after="163"/>
          </w:pPr>
        </w:pPrChange>
      </w:pPr>
      <w:r>
        <w:t>[31]</w:t>
      </w:r>
      <w:r>
        <w:tab/>
        <w:t xml:space="preserve">NAIR I, PATEL S P, BOLEN A, </w:t>
      </w:r>
      <w:r>
        <w:t>等</w:t>
      </w:r>
      <w:r>
        <w:t xml:space="preserve">. Reproductive Health Experiences Shared on TikTok by Young People: Content Analysis[J]. JMIR </w:t>
      </w:r>
      <w:proofErr w:type="spellStart"/>
      <w:r>
        <w:t>Infodemiology</w:t>
      </w:r>
      <w:proofErr w:type="spellEnd"/>
      <w:r>
        <w:t>, 2023, 3: e42810.</w:t>
      </w:r>
    </w:p>
    <w:p w14:paraId="7541B3DF" w14:textId="77777777" w:rsidR="001704E8" w:rsidRDefault="001704E8" w:rsidP="001704E8">
      <w:pPr>
        <w:pStyle w:val="afff"/>
        <w:spacing w:afterLines="0" w:after="0" w:line="400" w:lineRule="exact"/>
        <w:ind w:left="480" w:hangingChars="200" w:hanging="480"/>
        <w:pPrChange w:id="2298" w:author="Zixuan Zhou" w:date="2026-04-27T21:54:00Z" w16du:dateUtc="2026-04-27T13:54:00Z">
          <w:pPr>
            <w:pStyle w:val="afff"/>
            <w:spacing w:after="163"/>
          </w:pPr>
        </w:pPrChange>
      </w:pPr>
      <w:r>
        <w:t>[32]</w:t>
      </w:r>
      <w:r>
        <w:tab/>
        <w:t>AREZOO SAEDI, AFSANEH FATEMI, MOHAMMAD ALI NEMATBAKHSH. Representation-centric approach for classification of Consumer Health Questions[J]. Expert Systems with Applications, 2023, 229: 120436.</w:t>
      </w:r>
    </w:p>
    <w:p w14:paraId="749E71C3" w14:textId="77777777" w:rsidR="001704E8" w:rsidRDefault="001704E8" w:rsidP="001704E8">
      <w:pPr>
        <w:pStyle w:val="afff"/>
        <w:spacing w:afterLines="0" w:after="0" w:line="400" w:lineRule="exact"/>
        <w:ind w:left="480" w:hangingChars="200" w:hanging="480"/>
        <w:pPrChange w:id="2299" w:author="Zixuan Zhou" w:date="2026-04-27T21:54:00Z" w16du:dateUtc="2026-04-27T13:54:00Z">
          <w:pPr>
            <w:pStyle w:val="afff"/>
            <w:spacing w:after="163"/>
          </w:pPr>
        </w:pPrChange>
      </w:pPr>
      <w:r>
        <w:t>[33]</w:t>
      </w:r>
      <w:r>
        <w:tab/>
        <w:t xml:space="preserve">HE Y, WANG Y, LAI L, </w:t>
      </w:r>
      <w:r>
        <w:t>等</w:t>
      </w:r>
      <w:r>
        <w:t>. A comparison of the performance of Chinese large language models and ChatGPT throughout the entire clinical workflow[J]. Scientific Reports, 2025, 15(1): 36322.</w:t>
      </w:r>
    </w:p>
    <w:p w14:paraId="7D7F3A80" w14:textId="77777777" w:rsidR="001704E8" w:rsidRDefault="001704E8" w:rsidP="001704E8">
      <w:pPr>
        <w:pStyle w:val="afff"/>
        <w:spacing w:afterLines="0" w:after="0" w:line="400" w:lineRule="exact"/>
        <w:ind w:left="480" w:hangingChars="200" w:hanging="480"/>
        <w:pPrChange w:id="2300" w:author="Zixuan Zhou" w:date="2026-04-27T21:54:00Z" w16du:dateUtc="2026-04-27T13:54:00Z">
          <w:pPr>
            <w:pStyle w:val="afff"/>
            <w:spacing w:after="163"/>
          </w:pPr>
        </w:pPrChange>
      </w:pPr>
      <w:r>
        <w:t>[34]</w:t>
      </w:r>
      <w:r>
        <w:tab/>
        <w:t xml:space="preserve">GOODMAN R S, PATRINELY J R, STONE C A Jr, </w:t>
      </w:r>
      <w:r>
        <w:t>等</w:t>
      </w:r>
      <w:r>
        <w:t>. Accuracy and Reliability of Chatbot Responses to Physician Questions[J]. JAMA Network Open, 2023, 6(10): e2336483.</w:t>
      </w:r>
    </w:p>
    <w:p w14:paraId="14F439A9" w14:textId="77777777" w:rsidR="001704E8" w:rsidRDefault="001704E8" w:rsidP="001704E8">
      <w:pPr>
        <w:pStyle w:val="afff"/>
        <w:spacing w:afterLines="0" w:after="0" w:line="400" w:lineRule="exact"/>
        <w:ind w:left="480" w:hangingChars="200" w:hanging="480"/>
        <w:pPrChange w:id="2301" w:author="Zixuan Zhou" w:date="2026-04-27T21:54:00Z" w16du:dateUtc="2026-04-27T13:54:00Z">
          <w:pPr>
            <w:pStyle w:val="afff"/>
            <w:spacing w:after="163"/>
          </w:pPr>
        </w:pPrChange>
      </w:pPr>
      <w:r>
        <w:t>[35]</w:t>
      </w:r>
      <w:r>
        <w:tab/>
        <w:t xml:space="preserve">FOWLER L R, SCHOEN L, SMITH H S, </w:t>
      </w:r>
      <w:r>
        <w:t>等</w:t>
      </w:r>
      <w:r>
        <w:t>. Sex Education on TikTok: A Cont</w:t>
      </w:r>
      <w:r>
        <w:lastRenderedPageBreak/>
        <w:t>ent Analysis of Themes[J]. Health Promotion Practice, 2022, 23(5): 739-742.</w:t>
      </w:r>
    </w:p>
    <w:p w14:paraId="7854D74A" w14:textId="77777777" w:rsidR="001704E8" w:rsidRDefault="001704E8" w:rsidP="001704E8">
      <w:pPr>
        <w:pStyle w:val="afff"/>
        <w:spacing w:afterLines="0" w:after="0" w:line="400" w:lineRule="exact"/>
        <w:ind w:left="480" w:hangingChars="200" w:hanging="480"/>
        <w:pPrChange w:id="2302" w:author="Zixuan Zhou" w:date="2026-04-27T21:54:00Z" w16du:dateUtc="2026-04-27T13:54:00Z">
          <w:pPr>
            <w:pStyle w:val="afff"/>
            <w:spacing w:after="163"/>
          </w:pPr>
        </w:pPrChange>
      </w:pPr>
      <w:r>
        <w:t>[36]</w:t>
      </w:r>
      <w:r>
        <w:tab/>
        <w:t xml:space="preserve">SEO J, CHOI D, KIM T, </w:t>
      </w:r>
      <w:r>
        <w:t>等</w:t>
      </w:r>
      <w:r>
        <w:t>. Evaluation Framework of Large Language Models in Medical Documentation: Development and Usability Study[J]. Journal of Medical Internet Research, 2024, 26: e58329.</w:t>
      </w:r>
    </w:p>
    <w:p w14:paraId="69D43C59" w14:textId="77777777" w:rsidR="001704E8" w:rsidRDefault="001704E8" w:rsidP="001704E8">
      <w:pPr>
        <w:pStyle w:val="afff"/>
        <w:spacing w:afterLines="0" w:after="0" w:line="400" w:lineRule="exact"/>
        <w:ind w:left="480" w:hangingChars="200" w:hanging="480"/>
        <w:pPrChange w:id="2303" w:author="Zixuan Zhou" w:date="2026-04-27T21:54:00Z" w16du:dateUtc="2026-04-27T13:54:00Z">
          <w:pPr>
            <w:pStyle w:val="afff"/>
            <w:spacing w:after="163"/>
          </w:pPr>
        </w:pPrChange>
      </w:pPr>
      <w:r>
        <w:t>[37]</w:t>
      </w:r>
      <w:r>
        <w:tab/>
        <w:t xml:space="preserve">HO C N, TIAN T, AYERS A T, </w:t>
      </w:r>
      <w:r>
        <w:t>等</w:t>
      </w:r>
      <w:r>
        <w:t>. Qualitative metrics from the biomedical literature for evaluating large language models in clinical decision-making: a narrative review[J]. BMC Medical Informatics and Decision Making, 2024, 24: 357.</w:t>
      </w:r>
    </w:p>
    <w:p w14:paraId="0E1C15F3" w14:textId="77777777" w:rsidR="001704E8" w:rsidRDefault="001704E8" w:rsidP="001704E8">
      <w:pPr>
        <w:pStyle w:val="afff"/>
        <w:spacing w:afterLines="0" w:after="0" w:line="400" w:lineRule="exact"/>
        <w:ind w:left="480" w:hangingChars="200" w:hanging="480"/>
        <w:pPrChange w:id="2304" w:author="Zixuan Zhou" w:date="2026-04-27T21:54:00Z" w16du:dateUtc="2026-04-27T13:54:00Z">
          <w:pPr>
            <w:pStyle w:val="afff"/>
            <w:spacing w:after="163"/>
          </w:pPr>
        </w:pPrChange>
      </w:pPr>
      <w:r>
        <w:t>[38]</w:t>
      </w:r>
      <w:r>
        <w:tab/>
        <w:t xml:space="preserve">YINGCHUN Z, DANCHEN L, XIAOYUE S, </w:t>
      </w:r>
      <w:r>
        <w:t>等</w:t>
      </w:r>
      <w:r>
        <w:t>. Application of ChatGPT-based artificial intelligence in the diagnosis and management of polycystic ovary syndrome[J/OL]. BMC medical informatics and decision making, 2025, 25(1)[2026-04-25]. https://pubmed.ncbi.nlm.nih.gov/40682078/.</w:t>
      </w:r>
    </w:p>
    <w:p w14:paraId="6682C92B" w14:textId="77777777" w:rsidR="001704E8" w:rsidRDefault="001704E8" w:rsidP="001704E8">
      <w:pPr>
        <w:pStyle w:val="afff"/>
        <w:spacing w:afterLines="0" w:after="0" w:line="400" w:lineRule="exact"/>
        <w:ind w:left="480" w:hangingChars="200" w:hanging="480"/>
        <w:pPrChange w:id="2305" w:author="Zixuan Zhou" w:date="2026-04-27T21:54:00Z" w16du:dateUtc="2026-04-27T13:54:00Z">
          <w:pPr>
            <w:pStyle w:val="afff"/>
            <w:spacing w:after="163"/>
          </w:pPr>
        </w:pPrChange>
      </w:pPr>
      <w:r>
        <w:t>[39]</w:t>
      </w:r>
      <w:r>
        <w:tab/>
        <w:t>SAFRAN E, YILDIRIM S. A cross-sectional study on ChatGPT’s alignment with clinical practice guidelines in musculoskeletal rehabilitation[J]. BMC Musculoskeletal Disorders, 2025, 26(1): 411.</w:t>
      </w:r>
    </w:p>
    <w:p w14:paraId="426C51CF" w14:textId="77777777" w:rsidR="001704E8" w:rsidRDefault="001704E8" w:rsidP="001704E8">
      <w:pPr>
        <w:pStyle w:val="afff"/>
        <w:spacing w:afterLines="0" w:after="0" w:line="400" w:lineRule="exact"/>
        <w:ind w:left="480" w:hangingChars="200" w:hanging="480"/>
        <w:pPrChange w:id="2306" w:author="Zixuan Zhou" w:date="2026-04-27T21:54:00Z" w16du:dateUtc="2026-04-27T13:54:00Z">
          <w:pPr>
            <w:pStyle w:val="afff"/>
            <w:spacing w:after="163"/>
          </w:pPr>
        </w:pPrChange>
      </w:pPr>
      <w:r>
        <w:t>[40]</w:t>
      </w:r>
      <w:r>
        <w:tab/>
        <w:t xml:space="preserve">TAM T Y C, SIVARAJKUMAR S, KAPOOR S, </w:t>
      </w:r>
      <w:r>
        <w:t>等</w:t>
      </w:r>
      <w:r>
        <w:t xml:space="preserve">. A framework for human evaluation of large language models in healthcare derived from literature review[J]. </w:t>
      </w:r>
      <w:proofErr w:type="spellStart"/>
      <w:r>
        <w:t>npj</w:t>
      </w:r>
      <w:proofErr w:type="spellEnd"/>
      <w:r>
        <w:t xml:space="preserve"> Digital Medicine, 2024, 7(1): 258.</w:t>
      </w:r>
    </w:p>
    <w:p w14:paraId="508B4E36" w14:textId="77777777" w:rsidR="001704E8" w:rsidRDefault="001704E8" w:rsidP="001704E8">
      <w:pPr>
        <w:pStyle w:val="afff"/>
        <w:spacing w:afterLines="0" w:after="0" w:line="400" w:lineRule="exact"/>
        <w:ind w:left="480" w:hangingChars="200" w:hanging="480"/>
        <w:pPrChange w:id="2307" w:author="Zixuan Zhou" w:date="2026-04-27T21:54:00Z" w16du:dateUtc="2026-04-27T13:54:00Z">
          <w:pPr>
            <w:pStyle w:val="afff"/>
            <w:spacing w:after="163"/>
          </w:pPr>
        </w:pPrChange>
      </w:pPr>
      <w:r>
        <w:t>[41]</w:t>
      </w:r>
      <w:r>
        <w:tab/>
        <w:t xml:space="preserve">CASOLA S, LIU Y J, PENG S, </w:t>
      </w:r>
      <w:r>
        <w:t>等</w:t>
      </w:r>
      <w:r>
        <w:t>. References Matter: Investigating the Impact of Reference Set Variation on Summarization Evaluation[EB/OL]. (2025)[2026-04-25]. https://www.semanticscholar.org/paper/References-Matter%3A-Investigating-the-Impact-of-Set-Casola-Liu/d09d576c33b72bcd57a5d6e8fbb5fa24f018ed47.</w:t>
      </w:r>
    </w:p>
    <w:p w14:paraId="0B44498F" w14:textId="77777777" w:rsidR="001704E8" w:rsidRDefault="001704E8" w:rsidP="001704E8">
      <w:pPr>
        <w:pStyle w:val="afff"/>
        <w:spacing w:afterLines="0" w:after="0" w:line="400" w:lineRule="exact"/>
        <w:ind w:left="480" w:hangingChars="200" w:hanging="480"/>
        <w:pPrChange w:id="2308" w:author="Zixuan Zhou" w:date="2026-04-27T21:54:00Z" w16du:dateUtc="2026-04-27T13:54:00Z">
          <w:pPr>
            <w:pStyle w:val="afff"/>
            <w:spacing w:after="163"/>
          </w:pPr>
        </w:pPrChange>
      </w:pPr>
      <w:r>
        <w:t>[42]</w:t>
      </w:r>
      <w:r>
        <w:tab/>
        <w:t>DENISE WELSCH, MARKUS NEUHÄUSER. Wilcoxon-Signed-Rank Test[M/OL]. [2026][2026-04-25]. https://link.springer.com/rwe/10.1007/978-3-662-69359-9_722.</w:t>
      </w:r>
    </w:p>
    <w:p w14:paraId="7455F8AF" w14:textId="40309DAD" w:rsidR="00740296" w:rsidRDefault="00A804DE" w:rsidP="001704E8">
      <w:pPr>
        <w:pStyle w:val="altz"/>
        <w:snapToGrid/>
        <w:ind w:left="480" w:hangingChars="200" w:hanging="480"/>
        <w:sectPr w:rsidR="00740296">
          <w:headerReference w:type="default" r:id="rId47"/>
          <w:endnotePr>
            <w:numFmt w:val="decimal"/>
          </w:endnotePr>
          <w:pgSz w:w="11906" w:h="16838"/>
          <w:pgMar w:top="1701" w:right="1418" w:bottom="1701" w:left="1418" w:header="851" w:footer="850" w:gutter="0"/>
          <w:cols w:space="425"/>
          <w:docGrid w:type="linesAndChars" w:linePitch="326"/>
        </w:sectPr>
      </w:pPr>
      <w:r>
        <w:fldChar w:fldCharType="end"/>
      </w:r>
    </w:p>
    <w:p w14:paraId="13373A7C" w14:textId="6144587B" w:rsidR="00F54B80" w:rsidRDefault="00740296" w:rsidP="00740296">
      <w:pPr>
        <w:pStyle w:val="1"/>
        <w:numPr>
          <w:ilvl w:val="0"/>
          <w:numId w:val="0"/>
        </w:numPr>
        <w:spacing w:before="326" w:after="326"/>
        <w:ind w:left="284"/>
        <w:rPr>
          <w:rFonts w:hint="eastAsia"/>
        </w:rPr>
      </w:pPr>
      <w:bookmarkStart w:id="2309" w:name="_Toc228219400"/>
      <w:r>
        <w:rPr>
          <w:rFonts w:hint="eastAsia"/>
        </w:rPr>
        <w:lastRenderedPageBreak/>
        <w:t>致</w:t>
      </w:r>
      <w:r>
        <w:rPr>
          <w:rFonts w:hint="eastAsia"/>
        </w:rPr>
        <w:t xml:space="preserve">  </w:t>
      </w:r>
      <w:r>
        <w:rPr>
          <w:rFonts w:hint="eastAsia"/>
        </w:rPr>
        <w:t>谢</w:t>
      </w:r>
      <w:bookmarkEnd w:id="2309"/>
    </w:p>
    <w:p w14:paraId="7BA28931" w14:textId="7730D176" w:rsidR="00740296" w:rsidRDefault="00740296" w:rsidP="00740296">
      <w:pPr>
        <w:pStyle w:val="altz"/>
        <w:ind w:firstLine="480"/>
      </w:pPr>
      <w:r>
        <w:rPr>
          <w:rFonts w:hint="eastAsia"/>
        </w:rPr>
        <w:t>时光荏苒，四年的本科生涯即将画上句号。回首在南京医科大学生物医学工程与信息学院求学的日子，那些为课程考核彻夜不眠的夜晚，那些与代码和模型反复较劲的周末，那些面对学习的困惑与顿悟，如今都化作了最珍贵的成长印记。</w:t>
      </w:r>
    </w:p>
    <w:p w14:paraId="25761AD5" w14:textId="124995AA" w:rsidR="00740296" w:rsidRDefault="00740296" w:rsidP="00740296">
      <w:pPr>
        <w:pStyle w:val="altz"/>
        <w:ind w:firstLine="480"/>
      </w:pPr>
      <w:r>
        <w:rPr>
          <w:rFonts w:hint="eastAsia"/>
        </w:rPr>
        <w:t>首先，我要衷心感谢我的指导教师黄若尘老师。从选题的确立到技术路线的规划，从提示</w:t>
      </w:r>
      <w:proofErr w:type="gramStart"/>
      <w:r>
        <w:rPr>
          <w:rFonts w:hint="eastAsia"/>
        </w:rPr>
        <w:t>词设计</w:t>
      </w:r>
      <w:proofErr w:type="gramEnd"/>
      <w:r>
        <w:rPr>
          <w:rFonts w:hint="eastAsia"/>
        </w:rPr>
        <w:t>的推敲到模型微调参数的调试，黄老师始终以严谨的学术态度和敏锐的科研视野为我指明方向。特别是在我因模型</w:t>
      </w:r>
      <w:r w:rsidR="00C766A9">
        <w:rPr>
          <w:rFonts w:hint="eastAsia"/>
        </w:rPr>
        <w:t>训练资源</w:t>
      </w:r>
      <w:r>
        <w:rPr>
          <w:rFonts w:hint="eastAsia"/>
        </w:rPr>
        <w:t>不足而陷入困境时，黄老师及时协调实验资源；在论文逻辑结构出现偏差时，黄老师逐字逐句地批注修改，这份耐心与专业让我受益终身。</w:t>
      </w:r>
    </w:p>
    <w:p w14:paraId="3EF024F0" w14:textId="4ABDE40F" w:rsidR="00740296" w:rsidRDefault="00740296" w:rsidP="00740296">
      <w:pPr>
        <w:pStyle w:val="altz"/>
        <w:ind w:firstLine="480"/>
      </w:pPr>
      <w:r>
        <w:rPr>
          <w:rFonts w:hint="eastAsia"/>
        </w:rPr>
        <w:t>感谢生物医学工程与信息学院的各位老师，四年来不仅传授了我深度学习和自然语言处理的理论知识，更培养了我以医学伦理约束技术应用的自觉。感谢学院提供的实验环境</w:t>
      </w:r>
      <w:proofErr w:type="gramStart"/>
      <w:r>
        <w:rPr>
          <w:rFonts w:hint="eastAsia"/>
        </w:rPr>
        <w:t>与算力</w:t>
      </w:r>
      <w:proofErr w:type="gramEnd"/>
      <w:r>
        <w:rPr>
          <w:rFonts w:hint="eastAsia"/>
        </w:rPr>
        <w:t>支持，让</w:t>
      </w:r>
      <w:r w:rsidR="00C766A9">
        <w:rPr>
          <w:rFonts w:hint="eastAsia"/>
        </w:rPr>
        <w:t>我的毕业论文</w:t>
      </w:r>
      <w:r>
        <w:rPr>
          <w:rFonts w:hint="eastAsia"/>
        </w:rPr>
        <w:t>实验得以顺利完成。</w:t>
      </w:r>
    </w:p>
    <w:p w14:paraId="1DC5D093" w14:textId="6854A140" w:rsidR="00740296" w:rsidRDefault="00740296" w:rsidP="00740296">
      <w:pPr>
        <w:pStyle w:val="altz"/>
        <w:ind w:firstLine="480"/>
      </w:pPr>
      <w:r>
        <w:rPr>
          <w:rFonts w:hint="eastAsia"/>
        </w:rPr>
        <w:t>感谢在数据标注与审核阶段给予帮助的各位同门与伙伴。</w:t>
      </w:r>
      <w:r w:rsidR="00C766A9">
        <w:rPr>
          <w:rFonts w:hint="eastAsia"/>
        </w:rPr>
        <w:t>正是有</w:t>
      </w:r>
      <w:r>
        <w:rPr>
          <w:rFonts w:hint="eastAsia"/>
        </w:rPr>
        <w:t>你们在</w:t>
      </w:r>
      <w:r>
        <w:rPr>
          <w:rFonts w:hint="eastAsia"/>
        </w:rPr>
        <w:t>Bilibili</w:t>
      </w:r>
      <w:r>
        <w:rPr>
          <w:rFonts w:hint="eastAsia"/>
        </w:rPr>
        <w:t>海量评论中的逐条筛选，在问题规范化阶段的反复讨论，共同构成了本研究坚实的数据基础。感谢参与专家评审的妇产科医学专家们，你们从临床视角对问答数据</w:t>
      </w:r>
      <w:proofErr w:type="gramStart"/>
      <w:r>
        <w:rPr>
          <w:rFonts w:hint="eastAsia"/>
        </w:rPr>
        <w:t>集提出</w:t>
      </w:r>
      <w:proofErr w:type="gramEnd"/>
      <w:r>
        <w:rPr>
          <w:rFonts w:hint="eastAsia"/>
        </w:rPr>
        <w:t>的宝贵意见，让本研究始终锚定在科学准确、安全可控的医学伦理基准之上。</w:t>
      </w:r>
    </w:p>
    <w:p w14:paraId="48DF5285" w14:textId="77777777" w:rsidR="00740296" w:rsidRDefault="00740296" w:rsidP="00740296">
      <w:pPr>
        <w:pStyle w:val="altz"/>
        <w:ind w:firstLine="480"/>
      </w:pPr>
      <w:r>
        <w:rPr>
          <w:rFonts w:hint="eastAsia"/>
        </w:rPr>
        <w:t>感谢我的父母和家人。你们始终尊重我对人工智能与医学交叉领域的探索热情，在我因实验结果不理想而焦虑时给予无条件的信任与支持，做我最坚实的后盾。</w:t>
      </w:r>
    </w:p>
    <w:p w14:paraId="3A6D9E38" w14:textId="77777777" w:rsidR="00740296" w:rsidRDefault="00740296" w:rsidP="00740296">
      <w:pPr>
        <w:pStyle w:val="altz"/>
        <w:ind w:firstLine="480"/>
      </w:pPr>
      <w:r>
        <w:rPr>
          <w:rFonts w:hint="eastAsia"/>
        </w:rPr>
        <w:t>最后，感谢参与论文评审的各位专家老师，感谢您们在百忙之中审阅本文并提出宝贵意见。</w:t>
      </w:r>
    </w:p>
    <w:p w14:paraId="5C48481B" w14:textId="51FD05DA" w:rsidR="00740296" w:rsidRPr="00740296" w:rsidRDefault="00740296" w:rsidP="00740296">
      <w:pPr>
        <w:pStyle w:val="altz"/>
        <w:ind w:firstLine="480"/>
      </w:pPr>
      <w:r>
        <w:rPr>
          <w:rFonts w:hint="eastAsia"/>
        </w:rPr>
        <w:t>本科阶段的结束不是终点，而是将</w:t>
      </w:r>
      <w:r w:rsidR="00C766A9">
        <w:rPr>
          <w:rFonts w:hint="eastAsia"/>
        </w:rPr>
        <w:t>“</w:t>
      </w:r>
      <w:r>
        <w:rPr>
          <w:rFonts w:hint="eastAsia"/>
        </w:rPr>
        <w:t>智能医学</w:t>
      </w:r>
      <w:r w:rsidR="00C766A9">
        <w:rPr>
          <w:rFonts w:hint="eastAsia"/>
        </w:rPr>
        <w:t>”</w:t>
      </w:r>
      <w:r>
        <w:rPr>
          <w:rFonts w:hint="eastAsia"/>
        </w:rPr>
        <w:t>从论文概念转化为临床价值的起点。这段经历</w:t>
      </w:r>
      <w:r w:rsidR="004A77CC">
        <w:rPr>
          <w:rFonts w:hint="eastAsia"/>
        </w:rPr>
        <w:t>不只是让</w:t>
      </w:r>
      <w:r>
        <w:rPr>
          <w:rFonts w:hint="eastAsia"/>
        </w:rPr>
        <w:t>我</w:t>
      </w:r>
      <w:r w:rsidR="004A77CC">
        <w:rPr>
          <w:rFonts w:hint="eastAsia"/>
        </w:rPr>
        <w:t>领略了</w:t>
      </w:r>
      <w:r w:rsidR="00C766A9">
        <w:rPr>
          <w:rFonts w:hint="eastAsia"/>
        </w:rPr>
        <w:t>人工智能</w:t>
      </w:r>
      <w:r w:rsidR="004A77CC">
        <w:rPr>
          <w:rFonts w:hint="eastAsia"/>
        </w:rPr>
        <w:t>融合</w:t>
      </w:r>
      <w:r w:rsidR="00C766A9">
        <w:rPr>
          <w:rFonts w:hint="eastAsia"/>
        </w:rPr>
        <w:t>医学</w:t>
      </w:r>
      <w:r w:rsidR="004A77CC">
        <w:rPr>
          <w:rFonts w:hint="eastAsia"/>
        </w:rPr>
        <w:t>丰富多样</w:t>
      </w:r>
      <w:r w:rsidR="00C766A9">
        <w:rPr>
          <w:rFonts w:hint="eastAsia"/>
        </w:rPr>
        <w:t>的前沿知识</w:t>
      </w:r>
      <w:r>
        <w:rPr>
          <w:rFonts w:hint="eastAsia"/>
        </w:rPr>
        <w:t>，更</w:t>
      </w:r>
      <w:r w:rsidR="004A77CC">
        <w:rPr>
          <w:rFonts w:hint="eastAsia"/>
        </w:rPr>
        <w:t>在我心底种下了对医学人工智能领域持久与热诚的兴趣</w:t>
      </w:r>
      <w:r>
        <w:rPr>
          <w:rFonts w:hint="eastAsia"/>
        </w:rPr>
        <w:t>。愿我们都能在各自的领域里，保持对未知的敬畏与对真理的热忱。</w:t>
      </w:r>
    </w:p>
    <w:sectPr w:rsidR="00740296" w:rsidRPr="00740296">
      <w:headerReference w:type="default" r:id="rId48"/>
      <w:endnotePr>
        <w:numFmt w:val="decimal"/>
      </w:endnotePr>
      <w:pgSz w:w="11906" w:h="16838"/>
      <w:pgMar w:top="1701" w:right="1418" w:bottom="1701" w:left="1418" w:header="851" w:footer="850" w:gutter="0"/>
      <w:cols w:space="425"/>
      <w:docGrid w:type="linesAndChar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53" w:author="Jason-Z" w:date="2026-04-03T14:09:00Z" w:initials="">
    <w:p w14:paraId="116B993C" w14:textId="77777777" w:rsidR="00F54B80" w:rsidRDefault="0016293C">
      <w:pPr>
        <w:pStyle w:val="a5"/>
        <w:spacing w:after="163"/>
      </w:pPr>
      <w:r>
        <w:rPr>
          <w:rStyle w:val="afc"/>
        </w:rPr>
        <w:annotationRef/>
      </w:r>
      <w:r>
        <w:rPr>
          <w:rFonts w:hint="eastAsia"/>
        </w:rPr>
        <w:t>研究目标与内容要修改：</w:t>
      </w:r>
    </w:p>
    <w:p w14:paraId="2855AFFA" w14:textId="77777777" w:rsidR="00F54B80" w:rsidRDefault="00000000">
      <w:pPr>
        <w:pStyle w:val="a5"/>
        <w:spacing w:after="163"/>
      </w:pPr>
      <w:r>
        <w:rPr>
          <w:rFonts w:hint="eastAsia"/>
        </w:rPr>
        <w:t>研究目标和内容混淆，研究目标中混杂了一些研究内容。正常来说研究内容篇幅要大于目标。</w:t>
      </w:r>
      <w:r>
        <w:rPr>
          <w:rFonts w:hint="eastAsia"/>
        </w:rPr>
        <w:br/>
      </w:r>
      <w:r>
        <w:rPr>
          <w:rFonts w:hint="eastAsia"/>
        </w:rPr>
        <w:t>目标是：实现</w:t>
      </w:r>
      <w:r>
        <w:rPr>
          <w:rFonts w:hint="eastAsia"/>
        </w:rPr>
        <w:t>/</w:t>
      </w:r>
      <w:r>
        <w:rPr>
          <w:rFonts w:hint="eastAsia"/>
        </w:rPr>
        <w:t>获得</w:t>
      </w:r>
      <w:r>
        <w:rPr>
          <w:rFonts w:hint="eastAsia"/>
        </w:rPr>
        <w:t>/</w:t>
      </w:r>
      <w:r>
        <w:rPr>
          <w:rFonts w:hint="eastAsia"/>
        </w:rPr>
        <w:t>揭示</w:t>
      </w:r>
      <w:r>
        <w:rPr>
          <w:rFonts w:hint="eastAsia"/>
        </w:rPr>
        <w:t xml:space="preserve"> [</w:t>
      </w:r>
      <w:r>
        <w:rPr>
          <w:rFonts w:hint="eastAsia"/>
        </w:rPr>
        <w:t>某个可验证的结果</w:t>
      </w:r>
      <w:r>
        <w:rPr>
          <w:rFonts w:hint="eastAsia"/>
        </w:rPr>
        <w:t>]</w:t>
      </w:r>
      <w:r>
        <w:rPr>
          <w:rFonts w:hint="eastAsia"/>
        </w:rPr>
        <w:t>；</w:t>
      </w:r>
      <w:r>
        <w:rPr>
          <w:rFonts w:hint="eastAsia"/>
        </w:rPr>
        <w:br/>
      </w:r>
      <w:r>
        <w:rPr>
          <w:rFonts w:hint="eastAsia"/>
        </w:rPr>
        <w:t>内容是：</w:t>
      </w:r>
      <w:r>
        <w:rPr>
          <w:rFonts w:hint="eastAsia"/>
        </w:rPr>
        <w:t>[</w:t>
      </w:r>
      <w:r>
        <w:rPr>
          <w:rFonts w:hint="eastAsia"/>
        </w:rPr>
        <w:t>做什么动作</w:t>
      </w:r>
      <w:r>
        <w:rPr>
          <w:rFonts w:hint="eastAsia"/>
        </w:rPr>
        <w:t>] [</w:t>
      </w:r>
      <w:r>
        <w:rPr>
          <w:rFonts w:hint="eastAsia"/>
        </w:rPr>
        <w:t>什么对象</w:t>
      </w:r>
      <w:r>
        <w:rPr>
          <w:rFonts w:hint="eastAsia"/>
        </w:rPr>
        <w:t xml:space="preserve">] </w:t>
      </w:r>
      <w:r>
        <w:rPr>
          <w:rFonts w:hint="eastAsia"/>
        </w:rPr>
        <w:t>采用</w:t>
      </w:r>
      <w:r>
        <w:rPr>
          <w:rFonts w:hint="eastAsia"/>
        </w:rPr>
        <w:t xml:space="preserve"> [</w:t>
      </w:r>
      <w:r>
        <w:rPr>
          <w:rFonts w:hint="eastAsia"/>
        </w:rPr>
        <w:t>什么方法</w:t>
      </w:r>
      <w:r>
        <w:rPr>
          <w:rFonts w:hint="eastAsia"/>
        </w:rPr>
        <w:t>/</w:t>
      </w:r>
      <w:r>
        <w:rPr>
          <w:rFonts w:hint="eastAsia"/>
        </w:rPr>
        <w:t>工具</w:t>
      </w:r>
      <w:r>
        <w:rPr>
          <w:rFonts w:hint="eastAsia"/>
        </w:rPr>
        <w:t>]</w:t>
      </w:r>
      <w:r>
        <w:rPr>
          <w:rFonts w:hint="eastAsia"/>
        </w:rPr>
        <w:br/>
      </w:r>
    </w:p>
  </w:comment>
  <w:comment w:id="767" w:author="Jason-Z" w:date="2026-04-03T14:17:00Z" w:initials="">
    <w:p w14:paraId="47A188FF" w14:textId="77777777" w:rsidR="00F54B80" w:rsidRDefault="0016293C">
      <w:pPr>
        <w:pStyle w:val="a5"/>
        <w:spacing w:after="163"/>
      </w:pPr>
      <w:r>
        <w:rPr>
          <w:rStyle w:val="afc"/>
        </w:rPr>
        <w:annotationRef/>
      </w:r>
      <w:r>
        <w:rPr>
          <w:rFonts w:hint="eastAsia"/>
        </w:rPr>
        <w:t>建议有技术路线图</w:t>
      </w:r>
    </w:p>
  </w:comment>
  <w:comment w:id="790" w:author="Jason-Z" w:date="2026-04-03T14:18:00Z" w:initials="">
    <w:p w14:paraId="1E601A2B" w14:textId="77777777" w:rsidR="00F54B80" w:rsidRDefault="0016293C">
      <w:pPr>
        <w:pStyle w:val="a5"/>
        <w:spacing w:after="163"/>
      </w:pPr>
      <w:r>
        <w:rPr>
          <w:rStyle w:val="afc"/>
        </w:rPr>
        <w:annotationRef/>
      </w:r>
      <w:r>
        <w:rPr>
          <w:rFonts w:hint="eastAsia"/>
        </w:rPr>
        <w:t>这块如果不是学校硬性规定，可以删除。与目录和正文均有重复</w:t>
      </w:r>
    </w:p>
  </w:comment>
  <w:comment w:id="886" w:author="Zixuan Zhou" w:date="2026-04-02T18:49:00Z" w:initials="ZZ">
    <w:p w14:paraId="68FF270D" w14:textId="77777777" w:rsidR="00F54B80" w:rsidRDefault="0016293C">
      <w:pPr>
        <w:pStyle w:val="a5"/>
        <w:spacing w:after="163"/>
      </w:pPr>
      <w:r>
        <w:rPr>
          <w:rStyle w:val="afc"/>
        </w:rPr>
        <w:annotationRef/>
      </w:r>
      <w:r>
        <w:rPr>
          <w:rFonts w:hint="eastAsia"/>
        </w:rPr>
        <w:t>插入</w:t>
      </w:r>
      <w:r>
        <w:rPr>
          <w:rFonts w:hint="eastAsia"/>
        </w:rPr>
        <w:t>ICC</w:t>
      </w:r>
      <w:r>
        <w:rPr>
          <w:rFonts w:hint="eastAsia"/>
        </w:rPr>
        <w:t>、</w:t>
      </w:r>
      <w:r>
        <w:rPr>
          <w:rFonts w:hint="eastAsia"/>
        </w:rPr>
        <w:t>Kappa</w:t>
      </w:r>
      <w:r>
        <w:rPr>
          <w:rFonts w:hint="eastAsia"/>
        </w:rPr>
        <w:t>参考文献</w:t>
      </w:r>
    </w:p>
  </w:comment>
  <w:comment w:id="891" w:author="Jason-Z" w:date="2026-04-03T14:21:00Z" w:initials="">
    <w:p w14:paraId="7B898AAB" w14:textId="77777777" w:rsidR="00F54B80" w:rsidRDefault="0016293C">
      <w:pPr>
        <w:pStyle w:val="a5"/>
        <w:spacing w:after="163"/>
      </w:pPr>
      <w:r>
        <w:rPr>
          <w:rStyle w:val="afc"/>
        </w:rPr>
        <w:annotationRef/>
      </w:r>
      <w:r>
        <w:rPr>
          <w:rFonts w:hint="eastAsia"/>
        </w:rPr>
        <w:t>如果非学校模板要求，建议删除，</w:t>
      </w:r>
    </w:p>
    <w:p w14:paraId="497874FE" w14:textId="77777777" w:rsidR="00F54B80" w:rsidRDefault="00000000">
      <w:pPr>
        <w:pStyle w:val="a5"/>
        <w:spacing w:after="163"/>
      </w:pPr>
      <w:r>
        <w:rPr>
          <w:rFonts w:hint="eastAsia"/>
        </w:rPr>
        <w:t>将本段逻辑揉入本章前言。</w:t>
      </w:r>
    </w:p>
  </w:comment>
  <w:comment w:id="910" w:author="Zixuan Zhou" w:date="2026-03-27T01:17:00Z" w:initials="ZZ">
    <w:p w14:paraId="7DC09B68" w14:textId="77777777" w:rsidR="00F54B80" w:rsidRDefault="0016293C">
      <w:pPr>
        <w:pStyle w:val="a5"/>
        <w:spacing w:after="163"/>
      </w:pPr>
      <w:r>
        <w:rPr>
          <w:rStyle w:val="afc"/>
        </w:rPr>
        <w:annotationRef/>
      </w:r>
      <w:r>
        <w:rPr>
          <w:rFonts w:hint="eastAsia"/>
        </w:rPr>
        <w:t>关键词体系</w:t>
      </w:r>
      <w:r>
        <w:rPr>
          <w:rFonts w:hint="eastAsia"/>
        </w:rPr>
        <w:t xml:space="preserve"> </w:t>
      </w:r>
      <w:r>
        <w:rPr>
          <w:rFonts w:hint="eastAsia"/>
        </w:rPr>
        <w:t>参考什么文献、研究建立的？是否有效可靠、科学？</w:t>
      </w:r>
    </w:p>
  </w:comment>
  <w:comment w:id="929" w:author="Zixuan Zhou" w:date="2026-04-17T20:34:00Z" w:initials="ZZ">
    <w:p w14:paraId="094C7781" w14:textId="77777777" w:rsidR="00393831" w:rsidRDefault="00393831" w:rsidP="00393831">
      <w:pPr>
        <w:pStyle w:val="a5"/>
        <w:spacing w:after="163"/>
      </w:pPr>
      <w:r>
        <w:rPr>
          <w:rStyle w:val="afc"/>
        </w:rPr>
        <w:annotationRef/>
      </w:r>
      <w:r>
        <w:rPr>
          <w:rFonts w:hint="eastAsia"/>
        </w:rPr>
        <w:t>考虑是否加入一个流程图</w:t>
      </w:r>
    </w:p>
  </w:comment>
  <w:comment w:id="954" w:author="Jason-Z" w:date="2026-04-03T14:27:00Z" w:initials="">
    <w:p w14:paraId="10FC742E" w14:textId="23377B63" w:rsidR="00F54B80" w:rsidRDefault="0016293C">
      <w:pPr>
        <w:pStyle w:val="a5"/>
        <w:spacing w:after="163"/>
      </w:pPr>
      <w:r>
        <w:rPr>
          <w:rStyle w:val="afc"/>
        </w:rPr>
        <w:annotationRef/>
      </w:r>
      <w:r>
        <w:rPr>
          <w:rFonts w:hint="eastAsia"/>
        </w:rPr>
        <w:t>同前文处理</w:t>
      </w:r>
    </w:p>
  </w:comment>
  <w:comment w:id="958" w:author="Jason-Z" w:date="2026-04-03T14:29:00Z" w:initials="">
    <w:p w14:paraId="19CDAA99" w14:textId="77777777" w:rsidR="00F54B80" w:rsidRDefault="0016293C">
      <w:pPr>
        <w:pStyle w:val="a5"/>
        <w:spacing w:after="163"/>
      </w:pPr>
      <w:r>
        <w:rPr>
          <w:rStyle w:val="afc"/>
        </w:rPr>
        <w:annotationRef/>
      </w:r>
      <w:r>
        <w:rPr>
          <w:rFonts w:hint="eastAsia"/>
        </w:rPr>
        <w:t>可以将上一段提到的语料库简单放在此处</w:t>
      </w:r>
    </w:p>
  </w:comment>
  <w:comment w:id="1298" w:author="Jason-Z" w:date="2026-04-03T14:31:00Z" w:initials="">
    <w:p w14:paraId="3EB8D01A" w14:textId="77777777" w:rsidR="00F54B80" w:rsidRDefault="0016293C">
      <w:pPr>
        <w:pStyle w:val="a5"/>
        <w:spacing w:after="163"/>
      </w:pPr>
      <w:r>
        <w:rPr>
          <w:rStyle w:val="afc"/>
        </w:rPr>
        <w:annotationRef/>
      </w:r>
      <w:r>
        <w:rPr>
          <w:rFonts w:hint="eastAsia"/>
        </w:rPr>
        <w:t>不同主题要有小标题，或者加粗等标记</w:t>
      </w:r>
    </w:p>
  </w:comment>
  <w:comment w:id="1421" w:author="Zixuan Zhou" w:date="2026-04-17T20:52:00Z" w:initials="ZZ">
    <w:p w14:paraId="688D19BF" w14:textId="77777777" w:rsidR="00486D9D" w:rsidRDefault="00486D9D" w:rsidP="00486D9D">
      <w:pPr>
        <w:pStyle w:val="a5"/>
        <w:spacing w:after="163"/>
      </w:pPr>
      <w:r>
        <w:rPr>
          <w:rStyle w:val="afc"/>
        </w:rPr>
        <w:annotationRef/>
      </w:r>
      <w:r>
        <w:rPr>
          <w:rFonts w:hint="eastAsia"/>
        </w:rPr>
        <w:t>别忘了改成“既有研究的结论”</w:t>
      </w:r>
    </w:p>
  </w:comment>
  <w:comment w:id="1430" w:author="Jason-Z" w:date="2026-04-03T14:33:00Z" w:initials="">
    <w:p w14:paraId="51BD9B10" w14:textId="7916349C" w:rsidR="00F54B80" w:rsidRDefault="0016293C">
      <w:pPr>
        <w:pStyle w:val="a5"/>
        <w:spacing w:after="163"/>
      </w:pPr>
      <w:r>
        <w:rPr>
          <w:rStyle w:val="afc"/>
        </w:rPr>
        <w:annotationRef/>
      </w:r>
      <w:r>
        <w:rPr>
          <w:rFonts w:hint="eastAsia"/>
        </w:rPr>
        <w:t>文字过多，简要小结即可</w:t>
      </w:r>
    </w:p>
  </w:comment>
  <w:comment w:id="1440" w:author="Jason-Z" w:date="2026-04-03T14:33:00Z" w:initials="">
    <w:p w14:paraId="5EB78331" w14:textId="77777777" w:rsidR="00F54B80" w:rsidRDefault="0016293C" w:rsidP="00D77215">
      <w:pPr>
        <w:pStyle w:val="a5"/>
        <w:spacing w:after="163"/>
      </w:pPr>
      <w:r>
        <w:rPr>
          <w:rStyle w:val="afc"/>
        </w:rPr>
        <w:annotationRef/>
      </w:r>
      <w:r>
        <w:rPr>
          <w:rFonts w:hint="eastAsia"/>
        </w:rPr>
        <w:t>同第四章</w:t>
      </w:r>
    </w:p>
  </w:comment>
  <w:comment w:id="1564" w:author="Zixuan Zhou" w:date="2026-03-27T01:54:00Z" w:initials="ZZ">
    <w:p w14:paraId="3DFC67F1" w14:textId="77777777" w:rsidR="00D77215" w:rsidRDefault="0016293C" w:rsidP="00D77215">
      <w:pPr>
        <w:pStyle w:val="a5"/>
        <w:spacing w:after="163"/>
      </w:pPr>
      <w:r>
        <w:rPr>
          <w:rStyle w:val="afc"/>
        </w:rPr>
        <w:annotationRef/>
      </w:r>
      <w:r w:rsidR="00D77215">
        <w:rPr>
          <w:rFonts w:hint="eastAsia"/>
        </w:rPr>
        <w:t>加入参考文献</w:t>
      </w:r>
    </w:p>
    <w:p w14:paraId="0575EE77" w14:textId="77777777" w:rsidR="00D77215" w:rsidRDefault="00D77215" w:rsidP="00D77215">
      <w:pPr>
        <w:pStyle w:val="a5"/>
        <w:spacing w:after="163"/>
      </w:pPr>
      <w:r>
        <w:rPr>
          <w:rFonts w:hint="eastAsia"/>
        </w:rPr>
        <w:t>或者直接用</w:t>
      </w:r>
      <w:r>
        <w:rPr>
          <w:rFonts w:hint="eastAsia"/>
        </w:rPr>
        <w:t xml:space="preserve"> </w:t>
      </w:r>
      <w:r>
        <w:rPr>
          <w:rFonts w:hint="eastAsia"/>
        </w:rPr>
        <w:t>指标</w:t>
      </w:r>
      <w:r>
        <w:rPr>
          <w:rFonts w:hint="eastAsia"/>
        </w:rPr>
        <w:t xml:space="preserve"> </w:t>
      </w:r>
      <w:r>
        <w:rPr>
          <w:rFonts w:hint="eastAsia"/>
        </w:rPr>
        <w:t>的那篇参考文献，说是以指标为基础改进的结果作为原则</w:t>
      </w:r>
      <w:r>
        <w:rPr>
          <w:rFonts w:hint="eastAsia"/>
        </w:rPr>
        <w:t>.</w:t>
      </w:r>
    </w:p>
  </w:comment>
  <w:comment w:id="1628" w:author="Zixuan Zhou" w:date="2026-03-27T01:57:00Z" w:initials="ZZ">
    <w:p w14:paraId="1A4B9EB7" w14:textId="77777777" w:rsidR="00732CEC" w:rsidRDefault="0016293C" w:rsidP="00732CEC">
      <w:pPr>
        <w:pStyle w:val="a5"/>
        <w:spacing w:after="163"/>
      </w:pPr>
      <w:r>
        <w:rPr>
          <w:rStyle w:val="afc"/>
        </w:rPr>
        <w:annotationRef/>
      </w:r>
      <w:r w:rsidR="00732CEC">
        <w:rPr>
          <w:rFonts w:hint="eastAsia"/>
        </w:rPr>
        <w:t>加入引用文献</w:t>
      </w:r>
    </w:p>
    <w:p w14:paraId="6214892D" w14:textId="77777777" w:rsidR="00732CEC" w:rsidRDefault="00732CEC" w:rsidP="00732CEC">
      <w:pPr>
        <w:pStyle w:val="a5"/>
        <w:spacing w:after="163"/>
      </w:pPr>
      <w:r>
        <w:rPr>
          <w:rFonts w:hint="eastAsia"/>
        </w:rPr>
        <w:t xml:space="preserve">  </w:t>
      </w:r>
      <w:r>
        <w:rPr>
          <w:rFonts w:hint="eastAsia"/>
        </w:rPr>
        <w:t>维度指标选用的参考文献</w:t>
      </w:r>
    </w:p>
    <w:p w14:paraId="6C77ADB0" w14:textId="77777777" w:rsidR="00732CEC" w:rsidRDefault="00732CEC" w:rsidP="00732CEC">
      <w:pPr>
        <w:pStyle w:val="a5"/>
        <w:spacing w:after="163"/>
      </w:pPr>
      <w:r>
        <w:rPr>
          <w:rFonts w:hint="eastAsia"/>
        </w:rPr>
        <w:t xml:space="preserve">  Likert</w:t>
      </w:r>
      <w:r>
        <w:rPr>
          <w:rFonts w:hint="eastAsia"/>
        </w:rPr>
        <w:t>量表佐证本研究应用的参考文献</w:t>
      </w:r>
    </w:p>
  </w:comment>
  <w:comment w:id="1645" w:author="Zixuan Zhou" w:date="2026-04-21T16:46:00Z" w:initials="ZZ">
    <w:p w14:paraId="0FFF0BBD" w14:textId="77777777" w:rsidR="001E2739" w:rsidRDefault="001E2739" w:rsidP="001E2739">
      <w:pPr>
        <w:pStyle w:val="a5"/>
        <w:spacing w:after="163"/>
      </w:pPr>
      <w:r>
        <w:rPr>
          <w:rStyle w:val="afc"/>
        </w:rPr>
        <w:annotationRef/>
      </w:r>
      <w:r>
        <w:rPr>
          <w:rFonts w:hint="eastAsia"/>
        </w:rPr>
        <w:t>插入抽取数量佐证参考文献</w:t>
      </w:r>
    </w:p>
  </w:comment>
  <w:comment w:id="1875" w:author="Zixuan Zhou" w:date="2026-04-22T20:40:00Z" w:initials="ZZ">
    <w:p w14:paraId="3C1120E7" w14:textId="77777777" w:rsidR="009F7692" w:rsidRDefault="009F7692" w:rsidP="009F7692">
      <w:pPr>
        <w:pStyle w:val="a5"/>
        <w:spacing w:after="163"/>
      </w:pPr>
      <w:r>
        <w:rPr>
          <w:rStyle w:val="afc"/>
        </w:rPr>
        <w:annotationRef/>
      </w:r>
      <w:r>
        <w:rPr>
          <w:rFonts w:hint="eastAsia"/>
        </w:rPr>
        <w:t>加入</w:t>
      </w:r>
      <w:r>
        <w:rPr>
          <w:rFonts w:hint="eastAsia"/>
        </w:rPr>
        <w:t xml:space="preserve">kappa </w:t>
      </w:r>
      <w:r>
        <w:rPr>
          <w:rFonts w:hint="eastAsia"/>
        </w:rPr>
        <w:t>相关文献</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55AFFA" w15:done="0"/>
  <w15:commentEx w15:paraId="47A188FF" w15:done="0"/>
  <w15:commentEx w15:paraId="1E601A2B" w15:done="0"/>
  <w15:commentEx w15:paraId="68FF270D" w15:done="0"/>
  <w15:commentEx w15:paraId="497874FE" w15:done="0"/>
  <w15:commentEx w15:paraId="7DC09B68" w15:done="0"/>
  <w15:commentEx w15:paraId="094C7781" w15:done="0"/>
  <w15:commentEx w15:paraId="10FC742E" w15:done="0"/>
  <w15:commentEx w15:paraId="19CDAA99" w15:done="0"/>
  <w15:commentEx w15:paraId="3EB8D01A" w15:done="0"/>
  <w15:commentEx w15:paraId="688D19BF" w15:done="0"/>
  <w15:commentEx w15:paraId="51BD9B10" w15:done="0"/>
  <w15:commentEx w15:paraId="5EB78331" w15:done="0"/>
  <w15:commentEx w15:paraId="0575EE77" w15:done="0"/>
  <w15:commentEx w15:paraId="6C77ADB0" w15:done="0"/>
  <w15:commentEx w15:paraId="0FFF0BBD" w15:done="0"/>
  <w15:commentEx w15:paraId="3C1120E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FCBFB2" w16cex:dateUtc="2026-04-17T12:34:00Z"/>
  <w16cex:commentExtensible w16cex:durableId="7F18BF28" w16cex:dateUtc="2026-04-17T12:52:00Z">
    <w16cex:extLst>
      <w16:ext w16:uri="{CE6994B0-6A32-4C9F-8C6B-6E91EDA988CE}">
        <cr:reactions xmlns:cr="http://schemas.microsoft.com/office/comments/2020/reactions">
          <cr:reaction reactionType="1">
            <cr:reactionInfo dateUtc="2026-04-24T18:31:29Z">
              <cr:user userId="5bab6ab93e46eb06" userProvider="Windows Live" userName="Zixuan Zhou"/>
            </cr:reactionInfo>
          </cr:reaction>
        </cr:reactions>
      </w16:ext>
    </w16cex:extLst>
  </w16cex:commentExtensible>
  <w16cex:commentExtensible w16cex:durableId="7486E140" w16cex:dateUtc="2026-04-21T08:46:00Z"/>
  <w16cex:commentExtensible w16cex:durableId="0CE2802B" w16cex:dateUtc="2026-04-22T12: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55AFFA" w16cid:durableId="2855AFFA"/>
  <w16cid:commentId w16cid:paraId="47A188FF" w16cid:durableId="47A188FF"/>
  <w16cid:commentId w16cid:paraId="1E601A2B" w16cid:durableId="1E601A2B"/>
  <w16cid:commentId w16cid:paraId="68FF270D" w16cid:durableId="68FF270D"/>
  <w16cid:commentId w16cid:paraId="497874FE" w16cid:durableId="497874FE"/>
  <w16cid:commentId w16cid:paraId="7DC09B68" w16cid:durableId="7DC09B68"/>
  <w16cid:commentId w16cid:paraId="094C7781" w16cid:durableId="47FCBFB2"/>
  <w16cid:commentId w16cid:paraId="10FC742E" w16cid:durableId="10FC742E"/>
  <w16cid:commentId w16cid:paraId="19CDAA99" w16cid:durableId="19CDAA99"/>
  <w16cid:commentId w16cid:paraId="3EB8D01A" w16cid:durableId="3EB8D01A"/>
  <w16cid:commentId w16cid:paraId="688D19BF" w16cid:durableId="7F18BF28"/>
  <w16cid:commentId w16cid:paraId="51BD9B10" w16cid:durableId="51BD9B10"/>
  <w16cid:commentId w16cid:paraId="5EB78331" w16cid:durableId="5EB78331"/>
  <w16cid:commentId w16cid:paraId="0575EE77" w16cid:durableId="0575EE77"/>
  <w16cid:commentId w16cid:paraId="6C77ADB0" w16cid:durableId="6C77ADB0"/>
  <w16cid:commentId w16cid:paraId="0FFF0BBD" w16cid:durableId="7486E140"/>
  <w16cid:commentId w16cid:paraId="3C1120E7" w16cid:durableId="0CE2802B"/>
</w16cid:commentsIds>
</file>

<file path=word/customizations.xml><?xml version="1.0" encoding="utf-8"?>
<wne:tcg xmlns:r="http://schemas.openxmlformats.org/officeDocument/2006/relationships" xmlns:wne="http://schemas.microsoft.com/office/word/2006/wordml">
  <wne:keymaps>
    <wne:keymap wne:kcmPrimary="0331">
      <wne:acd wne:acdName="acd0"/>
    </wne:keymap>
    <wne:keymap wne:kcmPrimary="0332">
      <wne:acd wne:acdName="acd1"/>
    </wne:keymap>
    <wne:keymap wne:kcmPrimary="0632">
      <wne:acd wne:acdName="acd2"/>
    </wne:keymap>
    <wne:keymap wne:kcmPrimary="0633">
      <wne:acd wne:acdName="acd3"/>
    </wne:keymap>
  </wne:keymaps>
  <wne:toolbars>
    <wne:acdManifest>
      <wne:acdEntry wne:acdName="acd0"/>
      <wne:acdEntry wne:acdName="acd1"/>
      <wne:acdEntry wne:acdName="acd2"/>
      <wne:acdEntry wne:acdName="acd3"/>
    </wne:acdManifest>
  </wne:toolbars>
  <wne:acds>
    <wne:acd wne:argValue="AgD8fvCPB2iYmDEA" wne:acdName="acd0" wne:fciIndexBasedOn="0065"/>
    <wne:acd wne:argValue="AgD8fvCPB2iYmDIA" wne:acdName="acd1" wne:fciIndexBasedOn="0065"/>
    <wne:acd wne:argValue="AQAAAAIA" wne:acdName="acd2" wne:fciIndexBasedOn="0065"/>
    <wne:acd wne:argValue="AQAAAAMA" wne:acdName="acd3"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09C8C" w14:textId="77777777" w:rsidR="00DC28E4" w:rsidRDefault="00DC28E4">
      <w:pPr>
        <w:spacing w:after="120"/>
      </w:pPr>
    </w:p>
  </w:endnote>
  <w:endnote w:type="continuationSeparator" w:id="0">
    <w:p w14:paraId="551F46E6" w14:textId="77777777" w:rsidR="00DC28E4" w:rsidRDefault="00DC28E4">
      <w:pPr>
        <w:spacing w:after="1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方正姚体">
    <w:panose1 w:val="02010601030101010101"/>
    <w:charset w:val="86"/>
    <w:family w:val="auto"/>
    <w:pitch w:val="variable"/>
    <w:sig w:usb0="00000003" w:usb1="080E0000" w:usb2="00000010" w:usb3="00000000" w:csb0="00040000"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8378318"/>
      <w:docPartObj>
        <w:docPartGallery w:val="AutoText"/>
      </w:docPartObj>
    </w:sdtPr>
    <w:sdtContent>
      <w:p w14:paraId="6ED821F4" w14:textId="77777777" w:rsidR="00F54B80" w:rsidRDefault="00000000">
        <w:pPr>
          <w:pStyle w:val="ab"/>
          <w:spacing w:after="120"/>
          <w:jc w:val="center"/>
        </w:pPr>
        <w:r>
          <w:fldChar w:fldCharType="begin"/>
        </w:r>
        <w:r>
          <w:instrText>PAGE   \* MERGEFORMAT</w:instrText>
        </w:r>
        <w:r>
          <w:fldChar w:fldCharType="separate"/>
        </w:r>
        <w:r>
          <w:rPr>
            <w:lang w:val="zh-CN"/>
          </w:rPr>
          <w:t>2</w:t>
        </w:r>
        <w:r>
          <w:fldChar w:fldCharType="end"/>
        </w:r>
      </w:p>
    </w:sdtContent>
  </w:sdt>
  <w:p w14:paraId="749B7D35" w14:textId="77777777" w:rsidR="00F54B80" w:rsidRDefault="00F54B80">
    <w:pPr>
      <w:pStyle w:val="ab"/>
      <w:spacing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3278035"/>
      <w:docPartObj>
        <w:docPartGallery w:val="AutoText"/>
      </w:docPartObj>
    </w:sdtPr>
    <w:sdtContent>
      <w:p w14:paraId="26CA6FB0" w14:textId="77777777" w:rsidR="00F54B80" w:rsidRDefault="00000000">
        <w:pPr>
          <w:pStyle w:val="ab"/>
          <w:spacing w:after="120"/>
          <w:jc w:val="center"/>
        </w:pPr>
        <w:r>
          <w:fldChar w:fldCharType="begin"/>
        </w:r>
        <w:r>
          <w:instrText>PAGE   \* MERGEFORMAT</w:instrText>
        </w:r>
        <w:r>
          <w:fldChar w:fldCharType="separate"/>
        </w:r>
        <w:r>
          <w:rPr>
            <w:lang w:val="zh-CN"/>
          </w:rPr>
          <w:t>2</w:t>
        </w:r>
        <w:r>
          <w:fldChar w:fldCharType="end"/>
        </w:r>
      </w:p>
    </w:sdtContent>
  </w:sdt>
  <w:p w14:paraId="3F2B7D91" w14:textId="77777777" w:rsidR="00F54B80" w:rsidRDefault="00F54B80">
    <w:pPr>
      <w:pStyle w:val="ab"/>
      <w:spacing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B9D43" w14:textId="77777777" w:rsidR="00F54B80" w:rsidRDefault="00F54B80">
    <w:pPr>
      <w:pStyle w:val="ab"/>
      <w:spacing w:after="12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rPr>
      <w:id w:val="1692033763"/>
      <w:docPartObj>
        <w:docPartGallery w:val="AutoText"/>
      </w:docPartObj>
    </w:sdtPr>
    <w:sdtContent>
      <w:p w14:paraId="129D42E7" w14:textId="77777777" w:rsidR="00F54B80" w:rsidRDefault="00000000">
        <w:pPr>
          <w:pStyle w:val="ab"/>
          <w:spacing w:after="120"/>
          <w:jc w:val="center"/>
          <w:rPr>
            <w:rFonts w:cs="Times New Roman"/>
          </w:rPr>
        </w:pPr>
        <w:r>
          <w:rPr>
            <w:rFonts w:cs="Times New Roman"/>
          </w:rPr>
          <w:fldChar w:fldCharType="begin"/>
        </w:r>
        <w:r>
          <w:rPr>
            <w:rFonts w:cs="Times New Roman"/>
          </w:rPr>
          <w:instrText>PAGE   \* MERGEFORMAT</w:instrText>
        </w:r>
        <w:r>
          <w:rPr>
            <w:rFonts w:cs="Times New Roman"/>
          </w:rPr>
          <w:fldChar w:fldCharType="separate"/>
        </w:r>
        <w:r>
          <w:rPr>
            <w:rFonts w:cs="Times New Roman"/>
            <w:lang w:val="zh-CN"/>
          </w:rPr>
          <w:t>2</w:t>
        </w:r>
        <w:r>
          <w:rPr>
            <w:rFonts w:cs="Times New Roman"/>
          </w:rPr>
          <w:fldChar w:fldCharType="end"/>
        </w:r>
      </w:p>
    </w:sdtContent>
  </w:sdt>
  <w:p w14:paraId="361C519D" w14:textId="77777777" w:rsidR="00F54B80" w:rsidRDefault="00F54B80">
    <w:pPr>
      <w:pStyle w:val="ab"/>
      <w:spacing w:after="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2B53D" w14:textId="77777777" w:rsidR="00DC28E4" w:rsidRDefault="00DC28E4">
      <w:pPr>
        <w:spacing w:after="120"/>
      </w:pPr>
    </w:p>
  </w:footnote>
  <w:footnote w:type="continuationSeparator" w:id="0">
    <w:p w14:paraId="14283A09" w14:textId="77777777" w:rsidR="00DC28E4" w:rsidRDefault="00DC28E4">
      <w:pPr>
        <w:spacing w:after="12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683E8" w14:textId="77777777" w:rsidR="00F54B80" w:rsidRDefault="00000000">
    <w:pPr>
      <w:pStyle w:val="ad"/>
      <w:pBdr>
        <w:bottom w:val="single" w:sz="4" w:space="1" w:color="auto"/>
      </w:pBdr>
      <w:spacing w:after="120"/>
      <w:rPr>
        <w:rFonts w:ascii="宋体" w:hAnsi="宋体" w:hint="eastAsia"/>
        <w:b/>
        <w:bCs/>
        <w:sz w:val="21"/>
        <w:szCs w:val="21"/>
      </w:rPr>
    </w:pPr>
    <w:r>
      <w:rPr>
        <w:rFonts w:ascii="宋体" w:hAnsi="宋体" w:hint="eastAsia"/>
        <w:b/>
        <w:bCs/>
        <w:sz w:val="21"/>
        <w:szCs w:val="21"/>
      </w:rPr>
      <w:t>Abstract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8D3DE" w14:textId="77777777" w:rsidR="00F54B80" w:rsidRDefault="00000000">
    <w:pPr>
      <w:pStyle w:val="ad"/>
      <w:spacing w:after="120"/>
      <w:jc w:val="left"/>
      <w:rPr>
        <w:rFonts w:ascii="仿宋" w:eastAsia="仿宋" w:hAnsi="仿宋" w:hint="eastAsia"/>
        <w:b/>
        <w:bCs/>
        <w:sz w:val="21"/>
        <w:szCs w:val="21"/>
      </w:rPr>
    </w:pPr>
    <w:r>
      <w:rPr>
        <w:rFonts w:ascii="仿宋" w:eastAsia="仿宋" w:hAnsi="仿宋" w:hint="eastAsia"/>
        <w:b/>
        <w:bCs/>
        <w:sz w:val="21"/>
        <w:szCs w:val="21"/>
      </w:rPr>
      <w:t>远程医疗</w:t>
    </w:r>
    <w:proofErr w:type="gramStart"/>
    <w:r>
      <w:rPr>
        <w:rFonts w:ascii="仿宋" w:eastAsia="仿宋" w:hAnsi="仿宋" w:hint="eastAsia"/>
        <w:b/>
        <w:bCs/>
        <w:sz w:val="21"/>
        <w:szCs w:val="21"/>
      </w:rPr>
      <w:t>课程结课论文</w:t>
    </w:r>
    <w:proofErr w:type="gramEnd"/>
    <w:r>
      <w:rPr>
        <w:rFonts w:ascii="仿宋" w:eastAsia="仿宋" w:hAnsi="仿宋" w:hint="eastAsia"/>
        <w:b/>
        <w:bCs/>
        <w:sz w:val="21"/>
        <w:szCs w:val="21"/>
      </w:rPr>
      <w:ptab w:relativeTo="margin" w:alignment="right" w:leader="none"/>
    </w:r>
    <w:r>
      <w:rPr>
        <w:rFonts w:ascii="仿宋" w:eastAsia="仿宋" w:hAnsi="仿宋" w:hint="eastAsia"/>
        <w:b/>
        <w:bCs/>
        <w:sz w:val="21"/>
        <w:szCs w:val="21"/>
      </w:rPr>
      <w:t>22250117周子轩</w:t>
    </w:r>
  </w:p>
  <w:p w14:paraId="3534CCFB" w14:textId="77777777" w:rsidR="00F54B80" w:rsidRDefault="00F54B80">
    <w:pPr>
      <w:pStyle w:val="ad"/>
      <w:spacing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80852" w14:textId="77777777" w:rsidR="00F54B80" w:rsidRDefault="00F54B80">
    <w:pPr>
      <w:pStyle w:val="ad"/>
      <w:spacing w:after="12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14C3" w14:textId="3F063357" w:rsidR="00F54B80" w:rsidRDefault="00F54B80" w:rsidP="00380D35">
    <w:pPr>
      <w:pStyle w:val="ad"/>
      <w:spacing w:after="120"/>
      <w:rPr>
        <w:rFonts w:ascii="宋体" w:hAnsi="宋体" w:hint="eastAsia"/>
        <w:b/>
        <w:bCs/>
        <w:sz w:val="21"/>
        <w:szCs w:val="21"/>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BBB3D" w14:textId="730A0E29" w:rsidR="00380D35" w:rsidRDefault="00380D35">
    <w:pPr>
      <w:pStyle w:val="ad"/>
      <w:pBdr>
        <w:bottom w:val="single" w:sz="4" w:space="1" w:color="auto"/>
      </w:pBdr>
      <w:spacing w:after="120"/>
      <w:rPr>
        <w:rFonts w:ascii="宋体" w:hAnsi="宋体" w:hint="eastAsia"/>
        <w:b/>
        <w:bCs/>
        <w:sz w:val="21"/>
        <w:szCs w:val="21"/>
      </w:rPr>
    </w:pPr>
    <w:r>
      <w:rPr>
        <w:rFonts w:ascii="宋体" w:hAnsi="宋体" w:hint="eastAsia"/>
        <w:b/>
        <w:bCs/>
        <w:sz w:val="21"/>
        <w:szCs w:val="21"/>
      </w:rPr>
      <w:t>目 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9A590" w14:textId="0FA857CA" w:rsidR="00380D35" w:rsidRDefault="00380D35" w:rsidP="00380D35">
    <w:pPr>
      <w:pStyle w:val="ad"/>
      <w:pBdr>
        <w:bottom w:val="single" w:sz="4" w:space="1" w:color="auto"/>
      </w:pBdr>
      <w:spacing w:afterLines="0" w:after="0"/>
      <w:rPr>
        <w:rFonts w:ascii="宋体" w:hAnsi="宋体" w:hint="eastAsia"/>
        <w:b/>
        <w:bCs/>
        <w:sz w:val="21"/>
        <w:szCs w:val="21"/>
      </w:rPr>
    </w:pPr>
    <w:r>
      <w:rPr>
        <w:rFonts w:ascii="宋体" w:hAnsi="宋体" w:hint="eastAsia"/>
        <w:b/>
        <w:bCs/>
        <w:sz w:val="21"/>
        <w:szCs w:val="21"/>
      </w:rPr>
      <w:t>目 录</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3C121" w14:textId="243BC0AA" w:rsidR="00380D35" w:rsidRDefault="00380D35">
    <w:pPr>
      <w:pStyle w:val="ad"/>
      <w:pBdr>
        <w:bottom w:val="single" w:sz="4" w:space="1" w:color="auto"/>
      </w:pBdr>
      <w:spacing w:after="120"/>
      <w:rPr>
        <w:rFonts w:ascii="宋体" w:hAnsi="宋体" w:hint="eastAsia"/>
        <w:b/>
        <w:bCs/>
        <w:sz w:val="21"/>
        <w:szCs w:val="21"/>
      </w:rPr>
    </w:pPr>
    <w:r>
      <w:rPr>
        <w:rFonts w:ascii="宋体" w:hAnsi="宋体" w:hint="eastAsia"/>
        <w:b/>
        <w:bCs/>
        <w:sz w:val="21"/>
        <w:szCs w:val="21"/>
      </w:rPr>
      <w:t>摘 要</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06BE6" w14:textId="5B82B0B4" w:rsidR="00380D35" w:rsidRDefault="00380D35">
    <w:pPr>
      <w:pStyle w:val="ad"/>
      <w:pBdr>
        <w:bottom w:val="single" w:sz="4" w:space="1" w:color="auto"/>
      </w:pBdr>
      <w:spacing w:after="120"/>
      <w:rPr>
        <w:rFonts w:ascii="宋体" w:hAnsi="宋体" w:hint="eastAsia"/>
        <w:b/>
        <w:bCs/>
        <w:sz w:val="21"/>
        <w:szCs w:val="21"/>
      </w:rPr>
    </w:pPr>
    <w:r>
      <w:rPr>
        <w:rFonts w:ascii="宋体" w:hAnsi="宋体" w:hint="eastAsia"/>
        <w:b/>
        <w:bCs/>
        <w:sz w:val="21"/>
        <w:szCs w:val="21"/>
      </w:rPr>
      <w:t>Abstract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4A51A" w14:textId="77777777" w:rsidR="00F54B80" w:rsidRDefault="00000000">
    <w:pPr>
      <w:pStyle w:val="ad"/>
      <w:pBdr>
        <w:bottom w:val="single" w:sz="4" w:space="1" w:color="auto"/>
      </w:pBdr>
      <w:spacing w:after="120"/>
      <w:rPr>
        <w:rFonts w:ascii="宋体" w:hAnsi="宋体" w:hint="eastAsia"/>
        <w:b/>
        <w:bCs/>
        <w:sz w:val="21"/>
        <w:szCs w:val="21"/>
      </w:rPr>
    </w:pPr>
    <w:r>
      <w:rPr>
        <w:rFonts w:ascii="宋体" w:hAnsi="宋体" w:hint="eastAsia"/>
        <w:b/>
        <w:bCs/>
        <w:sz w:val="21"/>
        <w:szCs w:val="21"/>
      </w:rPr>
      <w:t>Abstract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DF277" w14:textId="77777777" w:rsidR="00F54B80" w:rsidRDefault="00000000">
    <w:pPr>
      <w:pStyle w:val="ad"/>
      <w:pBdr>
        <w:bottom w:val="single" w:sz="6" w:space="1" w:color="auto"/>
      </w:pBdr>
      <w:spacing w:after="120"/>
      <w:rPr>
        <w:rFonts w:ascii="宋体" w:hAnsi="宋体" w:hint="eastAsia"/>
        <w:sz w:val="21"/>
        <w:szCs w:val="21"/>
      </w:rPr>
    </w:pPr>
    <w:r>
      <w:rPr>
        <w:rFonts w:ascii="宋体" w:hAnsi="宋体" w:hint="eastAsia"/>
        <w:sz w:val="21"/>
        <w:szCs w:val="21"/>
      </w:rPr>
      <w:t>基于大语言模型的社交媒体青少年生殖健康评论分类分析与问答生成研究</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C46C0" w14:textId="2B6ADA9E" w:rsidR="00F54B80" w:rsidRDefault="00000000">
    <w:pPr>
      <w:pStyle w:val="ad"/>
      <w:pBdr>
        <w:bottom w:val="single" w:sz="4" w:space="1" w:color="auto"/>
      </w:pBdr>
      <w:spacing w:afterLines="0" w:after="0"/>
    </w:pPr>
    <w:r>
      <w:rPr>
        <w:rFonts w:ascii="宋体" w:hAnsi="宋体" w:hint="eastAsia"/>
        <w:sz w:val="21"/>
        <w:szCs w:val="21"/>
      </w:rPr>
      <w:t>绪论</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DD651" w14:textId="2E1535EE" w:rsidR="00F54B80" w:rsidRDefault="00000000">
    <w:pPr>
      <w:pStyle w:val="ad"/>
      <w:pBdr>
        <w:bottom w:val="single" w:sz="4" w:space="1" w:color="auto"/>
      </w:pBdr>
      <w:spacing w:afterLines="0" w:after="0"/>
    </w:pPr>
    <w:r>
      <w:rPr>
        <w:rFonts w:ascii="宋体" w:hAnsi="宋体" w:hint="eastAsia"/>
        <w:sz w:val="21"/>
        <w:szCs w:val="21"/>
      </w:rPr>
      <w:t>相关理论与关键技术</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7CB01" w14:textId="2C62F0C8" w:rsidR="00F54B80" w:rsidRDefault="00000000">
    <w:pPr>
      <w:pStyle w:val="ad"/>
      <w:pBdr>
        <w:bottom w:val="single" w:sz="4" w:space="1" w:color="auto"/>
      </w:pBdr>
      <w:spacing w:afterLines="0" w:after="0"/>
    </w:pPr>
    <w:r>
      <w:rPr>
        <w:rFonts w:ascii="宋体" w:hAnsi="宋体" w:hint="eastAsia"/>
        <w:sz w:val="21"/>
        <w:szCs w:val="21"/>
      </w:rPr>
      <w:t>数据来源与研究方法</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A7145" w14:textId="6ABBE14D" w:rsidR="00F54B80" w:rsidRDefault="00000000">
    <w:pPr>
      <w:pStyle w:val="ad"/>
      <w:pBdr>
        <w:bottom w:val="single" w:sz="4" w:space="1" w:color="auto"/>
      </w:pBdr>
      <w:spacing w:afterLines="0" w:after="0"/>
    </w:pPr>
    <w:r>
      <w:rPr>
        <w:rFonts w:ascii="宋体" w:hAnsi="宋体" w:hint="eastAsia"/>
        <w:sz w:val="21"/>
        <w:szCs w:val="21"/>
      </w:rPr>
      <w:t>社交媒体青少年生殖健康评论的问题分类分析</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18F0C" w14:textId="4D69AD3A" w:rsidR="00F54B80" w:rsidRDefault="00000000">
    <w:pPr>
      <w:pStyle w:val="ad"/>
      <w:pBdr>
        <w:bottom w:val="single" w:sz="4" w:space="1" w:color="auto"/>
      </w:pBdr>
      <w:spacing w:afterLines="0" w:after="0"/>
    </w:pPr>
    <w:r>
      <w:rPr>
        <w:rFonts w:ascii="宋体" w:hAnsi="宋体" w:hint="eastAsia"/>
        <w:sz w:val="21"/>
        <w:szCs w:val="21"/>
      </w:rPr>
      <w:t>基于大语言模型的问题规范化与问答数据集构建</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AF876" w14:textId="417A2071" w:rsidR="00F54B80" w:rsidRDefault="00000000">
    <w:pPr>
      <w:pStyle w:val="ad"/>
      <w:pBdr>
        <w:bottom w:val="single" w:sz="4" w:space="1" w:color="auto"/>
      </w:pBdr>
      <w:spacing w:afterLines="0" w:after="0"/>
    </w:pPr>
    <w:r>
      <w:rPr>
        <w:rFonts w:ascii="宋体" w:hAnsi="宋体" w:hint="eastAsia"/>
        <w:sz w:val="21"/>
        <w:szCs w:val="21"/>
      </w:rPr>
      <w:t>领域大语言模型微调与效果评估</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D0551" w14:textId="70AA12AF" w:rsidR="00F54B80" w:rsidRDefault="00634FA3">
    <w:pPr>
      <w:pStyle w:val="ad"/>
      <w:pBdr>
        <w:bottom w:val="single" w:sz="4" w:space="1" w:color="auto"/>
      </w:pBdr>
      <w:spacing w:afterLines="0" w:after="0"/>
    </w:pPr>
    <w:r>
      <w:rPr>
        <w:rFonts w:ascii="宋体" w:hAnsi="宋体" w:hint="eastAsia"/>
        <w:sz w:val="21"/>
        <w:szCs w:val="21"/>
      </w:rPr>
      <w:t>总结与展望</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D8DB3" w14:textId="4B5956B2" w:rsidR="00F3185C" w:rsidRDefault="00F3185C">
    <w:pPr>
      <w:pStyle w:val="ad"/>
      <w:pBdr>
        <w:bottom w:val="single" w:sz="4" w:space="1" w:color="auto"/>
      </w:pBdr>
      <w:spacing w:afterLines="0" w:after="0"/>
    </w:pPr>
    <w:r>
      <w:rPr>
        <w:rFonts w:ascii="宋体" w:hAnsi="宋体" w:hint="eastAsia"/>
        <w:sz w:val="21"/>
        <w:szCs w:val="21"/>
      </w:rPr>
      <w:t>附  录</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8C49A" w14:textId="6A817063" w:rsidR="00634FA3" w:rsidRDefault="00634FA3">
    <w:pPr>
      <w:pStyle w:val="ad"/>
      <w:pBdr>
        <w:bottom w:val="single" w:sz="4" w:space="1" w:color="auto"/>
      </w:pBdr>
      <w:spacing w:afterLines="0" w:after="0"/>
    </w:pPr>
    <w:r>
      <w:rPr>
        <w:rFonts w:ascii="宋体" w:hAnsi="宋体" w:hint="eastAsia"/>
        <w:sz w:val="21"/>
        <w:szCs w:val="21"/>
      </w:rPr>
      <w:t>参考文献</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2216B" w14:textId="1F2864F6" w:rsidR="00740296" w:rsidRDefault="00740296">
    <w:pPr>
      <w:pStyle w:val="ad"/>
      <w:pBdr>
        <w:bottom w:val="single" w:sz="4" w:space="1" w:color="auto"/>
      </w:pBdr>
      <w:spacing w:afterLines="0" w:after="0"/>
    </w:pPr>
    <w:r>
      <w:rPr>
        <w:rFonts w:ascii="宋体" w:hAnsi="宋体" w:hint="eastAsia"/>
        <w:sz w:val="21"/>
        <w:szCs w:val="21"/>
      </w:rPr>
      <w:t xml:space="preserve">致  </w:t>
    </w:r>
    <w:r>
      <w:rPr>
        <w:rFonts w:ascii="宋体" w:hAnsi="宋体" w:hint="eastAsia"/>
        <w:sz w:val="21"/>
        <w:szCs w:val="21"/>
      </w:rPr>
      <w:t>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5AC"/>
    <w:multiLevelType w:val="multilevel"/>
    <w:tmpl w:val="6FA22F4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 w15:restartNumberingAfterBreak="0">
    <w:nsid w:val="04932E35"/>
    <w:multiLevelType w:val="multilevel"/>
    <w:tmpl w:val="04932E35"/>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 w15:restartNumberingAfterBreak="0">
    <w:nsid w:val="0C57185F"/>
    <w:multiLevelType w:val="multilevel"/>
    <w:tmpl w:val="0C57185F"/>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 w15:restartNumberingAfterBreak="0">
    <w:nsid w:val="15E93319"/>
    <w:multiLevelType w:val="multilevel"/>
    <w:tmpl w:val="15E93319"/>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4" w15:restartNumberingAfterBreak="0">
    <w:nsid w:val="1CD543F9"/>
    <w:multiLevelType w:val="multilevel"/>
    <w:tmpl w:val="1CD543F9"/>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5" w15:restartNumberingAfterBreak="0">
    <w:nsid w:val="1EF13945"/>
    <w:multiLevelType w:val="multilevel"/>
    <w:tmpl w:val="B2DA06F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6" w15:restartNumberingAfterBreak="0">
    <w:nsid w:val="1F1D62EE"/>
    <w:multiLevelType w:val="multilevel"/>
    <w:tmpl w:val="1F1D62EE"/>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7" w15:restartNumberingAfterBreak="0">
    <w:nsid w:val="24092049"/>
    <w:multiLevelType w:val="hybridMultilevel"/>
    <w:tmpl w:val="902A127A"/>
    <w:lvl w:ilvl="0" w:tplc="7234C748">
      <w:start w:val="1"/>
      <w:numFmt w:val="decimal"/>
      <w:lvlText w:val="%1."/>
      <w:lvlJc w:val="left"/>
      <w:pPr>
        <w:ind w:left="92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6FC500A"/>
    <w:multiLevelType w:val="multilevel"/>
    <w:tmpl w:val="B2DA06F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9" w15:restartNumberingAfterBreak="0">
    <w:nsid w:val="2A471864"/>
    <w:multiLevelType w:val="multilevel"/>
    <w:tmpl w:val="2A471864"/>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0" w15:restartNumberingAfterBreak="0">
    <w:nsid w:val="2AD2647B"/>
    <w:multiLevelType w:val="multilevel"/>
    <w:tmpl w:val="2AD2647B"/>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1" w15:restartNumberingAfterBreak="0">
    <w:nsid w:val="303068BB"/>
    <w:multiLevelType w:val="multilevel"/>
    <w:tmpl w:val="303068BB"/>
    <w:lvl w:ilvl="0">
      <w:start w:val="1"/>
      <w:numFmt w:val="decimal"/>
      <w:lvlText w:val="%1."/>
      <w:lvlJc w:val="left"/>
      <w:pPr>
        <w:ind w:left="922" w:hanging="440"/>
      </w:pPr>
    </w:lvl>
    <w:lvl w:ilvl="1">
      <w:start w:val="1"/>
      <w:numFmt w:val="lowerLetter"/>
      <w:lvlText w:val="%2)"/>
      <w:lvlJc w:val="left"/>
      <w:pPr>
        <w:ind w:left="1362" w:hanging="440"/>
      </w:pPr>
    </w:lvl>
    <w:lvl w:ilvl="2">
      <w:start w:val="1"/>
      <w:numFmt w:val="lowerRoman"/>
      <w:lvlText w:val="%3."/>
      <w:lvlJc w:val="right"/>
      <w:pPr>
        <w:ind w:left="1802" w:hanging="440"/>
      </w:pPr>
    </w:lvl>
    <w:lvl w:ilvl="3">
      <w:start w:val="1"/>
      <w:numFmt w:val="decimal"/>
      <w:lvlText w:val="%4."/>
      <w:lvlJc w:val="left"/>
      <w:pPr>
        <w:ind w:left="2242" w:hanging="440"/>
      </w:pPr>
    </w:lvl>
    <w:lvl w:ilvl="4">
      <w:start w:val="1"/>
      <w:numFmt w:val="lowerLetter"/>
      <w:lvlText w:val="%5)"/>
      <w:lvlJc w:val="left"/>
      <w:pPr>
        <w:ind w:left="2682" w:hanging="440"/>
      </w:pPr>
    </w:lvl>
    <w:lvl w:ilvl="5">
      <w:start w:val="1"/>
      <w:numFmt w:val="lowerRoman"/>
      <w:lvlText w:val="%6."/>
      <w:lvlJc w:val="right"/>
      <w:pPr>
        <w:ind w:left="3122" w:hanging="440"/>
      </w:pPr>
    </w:lvl>
    <w:lvl w:ilvl="6">
      <w:start w:val="1"/>
      <w:numFmt w:val="decimal"/>
      <w:lvlText w:val="%7."/>
      <w:lvlJc w:val="left"/>
      <w:pPr>
        <w:ind w:left="3562" w:hanging="440"/>
      </w:pPr>
    </w:lvl>
    <w:lvl w:ilvl="7">
      <w:start w:val="1"/>
      <w:numFmt w:val="lowerLetter"/>
      <w:lvlText w:val="%8)"/>
      <w:lvlJc w:val="left"/>
      <w:pPr>
        <w:ind w:left="4002" w:hanging="440"/>
      </w:pPr>
    </w:lvl>
    <w:lvl w:ilvl="8">
      <w:start w:val="1"/>
      <w:numFmt w:val="lowerRoman"/>
      <w:lvlText w:val="%9."/>
      <w:lvlJc w:val="right"/>
      <w:pPr>
        <w:ind w:left="4442" w:hanging="440"/>
      </w:pPr>
    </w:lvl>
  </w:abstractNum>
  <w:abstractNum w:abstractNumId="12" w15:restartNumberingAfterBreak="0">
    <w:nsid w:val="317B7A1E"/>
    <w:multiLevelType w:val="hybridMultilevel"/>
    <w:tmpl w:val="69A2D358"/>
    <w:lvl w:ilvl="0" w:tplc="9098BB9E">
      <w:start w:val="1"/>
      <w:numFmt w:val="decimal"/>
      <w:pStyle w:val="5"/>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3" w15:restartNumberingAfterBreak="0">
    <w:nsid w:val="3F474D61"/>
    <w:multiLevelType w:val="hybridMultilevel"/>
    <w:tmpl w:val="C86C919A"/>
    <w:lvl w:ilvl="0" w:tplc="07EADBEE">
      <w:start w:val="1"/>
      <w:numFmt w:val="decimal"/>
      <w:lvlText w:val="(%1)"/>
      <w:lvlJc w:val="left"/>
      <w:pPr>
        <w:ind w:left="1400" w:hanging="440"/>
      </w:pPr>
      <w:rPr>
        <w:rFonts w:hint="eastAsia"/>
      </w:rPr>
    </w:lvl>
    <w:lvl w:ilvl="1" w:tplc="07EADBEE">
      <w:start w:val="1"/>
      <w:numFmt w:val="decimal"/>
      <w:lvlText w:val="(%2)"/>
      <w:lvlJc w:val="left"/>
      <w:pPr>
        <w:ind w:left="880" w:hanging="440"/>
      </w:pPr>
      <w:rPr>
        <w:rFonts w:hint="eastAsia"/>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402B67BA"/>
    <w:multiLevelType w:val="hybridMultilevel"/>
    <w:tmpl w:val="3488A1EC"/>
    <w:lvl w:ilvl="0" w:tplc="FC82A21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40AE11CA"/>
    <w:multiLevelType w:val="multilevel"/>
    <w:tmpl w:val="40AE11CA"/>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6" w15:restartNumberingAfterBreak="0">
    <w:nsid w:val="41A63644"/>
    <w:multiLevelType w:val="multilevel"/>
    <w:tmpl w:val="B2DA06F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7" w15:restartNumberingAfterBreak="0">
    <w:nsid w:val="42322EDD"/>
    <w:multiLevelType w:val="multilevel"/>
    <w:tmpl w:val="42322EDD"/>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8" w15:restartNumberingAfterBreak="0">
    <w:nsid w:val="429D3ECF"/>
    <w:multiLevelType w:val="multilevel"/>
    <w:tmpl w:val="429D3ECF"/>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9" w15:restartNumberingAfterBreak="0">
    <w:nsid w:val="43514DFC"/>
    <w:multiLevelType w:val="multilevel"/>
    <w:tmpl w:val="43514DFC"/>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0" w15:restartNumberingAfterBreak="0">
    <w:nsid w:val="471401A3"/>
    <w:multiLevelType w:val="multilevel"/>
    <w:tmpl w:val="471401A3"/>
    <w:lvl w:ilvl="0">
      <w:start w:val="1"/>
      <w:numFmt w:val="decimal"/>
      <w:suff w:val="space"/>
      <w:lvlText w:val="第%1章"/>
      <w:lvlJc w:val="left"/>
      <w:pPr>
        <w:ind w:left="0" w:firstLine="0"/>
      </w:pPr>
      <w:rPr>
        <w:rFonts w:ascii="Times New Roman" w:hAnsi="Times New Roman" w:hint="default"/>
      </w:rPr>
    </w:lvl>
    <w:lvl w:ilvl="1">
      <w:start w:val="1"/>
      <w:numFmt w:val="decimal"/>
      <w:suff w:val="space"/>
      <w:lvlText w:val="%1.%2"/>
      <w:lvlJc w:val="left"/>
      <w:pPr>
        <w:ind w:left="0" w:firstLine="0"/>
      </w:pPr>
      <w:rPr>
        <w:rFonts w:ascii="Times New Roman" w:eastAsia="黑体" w:hAnsi="Times New Roman" w:hint="default"/>
        <w:b w:val="0"/>
        <w:i w:val="0"/>
        <w:spacing w:val="-18"/>
      </w:rPr>
    </w:lvl>
    <w:lvl w:ilvl="2">
      <w:start w:val="1"/>
      <w:numFmt w:val="decimal"/>
      <w:suff w:val="space"/>
      <w:lvlText w:val="%1.%2.%3"/>
      <w:lvlJc w:val="left"/>
      <w:pPr>
        <w:ind w:left="0" w:firstLine="0"/>
      </w:pPr>
      <w:rPr>
        <w:rFonts w:ascii="黑体" w:eastAsia="黑体" w:hAnsi="黑体" w:hint="eastAsia"/>
        <w:b w:val="0"/>
        <w:i w:val="0"/>
      </w:rPr>
    </w:lvl>
    <w:lvl w:ilvl="3">
      <w:start w:val="1"/>
      <w:numFmt w:val="decimal"/>
      <w:pStyle w:val="4"/>
      <w:suff w:val="space"/>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1" w15:restartNumberingAfterBreak="0">
    <w:nsid w:val="51020B9D"/>
    <w:multiLevelType w:val="multilevel"/>
    <w:tmpl w:val="51020B9D"/>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2" w15:restartNumberingAfterBreak="0">
    <w:nsid w:val="53F35DC5"/>
    <w:multiLevelType w:val="multilevel"/>
    <w:tmpl w:val="53F35DC5"/>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3" w15:restartNumberingAfterBreak="0">
    <w:nsid w:val="5DA95EB2"/>
    <w:multiLevelType w:val="multilevel"/>
    <w:tmpl w:val="5DA95EB2"/>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4" w15:restartNumberingAfterBreak="0">
    <w:nsid w:val="62471331"/>
    <w:multiLevelType w:val="multilevel"/>
    <w:tmpl w:val="B2DA06F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25" w15:restartNumberingAfterBreak="0">
    <w:nsid w:val="69191FF6"/>
    <w:multiLevelType w:val="multilevel"/>
    <w:tmpl w:val="69191FF6"/>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6" w15:restartNumberingAfterBreak="0">
    <w:nsid w:val="69F77B47"/>
    <w:multiLevelType w:val="multilevel"/>
    <w:tmpl w:val="51020B9D"/>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7" w15:restartNumberingAfterBreak="0">
    <w:nsid w:val="6EB90902"/>
    <w:multiLevelType w:val="multilevel"/>
    <w:tmpl w:val="BDAAC5A6"/>
    <w:lvl w:ilvl="0">
      <w:start w:val="1"/>
      <w:numFmt w:val="decimal"/>
      <w:pStyle w:val="1"/>
      <w:lvlText w:val="第 %1 章"/>
      <w:lvlJc w:val="left"/>
      <w:pPr>
        <w:tabs>
          <w:tab w:val="num" w:pos="340"/>
        </w:tabs>
        <w:ind w:left="0" w:firstLine="0"/>
      </w:pPr>
      <w:rPr>
        <w:rFonts w:ascii="Times New Roman" w:hAnsi="Times New Roman" w:hint="default"/>
        <w:b/>
        <w:i w:val="0"/>
      </w:rPr>
    </w:lvl>
    <w:lvl w:ilvl="1">
      <w:start w:val="1"/>
      <w:numFmt w:val="decimal"/>
      <w:pStyle w:val="2"/>
      <w:suff w:val="space"/>
      <w:lvlText w:val="%1.%2"/>
      <w:lvlJc w:val="left"/>
      <w:pPr>
        <w:ind w:left="0" w:firstLine="0"/>
      </w:pPr>
      <w:rPr>
        <w:rFonts w:ascii="Times New Roman" w:hAnsi="Times New Roman" w:hint="default"/>
        <w:b/>
        <w:i w:val="0"/>
      </w:rPr>
    </w:lvl>
    <w:lvl w:ilvl="2">
      <w:start w:val="1"/>
      <w:numFmt w:val="decimal"/>
      <w:pStyle w:val="3"/>
      <w:suff w:val="space"/>
      <w:lvlText w:val="%1.%2.%3"/>
      <w:lvlJc w:val="left"/>
      <w:pPr>
        <w:ind w:left="0" w:firstLine="0"/>
      </w:pPr>
      <w:rPr>
        <w:rFonts w:ascii="Times New Roman" w:eastAsia="黑体" w:hAnsi="Times New Roman" w:hint="default"/>
        <w:b/>
        <w:i w:val="0"/>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8" w15:restartNumberingAfterBreak="0">
    <w:nsid w:val="72A87618"/>
    <w:multiLevelType w:val="multilevel"/>
    <w:tmpl w:val="72A87618"/>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9" w15:restartNumberingAfterBreak="0">
    <w:nsid w:val="74A2421B"/>
    <w:multiLevelType w:val="multilevel"/>
    <w:tmpl w:val="B2DA06FC"/>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0" w15:restartNumberingAfterBreak="0">
    <w:nsid w:val="760D1EF3"/>
    <w:multiLevelType w:val="multilevel"/>
    <w:tmpl w:val="760D1EF3"/>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1" w15:restartNumberingAfterBreak="0">
    <w:nsid w:val="795F0110"/>
    <w:multiLevelType w:val="multilevel"/>
    <w:tmpl w:val="795F0110"/>
    <w:lvl w:ilvl="0">
      <w:start w:val="1"/>
      <w:numFmt w:val="decimal"/>
      <w:lvlText w:val="%1."/>
      <w:lvlJc w:val="left"/>
      <w:pPr>
        <w:ind w:left="1400" w:hanging="440"/>
      </w:pPr>
    </w:lvl>
    <w:lvl w:ilvl="1">
      <w:start w:val="1"/>
      <w:numFmt w:val="lowerLetter"/>
      <w:lvlText w:val="%2)"/>
      <w:lvlJc w:val="left"/>
      <w:pPr>
        <w:ind w:left="1840" w:hanging="440"/>
      </w:pPr>
    </w:lvl>
    <w:lvl w:ilvl="2">
      <w:start w:val="1"/>
      <w:numFmt w:val="lowerRoman"/>
      <w:lvlText w:val="%3."/>
      <w:lvlJc w:val="right"/>
      <w:pPr>
        <w:ind w:left="2280" w:hanging="440"/>
      </w:pPr>
    </w:lvl>
    <w:lvl w:ilvl="3">
      <w:start w:val="1"/>
      <w:numFmt w:val="decimal"/>
      <w:lvlText w:val="%4."/>
      <w:lvlJc w:val="left"/>
      <w:pPr>
        <w:ind w:left="2720" w:hanging="440"/>
      </w:pPr>
    </w:lvl>
    <w:lvl w:ilvl="4">
      <w:start w:val="1"/>
      <w:numFmt w:val="lowerLetter"/>
      <w:lvlText w:val="%5)"/>
      <w:lvlJc w:val="left"/>
      <w:pPr>
        <w:ind w:left="3160" w:hanging="440"/>
      </w:pPr>
    </w:lvl>
    <w:lvl w:ilvl="5">
      <w:start w:val="1"/>
      <w:numFmt w:val="lowerRoman"/>
      <w:lvlText w:val="%6."/>
      <w:lvlJc w:val="right"/>
      <w:pPr>
        <w:ind w:left="3600" w:hanging="440"/>
      </w:pPr>
    </w:lvl>
    <w:lvl w:ilvl="6">
      <w:start w:val="1"/>
      <w:numFmt w:val="decimal"/>
      <w:lvlText w:val="%7."/>
      <w:lvlJc w:val="left"/>
      <w:pPr>
        <w:ind w:left="4040" w:hanging="440"/>
      </w:pPr>
    </w:lvl>
    <w:lvl w:ilvl="7">
      <w:start w:val="1"/>
      <w:numFmt w:val="lowerLetter"/>
      <w:lvlText w:val="%8)"/>
      <w:lvlJc w:val="left"/>
      <w:pPr>
        <w:ind w:left="4480" w:hanging="440"/>
      </w:pPr>
    </w:lvl>
    <w:lvl w:ilvl="8">
      <w:start w:val="1"/>
      <w:numFmt w:val="lowerRoman"/>
      <w:lvlText w:val="%9."/>
      <w:lvlJc w:val="right"/>
      <w:pPr>
        <w:ind w:left="4920" w:hanging="440"/>
      </w:pPr>
    </w:lvl>
  </w:abstractNum>
  <w:abstractNum w:abstractNumId="32" w15:restartNumberingAfterBreak="0">
    <w:nsid w:val="7AA01392"/>
    <w:multiLevelType w:val="multilevel"/>
    <w:tmpl w:val="C65C621A"/>
    <w:lvl w:ilvl="0">
      <w:start w:val="1"/>
      <w:numFmt w:val="decimal"/>
      <w:lvlText w:val="%1)"/>
      <w:lvlJc w:val="left"/>
      <w:pPr>
        <w:ind w:left="920" w:hanging="440"/>
      </w:pPr>
      <w:rPr>
        <w:rFont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33" w15:restartNumberingAfterBreak="0">
    <w:nsid w:val="7C063CE5"/>
    <w:multiLevelType w:val="multilevel"/>
    <w:tmpl w:val="7C063CE5"/>
    <w:lvl w:ilvl="0">
      <w:start w:val="1"/>
      <w:numFmt w:val="decimal"/>
      <w:lvlText w:val="%1."/>
      <w:lvlJc w:val="left"/>
      <w:pPr>
        <w:ind w:left="920" w:hanging="440"/>
      </w:p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34" w15:restartNumberingAfterBreak="0">
    <w:nsid w:val="7C593AB7"/>
    <w:multiLevelType w:val="multilevel"/>
    <w:tmpl w:val="7C593AB7"/>
    <w:lvl w:ilvl="0">
      <w:start w:val="1"/>
      <w:numFmt w:val="decimal"/>
      <w:pStyle w:val="10"/>
      <w:lvlText w:val="%1"/>
      <w:lvlJc w:val="left"/>
      <w:pPr>
        <w:tabs>
          <w:tab w:val="left" w:pos="454"/>
        </w:tabs>
        <w:ind w:left="0" w:firstLine="0"/>
      </w:pPr>
      <w:rPr>
        <w:rFonts w:hint="eastAsia"/>
      </w:rPr>
    </w:lvl>
    <w:lvl w:ilvl="1">
      <w:start w:val="1"/>
      <w:numFmt w:val="decimal"/>
      <w:pStyle w:val="20"/>
      <w:lvlText w:val="%1.%2"/>
      <w:lvlJc w:val="left"/>
      <w:pPr>
        <w:tabs>
          <w:tab w:val="left" w:pos="170"/>
        </w:tabs>
        <w:ind w:left="0" w:firstLine="0"/>
      </w:pPr>
      <w:rPr>
        <w:rFonts w:hint="eastAsia"/>
      </w:rPr>
    </w:lvl>
    <w:lvl w:ilvl="2">
      <w:start w:val="1"/>
      <w:numFmt w:val="decimal"/>
      <w:lvlText w:val="%1.%2.%3"/>
      <w:lvlJc w:val="left"/>
      <w:pPr>
        <w:tabs>
          <w:tab w:val="left" w:pos="851"/>
        </w:tabs>
        <w:ind w:left="1418" w:hanging="567"/>
      </w:pPr>
      <w:rPr>
        <w:rFonts w:hint="eastAsia"/>
      </w:rPr>
    </w:lvl>
    <w:lvl w:ilvl="3">
      <w:start w:val="1"/>
      <w:numFmt w:val="decimal"/>
      <w:lvlText w:val="%1.%2.%3.%4"/>
      <w:lvlJc w:val="left"/>
      <w:pPr>
        <w:tabs>
          <w:tab w:val="left" w:pos="1276"/>
        </w:tabs>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356854552">
    <w:abstractNumId w:val="27"/>
  </w:num>
  <w:num w:numId="2" w16cid:durableId="510098688">
    <w:abstractNumId w:val="20"/>
  </w:num>
  <w:num w:numId="3" w16cid:durableId="1538272877">
    <w:abstractNumId w:val="34"/>
  </w:num>
  <w:num w:numId="4" w16cid:durableId="1993833232">
    <w:abstractNumId w:val="25"/>
  </w:num>
  <w:num w:numId="5" w16cid:durableId="2074885604">
    <w:abstractNumId w:val="28"/>
  </w:num>
  <w:num w:numId="6" w16cid:durableId="1226143126">
    <w:abstractNumId w:val="22"/>
  </w:num>
  <w:num w:numId="7" w16cid:durableId="2121560228">
    <w:abstractNumId w:val="5"/>
  </w:num>
  <w:num w:numId="8" w16cid:durableId="536505047">
    <w:abstractNumId w:val="16"/>
  </w:num>
  <w:num w:numId="9" w16cid:durableId="1980498960">
    <w:abstractNumId w:val="24"/>
  </w:num>
  <w:num w:numId="10" w16cid:durableId="1414863313">
    <w:abstractNumId w:val="29"/>
  </w:num>
  <w:num w:numId="11" w16cid:durableId="296959003">
    <w:abstractNumId w:val="21"/>
  </w:num>
  <w:num w:numId="12" w16cid:durableId="613638513">
    <w:abstractNumId w:val="33"/>
  </w:num>
  <w:num w:numId="13" w16cid:durableId="487941442">
    <w:abstractNumId w:val="6"/>
  </w:num>
  <w:num w:numId="14" w16cid:durableId="300155039">
    <w:abstractNumId w:val="23"/>
  </w:num>
  <w:num w:numId="15" w16cid:durableId="1757628297">
    <w:abstractNumId w:val="1"/>
  </w:num>
  <w:num w:numId="16" w16cid:durableId="1974677820">
    <w:abstractNumId w:val="3"/>
  </w:num>
  <w:num w:numId="17" w16cid:durableId="2107378589">
    <w:abstractNumId w:val="17"/>
  </w:num>
  <w:num w:numId="18" w16cid:durableId="2045595412">
    <w:abstractNumId w:val="2"/>
  </w:num>
  <w:num w:numId="19" w16cid:durableId="2145200330">
    <w:abstractNumId w:val="4"/>
  </w:num>
  <w:num w:numId="20" w16cid:durableId="854659154">
    <w:abstractNumId w:val="11"/>
  </w:num>
  <w:num w:numId="21" w16cid:durableId="771515175">
    <w:abstractNumId w:val="10"/>
  </w:num>
  <w:num w:numId="22" w16cid:durableId="124549339">
    <w:abstractNumId w:val="15"/>
  </w:num>
  <w:num w:numId="23" w16cid:durableId="213078453">
    <w:abstractNumId w:val="9"/>
  </w:num>
  <w:num w:numId="24" w16cid:durableId="1906800319">
    <w:abstractNumId w:val="30"/>
  </w:num>
  <w:num w:numId="25" w16cid:durableId="1183668430">
    <w:abstractNumId w:val="18"/>
  </w:num>
  <w:num w:numId="26" w16cid:durableId="1720393854">
    <w:abstractNumId w:val="19"/>
  </w:num>
  <w:num w:numId="27" w16cid:durableId="1696928268">
    <w:abstractNumId w:val="31"/>
  </w:num>
  <w:num w:numId="28" w16cid:durableId="472874827">
    <w:abstractNumId w:val="14"/>
  </w:num>
  <w:num w:numId="29" w16cid:durableId="1138915623">
    <w:abstractNumId w:val="7"/>
  </w:num>
  <w:num w:numId="30" w16cid:durableId="1627542044">
    <w:abstractNumId w:val="13"/>
  </w:num>
  <w:num w:numId="31" w16cid:durableId="680743482">
    <w:abstractNumId w:val="12"/>
  </w:num>
  <w:num w:numId="32" w16cid:durableId="1013460767">
    <w:abstractNumId w:val="12"/>
    <w:lvlOverride w:ilvl="0">
      <w:startOverride w:val="1"/>
    </w:lvlOverride>
  </w:num>
  <w:num w:numId="33" w16cid:durableId="1198423311">
    <w:abstractNumId w:val="12"/>
    <w:lvlOverride w:ilvl="0">
      <w:startOverride w:val="1"/>
    </w:lvlOverride>
  </w:num>
  <w:num w:numId="34" w16cid:durableId="2063750521">
    <w:abstractNumId w:val="12"/>
    <w:lvlOverride w:ilvl="0">
      <w:startOverride w:val="1"/>
    </w:lvlOverride>
  </w:num>
  <w:num w:numId="35" w16cid:durableId="1470367670">
    <w:abstractNumId w:val="12"/>
    <w:lvlOverride w:ilvl="0">
      <w:startOverride w:val="1"/>
    </w:lvlOverride>
  </w:num>
  <w:num w:numId="36" w16cid:durableId="128285685">
    <w:abstractNumId w:val="12"/>
    <w:lvlOverride w:ilvl="0">
      <w:startOverride w:val="1"/>
    </w:lvlOverride>
  </w:num>
  <w:num w:numId="37" w16cid:durableId="892228898">
    <w:abstractNumId w:val="12"/>
    <w:lvlOverride w:ilvl="0">
      <w:startOverride w:val="1"/>
    </w:lvlOverride>
  </w:num>
  <w:num w:numId="38" w16cid:durableId="519515341">
    <w:abstractNumId w:val="12"/>
    <w:lvlOverride w:ilvl="0">
      <w:startOverride w:val="1"/>
    </w:lvlOverride>
  </w:num>
  <w:num w:numId="39" w16cid:durableId="1040016107">
    <w:abstractNumId w:val="12"/>
    <w:lvlOverride w:ilvl="0">
      <w:startOverride w:val="1"/>
    </w:lvlOverride>
  </w:num>
  <w:num w:numId="40" w16cid:durableId="361366005">
    <w:abstractNumId w:val="12"/>
    <w:lvlOverride w:ilvl="0">
      <w:startOverride w:val="1"/>
    </w:lvlOverride>
  </w:num>
  <w:num w:numId="41" w16cid:durableId="1986926782">
    <w:abstractNumId w:val="32"/>
  </w:num>
  <w:num w:numId="42" w16cid:durableId="1843742148">
    <w:abstractNumId w:val="0"/>
  </w:num>
  <w:num w:numId="43" w16cid:durableId="1193570703">
    <w:abstractNumId w:val="8"/>
  </w:num>
  <w:num w:numId="44" w16cid:durableId="131141501">
    <w:abstractNumId w:val="12"/>
    <w:lvlOverride w:ilvl="0">
      <w:startOverride w:val="1"/>
    </w:lvlOverride>
  </w:num>
  <w:num w:numId="45" w16cid:durableId="186104337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774133726">
    <w:abstractNumId w:val="2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ixuan Zhou">
    <w15:presenceInfo w15:providerId="Windows Live" w15:userId="5bab6ab93e46eb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trackRevisions/>
  <w:defaultTabStop w:val="480"/>
  <w:evenAndOddHeaders/>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C5D"/>
    <w:rsid w:val="000000ED"/>
    <w:rsid w:val="0001426A"/>
    <w:rsid w:val="00023A9E"/>
    <w:rsid w:val="00023F28"/>
    <w:rsid w:val="00031309"/>
    <w:rsid w:val="00031F56"/>
    <w:rsid w:val="00043C67"/>
    <w:rsid w:val="000460C1"/>
    <w:rsid w:val="00051194"/>
    <w:rsid w:val="000517CF"/>
    <w:rsid w:val="000518C1"/>
    <w:rsid w:val="00054BDD"/>
    <w:rsid w:val="000735DF"/>
    <w:rsid w:val="000844E0"/>
    <w:rsid w:val="00086538"/>
    <w:rsid w:val="00094C90"/>
    <w:rsid w:val="000A3858"/>
    <w:rsid w:val="000A6883"/>
    <w:rsid w:val="000C4658"/>
    <w:rsid w:val="000D0615"/>
    <w:rsid w:val="000D1A13"/>
    <w:rsid w:val="000D5953"/>
    <w:rsid w:val="000E28E5"/>
    <w:rsid w:val="000E415D"/>
    <w:rsid w:val="000E573C"/>
    <w:rsid w:val="000E5BE3"/>
    <w:rsid w:val="000F2BF8"/>
    <w:rsid w:val="00104D8C"/>
    <w:rsid w:val="00121F8C"/>
    <w:rsid w:val="001273FC"/>
    <w:rsid w:val="001314E1"/>
    <w:rsid w:val="00137B2B"/>
    <w:rsid w:val="00142051"/>
    <w:rsid w:val="001458D7"/>
    <w:rsid w:val="00145E14"/>
    <w:rsid w:val="0015287E"/>
    <w:rsid w:val="00156C07"/>
    <w:rsid w:val="0016293C"/>
    <w:rsid w:val="001704E8"/>
    <w:rsid w:val="00170C8F"/>
    <w:rsid w:val="001740C8"/>
    <w:rsid w:val="00177D7F"/>
    <w:rsid w:val="00192633"/>
    <w:rsid w:val="001926DA"/>
    <w:rsid w:val="00192C5F"/>
    <w:rsid w:val="00194F9E"/>
    <w:rsid w:val="00195EEC"/>
    <w:rsid w:val="001C5F23"/>
    <w:rsid w:val="001E2739"/>
    <w:rsid w:val="001E4FA3"/>
    <w:rsid w:val="001F5FE9"/>
    <w:rsid w:val="001F673A"/>
    <w:rsid w:val="00221160"/>
    <w:rsid w:val="0022787E"/>
    <w:rsid w:val="002324CA"/>
    <w:rsid w:val="00247EBB"/>
    <w:rsid w:val="00250558"/>
    <w:rsid w:val="0025724C"/>
    <w:rsid w:val="00273DEC"/>
    <w:rsid w:val="002766C3"/>
    <w:rsid w:val="0028169C"/>
    <w:rsid w:val="002927B6"/>
    <w:rsid w:val="002933F2"/>
    <w:rsid w:val="00297C21"/>
    <w:rsid w:val="002A619B"/>
    <w:rsid w:val="002A7E87"/>
    <w:rsid w:val="002B28BD"/>
    <w:rsid w:val="002B315B"/>
    <w:rsid w:val="002B4F28"/>
    <w:rsid w:val="002B702E"/>
    <w:rsid w:val="002B7641"/>
    <w:rsid w:val="002C2FFD"/>
    <w:rsid w:val="002E02F1"/>
    <w:rsid w:val="002E6692"/>
    <w:rsid w:val="002F0A02"/>
    <w:rsid w:val="002F37C8"/>
    <w:rsid w:val="002F4674"/>
    <w:rsid w:val="002F6E06"/>
    <w:rsid w:val="00300A0A"/>
    <w:rsid w:val="0030105B"/>
    <w:rsid w:val="0030146B"/>
    <w:rsid w:val="003025ED"/>
    <w:rsid w:val="00302BE6"/>
    <w:rsid w:val="003040E3"/>
    <w:rsid w:val="003052C3"/>
    <w:rsid w:val="0030711B"/>
    <w:rsid w:val="0031489E"/>
    <w:rsid w:val="00317928"/>
    <w:rsid w:val="00320ABD"/>
    <w:rsid w:val="00326214"/>
    <w:rsid w:val="00330848"/>
    <w:rsid w:val="00336FD2"/>
    <w:rsid w:val="00342EEF"/>
    <w:rsid w:val="00350883"/>
    <w:rsid w:val="00352265"/>
    <w:rsid w:val="00356663"/>
    <w:rsid w:val="003602B6"/>
    <w:rsid w:val="00363A47"/>
    <w:rsid w:val="00365C86"/>
    <w:rsid w:val="003675F7"/>
    <w:rsid w:val="00367A8E"/>
    <w:rsid w:val="003722EA"/>
    <w:rsid w:val="0037566B"/>
    <w:rsid w:val="00380D35"/>
    <w:rsid w:val="003820FF"/>
    <w:rsid w:val="00393831"/>
    <w:rsid w:val="003A06CC"/>
    <w:rsid w:val="003A5037"/>
    <w:rsid w:val="003A6227"/>
    <w:rsid w:val="003A6BF3"/>
    <w:rsid w:val="003B22E6"/>
    <w:rsid w:val="003B344C"/>
    <w:rsid w:val="003B4A79"/>
    <w:rsid w:val="003C40A2"/>
    <w:rsid w:val="003D75AD"/>
    <w:rsid w:val="003E28B3"/>
    <w:rsid w:val="003E72ED"/>
    <w:rsid w:val="003F57AD"/>
    <w:rsid w:val="003F7E8D"/>
    <w:rsid w:val="00416BFA"/>
    <w:rsid w:val="00416C2B"/>
    <w:rsid w:val="00421CAA"/>
    <w:rsid w:val="00431204"/>
    <w:rsid w:val="004336F0"/>
    <w:rsid w:val="004342D9"/>
    <w:rsid w:val="00447B1B"/>
    <w:rsid w:val="004502FF"/>
    <w:rsid w:val="00451C6C"/>
    <w:rsid w:val="00455577"/>
    <w:rsid w:val="00455885"/>
    <w:rsid w:val="00462919"/>
    <w:rsid w:val="00473E03"/>
    <w:rsid w:val="00482A4C"/>
    <w:rsid w:val="0048486B"/>
    <w:rsid w:val="00486D0E"/>
    <w:rsid w:val="00486D9D"/>
    <w:rsid w:val="004914A3"/>
    <w:rsid w:val="00492FE9"/>
    <w:rsid w:val="00494B58"/>
    <w:rsid w:val="004A43BB"/>
    <w:rsid w:val="004A5003"/>
    <w:rsid w:val="004A775D"/>
    <w:rsid w:val="004A77CC"/>
    <w:rsid w:val="004B663F"/>
    <w:rsid w:val="004D0495"/>
    <w:rsid w:val="004D30BB"/>
    <w:rsid w:val="004D537A"/>
    <w:rsid w:val="004E5D18"/>
    <w:rsid w:val="004E72DA"/>
    <w:rsid w:val="00505C0F"/>
    <w:rsid w:val="005107F8"/>
    <w:rsid w:val="00513522"/>
    <w:rsid w:val="00517842"/>
    <w:rsid w:val="00520575"/>
    <w:rsid w:val="00524783"/>
    <w:rsid w:val="00525FB2"/>
    <w:rsid w:val="00527600"/>
    <w:rsid w:val="005308F5"/>
    <w:rsid w:val="00531295"/>
    <w:rsid w:val="00531E57"/>
    <w:rsid w:val="0054109A"/>
    <w:rsid w:val="00552782"/>
    <w:rsid w:val="00552AF0"/>
    <w:rsid w:val="005573FE"/>
    <w:rsid w:val="005577A7"/>
    <w:rsid w:val="0056201E"/>
    <w:rsid w:val="00562ED3"/>
    <w:rsid w:val="0057227D"/>
    <w:rsid w:val="00574DBD"/>
    <w:rsid w:val="005856A6"/>
    <w:rsid w:val="00586332"/>
    <w:rsid w:val="005A4719"/>
    <w:rsid w:val="005B1106"/>
    <w:rsid w:val="005B1D82"/>
    <w:rsid w:val="005B50D7"/>
    <w:rsid w:val="005B5F9F"/>
    <w:rsid w:val="005C3781"/>
    <w:rsid w:val="005C6FE4"/>
    <w:rsid w:val="005D5EB7"/>
    <w:rsid w:val="005F1C44"/>
    <w:rsid w:val="005F4A1A"/>
    <w:rsid w:val="005F4AD1"/>
    <w:rsid w:val="005F615D"/>
    <w:rsid w:val="00607DA6"/>
    <w:rsid w:val="00613CFD"/>
    <w:rsid w:val="00620989"/>
    <w:rsid w:val="0062707B"/>
    <w:rsid w:val="00631C5C"/>
    <w:rsid w:val="00634FA3"/>
    <w:rsid w:val="00635C1B"/>
    <w:rsid w:val="0064635A"/>
    <w:rsid w:val="006475E0"/>
    <w:rsid w:val="00651B35"/>
    <w:rsid w:val="006541E9"/>
    <w:rsid w:val="00654A62"/>
    <w:rsid w:val="00654FE9"/>
    <w:rsid w:val="00655074"/>
    <w:rsid w:val="00655F83"/>
    <w:rsid w:val="0065746D"/>
    <w:rsid w:val="0065763E"/>
    <w:rsid w:val="006614D6"/>
    <w:rsid w:val="00661869"/>
    <w:rsid w:val="006631C3"/>
    <w:rsid w:val="00665291"/>
    <w:rsid w:val="006658AE"/>
    <w:rsid w:val="006736BA"/>
    <w:rsid w:val="006978C0"/>
    <w:rsid w:val="006A285C"/>
    <w:rsid w:val="006A52BD"/>
    <w:rsid w:val="006C0F0E"/>
    <w:rsid w:val="006C163B"/>
    <w:rsid w:val="006C4011"/>
    <w:rsid w:val="006C5F90"/>
    <w:rsid w:val="006C7448"/>
    <w:rsid w:val="00703E23"/>
    <w:rsid w:val="007067C8"/>
    <w:rsid w:val="00707054"/>
    <w:rsid w:val="0071121B"/>
    <w:rsid w:val="00720264"/>
    <w:rsid w:val="00724B14"/>
    <w:rsid w:val="00727C53"/>
    <w:rsid w:val="00732CEC"/>
    <w:rsid w:val="00732DFC"/>
    <w:rsid w:val="00735BDD"/>
    <w:rsid w:val="00736CD4"/>
    <w:rsid w:val="00740296"/>
    <w:rsid w:val="00751A3B"/>
    <w:rsid w:val="00752C05"/>
    <w:rsid w:val="00755D43"/>
    <w:rsid w:val="00756CC9"/>
    <w:rsid w:val="007612A9"/>
    <w:rsid w:val="00771A11"/>
    <w:rsid w:val="00776D10"/>
    <w:rsid w:val="0078410C"/>
    <w:rsid w:val="00785F37"/>
    <w:rsid w:val="0078767D"/>
    <w:rsid w:val="00791ABA"/>
    <w:rsid w:val="007A4FBA"/>
    <w:rsid w:val="007B10FA"/>
    <w:rsid w:val="007B3B9D"/>
    <w:rsid w:val="007B5F05"/>
    <w:rsid w:val="007B6240"/>
    <w:rsid w:val="007C1CDB"/>
    <w:rsid w:val="007C45DE"/>
    <w:rsid w:val="007D6C2A"/>
    <w:rsid w:val="007E1348"/>
    <w:rsid w:val="007F32F8"/>
    <w:rsid w:val="007F3863"/>
    <w:rsid w:val="007F6912"/>
    <w:rsid w:val="007F73C5"/>
    <w:rsid w:val="00801A7A"/>
    <w:rsid w:val="0080413B"/>
    <w:rsid w:val="00804BF2"/>
    <w:rsid w:val="00816212"/>
    <w:rsid w:val="00817A5C"/>
    <w:rsid w:val="0082141B"/>
    <w:rsid w:val="00822EB7"/>
    <w:rsid w:val="0084098D"/>
    <w:rsid w:val="00844B47"/>
    <w:rsid w:val="00845652"/>
    <w:rsid w:val="00846631"/>
    <w:rsid w:val="00850ECA"/>
    <w:rsid w:val="00853717"/>
    <w:rsid w:val="00854EF1"/>
    <w:rsid w:val="00855DF7"/>
    <w:rsid w:val="008622A8"/>
    <w:rsid w:val="0086567E"/>
    <w:rsid w:val="008865EC"/>
    <w:rsid w:val="0089310B"/>
    <w:rsid w:val="008946ED"/>
    <w:rsid w:val="008A0C8F"/>
    <w:rsid w:val="008A3299"/>
    <w:rsid w:val="008A506C"/>
    <w:rsid w:val="008A5373"/>
    <w:rsid w:val="008C1747"/>
    <w:rsid w:val="008C7B8B"/>
    <w:rsid w:val="008D15C2"/>
    <w:rsid w:val="008D76AD"/>
    <w:rsid w:val="008E1F6E"/>
    <w:rsid w:val="008E33FD"/>
    <w:rsid w:val="008F12A5"/>
    <w:rsid w:val="008F492F"/>
    <w:rsid w:val="008F5BC5"/>
    <w:rsid w:val="009064F8"/>
    <w:rsid w:val="009153A4"/>
    <w:rsid w:val="0092601D"/>
    <w:rsid w:val="00935752"/>
    <w:rsid w:val="00943FF2"/>
    <w:rsid w:val="009613CF"/>
    <w:rsid w:val="00964DD7"/>
    <w:rsid w:val="00981266"/>
    <w:rsid w:val="0099209E"/>
    <w:rsid w:val="00994223"/>
    <w:rsid w:val="009A0FFB"/>
    <w:rsid w:val="009A2896"/>
    <w:rsid w:val="009A6F4D"/>
    <w:rsid w:val="009B07E3"/>
    <w:rsid w:val="009B2D93"/>
    <w:rsid w:val="009B5375"/>
    <w:rsid w:val="009D3857"/>
    <w:rsid w:val="009D4947"/>
    <w:rsid w:val="009E115B"/>
    <w:rsid w:val="009E7DCA"/>
    <w:rsid w:val="009F6A5B"/>
    <w:rsid w:val="009F7692"/>
    <w:rsid w:val="00A02BFE"/>
    <w:rsid w:val="00A064C6"/>
    <w:rsid w:val="00A0672A"/>
    <w:rsid w:val="00A072DF"/>
    <w:rsid w:val="00A142A8"/>
    <w:rsid w:val="00A2026F"/>
    <w:rsid w:val="00A2369A"/>
    <w:rsid w:val="00A24A9B"/>
    <w:rsid w:val="00A30120"/>
    <w:rsid w:val="00A40605"/>
    <w:rsid w:val="00A41447"/>
    <w:rsid w:val="00A43C5D"/>
    <w:rsid w:val="00A44BA4"/>
    <w:rsid w:val="00A47880"/>
    <w:rsid w:val="00A54175"/>
    <w:rsid w:val="00A54EEF"/>
    <w:rsid w:val="00A5617A"/>
    <w:rsid w:val="00A574A0"/>
    <w:rsid w:val="00A62D4A"/>
    <w:rsid w:val="00A804DE"/>
    <w:rsid w:val="00A821EB"/>
    <w:rsid w:val="00A86CDE"/>
    <w:rsid w:val="00A87AD6"/>
    <w:rsid w:val="00A91269"/>
    <w:rsid w:val="00A975E0"/>
    <w:rsid w:val="00AA2EF8"/>
    <w:rsid w:val="00AB19A6"/>
    <w:rsid w:val="00AB4828"/>
    <w:rsid w:val="00AC0283"/>
    <w:rsid w:val="00AC06CE"/>
    <w:rsid w:val="00AC547A"/>
    <w:rsid w:val="00AD093D"/>
    <w:rsid w:val="00AD1DE9"/>
    <w:rsid w:val="00AE1386"/>
    <w:rsid w:val="00AE68A4"/>
    <w:rsid w:val="00AF77B4"/>
    <w:rsid w:val="00B066D9"/>
    <w:rsid w:val="00B16CEE"/>
    <w:rsid w:val="00B22454"/>
    <w:rsid w:val="00B2548D"/>
    <w:rsid w:val="00B37B8F"/>
    <w:rsid w:val="00B44F81"/>
    <w:rsid w:val="00B4501F"/>
    <w:rsid w:val="00B4723F"/>
    <w:rsid w:val="00B527DC"/>
    <w:rsid w:val="00B55FF0"/>
    <w:rsid w:val="00B62A66"/>
    <w:rsid w:val="00B76D78"/>
    <w:rsid w:val="00B849D5"/>
    <w:rsid w:val="00B905D4"/>
    <w:rsid w:val="00B92C49"/>
    <w:rsid w:val="00BA1BF6"/>
    <w:rsid w:val="00BA29E7"/>
    <w:rsid w:val="00BA4306"/>
    <w:rsid w:val="00BB0B57"/>
    <w:rsid w:val="00BB6B0E"/>
    <w:rsid w:val="00BC4D7A"/>
    <w:rsid w:val="00BE2748"/>
    <w:rsid w:val="00BE2CDF"/>
    <w:rsid w:val="00BE3E2F"/>
    <w:rsid w:val="00BF1ABE"/>
    <w:rsid w:val="00BF25AC"/>
    <w:rsid w:val="00BF57A1"/>
    <w:rsid w:val="00C04681"/>
    <w:rsid w:val="00C12CAC"/>
    <w:rsid w:val="00C219CB"/>
    <w:rsid w:val="00C3113A"/>
    <w:rsid w:val="00C335D0"/>
    <w:rsid w:val="00C36E69"/>
    <w:rsid w:val="00C3724E"/>
    <w:rsid w:val="00C37AA5"/>
    <w:rsid w:val="00C45582"/>
    <w:rsid w:val="00C467B9"/>
    <w:rsid w:val="00C52C47"/>
    <w:rsid w:val="00C57835"/>
    <w:rsid w:val="00C71CFA"/>
    <w:rsid w:val="00C766A9"/>
    <w:rsid w:val="00C85DDF"/>
    <w:rsid w:val="00C96FC9"/>
    <w:rsid w:val="00CA0741"/>
    <w:rsid w:val="00CA18DB"/>
    <w:rsid w:val="00CA6985"/>
    <w:rsid w:val="00CB0A6E"/>
    <w:rsid w:val="00CC0A59"/>
    <w:rsid w:val="00CC1748"/>
    <w:rsid w:val="00CC329B"/>
    <w:rsid w:val="00CC5D70"/>
    <w:rsid w:val="00CD0C7E"/>
    <w:rsid w:val="00CD1D72"/>
    <w:rsid w:val="00CD6905"/>
    <w:rsid w:val="00CD6985"/>
    <w:rsid w:val="00CE1D22"/>
    <w:rsid w:val="00CE42A6"/>
    <w:rsid w:val="00CF173D"/>
    <w:rsid w:val="00D10B5A"/>
    <w:rsid w:val="00D113E1"/>
    <w:rsid w:val="00D1578C"/>
    <w:rsid w:val="00D2035A"/>
    <w:rsid w:val="00D2491D"/>
    <w:rsid w:val="00D25335"/>
    <w:rsid w:val="00D35494"/>
    <w:rsid w:val="00D35808"/>
    <w:rsid w:val="00D43040"/>
    <w:rsid w:val="00D430B2"/>
    <w:rsid w:val="00D47A60"/>
    <w:rsid w:val="00D50681"/>
    <w:rsid w:val="00D54B12"/>
    <w:rsid w:val="00D566FF"/>
    <w:rsid w:val="00D676DE"/>
    <w:rsid w:val="00D70703"/>
    <w:rsid w:val="00D737CF"/>
    <w:rsid w:val="00D74024"/>
    <w:rsid w:val="00D77215"/>
    <w:rsid w:val="00D82B89"/>
    <w:rsid w:val="00D92A80"/>
    <w:rsid w:val="00D94468"/>
    <w:rsid w:val="00D95BED"/>
    <w:rsid w:val="00DA6B59"/>
    <w:rsid w:val="00DB2721"/>
    <w:rsid w:val="00DB4938"/>
    <w:rsid w:val="00DC0A26"/>
    <w:rsid w:val="00DC28E4"/>
    <w:rsid w:val="00DC6D96"/>
    <w:rsid w:val="00DD0748"/>
    <w:rsid w:val="00DD1BAB"/>
    <w:rsid w:val="00DD6017"/>
    <w:rsid w:val="00DD6583"/>
    <w:rsid w:val="00DE000A"/>
    <w:rsid w:val="00DF2970"/>
    <w:rsid w:val="00DF2E71"/>
    <w:rsid w:val="00E0014F"/>
    <w:rsid w:val="00E0091A"/>
    <w:rsid w:val="00E00CC8"/>
    <w:rsid w:val="00E02844"/>
    <w:rsid w:val="00E037A2"/>
    <w:rsid w:val="00E1116F"/>
    <w:rsid w:val="00E11346"/>
    <w:rsid w:val="00E15912"/>
    <w:rsid w:val="00E159CB"/>
    <w:rsid w:val="00E23EBF"/>
    <w:rsid w:val="00E25E49"/>
    <w:rsid w:val="00E26ABE"/>
    <w:rsid w:val="00E26DC9"/>
    <w:rsid w:val="00E309E7"/>
    <w:rsid w:val="00E31F65"/>
    <w:rsid w:val="00E34598"/>
    <w:rsid w:val="00E35AF7"/>
    <w:rsid w:val="00E44870"/>
    <w:rsid w:val="00E5028D"/>
    <w:rsid w:val="00E51C0F"/>
    <w:rsid w:val="00E555A5"/>
    <w:rsid w:val="00E57BEC"/>
    <w:rsid w:val="00E60D77"/>
    <w:rsid w:val="00E65B0A"/>
    <w:rsid w:val="00E67BEF"/>
    <w:rsid w:val="00E7252B"/>
    <w:rsid w:val="00E75582"/>
    <w:rsid w:val="00E7682C"/>
    <w:rsid w:val="00E771E9"/>
    <w:rsid w:val="00E77A7C"/>
    <w:rsid w:val="00E844C6"/>
    <w:rsid w:val="00E912C6"/>
    <w:rsid w:val="00E91712"/>
    <w:rsid w:val="00E9335A"/>
    <w:rsid w:val="00E9494D"/>
    <w:rsid w:val="00E95733"/>
    <w:rsid w:val="00E96A0D"/>
    <w:rsid w:val="00EA3833"/>
    <w:rsid w:val="00EA4068"/>
    <w:rsid w:val="00EB06C8"/>
    <w:rsid w:val="00EB4720"/>
    <w:rsid w:val="00EC781B"/>
    <w:rsid w:val="00ED2AA2"/>
    <w:rsid w:val="00ED4F85"/>
    <w:rsid w:val="00EE1E92"/>
    <w:rsid w:val="00EE547D"/>
    <w:rsid w:val="00EE57F3"/>
    <w:rsid w:val="00EF4533"/>
    <w:rsid w:val="00EF4550"/>
    <w:rsid w:val="00F04585"/>
    <w:rsid w:val="00F04A9C"/>
    <w:rsid w:val="00F07959"/>
    <w:rsid w:val="00F1037B"/>
    <w:rsid w:val="00F11C86"/>
    <w:rsid w:val="00F1357A"/>
    <w:rsid w:val="00F16B86"/>
    <w:rsid w:val="00F232F9"/>
    <w:rsid w:val="00F3185C"/>
    <w:rsid w:val="00F35D23"/>
    <w:rsid w:val="00F36A24"/>
    <w:rsid w:val="00F469B8"/>
    <w:rsid w:val="00F5271F"/>
    <w:rsid w:val="00F52AAA"/>
    <w:rsid w:val="00F54B80"/>
    <w:rsid w:val="00F57326"/>
    <w:rsid w:val="00F62009"/>
    <w:rsid w:val="00F6390E"/>
    <w:rsid w:val="00F656DE"/>
    <w:rsid w:val="00F703D5"/>
    <w:rsid w:val="00F71B7E"/>
    <w:rsid w:val="00F75944"/>
    <w:rsid w:val="00F8362F"/>
    <w:rsid w:val="00F90FD9"/>
    <w:rsid w:val="00F93C22"/>
    <w:rsid w:val="00FA2891"/>
    <w:rsid w:val="00FA4DCF"/>
    <w:rsid w:val="00FB0242"/>
    <w:rsid w:val="00FB3AAC"/>
    <w:rsid w:val="00FB472E"/>
    <w:rsid w:val="00FB5237"/>
    <w:rsid w:val="00FC0495"/>
    <w:rsid w:val="00FC6B8F"/>
    <w:rsid w:val="00FD157C"/>
    <w:rsid w:val="00FD21B2"/>
    <w:rsid w:val="00FD4E6A"/>
    <w:rsid w:val="00FE5413"/>
    <w:rsid w:val="00FE6674"/>
    <w:rsid w:val="00FE6C28"/>
    <w:rsid w:val="00FF389C"/>
    <w:rsid w:val="00FF619A"/>
    <w:rsid w:val="00FF6C7E"/>
    <w:rsid w:val="43FA3AE6"/>
    <w:rsid w:val="46E847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C4D59D7"/>
  <w15:docId w15:val="{F69268D9-6D1C-453C-9944-5B3CF6282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iPriority="0"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B10FA"/>
    <w:pPr>
      <w:widowControl w:val="0"/>
      <w:wordWrap w:val="0"/>
      <w:spacing w:afterLines="50" w:after="50"/>
      <w:jc w:val="both"/>
    </w:pPr>
    <w:rPr>
      <w:kern w:val="2"/>
      <w:sz w:val="24"/>
      <w:szCs w:val="22"/>
    </w:rPr>
  </w:style>
  <w:style w:type="paragraph" w:styleId="1">
    <w:name w:val="heading 1"/>
    <w:basedOn w:val="a"/>
    <w:next w:val="altz"/>
    <w:link w:val="11"/>
    <w:uiPriority w:val="9"/>
    <w:qFormat/>
    <w:pPr>
      <w:keepNext/>
      <w:keepLines/>
      <w:numPr>
        <w:numId w:val="1"/>
      </w:numPr>
      <w:spacing w:beforeLines="100" w:before="100" w:afterLines="100" w:after="100" w:line="400" w:lineRule="exact"/>
      <w:jc w:val="center"/>
      <w:outlineLvl w:val="0"/>
    </w:pPr>
    <w:rPr>
      <w:rFonts w:asciiTheme="majorHAnsi" w:eastAsia="黑体" w:hAnsiTheme="majorHAnsi" w:cstheme="majorBidi"/>
      <w:b/>
      <w:color w:val="000000" w:themeColor="text1"/>
      <w:sz w:val="32"/>
      <w:szCs w:val="48"/>
    </w:rPr>
  </w:style>
  <w:style w:type="paragraph" w:styleId="2">
    <w:name w:val="heading 2"/>
    <w:basedOn w:val="a"/>
    <w:next w:val="altz"/>
    <w:link w:val="21"/>
    <w:uiPriority w:val="9"/>
    <w:unhideWhenUsed/>
    <w:qFormat/>
    <w:rsid w:val="00E5028D"/>
    <w:pPr>
      <w:keepNext/>
      <w:keepLines/>
      <w:numPr>
        <w:ilvl w:val="1"/>
        <w:numId w:val="1"/>
      </w:numPr>
      <w:snapToGrid w:val="0"/>
      <w:spacing w:beforeLines="50" w:before="50" w:line="400" w:lineRule="exact"/>
      <w:outlineLvl w:val="1"/>
    </w:pPr>
    <w:rPr>
      <w:rFonts w:asciiTheme="majorHAnsi" w:eastAsia="黑体" w:hAnsiTheme="majorHAnsi" w:cstheme="majorBidi"/>
      <w:b/>
      <w:color w:val="000000" w:themeColor="text1"/>
      <w:sz w:val="28"/>
      <w:szCs w:val="40"/>
    </w:rPr>
  </w:style>
  <w:style w:type="paragraph" w:styleId="3">
    <w:name w:val="heading 3"/>
    <w:basedOn w:val="a"/>
    <w:next w:val="altz"/>
    <w:link w:val="30"/>
    <w:uiPriority w:val="9"/>
    <w:unhideWhenUsed/>
    <w:qFormat/>
    <w:rsid w:val="00E5028D"/>
    <w:pPr>
      <w:keepNext/>
      <w:keepLines/>
      <w:numPr>
        <w:ilvl w:val="2"/>
        <w:numId w:val="1"/>
      </w:numPr>
      <w:snapToGrid w:val="0"/>
      <w:spacing w:beforeLines="50" w:before="50" w:line="400" w:lineRule="exact"/>
      <w:outlineLvl w:val="2"/>
    </w:pPr>
    <w:rPr>
      <w:rFonts w:asciiTheme="majorHAnsi" w:eastAsia="黑体" w:hAnsiTheme="majorHAnsi" w:cstheme="majorBidi"/>
      <w:b/>
      <w:color w:val="000000" w:themeColor="text1"/>
      <w:szCs w:val="32"/>
    </w:rPr>
  </w:style>
  <w:style w:type="paragraph" w:styleId="4">
    <w:name w:val="heading 4"/>
    <w:basedOn w:val="a"/>
    <w:next w:val="a"/>
    <w:link w:val="40"/>
    <w:uiPriority w:val="9"/>
    <w:unhideWhenUsed/>
    <w:qFormat/>
    <w:pPr>
      <w:keepNext/>
      <w:keepLines/>
      <w:numPr>
        <w:ilvl w:val="3"/>
        <w:numId w:val="2"/>
      </w:numPr>
      <w:spacing w:before="80" w:after="40"/>
      <w:outlineLvl w:val="3"/>
    </w:pPr>
    <w:rPr>
      <w:rFonts w:eastAsia="黑体" w:cstheme="majorBidi"/>
      <w:color w:val="000000" w:themeColor="text1"/>
      <w:sz w:val="28"/>
      <w:szCs w:val="28"/>
    </w:rPr>
  </w:style>
  <w:style w:type="paragraph" w:styleId="5">
    <w:name w:val="heading 5"/>
    <w:basedOn w:val="altz"/>
    <w:next w:val="a"/>
    <w:link w:val="50"/>
    <w:uiPriority w:val="9"/>
    <w:unhideWhenUsed/>
    <w:qFormat/>
    <w:rsid w:val="00ED4F85"/>
    <w:pPr>
      <w:keepNext/>
      <w:keepLines/>
      <w:numPr>
        <w:numId w:val="31"/>
      </w:numPr>
      <w:snapToGrid/>
      <w:ind w:left="851" w:firstLineChars="0" w:hanging="369"/>
      <w:outlineLvl w:val="4"/>
    </w:pPr>
    <w:rPr>
      <w:rFonts w:cstheme="majorBidi"/>
      <w:color w:val="000000" w:themeColor="text1"/>
      <w:szCs w:val="24"/>
    </w:rPr>
  </w:style>
  <w:style w:type="paragraph" w:styleId="6">
    <w:name w:val="heading 6"/>
    <w:basedOn w:val="a"/>
    <w:next w:val="a"/>
    <w:link w:val="60"/>
    <w:uiPriority w:val="9"/>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ltz">
    <w:name w:val="正文alt+z"/>
    <w:basedOn w:val="a"/>
    <w:link w:val="altz0"/>
    <w:qFormat/>
    <w:pPr>
      <w:snapToGrid w:val="0"/>
      <w:spacing w:afterLines="0" w:after="0" w:line="400" w:lineRule="exact"/>
      <w:ind w:firstLineChars="200" w:firstLine="200"/>
    </w:pPr>
  </w:style>
  <w:style w:type="paragraph" w:styleId="TOC7">
    <w:name w:val="toc 7"/>
    <w:basedOn w:val="a"/>
    <w:next w:val="a"/>
    <w:autoRedefine/>
    <w:uiPriority w:val="39"/>
    <w:unhideWhenUsed/>
    <w:pPr>
      <w:wordWrap/>
      <w:spacing w:afterLines="0" w:after="160" w:line="278" w:lineRule="auto"/>
      <w:ind w:leftChars="1200" w:left="2520"/>
      <w:jc w:val="left"/>
    </w:pPr>
    <w:rPr>
      <w:rFonts w:asciiTheme="minorHAnsi" w:eastAsiaTheme="minorEastAsia" w:hAnsiTheme="minorHAnsi"/>
      <w:sz w:val="22"/>
      <w:szCs w:val="24"/>
      <w14:ligatures w14:val="standardContextual"/>
    </w:rPr>
  </w:style>
  <w:style w:type="paragraph" w:styleId="a3">
    <w:name w:val="caption"/>
    <w:basedOn w:val="a"/>
    <w:next w:val="a"/>
    <w:link w:val="a4"/>
    <w:uiPriority w:val="35"/>
    <w:unhideWhenUsed/>
    <w:qFormat/>
    <w:rPr>
      <w:rFonts w:asciiTheme="majorHAnsi" w:eastAsia="黑体" w:hAnsiTheme="majorHAnsi" w:cstheme="majorBidi"/>
      <w:sz w:val="20"/>
      <w:szCs w:val="20"/>
    </w:rPr>
  </w:style>
  <w:style w:type="paragraph" w:styleId="a5">
    <w:name w:val="annotation text"/>
    <w:basedOn w:val="a"/>
    <w:link w:val="a6"/>
    <w:uiPriority w:val="99"/>
    <w:unhideWhenUsed/>
    <w:pPr>
      <w:jc w:val="left"/>
    </w:pPr>
  </w:style>
  <w:style w:type="paragraph" w:styleId="a7">
    <w:name w:val="Body Text"/>
    <w:basedOn w:val="a"/>
    <w:link w:val="a8"/>
    <w:uiPriority w:val="99"/>
    <w:semiHidden/>
    <w:unhideWhenUsed/>
    <w:pPr>
      <w:spacing w:after="120"/>
    </w:pPr>
  </w:style>
  <w:style w:type="paragraph" w:styleId="TOC5">
    <w:name w:val="toc 5"/>
    <w:basedOn w:val="a"/>
    <w:next w:val="a"/>
    <w:autoRedefine/>
    <w:uiPriority w:val="39"/>
    <w:unhideWhenUsed/>
    <w:pPr>
      <w:wordWrap/>
      <w:spacing w:afterLines="0" w:after="160" w:line="278" w:lineRule="auto"/>
      <w:ind w:leftChars="800" w:left="1680"/>
      <w:jc w:val="left"/>
    </w:pPr>
    <w:rPr>
      <w:rFonts w:asciiTheme="minorHAnsi" w:eastAsiaTheme="minorEastAsia" w:hAnsiTheme="minorHAnsi"/>
      <w:sz w:val="22"/>
      <w:szCs w:val="24"/>
      <w14:ligatures w14:val="standardContextual"/>
    </w:rPr>
  </w:style>
  <w:style w:type="paragraph" w:styleId="TOC3">
    <w:name w:val="toc 3"/>
    <w:basedOn w:val="a"/>
    <w:next w:val="a"/>
    <w:autoRedefine/>
    <w:uiPriority w:val="39"/>
    <w:unhideWhenUsed/>
    <w:pPr>
      <w:tabs>
        <w:tab w:val="right" w:leader="dot" w:pos="8493"/>
      </w:tabs>
      <w:wordWrap/>
      <w:snapToGrid w:val="0"/>
      <w:spacing w:afterLines="0" w:after="0" w:line="400" w:lineRule="exact"/>
      <w:ind w:leftChars="400" w:left="960"/>
      <w:jc w:val="right"/>
    </w:pPr>
  </w:style>
  <w:style w:type="paragraph" w:styleId="TOC8">
    <w:name w:val="toc 8"/>
    <w:basedOn w:val="a"/>
    <w:next w:val="a"/>
    <w:autoRedefine/>
    <w:uiPriority w:val="39"/>
    <w:unhideWhenUsed/>
    <w:pPr>
      <w:wordWrap/>
      <w:spacing w:afterLines="0" w:after="160" w:line="278" w:lineRule="auto"/>
      <w:ind w:leftChars="1400" w:left="2940"/>
      <w:jc w:val="left"/>
    </w:pPr>
    <w:rPr>
      <w:rFonts w:asciiTheme="minorHAnsi" w:eastAsiaTheme="minorEastAsia" w:hAnsiTheme="minorHAnsi"/>
      <w:sz w:val="22"/>
      <w:szCs w:val="24"/>
      <w14:ligatures w14:val="standardContextual"/>
    </w:rPr>
  </w:style>
  <w:style w:type="paragraph" w:styleId="a9">
    <w:name w:val="endnote text"/>
    <w:basedOn w:val="a"/>
    <w:link w:val="aa"/>
    <w:uiPriority w:val="99"/>
    <w:semiHidden/>
    <w:unhideWhenUsed/>
    <w:pPr>
      <w:snapToGrid w:val="0"/>
      <w:jc w:val="left"/>
    </w:pPr>
  </w:style>
  <w:style w:type="paragraph" w:styleId="ab">
    <w:name w:val="footer"/>
    <w:basedOn w:val="a"/>
    <w:link w:val="ac"/>
    <w:uiPriority w:val="99"/>
    <w:unhideWhenUsed/>
    <w:pPr>
      <w:tabs>
        <w:tab w:val="center" w:pos="4153"/>
        <w:tab w:val="right" w:pos="8306"/>
      </w:tabs>
      <w:snapToGrid w:val="0"/>
      <w:jc w:val="left"/>
    </w:pPr>
    <w:rPr>
      <w:sz w:val="18"/>
      <w:szCs w:val="18"/>
    </w:rPr>
  </w:style>
  <w:style w:type="paragraph" w:styleId="ad">
    <w:name w:val="header"/>
    <w:basedOn w:val="a"/>
    <w:link w:val="ae"/>
    <w:uiPriority w:val="99"/>
    <w:unhideWhenUsed/>
    <w:pPr>
      <w:tabs>
        <w:tab w:val="center" w:pos="4153"/>
        <w:tab w:val="right" w:pos="8306"/>
      </w:tabs>
      <w:snapToGrid w:val="0"/>
      <w:jc w:val="center"/>
    </w:pPr>
    <w:rPr>
      <w:sz w:val="18"/>
      <w:szCs w:val="18"/>
    </w:rPr>
  </w:style>
  <w:style w:type="paragraph" w:styleId="TOC1">
    <w:name w:val="toc 1"/>
    <w:basedOn w:val="a"/>
    <w:next w:val="a"/>
    <w:autoRedefine/>
    <w:uiPriority w:val="39"/>
    <w:unhideWhenUsed/>
    <w:pPr>
      <w:tabs>
        <w:tab w:val="right" w:leader="dot" w:pos="8493"/>
      </w:tabs>
      <w:snapToGrid w:val="0"/>
      <w:spacing w:afterLines="0" w:after="0"/>
    </w:pPr>
  </w:style>
  <w:style w:type="paragraph" w:styleId="TOC4">
    <w:name w:val="toc 4"/>
    <w:basedOn w:val="a"/>
    <w:next w:val="a"/>
    <w:autoRedefine/>
    <w:uiPriority w:val="39"/>
    <w:unhideWhenUsed/>
    <w:pPr>
      <w:wordWrap/>
      <w:spacing w:afterLines="0" w:after="160" w:line="278" w:lineRule="auto"/>
      <w:ind w:leftChars="600" w:left="1260"/>
      <w:jc w:val="left"/>
    </w:pPr>
    <w:rPr>
      <w:rFonts w:asciiTheme="minorHAnsi" w:eastAsiaTheme="minorEastAsia" w:hAnsiTheme="minorHAnsi"/>
      <w:sz w:val="22"/>
      <w:szCs w:val="24"/>
      <w14:ligatures w14:val="standardContextual"/>
    </w:rPr>
  </w:style>
  <w:style w:type="paragraph" w:styleId="af">
    <w:name w:val="Subtitle"/>
    <w:basedOn w:val="a"/>
    <w:next w:val="a"/>
    <w:link w:val="af0"/>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TOC6">
    <w:name w:val="toc 6"/>
    <w:basedOn w:val="a"/>
    <w:next w:val="a"/>
    <w:autoRedefine/>
    <w:uiPriority w:val="39"/>
    <w:unhideWhenUsed/>
    <w:pPr>
      <w:wordWrap/>
      <w:spacing w:afterLines="0" w:after="160" w:line="278" w:lineRule="auto"/>
      <w:ind w:leftChars="1000" w:left="2100"/>
      <w:jc w:val="left"/>
    </w:pPr>
    <w:rPr>
      <w:rFonts w:asciiTheme="minorHAnsi" w:eastAsiaTheme="minorEastAsia" w:hAnsiTheme="minorHAnsi"/>
      <w:sz w:val="22"/>
      <w:szCs w:val="24"/>
      <w14:ligatures w14:val="standardContextual"/>
    </w:rPr>
  </w:style>
  <w:style w:type="paragraph" w:styleId="TOC2">
    <w:name w:val="toc 2"/>
    <w:basedOn w:val="a"/>
    <w:next w:val="a"/>
    <w:autoRedefine/>
    <w:uiPriority w:val="39"/>
    <w:unhideWhenUsed/>
    <w:pPr>
      <w:tabs>
        <w:tab w:val="right" w:leader="dot" w:pos="8493"/>
      </w:tabs>
      <w:wordWrap/>
      <w:snapToGrid w:val="0"/>
      <w:spacing w:afterLines="0" w:after="0"/>
      <w:ind w:leftChars="200" w:left="480"/>
    </w:pPr>
  </w:style>
  <w:style w:type="paragraph" w:styleId="TOC9">
    <w:name w:val="toc 9"/>
    <w:basedOn w:val="a"/>
    <w:next w:val="a"/>
    <w:autoRedefine/>
    <w:uiPriority w:val="39"/>
    <w:unhideWhenUsed/>
    <w:pPr>
      <w:wordWrap/>
      <w:spacing w:afterLines="0" w:after="160" w:line="278" w:lineRule="auto"/>
      <w:ind w:leftChars="1600" w:left="3360"/>
      <w:jc w:val="left"/>
    </w:pPr>
    <w:rPr>
      <w:rFonts w:asciiTheme="minorHAnsi" w:eastAsiaTheme="minorEastAsia" w:hAnsiTheme="minorHAnsi"/>
      <w:sz w:val="22"/>
      <w:szCs w:val="24"/>
      <w14:ligatures w14:val="standardContextual"/>
    </w:rPr>
  </w:style>
  <w:style w:type="paragraph" w:styleId="af1">
    <w:name w:val="Normal (Web)"/>
    <w:basedOn w:val="a"/>
    <w:uiPriority w:val="99"/>
    <w:unhideWhenUsed/>
    <w:pPr>
      <w:widowControl/>
      <w:wordWrap/>
      <w:spacing w:before="100" w:beforeAutospacing="1" w:afterLines="0" w:after="100" w:afterAutospacing="1"/>
      <w:jc w:val="left"/>
    </w:pPr>
    <w:rPr>
      <w:rFonts w:ascii="宋体" w:hAnsi="宋体" w:cs="宋体"/>
      <w:kern w:val="0"/>
      <w:szCs w:val="24"/>
    </w:rPr>
  </w:style>
  <w:style w:type="paragraph" w:styleId="af2">
    <w:name w:val="Title"/>
    <w:basedOn w:val="a"/>
    <w:next w:val="a"/>
    <w:link w:val="af3"/>
    <w:uiPriority w:val="10"/>
    <w:qFormat/>
    <w:pPr>
      <w:contextualSpacing/>
      <w:jc w:val="center"/>
    </w:pPr>
    <w:rPr>
      <w:rFonts w:asciiTheme="majorHAnsi" w:eastAsia="黑体" w:hAnsiTheme="majorHAnsi" w:cstheme="majorBidi"/>
      <w:spacing w:val="-10"/>
      <w:kern w:val="28"/>
      <w:sz w:val="56"/>
      <w:szCs w:val="56"/>
    </w:rPr>
  </w:style>
  <w:style w:type="paragraph" w:styleId="af4">
    <w:name w:val="annotation subject"/>
    <w:basedOn w:val="a5"/>
    <w:next w:val="a5"/>
    <w:link w:val="af5"/>
    <w:uiPriority w:val="99"/>
    <w:semiHidden/>
    <w:unhideWhenUsed/>
    <w:rPr>
      <w:b/>
      <w:bCs/>
    </w:rPr>
  </w:style>
  <w:style w:type="paragraph" w:styleId="af6">
    <w:name w:val="Body Text First Indent"/>
    <w:basedOn w:val="a7"/>
    <w:link w:val="af7"/>
    <w:qFormat/>
    <w:pPr>
      <w:wordWrap/>
      <w:spacing w:afterLines="0" w:after="0" w:line="400" w:lineRule="exact"/>
      <w:ind w:firstLineChars="200" w:firstLine="200"/>
    </w:pPr>
    <w:rPr>
      <w:rFonts w:asciiTheme="minorHAnsi" w:eastAsiaTheme="minorEastAsia" w:hAnsiTheme="minorHAnsi" w:cs="Times New Roman"/>
      <w:kern w:val="0"/>
      <w:szCs w:val="24"/>
    </w:rPr>
  </w:style>
  <w:style w:type="table" w:styleId="af8">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Strong"/>
    <w:basedOn w:val="a0"/>
    <w:uiPriority w:val="22"/>
    <w:qFormat/>
    <w:rPr>
      <w:b/>
      <w:bCs/>
    </w:rPr>
  </w:style>
  <w:style w:type="character" w:styleId="afa">
    <w:name w:val="endnote reference"/>
    <w:basedOn w:val="a0"/>
    <w:uiPriority w:val="99"/>
    <w:unhideWhenUsed/>
    <w:rPr>
      <w:vertAlign w:val="superscript"/>
    </w:rPr>
  </w:style>
  <w:style w:type="character" w:styleId="afb">
    <w:name w:val="Hyperlink"/>
    <w:basedOn w:val="a0"/>
    <w:uiPriority w:val="99"/>
    <w:unhideWhenUsed/>
    <w:rPr>
      <w:color w:val="467886" w:themeColor="hyperlink"/>
      <w:u w:val="single"/>
    </w:rPr>
  </w:style>
  <w:style w:type="character" w:styleId="afc">
    <w:name w:val="annotation reference"/>
    <w:basedOn w:val="a0"/>
    <w:uiPriority w:val="99"/>
    <w:semiHidden/>
    <w:unhideWhenUsed/>
    <w:rPr>
      <w:sz w:val="21"/>
      <w:szCs w:val="21"/>
    </w:rPr>
  </w:style>
  <w:style w:type="character" w:customStyle="1" w:styleId="11">
    <w:name w:val="标题 1 字符"/>
    <w:basedOn w:val="a0"/>
    <w:link w:val="1"/>
    <w:uiPriority w:val="9"/>
    <w:rPr>
      <w:rFonts w:asciiTheme="majorHAnsi" w:eastAsia="黑体" w:hAnsiTheme="majorHAnsi" w:cstheme="majorBidi"/>
      <w:b/>
      <w:color w:val="000000" w:themeColor="text1"/>
      <w:sz w:val="32"/>
      <w:szCs w:val="48"/>
    </w:rPr>
  </w:style>
  <w:style w:type="character" w:customStyle="1" w:styleId="21">
    <w:name w:val="标题 2 字符"/>
    <w:basedOn w:val="a0"/>
    <w:link w:val="2"/>
    <w:uiPriority w:val="9"/>
    <w:rsid w:val="00E5028D"/>
    <w:rPr>
      <w:rFonts w:asciiTheme="majorHAnsi" w:eastAsia="黑体" w:hAnsiTheme="majorHAnsi" w:cstheme="majorBidi"/>
      <w:b/>
      <w:color w:val="000000" w:themeColor="text1"/>
      <w:kern w:val="2"/>
      <w:sz w:val="28"/>
      <w:szCs w:val="40"/>
    </w:rPr>
  </w:style>
  <w:style w:type="character" w:customStyle="1" w:styleId="30">
    <w:name w:val="标题 3 字符"/>
    <w:basedOn w:val="a0"/>
    <w:link w:val="3"/>
    <w:uiPriority w:val="9"/>
    <w:rsid w:val="00E5028D"/>
    <w:rPr>
      <w:rFonts w:asciiTheme="majorHAnsi" w:eastAsia="黑体" w:hAnsiTheme="majorHAnsi" w:cstheme="majorBidi"/>
      <w:b/>
      <w:color w:val="000000" w:themeColor="text1"/>
      <w:kern w:val="2"/>
      <w:sz w:val="24"/>
      <w:szCs w:val="32"/>
    </w:rPr>
  </w:style>
  <w:style w:type="character" w:customStyle="1" w:styleId="40">
    <w:name w:val="标题 4 字符"/>
    <w:basedOn w:val="a0"/>
    <w:link w:val="4"/>
    <w:uiPriority w:val="9"/>
    <w:rPr>
      <w:rFonts w:eastAsia="黑体" w:cstheme="majorBidi"/>
      <w:color w:val="000000" w:themeColor="text1"/>
      <w:sz w:val="28"/>
      <w:szCs w:val="28"/>
    </w:rPr>
  </w:style>
  <w:style w:type="character" w:customStyle="1" w:styleId="50">
    <w:name w:val="标题 5 字符"/>
    <w:basedOn w:val="a0"/>
    <w:link w:val="5"/>
    <w:uiPriority w:val="9"/>
    <w:rsid w:val="00ED4F85"/>
    <w:rPr>
      <w:rFonts w:cstheme="majorBidi"/>
      <w:color w:val="000000" w:themeColor="text1"/>
      <w:kern w:val="2"/>
      <w:sz w:val="24"/>
      <w:szCs w:val="24"/>
    </w:rPr>
  </w:style>
  <w:style w:type="character" w:customStyle="1" w:styleId="60">
    <w:name w:val="标题 6 字符"/>
    <w:basedOn w:val="a0"/>
    <w:link w:val="6"/>
    <w:uiPriority w:val="9"/>
    <w:rPr>
      <w:rFonts w:cstheme="majorBidi"/>
      <w:b/>
      <w:bCs/>
      <w:color w:val="0F4761"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f3">
    <w:name w:val="标题 字符"/>
    <w:basedOn w:val="a0"/>
    <w:link w:val="af2"/>
    <w:uiPriority w:val="10"/>
    <w:rPr>
      <w:rFonts w:asciiTheme="majorHAnsi" w:eastAsia="黑体" w:hAnsiTheme="majorHAnsi" w:cstheme="majorBidi"/>
      <w:spacing w:val="-10"/>
      <w:kern w:val="28"/>
      <w:sz w:val="56"/>
      <w:szCs w:val="56"/>
    </w:rPr>
  </w:style>
  <w:style w:type="character" w:customStyle="1" w:styleId="af0">
    <w:name w:val="副标题 字符"/>
    <w:basedOn w:val="a0"/>
    <w:link w:val="af"/>
    <w:uiPriority w:val="11"/>
    <w:rPr>
      <w:rFonts w:asciiTheme="majorHAnsi" w:eastAsiaTheme="majorEastAsia" w:hAnsiTheme="majorHAnsi" w:cstheme="majorBidi"/>
      <w:color w:val="595959" w:themeColor="text1" w:themeTint="A6"/>
      <w:spacing w:val="15"/>
      <w:sz w:val="28"/>
      <w:szCs w:val="28"/>
    </w:rPr>
  </w:style>
  <w:style w:type="paragraph" w:styleId="afd">
    <w:name w:val="Quote"/>
    <w:basedOn w:val="a"/>
    <w:next w:val="a"/>
    <w:link w:val="afe"/>
    <w:uiPriority w:val="29"/>
    <w:qFormat/>
    <w:pPr>
      <w:spacing w:before="160" w:after="160"/>
      <w:jc w:val="center"/>
    </w:pPr>
    <w:rPr>
      <w:i/>
      <w:iCs/>
      <w:color w:val="404040" w:themeColor="text1" w:themeTint="BF"/>
    </w:rPr>
  </w:style>
  <w:style w:type="character" w:customStyle="1" w:styleId="afe">
    <w:name w:val="引用 字符"/>
    <w:basedOn w:val="a0"/>
    <w:link w:val="afd"/>
    <w:uiPriority w:val="29"/>
    <w:rPr>
      <w:i/>
      <w:iCs/>
      <w:color w:val="404040" w:themeColor="text1" w:themeTint="BF"/>
    </w:rPr>
  </w:style>
  <w:style w:type="paragraph" w:styleId="aff">
    <w:name w:val="List Paragraph"/>
    <w:basedOn w:val="a"/>
    <w:uiPriority w:val="34"/>
    <w:qFormat/>
    <w:pPr>
      <w:ind w:left="720"/>
      <w:contextualSpacing/>
    </w:pPr>
  </w:style>
  <w:style w:type="character" w:customStyle="1" w:styleId="12">
    <w:name w:val="明显强调1"/>
    <w:basedOn w:val="a0"/>
    <w:uiPriority w:val="21"/>
    <w:qFormat/>
    <w:rPr>
      <w:i/>
      <w:iCs/>
      <w:color w:val="0F4761" w:themeColor="accent1" w:themeShade="BF"/>
    </w:rPr>
  </w:style>
  <w:style w:type="paragraph" w:styleId="aff0">
    <w:name w:val="Intense Quote"/>
    <w:basedOn w:val="a"/>
    <w:next w:val="a"/>
    <w:link w:val="aff1"/>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f1">
    <w:name w:val="明显引用 字符"/>
    <w:basedOn w:val="a0"/>
    <w:link w:val="aff0"/>
    <w:uiPriority w:val="30"/>
    <w:rPr>
      <w:i/>
      <w:iCs/>
      <w:color w:val="0F4761" w:themeColor="accent1" w:themeShade="BF"/>
    </w:rPr>
  </w:style>
  <w:style w:type="character" w:customStyle="1" w:styleId="13">
    <w:name w:val="明显参考1"/>
    <w:basedOn w:val="a0"/>
    <w:uiPriority w:val="32"/>
    <w:qFormat/>
    <w:rPr>
      <w:b/>
      <w:bCs/>
      <w:smallCaps/>
      <w:color w:val="0F4761" w:themeColor="accent1" w:themeShade="BF"/>
      <w:spacing w:val="5"/>
    </w:rPr>
  </w:style>
  <w:style w:type="character" w:customStyle="1" w:styleId="altz0">
    <w:name w:val="正文alt+z 字符"/>
    <w:basedOn w:val="a0"/>
    <w:link w:val="altz"/>
    <w:rPr>
      <w:rFonts w:ascii="Times New Roman" w:eastAsia="宋体" w:hAnsi="Times New Roman"/>
      <w:sz w:val="24"/>
    </w:rPr>
  </w:style>
  <w:style w:type="character" w:customStyle="1" w:styleId="ae">
    <w:name w:val="页眉 字符"/>
    <w:basedOn w:val="a0"/>
    <w:link w:val="ad"/>
    <w:uiPriority w:val="99"/>
    <w:rPr>
      <w:rFonts w:eastAsia="宋体"/>
      <w:sz w:val="18"/>
      <w:szCs w:val="18"/>
    </w:rPr>
  </w:style>
  <w:style w:type="character" w:customStyle="1" w:styleId="ac">
    <w:name w:val="页脚 字符"/>
    <w:basedOn w:val="a0"/>
    <w:link w:val="ab"/>
    <w:uiPriority w:val="99"/>
    <w:rPr>
      <w:rFonts w:eastAsia="宋体"/>
      <w:sz w:val="18"/>
      <w:szCs w:val="18"/>
    </w:rPr>
  </w:style>
  <w:style w:type="character" w:customStyle="1" w:styleId="aa">
    <w:name w:val="尾注文本 字符"/>
    <w:basedOn w:val="a0"/>
    <w:link w:val="a9"/>
    <w:uiPriority w:val="99"/>
    <w:semiHidden/>
    <w:rPr>
      <w:rFonts w:eastAsia="宋体"/>
      <w:sz w:val="24"/>
    </w:rPr>
  </w:style>
  <w:style w:type="paragraph" w:customStyle="1" w:styleId="TOC10">
    <w:name w:val="TOC 标题1"/>
    <w:basedOn w:val="1"/>
    <w:next w:val="a"/>
    <w:uiPriority w:val="39"/>
    <w:unhideWhenUsed/>
    <w:qFormat/>
    <w:pPr>
      <w:widowControl/>
      <w:numPr>
        <w:numId w:val="0"/>
      </w:numPr>
      <w:wordWrap/>
      <w:spacing w:before="240" w:afterLines="0" w:after="0" w:line="259" w:lineRule="auto"/>
      <w:jc w:val="left"/>
      <w:outlineLvl w:val="9"/>
    </w:pPr>
    <w:rPr>
      <w:rFonts w:eastAsiaTheme="majorEastAsia"/>
      <w:color w:val="0F4761" w:themeColor="accent1" w:themeShade="BF"/>
      <w:kern w:val="0"/>
      <w:szCs w:val="32"/>
    </w:rPr>
  </w:style>
  <w:style w:type="character" w:styleId="aff2">
    <w:name w:val="Placeholder Text"/>
    <w:basedOn w:val="a0"/>
    <w:uiPriority w:val="99"/>
    <w:semiHidden/>
    <w:rPr>
      <w:color w:val="666666"/>
    </w:rPr>
  </w:style>
  <w:style w:type="paragraph" w:customStyle="1" w:styleId="10">
    <w:name w:val="综述标题1"/>
    <w:basedOn w:val="a"/>
    <w:link w:val="14"/>
    <w:qFormat/>
    <w:pPr>
      <w:numPr>
        <w:numId w:val="3"/>
      </w:numPr>
      <w:spacing w:beforeLines="50" w:before="50" w:afterLines="0" w:after="80"/>
      <w:jc w:val="left"/>
    </w:pPr>
    <w:rPr>
      <w:b/>
      <w:kern w:val="0"/>
      <w:szCs w:val="21"/>
    </w:rPr>
  </w:style>
  <w:style w:type="character" w:customStyle="1" w:styleId="14">
    <w:name w:val="综述标题1 字符"/>
    <w:basedOn w:val="a0"/>
    <w:link w:val="10"/>
    <w:rPr>
      <w:b/>
      <w:kern w:val="0"/>
      <w:szCs w:val="21"/>
    </w:rPr>
  </w:style>
  <w:style w:type="paragraph" w:customStyle="1" w:styleId="20">
    <w:name w:val="综述标题2"/>
    <w:basedOn w:val="a"/>
    <w:link w:val="22"/>
    <w:qFormat/>
    <w:pPr>
      <w:numPr>
        <w:ilvl w:val="1"/>
        <w:numId w:val="3"/>
      </w:numPr>
      <w:spacing w:beforeLines="50" w:before="50" w:afterLines="0" w:after="40"/>
      <w:jc w:val="left"/>
    </w:pPr>
    <w:rPr>
      <w:b/>
    </w:rPr>
  </w:style>
  <w:style w:type="character" w:customStyle="1" w:styleId="22">
    <w:name w:val="综述标题2 字符"/>
    <w:basedOn w:val="altz0"/>
    <w:link w:val="20"/>
    <w:rPr>
      <w:rFonts w:ascii="Times New Roman" w:eastAsia="宋体" w:hAnsi="Times New Roman"/>
      <w:b/>
      <w:sz w:val="24"/>
    </w:rPr>
  </w:style>
  <w:style w:type="paragraph" w:customStyle="1" w:styleId="15">
    <w:name w:val="书目1"/>
    <w:basedOn w:val="a"/>
    <w:next w:val="a"/>
    <w:uiPriority w:val="37"/>
    <w:unhideWhenUsed/>
    <w:pPr>
      <w:tabs>
        <w:tab w:val="left" w:pos="504"/>
      </w:tabs>
      <w:spacing w:after="0"/>
      <w:ind w:left="504" w:hanging="504"/>
    </w:pPr>
  </w:style>
  <w:style w:type="character" w:customStyle="1" w:styleId="a6">
    <w:name w:val="批注文字 字符"/>
    <w:basedOn w:val="a0"/>
    <w:link w:val="a5"/>
    <w:uiPriority w:val="99"/>
  </w:style>
  <w:style w:type="character" w:customStyle="1" w:styleId="af5">
    <w:name w:val="批注主题 字符"/>
    <w:basedOn w:val="a6"/>
    <w:link w:val="af4"/>
    <w:uiPriority w:val="99"/>
    <w:semiHidden/>
    <w:rPr>
      <w:b/>
      <w:bCs/>
    </w:rPr>
  </w:style>
  <w:style w:type="character" w:customStyle="1" w:styleId="16">
    <w:name w:val="未处理的提及1"/>
    <w:basedOn w:val="a0"/>
    <w:uiPriority w:val="99"/>
    <w:semiHidden/>
    <w:unhideWhenUsed/>
    <w:rPr>
      <w:color w:val="605E5C"/>
      <w:shd w:val="clear" w:color="auto" w:fill="E1DFDD"/>
    </w:rPr>
  </w:style>
  <w:style w:type="character" w:customStyle="1" w:styleId="a8">
    <w:name w:val="正文文本 字符"/>
    <w:basedOn w:val="a0"/>
    <w:link w:val="a7"/>
    <w:uiPriority w:val="99"/>
    <w:semiHidden/>
  </w:style>
  <w:style w:type="character" w:customStyle="1" w:styleId="af7">
    <w:name w:val="正文文本首行缩进 字符"/>
    <w:basedOn w:val="a8"/>
    <w:link w:val="af6"/>
    <w:rPr>
      <w:rFonts w:asciiTheme="minorHAnsi" w:eastAsiaTheme="minorEastAsia" w:hAnsiTheme="minorHAnsi" w:cs="Times New Roman"/>
      <w:kern w:val="0"/>
      <w:szCs w:val="24"/>
    </w:rPr>
  </w:style>
  <w:style w:type="paragraph" w:customStyle="1" w:styleId="ne-p">
    <w:name w:val="ne-p"/>
    <w:basedOn w:val="a"/>
    <w:pPr>
      <w:widowControl/>
      <w:wordWrap/>
      <w:spacing w:before="100" w:beforeAutospacing="1" w:afterLines="0" w:after="100" w:afterAutospacing="1"/>
      <w:jc w:val="left"/>
    </w:pPr>
    <w:rPr>
      <w:rFonts w:ascii="宋体" w:hAnsi="宋体" w:cs="宋体"/>
      <w:kern w:val="0"/>
      <w:szCs w:val="24"/>
    </w:rPr>
  </w:style>
  <w:style w:type="character" w:customStyle="1" w:styleId="ne-text">
    <w:name w:val="ne-text"/>
    <w:basedOn w:val="a0"/>
  </w:style>
  <w:style w:type="paragraph" w:styleId="aff3">
    <w:name w:val="Revision"/>
    <w:hidden/>
    <w:uiPriority w:val="99"/>
    <w:unhideWhenUsed/>
    <w:rsid w:val="004B663F"/>
    <w:rPr>
      <w:kern w:val="2"/>
      <w:sz w:val="24"/>
      <w:szCs w:val="22"/>
    </w:rPr>
  </w:style>
  <w:style w:type="table" w:customStyle="1" w:styleId="aff4">
    <w:name w:val="三线表"/>
    <w:basedOn w:val="a1"/>
    <w:uiPriority w:val="99"/>
    <w:rsid w:val="00D50681"/>
    <w:pPr>
      <w:jc w:val="both"/>
    </w:pPr>
    <w:rPr>
      <w:rFonts w:asciiTheme="minorHAnsi" w:eastAsiaTheme="minorEastAsia" w:hAnsiTheme="minorHAnsi" w:cs="Times New Roman"/>
      <w:sz w:val="21"/>
      <w:szCs w:val="24"/>
    </w:rPr>
    <w:tblPr>
      <w:tblBorders>
        <w:top w:val="single" w:sz="12" w:space="0" w:color="auto"/>
        <w:bottom w:val="single" w:sz="12" w:space="0" w:color="auto"/>
      </w:tblBorders>
    </w:tbl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aff5">
    <w:name w:val="公式"/>
    <w:basedOn w:val="a"/>
    <w:link w:val="Char"/>
    <w:rsid w:val="00BF57A1"/>
    <w:pPr>
      <w:tabs>
        <w:tab w:val="center" w:pos="3780"/>
        <w:tab w:val="right" w:pos="8400"/>
      </w:tabs>
      <w:wordWrap/>
      <w:spacing w:afterLines="0" w:after="0"/>
    </w:pPr>
    <w:rPr>
      <w:rFonts w:cs="Times New Roman"/>
      <w:kern w:val="0"/>
      <w:sz w:val="21"/>
      <w:szCs w:val="24"/>
    </w:rPr>
  </w:style>
  <w:style w:type="character" w:customStyle="1" w:styleId="Char">
    <w:name w:val="公式 Char"/>
    <w:link w:val="aff5"/>
    <w:rsid w:val="00BF57A1"/>
    <w:rPr>
      <w:rFonts w:cs="Times New Roman"/>
      <w:sz w:val="21"/>
      <w:szCs w:val="24"/>
    </w:rPr>
  </w:style>
  <w:style w:type="paragraph" w:customStyle="1" w:styleId="expressions">
    <w:name w:val="expressions"/>
    <w:basedOn w:val="altz"/>
    <w:link w:val="expressions0"/>
    <w:qFormat/>
    <w:rsid w:val="00BF57A1"/>
    <w:pPr>
      <w:keepNext/>
      <w:tabs>
        <w:tab w:val="right" w:pos="8280"/>
      </w:tabs>
      <w:spacing w:line="240" w:lineRule="auto"/>
      <w:ind w:firstLineChars="0" w:firstLine="0"/>
      <w:jc w:val="center"/>
    </w:pPr>
    <w:rPr>
      <w:i/>
    </w:rPr>
  </w:style>
  <w:style w:type="character" w:customStyle="1" w:styleId="expressions0">
    <w:name w:val="expressions 字符"/>
    <w:basedOn w:val="altz0"/>
    <w:link w:val="expressions"/>
    <w:rsid w:val="00BF57A1"/>
    <w:rPr>
      <w:rFonts w:ascii="Times New Roman" w:eastAsia="宋体" w:hAnsi="Times New Roman"/>
      <w:i/>
      <w:kern w:val="2"/>
      <w:sz w:val="24"/>
      <w:szCs w:val="22"/>
    </w:rPr>
  </w:style>
  <w:style w:type="paragraph" w:customStyle="1" w:styleId="aff6">
    <w:name w:val="表格标题"/>
    <w:basedOn w:val="a3"/>
    <w:link w:val="aff7"/>
    <w:qFormat/>
    <w:rsid w:val="00486D0E"/>
    <w:pPr>
      <w:keepNext/>
      <w:spacing w:beforeLines="100" w:before="100"/>
      <w:jc w:val="center"/>
    </w:pPr>
    <w:rPr>
      <w:rFonts w:ascii="Times New Roman" w:eastAsia="宋体" w:hAnsi="Times New Roman"/>
      <w:sz w:val="21"/>
      <w:szCs w:val="21"/>
    </w:rPr>
  </w:style>
  <w:style w:type="character" w:customStyle="1" w:styleId="a4">
    <w:name w:val="题注 字符"/>
    <w:basedOn w:val="a0"/>
    <w:link w:val="a3"/>
    <w:uiPriority w:val="35"/>
    <w:rsid w:val="00486D0E"/>
    <w:rPr>
      <w:rFonts w:asciiTheme="majorHAnsi" w:eastAsia="黑体" w:hAnsiTheme="majorHAnsi" w:cstheme="majorBidi"/>
      <w:kern w:val="2"/>
    </w:rPr>
  </w:style>
  <w:style w:type="character" w:customStyle="1" w:styleId="aff7">
    <w:name w:val="表格标题 字符"/>
    <w:basedOn w:val="a4"/>
    <w:link w:val="aff6"/>
    <w:rsid w:val="00486D0E"/>
    <w:rPr>
      <w:rFonts w:asciiTheme="majorHAnsi" w:eastAsia="黑体" w:hAnsiTheme="majorHAnsi" w:cstheme="majorBidi"/>
      <w:kern w:val="2"/>
      <w:sz w:val="21"/>
      <w:szCs w:val="21"/>
    </w:rPr>
  </w:style>
  <w:style w:type="paragraph" w:customStyle="1" w:styleId="aff8">
    <w:name w:val="图注"/>
    <w:basedOn w:val="aff6"/>
    <w:link w:val="aff9"/>
    <w:qFormat/>
    <w:rsid w:val="003B4A79"/>
    <w:pPr>
      <w:spacing w:beforeLines="50" w:before="50" w:afterLines="100" w:after="100"/>
    </w:pPr>
  </w:style>
  <w:style w:type="character" w:customStyle="1" w:styleId="aff9">
    <w:name w:val="图注 字符"/>
    <w:basedOn w:val="aff7"/>
    <w:link w:val="aff8"/>
    <w:rsid w:val="003B4A79"/>
    <w:rPr>
      <w:rFonts w:asciiTheme="majorHAnsi" w:eastAsia="黑体" w:hAnsiTheme="majorHAnsi" w:cstheme="majorBidi"/>
      <w:kern w:val="2"/>
      <w:sz w:val="21"/>
      <w:szCs w:val="21"/>
    </w:rPr>
  </w:style>
  <w:style w:type="paragraph" w:styleId="affa">
    <w:name w:val="footnote text"/>
    <w:basedOn w:val="a"/>
    <w:link w:val="affb"/>
    <w:uiPriority w:val="99"/>
    <w:semiHidden/>
    <w:unhideWhenUsed/>
    <w:rsid w:val="006614D6"/>
    <w:pPr>
      <w:snapToGrid w:val="0"/>
      <w:jc w:val="left"/>
    </w:pPr>
    <w:rPr>
      <w:sz w:val="18"/>
      <w:szCs w:val="18"/>
    </w:rPr>
  </w:style>
  <w:style w:type="character" w:customStyle="1" w:styleId="affb">
    <w:name w:val="脚注文本 字符"/>
    <w:basedOn w:val="a0"/>
    <w:link w:val="affa"/>
    <w:uiPriority w:val="99"/>
    <w:semiHidden/>
    <w:rsid w:val="006614D6"/>
    <w:rPr>
      <w:kern w:val="2"/>
      <w:sz w:val="18"/>
      <w:szCs w:val="18"/>
    </w:rPr>
  </w:style>
  <w:style w:type="character" w:styleId="affc">
    <w:name w:val="footnote reference"/>
    <w:basedOn w:val="a0"/>
    <w:uiPriority w:val="99"/>
    <w:semiHidden/>
    <w:unhideWhenUsed/>
    <w:rsid w:val="006614D6"/>
    <w:rPr>
      <w:vertAlign w:val="superscript"/>
    </w:rPr>
  </w:style>
  <w:style w:type="paragraph" w:styleId="TOC">
    <w:name w:val="TOC Heading"/>
    <w:basedOn w:val="1"/>
    <w:next w:val="a"/>
    <w:uiPriority w:val="39"/>
    <w:unhideWhenUsed/>
    <w:qFormat/>
    <w:rsid w:val="00380D35"/>
    <w:pPr>
      <w:widowControl/>
      <w:numPr>
        <w:numId w:val="0"/>
      </w:numPr>
      <w:wordWrap/>
      <w:spacing w:beforeLines="0" w:before="240" w:afterLines="0" w:after="0" w:line="259" w:lineRule="auto"/>
      <w:jc w:val="left"/>
      <w:outlineLvl w:val="9"/>
    </w:pPr>
    <w:rPr>
      <w:rFonts w:eastAsiaTheme="majorEastAsia"/>
      <w:b w:val="0"/>
      <w:color w:val="0F4761" w:themeColor="accent1" w:themeShade="BF"/>
      <w:kern w:val="0"/>
      <w:szCs w:val="32"/>
    </w:rPr>
  </w:style>
  <w:style w:type="character" w:styleId="affd">
    <w:name w:val="Unresolved Mention"/>
    <w:basedOn w:val="a0"/>
    <w:uiPriority w:val="99"/>
    <w:semiHidden/>
    <w:unhideWhenUsed/>
    <w:rsid w:val="00380D35"/>
    <w:rPr>
      <w:color w:val="605E5C"/>
      <w:shd w:val="clear" w:color="auto" w:fill="E1DFDD"/>
    </w:rPr>
  </w:style>
  <w:style w:type="paragraph" w:styleId="affe">
    <w:name w:val="table of figures"/>
    <w:basedOn w:val="a"/>
    <w:next w:val="a"/>
    <w:uiPriority w:val="99"/>
    <w:unhideWhenUsed/>
    <w:rsid w:val="00451C6C"/>
    <w:pPr>
      <w:ind w:leftChars="200" w:left="200" w:hangingChars="200" w:hanging="200"/>
    </w:pPr>
  </w:style>
  <w:style w:type="paragraph" w:styleId="afff">
    <w:name w:val="Bibliography"/>
    <w:basedOn w:val="a"/>
    <w:next w:val="a"/>
    <w:uiPriority w:val="37"/>
    <w:unhideWhenUsed/>
    <w:rsid w:val="007C45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4824267">
      <w:bodyDiv w:val="1"/>
      <w:marLeft w:val="0"/>
      <w:marRight w:val="0"/>
      <w:marTop w:val="0"/>
      <w:marBottom w:val="0"/>
      <w:divBdr>
        <w:top w:val="none" w:sz="0" w:space="0" w:color="auto"/>
        <w:left w:val="none" w:sz="0" w:space="0" w:color="auto"/>
        <w:bottom w:val="none" w:sz="0" w:space="0" w:color="auto"/>
        <w:right w:val="none" w:sz="0" w:space="0" w:color="auto"/>
      </w:divBdr>
      <w:divsChild>
        <w:div w:id="138544380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microsoft.com/office/2011/relationships/commentsExtended" Target="commentsExtended.xml"/><Relationship Id="rId39" Type="http://schemas.openxmlformats.org/officeDocument/2006/relationships/header" Target="header15.xml"/><Relationship Id="rId21" Type="http://schemas.openxmlformats.org/officeDocument/2006/relationships/header" Target="header6.xml"/><Relationship Id="rId34" Type="http://schemas.openxmlformats.org/officeDocument/2006/relationships/header" Target="header13.xml"/><Relationship Id="rId42" Type="http://schemas.openxmlformats.org/officeDocument/2006/relationships/image" Target="media/image10.png"/><Relationship Id="rId47" Type="http://schemas.openxmlformats.org/officeDocument/2006/relationships/header" Target="header19.xml"/><Relationship Id="rId50" Type="http://schemas.microsoft.com/office/2011/relationships/people" Target="people.xml"/><Relationship Id="rId7" Type="http://schemas.openxmlformats.org/officeDocument/2006/relationships/webSettings" Target="webSettings.xml"/><Relationship Id="rId2" Type="http://schemas.openxmlformats.org/officeDocument/2006/relationships/customXml" Target="../customXml/item1.xml"/><Relationship Id="rId16" Type="http://schemas.openxmlformats.org/officeDocument/2006/relationships/header" Target="header3.xml"/><Relationship Id="rId29" Type="http://schemas.openxmlformats.org/officeDocument/2006/relationships/header" Target="header10.xml"/><Relationship Id="rId11" Type="http://schemas.openxmlformats.org/officeDocument/2006/relationships/image" Target="media/image2.jpeg"/><Relationship Id="rId24" Type="http://schemas.openxmlformats.org/officeDocument/2006/relationships/header" Target="header9.xml"/><Relationship Id="rId32" Type="http://schemas.openxmlformats.org/officeDocument/2006/relationships/image" Target="media/image4.png"/><Relationship Id="rId37" Type="http://schemas.openxmlformats.org/officeDocument/2006/relationships/header" Target="header14.xml"/><Relationship Id="rId40" Type="http://schemas.openxmlformats.org/officeDocument/2006/relationships/image" Target="media/image8.png"/><Relationship Id="rId45" Type="http://schemas.openxmlformats.org/officeDocument/2006/relationships/header" Target="header17.xml"/><Relationship Id="rId5" Type="http://schemas.openxmlformats.org/officeDocument/2006/relationships/styles" Target="styles.xml"/><Relationship Id="rId15" Type="http://schemas.openxmlformats.org/officeDocument/2006/relationships/footer" Target="footer2.xml"/><Relationship Id="rId23" Type="http://schemas.openxmlformats.org/officeDocument/2006/relationships/header" Target="header8.xml"/><Relationship Id="rId28" Type="http://schemas.openxmlformats.org/officeDocument/2006/relationships/image" Target="media/image3.png"/><Relationship Id="rId36" Type="http://schemas.openxmlformats.org/officeDocument/2006/relationships/image" Target="media/image6.png"/><Relationship Id="rId49"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footer" Target="footer4.xml"/><Relationship Id="rId31" Type="http://schemas.openxmlformats.org/officeDocument/2006/relationships/header" Target="header12.xml"/><Relationship Id="rId44" Type="http://schemas.openxmlformats.org/officeDocument/2006/relationships/header" Target="header16.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header" Target="header7.xml"/><Relationship Id="rId27" Type="http://schemas.microsoft.com/office/2016/09/relationships/commentsIds" Target="commentsIds.xml"/><Relationship Id="rId30" Type="http://schemas.openxmlformats.org/officeDocument/2006/relationships/header" Target="header11.xml"/><Relationship Id="rId35" Type="http://schemas.openxmlformats.org/officeDocument/2006/relationships/image" Target="media/image5.png"/><Relationship Id="rId43" Type="http://schemas.openxmlformats.org/officeDocument/2006/relationships/image" Target="media/image11.png"/><Relationship Id="rId48" Type="http://schemas.openxmlformats.org/officeDocument/2006/relationships/header" Target="header20.xml"/><Relationship Id="rId8" Type="http://schemas.openxmlformats.org/officeDocument/2006/relationships/footnotes" Target="footnotes.xml"/><Relationship Id="rId51" Type="http://schemas.openxmlformats.org/officeDocument/2006/relationships/theme" Target="theme/theme1.xml"/><Relationship Id="rId3" Type="http://schemas.openxmlformats.org/officeDocument/2006/relationships/customXml" Target="../customXml/item2.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comments" Target="comments.xml"/><Relationship Id="rId33" Type="http://schemas.microsoft.com/office/2018/08/relationships/commentsExtensible" Target="commentsExtensible.xml"/><Relationship Id="rId38" Type="http://schemas.openxmlformats.org/officeDocument/2006/relationships/image" Target="media/image7.png"/><Relationship Id="rId46" Type="http://schemas.openxmlformats.org/officeDocument/2006/relationships/header" Target="header18.xml"/><Relationship Id="rId20" Type="http://schemas.openxmlformats.org/officeDocument/2006/relationships/header" Target="header5.xml"/><Relationship Id="rId41" Type="http://schemas.openxmlformats.org/officeDocument/2006/relationships/image" Target="media/image9.png"/><Relationship Id="rId1" Type="http://schemas.microsoft.com/office/2006/relationships/keyMapCustomizations" Target="customizations.xml"/><Relationship Id="rId6"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5124C2CF-942D-4E13-90D7-26EA29BA47F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65</Pages>
  <Words>117930</Words>
  <Characters>163925</Characters>
  <Application>Microsoft Office Word</Application>
  <DocSecurity>0</DocSecurity>
  <Lines>7805</Lines>
  <Paragraphs>8289</Paragraphs>
  <ScaleCrop>false</ScaleCrop>
  <Company/>
  <LinksUpToDate>false</LinksUpToDate>
  <CharactersWithSpaces>273566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Zixuan Zhou</dc:creator>
  <cp:lastModifiedBy>Zixuan Zhou</cp:lastModifiedBy>
  <cp:revision>2</cp:revision>
  <dcterms:created xsi:type="dcterms:W3CDTF">2026-04-27T13:55:00Z</dcterms:created>
  <dcterms:modified xsi:type="dcterms:W3CDTF">2026-04-27T13:55:00Z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id="qcKKU63w"/&gt;&lt;style id="http://www.zotero.org/styles/chinese-gb7714-2005-numeric" hasBibliography="1" bibliographyStyleHasBeenSet="1"/&gt;&lt;prefs&gt;&lt;pref name="fieldType" value="Field"/&gt;&lt;/prefs&gt;&lt;/data&gt;</vt:lpwstr>
  </property>
  <property fmtid="{D5CDD505-2E9C-101B-9397-08002B2CF9AE}" pid="3" name="KSOTemplateDocerSaveRecord">
    <vt:lpwstr>eyJoZGlkIjoiNGFjZWU2YTYxYjNiNWNhMGYxMTc2MWVjZTcwMGIxY2IiLCJ1c2VySWQiOiIxODQ3MDA2NTIifQ==</vt:lpwstr>
  </property>
  <property fmtid="{D5CDD505-2E9C-101B-9397-08002B2CF9AE}" pid="4" name="KSOProductBuildVer">
    <vt:lpwstr>2052-12.1.0.20784</vt:lpwstr>
  </property>
  <property fmtid="{D5CDD505-2E9C-101B-9397-08002B2CF9AE}" pid="5" name="ICV">
    <vt:lpwstr>4B611D1BEB0D44C98353701095E0F1D1_12</vt:lpwstr>
  </property>
</Properties>
</file>