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commentsExtensible.xml" ContentType="application/vnd.openxmlformats-officedocument.wordprocessingml.commentsExtensible+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D19B6" w14:textId="77777777" w:rsidR="00F54B80" w:rsidRDefault="00F54B80">
      <w:pPr>
        <w:pStyle w:val="altz"/>
        <w:spacing w:after="163"/>
        <w:ind w:firstLineChars="0" w:firstLine="0"/>
      </w:pPr>
    </w:p>
    <w:p w14:paraId="0D404BAA" w14:textId="77777777" w:rsidR="00F54B80" w:rsidRDefault="00000000">
      <w:pPr>
        <w:pStyle w:val="af1"/>
        <w:tabs>
          <w:tab w:val="left" w:pos="993"/>
        </w:tabs>
        <w:spacing w:after="163"/>
        <w:rPr>
          <w:rFonts w:ascii="仿宋" w:eastAsia="仿宋" w:hAnsi="仿宋" w:hint="eastAsia"/>
        </w:rPr>
      </w:pPr>
      <w:r>
        <w:rPr>
          <w:rFonts w:ascii="宋体" w:hAnsi="宋体" w:hint="eastAsia"/>
          <w:noProof/>
          <w:sz w:val="44"/>
        </w:rPr>
        <w:drawing>
          <wp:inline distT="0" distB="0" distL="0" distR="0" wp14:anchorId="2213E890" wp14:editId="70CDABF5">
            <wp:extent cx="600710" cy="803275"/>
            <wp:effectExtent l="0" t="0" r="8890" b="0"/>
            <wp:docPr id="169657808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578082" name="图片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614499" cy="821822"/>
                    </a:xfrm>
                    <a:prstGeom prst="rect">
                      <a:avLst/>
                    </a:prstGeom>
                    <a:noFill/>
                    <a:ln>
                      <a:noFill/>
                    </a:ln>
                  </pic:spPr>
                </pic:pic>
              </a:graphicData>
            </a:graphic>
          </wp:inline>
        </w:drawing>
      </w:r>
      <w:r>
        <w:rPr>
          <w:rFonts w:ascii="宋体" w:hAnsi="宋体"/>
          <w:noProof/>
          <w:sz w:val="44"/>
        </w:rPr>
        <w:drawing>
          <wp:inline distT="0" distB="0" distL="0" distR="0" wp14:anchorId="1D4AD96E" wp14:editId="5B841B83">
            <wp:extent cx="3381375" cy="638175"/>
            <wp:effectExtent l="0" t="0" r="0" b="0"/>
            <wp:docPr id="1" name="图片 1" descr="卡通人物&#10;&#10;AI 生成的内容可能不正确。"/>
            <wp:cNvGraphicFramePr/>
            <a:graphic xmlns:a="http://schemas.openxmlformats.org/drawingml/2006/main">
              <a:graphicData uri="http://schemas.openxmlformats.org/drawingml/2006/picture">
                <pic:pic xmlns:pic="http://schemas.openxmlformats.org/drawingml/2006/picture">
                  <pic:nvPicPr>
                    <pic:cNvPr id="1" name="图片 1" descr="卡通人物&#10;&#10;AI 生成的内容可能不正确。"/>
                    <pic:cNvPicPr/>
                  </pic:nvPicPr>
                  <pic:blipFill>
                    <a:blip r:embed="rId11">
                      <a:extLst>
                        <a:ext uri="{28A0092B-C50C-407E-A947-70E740481C1C}">
                          <a14:useLocalDpi xmlns:a14="http://schemas.microsoft.com/office/drawing/2010/main" val="0"/>
                        </a:ext>
                      </a:extLst>
                    </a:blip>
                    <a:srcRect/>
                    <a:stretch>
                      <a:fillRect/>
                    </a:stretch>
                  </pic:blipFill>
                  <pic:spPr>
                    <a:xfrm>
                      <a:off x="0" y="0"/>
                      <a:ext cx="3381375" cy="638175"/>
                    </a:xfrm>
                    <a:prstGeom prst="rect">
                      <a:avLst/>
                    </a:prstGeom>
                    <a:noFill/>
                    <a:ln>
                      <a:noFill/>
                    </a:ln>
                  </pic:spPr>
                </pic:pic>
              </a:graphicData>
            </a:graphic>
          </wp:inline>
        </w:drawing>
      </w:r>
    </w:p>
    <w:p w14:paraId="76A365A3" w14:textId="77777777" w:rsidR="00F54B80" w:rsidRDefault="00F54B80">
      <w:pPr>
        <w:spacing w:after="163"/>
      </w:pPr>
    </w:p>
    <w:p w14:paraId="757F16D9" w14:textId="77777777" w:rsidR="00F54B80" w:rsidRDefault="00000000">
      <w:pPr>
        <w:spacing w:after="163"/>
      </w:pPr>
      <w:r>
        <w:rPr>
          <w:rFonts w:hint="eastAsia"/>
        </w:rPr>
        <w:t xml:space="preserve"> </w:t>
      </w:r>
    </w:p>
    <w:p w14:paraId="03E092AA" w14:textId="77777777" w:rsidR="00F54B80" w:rsidRDefault="00000000">
      <w:pPr>
        <w:wordWrap/>
        <w:spacing w:beforeLines="50" w:before="163" w:afterLines="0" w:after="120"/>
        <w:jc w:val="center"/>
        <w:rPr>
          <w:rFonts w:ascii="华文中宋" w:eastAsia="华文中宋" w:hAnsi="华文中宋" w:cs="Times New Roman" w:hint="eastAsia"/>
          <w:b/>
          <w:sz w:val="72"/>
          <w:szCs w:val="72"/>
        </w:rPr>
      </w:pPr>
      <w:r>
        <w:rPr>
          <w:rFonts w:ascii="华文中宋" w:eastAsia="华文中宋" w:hAnsi="华文中宋" w:cs="Times New Roman" w:hint="eastAsia"/>
          <w:b/>
          <w:sz w:val="72"/>
          <w:szCs w:val="72"/>
        </w:rPr>
        <w:t>本科生毕业论文（设计）</w:t>
      </w:r>
    </w:p>
    <w:p w14:paraId="372B66BF" w14:textId="77777777" w:rsidR="00F54B80" w:rsidRDefault="00F54B80">
      <w:pPr>
        <w:spacing w:before="98" w:afterLines="0" w:after="0" w:line="221" w:lineRule="auto"/>
        <w:ind w:left="480" w:firstLineChars="500" w:firstLine="1600"/>
        <w:rPr>
          <w:rFonts w:ascii="方正姚体" w:eastAsia="方正姚体" w:hAnsi="黑体" w:cs="黑体" w:hint="eastAsia"/>
          <w:sz w:val="32"/>
          <w:szCs w:val="32"/>
          <w:u w:val="single"/>
        </w:rPr>
      </w:pPr>
    </w:p>
    <w:p w14:paraId="17117ADE" w14:textId="77777777" w:rsidR="00F54B80" w:rsidRDefault="00F54B80">
      <w:pPr>
        <w:spacing w:before="98" w:afterLines="0" w:after="0" w:line="221" w:lineRule="auto"/>
        <w:ind w:left="480" w:firstLineChars="500" w:firstLine="1600"/>
        <w:rPr>
          <w:rFonts w:ascii="方正姚体" w:eastAsia="方正姚体" w:hAnsi="黑体" w:cs="黑体" w:hint="eastAsia"/>
          <w:sz w:val="32"/>
          <w:szCs w:val="32"/>
          <w:u w:val="single"/>
        </w:rPr>
      </w:pPr>
    </w:p>
    <w:tbl>
      <w:tblPr>
        <w:tblW w:w="5540" w:type="pct"/>
        <w:tblInd w:w="-284" w:type="dxa"/>
        <w:tblLook w:val="04A0" w:firstRow="1" w:lastRow="0" w:firstColumn="1" w:lastColumn="0" w:noHBand="0" w:noVBand="1"/>
      </w:tblPr>
      <w:tblGrid>
        <w:gridCol w:w="284"/>
        <w:gridCol w:w="1418"/>
        <w:gridCol w:w="7222"/>
        <w:gridCol w:w="286"/>
      </w:tblGrid>
      <w:tr w:rsidR="00F54B80" w14:paraId="1B5C59A5" w14:textId="77777777">
        <w:trPr>
          <w:gridAfter w:val="1"/>
          <w:wAfter w:w="155" w:type="pct"/>
          <w:trHeight w:val="680"/>
        </w:trPr>
        <w:tc>
          <w:tcPr>
            <w:tcW w:w="924" w:type="pct"/>
            <w:gridSpan w:val="2"/>
            <w:vAlign w:val="center"/>
          </w:tcPr>
          <w:p w14:paraId="751482BB" w14:textId="77777777" w:rsidR="00F54B80" w:rsidRDefault="00000000">
            <w:pPr>
              <w:spacing w:afterLines="0" w:after="0" w:line="360" w:lineRule="exact"/>
              <w:jc w:val="center"/>
              <w:rPr>
                <w:rFonts w:ascii="黑体" w:eastAsia="黑体" w:hAnsi="黑体" w:hint="eastAsia"/>
                <w:sz w:val="32"/>
                <w:szCs w:val="32"/>
              </w:rPr>
            </w:pPr>
            <w:r>
              <w:rPr>
                <w:rFonts w:ascii="黑体" w:eastAsia="黑体" w:hAnsi="黑体" w:hint="eastAsia"/>
                <w:sz w:val="32"/>
                <w:szCs w:val="32"/>
              </w:rPr>
              <w:t>题    目:</w:t>
            </w:r>
          </w:p>
        </w:tc>
        <w:tc>
          <w:tcPr>
            <w:tcW w:w="3921" w:type="pct"/>
            <w:tcBorders>
              <w:top w:val="nil"/>
              <w:left w:val="nil"/>
              <w:bottom w:val="single" w:sz="4" w:space="0" w:color="auto"/>
              <w:right w:val="nil"/>
            </w:tcBorders>
            <w:vAlign w:val="center"/>
          </w:tcPr>
          <w:p w14:paraId="2EE8283C" w14:textId="77777777" w:rsidR="00F54B80" w:rsidRDefault="00000000">
            <w:pPr>
              <w:spacing w:afterLines="0" w:after="0" w:line="360" w:lineRule="exact"/>
              <w:jc w:val="center"/>
              <w:rPr>
                <w:rFonts w:ascii="仿宋" w:eastAsia="仿宋" w:hAnsi="仿宋" w:hint="eastAsia"/>
                <w:b/>
                <w:bCs/>
                <w:sz w:val="36"/>
                <w:szCs w:val="36"/>
              </w:rPr>
            </w:pPr>
            <w:r>
              <w:rPr>
                <w:rFonts w:ascii="仿宋" w:eastAsia="仿宋" w:hAnsi="仿宋" w:hint="eastAsia"/>
                <w:b/>
                <w:bCs/>
                <w:sz w:val="36"/>
                <w:szCs w:val="36"/>
              </w:rPr>
              <w:t>基于大语言模型的社交媒体青少年生殖健康</w:t>
            </w:r>
          </w:p>
        </w:tc>
      </w:tr>
      <w:tr w:rsidR="00F54B80" w14:paraId="7932618F" w14:textId="77777777">
        <w:trPr>
          <w:gridAfter w:val="1"/>
          <w:wAfter w:w="155" w:type="pct"/>
          <w:trHeight w:val="680"/>
        </w:trPr>
        <w:tc>
          <w:tcPr>
            <w:tcW w:w="924" w:type="pct"/>
            <w:gridSpan w:val="2"/>
            <w:vAlign w:val="center"/>
          </w:tcPr>
          <w:p w14:paraId="40E7CC3C" w14:textId="77777777" w:rsidR="00F54B80" w:rsidRDefault="00F54B80">
            <w:pPr>
              <w:spacing w:afterLines="0" w:after="0" w:line="360" w:lineRule="exact"/>
              <w:jc w:val="center"/>
              <w:rPr>
                <w:rFonts w:ascii="黑体" w:eastAsia="黑体" w:hAnsi="黑体" w:hint="eastAsia"/>
                <w:sz w:val="32"/>
                <w:szCs w:val="32"/>
              </w:rPr>
            </w:pPr>
          </w:p>
        </w:tc>
        <w:tc>
          <w:tcPr>
            <w:tcW w:w="3921" w:type="pct"/>
            <w:tcBorders>
              <w:top w:val="nil"/>
              <w:left w:val="nil"/>
              <w:bottom w:val="single" w:sz="4" w:space="0" w:color="auto"/>
              <w:right w:val="nil"/>
            </w:tcBorders>
            <w:vAlign w:val="center"/>
          </w:tcPr>
          <w:p w14:paraId="1792E39B" w14:textId="77777777" w:rsidR="00F54B80" w:rsidRDefault="00000000">
            <w:pPr>
              <w:spacing w:afterLines="0" w:after="0" w:line="360" w:lineRule="exact"/>
              <w:jc w:val="center"/>
              <w:rPr>
                <w:rFonts w:ascii="仿宋" w:eastAsia="仿宋" w:hAnsi="仿宋" w:hint="eastAsia"/>
                <w:b/>
                <w:bCs/>
                <w:sz w:val="36"/>
                <w:szCs w:val="36"/>
              </w:rPr>
            </w:pPr>
            <w:r>
              <w:rPr>
                <w:rFonts w:ascii="仿宋" w:eastAsia="仿宋" w:hAnsi="仿宋" w:hint="eastAsia"/>
                <w:b/>
                <w:bCs/>
                <w:sz w:val="36"/>
                <w:szCs w:val="36"/>
              </w:rPr>
              <w:t>评论分类分析与问答生成研究</w:t>
            </w:r>
          </w:p>
        </w:tc>
      </w:tr>
      <w:tr w:rsidR="00F54B80" w14:paraId="02C2A2AF" w14:textId="77777777">
        <w:trPr>
          <w:gridAfter w:val="1"/>
          <w:wAfter w:w="155" w:type="pct"/>
          <w:trHeight w:val="680"/>
        </w:trPr>
        <w:tc>
          <w:tcPr>
            <w:tcW w:w="924" w:type="pct"/>
            <w:gridSpan w:val="2"/>
            <w:vAlign w:val="center"/>
          </w:tcPr>
          <w:p w14:paraId="1CD5AA41" w14:textId="77777777" w:rsidR="00F54B80" w:rsidRDefault="00000000">
            <w:pPr>
              <w:spacing w:afterLines="0" w:after="0" w:line="360" w:lineRule="exact"/>
              <w:jc w:val="center"/>
              <w:rPr>
                <w:rFonts w:ascii="黑体" w:eastAsia="黑体" w:hAnsi="黑体" w:hint="eastAsia"/>
                <w:sz w:val="32"/>
                <w:szCs w:val="32"/>
              </w:rPr>
            </w:pPr>
            <w:r>
              <w:rPr>
                <w:rFonts w:ascii="黑体" w:eastAsia="黑体" w:hAnsi="黑体" w:hint="eastAsia"/>
                <w:sz w:val="32"/>
                <w:szCs w:val="32"/>
              </w:rPr>
              <w:t>姓    名:</w:t>
            </w:r>
          </w:p>
        </w:tc>
        <w:tc>
          <w:tcPr>
            <w:tcW w:w="3921" w:type="pct"/>
            <w:tcBorders>
              <w:top w:val="single" w:sz="4" w:space="0" w:color="auto"/>
              <w:left w:val="nil"/>
              <w:bottom w:val="single" w:sz="4" w:space="0" w:color="auto"/>
              <w:right w:val="nil"/>
            </w:tcBorders>
            <w:vAlign w:val="bottom"/>
          </w:tcPr>
          <w:p w14:paraId="4BF14A77" w14:textId="77777777" w:rsidR="00F54B80" w:rsidRDefault="00000000">
            <w:pPr>
              <w:spacing w:after="163" w:line="360" w:lineRule="exact"/>
              <w:jc w:val="center"/>
              <w:rPr>
                <w:rFonts w:ascii="仿宋" w:eastAsia="仿宋" w:hAnsi="仿宋" w:hint="eastAsia"/>
                <w:sz w:val="32"/>
                <w:szCs w:val="32"/>
              </w:rPr>
            </w:pPr>
            <w:r>
              <w:rPr>
                <w:rFonts w:ascii="仿宋" w:eastAsia="仿宋" w:hAnsi="仿宋" w:hint="eastAsia"/>
                <w:sz w:val="32"/>
                <w:szCs w:val="32"/>
              </w:rPr>
              <w:t>周子轩</w:t>
            </w:r>
          </w:p>
        </w:tc>
      </w:tr>
      <w:tr w:rsidR="00F54B80" w14:paraId="5633D7AE" w14:textId="77777777">
        <w:trPr>
          <w:gridAfter w:val="1"/>
          <w:wAfter w:w="155" w:type="pct"/>
          <w:trHeight w:val="680"/>
        </w:trPr>
        <w:tc>
          <w:tcPr>
            <w:tcW w:w="924" w:type="pct"/>
            <w:gridSpan w:val="2"/>
            <w:vAlign w:val="center"/>
          </w:tcPr>
          <w:p w14:paraId="7FE7B2D1" w14:textId="77777777" w:rsidR="00F54B80" w:rsidRDefault="00000000">
            <w:pPr>
              <w:spacing w:afterLines="0" w:after="0" w:line="360" w:lineRule="exact"/>
              <w:jc w:val="center"/>
              <w:rPr>
                <w:rFonts w:ascii="黑体" w:eastAsia="黑体" w:hAnsi="黑体" w:hint="eastAsia"/>
                <w:sz w:val="32"/>
                <w:szCs w:val="32"/>
              </w:rPr>
            </w:pPr>
            <w:r>
              <w:rPr>
                <w:rFonts w:ascii="黑体" w:eastAsia="黑体" w:hAnsi="黑体" w:hint="eastAsia"/>
                <w:sz w:val="32"/>
                <w:szCs w:val="32"/>
              </w:rPr>
              <w:t>学    号:</w:t>
            </w:r>
          </w:p>
        </w:tc>
        <w:tc>
          <w:tcPr>
            <w:tcW w:w="3921" w:type="pct"/>
            <w:tcBorders>
              <w:top w:val="single" w:sz="4" w:space="0" w:color="auto"/>
              <w:left w:val="nil"/>
              <w:bottom w:val="single" w:sz="4" w:space="0" w:color="auto"/>
              <w:right w:val="nil"/>
            </w:tcBorders>
            <w:vAlign w:val="bottom"/>
          </w:tcPr>
          <w:p w14:paraId="76C3F250" w14:textId="77777777" w:rsidR="00F54B80" w:rsidRDefault="00000000">
            <w:pPr>
              <w:spacing w:after="163" w:line="360" w:lineRule="exact"/>
              <w:jc w:val="center"/>
              <w:rPr>
                <w:rFonts w:ascii="仿宋" w:eastAsia="仿宋" w:hAnsi="仿宋" w:hint="eastAsia"/>
                <w:sz w:val="32"/>
                <w:szCs w:val="32"/>
              </w:rPr>
            </w:pPr>
            <w:r>
              <w:rPr>
                <w:rFonts w:ascii="仿宋" w:eastAsia="仿宋" w:hAnsi="仿宋" w:hint="eastAsia"/>
                <w:sz w:val="32"/>
                <w:szCs w:val="32"/>
              </w:rPr>
              <w:t>22250117</w:t>
            </w:r>
          </w:p>
        </w:tc>
      </w:tr>
      <w:tr w:rsidR="00F54B80" w14:paraId="1F2F1FA5" w14:textId="77777777">
        <w:trPr>
          <w:gridAfter w:val="1"/>
          <w:wAfter w:w="155" w:type="pct"/>
          <w:trHeight w:val="680"/>
        </w:trPr>
        <w:tc>
          <w:tcPr>
            <w:tcW w:w="924" w:type="pct"/>
            <w:gridSpan w:val="2"/>
            <w:vAlign w:val="center"/>
          </w:tcPr>
          <w:p w14:paraId="1DE6085A" w14:textId="77777777" w:rsidR="00F54B80" w:rsidRDefault="00000000">
            <w:pPr>
              <w:spacing w:afterLines="0" w:after="0" w:line="360" w:lineRule="exact"/>
              <w:jc w:val="center"/>
              <w:rPr>
                <w:rFonts w:ascii="黑体" w:eastAsia="黑体" w:hAnsi="黑体" w:hint="eastAsia"/>
                <w:sz w:val="32"/>
                <w:szCs w:val="32"/>
              </w:rPr>
            </w:pPr>
            <w:r>
              <w:rPr>
                <w:rFonts w:ascii="黑体" w:eastAsia="黑体" w:hAnsi="黑体" w:hint="eastAsia"/>
                <w:sz w:val="32"/>
                <w:szCs w:val="32"/>
              </w:rPr>
              <w:t>学    院:</w:t>
            </w:r>
          </w:p>
        </w:tc>
        <w:tc>
          <w:tcPr>
            <w:tcW w:w="3921" w:type="pct"/>
            <w:tcBorders>
              <w:top w:val="single" w:sz="4" w:space="0" w:color="auto"/>
              <w:left w:val="nil"/>
              <w:bottom w:val="single" w:sz="4" w:space="0" w:color="auto"/>
              <w:right w:val="nil"/>
            </w:tcBorders>
            <w:vAlign w:val="bottom"/>
          </w:tcPr>
          <w:p w14:paraId="1CDB2BE1" w14:textId="77777777" w:rsidR="00F54B80" w:rsidRDefault="00000000">
            <w:pPr>
              <w:spacing w:after="163" w:line="360" w:lineRule="exact"/>
              <w:jc w:val="center"/>
              <w:rPr>
                <w:rFonts w:ascii="仿宋" w:eastAsia="仿宋" w:hAnsi="仿宋" w:hint="eastAsia"/>
                <w:sz w:val="32"/>
                <w:szCs w:val="32"/>
              </w:rPr>
            </w:pPr>
            <w:r>
              <w:rPr>
                <w:rFonts w:ascii="仿宋" w:eastAsia="仿宋" w:hAnsi="仿宋" w:hint="eastAsia"/>
                <w:sz w:val="32"/>
                <w:szCs w:val="32"/>
              </w:rPr>
              <w:t>生物医学工程与信息学院</w:t>
            </w:r>
          </w:p>
        </w:tc>
      </w:tr>
      <w:tr w:rsidR="00F54B80" w14:paraId="60AA00BD" w14:textId="77777777">
        <w:trPr>
          <w:gridAfter w:val="1"/>
          <w:wAfter w:w="155" w:type="pct"/>
          <w:trHeight w:val="680"/>
        </w:trPr>
        <w:tc>
          <w:tcPr>
            <w:tcW w:w="924" w:type="pct"/>
            <w:gridSpan w:val="2"/>
            <w:vAlign w:val="center"/>
          </w:tcPr>
          <w:p w14:paraId="6DDDCCAA" w14:textId="77777777" w:rsidR="00F54B80" w:rsidRDefault="00000000">
            <w:pPr>
              <w:spacing w:afterLines="0" w:after="0" w:line="360" w:lineRule="exact"/>
              <w:jc w:val="center"/>
              <w:rPr>
                <w:rFonts w:ascii="黑体" w:eastAsia="黑体" w:hAnsi="黑体" w:hint="eastAsia"/>
                <w:sz w:val="32"/>
                <w:szCs w:val="32"/>
              </w:rPr>
            </w:pPr>
            <w:r>
              <w:rPr>
                <w:rFonts w:ascii="黑体" w:eastAsia="黑体" w:hAnsi="黑体" w:hint="eastAsia"/>
                <w:sz w:val="32"/>
                <w:szCs w:val="32"/>
              </w:rPr>
              <w:t>专    业:</w:t>
            </w:r>
          </w:p>
        </w:tc>
        <w:tc>
          <w:tcPr>
            <w:tcW w:w="3921" w:type="pct"/>
            <w:tcBorders>
              <w:top w:val="single" w:sz="4" w:space="0" w:color="auto"/>
              <w:left w:val="nil"/>
              <w:bottom w:val="single" w:sz="4" w:space="0" w:color="auto"/>
              <w:right w:val="nil"/>
            </w:tcBorders>
            <w:vAlign w:val="bottom"/>
          </w:tcPr>
          <w:p w14:paraId="710179C9" w14:textId="77777777" w:rsidR="00F54B80" w:rsidRDefault="00000000">
            <w:pPr>
              <w:spacing w:after="163" w:line="360" w:lineRule="exact"/>
              <w:jc w:val="center"/>
              <w:rPr>
                <w:rFonts w:ascii="仿宋" w:eastAsia="仿宋" w:hAnsi="仿宋" w:hint="eastAsia"/>
                <w:sz w:val="32"/>
                <w:szCs w:val="32"/>
              </w:rPr>
            </w:pPr>
            <w:r>
              <w:rPr>
                <w:rFonts w:ascii="仿宋" w:eastAsia="仿宋" w:hAnsi="仿宋" w:hint="eastAsia"/>
                <w:sz w:val="32"/>
                <w:szCs w:val="32"/>
              </w:rPr>
              <w:t>智能医学工程</w:t>
            </w:r>
          </w:p>
        </w:tc>
      </w:tr>
      <w:tr w:rsidR="00F54B80" w14:paraId="050C1E0A" w14:textId="77777777">
        <w:trPr>
          <w:gridAfter w:val="1"/>
          <w:wAfter w:w="155" w:type="pct"/>
          <w:trHeight w:val="680"/>
        </w:trPr>
        <w:tc>
          <w:tcPr>
            <w:tcW w:w="924" w:type="pct"/>
            <w:gridSpan w:val="2"/>
            <w:vAlign w:val="center"/>
          </w:tcPr>
          <w:p w14:paraId="74EB4213" w14:textId="77777777" w:rsidR="00F54B80" w:rsidRDefault="00000000">
            <w:pPr>
              <w:spacing w:afterLines="0" w:after="0" w:line="360" w:lineRule="exact"/>
              <w:rPr>
                <w:rFonts w:ascii="黑体" w:eastAsia="黑体" w:hAnsi="黑体" w:hint="eastAsia"/>
                <w:sz w:val="32"/>
                <w:szCs w:val="32"/>
              </w:rPr>
            </w:pPr>
            <w:r>
              <w:rPr>
                <w:rFonts w:ascii="黑体" w:eastAsia="黑体" w:hAnsi="黑体" w:hint="eastAsia"/>
                <w:snapToGrid w:val="0"/>
                <w:kern w:val="18"/>
                <w:sz w:val="32"/>
                <w:szCs w:val="32"/>
              </w:rPr>
              <w:t>指导教</w:t>
            </w:r>
            <w:r>
              <w:rPr>
                <w:rFonts w:ascii="黑体" w:eastAsia="黑体" w:hAnsi="黑体" w:hint="eastAsia"/>
                <w:sz w:val="32"/>
                <w:szCs w:val="32"/>
              </w:rPr>
              <w:t>师:</w:t>
            </w:r>
          </w:p>
        </w:tc>
        <w:tc>
          <w:tcPr>
            <w:tcW w:w="3921" w:type="pct"/>
            <w:tcBorders>
              <w:top w:val="single" w:sz="4" w:space="0" w:color="auto"/>
              <w:left w:val="nil"/>
              <w:bottom w:val="single" w:sz="4" w:space="0" w:color="auto"/>
              <w:right w:val="nil"/>
            </w:tcBorders>
            <w:vAlign w:val="bottom"/>
          </w:tcPr>
          <w:p w14:paraId="0052D6EE" w14:textId="77777777" w:rsidR="00F54B80" w:rsidRDefault="00000000">
            <w:pPr>
              <w:spacing w:after="163" w:line="360" w:lineRule="exact"/>
              <w:jc w:val="center"/>
              <w:rPr>
                <w:rFonts w:ascii="仿宋" w:eastAsia="仿宋" w:hAnsi="仿宋" w:hint="eastAsia"/>
                <w:sz w:val="32"/>
                <w:szCs w:val="32"/>
              </w:rPr>
            </w:pPr>
            <w:r>
              <w:rPr>
                <w:rFonts w:ascii="仿宋" w:eastAsia="仿宋" w:hAnsi="仿宋" w:hint="eastAsia"/>
                <w:sz w:val="32"/>
                <w:szCs w:val="32"/>
              </w:rPr>
              <w:t>黄若尘</w:t>
            </w:r>
          </w:p>
        </w:tc>
      </w:tr>
      <w:tr w:rsidR="00F54B80" w14:paraId="0A8D6A32" w14:textId="77777777">
        <w:trPr>
          <w:gridAfter w:val="1"/>
          <w:wAfter w:w="155" w:type="pct"/>
          <w:trHeight w:val="680"/>
        </w:trPr>
        <w:tc>
          <w:tcPr>
            <w:tcW w:w="924" w:type="pct"/>
            <w:gridSpan w:val="2"/>
            <w:vAlign w:val="center"/>
          </w:tcPr>
          <w:p w14:paraId="3CE9143D" w14:textId="77777777" w:rsidR="00F54B80" w:rsidRDefault="00000000">
            <w:pPr>
              <w:spacing w:afterLines="0" w:after="0" w:line="360" w:lineRule="exact"/>
              <w:rPr>
                <w:rFonts w:ascii="黑体" w:eastAsia="黑体" w:hAnsi="黑体" w:hint="eastAsia"/>
                <w:sz w:val="32"/>
                <w:szCs w:val="32"/>
              </w:rPr>
            </w:pPr>
            <w:r>
              <w:rPr>
                <w:rFonts w:ascii="黑体" w:eastAsia="黑体" w:hAnsi="黑体" w:hint="eastAsia"/>
                <w:sz w:val="32"/>
                <w:szCs w:val="32"/>
              </w:rPr>
              <w:t>职    称:</w:t>
            </w:r>
          </w:p>
        </w:tc>
        <w:tc>
          <w:tcPr>
            <w:tcW w:w="3921" w:type="pct"/>
            <w:tcBorders>
              <w:top w:val="single" w:sz="4" w:space="0" w:color="auto"/>
              <w:left w:val="nil"/>
              <w:bottom w:val="single" w:sz="4" w:space="0" w:color="auto"/>
              <w:right w:val="nil"/>
            </w:tcBorders>
            <w:vAlign w:val="bottom"/>
          </w:tcPr>
          <w:p w14:paraId="54BA4F9F" w14:textId="77777777" w:rsidR="00F54B80" w:rsidRDefault="00000000">
            <w:pPr>
              <w:spacing w:after="163" w:line="360" w:lineRule="exact"/>
              <w:jc w:val="center"/>
              <w:rPr>
                <w:rFonts w:ascii="仿宋" w:eastAsia="仿宋" w:hAnsi="仿宋" w:hint="eastAsia"/>
                <w:sz w:val="32"/>
                <w:szCs w:val="32"/>
              </w:rPr>
            </w:pPr>
            <w:r>
              <w:rPr>
                <w:rFonts w:ascii="仿宋" w:eastAsia="仿宋" w:hAnsi="仿宋" w:hint="eastAsia"/>
                <w:sz w:val="32"/>
                <w:szCs w:val="32"/>
              </w:rPr>
              <w:t>讲师</w:t>
            </w:r>
          </w:p>
        </w:tc>
      </w:tr>
      <w:tr w:rsidR="00F54B80" w14:paraId="7B7E88A2" w14:textId="77777777">
        <w:trPr>
          <w:gridAfter w:val="1"/>
          <w:wAfter w:w="155" w:type="pct"/>
          <w:trHeight w:val="680"/>
        </w:trPr>
        <w:tc>
          <w:tcPr>
            <w:tcW w:w="924" w:type="pct"/>
            <w:gridSpan w:val="2"/>
            <w:vAlign w:val="center"/>
          </w:tcPr>
          <w:p w14:paraId="6E2FB510" w14:textId="77777777" w:rsidR="00F54B80" w:rsidRDefault="00000000">
            <w:pPr>
              <w:spacing w:afterLines="0" w:after="0" w:line="360" w:lineRule="exact"/>
              <w:rPr>
                <w:rFonts w:ascii="黑体" w:eastAsia="黑体" w:hAnsi="黑体" w:hint="eastAsia"/>
                <w:sz w:val="32"/>
                <w:szCs w:val="32"/>
              </w:rPr>
            </w:pPr>
            <w:r>
              <w:rPr>
                <w:rFonts w:ascii="黑体" w:eastAsia="黑体" w:hAnsi="黑体" w:hint="eastAsia"/>
                <w:kern w:val="24"/>
                <w:sz w:val="32"/>
                <w:szCs w:val="32"/>
              </w:rPr>
              <w:t>答辩时</w:t>
            </w:r>
            <w:r>
              <w:rPr>
                <w:rFonts w:ascii="黑体" w:eastAsia="黑体" w:hAnsi="黑体" w:hint="eastAsia"/>
                <w:sz w:val="32"/>
                <w:szCs w:val="32"/>
              </w:rPr>
              <w:t>间：</w:t>
            </w:r>
          </w:p>
        </w:tc>
        <w:tc>
          <w:tcPr>
            <w:tcW w:w="3921" w:type="pct"/>
            <w:tcBorders>
              <w:top w:val="single" w:sz="4" w:space="0" w:color="auto"/>
              <w:left w:val="nil"/>
              <w:bottom w:val="single" w:sz="4" w:space="0" w:color="auto"/>
              <w:right w:val="nil"/>
            </w:tcBorders>
            <w:vAlign w:val="bottom"/>
          </w:tcPr>
          <w:p w14:paraId="374209CB" w14:textId="77777777" w:rsidR="00F54B80" w:rsidRDefault="00000000">
            <w:pPr>
              <w:spacing w:after="163" w:line="360" w:lineRule="exact"/>
              <w:jc w:val="center"/>
              <w:rPr>
                <w:rFonts w:ascii="仿宋" w:eastAsia="仿宋" w:hAnsi="仿宋" w:hint="eastAsia"/>
                <w:sz w:val="32"/>
                <w:szCs w:val="32"/>
              </w:rPr>
            </w:pPr>
            <w:r>
              <w:rPr>
                <w:rFonts w:ascii="仿宋" w:eastAsia="仿宋" w:hAnsi="仿宋" w:hint="eastAsia"/>
                <w:sz w:val="32"/>
                <w:szCs w:val="32"/>
              </w:rPr>
              <w:t>2025年9月18日</w:t>
            </w:r>
          </w:p>
        </w:tc>
      </w:tr>
      <w:tr w:rsidR="00F54B80" w14:paraId="5943597D" w14:textId="77777777">
        <w:trPr>
          <w:gridBefore w:val="1"/>
          <w:wBefore w:w="154" w:type="pct"/>
          <w:cantSplit/>
          <w:trHeight w:val="476"/>
        </w:trPr>
        <w:tc>
          <w:tcPr>
            <w:tcW w:w="4846" w:type="pct"/>
            <w:gridSpan w:val="3"/>
            <w:vAlign w:val="center"/>
          </w:tcPr>
          <w:p w14:paraId="404CB187" w14:textId="77777777" w:rsidR="00F54B80" w:rsidRDefault="00F54B80">
            <w:pPr>
              <w:spacing w:after="163"/>
              <w:jc w:val="center"/>
              <w:rPr>
                <w:b/>
                <w:bCs/>
              </w:rPr>
            </w:pPr>
          </w:p>
        </w:tc>
      </w:tr>
    </w:tbl>
    <w:p w14:paraId="575F936F" w14:textId="77777777" w:rsidR="00F54B80" w:rsidRDefault="00F54B80">
      <w:pPr>
        <w:spacing w:after="163"/>
        <w:jc w:val="center"/>
        <w:rPr>
          <w:b/>
          <w:bCs/>
        </w:rPr>
      </w:pPr>
    </w:p>
    <w:p w14:paraId="08A7F12E" w14:textId="77777777" w:rsidR="00F54B80" w:rsidRDefault="00F54B80">
      <w:pPr>
        <w:spacing w:after="163"/>
      </w:pPr>
    </w:p>
    <w:p w14:paraId="2DDC1BBF" w14:textId="77777777" w:rsidR="00F54B80" w:rsidRDefault="00F54B80">
      <w:pPr>
        <w:spacing w:after="163"/>
        <w:sectPr w:rsidR="00F54B80">
          <w:headerReference w:type="even" r:id="rId12"/>
          <w:headerReference w:type="default" r:id="rId13"/>
          <w:footerReference w:type="even" r:id="rId14"/>
          <w:footerReference w:type="default" r:id="rId15"/>
          <w:headerReference w:type="first" r:id="rId16"/>
          <w:footerReference w:type="first" r:id="rId17"/>
          <w:pgSz w:w="11906" w:h="16838"/>
          <w:pgMar w:top="1440" w:right="1797" w:bottom="1440" w:left="1797" w:header="851" w:footer="992" w:gutter="0"/>
          <w:cols w:space="425"/>
          <w:titlePg/>
          <w:docGrid w:type="linesAndChars" w:linePitch="326"/>
        </w:sectPr>
      </w:pPr>
    </w:p>
    <w:p w14:paraId="70214467" w14:textId="77777777" w:rsidR="00F54B80" w:rsidRDefault="00000000">
      <w:pPr>
        <w:pStyle w:val="1"/>
        <w:numPr>
          <w:ilvl w:val="0"/>
          <w:numId w:val="0"/>
        </w:numPr>
        <w:spacing w:before="326" w:after="326"/>
        <w:rPr>
          <w:rFonts w:hint="eastAsia"/>
          <w:b w:val="0"/>
          <w:bCs/>
          <w:szCs w:val="32"/>
        </w:rPr>
      </w:pPr>
      <w:bookmarkStart w:id="0" w:name="_Toc226059633"/>
      <w:r>
        <w:rPr>
          <w:rFonts w:hint="eastAsia"/>
          <w:b w:val="0"/>
          <w:bCs/>
          <w:szCs w:val="32"/>
        </w:rPr>
        <w:lastRenderedPageBreak/>
        <w:t>摘</w:t>
      </w:r>
      <w:r>
        <w:rPr>
          <w:rFonts w:hint="eastAsia"/>
          <w:b w:val="0"/>
          <w:bCs/>
          <w:szCs w:val="32"/>
        </w:rPr>
        <w:t xml:space="preserve">  </w:t>
      </w:r>
      <w:r>
        <w:rPr>
          <w:rFonts w:hint="eastAsia"/>
          <w:b w:val="0"/>
          <w:bCs/>
          <w:szCs w:val="32"/>
        </w:rPr>
        <w:t>要</w:t>
      </w:r>
      <w:bookmarkEnd w:id="0"/>
    </w:p>
    <w:p w14:paraId="400B1E45" w14:textId="77777777" w:rsidR="00F54B80" w:rsidRDefault="00000000">
      <w:pPr>
        <w:pStyle w:val="altz"/>
        <w:ind w:firstLine="480"/>
        <w:rPr>
          <w:szCs w:val="24"/>
        </w:rPr>
      </w:pPr>
      <w:r>
        <w:rPr>
          <w:rFonts w:hint="eastAsia"/>
        </w:rPr>
        <w:cr/>
      </w:r>
    </w:p>
    <w:p w14:paraId="0595266B" w14:textId="77777777" w:rsidR="00F54B80" w:rsidRDefault="00000000">
      <w:pPr>
        <w:spacing w:after="163" w:line="400" w:lineRule="exact"/>
        <w:rPr>
          <w:b/>
          <w:bCs/>
        </w:rPr>
      </w:pPr>
      <w:r>
        <w:rPr>
          <w:rFonts w:hint="eastAsia"/>
          <w:b/>
          <w:bCs/>
          <w:szCs w:val="24"/>
        </w:rPr>
        <w:t>关键词：</w:t>
      </w:r>
      <w:r>
        <w:rPr>
          <w:b/>
          <w:bCs/>
        </w:rPr>
        <w:t xml:space="preserve"> </w:t>
      </w:r>
    </w:p>
    <w:p w14:paraId="45EF992F" w14:textId="77777777" w:rsidR="00F54B80" w:rsidRDefault="00F54B80">
      <w:pPr>
        <w:spacing w:after="163"/>
        <w:rPr>
          <w:b/>
          <w:bCs/>
        </w:rPr>
      </w:pPr>
    </w:p>
    <w:p w14:paraId="13D47066" w14:textId="77777777" w:rsidR="00F54B80" w:rsidRDefault="00F54B80">
      <w:pPr>
        <w:spacing w:after="163"/>
        <w:rPr>
          <w:b/>
          <w:bCs/>
        </w:rPr>
        <w:sectPr w:rsidR="00F54B80">
          <w:headerReference w:type="default" r:id="rId18"/>
          <w:footerReference w:type="default" r:id="rId19"/>
          <w:pgSz w:w="11906" w:h="16838"/>
          <w:pgMar w:top="1440" w:right="1797" w:bottom="1440" w:left="1797" w:header="851" w:footer="567" w:gutter="0"/>
          <w:pgNumType w:fmt="upperRoman" w:start="1"/>
          <w:cols w:space="425"/>
          <w:docGrid w:type="linesAndChars" w:linePitch="326"/>
        </w:sectPr>
      </w:pPr>
    </w:p>
    <w:p w14:paraId="57E8C81A" w14:textId="77777777" w:rsidR="00F54B80" w:rsidRDefault="00000000">
      <w:pPr>
        <w:pStyle w:val="1"/>
        <w:numPr>
          <w:ilvl w:val="0"/>
          <w:numId w:val="0"/>
        </w:numPr>
        <w:spacing w:before="326" w:after="326"/>
        <w:rPr>
          <w:rFonts w:ascii="Times New Roman" w:hAnsi="Times New Roman" w:cs="Times New Roman"/>
          <w:szCs w:val="32"/>
        </w:rPr>
      </w:pPr>
      <w:bookmarkStart w:id="1" w:name="_Toc226059634"/>
      <w:r>
        <w:rPr>
          <w:rFonts w:ascii="Times New Roman" w:hAnsi="Times New Roman" w:cs="Times New Roman"/>
          <w:szCs w:val="32"/>
        </w:rPr>
        <w:lastRenderedPageBreak/>
        <w:t>Abstract</w:t>
      </w:r>
      <w:bookmarkEnd w:id="1"/>
    </w:p>
    <w:p w14:paraId="1EE97986" w14:textId="77777777" w:rsidR="00F54B80" w:rsidRDefault="00F54B80">
      <w:pPr>
        <w:wordWrap/>
        <w:snapToGrid w:val="0"/>
        <w:spacing w:afterLines="0" w:after="0" w:line="400" w:lineRule="exact"/>
        <w:ind w:firstLineChars="200" w:firstLine="480"/>
        <w:rPr>
          <w:rFonts w:cs="Times New Roman"/>
          <w:szCs w:val="24"/>
        </w:rPr>
      </w:pPr>
    </w:p>
    <w:p w14:paraId="7DE7BC7A" w14:textId="77777777" w:rsidR="00F54B80" w:rsidRDefault="00F54B80">
      <w:pPr>
        <w:wordWrap/>
        <w:snapToGrid w:val="0"/>
        <w:spacing w:after="163"/>
        <w:rPr>
          <w:rFonts w:cs="Times New Roman"/>
          <w:szCs w:val="24"/>
        </w:rPr>
      </w:pPr>
    </w:p>
    <w:p w14:paraId="3E369A5E" w14:textId="77777777" w:rsidR="00F54B80" w:rsidRDefault="00000000">
      <w:pPr>
        <w:snapToGrid w:val="0"/>
        <w:spacing w:after="163" w:line="400" w:lineRule="exact"/>
        <w:rPr>
          <w:rFonts w:cs="Times New Roman"/>
          <w:szCs w:val="24"/>
        </w:rPr>
      </w:pPr>
      <w:r>
        <w:rPr>
          <w:rFonts w:cs="Times New Roman"/>
          <w:b/>
          <w:bCs/>
          <w:szCs w:val="24"/>
        </w:rPr>
        <w:t>Keywords:</w:t>
      </w:r>
      <w:r>
        <w:rPr>
          <w:rFonts w:cs="Times New Roman"/>
          <w:szCs w:val="24"/>
        </w:rPr>
        <w:t xml:space="preserve"> </w:t>
      </w:r>
    </w:p>
    <w:p w14:paraId="4FCCE057" w14:textId="77777777" w:rsidR="00F54B80" w:rsidRDefault="00F54B80">
      <w:pPr>
        <w:snapToGrid w:val="0"/>
        <w:spacing w:after="163"/>
        <w:rPr>
          <w:rFonts w:cs="Times New Roman"/>
          <w:szCs w:val="24"/>
        </w:rPr>
      </w:pPr>
    </w:p>
    <w:p w14:paraId="01C73B6E" w14:textId="77777777" w:rsidR="00F54B80" w:rsidRDefault="00F54B80">
      <w:pPr>
        <w:widowControl/>
        <w:wordWrap/>
        <w:spacing w:afterLines="0" w:after="0"/>
        <w:jc w:val="left"/>
        <w:rPr>
          <w:b/>
          <w:bCs/>
        </w:rPr>
        <w:sectPr w:rsidR="00F54B80">
          <w:headerReference w:type="default" r:id="rId20"/>
          <w:pgSz w:w="11906" w:h="16838"/>
          <w:pgMar w:top="1440" w:right="1797" w:bottom="1440" w:left="1797" w:header="851" w:footer="567" w:gutter="0"/>
          <w:pgNumType w:fmt="upperRoman"/>
          <w:cols w:space="425"/>
          <w:docGrid w:type="linesAndChars" w:linePitch="326"/>
        </w:sectPr>
      </w:pPr>
    </w:p>
    <w:sdt>
      <w:sdtPr>
        <w:rPr>
          <w:rFonts w:asciiTheme="minorHAnsi" w:eastAsia="宋体" w:hAnsiTheme="minorHAnsi" w:cstheme="minorBidi"/>
          <w:b w:val="0"/>
          <w:color w:val="auto"/>
          <w:kern w:val="2"/>
          <w:sz w:val="24"/>
          <w:szCs w:val="22"/>
          <w:lang w:val="zh-CN"/>
        </w:rPr>
        <w:id w:val="-2144343544"/>
        <w:docPartObj>
          <w:docPartGallery w:val="Table of Contents"/>
          <w:docPartUnique/>
        </w:docPartObj>
      </w:sdtPr>
      <w:sdtEndPr>
        <w:rPr>
          <w:rFonts w:ascii="Times New Roman" w:hAnsi="Times New Roman"/>
          <w:bCs/>
        </w:rPr>
      </w:sdtEndPr>
      <w:sdtContent>
        <w:p w14:paraId="533FABEC" w14:textId="77777777" w:rsidR="00F54B80" w:rsidRDefault="00000000">
          <w:pPr>
            <w:pStyle w:val="TOC10"/>
            <w:spacing w:before="326" w:afterLines="100" w:after="326" w:line="400" w:lineRule="exact"/>
            <w:jc w:val="center"/>
            <w:rPr>
              <w:rFonts w:ascii="黑体" w:eastAsia="黑体" w:hAnsi="黑体" w:hint="eastAsia"/>
              <w:b w:val="0"/>
              <w:bCs/>
              <w:color w:val="000000" w:themeColor="text1"/>
            </w:rPr>
          </w:pPr>
          <w:r>
            <w:rPr>
              <w:rFonts w:ascii="黑体" w:eastAsia="黑体" w:hAnsi="黑体"/>
              <w:bCs/>
              <w:color w:val="000000" w:themeColor="text1"/>
              <w:lang w:val="zh-CN"/>
            </w:rPr>
            <w:t>目</w:t>
          </w:r>
          <w:r>
            <w:rPr>
              <w:rFonts w:ascii="黑体" w:eastAsia="黑体" w:hAnsi="黑体" w:hint="eastAsia"/>
              <w:b w:val="0"/>
              <w:bCs/>
              <w:color w:val="000000" w:themeColor="text1"/>
              <w:lang w:val="zh-CN"/>
            </w:rPr>
            <w:t xml:space="preserve"> </w:t>
          </w:r>
          <w:r>
            <w:rPr>
              <w:rFonts w:ascii="黑体" w:eastAsia="黑体" w:hAnsi="黑体" w:hint="eastAsia"/>
              <w:bCs/>
              <w:color w:val="000000" w:themeColor="text1"/>
              <w:lang w:val="zh-CN"/>
            </w:rPr>
            <w:t xml:space="preserve"> </w:t>
          </w:r>
          <w:r>
            <w:rPr>
              <w:rFonts w:ascii="黑体" w:eastAsia="黑体" w:hAnsi="黑体"/>
              <w:bCs/>
              <w:color w:val="000000" w:themeColor="text1"/>
              <w:lang w:val="zh-CN"/>
            </w:rPr>
            <w:t>录</w:t>
          </w:r>
        </w:p>
        <w:p w14:paraId="11BEFEAB" w14:textId="77777777" w:rsidR="00F54B80" w:rsidRDefault="00000000">
          <w:pPr>
            <w:pStyle w:val="TOC1"/>
            <w:rPr>
              <w:rFonts w:asciiTheme="minorHAnsi" w:eastAsiaTheme="minorEastAsia" w:hAnsiTheme="minorHAnsi" w:hint="eastAsia"/>
              <w:sz w:val="22"/>
              <w:szCs w:val="24"/>
              <w14:ligatures w14:val="standardContextual"/>
            </w:rPr>
          </w:pPr>
          <w:r>
            <w:fldChar w:fldCharType="begin"/>
          </w:r>
          <w:r>
            <w:instrText xml:space="preserve"> TOC \o "1-3" \h \z \u </w:instrText>
          </w:r>
          <w:r>
            <w:fldChar w:fldCharType="separate"/>
          </w:r>
          <w:hyperlink w:anchor="_Toc226059633" w:history="1">
            <w:r w:rsidR="00F54B80">
              <w:rPr>
                <w:rStyle w:val="afa"/>
                <w:rFonts w:hint="eastAsia"/>
                <w:bCs/>
              </w:rPr>
              <w:t>摘</w:t>
            </w:r>
            <w:r w:rsidR="00F54B80">
              <w:rPr>
                <w:rStyle w:val="afa"/>
                <w:rFonts w:hint="eastAsia"/>
                <w:bCs/>
              </w:rPr>
              <w:t xml:space="preserve">  </w:t>
            </w:r>
            <w:r w:rsidR="00F54B80">
              <w:rPr>
                <w:rStyle w:val="afa"/>
                <w:rFonts w:hint="eastAsia"/>
                <w:bCs/>
              </w:rPr>
              <w:t>要</w:t>
            </w:r>
            <w:r w:rsidR="00F54B80">
              <w:rPr>
                <w:rFonts w:hint="eastAsia"/>
              </w:rPr>
              <w:tab/>
            </w:r>
            <w:r w:rsidR="00F54B80">
              <w:rPr>
                <w:rFonts w:hint="eastAsia"/>
              </w:rPr>
              <w:fldChar w:fldCharType="begin"/>
            </w:r>
            <w:r w:rsidR="00F54B80">
              <w:rPr>
                <w:rFonts w:hint="eastAsia"/>
              </w:rPr>
              <w:instrText xml:space="preserve"> </w:instrText>
            </w:r>
            <w:r w:rsidR="00F54B80">
              <w:instrText>PAGEREF _Toc226059633 \h</w:instrText>
            </w:r>
            <w:r w:rsidR="00F54B80">
              <w:rPr>
                <w:rFonts w:hint="eastAsia"/>
              </w:rPr>
              <w:instrText xml:space="preserve"> </w:instrText>
            </w:r>
            <w:r w:rsidR="00F54B80">
              <w:rPr>
                <w:rFonts w:hint="eastAsia"/>
              </w:rPr>
            </w:r>
            <w:r w:rsidR="00F54B80">
              <w:rPr>
                <w:rFonts w:hint="eastAsia"/>
              </w:rPr>
              <w:fldChar w:fldCharType="separate"/>
            </w:r>
            <w:r w:rsidR="00F54B80">
              <w:t>I</w:t>
            </w:r>
            <w:r w:rsidR="00F54B80">
              <w:rPr>
                <w:rFonts w:hint="eastAsia"/>
              </w:rPr>
              <w:fldChar w:fldCharType="end"/>
            </w:r>
          </w:hyperlink>
        </w:p>
        <w:p w14:paraId="673C9300" w14:textId="77777777" w:rsidR="00F54B80" w:rsidRDefault="00F54B80">
          <w:pPr>
            <w:pStyle w:val="TOC1"/>
            <w:rPr>
              <w:rFonts w:asciiTheme="minorHAnsi" w:eastAsiaTheme="minorEastAsia" w:hAnsiTheme="minorHAnsi" w:hint="eastAsia"/>
              <w:sz w:val="22"/>
              <w:szCs w:val="24"/>
              <w14:ligatures w14:val="standardContextual"/>
            </w:rPr>
          </w:pPr>
          <w:hyperlink w:anchor="_Toc226059634" w:history="1">
            <w:r>
              <w:rPr>
                <w:rStyle w:val="afa"/>
                <w:rFonts w:cs="Times New Roman" w:hint="eastAsia"/>
              </w:rPr>
              <w:t>Abstract</w:t>
            </w:r>
            <w:r>
              <w:rPr>
                <w:rFonts w:hint="eastAsia"/>
              </w:rPr>
              <w:tab/>
            </w:r>
            <w:r>
              <w:rPr>
                <w:rFonts w:hint="eastAsia"/>
              </w:rPr>
              <w:fldChar w:fldCharType="begin"/>
            </w:r>
            <w:r>
              <w:rPr>
                <w:rFonts w:hint="eastAsia"/>
              </w:rPr>
              <w:instrText xml:space="preserve"> </w:instrText>
            </w:r>
            <w:r>
              <w:instrText>PAGEREF _Toc226059634 \h</w:instrText>
            </w:r>
            <w:r>
              <w:rPr>
                <w:rFonts w:hint="eastAsia"/>
              </w:rPr>
              <w:instrText xml:space="preserve"> </w:instrText>
            </w:r>
            <w:r>
              <w:rPr>
                <w:rFonts w:hint="eastAsia"/>
              </w:rPr>
            </w:r>
            <w:r>
              <w:rPr>
                <w:rFonts w:hint="eastAsia"/>
              </w:rPr>
              <w:fldChar w:fldCharType="separate"/>
            </w:r>
            <w:r>
              <w:t>II</w:t>
            </w:r>
            <w:r>
              <w:rPr>
                <w:rFonts w:hint="eastAsia"/>
              </w:rPr>
              <w:fldChar w:fldCharType="end"/>
            </w:r>
          </w:hyperlink>
        </w:p>
        <w:p w14:paraId="19E05FA3" w14:textId="77777777" w:rsidR="00F54B80" w:rsidRDefault="00F54B80">
          <w:pPr>
            <w:pStyle w:val="TOC1"/>
            <w:rPr>
              <w:rFonts w:asciiTheme="minorHAnsi" w:eastAsiaTheme="minorEastAsia" w:hAnsiTheme="minorHAnsi" w:hint="eastAsia"/>
              <w:sz w:val="22"/>
              <w:szCs w:val="24"/>
              <w14:ligatures w14:val="standardContextual"/>
            </w:rPr>
          </w:pPr>
          <w:hyperlink w:anchor="_Toc226059635" w:history="1">
            <w:r>
              <w:rPr>
                <w:rStyle w:val="afa"/>
                <w:rFonts w:hint="eastAsia"/>
              </w:rPr>
              <w:t>第</w:t>
            </w:r>
            <w:r>
              <w:rPr>
                <w:rStyle w:val="afa"/>
                <w:rFonts w:hint="eastAsia"/>
              </w:rPr>
              <w:t>1</w:t>
            </w:r>
            <w:r>
              <w:rPr>
                <w:rStyle w:val="afa"/>
                <w:rFonts w:hint="eastAsia"/>
              </w:rPr>
              <w:t>章</w:t>
            </w:r>
            <w:r>
              <w:rPr>
                <w:rStyle w:val="afa"/>
                <w:rFonts w:hint="eastAsia"/>
              </w:rPr>
              <w:t xml:space="preserve"> </w:t>
            </w:r>
            <w:r>
              <w:rPr>
                <w:rStyle w:val="afa"/>
                <w:rFonts w:hint="eastAsia"/>
              </w:rPr>
              <w:t>绪论</w:t>
            </w:r>
            <w:r>
              <w:rPr>
                <w:rFonts w:hint="eastAsia"/>
              </w:rPr>
              <w:tab/>
            </w:r>
            <w:r>
              <w:rPr>
                <w:rFonts w:hint="eastAsia"/>
              </w:rPr>
              <w:fldChar w:fldCharType="begin"/>
            </w:r>
            <w:r>
              <w:rPr>
                <w:rFonts w:hint="eastAsia"/>
              </w:rPr>
              <w:instrText xml:space="preserve"> </w:instrText>
            </w:r>
            <w:r>
              <w:instrText>PAGEREF _Toc226059635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4FC1B4A0" w14:textId="77777777" w:rsidR="00F54B80" w:rsidRDefault="00F54B80">
          <w:pPr>
            <w:pStyle w:val="TOC2"/>
            <w:rPr>
              <w:rFonts w:asciiTheme="minorHAnsi" w:eastAsiaTheme="minorEastAsia" w:hAnsiTheme="minorHAnsi" w:hint="eastAsia"/>
              <w:sz w:val="22"/>
              <w:szCs w:val="24"/>
              <w14:ligatures w14:val="standardContextual"/>
            </w:rPr>
          </w:pPr>
          <w:hyperlink w:anchor="_Toc226059636" w:history="1">
            <w:r>
              <w:rPr>
                <w:rStyle w:val="afa"/>
                <w:rFonts w:hint="eastAsia"/>
              </w:rPr>
              <w:t xml:space="preserve">1.1 </w:t>
            </w:r>
            <w:r>
              <w:rPr>
                <w:rStyle w:val="afa"/>
                <w:rFonts w:hint="eastAsia"/>
              </w:rPr>
              <w:t>研究背景</w:t>
            </w:r>
            <w:r>
              <w:rPr>
                <w:rFonts w:hint="eastAsia"/>
              </w:rPr>
              <w:tab/>
            </w:r>
            <w:r>
              <w:rPr>
                <w:rFonts w:hint="eastAsia"/>
              </w:rPr>
              <w:fldChar w:fldCharType="begin"/>
            </w:r>
            <w:r>
              <w:rPr>
                <w:rFonts w:hint="eastAsia"/>
              </w:rPr>
              <w:instrText xml:space="preserve"> </w:instrText>
            </w:r>
            <w:r>
              <w:instrText>PAGEREF _Toc226059636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553B31BE" w14:textId="77777777" w:rsidR="00F54B80" w:rsidRDefault="00F54B80">
          <w:pPr>
            <w:pStyle w:val="TOC2"/>
            <w:rPr>
              <w:rFonts w:asciiTheme="minorHAnsi" w:eastAsiaTheme="minorEastAsia" w:hAnsiTheme="minorHAnsi" w:hint="eastAsia"/>
              <w:sz w:val="22"/>
              <w:szCs w:val="24"/>
              <w14:ligatures w14:val="standardContextual"/>
            </w:rPr>
          </w:pPr>
          <w:hyperlink w:anchor="_Toc226059637" w:history="1">
            <w:r>
              <w:rPr>
                <w:rStyle w:val="afa"/>
                <w:rFonts w:hint="eastAsia"/>
              </w:rPr>
              <w:t xml:space="preserve">1.2 </w:t>
            </w:r>
            <w:r>
              <w:rPr>
                <w:rStyle w:val="afa"/>
                <w:rFonts w:hint="eastAsia"/>
              </w:rPr>
              <w:t>研究意义</w:t>
            </w:r>
            <w:r>
              <w:rPr>
                <w:rFonts w:hint="eastAsia"/>
              </w:rPr>
              <w:tab/>
            </w:r>
            <w:r>
              <w:rPr>
                <w:rFonts w:hint="eastAsia"/>
              </w:rPr>
              <w:fldChar w:fldCharType="begin"/>
            </w:r>
            <w:r>
              <w:rPr>
                <w:rFonts w:hint="eastAsia"/>
              </w:rPr>
              <w:instrText xml:space="preserve"> </w:instrText>
            </w:r>
            <w:r>
              <w:instrText>PAGEREF _Toc226059637 \h</w:instrText>
            </w:r>
            <w:r>
              <w:rPr>
                <w:rFonts w:hint="eastAsia"/>
              </w:rPr>
              <w:instrText xml:space="preserve"> </w:instrText>
            </w:r>
            <w:r>
              <w:rPr>
                <w:rFonts w:hint="eastAsia"/>
              </w:rPr>
            </w:r>
            <w:r>
              <w:rPr>
                <w:rFonts w:hint="eastAsia"/>
              </w:rPr>
              <w:fldChar w:fldCharType="separate"/>
            </w:r>
            <w:r>
              <w:t>2</w:t>
            </w:r>
            <w:r>
              <w:rPr>
                <w:rFonts w:hint="eastAsia"/>
              </w:rPr>
              <w:fldChar w:fldCharType="end"/>
            </w:r>
          </w:hyperlink>
        </w:p>
        <w:p w14:paraId="5AF03B23" w14:textId="77777777" w:rsidR="00F54B80" w:rsidRDefault="00F54B80">
          <w:pPr>
            <w:pStyle w:val="TOC3"/>
            <w:rPr>
              <w:rFonts w:asciiTheme="minorHAnsi" w:eastAsiaTheme="minorEastAsia" w:hAnsiTheme="minorHAnsi" w:hint="eastAsia"/>
              <w:sz w:val="22"/>
              <w:szCs w:val="24"/>
              <w14:ligatures w14:val="standardContextual"/>
            </w:rPr>
          </w:pPr>
          <w:hyperlink w:anchor="_Toc226059638" w:history="1">
            <w:r>
              <w:rPr>
                <w:rStyle w:val="afa"/>
                <w:rFonts w:hint="eastAsia"/>
              </w:rPr>
              <w:t xml:space="preserve">1.2.1 </w:t>
            </w:r>
            <w:r>
              <w:rPr>
                <w:rStyle w:val="afa"/>
                <w:rFonts w:hint="eastAsia"/>
              </w:rPr>
              <w:t>理论意义</w:t>
            </w:r>
            <w:r>
              <w:rPr>
                <w:rFonts w:hint="eastAsia"/>
              </w:rPr>
              <w:tab/>
            </w:r>
            <w:r>
              <w:rPr>
                <w:rFonts w:hint="eastAsia"/>
              </w:rPr>
              <w:fldChar w:fldCharType="begin"/>
            </w:r>
            <w:r>
              <w:rPr>
                <w:rFonts w:hint="eastAsia"/>
              </w:rPr>
              <w:instrText xml:space="preserve"> </w:instrText>
            </w:r>
            <w:r>
              <w:instrText>PAGEREF _Toc226059638 \h</w:instrText>
            </w:r>
            <w:r>
              <w:rPr>
                <w:rFonts w:hint="eastAsia"/>
              </w:rPr>
              <w:instrText xml:space="preserve"> </w:instrText>
            </w:r>
            <w:r>
              <w:rPr>
                <w:rFonts w:hint="eastAsia"/>
              </w:rPr>
            </w:r>
            <w:r>
              <w:rPr>
                <w:rFonts w:hint="eastAsia"/>
              </w:rPr>
              <w:fldChar w:fldCharType="separate"/>
            </w:r>
            <w:r>
              <w:t>2</w:t>
            </w:r>
            <w:r>
              <w:rPr>
                <w:rFonts w:hint="eastAsia"/>
              </w:rPr>
              <w:fldChar w:fldCharType="end"/>
            </w:r>
          </w:hyperlink>
        </w:p>
        <w:p w14:paraId="4D1983E2" w14:textId="77777777" w:rsidR="00F54B80" w:rsidRDefault="00F54B80">
          <w:pPr>
            <w:pStyle w:val="TOC3"/>
            <w:rPr>
              <w:rFonts w:asciiTheme="minorHAnsi" w:eastAsiaTheme="minorEastAsia" w:hAnsiTheme="minorHAnsi" w:hint="eastAsia"/>
              <w:sz w:val="22"/>
              <w:szCs w:val="24"/>
              <w14:ligatures w14:val="standardContextual"/>
            </w:rPr>
          </w:pPr>
          <w:hyperlink w:anchor="_Toc226059639" w:history="1">
            <w:r>
              <w:rPr>
                <w:rStyle w:val="afa"/>
                <w:rFonts w:hint="eastAsia"/>
              </w:rPr>
              <w:t xml:space="preserve">1.2.2 </w:t>
            </w:r>
            <w:r>
              <w:rPr>
                <w:rStyle w:val="afa"/>
                <w:rFonts w:hint="eastAsia"/>
              </w:rPr>
              <w:t>实践意义</w:t>
            </w:r>
            <w:r>
              <w:rPr>
                <w:rFonts w:hint="eastAsia"/>
              </w:rPr>
              <w:tab/>
            </w:r>
            <w:r>
              <w:rPr>
                <w:rFonts w:hint="eastAsia"/>
              </w:rPr>
              <w:fldChar w:fldCharType="begin"/>
            </w:r>
            <w:r>
              <w:rPr>
                <w:rFonts w:hint="eastAsia"/>
              </w:rPr>
              <w:instrText xml:space="preserve"> </w:instrText>
            </w:r>
            <w:r>
              <w:instrText>PAGEREF _Toc226059639 \h</w:instrText>
            </w:r>
            <w:r>
              <w:rPr>
                <w:rFonts w:hint="eastAsia"/>
              </w:rPr>
              <w:instrText xml:space="preserve"> </w:instrText>
            </w:r>
            <w:r>
              <w:rPr>
                <w:rFonts w:hint="eastAsia"/>
              </w:rPr>
            </w:r>
            <w:r>
              <w:rPr>
                <w:rFonts w:hint="eastAsia"/>
              </w:rPr>
              <w:fldChar w:fldCharType="separate"/>
            </w:r>
            <w:r>
              <w:t>2</w:t>
            </w:r>
            <w:r>
              <w:rPr>
                <w:rFonts w:hint="eastAsia"/>
              </w:rPr>
              <w:fldChar w:fldCharType="end"/>
            </w:r>
          </w:hyperlink>
        </w:p>
        <w:p w14:paraId="66E54A98" w14:textId="77777777" w:rsidR="00F54B80" w:rsidRDefault="00F54B80">
          <w:pPr>
            <w:pStyle w:val="TOC2"/>
            <w:rPr>
              <w:rFonts w:asciiTheme="minorHAnsi" w:eastAsiaTheme="minorEastAsia" w:hAnsiTheme="minorHAnsi" w:hint="eastAsia"/>
              <w:sz w:val="22"/>
              <w:szCs w:val="24"/>
              <w14:ligatures w14:val="standardContextual"/>
            </w:rPr>
          </w:pPr>
          <w:hyperlink w:anchor="_Toc226059640" w:history="1">
            <w:r>
              <w:rPr>
                <w:rStyle w:val="afa"/>
                <w:rFonts w:hint="eastAsia"/>
              </w:rPr>
              <w:t xml:space="preserve">1.3 </w:t>
            </w:r>
            <w:r>
              <w:rPr>
                <w:rStyle w:val="afa"/>
                <w:rFonts w:hint="eastAsia"/>
              </w:rPr>
              <w:t>国内外研究现状</w:t>
            </w:r>
            <w:r>
              <w:rPr>
                <w:rFonts w:hint="eastAsia"/>
              </w:rPr>
              <w:tab/>
            </w:r>
            <w:r>
              <w:rPr>
                <w:rFonts w:hint="eastAsia"/>
              </w:rPr>
              <w:fldChar w:fldCharType="begin"/>
            </w:r>
            <w:r>
              <w:rPr>
                <w:rFonts w:hint="eastAsia"/>
              </w:rPr>
              <w:instrText xml:space="preserve"> </w:instrText>
            </w:r>
            <w:r>
              <w:instrText>PAGEREF _Toc226059640 \h</w:instrText>
            </w:r>
            <w:r>
              <w:rPr>
                <w:rFonts w:hint="eastAsia"/>
              </w:rPr>
              <w:instrText xml:space="preserve"> </w:instrText>
            </w:r>
            <w:r>
              <w:rPr>
                <w:rFonts w:hint="eastAsia"/>
              </w:rPr>
            </w:r>
            <w:r>
              <w:rPr>
                <w:rFonts w:hint="eastAsia"/>
              </w:rPr>
              <w:fldChar w:fldCharType="separate"/>
            </w:r>
            <w:r>
              <w:t>3</w:t>
            </w:r>
            <w:r>
              <w:rPr>
                <w:rFonts w:hint="eastAsia"/>
              </w:rPr>
              <w:fldChar w:fldCharType="end"/>
            </w:r>
          </w:hyperlink>
        </w:p>
        <w:p w14:paraId="056B8CBA" w14:textId="77777777" w:rsidR="00F54B80" w:rsidRDefault="00F54B80">
          <w:pPr>
            <w:pStyle w:val="TOC3"/>
            <w:rPr>
              <w:rFonts w:asciiTheme="minorHAnsi" w:eastAsiaTheme="minorEastAsia" w:hAnsiTheme="minorHAnsi" w:hint="eastAsia"/>
              <w:sz w:val="22"/>
              <w:szCs w:val="24"/>
              <w14:ligatures w14:val="standardContextual"/>
            </w:rPr>
          </w:pPr>
          <w:hyperlink w:anchor="_Toc226059641" w:history="1">
            <w:r>
              <w:rPr>
                <w:rStyle w:val="afa"/>
                <w:rFonts w:hint="eastAsia"/>
              </w:rPr>
              <w:t xml:space="preserve">1.3.1 </w:t>
            </w:r>
            <w:r>
              <w:rPr>
                <w:rStyle w:val="afa"/>
                <w:rFonts w:hint="eastAsia"/>
              </w:rPr>
              <w:t>青少年生殖健康教育研究现状</w:t>
            </w:r>
            <w:r>
              <w:rPr>
                <w:rFonts w:hint="eastAsia"/>
              </w:rPr>
              <w:tab/>
            </w:r>
            <w:r>
              <w:rPr>
                <w:rFonts w:hint="eastAsia"/>
              </w:rPr>
              <w:fldChar w:fldCharType="begin"/>
            </w:r>
            <w:r>
              <w:rPr>
                <w:rFonts w:hint="eastAsia"/>
              </w:rPr>
              <w:instrText xml:space="preserve"> </w:instrText>
            </w:r>
            <w:r>
              <w:instrText>PAGEREF _Toc226059641 \h</w:instrText>
            </w:r>
            <w:r>
              <w:rPr>
                <w:rFonts w:hint="eastAsia"/>
              </w:rPr>
              <w:instrText xml:space="preserve"> </w:instrText>
            </w:r>
            <w:r>
              <w:rPr>
                <w:rFonts w:hint="eastAsia"/>
              </w:rPr>
            </w:r>
            <w:r>
              <w:rPr>
                <w:rFonts w:hint="eastAsia"/>
              </w:rPr>
              <w:fldChar w:fldCharType="separate"/>
            </w:r>
            <w:r>
              <w:t>3</w:t>
            </w:r>
            <w:r>
              <w:rPr>
                <w:rFonts w:hint="eastAsia"/>
              </w:rPr>
              <w:fldChar w:fldCharType="end"/>
            </w:r>
          </w:hyperlink>
        </w:p>
        <w:p w14:paraId="0A027771" w14:textId="77777777" w:rsidR="00F54B80" w:rsidRDefault="00F54B80">
          <w:pPr>
            <w:pStyle w:val="TOC3"/>
            <w:rPr>
              <w:rFonts w:asciiTheme="minorHAnsi" w:eastAsiaTheme="minorEastAsia" w:hAnsiTheme="minorHAnsi" w:hint="eastAsia"/>
              <w:sz w:val="22"/>
              <w:szCs w:val="24"/>
              <w14:ligatures w14:val="standardContextual"/>
            </w:rPr>
          </w:pPr>
          <w:hyperlink w:anchor="_Toc226059642" w:history="1">
            <w:r>
              <w:rPr>
                <w:rStyle w:val="afa"/>
                <w:rFonts w:hint="eastAsia"/>
              </w:rPr>
              <w:t xml:space="preserve">1.3.2 </w:t>
            </w:r>
            <w:r>
              <w:rPr>
                <w:rStyle w:val="afa"/>
                <w:rFonts w:hint="eastAsia"/>
              </w:rPr>
              <w:t>社交媒体健康传播研究现状</w:t>
            </w:r>
            <w:r>
              <w:rPr>
                <w:rFonts w:hint="eastAsia"/>
              </w:rPr>
              <w:tab/>
            </w:r>
            <w:r>
              <w:rPr>
                <w:rFonts w:hint="eastAsia"/>
              </w:rPr>
              <w:fldChar w:fldCharType="begin"/>
            </w:r>
            <w:r>
              <w:rPr>
                <w:rFonts w:hint="eastAsia"/>
              </w:rPr>
              <w:instrText xml:space="preserve"> </w:instrText>
            </w:r>
            <w:r>
              <w:instrText>PAGEREF _Toc226059642 \h</w:instrText>
            </w:r>
            <w:r>
              <w:rPr>
                <w:rFonts w:hint="eastAsia"/>
              </w:rPr>
              <w:instrText xml:space="preserve"> </w:instrText>
            </w:r>
            <w:r>
              <w:rPr>
                <w:rFonts w:hint="eastAsia"/>
              </w:rPr>
            </w:r>
            <w:r>
              <w:rPr>
                <w:rFonts w:hint="eastAsia"/>
              </w:rPr>
              <w:fldChar w:fldCharType="separate"/>
            </w:r>
            <w:r>
              <w:t>3</w:t>
            </w:r>
            <w:r>
              <w:rPr>
                <w:rFonts w:hint="eastAsia"/>
              </w:rPr>
              <w:fldChar w:fldCharType="end"/>
            </w:r>
          </w:hyperlink>
        </w:p>
        <w:p w14:paraId="1BACE28D" w14:textId="77777777" w:rsidR="00F54B80" w:rsidRDefault="00F54B80">
          <w:pPr>
            <w:pStyle w:val="TOC3"/>
            <w:rPr>
              <w:rFonts w:asciiTheme="minorHAnsi" w:eastAsiaTheme="minorEastAsia" w:hAnsiTheme="minorHAnsi" w:hint="eastAsia"/>
              <w:sz w:val="22"/>
              <w:szCs w:val="24"/>
              <w14:ligatures w14:val="standardContextual"/>
            </w:rPr>
          </w:pPr>
          <w:hyperlink w:anchor="_Toc226059643" w:history="1">
            <w:r>
              <w:rPr>
                <w:rStyle w:val="afa"/>
                <w:rFonts w:hint="eastAsia"/>
              </w:rPr>
              <w:t xml:space="preserve">1.3.3 </w:t>
            </w:r>
            <w:r>
              <w:rPr>
                <w:rStyle w:val="afa"/>
                <w:rFonts w:hint="eastAsia"/>
              </w:rPr>
              <w:t>评论文本挖掘与问题分类研究现状</w:t>
            </w:r>
            <w:r>
              <w:rPr>
                <w:rFonts w:hint="eastAsia"/>
              </w:rPr>
              <w:tab/>
            </w:r>
            <w:r>
              <w:rPr>
                <w:rFonts w:hint="eastAsia"/>
              </w:rPr>
              <w:fldChar w:fldCharType="begin"/>
            </w:r>
            <w:r>
              <w:rPr>
                <w:rFonts w:hint="eastAsia"/>
              </w:rPr>
              <w:instrText xml:space="preserve"> </w:instrText>
            </w:r>
            <w:r>
              <w:instrText>PAGEREF _Toc226059643 \h</w:instrText>
            </w:r>
            <w:r>
              <w:rPr>
                <w:rFonts w:hint="eastAsia"/>
              </w:rPr>
              <w:instrText xml:space="preserve"> </w:instrText>
            </w:r>
            <w:r>
              <w:rPr>
                <w:rFonts w:hint="eastAsia"/>
              </w:rPr>
            </w:r>
            <w:r>
              <w:rPr>
                <w:rFonts w:hint="eastAsia"/>
              </w:rPr>
              <w:fldChar w:fldCharType="separate"/>
            </w:r>
            <w:r>
              <w:t>3</w:t>
            </w:r>
            <w:r>
              <w:rPr>
                <w:rFonts w:hint="eastAsia"/>
              </w:rPr>
              <w:fldChar w:fldCharType="end"/>
            </w:r>
          </w:hyperlink>
        </w:p>
        <w:p w14:paraId="527BED0D" w14:textId="77777777" w:rsidR="00F54B80" w:rsidRDefault="00F54B80">
          <w:pPr>
            <w:pStyle w:val="TOC3"/>
            <w:rPr>
              <w:rFonts w:asciiTheme="minorHAnsi" w:eastAsiaTheme="minorEastAsia" w:hAnsiTheme="minorHAnsi" w:hint="eastAsia"/>
              <w:sz w:val="22"/>
              <w:szCs w:val="24"/>
              <w14:ligatures w14:val="standardContextual"/>
            </w:rPr>
          </w:pPr>
          <w:hyperlink w:anchor="_Toc226059644" w:history="1">
            <w:r>
              <w:rPr>
                <w:rStyle w:val="afa"/>
                <w:rFonts w:hint="eastAsia"/>
              </w:rPr>
              <w:t xml:space="preserve">1.3.4 </w:t>
            </w:r>
            <w:r>
              <w:rPr>
                <w:rStyle w:val="afa"/>
                <w:rFonts w:hint="eastAsia"/>
              </w:rPr>
              <w:t>大语言模型在医疗问答中的应用现状</w:t>
            </w:r>
            <w:r>
              <w:rPr>
                <w:rFonts w:hint="eastAsia"/>
              </w:rPr>
              <w:tab/>
            </w:r>
            <w:r>
              <w:rPr>
                <w:rFonts w:hint="eastAsia"/>
              </w:rPr>
              <w:fldChar w:fldCharType="begin"/>
            </w:r>
            <w:r>
              <w:rPr>
                <w:rFonts w:hint="eastAsia"/>
              </w:rPr>
              <w:instrText xml:space="preserve"> </w:instrText>
            </w:r>
            <w:r>
              <w:instrText>PAGEREF _Toc226059644 \h</w:instrText>
            </w:r>
            <w:r>
              <w:rPr>
                <w:rFonts w:hint="eastAsia"/>
              </w:rPr>
              <w:instrText xml:space="preserve"> </w:instrText>
            </w:r>
            <w:r>
              <w:rPr>
                <w:rFonts w:hint="eastAsia"/>
              </w:rPr>
            </w:r>
            <w:r>
              <w:rPr>
                <w:rFonts w:hint="eastAsia"/>
              </w:rPr>
              <w:fldChar w:fldCharType="separate"/>
            </w:r>
            <w:r>
              <w:t>4</w:t>
            </w:r>
            <w:r>
              <w:rPr>
                <w:rFonts w:hint="eastAsia"/>
              </w:rPr>
              <w:fldChar w:fldCharType="end"/>
            </w:r>
          </w:hyperlink>
        </w:p>
        <w:p w14:paraId="7741DD8B" w14:textId="77777777" w:rsidR="00F54B80" w:rsidRDefault="00F54B80">
          <w:pPr>
            <w:pStyle w:val="TOC3"/>
            <w:rPr>
              <w:rFonts w:asciiTheme="minorHAnsi" w:eastAsiaTheme="minorEastAsia" w:hAnsiTheme="minorHAnsi" w:hint="eastAsia"/>
              <w:sz w:val="22"/>
              <w:szCs w:val="24"/>
              <w14:ligatures w14:val="standardContextual"/>
            </w:rPr>
          </w:pPr>
          <w:hyperlink w:anchor="_Toc226059645" w:history="1">
            <w:r>
              <w:rPr>
                <w:rStyle w:val="afa"/>
                <w:rFonts w:hint="eastAsia"/>
              </w:rPr>
              <w:t xml:space="preserve">1.3.5 </w:t>
            </w:r>
            <w:r>
              <w:rPr>
                <w:rStyle w:val="afa"/>
                <w:rFonts w:hint="eastAsia"/>
              </w:rPr>
              <w:t>现有研究不足</w:t>
            </w:r>
            <w:r>
              <w:rPr>
                <w:rFonts w:hint="eastAsia"/>
              </w:rPr>
              <w:tab/>
            </w:r>
            <w:r>
              <w:rPr>
                <w:rFonts w:hint="eastAsia"/>
              </w:rPr>
              <w:fldChar w:fldCharType="begin"/>
            </w:r>
            <w:r>
              <w:rPr>
                <w:rFonts w:hint="eastAsia"/>
              </w:rPr>
              <w:instrText xml:space="preserve"> </w:instrText>
            </w:r>
            <w:r>
              <w:instrText>PAGEREF _Toc226059645 \h</w:instrText>
            </w:r>
            <w:r>
              <w:rPr>
                <w:rFonts w:hint="eastAsia"/>
              </w:rPr>
              <w:instrText xml:space="preserve"> </w:instrText>
            </w:r>
            <w:r>
              <w:rPr>
                <w:rFonts w:hint="eastAsia"/>
              </w:rPr>
            </w:r>
            <w:r>
              <w:rPr>
                <w:rFonts w:hint="eastAsia"/>
              </w:rPr>
              <w:fldChar w:fldCharType="separate"/>
            </w:r>
            <w:r>
              <w:t>4</w:t>
            </w:r>
            <w:r>
              <w:rPr>
                <w:rFonts w:hint="eastAsia"/>
              </w:rPr>
              <w:fldChar w:fldCharType="end"/>
            </w:r>
          </w:hyperlink>
        </w:p>
        <w:p w14:paraId="34DD04D3" w14:textId="77777777" w:rsidR="00F54B80" w:rsidRDefault="00F54B80">
          <w:pPr>
            <w:pStyle w:val="TOC2"/>
            <w:rPr>
              <w:rFonts w:asciiTheme="minorHAnsi" w:eastAsiaTheme="minorEastAsia" w:hAnsiTheme="minorHAnsi" w:hint="eastAsia"/>
              <w:sz w:val="22"/>
              <w:szCs w:val="24"/>
              <w14:ligatures w14:val="standardContextual"/>
            </w:rPr>
          </w:pPr>
          <w:hyperlink w:anchor="_Toc226059646" w:history="1">
            <w:r>
              <w:rPr>
                <w:rStyle w:val="afa"/>
                <w:rFonts w:hint="eastAsia"/>
              </w:rPr>
              <w:t xml:space="preserve">1.4 </w:t>
            </w:r>
            <w:r>
              <w:rPr>
                <w:rStyle w:val="afa"/>
                <w:rFonts w:hint="eastAsia"/>
              </w:rPr>
              <w:t>研究目标与研究内容</w:t>
            </w:r>
            <w:r>
              <w:rPr>
                <w:rFonts w:hint="eastAsia"/>
              </w:rPr>
              <w:tab/>
            </w:r>
            <w:r>
              <w:rPr>
                <w:rFonts w:hint="eastAsia"/>
              </w:rPr>
              <w:fldChar w:fldCharType="begin"/>
            </w:r>
            <w:r>
              <w:rPr>
                <w:rFonts w:hint="eastAsia"/>
              </w:rPr>
              <w:instrText xml:space="preserve"> </w:instrText>
            </w:r>
            <w:r>
              <w:instrText>PAGEREF _Toc226059646 \h</w:instrText>
            </w:r>
            <w:r>
              <w:rPr>
                <w:rFonts w:hint="eastAsia"/>
              </w:rPr>
              <w:instrText xml:space="preserve"> </w:instrText>
            </w:r>
            <w:r>
              <w:rPr>
                <w:rFonts w:hint="eastAsia"/>
              </w:rPr>
            </w:r>
            <w:r>
              <w:rPr>
                <w:rFonts w:hint="eastAsia"/>
              </w:rPr>
              <w:fldChar w:fldCharType="separate"/>
            </w:r>
            <w:r>
              <w:t>4</w:t>
            </w:r>
            <w:r>
              <w:rPr>
                <w:rFonts w:hint="eastAsia"/>
              </w:rPr>
              <w:fldChar w:fldCharType="end"/>
            </w:r>
          </w:hyperlink>
        </w:p>
        <w:p w14:paraId="1E0ED8B6" w14:textId="77777777" w:rsidR="00F54B80" w:rsidRDefault="00F54B80">
          <w:pPr>
            <w:pStyle w:val="TOC2"/>
            <w:rPr>
              <w:rFonts w:asciiTheme="minorHAnsi" w:eastAsiaTheme="minorEastAsia" w:hAnsiTheme="minorHAnsi" w:hint="eastAsia"/>
              <w:sz w:val="22"/>
              <w:szCs w:val="24"/>
              <w14:ligatures w14:val="standardContextual"/>
            </w:rPr>
          </w:pPr>
          <w:hyperlink w:anchor="_Toc226059647" w:history="1">
            <w:r>
              <w:rPr>
                <w:rStyle w:val="afa"/>
                <w:rFonts w:hint="eastAsia"/>
              </w:rPr>
              <w:t xml:space="preserve">1.5 </w:t>
            </w:r>
            <w:r>
              <w:rPr>
                <w:rStyle w:val="afa"/>
                <w:rFonts w:hint="eastAsia"/>
              </w:rPr>
              <w:t>研究思路与技术路线</w:t>
            </w:r>
            <w:r>
              <w:rPr>
                <w:rFonts w:hint="eastAsia"/>
              </w:rPr>
              <w:tab/>
            </w:r>
            <w:r>
              <w:rPr>
                <w:rFonts w:hint="eastAsia"/>
              </w:rPr>
              <w:fldChar w:fldCharType="begin"/>
            </w:r>
            <w:r>
              <w:rPr>
                <w:rFonts w:hint="eastAsia"/>
              </w:rPr>
              <w:instrText xml:space="preserve"> </w:instrText>
            </w:r>
            <w:r>
              <w:instrText>PAGEREF _Toc226059647 \h</w:instrText>
            </w:r>
            <w:r>
              <w:rPr>
                <w:rFonts w:hint="eastAsia"/>
              </w:rPr>
              <w:instrText xml:space="preserve"> </w:instrText>
            </w:r>
            <w:r>
              <w:rPr>
                <w:rFonts w:hint="eastAsia"/>
              </w:rPr>
            </w:r>
            <w:r>
              <w:rPr>
                <w:rFonts w:hint="eastAsia"/>
              </w:rPr>
              <w:fldChar w:fldCharType="separate"/>
            </w:r>
            <w:r>
              <w:t>5</w:t>
            </w:r>
            <w:r>
              <w:rPr>
                <w:rFonts w:hint="eastAsia"/>
              </w:rPr>
              <w:fldChar w:fldCharType="end"/>
            </w:r>
          </w:hyperlink>
        </w:p>
        <w:p w14:paraId="3A9C9197" w14:textId="77777777" w:rsidR="00F54B80" w:rsidRDefault="00F54B80">
          <w:pPr>
            <w:pStyle w:val="TOC2"/>
            <w:rPr>
              <w:rFonts w:asciiTheme="minorHAnsi" w:eastAsiaTheme="minorEastAsia" w:hAnsiTheme="minorHAnsi" w:hint="eastAsia"/>
              <w:sz w:val="22"/>
              <w:szCs w:val="24"/>
              <w14:ligatures w14:val="standardContextual"/>
            </w:rPr>
          </w:pPr>
          <w:hyperlink w:anchor="_Toc226059648" w:history="1">
            <w:r>
              <w:rPr>
                <w:rStyle w:val="afa"/>
                <w:rFonts w:hint="eastAsia"/>
              </w:rPr>
              <w:t xml:space="preserve">1.6 </w:t>
            </w:r>
            <w:r>
              <w:rPr>
                <w:rStyle w:val="afa"/>
                <w:rFonts w:hint="eastAsia"/>
              </w:rPr>
              <w:t>研究创新点</w:t>
            </w:r>
            <w:r>
              <w:rPr>
                <w:rFonts w:hint="eastAsia"/>
              </w:rPr>
              <w:tab/>
            </w:r>
            <w:r>
              <w:rPr>
                <w:rFonts w:hint="eastAsia"/>
              </w:rPr>
              <w:fldChar w:fldCharType="begin"/>
            </w:r>
            <w:r>
              <w:rPr>
                <w:rFonts w:hint="eastAsia"/>
              </w:rPr>
              <w:instrText xml:space="preserve"> </w:instrText>
            </w:r>
            <w:r>
              <w:instrText>PAGEREF _Toc226059648 \h</w:instrText>
            </w:r>
            <w:r>
              <w:rPr>
                <w:rFonts w:hint="eastAsia"/>
              </w:rPr>
              <w:instrText xml:space="preserve"> </w:instrText>
            </w:r>
            <w:r>
              <w:rPr>
                <w:rFonts w:hint="eastAsia"/>
              </w:rPr>
            </w:r>
            <w:r>
              <w:rPr>
                <w:rFonts w:hint="eastAsia"/>
              </w:rPr>
              <w:fldChar w:fldCharType="separate"/>
            </w:r>
            <w:r>
              <w:t>5</w:t>
            </w:r>
            <w:r>
              <w:rPr>
                <w:rFonts w:hint="eastAsia"/>
              </w:rPr>
              <w:fldChar w:fldCharType="end"/>
            </w:r>
          </w:hyperlink>
        </w:p>
        <w:p w14:paraId="238A0EAC" w14:textId="77777777" w:rsidR="00F54B80" w:rsidRDefault="00F54B80">
          <w:pPr>
            <w:pStyle w:val="TOC2"/>
            <w:rPr>
              <w:rFonts w:asciiTheme="minorHAnsi" w:eastAsiaTheme="minorEastAsia" w:hAnsiTheme="minorHAnsi" w:hint="eastAsia"/>
              <w:sz w:val="22"/>
              <w:szCs w:val="24"/>
              <w14:ligatures w14:val="standardContextual"/>
            </w:rPr>
          </w:pPr>
          <w:hyperlink w:anchor="_Toc226059649" w:history="1">
            <w:r>
              <w:rPr>
                <w:rStyle w:val="afa"/>
                <w:rFonts w:hint="eastAsia"/>
              </w:rPr>
              <w:t xml:space="preserve">1.7 </w:t>
            </w:r>
            <w:r>
              <w:rPr>
                <w:rStyle w:val="afa"/>
                <w:rFonts w:hint="eastAsia"/>
              </w:rPr>
              <w:t>本章小结</w:t>
            </w:r>
            <w:r>
              <w:rPr>
                <w:rFonts w:hint="eastAsia"/>
              </w:rPr>
              <w:tab/>
            </w:r>
            <w:r>
              <w:rPr>
                <w:rFonts w:hint="eastAsia"/>
              </w:rPr>
              <w:fldChar w:fldCharType="begin"/>
            </w:r>
            <w:r>
              <w:rPr>
                <w:rFonts w:hint="eastAsia"/>
              </w:rPr>
              <w:instrText xml:space="preserve"> </w:instrText>
            </w:r>
            <w:r>
              <w:instrText>PAGEREF _Toc226059649 \h</w:instrText>
            </w:r>
            <w:r>
              <w:rPr>
                <w:rFonts w:hint="eastAsia"/>
              </w:rPr>
              <w:instrText xml:space="preserve"> </w:instrText>
            </w:r>
            <w:r>
              <w:rPr>
                <w:rFonts w:hint="eastAsia"/>
              </w:rPr>
            </w:r>
            <w:r>
              <w:rPr>
                <w:rFonts w:hint="eastAsia"/>
              </w:rPr>
              <w:fldChar w:fldCharType="separate"/>
            </w:r>
            <w:r>
              <w:t>6</w:t>
            </w:r>
            <w:r>
              <w:rPr>
                <w:rFonts w:hint="eastAsia"/>
              </w:rPr>
              <w:fldChar w:fldCharType="end"/>
            </w:r>
          </w:hyperlink>
        </w:p>
        <w:p w14:paraId="02619489" w14:textId="77777777" w:rsidR="00F54B80" w:rsidRDefault="00F54B80">
          <w:pPr>
            <w:pStyle w:val="TOC1"/>
            <w:rPr>
              <w:rFonts w:asciiTheme="minorHAnsi" w:eastAsiaTheme="minorEastAsia" w:hAnsiTheme="minorHAnsi" w:hint="eastAsia"/>
              <w:sz w:val="22"/>
              <w:szCs w:val="24"/>
              <w14:ligatures w14:val="standardContextual"/>
            </w:rPr>
          </w:pPr>
          <w:hyperlink w:anchor="_Toc226059650" w:history="1">
            <w:r>
              <w:rPr>
                <w:rStyle w:val="afa"/>
                <w:rFonts w:hint="eastAsia"/>
              </w:rPr>
              <w:t>第</w:t>
            </w:r>
            <w:r>
              <w:rPr>
                <w:rStyle w:val="afa"/>
                <w:rFonts w:hint="eastAsia"/>
              </w:rPr>
              <w:t>2</w:t>
            </w:r>
            <w:r>
              <w:rPr>
                <w:rStyle w:val="afa"/>
                <w:rFonts w:hint="eastAsia"/>
              </w:rPr>
              <w:t>章</w:t>
            </w:r>
            <w:r>
              <w:rPr>
                <w:rStyle w:val="afa"/>
                <w:rFonts w:hint="eastAsia"/>
              </w:rPr>
              <w:t xml:space="preserve"> </w:t>
            </w:r>
            <w:r>
              <w:rPr>
                <w:rStyle w:val="afa"/>
                <w:rFonts w:hint="eastAsia"/>
              </w:rPr>
              <w:t>相关理论与关键技术</w:t>
            </w:r>
            <w:r>
              <w:rPr>
                <w:rFonts w:hint="eastAsia"/>
              </w:rPr>
              <w:tab/>
            </w:r>
            <w:r>
              <w:rPr>
                <w:rFonts w:hint="eastAsia"/>
              </w:rPr>
              <w:fldChar w:fldCharType="begin"/>
            </w:r>
            <w:r>
              <w:rPr>
                <w:rFonts w:hint="eastAsia"/>
              </w:rPr>
              <w:instrText xml:space="preserve"> </w:instrText>
            </w:r>
            <w:r>
              <w:instrText>PAGEREF _Toc226059650 \h</w:instrText>
            </w:r>
            <w:r>
              <w:rPr>
                <w:rFonts w:hint="eastAsia"/>
              </w:rPr>
              <w:instrText xml:space="preserve"> </w:instrText>
            </w:r>
            <w:r>
              <w:rPr>
                <w:rFonts w:hint="eastAsia"/>
              </w:rPr>
            </w:r>
            <w:r>
              <w:rPr>
                <w:rFonts w:hint="eastAsia"/>
              </w:rPr>
              <w:fldChar w:fldCharType="separate"/>
            </w:r>
            <w:r>
              <w:t>7</w:t>
            </w:r>
            <w:r>
              <w:rPr>
                <w:rFonts w:hint="eastAsia"/>
              </w:rPr>
              <w:fldChar w:fldCharType="end"/>
            </w:r>
          </w:hyperlink>
        </w:p>
        <w:p w14:paraId="748BFA26" w14:textId="77777777" w:rsidR="00F54B80" w:rsidRDefault="00F54B80">
          <w:pPr>
            <w:pStyle w:val="TOC2"/>
            <w:rPr>
              <w:rFonts w:asciiTheme="minorHAnsi" w:eastAsiaTheme="minorEastAsia" w:hAnsiTheme="minorHAnsi" w:hint="eastAsia"/>
              <w:sz w:val="22"/>
              <w:szCs w:val="24"/>
              <w14:ligatures w14:val="standardContextual"/>
            </w:rPr>
          </w:pPr>
          <w:hyperlink w:anchor="_Toc226059651" w:history="1">
            <w:r>
              <w:rPr>
                <w:rStyle w:val="afa"/>
                <w:rFonts w:hint="eastAsia"/>
              </w:rPr>
              <w:t xml:space="preserve">2.1 </w:t>
            </w:r>
            <w:r>
              <w:rPr>
                <w:rStyle w:val="afa"/>
                <w:rFonts w:hint="eastAsia"/>
              </w:rPr>
              <w:t>青少年生殖健康与社交媒体健康传播相关理论</w:t>
            </w:r>
            <w:r>
              <w:rPr>
                <w:rFonts w:hint="eastAsia"/>
              </w:rPr>
              <w:tab/>
            </w:r>
            <w:r>
              <w:rPr>
                <w:rFonts w:hint="eastAsia"/>
              </w:rPr>
              <w:fldChar w:fldCharType="begin"/>
            </w:r>
            <w:r>
              <w:rPr>
                <w:rFonts w:hint="eastAsia"/>
              </w:rPr>
              <w:instrText xml:space="preserve"> </w:instrText>
            </w:r>
            <w:r>
              <w:instrText>PAGEREF _Toc226059651 \h</w:instrText>
            </w:r>
            <w:r>
              <w:rPr>
                <w:rFonts w:hint="eastAsia"/>
              </w:rPr>
              <w:instrText xml:space="preserve"> </w:instrText>
            </w:r>
            <w:r>
              <w:rPr>
                <w:rFonts w:hint="eastAsia"/>
              </w:rPr>
            </w:r>
            <w:r>
              <w:rPr>
                <w:rFonts w:hint="eastAsia"/>
              </w:rPr>
              <w:fldChar w:fldCharType="separate"/>
            </w:r>
            <w:r>
              <w:t>7</w:t>
            </w:r>
            <w:r>
              <w:rPr>
                <w:rFonts w:hint="eastAsia"/>
              </w:rPr>
              <w:fldChar w:fldCharType="end"/>
            </w:r>
          </w:hyperlink>
        </w:p>
        <w:p w14:paraId="39086E5B" w14:textId="77777777" w:rsidR="00F54B80" w:rsidRDefault="00F54B80">
          <w:pPr>
            <w:pStyle w:val="TOC3"/>
            <w:rPr>
              <w:rFonts w:asciiTheme="minorHAnsi" w:eastAsiaTheme="minorEastAsia" w:hAnsiTheme="minorHAnsi" w:hint="eastAsia"/>
              <w:sz w:val="22"/>
              <w:szCs w:val="24"/>
              <w14:ligatures w14:val="standardContextual"/>
            </w:rPr>
          </w:pPr>
          <w:hyperlink w:anchor="_Toc226059652" w:history="1">
            <w:r>
              <w:rPr>
                <w:rStyle w:val="afa"/>
                <w:rFonts w:hint="eastAsia"/>
              </w:rPr>
              <w:t xml:space="preserve">2.1.1 </w:t>
            </w:r>
            <w:r>
              <w:rPr>
                <w:rStyle w:val="afa"/>
                <w:rFonts w:hint="eastAsia"/>
              </w:rPr>
              <w:t>少年生殖健康的内涵与主要议题</w:t>
            </w:r>
            <w:r>
              <w:rPr>
                <w:rFonts w:hint="eastAsia"/>
              </w:rPr>
              <w:tab/>
            </w:r>
            <w:r>
              <w:rPr>
                <w:rFonts w:hint="eastAsia"/>
              </w:rPr>
              <w:fldChar w:fldCharType="begin"/>
            </w:r>
            <w:r>
              <w:rPr>
                <w:rFonts w:hint="eastAsia"/>
              </w:rPr>
              <w:instrText xml:space="preserve"> </w:instrText>
            </w:r>
            <w:r>
              <w:instrText>PAGEREF _Toc226059652 \h</w:instrText>
            </w:r>
            <w:r>
              <w:rPr>
                <w:rFonts w:hint="eastAsia"/>
              </w:rPr>
              <w:instrText xml:space="preserve"> </w:instrText>
            </w:r>
            <w:r>
              <w:rPr>
                <w:rFonts w:hint="eastAsia"/>
              </w:rPr>
            </w:r>
            <w:r>
              <w:rPr>
                <w:rFonts w:hint="eastAsia"/>
              </w:rPr>
              <w:fldChar w:fldCharType="separate"/>
            </w:r>
            <w:r>
              <w:t>7</w:t>
            </w:r>
            <w:r>
              <w:rPr>
                <w:rFonts w:hint="eastAsia"/>
              </w:rPr>
              <w:fldChar w:fldCharType="end"/>
            </w:r>
          </w:hyperlink>
        </w:p>
        <w:p w14:paraId="137E6EDB" w14:textId="77777777" w:rsidR="00F54B80" w:rsidRDefault="00F54B80">
          <w:pPr>
            <w:pStyle w:val="TOC3"/>
            <w:rPr>
              <w:rFonts w:asciiTheme="minorHAnsi" w:eastAsiaTheme="minorEastAsia" w:hAnsiTheme="minorHAnsi" w:hint="eastAsia"/>
              <w:sz w:val="22"/>
              <w:szCs w:val="24"/>
              <w14:ligatures w14:val="standardContextual"/>
            </w:rPr>
          </w:pPr>
          <w:hyperlink w:anchor="_Toc226059653" w:history="1">
            <w:r>
              <w:rPr>
                <w:rStyle w:val="afa"/>
                <w:rFonts w:hint="eastAsia"/>
              </w:rPr>
              <w:t xml:space="preserve">2.1.2 </w:t>
            </w:r>
            <w:r>
              <w:rPr>
                <w:rStyle w:val="afa"/>
                <w:rFonts w:hint="eastAsia"/>
              </w:rPr>
              <w:t>社交媒体健康传播的特点</w:t>
            </w:r>
            <w:r>
              <w:rPr>
                <w:rFonts w:hint="eastAsia"/>
              </w:rPr>
              <w:tab/>
            </w:r>
            <w:r>
              <w:rPr>
                <w:rFonts w:hint="eastAsia"/>
              </w:rPr>
              <w:fldChar w:fldCharType="begin"/>
            </w:r>
            <w:r>
              <w:rPr>
                <w:rFonts w:hint="eastAsia"/>
              </w:rPr>
              <w:instrText xml:space="preserve"> </w:instrText>
            </w:r>
            <w:r>
              <w:instrText>PAGEREF _Toc226059653 \h</w:instrText>
            </w:r>
            <w:r>
              <w:rPr>
                <w:rFonts w:hint="eastAsia"/>
              </w:rPr>
              <w:instrText xml:space="preserve"> </w:instrText>
            </w:r>
            <w:r>
              <w:rPr>
                <w:rFonts w:hint="eastAsia"/>
              </w:rPr>
            </w:r>
            <w:r>
              <w:rPr>
                <w:rFonts w:hint="eastAsia"/>
              </w:rPr>
              <w:fldChar w:fldCharType="separate"/>
            </w:r>
            <w:r>
              <w:t>7</w:t>
            </w:r>
            <w:r>
              <w:rPr>
                <w:rFonts w:hint="eastAsia"/>
              </w:rPr>
              <w:fldChar w:fldCharType="end"/>
            </w:r>
          </w:hyperlink>
        </w:p>
        <w:p w14:paraId="746F7A35" w14:textId="77777777" w:rsidR="00F54B80" w:rsidRDefault="00F54B80">
          <w:pPr>
            <w:pStyle w:val="TOC3"/>
            <w:rPr>
              <w:rFonts w:asciiTheme="minorHAnsi" w:eastAsiaTheme="minorEastAsia" w:hAnsiTheme="minorHAnsi" w:hint="eastAsia"/>
              <w:sz w:val="22"/>
              <w:szCs w:val="24"/>
              <w14:ligatures w14:val="standardContextual"/>
            </w:rPr>
          </w:pPr>
          <w:hyperlink w:anchor="_Toc226059654" w:history="1">
            <w:r>
              <w:rPr>
                <w:rStyle w:val="afa"/>
                <w:rFonts w:hint="eastAsia"/>
              </w:rPr>
              <w:t xml:space="preserve">2.1.3 </w:t>
            </w:r>
            <w:r>
              <w:rPr>
                <w:rStyle w:val="afa"/>
                <w:rFonts w:hint="eastAsia"/>
              </w:rPr>
              <w:t>户生成内容在健康研究中的价值</w:t>
            </w:r>
            <w:r>
              <w:rPr>
                <w:rFonts w:hint="eastAsia"/>
              </w:rPr>
              <w:tab/>
            </w:r>
            <w:r>
              <w:rPr>
                <w:rFonts w:hint="eastAsia"/>
              </w:rPr>
              <w:fldChar w:fldCharType="begin"/>
            </w:r>
            <w:r>
              <w:rPr>
                <w:rFonts w:hint="eastAsia"/>
              </w:rPr>
              <w:instrText xml:space="preserve"> </w:instrText>
            </w:r>
            <w:r>
              <w:instrText>PAGEREF _Toc226059654 \h</w:instrText>
            </w:r>
            <w:r>
              <w:rPr>
                <w:rFonts w:hint="eastAsia"/>
              </w:rPr>
              <w:instrText xml:space="preserve"> </w:instrText>
            </w:r>
            <w:r>
              <w:rPr>
                <w:rFonts w:hint="eastAsia"/>
              </w:rPr>
            </w:r>
            <w:r>
              <w:rPr>
                <w:rFonts w:hint="eastAsia"/>
              </w:rPr>
              <w:fldChar w:fldCharType="separate"/>
            </w:r>
            <w:r>
              <w:t>8</w:t>
            </w:r>
            <w:r>
              <w:rPr>
                <w:rFonts w:hint="eastAsia"/>
              </w:rPr>
              <w:fldChar w:fldCharType="end"/>
            </w:r>
          </w:hyperlink>
        </w:p>
        <w:p w14:paraId="73B03B5C" w14:textId="77777777" w:rsidR="00F54B80" w:rsidRDefault="00F54B80">
          <w:pPr>
            <w:pStyle w:val="TOC2"/>
            <w:rPr>
              <w:rFonts w:asciiTheme="minorHAnsi" w:eastAsiaTheme="minorEastAsia" w:hAnsiTheme="minorHAnsi" w:hint="eastAsia"/>
              <w:sz w:val="22"/>
              <w:szCs w:val="24"/>
              <w14:ligatures w14:val="standardContextual"/>
            </w:rPr>
          </w:pPr>
          <w:hyperlink w:anchor="_Toc226059655" w:history="1">
            <w:r>
              <w:rPr>
                <w:rStyle w:val="afa"/>
                <w:rFonts w:hint="eastAsia"/>
              </w:rPr>
              <w:t xml:space="preserve">2.2 </w:t>
            </w:r>
            <w:r>
              <w:rPr>
                <w:rStyle w:val="afa"/>
                <w:rFonts w:hint="eastAsia"/>
              </w:rPr>
              <w:t>中文评论文本处理相关技术</w:t>
            </w:r>
            <w:r>
              <w:rPr>
                <w:rFonts w:hint="eastAsia"/>
              </w:rPr>
              <w:tab/>
            </w:r>
            <w:r>
              <w:rPr>
                <w:rFonts w:hint="eastAsia"/>
              </w:rPr>
              <w:fldChar w:fldCharType="begin"/>
            </w:r>
            <w:r>
              <w:rPr>
                <w:rFonts w:hint="eastAsia"/>
              </w:rPr>
              <w:instrText xml:space="preserve"> </w:instrText>
            </w:r>
            <w:r>
              <w:instrText>PAGEREF _Toc226059655 \h</w:instrText>
            </w:r>
            <w:r>
              <w:rPr>
                <w:rFonts w:hint="eastAsia"/>
              </w:rPr>
              <w:instrText xml:space="preserve"> </w:instrText>
            </w:r>
            <w:r>
              <w:rPr>
                <w:rFonts w:hint="eastAsia"/>
              </w:rPr>
            </w:r>
            <w:r>
              <w:rPr>
                <w:rFonts w:hint="eastAsia"/>
              </w:rPr>
              <w:fldChar w:fldCharType="separate"/>
            </w:r>
            <w:r>
              <w:t>8</w:t>
            </w:r>
            <w:r>
              <w:rPr>
                <w:rFonts w:hint="eastAsia"/>
              </w:rPr>
              <w:fldChar w:fldCharType="end"/>
            </w:r>
          </w:hyperlink>
        </w:p>
        <w:p w14:paraId="4AE23F38" w14:textId="77777777" w:rsidR="00F54B80" w:rsidRDefault="00F54B80">
          <w:pPr>
            <w:pStyle w:val="TOC3"/>
            <w:rPr>
              <w:rFonts w:asciiTheme="minorHAnsi" w:eastAsiaTheme="minorEastAsia" w:hAnsiTheme="minorHAnsi" w:hint="eastAsia"/>
              <w:sz w:val="22"/>
              <w:szCs w:val="24"/>
              <w14:ligatures w14:val="standardContextual"/>
            </w:rPr>
          </w:pPr>
          <w:hyperlink w:anchor="_Toc226059656" w:history="1">
            <w:r>
              <w:rPr>
                <w:rStyle w:val="afa"/>
                <w:rFonts w:hint="eastAsia"/>
              </w:rPr>
              <w:t xml:space="preserve">2.2.1 </w:t>
            </w:r>
            <w:r>
              <w:rPr>
                <w:rStyle w:val="afa"/>
                <w:rFonts w:hint="eastAsia"/>
              </w:rPr>
              <w:t>中文文本预处理</w:t>
            </w:r>
            <w:r>
              <w:rPr>
                <w:rFonts w:hint="eastAsia"/>
              </w:rPr>
              <w:tab/>
            </w:r>
            <w:r>
              <w:rPr>
                <w:rFonts w:hint="eastAsia"/>
              </w:rPr>
              <w:fldChar w:fldCharType="begin"/>
            </w:r>
            <w:r>
              <w:rPr>
                <w:rFonts w:hint="eastAsia"/>
              </w:rPr>
              <w:instrText xml:space="preserve"> </w:instrText>
            </w:r>
            <w:r>
              <w:instrText>PAGEREF _Toc226059656 \h</w:instrText>
            </w:r>
            <w:r>
              <w:rPr>
                <w:rFonts w:hint="eastAsia"/>
              </w:rPr>
              <w:instrText xml:space="preserve"> </w:instrText>
            </w:r>
            <w:r>
              <w:rPr>
                <w:rFonts w:hint="eastAsia"/>
              </w:rPr>
            </w:r>
            <w:r>
              <w:rPr>
                <w:rFonts w:hint="eastAsia"/>
              </w:rPr>
              <w:fldChar w:fldCharType="separate"/>
            </w:r>
            <w:r>
              <w:t>8</w:t>
            </w:r>
            <w:r>
              <w:rPr>
                <w:rFonts w:hint="eastAsia"/>
              </w:rPr>
              <w:fldChar w:fldCharType="end"/>
            </w:r>
          </w:hyperlink>
        </w:p>
        <w:p w14:paraId="64A0187D" w14:textId="77777777" w:rsidR="00F54B80" w:rsidRDefault="00F54B80">
          <w:pPr>
            <w:pStyle w:val="TOC3"/>
            <w:rPr>
              <w:rFonts w:asciiTheme="minorHAnsi" w:eastAsiaTheme="minorEastAsia" w:hAnsiTheme="minorHAnsi" w:hint="eastAsia"/>
              <w:sz w:val="22"/>
              <w:szCs w:val="24"/>
              <w14:ligatures w14:val="standardContextual"/>
            </w:rPr>
          </w:pPr>
          <w:hyperlink w:anchor="_Toc226059657" w:history="1">
            <w:r>
              <w:rPr>
                <w:rStyle w:val="afa"/>
                <w:rFonts w:hint="eastAsia"/>
              </w:rPr>
              <w:t xml:space="preserve">2.2.2 </w:t>
            </w:r>
            <w:r>
              <w:rPr>
                <w:rStyle w:val="afa"/>
                <w:rFonts w:hint="eastAsia"/>
              </w:rPr>
              <w:t>问题识别方法</w:t>
            </w:r>
            <w:r>
              <w:rPr>
                <w:rFonts w:hint="eastAsia"/>
              </w:rPr>
              <w:tab/>
            </w:r>
            <w:r>
              <w:rPr>
                <w:rFonts w:hint="eastAsia"/>
              </w:rPr>
              <w:fldChar w:fldCharType="begin"/>
            </w:r>
            <w:r>
              <w:rPr>
                <w:rFonts w:hint="eastAsia"/>
              </w:rPr>
              <w:instrText xml:space="preserve"> </w:instrText>
            </w:r>
            <w:r>
              <w:instrText>PAGEREF _Toc226059657 \h</w:instrText>
            </w:r>
            <w:r>
              <w:rPr>
                <w:rFonts w:hint="eastAsia"/>
              </w:rPr>
              <w:instrText xml:space="preserve"> </w:instrText>
            </w:r>
            <w:r>
              <w:rPr>
                <w:rFonts w:hint="eastAsia"/>
              </w:rPr>
            </w:r>
            <w:r>
              <w:rPr>
                <w:rFonts w:hint="eastAsia"/>
              </w:rPr>
              <w:fldChar w:fldCharType="separate"/>
            </w:r>
            <w:r>
              <w:t>9</w:t>
            </w:r>
            <w:r>
              <w:rPr>
                <w:rFonts w:hint="eastAsia"/>
              </w:rPr>
              <w:fldChar w:fldCharType="end"/>
            </w:r>
          </w:hyperlink>
        </w:p>
        <w:p w14:paraId="6CD868BF" w14:textId="77777777" w:rsidR="00F54B80" w:rsidRDefault="00F54B80">
          <w:pPr>
            <w:pStyle w:val="TOC3"/>
            <w:rPr>
              <w:rFonts w:asciiTheme="minorHAnsi" w:eastAsiaTheme="minorEastAsia" w:hAnsiTheme="minorHAnsi" w:hint="eastAsia"/>
              <w:sz w:val="22"/>
              <w:szCs w:val="24"/>
              <w14:ligatures w14:val="standardContextual"/>
            </w:rPr>
          </w:pPr>
          <w:hyperlink w:anchor="_Toc226059658" w:history="1">
            <w:r>
              <w:rPr>
                <w:rStyle w:val="afa"/>
                <w:rFonts w:hint="eastAsia"/>
              </w:rPr>
              <w:t xml:space="preserve">2.2.3 </w:t>
            </w:r>
            <w:r>
              <w:rPr>
                <w:rStyle w:val="afa"/>
                <w:rFonts w:hint="eastAsia"/>
              </w:rPr>
              <w:t>文本分类与主题分析方法</w:t>
            </w:r>
            <w:r>
              <w:rPr>
                <w:rFonts w:hint="eastAsia"/>
              </w:rPr>
              <w:tab/>
            </w:r>
            <w:r>
              <w:rPr>
                <w:rFonts w:hint="eastAsia"/>
              </w:rPr>
              <w:fldChar w:fldCharType="begin"/>
            </w:r>
            <w:r>
              <w:rPr>
                <w:rFonts w:hint="eastAsia"/>
              </w:rPr>
              <w:instrText xml:space="preserve"> </w:instrText>
            </w:r>
            <w:r>
              <w:instrText>PAGEREF _Toc226059658 \h</w:instrText>
            </w:r>
            <w:r>
              <w:rPr>
                <w:rFonts w:hint="eastAsia"/>
              </w:rPr>
              <w:instrText xml:space="preserve"> </w:instrText>
            </w:r>
            <w:r>
              <w:rPr>
                <w:rFonts w:hint="eastAsia"/>
              </w:rPr>
            </w:r>
            <w:r>
              <w:rPr>
                <w:rFonts w:hint="eastAsia"/>
              </w:rPr>
              <w:fldChar w:fldCharType="separate"/>
            </w:r>
            <w:r>
              <w:t>9</w:t>
            </w:r>
            <w:r>
              <w:rPr>
                <w:rFonts w:hint="eastAsia"/>
              </w:rPr>
              <w:fldChar w:fldCharType="end"/>
            </w:r>
          </w:hyperlink>
        </w:p>
        <w:p w14:paraId="45375276" w14:textId="77777777" w:rsidR="00F54B80" w:rsidRDefault="00F54B80">
          <w:pPr>
            <w:pStyle w:val="TOC2"/>
            <w:rPr>
              <w:rFonts w:asciiTheme="minorHAnsi" w:eastAsiaTheme="minorEastAsia" w:hAnsiTheme="minorHAnsi" w:hint="eastAsia"/>
              <w:sz w:val="22"/>
              <w:szCs w:val="24"/>
              <w14:ligatures w14:val="standardContextual"/>
            </w:rPr>
          </w:pPr>
          <w:hyperlink w:anchor="_Toc226059659" w:history="1">
            <w:r>
              <w:rPr>
                <w:rStyle w:val="afa"/>
                <w:rFonts w:hint="eastAsia"/>
              </w:rPr>
              <w:t xml:space="preserve">2.3 </w:t>
            </w:r>
            <w:r>
              <w:rPr>
                <w:rStyle w:val="afa"/>
                <w:rFonts w:hint="eastAsia"/>
              </w:rPr>
              <w:t>大语言模型相关技术</w:t>
            </w:r>
            <w:r>
              <w:rPr>
                <w:rFonts w:hint="eastAsia"/>
              </w:rPr>
              <w:tab/>
            </w:r>
            <w:r>
              <w:rPr>
                <w:rFonts w:hint="eastAsia"/>
              </w:rPr>
              <w:fldChar w:fldCharType="begin"/>
            </w:r>
            <w:r>
              <w:rPr>
                <w:rFonts w:hint="eastAsia"/>
              </w:rPr>
              <w:instrText xml:space="preserve"> </w:instrText>
            </w:r>
            <w:r>
              <w:instrText>PAGEREF _Toc226059659 \h</w:instrText>
            </w:r>
            <w:r>
              <w:rPr>
                <w:rFonts w:hint="eastAsia"/>
              </w:rPr>
              <w:instrText xml:space="preserve"> </w:instrText>
            </w:r>
            <w:r>
              <w:rPr>
                <w:rFonts w:hint="eastAsia"/>
              </w:rPr>
            </w:r>
            <w:r>
              <w:rPr>
                <w:rFonts w:hint="eastAsia"/>
              </w:rPr>
              <w:fldChar w:fldCharType="separate"/>
            </w:r>
            <w:r>
              <w:t>9</w:t>
            </w:r>
            <w:r>
              <w:rPr>
                <w:rFonts w:hint="eastAsia"/>
              </w:rPr>
              <w:fldChar w:fldCharType="end"/>
            </w:r>
          </w:hyperlink>
        </w:p>
        <w:p w14:paraId="76634212" w14:textId="77777777" w:rsidR="00F54B80" w:rsidRDefault="00F54B80">
          <w:pPr>
            <w:pStyle w:val="TOC3"/>
            <w:rPr>
              <w:rFonts w:asciiTheme="minorHAnsi" w:eastAsiaTheme="minorEastAsia" w:hAnsiTheme="minorHAnsi" w:hint="eastAsia"/>
              <w:sz w:val="22"/>
              <w:szCs w:val="24"/>
              <w14:ligatures w14:val="standardContextual"/>
            </w:rPr>
          </w:pPr>
          <w:hyperlink w:anchor="_Toc226059660" w:history="1">
            <w:r>
              <w:rPr>
                <w:rStyle w:val="afa"/>
                <w:rFonts w:hint="eastAsia"/>
              </w:rPr>
              <w:t xml:space="preserve">2.3.1 </w:t>
            </w:r>
            <w:r>
              <w:rPr>
                <w:rStyle w:val="afa"/>
                <w:rFonts w:hint="eastAsia"/>
              </w:rPr>
              <w:t>大语言模型基本原理与特点</w:t>
            </w:r>
            <w:r>
              <w:rPr>
                <w:rFonts w:hint="eastAsia"/>
              </w:rPr>
              <w:tab/>
            </w:r>
            <w:r>
              <w:rPr>
                <w:rFonts w:hint="eastAsia"/>
              </w:rPr>
              <w:fldChar w:fldCharType="begin"/>
            </w:r>
            <w:r>
              <w:rPr>
                <w:rFonts w:hint="eastAsia"/>
              </w:rPr>
              <w:instrText xml:space="preserve"> </w:instrText>
            </w:r>
            <w:r>
              <w:instrText>PAGEREF _Toc226059660 \h</w:instrText>
            </w:r>
            <w:r>
              <w:rPr>
                <w:rFonts w:hint="eastAsia"/>
              </w:rPr>
              <w:instrText xml:space="preserve"> </w:instrText>
            </w:r>
            <w:r>
              <w:rPr>
                <w:rFonts w:hint="eastAsia"/>
              </w:rPr>
            </w:r>
            <w:r>
              <w:rPr>
                <w:rFonts w:hint="eastAsia"/>
              </w:rPr>
              <w:fldChar w:fldCharType="separate"/>
            </w:r>
            <w:r>
              <w:t>9</w:t>
            </w:r>
            <w:r>
              <w:rPr>
                <w:rFonts w:hint="eastAsia"/>
              </w:rPr>
              <w:fldChar w:fldCharType="end"/>
            </w:r>
          </w:hyperlink>
        </w:p>
        <w:p w14:paraId="58EA9823" w14:textId="77777777" w:rsidR="00F54B80" w:rsidRDefault="00F54B80">
          <w:pPr>
            <w:pStyle w:val="TOC3"/>
            <w:rPr>
              <w:rFonts w:asciiTheme="minorHAnsi" w:eastAsiaTheme="minorEastAsia" w:hAnsiTheme="minorHAnsi" w:hint="eastAsia"/>
              <w:sz w:val="22"/>
              <w:szCs w:val="24"/>
              <w14:ligatures w14:val="standardContextual"/>
            </w:rPr>
          </w:pPr>
          <w:hyperlink w:anchor="_Toc226059661" w:history="1">
            <w:r>
              <w:rPr>
                <w:rStyle w:val="afa"/>
                <w:rFonts w:hint="eastAsia"/>
              </w:rPr>
              <w:t xml:space="preserve">2.3.2 </w:t>
            </w:r>
            <w:r>
              <w:rPr>
                <w:rStyle w:val="afa"/>
                <w:rFonts w:hint="eastAsia"/>
              </w:rPr>
              <w:t>大语言模型在医疗健康问答中的应用</w:t>
            </w:r>
            <w:r>
              <w:rPr>
                <w:rFonts w:hint="eastAsia"/>
              </w:rPr>
              <w:tab/>
            </w:r>
            <w:r>
              <w:rPr>
                <w:rFonts w:hint="eastAsia"/>
              </w:rPr>
              <w:fldChar w:fldCharType="begin"/>
            </w:r>
            <w:r>
              <w:rPr>
                <w:rFonts w:hint="eastAsia"/>
              </w:rPr>
              <w:instrText xml:space="preserve"> </w:instrText>
            </w:r>
            <w:r>
              <w:instrText>PAGEREF _Toc226059661 \h</w:instrText>
            </w:r>
            <w:r>
              <w:rPr>
                <w:rFonts w:hint="eastAsia"/>
              </w:rPr>
              <w:instrText xml:space="preserve"> </w:instrText>
            </w:r>
            <w:r>
              <w:rPr>
                <w:rFonts w:hint="eastAsia"/>
              </w:rPr>
            </w:r>
            <w:r>
              <w:rPr>
                <w:rFonts w:hint="eastAsia"/>
              </w:rPr>
              <w:fldChar w:fldCharType="separate"/>
            </w:r>
            <w:r>
              <w:t>9</w:t>
            </w:r>
            <w:r>
              <w:rPr>
                <w:rFonts w:hint="eastAsia"/>
              </w:rPr>
              <w:fldChar w:fldCharType="end"/>
            </w:r>
          </w:hyperlink>
        </w:p>
        <w:p w14:paraId="3ADB4A43" w14:textId="77777777" w:rsidR="00F54B80" w:rsidRDefault="00F54B80">
          <w:pPr>
            <w:pStyle w:val="TOC3"/>
            <w:rPr>
              <w:rFonts w:asciiTheme="minorHAnsi" w:eastAsiaTheme="minorEastAsia" w:hAnsiTheme="minorHAnsi" w:hint="eastAsia"/>
              <w:sz w:val="22"/>
              <w:szCs w:val="24"/>
              <w14:ligatures w14:val="standardContextual"/>
            </w:rPr>
          </w:pPr>
          <w:hyperlink w:anchor="_Toc226059662" w:history="1">
            <w:r>
              <w:rPr>
                <w:rStyle w:val="afa"/>
                <w:rFonts w:hint="eastAsia"/>
              </w:rPr>
              <w:t xml:space="preserve">2.3.3 </w:t>
            </w:r>
            <w:r>
              <w:rPr>
                <w:rStyle w:val="afa"/>
                <w:rFonts w:hint="eastAsia"/>
              </w:rPr>
              <w:t>问题改写、答案生成与指令跟随能力</w:t>
            </w:r>
            <w:r>
              <w:rPr>
                <w:rFonts w:hint="eastAsia"/>
              </w:rPr>
              <w:tab/>
            </w:r>
            <w:r>
              <w:rPr>
                <w:rFonts w:hint="eastAsia"/>
              </w:rPr>
              <w:fldChar w:fldCharType="begin"/>
            </w:r>
            <w:r>
              <w:rPr>
                <w:rFonts w:hint="eastAsia"/>
              </w:rPr>
              <w:instrText xml:space="preserve"> </w:instrText>
            </w:r>
            <w:r>
              <w:instrText>PAGEREF _Toc226059662 \h</w:instrText>
            </w:r>
            <w:r>
              <w:rPr>
                <w:rFonts w:hint="eastAsia"/>
              </w:rPr>
              <w:instrText xml:space="preserve"> </w:instrText>
            </w:r>
            <w:r>
              <w:rPr>
                <w:rFonts w:hint="eastAsia"/>
              </w:rPr>
            </w:r>
            <w:r>
              <w:rPr>
                <w:rFonts w:hint="eastAsia"/>
              </w:rPr>
              <w:fldChar w:fldCharType="separate"/>
            </w:r>
            <w:r>
              <w:t>10</w:t>
            </w:r>
            <w:r>
              <w:rPr>
                <w:rFonts w:hint="eastAsia"/>
              </w:rPr>
              <w:fldChar w:fldCharType="end"/>
            </w:r>
          </w:hyperlink>
        </w:p>
        <w:p w14:paraId="09BCB420" w14:textId="77777777" w:rsidR="00F54B80" w:rsidRDefault="00F54B80">
          <w:pPr>
            <w:pStyle w:val="TOC3"/>
            <w:rPr>
              <w:rFonts w:asciiTheme="minorHAnsi" w:eastAsiaTheme="minorEastAsia" w:hAnsiTheme="minorHAnsi" w:hint="eastAsia"/>
              <w:sz w:val="22"/>
              <w:szCs w:val="24"/>
              <w14:ligatures w14:val="standardContextual"/>
            </w:rPr>
          </w:pPr>
          <w:hyperlink w:anchor="_Toc226059663" w:history="1">
            <w:r>
              <w:rPr>
                <w:rStyle w:val="afa"/>
                <w:rFonts w:hint="eastAsia"/>
              </w:rPr>
              <w:t xml:space="preserve">2.3.4 </w:t>
            </w:r>
            <w:r>
              <w:rPr>
                <w:rStyle w:val="afa"/>
                <w:rFonts w:hint="eastAsia"/>
              </w:rPr>
              <w:t>领域微调方法</w:t>
            </w:r>
            <w:r>
              <w:rPr>
                <w:rFonts w:hint="eastAsia"/>
              </w:rPr>
              <w:tab/>
            </w:r>
            <w:r>
              <w:rPr>
                <w:rFonts w:hint="eastAsia"/>
              </w:rPr>
              <w:fldChar w:fldCharType="begin"/>
            </w:r>
            <w:r>
              <w:rPr>
                <w:rFonts w:hint="eastAsia"/>
              </w:rPr>
              <w:instrText xml:space="preserve"> </w:instrText>
            </w:r>
            <w:r>
              <w:instrText>PAGEREF _Toc226059663 \h</w:instrText>
            </w:r>
            <w:r>
              <w:rPr>
                <w:rFonts w:hint="eastAsia"/>
              </w:rPr>
              <w:instrText xml:space="preserve"> </w:instrText>
            </w:r>
            <w:r>
              <w:rPr>
                <w:rFonts w:hint="eastAsia"/>
              </w:rPr>
            </w:r>
            <w:r>
              <w:rPr>
                <w:rFonts w:hint="eastAsia"/>
              </w:rPr>
              <w:fldChar w:fldCharType="separate"/>
            </w:r>
            <w:r>
              <w:t>10</w:t>
            </w:r>
            <w:r>
              <w:rPr>
                <w:rFonts w:hint="eastAsia"/>
              </w:rPr>
              <w:fldChar w:fldCharType="end"/>
            </w:r>
          </w:hyperlink>
        </w:p>
        <w:p w14:paraId="2756E38D" w14:textId="77777777" w:rsidR="00F54B80" w:rsidRDefault="00F54B80">
          <w:pPr>
            <w:pStyle w:val="TOC3"/>
            <w:rPr>
              <w:rFonts w:asciiTheme="minorHAnsi" w:eastAsiaTheme="minorEastAsia" w:hAnsiTheme="minorHAnsi" w:hint="eastAsia"/>
              <w:sz w:val="22"/>
              <w:szCs w:val="24"/>
              <w14:ligatures w14:val="standardContextual"/>
            </w:rPr>
          </w:pPr>
          <w:hyperlink w:anchor="_Toc226059664" w:history="1">
            <w:r>
              <w:rPr>
                <w:rStyle w:val="afa"/>
                <w:rFonts w:hint="eastAsia"/>
              </w:rPr>
              <w:t xml:space="preserve">2.3.5 </w:t>
            </w:r>
            <w:r>
              <w:rPr>
                <w:rStyle w:val="afa"/>
                <w:rFonts w:hint="eastAsia"/>
              </w:rPr>
              <w:t>模型微调</w:t>
            </w:r>
            <w:r>
              <w:rPr>
                <w:rStyle w:val="afa"/>
                <w:rFonts w:hint="eastAsia"/>
              </w:rPr>
              <w:t>-LLaMA Factory</w:t>
            </w:r>
            <w:r>
              <w:rPr>
                <w:rFonts w:hint="eastAsia"/>
              </w:rPr>
              <w:tab/>
            </w:r>
            <w:r>
              <w:rPr>
                <w:rFonts w:hint="eastAsia"/>
              </w:rPr>
              <w:fldChar w:fldCharType="begin"/>
            </w:r>
            <w:r>
              <w:rPr>
                <w:rFonts w:hint="eastAsia"/>
              </w:rPr>
              <w:instrText xml:space="preserve"> </w:instrText>
            </w:r>
            <w:r>
              <w:instrText>PAGEREF _Toc226059664 \h</w:instrText>
            </w:r>
            <w:r>
              <w:rPr>
                <w:rFonts w:hint="eastAsia"/>
              </w:rPr>
              <w:instrText xml:space="preserve"> </w:instrText>
            </w:r>
            <w:r>
              <w:rPr>
                <w:rFonts w:hint="eastAsia"/>
              </w:rPr>
            </w:r>
            <w:r>
              <w:rPr>
                <w:rFonts w:hint="eastAsia"/>
              </w:rPr>
              <w:fldChar w:fldCharType="separate"/>
            </w:r>
            <w:r>
              <w:t>10</w:t>
            </w:r>
            <w:r>
              <w:rPr>
                <w:rFonts w:hint="eastAsia"/>
              </w:rPr>
              <w:fldChar w:fldCharType="end"/>
            </w:r>
          </w:hyperlink>
        </w:p>
        <w:p w14:paraId="4B646D57" w14:textId="77777777" w:rsidR="00F54B80" w:rsidRDefault="00F54B80">
          <w:pPr>
            <w:pStyle w:val="TOC2"/>
            <w:rPr>
              <w:rFonts w:asciiTheme="minorHAnsi" w:eastAsiaTheme="minorEastAsia" w:hAnsiTheme="minorHAnsi" w:hint="eastAsia"/>
              <w:sz w:val="22"/>
              <w:szCs w:val="24"/>
              <w14:ligatures w14:val="standardContextual"/>
            </w:rPr>
          </w:pPr>
          <w:hyperlink w:anchor="_Toc226059665" w:history="1">
            <w:r>
              <w:rPr>
                <w:rStyle w:val="afa"/>
                <w:rFonts w:hint="eastAsia"/>
              </w:rPr>
              <w:t xml:space="preserve">2.4 </w:t>
            </w:r>
            <w:r>
              <w:rPr>
                <w:rStyle w:val="afa"/>
                <w:rFonts w:hint="eastAsia"/>
              </w:rPr>
              <w:t>模型评估方法</w:t>
            </w:r>
            <w:r>
              <w:rPr>
                <w:rFonts w:hint="eastAsia"/>
              </w:rPr>
              <w:tab/>
            </w:r>
            <w:r>
              <w:rPr>
                <w:rFonts w:hint="eastAsia"/>
              </w:rPr>
              <w:fldChar w:fldCharType="begin"/>
            </w:r>
            <w:r>
              <w:rPr>
                <w:rFonts w:hint="eastAsia"/>
              </w:rPr>
              <w:instrText xml:space="preserve"> </w:instrText>
            </w:r>
            <w:r>
              <w:instrText>PAGEREF _Toc226059665 \h</w:instrText>
            </w:r>
            <w:r>
              <w:rPr>
                <w:rFonts w:hint="eastAsia"/>
              </w:rPr>
              <w:instrText xml:space="preserve"> </w:instrText>
            </w:r>
            <w:r>
              <w:rPr>
                <w:rFonts w:hint="eastAsia"/>
              </w:rPr>
            </w:r>
            <w:r>
              <w:rPr>
                <w:rFonts w:hint="eastAsia"/>
              </w:rPr>
              <w:fldChar w:fldCharType="separate"/>
            </w:r>
            <w:r>
              <w:t>11</w:t>
            </w:r>
            <w:r>
              <w:rPr>
                <w:rFonts w:hint="eastAsia"/>
              </w:rPr>
              <w:fldChar w:fldCharType="end"/>
            </w:r>
          </w:hyperlink>
        </w:p>
        <w:p w14:paraId="66C389A1" w14:textId="77777777" w:rsidR="00F54B80" w:rsidRDefault="00F54B80">
          <w:pPr>
            <w:pStyle w:val="TOC3"/>
            <w:rPr>
              <w:rFonts w:asciiTheme="minorHAnsi" w:eastAsiaTheme="minorEastAsia" w:hAnsiTheme="minorHAnsi" w:hint="eastAsia"/>
              <w:sz w:val="22"/>
              <w:szCs w:val="24"/>
              <w14:ligatures w14:val="standardContextual"/>
            </w:rPr>
          </w:pPr>
          <w:hyperlink w:anchor="_Toc226059666" w:history="1">
            <w:r>
              <w:rPr>
                <w:rStyle w:val="afa"/>
                <w:rFonts w:hint="eastAsia"/>
              </w:rPr>
              <w:t xml:space="preserve">2.4.1 </w:t>
            </w:r>
            <w:r>
              <w:rPr>
                <w:rStyle w:val="afa"/>
                <w:rFonts w:hint="eastAsia"/>
              </w:rPr>
              <w:t>人工评估维度</w:t>
            </w:r>
            <w:r>
              <w:rPr>
                <w:rFonts w:hint="eastAsia"/>
              </w:rPr>
              <w:tab/>
            </w:r>
            <w:r>
              <w:rPr>
                <w:rFonts w:hint="eastAsia"/>
              </w:rPr>
              <w:fldChar w:fldCharType="begin"/>
            </w:r>
            <w:r>
              <w:rPr>
                <w:rFonts w:hint="eastAsia"/>
              </w:rPr>
              <w:instrText xml:space="preserve"> </w:instrText>
            </w:r>
            <w:r>
              <w:instrText>PAGEREF _Toc226059666 \h</w:instrText>
            </w:r>
            <w:r>
              <w:rPr>
                <w:rFonts w:hint="eastAsia"/>
              </w:rPr>
              <w:instrText xml:space="preserve"> </w:instrText>
            </w:r>
            <w:r>
              <w:rPr>
                <w:rFonts w:hint="eastAsia"/>
              </w:rPr>
            </w:r>
            <w:r>
              <w:rPr>
                <w:rFonts w:hint="eastAsia"/>
              </w:rPr>
              <w:fldChar w:fldCharType="separate"/>
            </w:r>
            <w:r>
              <w:t>11</w:t>
            </w:r>
            <w:r>
              <w:rPr>
                <w:rFonts w:hint="eastAsia"/>
              </w:rPr>
              <w:fldChar w:fldCharType="end"/>
            </w:r>
          </w:hyperlink>
        </w:p>
        <w:p w14:paraId="7683DC52" w14:textId="77777777" w:rsidR="00F54B80" w:rsidRDefault="00F54B80">
          <w:pPr>
            <w:pStyle w:val="TOC3"/>
            <w:rPr>
              <w:rFonts w:asciiTheme="minorHAnsi" w:eastAsiaTheme="minorEastAsia" w:hAnsiTheme="minorHAnsi" w:hint="eastAsia"/>
              <w:sz w:val="22"/>
              <w:szCs w:val="24"/>
              <w14:ligatures w14:val="standardContextual"/>
            </w:rPr>
          </w:pPr>
          <w:hyperlink w:anchor="_Toc226059667" w:history="1">
            <w:r>
              <w:rPr>
                <w:rStyle w:val="afa"/>
                <w:rFonts w:hint="eastAsia"/>
              </w:rPr>
              <w:t xml:space="preserve">2.4.2 </w:t>
            </w:r>
            <w:r>
              <w:rPr>
                <w:rStyle w:val="afa"/>
                <w:rFonts w:hint="eastAsia"/>
              </w:rPr>
              <w:t>自动化评估指标</w:t>
            </w:r>
            <w:r>
              <w:rPr>
                <w:rFonts w:hint="eastAsia"/>
              </w:rPr>
              <w:tab/>
            </w:r>
            <w:r>
              <w:rPr>
                <w:rFonts w:hint="eastAsia"/>
              </w:rPr>
              <w:fldChar w:fldCharType="begin"/>
            </w:r>
            <w:r>
              <w:rPr>
                <w:rFonts w:hint="eastAsia"/>
              </w:rPr>
              <w:instrText xml:space="preserve"> </w:instrText>
            </w:r>
            <w:r>
              <w:instrText>PAGEREF _Toc226059667 \h</w:instrText>
            </w:r>
            <w:r>
              <w:rPr>
                <w:rFonts w:hint="eastAsia"/>
              </w:rPr>
              <w:instrText xml:space="preserve"> </w:instrText>
            </w:r>
            <w:r>
              <w:rPr>
                <w:rFonts w:hint="eastAsia"/>
              </w:rPr>
            </w:r>
            <w:r>
              <w:rPr>
                <w:rFonts w:hint="eastAsia"/>
              </w:rPr>
              <w:fldChar w:fldCharType="separate"/>
            </w:r>
            <w:r>
              <w:t>11</w:t>
            </w:r>
            <w:r>
              <w:rPr>
                <w:rFonts w:hint="eastAsia"/>
              </w:rPr>
              <w:fldChar w:fldCharType="end"/>
            </w:r>
          </w:hyperlink>
        </w:p>
        <w:p w14:paraId="3BA83924" w14:textId="77777777" w:rsidR="00F54B80" w:rsidRDefault="00F54B80">
          <w:pPr>
            <w:pStyle w:val="TOC2"/>
            <w:rPr>
              <w:rFonts w:asciiTheme="minorHAnsi" w:eastAsiaTheme="minorEastAsia" w:hAnsiTheme="minorHAnsi" w:hint="eastAsia"/>
              <w:sz w:val="22"/>
              <w:szCs w:val="24"/>
              <w14:ligatures w14:val="standardContextual"/>
            </w:rPr>
          </w:pPr>
          <w:hyperlink w:anchor="_Toc226059668" w:history="1">
            <w:r>
              <w:rPr>
                <w:rStyle w:val="afa"/>
                <w:rFonts w:hint="eastAsia"/>
              </w:rPr>
              <w:t xml:space="preserve">2.5 </w:t>
            </w:r>
            <w:r>
              <w:rPr>
                <w:rStyle w:val="afa"/>
                <w:rFonts w:hint="eastAsia"/>
              </w:rPr>
              <w:t>本章小结</w:t>
            </w:r>
            <w:r>
              <w:rPr>
                <w:rFonts w:hint="eastAsia"/>
              </w:rPr>
              <w:tab/>
            </w:r>
            <w:r>
              <w:rPr>
                <w:rFonts w:hint="eastAsia"/>
              </w:rPr>
              <w:fldChar w:fldCharType="begin"/>
            </w:r>
            <w:r>
              <w:rPr>
                <w:rFonts w:hint="eastAsia"/>
              </w:rPr>
              <w:instrText xml:space="preserve"> </w:instrText>
            </w:r>
            <w:r>
              <w:instrText>PAGEREF _Toc226059668 \h</w:instrText>
            </w:r>
            <w:r>
              <w:rPr>
                <w:rFonts w:hint="eastAsia"/>
              </w:rPr>
              <w:instrText xml:space="preserve"> </w:instrText>
            </w:r>
            <w:r>
              <w:rPr>
                <w:rFonts w:hint="eastAsia"/>
              </w:rPr>
            </w:r>
            <w:r>
              <w:rPr>
                <w:rFonts w:hint="eastAsia"/>
              </w:rPr>
              <w:fldChar w:fldCharType="separate"/>
            </w:r>
            <w:r>
              <w:t>11</w:t>
            </w:r>
            <w:r>
              <w:rPr>
                <w:rFonts w:hint="eastAsia"/>
              </w:rPr>
              <w:fldChar w:fldCharType="end"/>
            </w:r>
          </w:hyperlink>
        </w:p>
        <w:p w14:paraId="3FA4DD97" w14:textId="77777777" w:rsidR="00F54B80" w:rsidRDefault="00F54B80">
          <w:pPr>
            <w:pStyle w:val="TOC1"/>
            <w:rPr>
              <w:rFonts w:asciiTheme="minorHAnsi" w:eastAsiaTheme="minorEastAsia" w:hAnsiTheme="minorHAnsi" w:hint="eastAsia"/>
              <w:sz w:val="22"/>
              <w:szCs w:val="24"/>
              <w14:ligatures w14:val="standardContextual"/>
            </w:rPr>
          </w:pPr>
          <w:hyperlink w:anchor="_Toc226059669" w:history="1">
            <w:r>
              <w:rPr>
                <w:rStyle w:val="afa"/>
                <w:rFonts w:hint="eastAsia"/>
              </w:rPr>
              <w:t>第</w:t>
            </w:r>
            <w:r>
              <w:rPr>
                <w:rStyle w:val="afa"/>
                <w:rFonts w:hint="eastAsia"/>
              </w:rPr>
              <w:t>3</w:t>
            </w:r>
            <w:r>
              <w:rPr>
                <w:rStyle w:val="afa"/>
                <w:rFonts w:hint="eastAsia"/>
              </w:rPr>
              <w:t>章</w:t>
            </w:r>
            <w:r>
              <w:rPr>
                <w:rStyle w:val="afa"/>
                <w:rFonts w:hint="eastAsia"/>
              </w:rPr>
              <w:t xml:space="preserve"> </w:t>
            </w:r>
            <w:r>
              <w:rPr>
                <w:rStyle w:val="afa"/>
                <w:rFonts w:hint="eastAsia"/>
              </w:rPr>
              <w:t>数据来源与研究方法</w:t>
            </w:r>
            <w:r>
              <w:rPr>
                <w:rFonts w:hint="eastAsia"/>
              </w:rPr>
              <w:tab/>
            </w:r>
            <w:r>
              <w:rPr>
                <w:rFonts w:hint="eastAsia"/>
              </w:rPr>
              <w:fldChar w:fldCharType="begin"/>
            </w:r>
            <w:r>
              <w:rPr>
                <w:rFonts w:hint="eastAsia"/>
              </w:rPr>
              <w:instrText xml:space="preserve"> </w:instrText>
            </w:r>
            <w:r>
              <w:instrText>PAGEREF _Toc226059669 \h</w:instrText>
            </w:r>
            <w:r>
              <w:rPr>
                <w:rFonts w:hint="eastAsia"/>
              </w:rPr>
              <w:instrText xml:space="preserve"> </w:instrText>
            </w:r>
            <w:r>
              <w:rPr>
                <w:rFonts w:hint="eastAsia"/>
              </w:rPr>
            </w:r>
            <w:r>
              <w:rPr>
                <w:rFonts w:hint="eastAsia"/>
              </w:rPr>
              <w:fldChar w:fldCharType="separate"/>
            </w:r>
            <w:r>
              <w:t>13</w:t>
            </w:r>
            <w:r>
              <w:rPr>
                <w:rFonts w:hint="eastAsia"/>
              </w:rPr>
              <w:fldChar w:fldCharType="end"/>
            </w:r>
          </w:hyperlink>
        </w:p>
        <w:p w14:paraId="32D5B695" w14:textId="77777777" w:rsidR="00F54B80" w:rsidRDefault="00F54B80">
          <w:pPr>
            <w:pStyle w:val="TOC2"/>
            <w:rPr>
              <w:rFonts w:asciiTheme="minorHAnsi" w:eastAsiaTheme="minorEastAsia" w:hAnsiTheme="minorHAnsi" w:hint="eastAsia"/>
              <w:sz w:val="22"/>
              <w:szCs w:val="24"/>
              <w14:ligatures w14:val="standardContextual"/>
            </w:rPr>
          </w:pPr>
          <w:hyperlink w:anchor="_Toc226059670" w:history="1">
            <w:r>
              <w:rPr>
                <w:rStyle w:val="afa"/>
                <w:rFonts w:hint="eastAsia"/>
              </w:rPr>
              <w:t xml:space="preserve">3.1 </w:t>
            </w:r>
            <w:r>
              <w:rPr>
                <w:rStyle w:val="afa"/>
                <w:rFonts w:hint="eastAsia"/>
              </w:rPr>
              <w:t>研究总体框架</w:t>
            </w:r>
            <w:r>
              <w:rPr>
                <w:rFonts w:hint="eastAsia"/>
              </w:rPr>
              <w:tab/>
            </w:r>
            <w:r>
              <w:rPr>
                <w:rFonts w:hint="eastAsia"/>
              </w:rPr>
              <w:fldChar w:fldCharType="begin"/>
            </w:r>
            <w:r>
              <w:rPr>
                <w:rFonts w:hint="eastAsia"/>
              </w:rPr>
              <w:instrText xml:space="preserve"> </w:instrText>
            </w:r>
            <w:r>
              <w:instrText>PAGEREF _Toc226059670 \h</w:instrText>
            </w:r>
            <w:r>
              <w:rPr>
                <w:rFonts w:hint="eastAsia"/>
              </w:rPr>
              <w:instrText xml:space="preserve"> </w:instrText>
            </w:r>
            <w:r>
              <w:rPr>
                <w:rFonts w:hint="eastAsia"/>
              </w:rPr>
            </w:r>
            <w:r>
              <w:rPr>
                <w:rFonts w:hint="eastAsia"/>
              </w:rPr>
              <w:fldChar w:fldCharType="separate"/>
            </w:r>
            <w:r>
              <w:t>13</w:t>
            </w:r>
            <w:r>
              <w:rPr>
                <w:rFonts w:hint="eastAsia"/>
              </w:rPr>
              <w:fldChar w:fldCharType="end"/>
            </w:r>
          </w:hyperlink>
        </w:p>
        <w:p w14:paraId="4BCA4BF8" w14:textId="77777777" w:rsidR="00F54B80" w:rsidRDefault="00F54B80">
          <w:pPr>
            <w:pStyle w:val="TOC2"/>
            <w:rPr>
              <w:rFonts w:asciiTheme="minorHAnsi" w:eastAsiaTheme="minorEastAsia" w:hAnsiTheme="minorHAnsi" w:hint="eastAsia"/>
              <w:sz w:val="22"/>
              <w:szCs w:val="24"/>
              <w14:ligatures w14:val="standardContextual"/>
            </w:rPr>
          </w:pPr>
          <w:hyperlink w:anchor="_Toc226059671" w:history="1">
            <w:r>
              <w:rPr>
                <w:rStyle w:val="afa"/>
                <w:rFonts w:hint="eastAsia"/>
              </w:rPr>
              <w:t xml:space="preserve">3.2 </w:t>
            </w:r>
            <w:r>
              <w:rPr>
                <w:rStyle w:val="afa"/>
                <w:rFonts w:hint="eastAsia"/>
              </w:rPr>
              <w:t>数据来源与样本筛选</w:t>
            </w:r>
            <w:r>
              <w:rPr>
                <w:rFonts w:hint="eastAsia"/>
              </w:rPr>
              <w:tab/>
            </w:r>
            <w:r>
              <w:rPr>
                <w:rFonts w:hint="eastAsia"/>
              </w:rPr>
              <w:fldChar w:fldCharType="begin"/>
            </w:r>
            <w:r>
              <w:rPr>
                <w:rFonts w:hint="eastAsia"/>
              </w:rPr>
              <w:instrText xml:space="preserve"> </w:instrText>
            </w:r>
            <w:r>
              <w:instrText>PAGEREF _Toc226059671 \h</w:instrText>
            </w:r>
            <w:r>
              <w:rPr>
                <w:rFonts w:hint="eastAsia"/>
              </w:rPr>
              <w:instrText xml:space="preserve"> </w:instrText>
            </w:r>
            <w:r>
              <w:rPr>
                <w:rFonts w:hint="eastAsia"/>
              </w:rPr>
            </w:r>
            <w:r>
              <w:rPr>
                <w:rFonts w:hint="eastAsia"/>
              </w:rPr>
              <w:fldChar w:fldCharType="separate"/>
            </w:r>
            <w:r>
              <w:t>13</w:t>
            </w:r>
            <w:r>
              <w:rPr>
                <w:rFonts w:hint="eastAsia"/>
              </w:rPr>
              <w:fldChar w:fldCharType="end"/>
            </w:r>
          </w:hyperlink>
        </w:p>
        <w:p w14:paraId="2AD13AC4" w14:textId="77777777" w:rsidR="00F54B80" w:rsidRDefault="00F54B80">
          <w:pPr>
            <w:pStyle w:val="TOC3"/>
            <w:rPr>
              <w:rFonts w:asciiTheme="minorHAnsi" w:eastAsiaTheme="minorEastAsia" w:hAnsiTheme="minorHAnsi" w:hint="eastAsia"/>
              <w:sz w:val="22"/>
              <w:szCs w:val="24"/>
              <w14:ligatures w14:val="standardContextual"/>
            </w:rPr>
          </w:pPr>
          <w:hyperlink w:anchor="_Toc226059672" w:history="1">
            <w:r>
              <w:rPr>
                <w:rStyle w:val="afa"/>
                <w:rFonts w:hint="eastAsia"/>
              </w:rPr>
              <w:t xml:space="preserve">3.2.1 </w:t>
            </w:r>
            <w:r>
              <w:rPr>
                <w:rStyle w:val="afa"/>
                <w:rFonts w:hint="eastAsia"/>
              </w:rPr>
              <w:t>数据平台与时间范围</w:t>
            </w:r>
            <w:r>
              <w:rPr>
                <w:rFonts w:hint="eastAsia"/>
              </w:rPr>
              <w:tab/>
            </w:r>
            <w:r>
              <w:rPr>
                <w:rFonts w:hint="eastAsia"/>
              </w:rPr>
              <w:fldChar w:fldCharType="begin"/>
            </w:r>
            <w:r>
              <w:rPr>
                <w:rFonts w:hint="eastAsia"/>
              </w:rPr>
              <w:instrText xml:space="preserve"> </w:instrText>
            </w:r>
            <w:r>
              <w:instrText>PAGEREF _Toc226059672 \h</w:instrText>
            </w:r>
            <w:r>
              <w:rPr>
                <w:rFonts w:hint="eastAsia"/>
              </w:rPr>
              <w:instrText xml:space="preserve"> </w:instrText>
            </w:r>
            <w:r>
              <w:rPr>
                <w:rFonts w:hint="eastAsia"/>
              </w:rPr>
            </w:r>
            <w:r>
              <w:rPr>
                <w:rFonts w:hint="eastAsia"/>
              </w:rPr>
              <w:fldChar w:fldCharType="separate"/>
            </w:r>
            <w:r>
              <w:t>13</w:t>
            </w:r>
            <w:r>
              <w:rPr>
                <w:rFonts w:hint="eastAsia"/>
              </w:rPr>
              <w:fldChar w:fldCharType="end"/>
            </w:r>
          </w:hyperlink>
        </w:p>
        <w:p w14:paraId="37C84A98" w14:textId="77777777" w:rsidR="00F54B80" w:rsidRDefault="00F54B80">
          <w:pPr>
            <w:pStyle w:val="TOC3"/>
            <w:rPr>
              <w:rFonts w:asciiTheme="minorHAnsi" w:eastAsiaTheme="minorEastAsia" w:hAnsiTheme="minorHAnsi" w:hint="eastAsia"/>
              <w:sz w:val="22"/>
              <w:szCs w:val="24"/>
              <w14:ligatures w14:val="standardContextual"/>
            </w:rPr>
          </w:pPr>
          <w:hyperlink w:anchor="_Toc226059673" w:history="1">
            <w:r>
              <w:rPr>
                <w:rStyle w:val="afa"/>
                <w:rFonts w:hint="eastAsia"/>
              </w:rPr>
              <w:t xml:space="preserve">3.2.2 </w:t>
            </w:r>
            <w:r>
              <w:rPr>
                <w:rStyle w:val="afa"/>
                <w:rFonts w:hint="eastAsia"/>
              </w:rPr>
              <w:t>视频筛选标准</w:t>
            </w:r>
            <w:r>
              <w:rPr>
                <w:rFonts w:hint="eastAsia"/>
              </w:rPr>
              <w:tab/>
            </w:r>
            <w:r>
              <w:rPr>
                <w:rFonts w:hint="eastAsia"/>
              </w:rPr>
              <w:fldChar w:fldCharType="begin"/>
            </w:r>
            <w:r>
              <w:rPr>
                <w:rFonts w:hint="eastAsia"/>
              </w:rPr>
              <w:instrText xml:space="preserve"> </w:instrText>
            </w:r>
            <w:r>
              <w:instrText>PAGEREF _Toc226059673 \h</w:instrText>
            </w:r>
            <w:r>
              <w:rPr>
                <w:rFonts w:hint="eastAsia"/>
              </w:rPr>
              <w:instrText xml:space="preserve"> </w:instrText>
            </w:r>
            <w:r>
              <w:rPr>
                <w:rFonts w:hint="eastAsia"/>
              </w:rPr>
            </w:r>
            <w:r>
              <w:rPr>
                <w:rFonts w:hint="eastAsia"/>
              </w:rPr>
              <w:fldChar w:fldCharType="separate"/>
            </w:r>
            <w:r>
              <w:t>14</w:t>
            </w:r>
            <w:r>
              <w:rPr>
                <w:rFonts w:hint="eastAsia"/>
              </w:rPr>
              <w:fldChar w:fldCharType="end"/>
            </w:r>
          </w:hyperlink>
        </w:p>
        <w:p w14:paraId="19E27772" w14:textId="77777777" w:rsidR="00F54B80" w:rsidRDefault="00F54B80">
          <w:pPr>
            <w:pStyle w:val="TOC3"/>
            <w:rPr>
              <w:rFonts w:asciiTheme="minorHAnsi" w:eastAsiaTheme="minorEastAsia" w:hAnsiTheme="minorHAnsi" w:hint="eastAsia"/>
              <w:sz w:val="22"/>
              <w:szCs w:val="24"/>
              <w14:ligatures w14:val="standardContextual"/>
            </w:rPr>
          </w:pPr>
          <w:hyperlink w:anchor="_Toc226059674" w:history="1">
            <w:r>
              <w:rPr>
                <w:rStyle w:val="afa"/>
                <w:rFonts w:hint="eastAsia"/>
              </w:rPr>
              <w:t xml:space="preserve">3.2.3 </w:t>
            </w:r>
            <w:r>
              <w:rPr>
                <w:rStyle w:val="afa"/>
                <w:rFonts w:hint="eastAsia"/>
              </w:rPr>
              <w:t>关键词体系设计</w:t>
            </w:r>
            <w:r>
              <w:rPr>
                <w:rFonts w:hint="eastAsia"/>
              </w:rPr>
              <w:tab/>
            </w:r>
            <w:r>
              <w:rPr>
                <w:rFonts w:hint="eastAsia"/>
              </w:rPr>
              <w:fldChar w:fldCharType="begin"/>
            </w:r>
            <w:r>
              <w:rPr>
                <w:rFonts w:hint="eastAsia"/>
              </w:rPr>
              <w:instrText xml:space="preserve"> </w:instrText>
            </w:r>
            <w:r>
              <w:instrText>PAGEREF _Toc226059674 \h</w:instrText>
            </w:r>
            <w:r>
              <w:rPr>
                <w:rFonts w:hint="eastAsia"/>
              </w:rPr>
              <w:instrText xml:space="preserve"> </w:instrText>
            </w:r>
            <w:r>
              <w:rPr>
                <w:rFonts w:hint="eastAsia"/>
              </w:rPr>
            </w:r>
            <w:r>
              <w:rPr>
                <w:rFonts w:hint="eastAsia"/>
              </w:rPr>
              <w:fldChar w:fldCharType="separate"/>
            </w:r>
            <w:r>
              <w:t>14</w:t>
            </w:r>
            <w:r>
              <w:rPr>
                <w:rFonts w:hint="eastAsia"/>
              </w:rPr>
              <w:fldChar w:fldCharType="end"/>
            </w:r>
          </w:hyperlink>
        </w:p>
        <w:p w14:paraId="200D1C2B" w14:textId="77777777" w:rsidR="00F54B80" w:rsidRDefault="00F54B80">
          <w:pPr>
            <w:pStyle w:val="TOC2"/>
            <w:rPr>
              <w:rFonts w:asciiTheme="minorHAnsi" w:eastAsiaTheme="minorEastAsia" w:hAnsiTheme="minorHAnsi" w:hint="eastAsia"/>
              <w:sz w:val="22"/>
              <w:szCs w:val="24"/>
              <w14:ligatures w14:val="standardContextual"/>
            </w:rPr>
          </w:pPr>
          <w:hyperlink w:anchor="_Toc226059675" w:history="1">
            <w:r>
              <w:rPr>
                <w:rStyle w:val="afa"/>
                <w:rFonts w:hint="eastAsia"/>
              </w:rPr>
              <w:t xml:space="preserve">3.3 </w:t>
            </w:r>
            <w:r>
              <w:rPr>
                <w:rStyle w:val="afa"/>
                <w:rFonts w:hint="eastAsia"/>
              </w:rPr>
              <w:t>数据采集与伦理合规</w:t>
            </w:r>
            <w:r>
              <w:rPr>
                <w:rFonts w:hint="eastAsia"/>
              </w:rPr>
              <w:tab/>
            </w:r>
            <w:r>
              <w:rPr>
                <w:rFonts w:hint="eastAsia"/>
              </w:rPr>
              <w:fldChar w:fldCharType="begin"/>
            </w:r>
            <w:r>
              <w:rPr>
                <w:rFonts w:hint="eastAsia"/>
              </w:rPr>
              <w:instrText xml:space="preserve"> </w:instrText>
            </w:r>
            <w:r>
              <w:instrText>PAGEREF _Toc226059675 \h</w:instrText>
            </w:r>
            <w:r>
              <w:rPr>
                <w:rFonts w:hint="eastAsia"/>
              </w:rPr>
              <w:instrText xml:space="preserve"> </w:instrText>
            </w:r>
            <w:r>
              <w:rPr>
                <w:rFonts w:hint="eastAsia"/>
              </w:rPr>
            </w:r>
            <w:r>
              <w:rPr>
                <w:rFonts w:hint="eastAsia"/>
              </w:rPr>
              <w:fldChar w:fldCharType="separate"/>
            </w:r>
            <w:r>
              <w:t>15</w:t>
            </w:r>
            <w:r>
              <w:rPr>
                <w:rFonts w:hint="eastAsia"/>
              </w:rPr>
              <w:fldChar w:fldCharType="end"/>
            </w:r>
          </w:hyperlink>
        </w:p>
        <w:p w14:paraId="31FE6999" w14:textId="77777777" w:rsidR="00F54B80" w:rsidRDefault="00F54B80">
          <w:pPr>
            <w:pStyle w:val="TOC3"/>
            <w:rPr>
              <w:rFonts w:asciiTheme="minorHAnsi" w:eastAsiaTheme="minorEastAsia" w:hAnsiTheme="minorHAnsi" w:hint="eastAsia"/>
              <w:sz w:val="22"/>
              <w:szCs w:val="24"/>
              <w14:ligatures w14:val="standardContextual"/>
            </w:rPr>
          </w:pPr>
          <w:hyperlink w:anchor="_Toc226059676" w:history="1">
            <w:r>
              <w:rPr>
                <w:rStyle w:val="afa"/>
                <w:rFonts w:hint="eastAsia"/>
              </w:rPr>
              <w:t xml:space="preserve">3.3.1 </w:t>
            </w:r>
            <w:r>
              <w:rPr>
                <w:rStyle w:val="afa"/>
                <w:rFonts w:hint="eastAsia"/>
              </w:rPr>
              <w:t>数据采集内容</w:t>
            </w:r>
            <w:r>
              <w:rPr>
                <w:rFonts w:hint="eastAsia"/>
              </w:rPr>
              <w:tab/>
            </w:r>
            <w:r>
              <w:rPr>
                <w:rFonts w:hint="eastAsia"/>
              </w:rPr>
              <w:fldChar w:fldCharType="begin"/>
            </w:r>
            <w:r>
              <w:rPr>
                <w:rFonts w:hint="eastAsia"/>
              </w:rPr>
              <w:instrText xml:space="preserve"> </w:instrText>
            </w:r>
            <w:r>
              <w:instrText>PAGEREF _Toc226059676 \h</w:instrText>
            </w:r>
            <w:r>
              <w:rPr>
                <w:rFonts w:hint="eastAsia"/>
              </w:rPr>
              <w:instrText xml:space="preserve"> </w:instrText>
            </w:r>
            <w:r>
              <w:rPr>
                <w:rFonts w:hint="eastAsia"/>
              </w:rPr>
            </w:r>
            <w:r>
              <w:rPr>
                <w:rFonts w:hint="eastAsia"/>
              </w:rPr>
              <w:fldChar w:fldCharType="separate"/>
            </w:r>
            <w:r>
              <w:t>15</w:t>
            </w:r>
            <w:r>
              <w:rPr>
                <w:rFonts w:hint="eastAsia"/>
              </w:rPr>
              <w:fldChar w:fldCharType="end"/>
            </w:r>
          </w:hyperlink>
        </w:p>
        <w:p w14:paraId="0825F378" w14:textId="77777777" w:rsidR="00F54B80" w:rsidRDefault="00F54B80">
          <w:pPr>
            <w:pStyle w:val="TOC3"/>
            <w:rPr>
              <w:rFonts w:asciiTheme="minorHAnsi" w:eastAsiaTheme="minorEastAsia" w:hAnsiTheme="minorHAnsi" w:hint="eastAsia"/>
              <w:sz w:val="22"/>
              <w:szCs w:val="24"/>
              <w14:ligatures w14:val="standardContextual"/>
            </w:rPr>
          </w:pPr>
          <w:hyperlink w:anchor="_Toc226059677" w:history="1">
            <w:r>
              <w:rPr>
                <w:rStyle w:val="afa"/>
                <w:rFonts w:hint="eastAsia"/>
              </w:rPr>
              <w:t xml:space="preserve">3.3.2 </w:t>
            </w:r>
            <w:r>
              <w:rPr>
                <w:rStyle w:val="afa"/>
                <w:rFonts w:hint="eastAsia"/>
              </w:rPr>
              <w:t>数据脱敏与匿名化处理</w:t>
            </w:r>
            <w:r>
              <w:rPr>
                <w:rFonts w:hint="eastAsia"/>
              </w:rPr>
              <w:tab/>
            </w:r>
            <w:r>
              <w:rPr>
                <w:rFonts w:hint="eastAsia"/>
              </w:rPr>
              <w:fldChar w:fldCharType="begin"/>
            </w:r>
            <w:r>
              <w:rPr>
                <w:rFonts w:hint="eastAsia"/>
              </w:rPr>
              <w:instrText xml:space="preserve"> </w:instrText>
            </w:r>
            <w:r>
              <w:instrText>PAGEREF _Toc226059677 \h</w:instrText>
            </w:r>
            <w:r>
              <w:rPr>
                <w:rFonts w:hint="eastAsia"/>
              </w:rPr>
              <w:instrText xml:space="preserve"> </w:instrText>
            </w:r>
            <w:r>
              <w:rPr>
                <w:rFonts w:hint="eastAsia"/>
              </w:rPr>
            </w:r>
            <w:r>
              <w:rPr>
                <w:rFonts w:hint="eastAsia"/>
              </w:rPr>
              <w:fldChar w:fldCharType="separate"/>
            </w:r>
            <w:r>
              <w:t>16</w:t>
            </w:r>
            <w:r>
              <w:rPr>
                <w:rFonts w:hint="eastAsia"/>
              </w:rPr>
              <w:fldChar w:fldCharType="end"/>
            </w:r>
          </w:hyperlink>
        </w:p>
        <w:p w14:paraId="32F9F0C0" w14:textId="77777777" w:rsidR="00F54B80" w:rsidRDefault="00F54B80">
          <w:pPr>
            <w:pStyle w:val="TOC3"/>
            <w:rPr>
              <w:rFonts w:asciiTheme="minorHAnsi" w:eastAsiaTheme="minorEastAsia" w:hAnsiTheme="minorHAnsi" w:hint="eastAsia"/>
              <w:sz w:val="22"/>
              <w:szCs w:val="24"/>
              <w14:ligatures w14:val="standardContextual"/>
            </w:rPr>
          </w:pPr>
          <w:hyperlink w:anchor="_Toc226059678" w:history="1">
            <w:r>
              <w:rPr>
                <w:rStyle w:val="afa"/>
                <w:rFonts w:hint="eastAsia"/>
              </w:rPr>
              <w:t xml:space="preserve">3.3.3 </w:t>
            </w:r>
            <w:r>
              <w:rPr>
                <w:rStyle w:val="afa"/>
                <w:rFonts w:hint="eastAsia"/>
              </w:rPr>
              <w:t>研究伦理与平台合规说明</w:t>
            </w:r>
            <w:r>
              <w:rPr>
                <w:rFonts w:hint="eastAsia"/>
              </w:rPr>
              <w:tab/>
            </w:r>
            <w:r>
              <w:rPr>
                <w:rFonts w:hint="eastAsia"/>
              </w:rPr>
              <w:fldChar w:fldCharType="begin"/>
            </w:r>
            <w:r>
              <w:rPr>
                <w:rFonts w:hint="eastAsia"/>
              </w:rPr>
              <w:instrText xml:space="preserve"> </w:instrText>
            </w:r>
            <w:r>
              <w:instrText>PAGEREF _Toc226059678 \h</w:instrText>
            </w:r>
            <w:r>
              <w:rPr>
                <w:rFonts w:hint="eastAsia"/>
              </w:rPr>
              <w:instrText xml:space="preserve"> </w:instrText>
            </w:r>
            <w:r>
              <w:rPr>
                <w:rFonts w:hint="eastAsia"/>
              </w:rPr>
            </w:r>
            <w:r>
              <w:rPr>
                <w:rFonts w:hint="eastAsia"/>
              </w:rPr>
              <w:fldChar w:fldCharType="separate"/>
            </w:r>
            <w:r>
              <w:t>16</w:t>
            </w:r>
            <w:r>
              <w:rPr>
                <w:rFonts w:hint="eastAsia"/>
              </w:rPr>
              <w:fldChar w:fldCharType="end"/>
            </w:r>
          </w:hyperlink>
        </w:p>
        <w:p w14:paraId="3995CB65" w14:textId="77777777" w:rsidR="00F54B80" w:rsidRDefault="00F54B80">
          <w:pPr>
            <w:pStyle w:val="TOC2"/>
            <w:rPr>
              <w:rFonts w:asciiTheme="minorHAnsi" w:eastAsiaTheme="minorEastAsia" w:hAnsiTheme="minorHAnsi" w:hint="eastAsia"/>
              <w:sz w:val="22"/>
              <w:szCs w:val="24"/>
              <w14:ligatures w14:val="standardContextual"/>
            </w:rPr>
          </w:pPr>
          <w:hyperlink w:anchor="_Toc226059679" w:history="1">
            <w:r>
              <w:rPr>
                <w:rStyle w:val="afa"/>
                <w:rFonts w:hint="eastAsia"/>
              </w:rPr>
              <w:t xml:space="preserve">3.4 </w:t>
            </w:r>
            <w:r>
              <w:rPr>
                <w:rStyle w:val="afa"/>
                <w:rFonts w:hint="eastAsia"/>
              </w:rPr>
              <w:t>数据预处理</w:t>
            </w:r>
            <w:r>
              <w:rPr>
                <w:rFonts w:hint="eastAsia"/>
              </w:rPr>
              <w:tab/>
            </w:r>
            <w:r>
              <w:rPr>
                <w:rFonts w:hint="eastAsia"/>
              </w:rPr>
              <w:fldChar w:fldCharType="begin"/>
            </w:r>
            <w:r>
              <w:rPr>
                <w:rFonts w:hint="eastAsia"/>
              </w:rPr>
              <w:instrText xml:space="preserve"> </w:instrText>
            </w:r>
            <w:r>
              <w:instrText>PAGEREF _Toc226059679 \h</w:instrText>
            </w:r>
            <w:r>
              <w:rPr>
                <w:rFonts w:hint="eastAsia"/>
              </w:rPr>
              <w:instrText xml:space="preserve"> </w:instrText>
            </w:r>
            <w:r>
              <w:rPr>
                <w:rFonts w:hint="eastAsia"/>
              </w:rPr>
            </w:r>
            <w:r>
              <w:rPr>
                <w:rFonts w:hint="eastAsia"/>
              </w:rPr>
              <w:fldChar w:fldCharType="separate"/>
            </w:r>
            <w:r>
              <w:t>16</w:t>
            </w:r>
            <w:r>
              <w:rPr>
                <w:rFonts w:hint="eastAsia"/>
              </w:rPr>
              <w:fldChar w:fldCharType="end"/>
            </w:r>
          </w:hyperlink>
        </w:p>
        <w:p w14:paraId="42A8ACC5" w14:textId="77777777" w:rsidR="00F54B80" w:rsidRDefault="00F54B80">
          <w:pPr>
            <w:pStyle w:val="TOC3"/>
            <w:rPr>
              <w:rFonts w:asciiTheme="minorHAnsi" w:eastAsiaTheme="minorEastAsia" w:hAnsiTheme="minorHAnsi" w:hint="eastAsia"/>
              <w:sz w:val="22"/>
              <w:szCs w:val="24"/>
              <w14:ligatures w14:val="standardContextual"/>
            </w:rPr>
          </w:pPr>
          <w:hyperlink w:anchor="_Toc226059680" w:history="1">
            <w:r>
              <w:rPr>
                <w:rStyle w:val="afa"/>
                <w:rFonts w:hint="eastAsia"/>
              </w:rPr>
              <w:t xml:space="preserve">3.4.1 </w:t>
            </w:r>
            <w:r>
              <w:rPr>
                <w:rStyle w:val="afa"/>
                <w:rFonts w:hint="eastAsia"/>
              </w:rPr>
              <w:t>去重与无效数据清洗</w:t>
            </w:r>
            <w:r>
              <w:rPr>
                <w:rFonts w:hint="eastAsia"/>
              </w:rPr>
              <w:tab/>
            </w:r>
            <w:r>
              <w:rPr>
                <w:rFonts w:hint="eastAsia"/>
              </w:rPr>
              <w:fldChar w:fldCharType="begin"/>
            </w:r>
            <w:r>
              <w:rPr>
                <w:rFonts w:hint="eastAsia"/>
              </w:rPr>
              <w:instrText xml:space="preserve"> </w:instrText>
            </w:r>
            <w:r>
              <w:instrText>PAGEREF _Toc226059680 \h</w:instrText>
            </w:r>
            <w:r>
              <w:rPr>
                <w:rFonts w:hint="eastAsia"/>
              </w:rPr>
              <w:instrText xml:space="preserve"> </w:instrText>
            </w:r>
            <w:r>
              <w:rPr>
                <w:rFonts w:hint="eastAsia"/>
              </w:rPr>
            </w:r>
            <w:r>
              <w:rPr>
                <w:rFonts w:hint="eastAsia"/>
              </w:rPr>
              <w:fldChar w:fldCharType="separate"/>
            </w:r>
            <w:r>
              <w:t>16</w:t>
            </w:r>
            <w:r>
              <w:rPr>
                <w:rFonts w:hint="eastAsia"/>
              </w:rPr>
              <w:fldChar w:fldCharType="end"/>
            </w:r>
          </w:hyperlink>
        </w:p>
        <w:p w14:paraId="5BF8DB8E" w14:textId="77777777" w:rsidR="00F54B80" w:rsidRDefault="00F54B80">
          <w:pPr>
            <w:pStyle w:val="TOC3"/>
            <w:rPr>
              <w:rFonts w:asciiTheme="minorHAnsi" w:eastAsiaTheme="minorEastAsia" w:hAnsiTheme="minorHAnsi" w:hint="eastAsia"/>
              <w:sz w:val="22"/>
              <w:szCs w:val="24"/>
              <w14:ligatures w14:val="standardContextual"/>
            </w:rPr>
          </w:pPr>
          <w:hyperlink w:anchor="_Toc226059681" w:history="1">
            <w:r>
              <w:rPr>
                <w:rStyle w:val="afa"/>
                <w:rFonts w:hint="eastAsia"/>
              </w:rPr>
              <w:t xml:space="preserve">3.4.2 </w:t>
            </w:r>
            <w:r>
              <w:rPr>
                <w:rStyle w:val="afa"/>
                <w:rFonts w:hint="eastAsia"/>
              </w:rPr>
              <w:t>文本规范化处理</w:t>
            </w:r>
            <w:r>
              <w:rPr>
                <w:rFonts w:hint="eastAsia"/>
              </w:rPr>
              <w:tab/>
            </w:r>
            <w:r>
              <w:rPr>
                <w:rFonts w:hint="eastAsia"/>
              </w:rPr>
              <w:fldChar w:fldCharType="begin"/>
            </w:r>
            <w:r>
              <w:rPr>
                <w:rFonts w:hint="eastAsia"/>
              </w:rPr>
              <w:instrText xml:space="preserve"> </w:instrText>
            </w:r>
            <w:r>
              <w:instrText>PAGEREF _Toc226059681 \h</w:instrText>
            </w:r>
            <w:r>
              <w:rPr>
                <w:rFonts w:hint="eastAsia"/>
              </w:rPr>
              <w:instrText xml:space="preserve"> </w:instrText>
            </w:r>
            <w:r>
              <w:rPr>
                <w:rFonts w:hint="eastAsia"/>
              </w:rPr>
            </w:r>
            <w:r>
              <w:rPr>
                <w:rFonts w:hint="eastAsia"/>
              </w:rPr>
              <w:fldChar w:fldCharType="separate"/>
            </w:r>
            <w:r>
              <w:t>16</w:t>
            </w:r>
            <w:r>
              <w:rPr>
                <w:rFonts w:hint="eastAsia"/>
              </w:rPr>
              <w:fldChar w:fldCharType="end"/>
            </w:r>
          </w:hyperlink>
        </w:p>
        <w:p w14:paraId="750BB631" w14:textId="77777777" w:rsidR="00F54B80" w:rsidRDefault="00F54B80">
          <w:pPr>
            <w:pStyle w:val="TOC3"/>
            <w:rPr>
              <w:rFonts w:asciiTheme="minorHAnsi" w:eastAsiaTheme="minorEastAsia" w:hAnsiTheme="minorHAnsi" w:hint="eastAsia"/>
              <w:sz w:val="22"/>
              <w:szCs w:val="24"/>
              <w14:ligatures w14:val="standardContextual"/>
            </w:rPr>
          </w:pPr>
          <w:hyperlink w:anchor="_Toc226059682" w:history="1">
            <w:r>
              <w:rPr>
                <w:rStyle w:val="afa"/>
                <w:rFonts w:hint="eastAsia"/>
              </w:rPr>
              <w:t xml:space="preserve">3.4.3 </w:t>
            </w:r>
            <w:r>
              <w:rPr>
                <w:rStyle w:val="afa"/>
                <w:rFonts w:hint="eastAsia"/>
              </w:rPr>
              <w:t>中文分词与停用词处理</w:t>
            </w:r>
            <w:r>
              <w:rPr>
                <w:rFonts w:hint="eastAsia"/>
              </w:rPr>
              <w:tab/>
            </w:r>
            <w:r>
              <w:rPr>
                <w:rFonts w:hint="eastAsia"/>
              </w:rPr>
              <w:fldChar w:fldCharType="begin"/>
            </w:r>
            <w:r>
              <w:rPr>
                <w:rFonts w:hint="eastAsia"/>
              </w:rPr>
              <w:instrText xml:space="preserve"> </w:instrText>
            </w:r>
            <w:r>
              <w:instrText>PAGEREF _Toc226059682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5D596D4F" w14:textId="77777777" w:rsidR="00F54B80" w:rsidRDefault="00F54B80">
          <w:pPr>
            <w:pStyle w:val="TOC3"/>
            <w:rPr>
              <w:rFonts w:asciiTheme="minorHAnsi" w:eastAsiaTheme="minorEastAsia" w:hAnsiTheme="minorHAnsi" w:hint="eastAsia"/>
              <w:sz w:val="22"/>
              <w:szCs w:val="24"/>
              <w14:ligatures w14:val="standardContextual"/>
            </w:rPr>
          </w:pPr>
          <w:hyperlink w:anchor="_Toc226059683" w:history="1">
            <w:r>
              <w:rPr>
                <w:rStyle w:val="afa"/>
                <w:rFonts w:hint="eastAsia"/>
              </w:rPr>
              <w:t xml:space="preserve">3.4.4 </w:t>
            </w:r>
            <w:r>
              <w:rPr>
                <w:rStyle w:val="afa"/>
                <w:rFonts w:hint="eastAsia"/>
              </w:rPr>
              <w:t>噪声、广告、灌水文本识别</w:t>
            </w:r>
            <w:r>
              <w:rPr>
                <w:rFonts w:hint="eastAsia"/>
              </w:rPr>
              <w:tab/>
            </w:r>
            <w:r>
              <w:rPr>
                <w:rFonts w:hint="eastAsia"/>
              </w:rPr>
              <w:fldChar w:fldCharType="begin"/>
            </w:r>
            <w:r>
              <w:rPr>
                <w:rFonts w:hint="eastAsia"/>
              </w:rPr>
              <w:instrText xml:space="preserve"> </w:instrText>
            </w:r>
            <w:r>
              <w:instrText>PAGEREF _Toc226059683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4AC3651D" w14:textId="77777777" w:rsidR="00F54B80" w:rsidRDefault="00F54B80">
          <w:pPr>
            <w:pStyle w:val="TOC2"/>
            <w:rPr>
              <w:rFonts w:asciiTheme="minorHAnsi" w:eastAsiaTheme="minorEastAsia" w:hAnsiTheme="minorHAnsi" w:hint="eastAsia"/>
              <w:sz w:val="22"/>
              <w:szCs w:val="24"/>
              <w14:ligatures w14:val="standardContextual"/>
            </w:rPr>
          </w:pPr>
          <w:hyperlink w:anchor="_Toc226059684" w:history="1">
            <w:r>
              <w:rPr>
                <w:rStyle w:val="afa"/>
                <w:rFonts w:hint="eastAsia"/>
              </w:rPr>
              <w:t xml:space="preserve">3.5 </w:t>
            </w:r>
            <w:r>
              <w:rPr>
                <w:rStyle w:val="afa"/>
                <w:rFonts w:hint="eastAsia"/>
              </w:rPr>
              <w:t>问题提取</w:t>
            </w:r>
            <w:r>
              <w:rPr>
                <w:rFonts w:hint="eastAsia"/>
              </w:rPr>
              <w:tab/>
            </w:r>
            <w:r>
              <w:rPr>
                <w:rFonts w:hint="eastAsia"/>
              </w:rPr>
              <w:fldChar w:fldCharType="begin"/>
            </w:r>
            <w:r>
              <w:rPr>
                <w:rFonts w:hint="eastAsia"/>
              </w:rPr>
              <w:instrText xml:space="preserve"> </w:instrText>
            </w:r>
            <w:r>
              <w:instrText>PAGEREF _Toc226059684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450AD536" w14:textId="77777777" w:rsidR="00F54B80" w:rsidRDefault="00F54B80">
          <w:pPr>
            <w:pStyle w:val="TOC2"/>
            <w:rPr>
              <w:rFonts w:asciiTheme="minorHAnsi" w:eastAsiaTheme="minorEastAsia" w:hAnsiTheme="minorHAnsi" w:hint="eastAsia"/>
              <w:sz w:val="22"/>
              <w:szCs w:val="24"/>
              <w14:ligatures w14:val="standardContextual"/>
            </w:rPr>
          </w:pPr>
          <w:hyperlink w:anchor="_Toc226059685" w:history="1">
            <w:r>
              <w:rPr>
                <w:rStyle w:val="afa"/>
                <w:rFonts w:hint="eastAsia"/>
              </w:rPr>
              <w:t xml:space="preserve">3.6 </w:t>
            </w:r>
            <w:r>
              <w:rPr>
                <w:rStyle w:val="afa"/>
                <w:rFonts w:hint="eastAsia"/>
              </w:rPr>
              <w:t>本章小结</w:t>
            </w:r>
            <w:r>
              <w:rPr>
                <w:rFonts w:hint="eastAsia"/>
              </w:rPr>
              <w:tab/>
            </w:r>
            <w:r>
              <w:rPr>
                <w:rFonts w:hint="eastAsia"/>
              </w:rPr>
              <w:fldChar w:fldCharType="begin"/>
            </w:r>
            <w:r>
              <w:rPr>
                <w:rFonts w:hint="eastAsia"/>
              </w:rPr>
              <w:instrText xml:space="preserve"> </w:instrText>
            </w:r>
            <w:r>
              <w:instrText>PAGEREF _Toc226059685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4BA263FD" w14:textId="77777777" w:rsidR="00F54B80" w:rsidRDefault="00F54B80">
          <w:pPr>
            <w:pStyle w:val="TOC1"/>
            <w:rPr>
              <w:rFonts w:asciiTheme="minorHAnsi" w:eastAsiaTheme="minorEastAsia" w:hAnsiTheme="minorHAnsi" w:hint="eastAsia"/>
              <w:sz w:val="22"/>
              <w:szCs w:val="24"/>
              <w14:ligatures w14:val="standardContextual"/>
            </w:rPr>
          </w:pPr>
          <w:hyperlink w:anchor="_Toc226059686" w:history="1">
            <w:r>
              <w:rPr>
                <w:rStyle w:val="afa"/>
                <w:rFonts w:hint="eastAsia"/>
              </w:rPr>
              <w:t>第</w:t>
            </w:r>
            <w:r>
              <w:rPr>
                <w:rStyle w:val="afa"/>
                <w:rFonts w:hint="eastAsia"/>
              </w:rPr>
              <w:t>4</w:t>
            </w:r>
            <w:r>
              <w:rPr>
                <w:rStyle w:val="afa"/>
                <w:rFonts w:hint="eastAsia"/>
              </w:rPr>
              <w:t>章</w:t>
            </w:r>
            <w:r>
              <w:rPr>
                <w:rStyle w:val="afa"/>
                <w:rFonts w:hint="eastAsia"/>
              </w:rPr>
              <w:t xml:space="preserve"> </w:t>
            </w:r>
            <w:r>
              <w:rPr>
                <w:rStyle w:val="afa"/>
                <w:rFonts w:hint="eastAsia"/>
              </w:rPr>
              <w:t>社交媒体青少年生殖健康评论的问题分类分析</w:t>
            </w:r>
            <w:r>
              <w:rPr>
                <w:rFonts w:hint="eastAsia"/>
              </w:rPr>
              <w:tab/>
            </w:r>
            <w:r>
              <w:rPr>
                <w:rFonts w:hint="eastAsia"/>
              </w:rPr>
              <w:fldChar w:fldCharType="begin"/>
            </w:r>
            <w:r>
              <w:rPr>
                <w:rFonts w:hint="eastAsia"/>
              </w:rPr>
              <w:instrText xml:space="preserve"> </w:instrText>
            </w:r>
            <w:r>
              <w:instrText>PAGEREF _Toc226059686 \h</w:instrText>
            </w:r>
            <w:r>
              <w:rPr>
                <w:rFonts w:hint="eastAsia"/>
              </w:rPr>
              <w:instrText xml:space="preserve"> </w:instrText>
            </w:r>
            <w:r>
              <w:rPr>
                <w:rFonts w:hint="eastAsia"/>
              </w:rPr>
            </w:r>
            <w:r>
              <w:rPr>
                <w:rFonts w:hint="eastAsia"/>
              </w:rPr>
              <w:fldChar w:fldCharType="separate"/>
            </w:r>
            <w:r>
              <w:t>19</w:t>
            </w:r>
            <w:r>
              <w:rPr>
                <w:rFonts w:hint="eastAsia"/>
              </w:rPr>
              <w:fldChar w:fldCharType="end"/>
            </w:r>
          </w:hyperlink>
        </w:p>
        <w:p w14:paraId="2FE2C5EA" w14:textId="77777777" w:rsidR="00F54B80" w:rsidRDefault="00F54B80">
          <w:pPr>
            <w:pStyle w:val="TOC2"/>
            <w:rPr>
              <w:rFonts w:asciiTheme="minorHAnsi" w:eastAsiaTheme="minorEastAsia" w:hAnsiTheme="minorHAnsi" w:hint="eastAsia"/>
              <w:sz w:val="22"/>
              <w:szCs w:val="24"/>
              <w14:ligatures w14:val="standardContextual"/>
            </w:rPr>
          </w:pPr>
          <w:hyperlink w:anchor="_Toc226059687" w:history="1">
            <w:r>
              <w:rPr>
                <w:rStyle w:val="afa"/>
                <w:rFonts w:hint="eastAsia"/>
              </w:rPr>
              <w:t xml:space="preserve">4.1 </w:t>
            </w:r>
            <w:r>
              <w:rPr>
                <w:rStyle w:val="afa"/>
                <w:rFonts w:hint="eastAsia"/>
              </w:rPr>
              <w:t>语料总体特征分析</w:t>
            </w:r>
            <w:r>
              <w:rPr>
                <w:rFonts w:hint="eastAsia"/>
              </w:rPr>
              <w:tab/>
            </w:r>
            <w:r>
              <w:rPr>
                <w:rFonts w:hint="eastAsia"/>
              </w:rPr>
              <w:fldChar w:fldCharType="begin"/>
            </w:r>
            <w:r>
              <w:rPr>
                <w:rFonts w:hint="eastAsia"/>
              </w:rPr>
              <w:instrText xml:space="preserve"> </w:instrText>
            </w:r>
            <w:r>
              <w:instrText>PAGEREF _Toc226059687 \h</w:instrText>
            </w:r>
            <w:r>
              <w:rPr>
                <w:rFonts w:hint="eastAsia"/>
              </w:rPr>
              <w:instrText xml:space="preserve"> </w:instrText>
            </w:r>
            <w:r>
              <w:rPr>
                <w:rFonts w:hint="eastAsia"/>
              </w:rPr>
            </w:r>
            <w:r>
              <w:rPr>
                <w:rFonts w:hint="eastAsia"/>
              </w:rPr>
              <w:fldChar w:fldCharType="separate"/>
            </w:r>
            <w:r>
              <w:t>19</w:t>
            </w:r>
            <w:r>
              <w:rPr>
                <w:rFonts w:hint="eastAsia"/>
              </w:rPr>
              <w:fldChar w:fldCharType="end"/>
            </w:r>
          </w:hyperlink>
        </w:p>
        <w:p w14:paraId="29CF7627" w14:textId="77777777" w:rsidR="00F54B80" w:rsidRDefault="00F54B80">
          <w:pPr>
            <w:pStyle w:val="TOC2"/>
            <w:rPr>
              <w:rFonts w:asciiTheme="minorHAnsi" w:eastAsiaTheme="minorEastAsia" w:hAnsiTheme="minorHAnsi" w:hint="eastAsia"/>
              <w:sz w:val="22"/>
              <w:szCs w:val="24"/>
              <w14:ligatures w14:val="standardContextual"/>
            </w:rPr>
          </w:pPr>
          <w:hyperlink w:anchor="_Toc226059688" w:history="1">
            <w:r>
              <w:rPr>
                <w:rStyle w:val="afa"/>
                <w:rFonts w:hint="eastAsia"/>
              </w:rPr>
              <w:t xml:space="preserve">4.2 </w:t>
            </w:r>
            <w:r>
              <w:rPr>
                <w:rStyle w:val="afa"/>
                <w:rFonts w:hint="eastAsia"/>
              </w:rPr>
              <w:t>问题分类结果</w:t>
            </w:r>
            <w:r>
              <w:rPr>
                <w:rFonts w:hint="eastAsia"/>
              </w:rPr>
              <w:tab/>
            </w:r>
            <w:r>
              <w:rPr>
                <w:rFonts w:hint="eastAsia"/>
              </w:rPr>
              <w:fldChar w:fldCharType="begin"/>
            </w:r>
            <w:r>
              <w:rPr>
                <w:rFonts w:hint="eastAsia"/>
              </w:rPr>
              <w:instrText xml:space="preserve"> </w:instrText>
            </w:r>
            <w:r>
              <w:instrText>PAGEREF _Toc226059688 \h</w:instrText>
            </w:r>
            <w:r>
              <w:rPr>
                <w:rFonts w:hint="eastAsia"/>
              </w:rPr>
              <w:instrText xml:space="preserve"> </w:instrText>
            </w:r>
            <w:r>
              <w:rPr>
                <w:rFonts w:hint="eastAsia"/>
              </w:rPr>
            </w:r>
            <w:r>
              <w:rPr>
                <w:rFonts w:hint="eastAsia"/>
              </w:rPr>
              <w:fldChar w:fldCharType="separate"/>
            </w:r>
            <w:r>
              <w:t>20</w:t>
            </w:r>
            <w:r>
              <w:rPr>
                <w:rFonts w:hint="eastAsia"/>
              </w:rPr>
              <w:fldChar w:fldCharType="end"/>
            </w:r>
          </w:hyperlink>
        </w:p>
        <w:p w14:paraId="16F48F56" w14:textId="77777777" w:rsidR="00F54B80" w:rsidRDefault="00F54B80">
          <w:pPr>
            <w:pStyle w:val="TOC2"/>
            <w:rPr>
              <w:rFonts w:asciiTheme="minorHAnsi" w:eastAsiaTheme="minorEastAsia" w:hAnsiTheme="minorHAnsi" w:hint="eastAsia"/>
              <w:sz w:val="22"/>
              <w:szCs w:val="24"/>
              <w14:ligatures w14:val="standardContextual"/>
            </w:rPr>
          </w:pPr>
          <w:hyperlink w:anchor="_Toc226059689" w:history="1">
            <w:r>
              <w:rPr>
                <w:rStyle w:val="afa"/>
                <w:rFonts w:hint="eastAsia"/>
              </w:rPr>
              <w:t xml:space="preserve">4.3 </w:t>
            </w:r>
            <w:r>
              <w:rPr>
                <w:rStyle w:val="afa"/>
                <w:rFonts w:hint="eastAsia"/>
              </w:rPr>
              <w:t>不同主题下的问题特征分析</w:t>
            </w:r>
            <w:r>
              <w:rPr>
                <w:rFonts w:hint="eastAsia"/>
              </w:rPr>
              <w:tab/>
            </w:r>
            <w:r>
              <w:rPr>
                <w:rFonts w:hint="eastAsia"/>
              </w:rPr>
              <w:fldChar w:fldCharType="begin"/>
            </w:r>
            <w:r>
              <w:rPr>
                <w:rFonts w:hint="eastAsia"/>
              </w:rPr>
              <w:instrText xml:space="preserve"> </w:instrText>
            </w:r>
            <w:r>
              <w:instrText>PAGEREF _Toc226059689 \h</w:instrText>
            </w:r>
            <w:r>
              <w:rPr>
                <w:rFonts w:hint="eastAsia"/>
              </w:rPr>
              <w:instrText xml:space="preserve"> </w:instrText>
            </w:r>
            <w:r>
              <w:rPr>
                <w:rFonts w:hint="eastAsia"/>
              </w:rPr>
            </w:r>
            <w:r>
              <w:rPr>
                <w:rFonts w:hint="eastAsia"/>
              </w:rPr>
              <w:fldChar w:fldCharType="separate"/>
            </w:r>
            <w:r>
              <w:t>21</w:t>
            </w:r>
            <w:r>
              <w:rPr>
                <w:rFonts w:hint="eastAsia"/>
              </w:rPr>
              <w:fldChar w:fldCharType="end"/>
            </w:r>
          </w:hyperlink>
        </w:p>
        <w:p w14:paraId="3F2B8F90" w14:textId="77777777" w:rsidR="00F54B80" w:rsidRDefault="00F54B80">
          <w:pPr>
            <w:pStyle w:val="TOC2"/>
            <w:rPr>
              <w:rFonts w:asciiTheme="minorHAnsi" w:eastAsiaTheme="minorEastAsia" w:hAnsiTheme="minorHAnsi" w:hint="eastAsia"/>
              <w:sz w:val="22"/>
              <w:szCs w:val="24"/>
              <w14:ligatures w14:val="standardContextual"/>
            </w:rPr>
          </w:pPr>
          <w:hyperlink w:anchor="_Toc226059690" w:history="1">
            <w:r>
              <w:rPr>
                <w:rStyle w:val="afa"/>
                <w:rFonts w:hint="eastAsia"/>
              </w:rPr>
              <w:t xml:space="preserve">4.4 </w:t>
            </w:r>
            <w:r>
              <w:rPr>
                <w:rStyle w:val="afa"/>
                <w:rFonts w:hint="eastAsia"/>
              </w:rPr>
              <w:t>真实需求与潜在风险分析</w:t>
            </w:r>
            <w:r>
              <w:rPr>
                <w:rFonts w:hint="eastAsia"/>
              </w:rPr>
              <w:tab/>
            </w:r>
            <w:r>
              <w:rPr>
                <w:rFonts w:hint="eastAsia"/>
              </w:rPr>
              <w:fldChar w:fldCharType="begin"/>
            </w:r>
            <w:r>
              <w:rPr>
                <w:rFonts w:hint="eastAsia"/>
              </w:rPr>
              <w:instrText xml:space="preserve"> </w:instrText>
            </w:r>
            <w:r>
              <w:instrText>PAGEREF _Toc226059690 \h</w:instrText>
            </w:r>
            <w:r>
              <w:rPr>
                <w:rFonts w:hint="eastAsia"/>
              </w:rPr>
              <w:instrText xml:space="preserve"> </w:instrText>
            </w:r>
            <w:r>
              <w:rPr>
                <w:rFonts w:hint="eastAsia"/>
              </w:rPr>
            </w:r>
            <w:r>
              <w:rPr>
                <w:rFonts w:hint="eastAsia"/>
              </w:rPr>
              <w:fldChar w:fldCharType="separate"/>
            </w:r>
            <w:r>
              <w:t>23</w:t>
            </w:r>
            <w:r>
              <w:rPr>
                <w:rFonts w:hint="eastAsia"/>
              </w:rPr>
              <w:fldChar w:fldCharType="end"/>
            </w:r>
          </w:hyperlink>
        </w:p>
        <w:p w14:paraId="052F5F6F" w14:textId="77777777" w:rsidR="00F54B80" w:rsidRDefault="00F54B80">
          <w:pPr>
            <w:pStyle w:val="TOC2"/>
            <w:rPr>
              <w:rFonts w:asciiTheme="minorHAnsi" w:eastAsiaTheme="minorEastAsia" w:hAnsiTheme="minorHAnsi" w:hint="eastAsia"/>
              <w:sz w:val="22"/>
              <w:szCs w:val="24"/>
              <w14:ligatures w14:val="standardContextual"/>
            </w:rPr>
          </w:pPr>
          <w:hyperlink w:anchor="_Toc226059691" w:history="1">
            <w:r>
              <w:rPr>
                <w:rStyle w:val="afa"/>
                <w:rFonts w:hint="eastAsia"/>
              </w:rPr>
              <w:t xml:space="preserve">4.5 </w:t>
            </w:r>
            <w:r>
              <w:rPr>
                <w:rStyle w:val="afa"/>
                <w:rFonts w:hint="eastAsia"/>
              </w:rPr>
              <w:t>与已有研究的比较</w:t>
            </w:r>
            <w:r>
              <w:rPr>
                <w:rFonts w:hint="eastAsia"/>
              </w:rPr>
              <w:tab/>
            </w:r>
            <w:r>
              <w:rPr>
                <w:rFonts w:hint="eastAsia"/>
              </w:rPr>
              <w:fldChar w:fldCharType="begin"/>
            </w:r>
            <w:r>
              <w:rPr>
                <w:rFonts w:hint="eastAsia"/>
              </w:rPr>
              <w:instrText xml:space="preserve"> </w:instrText>
            </w:r>
            <w:r>
              <w:instrText>PAGEREF _Toc226059691 \h</w:instrText>
            </w:r>
            <w:r>
              <w:rPr>
                <w:rFonts w:hint="eastAsia"/>
              </w:rPr>
              <w:instrText xml:space="preserve"> </w:instrText>
            </w:r>
            <w:r>
              <w:rPr>
                <w:rFonts w:hint="eastAsia"/>
              </w:rPr>
            </w:r>
            <w:r>
              <w:rPr>
                <w:rFonts w:hint="eastAsia"/>
              </w:rPr>
              <w:fldChar w:fldCharType="separate"/>
            </w:r>
            <w:r>
              <w:t>23</w:t>
            </w:r>
            <w:r>
              <w:rPr>
                <w:rFonts w:hint="eastAsia"/>
              </w:rPr>
              <w:fldChar w:fldCharType="end"/>
            </w:r>
          </w:hyperlink>
        </w:p>
        <w:p w14:paraId="056CC9D1" w14:textId="77777777" w:rsidR="00F54B80" w:rsidRDefault="00F54B80">
          <w:pPr>
            <w:pStyle w:val="TOC2"/>
            <w:rPr>
              <w:rFonts w:asciiTheme="minorHAnsi" w:eastAsiaTheme="minorEastAsia" w:hAnsiTheme="minorHAnsi" w:hint="eastAsia"/>
              <w:sz w:val="22"/>
              <w:szCs w:val="24"/>
              <w14:ligatures w14:val="standardContextual"/>
            </w:rPr>
          </w:pPr>
          <w:hyperlink w:anchor="_Toc226059692" w:history="1">
            <w:r>
              <w:rPr>
                <w:rStyle w:val="afa"/>
                <w:rFonts w:hint="eastAsia"/>
              </w:rPr>
              <w:t xml:space="preserve">4.6 </w:t>
            </w:r>
            <w:r>
              <w:rPr>
                <w:rStyle w:val="afa"/>
                <w:rFonts w:hint="eastAsia"/>
              </w:rPr>
              <w:t>本章小结</w:t>
            </w:r>
            <w:r>
              <w:rPr>
                <w:rFonts w:hint="eastAsia"/>
              </w:rPr>
              <w:tab/>
            </w:r>
            <w:r>
              <w:rPr>
                <w:rFonts w:hint="eastAsia"/>
              </w:rPr>
              <w:fldChar w:fldCharType="begin"/>
            </w:r>
            <w:r>
              <w:rPr>
                <w:rFonts w:hint="eastAsia"/>
              </w:rPr>
              <w:instrText xml:space="preserve"> </w:instrText>
            </w:r>
            <w:r>
              <w:instrText>PAGEREF _Toc226059692 \h</w:instrText>
            </w:r>
            <w:r>
              <w:rPr>
                <w:rFonts w:hint="eastAsia"/>
              </w:rPr>
              <w:instrText xml:space="preserve"> </w:instrText>
            </w:r>
            <w:r>
              <w:rPr>
                <w:rFonts w:hint="eastAsia"/>
              </w:rPr>
            </w:r>
            <w:r>
              <w:rPr>
                <w:rFonts w:hint="eastAsia"/>
              </w:rPr>
              <w:fldChar w:fldCharType="separate"/>
            </w:r>
            <w:r>
              <w:t>24</w:t>
            </w:r>
            <w:r>
              <w:rPr>
                <w:rFonts w:hint="eastAsia"/>
              </w:rPr>
              <w:fldChar w:fldCharType="end"/>
            </w:r>
          </w:hyperlink>
        </w:p>
        <w:p w14:paraId="39871C03" w14:textId="77777777" w:rsidR="00F54B80" w:rsidRDefault="00F54B80">
          <w:pPr>
            <w:pStyle w:val="TOC1"/>
            <w:rPr>
              <w:rFonts w:asciiTheme="minorHAnsi" w:eastAsiaTheme="minorEastAsia" w:hAnsiTheme="minorHAnsi" w:hint="eastAsia"/>
              <w:sz w:val="22"/>
              <w:szCs w:val="24"/>
              <w14:ligatures w14:val="standardContextual"/>
            </w:rPr>
          </w:pPr>
          <w:hyperlink w:anchor="_Toc226059693" w:history="1">
            <w:r>
              <w:rPr>
                <w:rStyle w:val="afa"/>
                <w:rFonts w:hint="eastAsia"/>
              </w:rPr>
              <w:t>第</w:t>
            </w:r>
            <w:r>
              <w:rPr>
                <w:rStyle w:val="afa"/>
                <w:rFonts w:hint="eastAsia"/>
              </w:rPr>
              <w:t>5</w:t>
            </w:r>
            <w:r>
              <w:rPr>
                <w:rStyle w:val="afa"/>
                <w:rFonts w:hint="eastAsia"/>
              </w:rPr>
              <w:t>章</w:t>
            </w:r>
            <w:r>
              <w:rPr>
                <w:rStyle w:val="afa"/>
                <w:rFonts w:hint="eastAsia"/>
              </w:rPr>
              <w:t xml:space="preserve"> </w:t>
            </w:r>
            <w:r>
              <w:rPr>
                <w:rStyle w:val="afa"/>
                <w:rFonts w:hint="eastAsia"/>
              </w:rPr>
              <w:t>基于大语言模型的问题规范化与问答数据集构建</w:t>
            </w:r>
            <w:r>
              <w:rPr>
                <w:rFonts w:hint="eastAsia"/>
              </w:rPr>
              <w:tab/>
            </w:r>
            <w:r>
              <w:rPr>
                <w:rFonts w:hint="eastAsia"/>
              </w:rPr>
              <w:fldChar w:fldCharType="begin"/>
            </w:r>
            <w:r>
              <w:rPr>
                <w:rFonts w:hint="eastAsia"/>
              </w:rPr>
              <w:instrText xml:space="preserve"> </w:instrText>
            </w:r>
            <w:r>
              <w:instrText>PAGEREF _Toc226059693 \h</w:instrText>
            </w:r>
            <w:r>
              <w:rPr>
                <w:rFonts w:hint="eastAsia"/>
              </w:rPr>
              <w:instrText xml:space="preserve"> </w:instrText>
            </w:r>
            <w:r>
              <w:rPr>
                <w:rFonts w:hint="eastAsia"/>
              </w:rPr>
            </w:r>
            <w:r>
              <w:rPr>
                <w:rFonts w:hint="eastAsia"/>
              </w:rPr>
              <w:fldChar w:fldCharType="separate"/>
            </w:r>
            <w:r>
              <w:t>25</w:t>
            </w:r>
            <w:r>
              <w:rPr>
                <w:rFonts w:hint="eastAsia"/>
              </w:rPr>
              <w:fldChar w:fldCharType="end"/>
            </w:r>
          </w:hyperlink>
        </w:p>
        <w:p w14:paraId="0F4A64B4" w14:textId="77777777" w:rsidR="00F54B80" w:rsidRDefault="00F54B80">
          <w:pPr>
            <w:pStyle w:val="TOC2"/>
            <w:rPr>
              <w:rFonts w:asciiTheme="minorHAnsi" w:eastAsiaTheme="minorEastAsia" w:hAnsiTheme="minorHAnsi" w:hint="eastAsia"/>
              <w:sz w:val="22"/>
              <w:szCs w:val="24"/>
              <w14:ligatures w14:val="standardContextual"/>
            </w:rPr>
          </w:pPr>
          <w:hyperlink w:anchor="_Toc226059694" w:history="1">
            <w:r>
              <w:rPr>
                <w:rStyle w:val="afa"/>
                <w:rFonts w:hint="eastAsia"/>
              </w:rPr>
              <w:t xml:space="preserve">5.1 </w:t>
            </w:r>
            <w:r>
              <w:rPr>
                <w:rStyle w:val="afa"/>
                <w:rFonts w:hint="eastAsia"/>
              </w:rPr>
              <w:t>问题规范化设计</w:t>
            </w:r>
            <w:r>
              <w:rPr>
                <w:rFonts w:hint="eastAsia"/>
              </w:rPr>
              <w:tab/>
            </w:r>
            <w:r>
              <w:rPr>
                <w:rFonts w:hint="eastAsia"/>
              </w:rPr>
              <w:fldChar w:fldCharType="begin"/>
            </w:r>
            <w:r>
              <w:rPr>
                <w:rFonts w:hint="eastAsia"/>
              </w:rPr>
              <w:instrText xml:space="preserve"> </w:instrText>
            </w:r>
            <w:r>
              <w:instrText>PAGEREF _Toc226059694 \h</w:instrText>
            </w:r>
            <w:r>
              <w:rPr>
                <w:rFonts w:hint="eastAsia"/>
              </w:rPr>
              <w:instrText xml:space="preserve"> </w:instrText>
            </w:r>
            <w:r>
              <w:rPr>
                <w:rFonts w:hint="eastAsia"/>
              </w:rPr>
            </w:r>
            <w:r>
              <w:rPr>
                <w:rFonts w:hint="eastAsia"/>
              </w:rPr>
              <w:fldChar w:fldCharType="separate"/>
            </w:r>
            <w:r>
              <w:t>25</w:t>
            </w:r>
            <w:r>
              <w:rPr>
                <w:rFonts w:hint="eastAsia"/>
              </w:rPr>
              <w:fldChar w:fldCharType="end"/>
            </w:r>
          </w:hyperlink>
        </w:p>
        <w:p w14:paraId="3405F70D" w14:textId="77777777" w:rsidR="00F54B80" w:rsidRDefault="00F54B80">
          <w:pPr>
            <w:pStyle w:val="TOC3"/>
            <w:rPr>
              <w:rFonts w:asciiTheme="minorHAnsi" w:eastAsiaTheme="minorEastAsia" w:hAnsiTheme="minorHAnsi" w:hint="eastAsia"/>
              <w:sz w:val="22"/>
              <w:szCs w:val="24"/>
              <w14:ligatures w14:val="standardContextual"/>
            </w:rPr>
          </w:pPr>
          <w:hyperlink w:anchor="_Toc226059695" w:history="1">
            <w:r>
              <w:rPr>
                <w:rStyle w:val="afa"/>
                <w:rFonts w:hint="eastAsia"/>
              </w:rPr>
              <w:t xml:space="preserve">5.1.1 </w:t>
            </w:r>
            <w:r>
              <w:rPr>
                <w:rStyle w:val="afa"/>
                <w:rFonts w:hint="eastAsia"/>
              </w:rPr>
              <w:t>规范化目标</w:t>
            </w:r>
            <w:r>
              <w:rPr>
                <w:rFonts w:hint="eastAsia"/>
              </w:rPr>
              <w:tab/>
            </w:r>
            <w:r>
              <w:rPr>
                <w:rFonts w:hint="eastAsia"/>
              </w:rPr>
              <w:fldChar w:fldCharType="begin"/>
            </w:r>
            <w:r>
              <w:rPr>
                <w:rFonts w:hint="eastAsia"/>
              </w:rPr>
              <w:instrText xml:space="preserve"> </w:instrText>
            </w:r>
            <w:r>
              <w:instrText>PAGEREF _Toc226059695 \h</w:instrText>
            </w:r>
            <w:r>
              <w:rPr>
                <w:rFonts w:hint="eastAsia"/>
              </w:rPr>
              <w:instrText xml:space="preserve"> </w:instrText>
            </w:r>
            <w:r>
              <w:rPr>
                <w:rFonts w:hint="eastAsia"/>
              </w:rPr>
            </w:r>
            <w:r>
              <w:rPr>
                <w:rFonts w:hint="eastAsia"/>
              </w:rPr>
              <w:fldChar w:fldCharType="separate"/>
            </w:r>
            <w:r>
              <w:t>25</w:t>
            </w:r>
            <w:r>
              <w:rPr>
                <w:rFonts w:hint="eastAsia"/>
              </w:rPr>
              <w:fldChar w:fldCharType="end"/>
            </w:r>
          </w:hyperlink>
        </w:p>
        <w:p w14:paraId="63E38743" w14:textId="77777777" w:rsidR="00F54B80" w:rsidRDefault="00F54B80">
          <w:pPr>
            <w:pStyle w:val="TOC3"/>
            <w:rPr>
              <w:rFonts w:asciiTheme="minorHAnsi" w:eastAsiaTheme="minorEastAsia" w:hAnsiTheme="minorHAnsi" w:hint="eastAsia"/>
              <w:sz w:val="22"/>
              <w:szCs w:val="24"/>
              <w14:ligatures w14:val="standardContextual"/>
            </w:rPr>
          </w:pPr>
          <w:hyperlink w:anchor="_Toc226059696" w:history="1">
            <w:r>
              <w:rPr>
                <w:rStyle w:val="afa"/>
                <w:rFonts w:hint="eastAsia"/>
              </w:rPr>
              <w:t xml:space="preserve">5.1.2 </w:t>
            </w:r>
            <w:r>
              <w:rPr>
                <w:rStyle w:val="afa"/>
                <w:rFonts w:hint="eastAsia"/>
              </w:rPr>
              <w:t>规范化原则</w:t>
            </w:r>
            <w:r>
              <w:rPr>
                <w:rFonts w:hint="eastAsia"/>
              </w:rPr>
              <w:tab/>
            </w:r>
            <w:r>
              <w:rPr>
                <w:rFonts w:hint="eastAsia"/>
              </w:rPr>
              <w:fldChar w:fldCharType="begin"/>
            </w:r>
            <w:r>
              <w:rPr>
                <w:rFonts w:hint="eastAsia"/>
              </w:rPr>
              <w:instrText xml:space="preserve"> </w:instrText>
            </w:r>
            <w:r>
              <w:instrText>PAGEREF _Toc226059696 \h</w:instrText>
            </w:r>
            <w:r>
              <w:rPr>
                <w:rFonts w:hint="eastAsia"/>
              </w:rPr>
              <w:instrText xml:space="preserve"> </w:instrText>
            </w:r>
            <w:r>
              <w:rPr>
                <w:rFonts w:hint="eastAsia"/>
              </w:rPr>
            </w:r>
            <w:r>
              <w:rPr>
                <w:rFonts w:hint="eastAsia"/>
              </w:rPr>
              <w:fldChar w:fldCharType="separate"/>
            </w:r>
            <w:r>
              <w:t>25</w:t>
            </w:r>
            <w:r>
              <w:rPr>
                <w:rFonts w:hint="eastAsia"/>
              </w:rPr>
              <w:fldChar w:fldCharType="end"/>
            </w:r>
          </w:hyperlink>
        </w:p>
        <w:p w14:paraId="2AC8F181" w14:textId="77777777" w:rsidR="00F54B80" w:rsidRDefault="00F54B80">
          <w:pPr>
            <w:pStyle w:val="TOC3"/>
            <w:rPr>
              <w:rFonts w:asciiTheme="minorHAnsi" w:eastAsiaTheme="minorEastAsia" w:hAnsiTheme="minorHAnsi" w:hint="eastAsia"/>
              <w:sz w:val="22"/>
              <w:szCs w:val="24"/>
              <w14:ligatures w14:val="standardContextual"/>
            </w:rPr>
          </w:pPr>
          <w:hyperlink w:anchor="_Toc226059697" w:history="1">
            <w:r>
              <w:rPr>
                <w:rStyle w:val="afa"/>
                <w:rFonts w:hint="eastAsia"/>
              </w:rPr>
              <w:t xml:space="preserve">5.1.3 </w:t>
            </w:r>
            <w:r>
              <w:rPr>
                <w:rStyle w:val="afa"/>
                <w:rFonts w:hint="eastAsia"/>
              </w:rPr>
              <w:t>提示词设计与执行流程</w:t>
            </w:r>
            <w:r>
              <w:rPr>
                <w:rFonts w:hint="eastAsia"/>
              </w:rPr>
              <w:tab/>
            </w:r>
            <w:r>
              <w:rPr>
                <w:rFonts w:hint="eastAsia"/>
              </w:rPr>
              <w:fldChar w:fldCharType="begin"/>
            </w:r>
            <w:r>
              <w:rPr>
                <w:rFonts w:hint="eastAsia"/>
              </w:rPr>
              <w:instrText xml:space="preserve"> </w:instrText>
            </w:r>
            <w:r>
              <w:instrText>PAGEREF _Toc226059697 \h</w:instrText>
            </w:r>
            <w:r>
              <w:rPr>
                <w:rFonts w:hint="eastAsia"/>
              </w:rPr>
              <w:instrText xml:space="preserve"> </w:instrText>
            </w:r>
            <w:r>
              <w:rPr>
                <w:rFonts w:hint="eastAsia"/>
              </w:rPr>
            </w:r>
            <w:r>
              <w:rPr>
                <w:rFonts w:hint="eastAsia"/>
              </w:rPr>
              <w:fldChar w:fldCharType="separate"/>
            </w:r>
            <w:r>
              <w:t>26</w:t>
            </w:r>
            <w:r>
              <w:rPr>
                <w:rFonts w:hint="eastAsia"/>
              </w:rPr>
              <w:fldChar w:fldCharType="end"/>
            </w:r>
          </w:hyperlink>
        </w:p>
        <w:p w14:paraId="79E5A55F" w14:textId="77777777" w:rsidR="00F54B80" w:rsidRDefault="00F54B80">
          <w:pPr>
            <w:pStyle w:val="TOC2"/>
            <w:rPr>
              <w:rFonts w:asciiTheme="minorHAnsi" w:eastAsiaTheme="minorEastAsia" w:hAnsiTheme="minorHAnsi" w:hint="eastAsia"/>
              <w:sz w:val="22"/>
              <w:szCs w:val="24"/>
              <w14:ligatures w14:val="standardContextual"/>
            </w:rPr>
          </w:pPr>
          <w:hyperlink w:anchor="_Toc226059698" w:history="1">
            <w:r>
              <w:rPr>
                <w:rStyle w:val="afa"/>
                <w:rFonts w:hint="eastAsia"/>
              </w:rPr>
              <w:t xml:space="preserve">5.2 </w:t>
            </w:r>
            <w:r>
              <w:rPr>
                <w:rStyle w:val="afa"/>
                <w:rFonts w:hint="eastAsia"/>
              </w:rPr>
              <w:t>问题规范化结果分析</w:t>
            </w:r>
            <w:r>
              <w:rPr>
                <w:rFonts w:hint="eastAsia"/>
              </w:rPr>
              <w:tab/>
            </w:r>
            <w:r>
              <w:rPr>
                <w:rFonts w:hint="eastAsia"/>
              </w:rPr>
              <w:fldChar w:fldCharType="begin"/>
            </w:r>
            <w:r>
              <w:rPr>
                <w:rFonts w:hint="eastAsia"/>
              </w:rPr>
              <w:instrText xml:space="preserve"> </w:instrText>
            </w:r>
            <w:r>
              <w:instrText>PAGEREF _Toc226059698 \h</w:instrText>
            </w:r>
            <w:r>
              <w:rPr>
                <w:rFonts w:hint="eastAsia"/>
              </w:rPr>
              <w:instrText xml:space="preserve"> </w:instrText>
            </w:r>
            <w:r>
              <w:rPr>
                <w:rFonts w:hint="eastAsia"/>
              </w:rPr>
            </w:r>
            <w:r>
              <w:rPr>
                <w:rFonts w:hint="eastAsia"/>
              </w:rPr>
              <w:fldChar w:fldCharType="separate"/>
            </w:r>
            <w:r>
              <w:t>27</w:t>
            </w:r>
            <w:r>
              <w:rPr>
                <w:rFonts w:hint="eastAsia"/>
              </w:rPr>
              <w:fldChar w:fldCharType="end"/>
            </w:r>
          </w:hyperlink>
        </w:p>
        <w:p w14:paraId="7A062099" w14:textId="77777777" w:rsidR="00F54B80" w:rsidRDefault="00F54B80">
          <w:pPr>
            <w:pStyle w:val="TOC3"/>
            <w:rPr>
              <w:rFonts w:asciiTheme="minorHAnsi" w:eastAsiaTheme="minorEastAsia" w:hAnsiTheme="minorHAnsi" w:hint="eastAsia"/>
              <w:sz w:val="22"/>
              <w:szCs w:val="24"/>
              <w14:ligatures w14:val="standardContextual"/>
            </w:rPr>
          </w:pPr>
          <w:hyperlink w:anchor="_Toc226059699" w:history="1">
            <w:r>
              <w:rPr>
                <w:rStyle w:val="afa"/>
                <w:rFonts w:hint="eastAsia"/>
              </w:rPr>
              <w:t xml:space="preserve">5.2.1 </w:t>
            </w:r>
            <w:r>
              <w:rPr>
                <w:rStyle w:val="afa"/>
                <w:rFonts w:hint="eastAsia"/>
              </w:rPr>
              <w:t>规范化前后示例对比</w:t>
            </w:r>
            <w:r>
              <w:rPr>
                <w:rFonts w:hint="eastAsia"/>
              </w:rPr>
              <w:tab/>
            </w:r>
            <w:r>
              <w:rPr>
                <w:rFonts w:hint="eastAsia"/>
              </w:rPr>
              <w:fldChar w:fldCharType="begin"/>
            </w:r>
            <w:r>
              <w:rPr>
                <w:rFonts w:hint="eastAsia"/>
              </w:rPr>
              <w:instrText xml:space="preserve"> </w:instrText>
            </w:r>
            <w:r>
              <w:instrText>PAGEREF _Toc226059699 \h</w:instrText>
            </w:r>
            <w:r>
              <w:rPr>
                <w:rFonts w:hint="eastAsia"/>
              </w:rPr>
              <w:instrText xml:space="preserve"> </w:instrText>
            </w:r>
            <w:r>
              <w:rPr>
                <w:rFonts w:hint="eastAsia"/>
              </w:rPr>
            </w:r>
            <w:r>
              <w:rPr>
                <w:rFonts w:hint="eastAsia"/>
              </w:rPr>
              <w:fldChar w:fldCharType="separate"/>
            </w:r>
            <w:r>
              <w:t>27</w:t>
            </w:r>
            <w:r>
              <w:rPr>
                <w:rFonts w:hint="eastAsia"/>
              </w:rPr>
              <w:fldChar w:fldCharType="end"/>
            </w:r>
          </w:hyperlink>
        </w:p>
        <w:p w14:paraId="581D8DC8" w14:textId="77777777" w:rsidR="00F54B80" w:rsidRDefault="00F54B80">
          <w:pPr>
            <w:pStyle w:val="TOC3"/>
            <w:rPr>
              <w:rFonts w:asciiTheme="minorHAnsi" w:eastAsiaTheme="minorEastAsia" w:hAnsiTheme="minorHAnsi" w:hint="eastAsia"/>
              <w:sz w:val="22"/>
              <w:szCs w:val="24"/>
              <w14:ligatures w14:val="standardContextual"/>
            </w:rPr>
          </w:pPr>
          <w:hyperlink w:anchor="_Toc226059700" w:history="1">
            <w:r>
              <w:rPr>
                <w:rStyle w:val="afa"/>
                <w:rFonts w:hint="eastAsia"/>
              </w:rPr>
              <w:t xml:space="preserve">5.2.2 </w:t>
            </w:r>
            <w:r>
              <w:rPr>
                <w:rStyle w:val="afa"/>
                <w:rFonts w:hint="eastAsia"/>
              </w:rPr>
              <w:t>不同类别问题的改写特点</w:t>
            </w:r>
            <w:r>
              <w:rPr>
                <w:rFonts w:hint="eastAsia"/>
              </w:rPr>
              <w:tab/>
            </w:r>
            <w:r>
              <w:rPr>
                <w:rFonts w:hint="eastAsia"/>
              </w:rPr>
              <w:fldChar w:fldCharType="begin"/>
            </w:r>
            <w:r>
              <w:rPr>
                <w:rFonts w:hint="eastAsia"/>
              </w:rPr>
              <w:instrText xml:space="preserve"> </w:instrText>
            </w:r>
            <w:r>
              <w:instrText>PAGEREF _Toc226059700 \h</w:instrText>
            </w:r>
            <w:r>
              <w:rPr>
                <w:rFonts w:hint="eastAsia"/>
              </w:rPr>
              <w:instrText xml:space="preserve"> </w:instrText>
            </w:r>
            <w:r>
              <w:rPr>
                <w:rFonts w:hint="eastAsia"/>
              </w:rPr>
            </w:r>
            <w:r>
              <w:rPr>
                <w:rFonts w:hint="eastAsia"/>
              </w:rPr>
              <w:fldChar w:fldCharType="separate"/>
            </w:r>
            <w:r>
              <w:t>28</w:t>
            </w:r>
            <w:r>
              <w:rPr>
                <w:rFonts w:hint="eastAsia"/>
              </w:rPr>
              <w:fldChar w:fldCharType="end"/>
            </w:r>
          </w:hyperlink>
        </w:p>
        <w:p w14:paraId="00D529C5" w14:textId="77777777" w:rsidR="00F54B80" w:rsidRDefault="00F54B80">
          <w:pPr>
            <w:pStyle w:val="TOC2"/>
            <w:rPr>
              <w:rFonts w:asciiTheme="minorHAnsi" w:eastAsiaTheme="minorEastAsia" w:hAnsiTheme="minorHAnsi" w:hint="eastAsia"/>
              <w:sz w:val="22"/>
              <w:szCs w:val="24"/>
              <w14:ligatures w14:val="standardContextual"/>
            </w:rPr>
          </w:pPr>
          <w:hyperlink w:anchor="_Toc226059701" w:history="1">
            <w:r>
              <w:rPr>
                <w:rStyle w:val="afa"/>
                <w:rFonts w:hint="eastAsia"/>
              </w:rPr>
              <w:t xml:space="preserve">5.3 </w:t>
            </w:r>
            <w:r>
              <w:rPr>
                <w:rStyle w:val="afa"/>
                <w:rFonts w:hint="eastAsia"/>
              </w:rPr>
              <w:t>问答生成方法</w:t>
            </w:r>
            <w:r>
              <w:rPr>
                <w:rFonts w:hint="eastAsia"/>
              </w:rPr>
              <w:tab/>
            </w:r>
            <w:r>
              <w:rPr>
                <w:rFonts w:hint="eastAsia"/>
              </w:rPr>
              <w:fldChar w:fldCharType="begin"/>
            </w:r>
            <w:r>
              <w:rPr>
                <w:rFonts w:hint="eastAsia"/>
              </w:rPr>
              <w:instrText xml:space="preserve"> </w:instrText>
            </w:r>
            <w:r>
              <w:instrText>PAGEREF _Toc226059701 \h</w:instrText>
            </w:r>
            <w:r>
              <w:rPr>
                <w:rFonts w:hint="eastAsia"/>
              </w:rPr>
              <w:instrText xml:space="preserve"> </w:instrText>
            </w:r>
            <w:r>
              <w:rPr>
                <w:rFonts w:hint="eastAsia"/>
              </w:rPr>
            </w:r>
            <w:r>
              <w:rPr>
                <w:rFonts w:hint="eastAsia"/>
              </w:rPr>
              <w:fldChar w:fldCharType="separate"/>
            </w:r>
            <w:r>
              <w:t>29</w:t>
            </w:r>
            <w:r>
              <w:rPr>
                <w:rFonts w:hint="eastAsia"/>
              </w:rPr>
              <w:fldChar w:fldCharType="end"/>
            </w:r>
          </w:hyperlink>
        </w:p>
        <w:p w14:paraId="0CB02490" w14:textId="77777777" w:rsidR="00F54B80" w:rsidRDefault="00F54B80">
          <w:pPr>
            <w:pStyle w:val="TOC3"/>
            <w:rPr>
              <w:rFonts w:asciiTheme="minorHAnsi" w:eastAsiaTheme="minorEastAsia" w:hAnsiTheme="minorHAnsi" w:hint="eastAsia"/>
              <w:sz w:val="22"/>
              <w:szCs w:val="24"/>
              <w14:ligatures w14:val="standardContextual"/>
            </w:rPr>
          </w:pPr>
          <w:hyperlink w:anchor="_Toc226059702" w:history="1">
            <w:r>
              <w:rPr>
                <w:rStyle w:val="afa"/>
                <w:rFonts w:hint="eastAsia"/>
              </w:rPr>
              <w:t xml:space="preserve">5.3.1 </w:t>
            </w:r>
            <w:r>
              <w:rPr>
                <w:rStyle w:val="afa"/>
                <w:rFonts w:hint="eastAsia"/>
              </w:rPr>
              <w:t>答案生成原则</w:t>
            </w:r>
            <w:r>
              <w:rPr>
                <w:rFonts w:hint="eastAsia"/>
              </w:rPr>
              <w:tab/>
            </w:r>
            <w:r>
              <w:rPr>
                <w:rFonts w:hint="eastAsia"/>
              </w:rPr>
              <w:fldChar w:fldCharType="begin"/>
            </w:r>
            <w:r>
              <w:rPr>
                <w:rFonts w:hint="eastAsia"/>
              </w:rPr>
              <w:instrText xml:space="preserve"> </w:instrText>
            </w:r>
            <w:r>
              <w:instrText>PAGEREF _Toc226059702 \h</w:instrText>
            </w:r>
            <w:r>
              <w:rPr>
                <w:rFonts w:hint="eastAsia"/>
              </w:rPr>
              <w:instrText xml:space="preserve"> </w:instrText>
            </w:r>
            <w:r>
              <w:rPr>
                <w:rFonts w:hint="eastAsia"/>
              </w:rPr>
            </w:r>
            <w:r>
              <w:rPr>
                <w:rFonts w:hint="eastAsia"/>
              </w:rPr>
              <w:fldChar w:fldCharType="separate"/>
            </w:r>
            <w:r>
              <w:t>29</w:t>
            </w:r>
            <w:r>
              <w:rPr>
                <w:rFonts w:hint="eastAsia"/>
              </w:rPr>
              <w:fldChar w:fldCharType="end"/>
            </w:r>
          </w:hyperlink>
        </w:p>
        <w:p w14:paraId="5C77726B" w14:textId="77777777" w:rsidR="00F54B80" w:rsidRDefault="00F54B80">
          <w:pPr>
            <w:pStyle w:val="TOC3"/>
            <w:rPr>
              <w:rFonts w:asciiTheme="minorHAnsi" w:eastAsiaTheme="minorEastAsia" w:hAnsiTheme="minorHAnsi" w:hint="eastAsia"/>
              <w:sz w:val="22"/>
              <w:szCs w:val="24"/>
              <w14:ligatures w14:val="standardContextual"/>
            </w:rPr>
          </w:pPr>
          <w:hyperlink w:anchor="_Toc226059703" w:history="1">
            <w:r>
              <w:rPr>
                <w:rStyle w:val="afa"/>
                <w:rFonts w:hint="eastAsia"/>
              </w:rPr>
              <w:t xml:space="preserve">5.3.2 </w:t>
            </w:r>
            <w:r>
              <w:rPr>
                <w:rStyle w:val="afa"/>
                <w:rFonts w:hint="eastAsia"/>
              </w:rPr>
              <w:t>答案生成提示设计</w:t>
            </w:r>
            <w:r>
              <w:rPr>
                <w:rFonts w:hint="eastAsia"/>
              </w:rPr>
              <w:tab/>
            </w:r>
            <w:r>
              <w:rPr>
                <w:rFonts w:hint="eastAsia"/>
              </w:rPr>
              <w:fldChar w:fldCharType="begin"/>
            </w:r>
            <w:r>
              <w:rPr>
                <w:rFonts w:hint="eastAsia"/>
              </w:rPr>
              <w:instrText xml:space="preserve"> </w:instrText>
            </w:r>
            <w:r>
              <w:instrText>PAGEREF _Toc226059703 \h</w:instrText>
            </w:r>
            <w:r>
              <w:rPr>
                <w:rFonts w:hint="eastAsia"/>
              </w:rPr>
              <w:instrText xml:space="preserve"> </w:instrText>
            </w:r>
            <w:r>
              <w:rPr>
                <w:rFonts w:hint="eastAsia"/>
              </w:rPr>
            </w:r>
            <w:r>
              <w:rPr>
                <w:rFonts w:hint="eastAsia"/>
              </w:rPr>
              <w:fldChar w:fldCharType="separate"/>
            </w:r>
            <w:r>
              <w:t>29</w:t>
            </w:r>
            <w:r>
              <w:rPr>
                <w:rFonts w:hint="eastAsia"/>
              </w:rPr>
              <w:fldChar w:fldCharType="end"/>
            </w:r>
          </w:hyperlink>
        </w:p>
        <w:p w14:paraId="6D6D4A7F" w14:textId="77777777" w:rsidR="00F54B80" w:rsidRDefault="00F54B80">
          <w:pPr>
            <w:pStyle w:val="TOC3"/>
            <w:rPr>
              <w:rFonts w:asciiTheme="minorHAnsi" w:eastAsiaTheme="minorEastAsia" w:hAnsiTheme="minorHAnsi" w:hint="eastAsia"/>
              <w:sz w:val="22"/>
              <w:szCs w:val="24"/>
              <w14:ligatures w14:val="standardContextual"/>
            </w:rPr>
          </w:pPr>
          <w:hyperlink w:anchor="_Toc226059704" w:history="1">
            <w:r>
              <w:rPr>
                <w:rStyle w:val="afa"/>
                <w:rFonts w:hint="eastAsia"/>
              </w:rPr>
              <w:t xml:space="preserve">5.3.3 </w:t>
            </w:r>
            <w:r>
              <w:rPr>
                <w:rStyle w:val="afa"/>
                <w:rFonts w:hint="eastAsia"/>
              </w:rPr>
              <w:t>人工修订流程</w:t>
            </w:r>
            <w:r>
              <w:rPr>
                <w:rFonts w:hint="eastAsia"/>
              </w:rPr>
              <w:tab/>
            </w:r>
            <w:r>
              <w:rPr>
                <w:rFonts w:hint="eastAsia"/>
              </w:rPr>
              <w:fldChar w:fldCharType="begin"/>
            </w:r>
            <w:r>
              <w:rPr>
                <w:rFonts w:hint="eastAsia"/>
              </w:rPr>
              <w:instrText xml:space="preserve"> </w:instrText>
            </w:r>
            <w:r>
              <w:instrText>PAGEREF _Toc226059704 \h</w:instrText>
            </w:r>
            <w:r>
              <w:rPr>
                <w:rFonts w:hint="eastAsia"/>
              </w:rPr>
              <w:instrText xml:space="preserve"> </w:instrText>
            </w:r>
            <w:r>
              <w:rPr>
                <w:rFonts w:hint="eastAsia"/>
              </w:rPr>
            </w:r>
            <w:r>
              <w:rPr>
                <w:rFonts w:hint="eastAsia"/>
              </w:rPr>
              <w:fldChar w:fldCharType="separate"/>
            </w:r>
            <w:r>
              <w:t>30</w:t>
            </w:r>
            <w:r>
              <w:rPr>
                <w:rFonts w:hint="eastAsia"/>
              </w:rPr>
              <w:fldChar w:fldCharType="end"/>
            </w:r>
          </w:hyperlink>
        </w:p>
        <w:p w14:paraId="14CFE792" w14:textId="77777777" w:rsidR="00F54B80" w:rsidRDefault="00F54B80">
          <w:pPr>
            <w:pStyle w:val="TOC3"/>
            <w:rPr>
              <w:rFonts w:asciiTheme="minorHAnsi" w:eastAsiaTheme="minorEastAsia" w:hAnsiTheme="minorHAnsi" w:hint="eastAsia"/>
              <w:sz w:val="22"/>
              <w:szCs w:val="24"/>
              <w14:ligatures w14:val="standardContextual"/>
            </w:rPr>
          </w:pPr>
          <w:hyperlink w:anchor="_Toc226059705" w:history="1">
            <w:r>
              <w:rPr>
                <w:rStyle w:val="afa"/>
                <w:rFonts w:hint="eastAsia"/>
              </w:rPr>
              <w:t xml:space="preserve">5.3.4 </w:t>
            </w:r>
            <w:r>
              <w:rPr>
                <w:rStyle w:val="afa"/>
                <w:rFonts w:hint="eastAsia"/>
              </w:rPr>
              <w:t>专家审核规则</w:t>
            </w:r>
            <w:r>
              <w:rPr>
                <w:rFonts w:hint="eastAsia"/>
              </w:rPr>
              <w:tab/>
            </w:r>
            <w:r>
              <w:rPr>
                <w:rFonts w:hint="eastAsia"/>
              </w:rPr>
              <w:fldChar w:fldCharType="begin"/>
            </w:r>
            <w:r>
              <w:rPr>
                <w:rFonts w:hint="eastAsia"/>
              </w:rPr>
              <w:instrText xml:space="preserve"> </w:instrText>
            </w:r>
            <w:r>
              <w:instrText>PAGEREF _Toc226059705 \h</w:instrText>
            </w:r>
            <w:r>
              <w:rPr>
                <w:rFonts w:hint="eastAsia"/>
              </w:rPr>
              <w:instrText xml:space="preserve"> </w:instrText>
            </w:r>
            <w:r>
              <w:rPr>
                <w:rFonts w:hint="eastAsia"/>
              </w:rPr>
            </w:r>
            <w:r>
              <w:rPr>
                <w:rFonts w:hint="eastAsia"/>
              </w:rPr>
              <w:fldChar w:fldCharType="separate"/>
            </w:r>
            <w:r>
              <w:t>30</w:t>
            </w:r>
            <w:r>
              <w:rPr>
                <w:rFonts w:hint="eastAsia"/>
              </w:rPr>
              <w:fldChar w:fldCharType="end"/>
            </w:r>
          </w:hyperlink>
        </w:p>
        <w:p w14:paraId="06F38237" w14:textId="77777777" w:rsidR="00F54B80" w:rsidRDefault="00F54B80">
          <w:pPr>
            <w:pStyle w:val="TOC2"/>
            <w:rPr>
              <w:rFonts w:asciiTheme="minorHAnsi" w:eastAsiaTheme="minorEastAsia" w:hAnsiTheme="minorHAnsi" w:hint="eastAsia"/>
              <w:sz w:val="22"/>
              <w:szCs w:val="24"/>
              <w14:ligatures w14:val="standardContextual"/>
            </w:rPr>
          </w:pPr>
          <w:hyperlink w:anchor="_Toc226059706" w:history="1">
            <w:r>
              <w:rPr>
                <w:rStyle w:val="afa"/>
                <w:rFonts w:hint="eastAsia"/>
              </w:rPr>
              <w:t xml:space="preserve">5.4 </w:t>
            </w:r>
            <w:r>
              <w:rPr>
                <w:rStyle w:val="afa"/>
                <w:rFonts w:hint="eastAsia"/>
              </w:rPr>
              <w:t>数据集质量评估</w:t>
            </w:r>
            <w:r>
              <w:rPr>
                <w:rFonts w:hint="eastAsia"/>
              </w:rPr>
              <w:tab/>
            </w:r>
            <w:r>
              <w:rPr>
                <w:rFonts w:hint="eastAsia"/>
              </w:rPr>
              <w:fldChar w:fldCharType="begin"/>
            </w:r>
            <w:r>
              <w:rPr>
                <w:rFonts w:hint="eastAsia"/>
              </w:rPr>
              <w:instrText xml:space="preserve"> </w:instrText>
            </w:r>
            <w:r>
              <w:instrText>PAGEREF _Toc226059706 \h</w:instrText>
            </w:r>
            <w:r>
              <w:rPr>
                <w:rFonts w:hint="eastAsia"/>
              </w:rPr>
              <w:instrText xml:space="preserve"> </w:instrText>
            </w:r>
            <w:r>
              <w:rPr>
                <w:rFonts w:hint="eastAsia"/>
              </w:rPr>
            </w:r>
            <w:r>
              <w:rPr>
                <w:rFonts w:hint="eastAsia"/>
              </w:rPr>
              <w:fldChar w:fldCharType="separate"/>
            </w:r>
            <w:r>
              <w:t>31</w:t>
            </w:r>
            <w:r>
              <w:rPr>
                <w:rFonts w:hint="eastAsia"/>
              </w:rPr>
              <w:fldChar w:fldCharType="end"/>
            </w:r>
          </w:hyperlink>
        </w:p>
        <w:p w14:paraId="46D737F8" w14:textId="77777777" w:rsidR="00F54B80" w:rsidRDefault="00F54B80">
          <w:pPr>
            <w:pStyle w:val="TOC2"/>
            <w:rPr>
              <w:rFonts w:asciiTheme="minorHAnsi" w:eastAsiaTheme="minorEastAsia" w:hAnsiTheme="minorHAnsi" w:hint="eastAsia"/>
              <w:sz w:val="22"/>
              <w:szCs w:val="24"/>
              <w14:ligatures w14:val="standardContextual"/>
            </w:rPr>
          </w:pPr>
          <w:hyperlink w:anchor="_Toc226059707" w:history="1">
            <w:r>
              <w:rPr>
                <w:rStyle w:val="afa"/>
                <w:rFonts w:hint="eastAsia"/>
              </w:rPr>
              <w:t xml:space="preserve">5.5 </w:t>
            </w:r>
            <w:r>
              <w:rPr>
                <w:rStyle w:val="afa"/>
                <w:rFonts w:hint="eastAsia"/>
              </w:rPr>
              <w:t>问答数据集构建结果</w:t>
            </w:r>
            <w:r>
              <w:rPr>
                <w:rFonts w:hint="eastAsia"/>
              </w:rPr>
              <w:tab/>
            </w:r>
            <w:r>
              <w:rPr>
                <w:rFonts w:hint="eastAsia"/>
              </w:rPr>
              <w:fldChar w:fldCharType="begin"/>
            </w:r>
            <w:r>
              <w:rPr>
                <w:rFonts w:hint="eastAsia"/>
              </w:rPr>
              <w:instrText xml:space="preserve"> </w:instrText>
            </w:r>
            <w:r>
              <w:instrText>PAGEREF _Toc226059707 \h</w:instrText>
            </w:r>
            <w:r>
              <w:rPr>
                <w:rFonts w:hint="eastAsia"/>
              </w:rPr>
              <w:instrText xml:space="preserve"> </w:instrText>
            </w:r>
            <w:r>
              <w:rPr>
                <w:rFonts w:hint="eastAsia"/>
              </w:rPr>
            </w:r>
            <w:r>
              <w:rPr>
                <w:rFonts w:hint="eastAsia"/>
              </w:rPr>
              <w:fldChar w:fldCharType="separate"/>
            </w:r>
            <w:r>
              <w:t>31</w:t>
            </w:r>
            <w:r>
              <w:rPr>
                <w:rFonts w:hint="eastAsia"/>
              </w:rPr>
              <w:fldChar w:fldCharType="end"/>
            </w:r>
          </w:hyperlink>
        </w:p>
        <w:p w14:paraId="498B0394" w14:textId="77777777" w:rsidR="00F54B80" w:rsidRDefault="00F54B80">
          <w:pPr>
            <w:pStyle w:val="TOC2"/>
            <w:rPr>
              <w:rFonts w:asciiTheme="minorHAnsi" w:eastAsiaTheme="minorEastAsia" w:hAnsiTheme="minorHAnsi" w:hint="eastAsia"/>
              <w:sz w:val="22"/>
              <w:szCs w:val="24"/>
              <w14:ligatures w14:val="standardContextual"/>
            </w:rPr>
          </w:pPr>
          <w:hyperlink w:anchor="_Toc226059708" w:history="1">
            <w:r>
              <w:rPr>
                <w:rStyle w:val="afa"/>
                <w:rFonts w:hint="eastAsia"/>
              </w:rPr>
              <w:t xml:space="preserve">5.6 </w:t>
            </w:r>
            <w:r>
              <w:rPr>
                <w:rStyle w:val="afa"/>
                <w:rFonts w:hint="eastAsia"/>
              </w:rPr>
              <w:t>本章小结</w:t>
            </w:r>
            <w:r>
              <w:rPr>
                <w:rFonts w:hint="eastAsia"/>
              </w:rPr>
              <w:tab/>
            </w:r>
            <w:r>
              <w:rPr>
                <w:rFonts w:hint="eastAsia"/>
              </w:rPr>
              <w:fldChar w:fldCharType="begin"/>
            </w:r>
            <w:r>
              <w:rPr>
                <w:rFonts w:hint="eastAsia"/>
              </w:rPr>
              <w:instrText xml:space="preserve"> </w:instrText>
            </w:r>
            <w:r>
              <w:instrText>PAGEREF _Toc226059708 \h</w:instrText>
            </w:r>
            <w:r>
              <w:rPr>
                <w:rFonts w:hint="eastAsia"/>
              </w:rPr>
              <w:instrText xml:space="preserve"> </w:instrText>
            </w:r>
            <w:r>
              <w:rPr>
                <w:rFonts w:hint="eastAsia"/>
              </w:rPr>
            </w:r>
            <w:r>
              <w:rPr>
                <w:rFonts w:hint="eastAsia"/>
              </w:rPr>
              <w:fldChar w:fldCharType="separate"/>
            </w:r>
            <w:r>
              <w:t>31</w:t>
            </w:r>
            <w:r>
              <w:rPr>
                <w:rFonts w:hint="eastAsia"/>
              </w:rPr>
              <w:fldChar w:fldCharType="end"/>
            </w:r>
          </w:hyperlink>
        </w:p>
        <w:p w14:paraId="7515207A" w14:textId="77777777" w:rsidR="00F54B80" w:rsidRDefault="00F54B80">
          <w:pPr>
            <w:pStyle w:val="TOC1"/>
            <w:rPr>
              <w:rFonts w:asciiTheme="minorHAnsi" w:eastAsiaTheme="minorEastAsia" w:hAnsiTheme="minorHAnsi" w:hint="eastAsia"/>
              <w:sz w:val="22"/>
              <w:szCs w:val="24"/>
              <w14:ligatures w14:val="standardContextual"/>
            </w:rPr>
          </w:pPr>
          <w:hyperlink w:anchor="_Toc226059709" w:history="1">
            <w:r>
              <w:rPr>
                <w:rStyle w:val="afa"/>
                <w:rFonts w:hint="eastAsia"/>
              </w:rPr>
              <w:t>第</w:t>
            </w:r>
            <w:r>
              <w:rPr>
                <w:rStyle w:val="afa"/>
                <w:rFonts w:hint="eastAsia"/>
              </w:rPr>
              <w:t>6</w:t>
            </w:r>
            <w:r>
              <w:rPr>
                <w:rStyle w:val="afa"/>
                <w:rFonts w:hint="eastAsia"/>
              </w:rPr>
              <w:t>章</w:t>
            </w:r>
            <w:r>
              <w:rPr>
                <w:rStyle w:val="afa"/>
                <w:rFonts w:hint="eastAsia"/>
              </w:rPr>
              <w:t xml:space="preserve"> </w:t>
            </w:r>
            <w:r>
              <w:rPr>
                <w:rStyle w:val="afa"/>
                <w:rFonts w:hint="eastAsia"/>
              </w:rPr>
              <w:t>领域大语言模型微调与效果评估</w:t>
            </w:r>
            <w:r>
              <w:rPr>
                <w:rFonts w:hint="eastAsia"/>
              </w:rPr>
              <w:tab/>
            </w:r>
            <w:r>
              <w:rPr>
                <w:rFonts w:hint="eastAsia"/>
              </w:rPr>
              <w:fldChar w:fldCharType="begin"/>
            </w:r>
            <w:r>
              <w:rPr>
                <w:rFonts w:hint="eastAsia"/>
              </w:rPr>
              <w:instrText xml:space="preserve"> </w:instrText>
            </w:r>
            <w:r>
              <w:instrText>PAGEREF _Toc226059709 \h</w:instrText>
            </w:r>
            <w:r>
              <w:rPr>
                <w:rFonts w:hint="eastAsia"/>
              </w:rPr>
              <w:instrText xml:space="preserve"> </w:instrText>
            </w:r>
            <w:r>
              <w:rPr>
                <w:rFonts w:hint="eastAsia"/>
              </w:rPr>
            </w:r>
            <w:r>
              <w:rPr>
                <w:rFonts w:hint="eastAsia"/>
              </w:rPr>
              <w:fldChar w:fldCharType="separate"/>
            </w:r>
            <w:r>
              <w:t>32</w:t>
            </w:r>
            <w:r>
              <w:rPr>
                <w:rFonts w:hint="eastAsia"/>
              </w:rPr>
              <w:fldChar w:fldCharType="end"/>
            </w:r>
          </w:hyperlink>
        </w:p>
        <w:p w14:paraId="468BCEBF" w14:textId="77777777" w:rsidR="00F54B80" w:rsidRDefault="00F54B80">
          <w:pPr>
            <w:pStyle w:val="TOC2"/>
            <w:rPr>
              <w:rFonts w:asciiTheme="minorHAnsi" w:eastAsiaTheme="minorEastAsia" w:hAnsiTheme="minorHAnsi" w:hint="eastAsia"/>
              <w:sz w:val="22"/>
              <w:szCs w:val="24"/>
              <w14:ligatures w14:val="standardContextual"/>
            </w:rPr>
          </w:pPr>
          <w:hyperlink w:anchor="_Toc226059710" w:history="1">
            <w:r>
              <w:rPr>
                <w:rStyle w:val="afa"/>
                <w:rFonts w:hint="eastAsia"/>
              </w:rPr>
              <w:t xml:space="preserve">6.1 </w:t>
            </w:r>
            <w:r>
              <w:rPr>
                <w:rStyle w:val="afa"/>
                <w:rFonts w:hint="eastAsia"/>
              </w:rPr>
              <w:t>实验设置</w:t>
            </w:r>
            <w:r>
              <w:rPr>
                <w:rFonts w:hint="eastAsia"/>
              </w:rPr>
              <w:tab/>
            </w:r>
            <w:r>
              <w:rPr>
                <w:rFonts w:hint="eastAsia"/>
              </w:rPr>
              <w:fldChar w:fldCharType="begin"/>
            </w:r>
            <w:r>
              <w:rPr>
                <w:rFonts w:hint="eastAsia"/>
              </w:rPr>
              <w:instrText xml:space="preserve"> </w:instrText>
            </w:r>
            <w:r>
              <w:instrText>PAGEREF _Toc226059710 \h</w:instrText>
            </w:r>
            <w:r>
              <w:rPr>
                <w:rFonts w:hint="eastAsia"/>
              </w:rPr>
              <w:instrText xml:space="preserve"> </w:instrText>
            </w:r>
            <w:r>
              <w:rPr>
                <w:rFonts w:hint="eastAsia"/>
              </w:rPr>
            </w:r>
            <w:r>
              <w:rPr>
                <w:rFonts w:hint="eastAsia"/>
              </w:rPr>
              <w:fldChar w:fldCharType="separate"/>
            </w:r>
            <w:r>
              <w:t>32</w:t>
            </w:r>
            <w:r>
              <w:rPr>
                <w:rFonts w:hint="eastAsia"/>
              </w:rPr>
              <w:fldChar w:fldCharType="end"/>
            </w:r>
          </w:hyperlink>
        </w:p>
        <w:p w14:paraId="7C875AE9" w14:textId="77777777" w:rsidR="00F54B80" w:rsidRDefault="00F54B80">
          <w:pPr>
            <w:pStyle w:val="TOC2"/>
            <w:rPr>
              <w:rFonts w:asciiTheme="minorHAnsi" w:eastAsiaTheme="minorEastAsia" w:hAnsiTheme="minorHAnsi" w:hint="eastAsia"/>
              <w:sz w:val="22"/>
              <w:szCs w:val="24"/>
              <w14:ligatures w14:val="standardContextual"/>
            </w:rPr>
          </w:pPr>
          <w:hyperlink w:anchor="_Toc226059711" w:history="1">
            <w:r>
              <w:rPr>
                <w:rStyle w:val="afa"/>
                <w:rFonts w:hint="eastAsia"/>
              </w:rPr>
              <w:t xml:space="preserve">6.2 </w:t>
            </w:r>
            <w:r>
              <w:rPr>
                <w:rStyle w:val="afa"/>
                <w:rFonts w:hint="eastAsia"/>
              </w:rPr>
              <w:t>模型微调方案</w:t>
            </w:r>
            <w:r>
              <w:rPr>
                <w:rFonts w:hint="eastAsia"/>
              </w:rPr>
              <w:tab/>
            </w:r>
            <w:r>
              <w:rPr>
                <w:rFonts w:hint="eastAsia"/>
              </w:rPr>
              <w:fldChar w:fldCharType="begin"/>
            </w:r>
            <w:r>
              <w:rPr>
                <w:rFonts w:hint="eastAsia"/>
              </w:rPr>
              <w:instrText xml:space="preserve"> </w:instrText>
            </w:r>
            <w:r>
              <w:instrText>PAGEREF _Toc226059711 \h</w:instrText>
            </w:r>
            <w:r>
              <w:rPr>
                <w:rFonts w:hint="eastAsia"/>
              </w:rPr>
              <w:instrText xml:space="preserve"> </w:instrText>
            </w:r>
            <w:r>
              <w:rPr>
                <w:rFonts w:hint="eastAsia"/>
              </w:rPr>
            </w:r>
            <w:r>
              <w:rPr>
                <w:rFonts w:hint="eastAsia"/>
              </w:rPr>
              <w:fldChar w:fldCharType="separate"/>
            </w:r>
            <w:r>
              <w:t>32</w:t>
            </w:r>
            <w:r>
              <w:rPr>
                <w:rFonts w:hint="eastAsia"/>
              </w:rPr>
              <w:fldChar w:fldCharType="end"/>
            </w:r>
          </w:hyperlink>
        </w:p>
        <w:p w14:paraId="6FB7A191" w14:textId="77777777" w:rsidR="00F54B80" w:rsidRDefault="00F54B80">
          <w:pPr>
            <w:pStyle w:val="TOC2"/>
            <w:rPr>
              <w:rFonts w:asciiTheme="minorHAnsi" w:eastAsiaTheme="minorEastAsia" w:hAnsiTheme="minorHAnsi" w:hint="eastAsia"/>
              <w:sz w:val="22"/>
              <w:szCs w:val="24"/>
              <w14:ligatures w14:val="standardContextual"/>
            </w:rPr>
          </w:pPr>
          <w:hyperlink w:anchor="_Toc226059712" w:history="1">
            <w:r>
              <w:rPr>
                <w:rStyle w:val="afa"/>
                <w:rFonts w:hint="eastAsia"/>
              </w:rPr>
              <w:t xml:space="preserve">6.3 </w:t>
            </w:r>
            <w:r>
              <w:rPr>
                <w:rStyle w:val="afa"/>
                <w:rFonts w:hint="eastAsia"/>
              </w:rPr>
              <w:t>自动化评估结果</w:t>
            </w:r>
            <w:r>
              <w:rPr>
                <w:rFonts w:hint="eastAsia"/>
              </w:rPr>
              <w:tab/>
            </w:r>
            <w:r>
              <w:rPr>
                <w:rFonts w:hint="eastAsia"/>
              </w:rPr>
              <w:fldChar w:fldCharType="begin"/>
            </w:r>
            <w:r>
              <w:rPr>
                <w:rFonts w:hint="eastAsia"/>
              </w:rPr>
              <w:instrText xml:space="preserve"> </w:instrText>
            </w:r>
            <w:r>
              <w:instrText>PAGEREF _Toc226059712 \h</w:instrText>
            </w:r>
            <w:r>
              <w:rPr>
                <w:rFonts w:hint="eastAsia"/>
              </w:rPr>
              <w:instrText xml:space="preserve"> </w:instrText>
            </w:r>
            <w:r>
              <w:rPr>
                <w:rFonts w:hint="eastAsia"/>
              </w:rPr>
            </w:r>
            <w:r>
              <w:rPr>
                <w:rFonts w:hint="eastAsia"/>
              </w:rPr>
              <w:fldChar w:fldCharType="separate"/>
            </w:r>
            <w:r>
              <w:t>32</w:t>
            </w:r>
            <w:r>
              <w:rPr>
                <w:rFonts w:hint="eastAsia"/>
              </w:rPr>
              <w:fldChar w:fldCharType="end"/>
            </w:r>
          </w:hyperlink>
        </w:p>
        <w:p w14:paraId="72BE1A81" w14:textId="77777777" w:rsidR="00F54B80" w:rsidRDefault="00F54B80">
          <w:pPr>
            <w:pStyle w:val="TOC2"/>
            <w:rPr>
              <w:rFonts w:asciiTheme="minorHAnsi" w:eastAsiaTheme="minorEastAsia" w:hAnsiTheme="minorHAnsi" w:hint="eastAsia"/>
              <w:sz w:val="22"/>
              <w:szCs w:val="24"/>
              <w14:ligatures w14:val="standardContextual"/>
            </w:rPr>
          </w:pPr>
          <w:hyperlink w:anchor="_Toc226059713" w:history="1">
            <w:r>
              <w:rPr>
                <w:rStyle w:val="afa"/>
                <w:rFonts w:hint="eastAsia"/>
              </w:rPr>
              <w:t xml:space="preserve">6.4 </w:t>
            </w:r>
            <w:r>
              <w:rPr>
                <w:rStyle w:val="afa"/>
                <w:rFonts w:hint="eastAsia"/>
              </w:rPr>
              <w:t>模型输出案例分析</w:t>
            </w:r>
            <w:r>
              <w:rPr>
                <w:rFonts w:hint="eastAsia"/>
              </w:rPr>
              <w:tab/>
            </w:r>
            <w:r>
              <w:rPr>
                <w:rFonts w:hint="eastAsia"/>
              </w:rPr>
              <w:fldChar w:fldCharType="begin"/>
            </w:r>
            <w:r>
              <w:rPr>
                <w:rFonts w:hint="eastAsia"/>
              </w:rPr>
              <w:instrText xml:space="preserve"> </w:instrText>
            </w:r>
            <w:r>
              <w:instrText>PAGEREF _Toc226059713 \h</w:instrText>
            </w:r>
            <w:r>
              <w:rPr>
                <w:rFonts w:hint="eastAsia"/>
              </w:rPr>
              <w:instrText xml:space="preserve"> </w:instrText>
            </w:r>
            <w:r>
              <w:rPr>
                <w:rFonts w:hint="eastAsia"/>
              </w:rPr>
            </w:r>
            <w:r>
              <w:rPr>
                <w:rFonts w:hint="eastAsia"/>
              </w:rPr>
              <w:fldChar w:fldCharType="separate"/>
            </w:r>
            <w:r>
              <w:t>32</w:t>
            </w:r>
            <w:r>
              <w:rPr>
                <w:rFonts w:hint="eastAsia"/>
              </w:rPr>
              <w:fldChar w:fldCharType="end"/>
            </w:r>
          </w:hyperlink>
        </w:p>
        <w:p w14:paraId="020BB72F" w14:textId="77777777" w:rsidR="00F54B80" w:rsidRDefault="00F54B80">
          <w:pPr>
            <w:pStyle w:val="TOC2"/>
            <w:rPr>
              <w:rFonts w:asciiTheme="minorHAnsi" w:eastAsiaTheme="minorEastAsia" w:hAnsiTheme="minorHAnsi" w:hint="eastAsia"/>
              <w:sz w:val="22"/>
              <w:szCs w:val="24"/>
              <w14:ligatures w14:val="standardContextual"/>
            </w:rPr>
          </w:pPr>
          <w:hyperlink w:anchor="_Toc226059714" w:history="1">
            <w:r>
              <w:rPr>
                <w:rStyle w:val="afa"/>
                <w:rFonts w:hint="eastAsia"/>
              </w:rPr>
              <w:t xml:space="preserve">6.5 </w:t>
            </w:r>
            <w:r>
              <w:rPr>
                <w:rStyle w:val="afa"/>
                <w:rFonts w:hint="eastAsia"/>
              </w:rPr>
              <w:t>微调效果综合讨论</w:t>
            </w:r>
            <w:r>
              <w:rPr>
                <w:rFonts w:hint="eastAsia"/>
              </w:rPr>
              <w:tab/>
            </w:r>
            <w:r>
              <w:rPr>
                <w:rFonts w:hint="eastAsia"/>
              </w:rPr>
              <w:fldChar w:fldCharType="begin"/>
            </w:r>
            <w:r>
              <w:rPr>
                <w:rFonts w:hint="eastAsia"/>
              </w:rPr>
              <w:instrText xml:space="preserve"> </w:instrText>
            </w:r>
            <w:r>
              <w:instrText>PAGEREF _Toc226059714 \h</w:instrText>
            </w:r>
            <w:r>
              <w:rPr>
                <w:rFonts w:hint="eastAsia"/>
              </w:rPr>
              <w:instrText xml:space="preserve"> </w:instrText>
            </w:r>
            <w:r>
              <w:rPr>
                <w:rFonts w:hint="eastAsia"/>
              </w:rPr>
            </w:r>
            <w:r>
              <w:rPr>
                <w:rFonts w:hint="eastAsia"/>
              </w:rPr>
              <w:fldChar w:fldCharType="separate"/>
            </w:r>
            <w:r>
              <w:t>33</w:t>
            </w:r>
            <w:r>
              <w:rPr>
                <w:rFonts w:hint="eastAsia"/>
              </w:rPr>
              <w:fldChar w:fldCharType="end"/>
            </w:r>
          </w:hyperlink>
        </w:p>
        <w:p w14:paraId="167F4458" w14:textId="77777777" w:rsidR="00F54B80" w:rsidRDefault="00F54B80">
          <w:pPr>
            <w:pStyle w:val="TOC2"/>
            <w:rPr>
              <w:rFonts w:asciiTheme="minorHAnsi" w:eastAsiaTheme="minorEastAsia" w:hAnsiTheme="minorHAnsi" w:hint="eastAsia"/>
              <w:sz w:val="22"/>
              <w:szCs w:val="24"/>
              <w14:ligatures w14:val="standardContextual"/>
            </w:rPr>
          </w:pPr>
          <w:hyperlink w:anchor="_Toc226059715" w:history="1">
            <w:r>
              <w:rPr>
                <w:rStyle w:val="afa"/>
                <w:rFonts w:hint="eastAsia"/>
              </w:rPr>
              <w:t xml:space="preserve">6.6 </w:t>
            </w:r>
            <w:r>
              <w:rPr>
                <w:rStyle w:val="afa"/>
                <w:rFonts w:hint="eastAsia"/>
              </w:rPr>
              <w:t>本章小结</w:t>
            </w:r>
            <w:r>
              <w:rPr>
                <w:rFonts w:hint="eastAsia"/>
              </w:rPr>
              <w:tab/>
            </w:r>
            <w:r>
              <w:rPr>
                <w:rFonts w:hint="eastAsia"/>
              </w:rPr>
              <w:fldChar w:fldCharType="begin"/>
            </w:r>
            <w:r>
              <w:rPr>
                <w:rFonts w:hint="eastAsia"/>
              </w:rPr>
              <w:instrText xml:space="preserve"> </w:instrText>
            </w:r>
            <w:r>
              <w:instrText>PAGEREF _Toc226059715 \h</w:instrText>
            </w:r>
            <w:r>
              <w:rPr>
                <w:rFonts w:hint="eastAsia"/>
              </w:rPr>
              <w:instrText xml:space="preserve"> </w:instrText>
            </w:r>
            <w:r>
              <w:rPr>
                <w:rFonts w:hint="eastAsia"/>
              </w:rPr>
            </w:r>
            <w:r>
              <w:rPr>
                <w:rFonts w:hint="eastAsia"/>
              </w:rPr>
              <w:fldChar w:fldCharType="separate"/>
            </w:r>
            <w:r>
              <w:t>33</w:t>
            </w:r>
            <w:r>
              <w:rPr>
                <w:rFonts w:hint="eastAsia"/>
              </w:rPr>
              <w:fldChar w:fldCharType="end"/>
            </w:r>
          </w:hyperlink>
        </w:p>
        <w:p w14:paraId="2B6D9547" w14:textId="77777777" w:rsidR="00F54B80" w:rsidRDefault="00F54B80">
          <w:pPr>
            <w:pStyle w:val="TOC1"/>
            <w:rPr>
              <w:rFonts w:asciiTheme="minorHAnsi" w:eastAsiaTheme="minorEastAsia" w:hAnsiTheme="minorHAnsi" w:hint="eastAsia"/>
              <w:sz w:val="22"/>
              <w:szCs w:val="24"/>
              <w14:ligatures w14:val="standardContextual"/>
            </w:rPr>
          </w:pPr>
          <w:hyperlink w:anchor="_Toc226059716" w:history="1">
            <w:r>
              <w:rPr>
                <w:rStyle w:val="afa"/>
                <w:rFonts w:hint="eastAsia"/>
              </w:rPr>
              <w:t>第</w:t>
            </w:r>
            <w:r>
              <w:rPr>
                <w:rStyle w:val="afa"/>
                <w:rFonts w:hint="eastAsia"/>
              </w:rPr>
              <w:t>7</w:t>
            </w:r>
            <w:r>
              <w:rPr>
                <w:rStyle w:val="afa"/>
                <w:rFonts w:hint="eastAsia"/>
              </w:rPr>
              <w:t>章</w:t>
            </w:r>
            <w:r>
              <w:rPr>
                <w:rStyle w:val="afa"/>
                <w:rFonts w:hint="eastAsia"/>
              </w:rPr>
              <w:t xml:space="preserve"> </w:t>
            </w:r>
            <w:r>
              <w:rPr>
                <w:rStyle w:val="afa"/>
                <w:rFonts w:hint="eastAsia"/>
              </w:rPr>
              <w:t>讨论与结论</w:t>
            </w:r>
            <w:r>
              <w:rPr>
                <w:rFonts w:hint="eastAsia"/>
              </w:rPr>
              <w:tab/>
            </w:r>
            <w:r>
              <w:rPr>
                <w:rFonts w:hint="eastAsia"/>
              </w:rPr>
              <w:fldChar w:fldCharType="begin"/>
            </w:r>
            <w:r>
              <w:rPr>
                <w:rFonts w:hint="eastAsia"/>
              </w:rPr>
              <w:instrText xml:space="preserve"> </w:instrText>
            </w:r>
            <w:r>
              <w:instrText>PAGEREF _Toc226059716 \h</w:instrText>
            </w:r>
            <w:r>
              <w:rPr>
                <w:rFonts w:hint="eastAsia"/>
              </w:rPr>
              <w:instrText xml:space="preserve"> </w:instrText>
            </w:r>
            <w:r>
              <w:rPr>
                <w:rFonts w:hint="eastAsia"/>
              </w:rPr>
            </w:r>
            <w:r>
              <w:rPr>
                <w:rFonts w:hint="eastAsia"/>
              </w:rPr>
              <w:fldChar w:fldCharType="separate"/>
            </w:r>
            <w:r>
              <w:t>34</w:t>
            </w:r>
            <w:r>
              <w:rPr>
                <w:rFonts w:hint="eastAsia"/>
              </w:rPr>
              <w:fldChar w:fldCharType="end"/>
            </w:r>
          </w:hyperlink>
        </w:p>
        <w:p w14:paraId="26047CD7" w14:textId="77777777" w:rsidR="00F54B80" w:rsidRDefault="00F54B80">
          <w:pPr>
            <w:pStyle w:val="TOC2"/>
            <w:rPr>
              <w:rFonts w:asciiTheme="minorHAnsi" w:eastAsiaTheme="minorEastAsia" w:hAnsiTheme="minorHAnsi" w:hint="eastAsia"/>
              <w:sz w:val="22"/>
              <w:szCs w:val="24"/>
              <w14:ligatures w14:val="standardContextual"/>
            </w:rPr>
          </w:pPr>
          <w:hyperlink w:anchor="_Toc226059717" w:history="1">
            <w:r>
              <w:rPr>
                <w:rStyle w:val="afa"/>
                <w:rFonts w:hint="eastAsia"/>
              </w:rPr>
              <w:t xml:space="preserve">7.1 </w:t>
            </w:r>
            <w:r>
              <w:rPr>
                <w:rStyle w:val="afa"/>
                <w:rFonts w:hint="eastAsia"/>
              </w:rPr>
              <w:t>主要研究发现</w:t>
            </w:r>
            <w:r>
              <w:rPr>
                <w:rFonts w:hint="eastAsia"/>
              </w:rPr>
              <w:tab/>
            </w:r>
            <w:r>
              <w:rPr>
                <w:rFonts w:hint="eastAsia"/>
              </w:rPr>
              <w:fldChar w:fldCharType="begin"/>
            </w:r>
            <w:r>
              <w:rPr>
                <w:rFonts w:hint="eastAsia"/>
              </w:rPr>
              <w:instrText xml:space="preserve"> </w:instrText>
            </w:r>
            <w:r>
              <w:instrText>PAGEREF _Toc226059717 \h</w:instrText>
            </w:r>
            <w:r>
              <w:rPr>
                <w:rFonts w:hint="eastAsia"/>
              </w:rPr>
              <w:instrText xml:space="preserve"> </w:instrText>
            </w:r>
            <w:r>
              <w:rPr>
                <w:rFonts w:hint="eastAsia"/>
              </w:rPr>
            </w:r>
            <w:r>
              <w:rPr>
                <w:rFonts w:hint="eastAsia"/>
              </w:rPr>
              <w:fldChar w:fldCharType="separate"/>
            </w:r>
            <w:r>
              <w:t>34</w:t>
            </w:r>
            <w:r>
              <w:rPr>
                <w:rFonts w:hint="eastAsia"/>
              </w:rPr>
              <w:fldChar w:fldCharType="end"/>
            </w:r>
          </w:hyperlink>
        </w:p>
        <w:p w14:paraId="153618DA" w14:textId="77777777" w:rsidR="00F54B80" w:rsidRDefault="00F54B80">
          <w:pPr>
            <w:pStyle w:val="TOC2"/>
            <w:rPr>
              <w:rFonts w:asciiTheme="minorHAnsi" w:eastAsiaTheme="minorEastAsia" w:hAnsiTheme="minorHAnsi" w:hint="eastAsia"/>
              <w:sz w:val="22"/>
              <w:szCs w:val="24"/>
              <w14:ligatures w14:val="standardContextual"/>
            </w:rPr>
          </w:pPr>
          <w:hyperlink w:anchor="_Toc226059718" w:history="1">
            <w:r>
              <w:rPr>
                <w:rStyle w:val="afa"/>
                <w:rFonts w:hint="eastAsia"/>
              </w:rPr>
              <w:t xml:space="preserve">7.2 </w:t>
            </w:r>
            <w:r>
              <w:rPr>
                <w:rStyle w:val="afa"/>
                <w:rFonts w:hint="eastAsia"/>
              </w:rPr>
              <w:t>研究的理论意义</w:t>
            </w:r>
            <w:r>
              <w:rPr>
                <w:rFonts w:hint="eastAsia"/>
              </w:rPr>
              <w:tab/>
            </w:r>
            <w:r>
              <w:rPr>
                <w:rFonts w:hint="eastAsia"/>
              </w:rPr>
              <w:fldChar w:fldCharType="begin"/>
            </w:r>
            <w:r>
              <w:rPr>
                <w:rFonts w:hint="eastAsia"/>
              </w:rPr>
              <w:instrText xml:space="preserve"> </w:instrText>
            </w:r>
            <w:r>
              <w:instrText>PAGEREF _Toc226059718 \h</w:instrText>
            </w:r>
            <w:r>
              <w:rPr>
                <w:rFonts w:hint="eastAsia"/>
              </w:rPr>
              <w:instrText xml:space="preserve"> </w:instrText>
            </w:r>
            <w:r>
              <w:rPr>
                <w:rFonts w:hint="eastAsia"/>
              </w:rPr>
            </w:r>
            <w:r>
              <w:rPr>
                <w:rFonts w:hint="eastAsia"/>
              </w:rPr>
              <w:fldChar w:fldCharType="separate"/>
            </w:r>
            <w:r>
              <w:t>34</w:t>
            </w:r>
            <w:r>
              <w:rPr>
                <w:rFonts w:hint="eastAsia"/>
              </w:rPr>
              <w:fldChar w:fldCharType="end"/>
            </w:r>
          </w:hyperlink>
        </w:p>
        <w:p w14:paraId="57642761" w14:textId="77777777" w:rsidR="00F54B80" w:rsidRDefault="00F54B80">
          <w:pPr>
            <w:pStyle w:val="TOC2"/>
            <w:rPr>
              <w:rFonts w:asciiTheme="minorHAnsi" w:eastAsiaTheme="minorEastAsia" w:hAnsiTheme="minorHAnsi" w:hint="eastAsia"/>
              <w:sz w:val="22"/>
              <w:szCs w:val="24"/>
              <w14:ligatures w14:val="standardContextual"/>
            </w:rPr>
          </w:pPr>
          <w:hyperlink w:anchor="_Toc226059719" w:history="1">
            <w:r>
              <w:rPr>
                <w:rStyle w:val="afa"/>
                <w:rFonts w:hint="eastAsia"/>
              </w:rPr>
              <w:t xml:space="preserve">7.3 </w:t>
            </w:r>
            <w:r>
              <w:rPr>
                <w:rStyle w:val="afa"/>
                <w:rFonts w:hint="eastAsia"/>
              </w:rPr>
              <w:t>研究的实践价值</w:t>
            </w:r>
            <w:r>
              <w:rPr>
                <w:rFonts w:hint="eastAsia"/>
              </w:rPr>
              <w:tab/>
            </w:r>
            <w:r>
              <w:rPr>
                <w:rFonts w:hint="eastAsia"/>
              </w:rPr>
              <w:fldChar w:fldCharType="begin"/>
            </w:r>
            <w:r>
              <w:rPr>
                <w:rFonts w:hint="eastAsia"/>
              </w:rPr>
              <w:instrText xml:space="preserve"> </w:instrText>
            </w:r>
            <w:r>
              <w:instrText>PAGEREF _Toc226059719 \h</w:instrText>
            </w:r>
            <w:r>
              <w:rPr>
                <w:rFonts w:hint="eastAsia"/>
              </w:rPr>
              <w:instrText xml:space="preserve"> </w:instrText>
            </w:r>
            <w:r>
              <w:rPr>
                <w:rFonts w:hint="eastAsia"/>
              </w:rPr>
            </w:r>
            <w:r>
              <w:rPr>
                <w:rFonts w:hint="eastAsia"/>
              </w:rPr>
              <w:fldChar w:fldCharType="separate"/>
            </w:r>
            <w:r>
              <w:t>34</w:t>
            </w:r>
            <w:r>
              <w:rPr>
                <w:rFonts w:hint="eastAsia"/>
              </w:rPr>
              <w:fldChar w:fldCharType="end"/>
            </w:r>
          </w:hyperlink>
        </w:p>
        <w:p w14:paraId="38479951" w14:textId="77777777" w:rsidR="00F54B80" w:rsidRDefault="00F54B80">
          <w:pPr>
            <w:pStyle w:val="TOC2"/>
            <w:rPr>
              <w:rFonts w:asciiTheme="minorHAnsi" w:eastAsiaTheme="minorEastAsia" w:hAnsiTheme="minorHAnsi" w:hint="eastAsia"/>
              <w:sz w:val="22"/>
              <w:szCs w:val="24"/>
              <w14:ligatures w14:val="standardContextual"/>
            </w:rPr>
          </w:pPr>
          <w:hyperlink w:anchor="_Toc226059720" w:history="1">
            <w:r>
              <w:rPr>
                <w:rStyle w:val="afa"/>
                <w:rFonts w:hint="eastAsia"/>
              </w:rPr>
              <w:t xml:space="preserve">7.4 </w:t>
            </w:r>
            <w:r>
              <w:rPr>
                <w:rStyle w:val="afa"/>
                <w:rFonts w:hint="eastAsia"/>
              </w:rPr>
              <w:t>研究局限性</w:t>
            </w:r>
            <w:r>
              <w:rPr>
                <w:rFonts w:hint="eastAsia"/>
              </w:rPr>
              <w:tab/>
            </w:r>
            <w:r>
              <w:rPr>
                <w:rFonts w:hint="eastAsia"/>
              </w:rPr>
              <w:fldChar w:fldCharType="begin"/>
            </w:r>
            <w:r>
              <w:rPr>
                <w:rFonts w:hint="eastAsia"/>
              </w:rPr>
              <w:instrText xml:space="preserve"> </w:instrText>
            </w:r>
            <w:r>
              <w:instrText>PAGEREF _Toc226059720 \h</w:instrText>
            </w:r>
            <w:r>
              <w:rPr>
                <w:rFonts w:hint="eastAsia"/>
              </w:rPr>
              <w:instrText xml:space="preserve"> </w:instrText>
            </w:r>
            <w:r>
              <w:rPr>
                <w:rFonts w:hint="eastAsia"/>
              </w:rPr>
            </w:r>
            <w:r>
              <w:rPr>
                <w:rFonts w:hint="eastAsia"/>
              </w:rPr>
              <w:fldChar w:fldCharType="separate"/>
            </w:r>
            <w:r>
              <w:t>34</w:t>
            </w:r>
            <w:r>
              <w:rPr>
                <w:rFonts w:hint="eastAsia"/>
              </w:rPr>
              <w:fldChar w:fldCharType="end"/>
            </w:r>
          </w:hyperlink>
        </w:p>
        <w:p w14:paraId="2DD1938A" w14:textId="77777777" w:rsidR="00F54B80" w:rsidRDefault="00F54B80">
          <w:pPr>
            <w:pStyle w:val="TOC2"/>
            <w:rPr>
              <w:rFonts w:asciiTheme="minorHAnsi" w:eastAsiaTheme="minorEastAsia" w:hAnsiTheme="minorHAnsi" w:hint="eastAsia"/>
              <w:sz w:val="22"/>
              <w:szCs w:val="24"/>
              <w14:ligatures w14:val="standardContextual"/>
            </w:rPr>
          </w:pPr>
          <w:hyperlink w:anchor="_Toc226059721" w:history="1">
            <w:r>
              <w:rPr>
                <w:rStyle w:val="afa"/>
                <w:rFonts w:hint="eastAsia"/>
              </w:rPr>
              <w:t xml:space="preserve">7.5 </w:t>
            </w:r>
            <w:r>
              <w:rPr>
                <w:rStyle w:val="afa"/>
                <w:rFonts w:hint="eastAsia"/>
              </w:rPr>
              <w:t>未来研究展望</w:t>
            </w:r>
            <w:r>
              <w:rPr>
                <w:rFonts w:hint="eastAsia"/>
              </w:rPr>
              <w:tab/>
            </w:r>
            <w:r>
              <w:rPr>
                <w:rFonts w:hint="eastAsia"/>
              </w:rPr>
              <w:fldChar w:fldCharType="begin"/>
            </w:r>
            <w:r>
              <w:rPr>
                <w:rFonts w:hint="eastAsia"/>
              </w:rPr>
              <w:instrText xml:space="preserve"> </w:instrText>
            </w:r>
            <w:r>
              <w:instrText>PAGEREF _Toc226059721 \h</w:instrText>
            </w:r>
            <w:r>
              <w:rPr>
                <w:rFonts w:hint="eastAsia"/>
              </w:rPr>
              <w:instrText xml:space="preserve"> </w:instrText>
            </w:r>
            <w:r>
              <w:rPr>
                <w:rFonts w:hint="eastAsia"/>
              </w:rPr>
            </w:r>
            <w:r>
              <w:rPr>
                <w:rFonts w:hint="eastAsia"/>
              </w:rPr>
              <w:fldChar w:fldCharType="separate"/>
            </w:r>
            <w:r>
              <w:t>34</w:t>
            </w:r>
            <w:r>
              <w:rPr>
                <w:rFonts w:hint="eastAsia"/>
              </w:rPr>
              <w:fldChar w:fldCharType="end"/>
            </w:r>
          </w:hyperlink>
        </w:p>
        <w:p w14:paraId="5C15EA2D" w14:textId="77777777" w:rsidR="00F54B80" w:rsidRDefault="00F54B80">
          <w:pPr>
            <w:pStyle w:val="TOC2"/>
            <w:rPr>
              <w:rFonts w:asciiTheme="minorHAnsi" w:eastAsiaTheme="minorEastAsia" w:hAnsiTheme="minorHAnsi" w:hint="eastAsia"/>
              <w:sz w:val="22"/>
              <w:szCs w:val="24"/>
              <w14:ligatures w14:val="standardContextual"/>
            </w:rPr>
          </w:pPr>
          <w:hyperlink w:anchor="_Toc226059722" w:history="1">
            <w:r>
              <w:rPr>
                <w:rStyle w:val="afa"/>
                <w:rFonts w:hint="eastAsia"/>
              </w:rPr>
              <w:t xml:space="preserve">7.6 </w:t>
            </w:r>
            <w:r>
              <w:rPr>
                <w:rStyle w:val="afa"/>
                <w:rFonts w:hint="eastAsia"/>
              </w:rPr>
              <w:t>结论</w:t>
            </w:r>
            <w:r>
              <w:rPr>
                <w:rFonts w:hint="eastAsia"/>
              </w:rPr>
              <w:tab/>
            </w:r>
            <w:r>
              <w:rPr>
                <w:rFonts w:hint="eastAsia"/>
              </w:rPr>
              <w:fldChar w:fldCharType="begin"/>
            </w:r>
            <w:r>
              <w:rPr>
                <w:rFonts w:hint="eastAsia"/>
              </w:rPr>
              <w:instrText xml:space="preserve"> </w:instrText>
            </w:r>
            <w:r>
              <w:instrText>PAGEREF _Toc226059722 \h</w:instrText>
            </w:r>
            <w:r>
              <w:rPr>
                <w:rFonts w:hint="eastAsia"/>
              </w:rPr>
              <w:instrText xml:space="preserve"> </w:instrText>
            </w:r>
            <w:r>
              <w:rPr>
                <w:rFonts w:hint="eastAsia"/>
              </w:rPr>
            </w:r>
            <w:r>
              <w:rPr>
                <w:rFonts w:hint="eastAsia"/>
              </w:rPr>
              <w:fldChar w:fldCharType="separate"/>
            </w:r>
            <w:r>
              <w:t>34</w:t>
            </w:r>
            <w:r>
              <w:rPr>
                <w:rFonts w:hint="eastAsia"/>
              </w:rPr>
              <w:fldChar w:fldCharType="end"/>
            </w:r>
          </w:hyperlink>
        </w:p>
        <w:p w14:paraId="4FC5A068" w14:textId="77777777" w:rsidR="00F54B80" w:rsidRDefault="00F54B80">
          <w:pPr>
            <w:pStyle w:val="TOC1"/>
            <w:rPr>
              <w:rFonts w:asciiTheme="minorHAnsi" w:eastAsiaTheme="minorEastAsia" w:hAnsiTheme="minorHAnsi" w:hint="eastAsia"/>
              <w:sz w:val="22"/>
              <w:szCs w:val="24"/>
              <w14:ligatures w14:val="standardContextual"/>
            </w:rPr>
          </w:pPr>
          <w:hyperlink w:anchor="_Toc226059723" w:history="1">
            <w:r>
              <w:rPr>
                <w:rStyle w:val="afa"/>
                <w:rFonts w:hint="eastAsia"/>
              </w:rPr>
              <w:t>参考文献</w:t>
            </w:r>
            <w:r>
              <w:rPr>
                <w:rFonts w:hint="eastAsia"/>
              </w:rPr>
              <w:tab/>
            </w:r>
            <w:r>
              <w:rPr>
                <w:rFonts w:hint="eastAsia"/>
              </w:rPr>
              <w:fldChar w:fldCharType="begin"/>
            </w:r>
            <w:r>
              <w:rPr>
                <w:rFonts w:hint="eastAsia"/>
              </w:rPr>
              <w:instrText xml:space="preserve"> </w:instrText>
            </w:r>
            <w:r>
              <w:instrText>PAGEREF _Toc226059723 \h</w:instrText>
            </w:r>
            <w:r>
              <w:rPr>
                <w:rFonts w:hint="eastAsia"/>
              </w:rPr>
              <w:instrText xml:space="preserve"> </w:instrText>
            </w:r>
            <w:r>
              <w:rPr>
                <w:rFonts w:hint="eastAsia"/>
              </w:rPr>
            </w:r>
            <w:r>
              <w:rPr>
                <w:rFonts w:hint="eastAsia"/>
              </w:rPr>
              <w:fldChar w:fldCharType="separate"/>
            </w:r>
            <w:r>
              <w:t>35</w:t>
            </w:r>
            <w:r>
              <w:rPr>
                <w:rFonts w:hint="eastAsia"/>
              </w:rPr>
              <w:fldChar w:fldCharType="end"/>
            </w:r>
          </w:hyperlink>
        </w:p>
        <w:p w14:paraId="6BA78A5F" w14:textId="77777777" w:rsidR="00F54B80" w:rsidRDefault="00F54B80">
          <w:pPr>
            <w:pStyle w:val="TOC1"/>
            <w:rPr>
              <w:rFonts w:asciiTheme="minorHAnsi" w:eastAsiaTheme="minorEastAsia" w:hAnsiTheme="minorHAnsi" w:hint="eastAsia"/>
              <w:sz w:val="22"/>
              <w:szCs w:val="24"/>
              <w14:ligatures w14:val="standardContextual"/>
            </w:rPr>
          </w:pPr>
          <w:hyperlink w:anchor="_Toc226059724" w:history="1">
            <w:r>
              <w:rPr>
                <w:rStyle w:val="afa"/>
                <w:rFonts w:hint="eastAsia"/>
              </w:rPr>
              <w:t>综</w:t>
            </w:r>
            <w:r>
              <w:rPr>
                <w:rStyle w:val="afa"/>
                <w:rFonts w:hint="eastAsia"/>
              </w:rPr>
              <w:t xml:space="preserve">  </w:t>
            </w:r>
            <w:r>
              <w:rPr>
                <w:rStyle w:val="afa"/>
                <w:rFonts w:hint="eastAsia"/>
              </w:rPr>
              <w:t>述</w:t>
            </w:r>
            <w:r>
              <w:rPr>
                <w:rFonts w:hint="eastAsia"/>
              </w:rPr>
              <w:tab/>
            </w:r>
            <w:r>
              <w:rPr>
                <w:rFonts w:hint="eastAsia"/>
              </w:rPr>
              <w:fldChar w:fldCharType="begin"/>
            </w:r>
            <w:r>
              <w:rPr>
                <w:rFonts w:hint="eastAsia"/>
              </w:rPr>
              <w:instrText xml:space="preserve"> </w:instrText>
            </w:r>
            <w:r>
              <w:instrText>PAGEREF _Toc226059724 \h</w:instrText>
            </w:r>
            <w:r>
              <w:rPr>
                <w:rFonts w:hint="eastAsia"/>
              </w:rPr>
              <w:instrText xml:space="preserve"> </w:instrText>
            </w:r>
            <w:r>
              <w:rPr>
                <w:rFonts w:hint="eastAsia"/>
              </w:rPr>
            </w:r>
            <w:r>
              <w:rPr>
                <w:rFonts w:hint="eastAsia"/>
              </w:rPr>
              <w:fldChar w:fldCharType="separate"/>
            </w:r>
            <w:r>
              <w:t>36</w:t>
            </w:r>
            <w:r>
              <w:rPr>
                <w:rFonts w:hint="eastAsia"/>
              </w:rPr>
              <w:fldChar w:fldCharType="end"/>
            </w:r>
          </w:hyperlink>
        </w:p>
        <w:p w14:paraId="0DA9E212" w14:textId="77777777" w:rsidR="00F54B80" w:rsidRDefault="00000000">
          <w:pPr>
            <w:wordWrap/>
            <w:snapToGrid w:val="0"/>
            <w:spacing w:afterLines="0" w:after="0"/>
          </w:pPr>
          <w:r>
            <w:rPr>
              <w:b/>
              <w:bCs/>
              <w:lang w:val="zh-CN"/>
            </w:rPr>
            <w:fldChar w:fldCharType="end"/>
          </w:r>
        </w:p>
      </w:sdtContent>
    </w:sdt>
    <w:p w14:paraId="49528077" w14:textId="77777777" w:rsidR="00F54B80" w:rsidRDefault="00F54B80">
      <w:pPr>
        <w:wordWrap/>
        <w:spacing w:afterLines="0" w:after="0"/>
        <w:rPr>
          <w:b/>
          <w:bCs/>
        </w:rPr>
      </w:pPr>
    </w:p>
    <w:p w14:paraId="7D172A58" w14:textId="77777777" w:rsidR="00F54B80" w:rsidRDefault="00F54B80">
      <w:pPr>
        <w:spacing w:after="163"/>
        <w:rPr>
          <w:b/>
          <w:bCs/>
        </w:rPr>
      </w:pPr>
    </w:p>
    <w:p w14:paraId="7CC07F5B" w14:textId="77777777" w:rsidR="00F54B80" w:rsidRDefault="00F54B80">
      <w:pPr>
        <w:spacing w:after="163"/>
        <w:rPr>
          <w:b/>
          <w:bCs/>
        </w:rPr>
        <w:sectPr w:rsidR="00F54B80">
          <w:headerReference w:type="even" r:id="rId21"/>
          <w:headerReference w:type="default" r:id="rId22"/>
          <w:pgSz w:w="11906" w:h="16838"/>
          <w:pgMar w:top="1440" w:right="1800" w:bottom="1440" w:left="1800" w:header="851" w:footer="567" w:gutter="0"/>
          <w:pgNumType w:fmt="upperRoman"/>
          <w:cols w:space="425"/>
          <w:docGrid w:type="linesAndChars" w:linePitch="326"/>
        </w:sectPr>
      </w:pPr>
    </w:p>
    <w:p w14:paraId="7FE2BCF7" w14:textId="77777777" w:rsidR="00F54B80" w:rsidRDefault="00000000">
      <w:pPr>
        <w:pStyle w:val="1"/>
        <w:spacing w:before="326" w:after="326"/>
        <w:rPr>
          <w:rFonts w:hint="eastAsia"/>
          <w:szCs w:val="32"/>
        </w:rPr>
      </w:pPr>
      <w:bookmarkStart w:id="2" w:name="_Toc226059635"/>
      <w:r>
        <w:rPr>
          <w:rFonts w:hint="eastAsia"/>
          <w:szCs w:val="32"/>
        </w:rPr>
        <w:lastRenderedPageBreak/>
        <w:t>绪论</w:t>
      </w:r>
      <w:bookmarkEnd w:id="2"/>
    </w:p>
    <w:p w14:paraId="5E47FEEC" w14:textId="77777777" w:rsidR="00F54B80" w:rsidRDefault="00000000">
      <w:pPr>
        <w:pStyle w:val="2"/>
        <w:spacing w:before="163" w:after="163"/>
        <w:rPr>
          <w:rFonts w:hint="eastAsia"/>
        </w:rPr>
      </w:pPr>
      <w:bookmarkStart w:id="3" w:name="_Toc226059636"/>
      <w:r>
        <w:rPr>
          <w:rFonts w:hint="eastAsia"/>
        </w:rPr>
        <w:t>研究背景</w:t>
      </w:r>
      <w:bookmarkEnd w:id="3"/>
    </w:p>
    <w:p w14:paraId="3CA0A50D" w14:textId="77777777" w:rsidR="00F54B80" w:rsidRDefault="00000000">
      <w:pPr>
        <w:pStyle w:val="altz"/>
        <w:ind w:firstLine="480"/>
      </w:pPr>
      <w:r>
        <w:rPr>
          <w:rFonts w:hint="eastAsia"/>
        </w:rPr>
        <w:t>生殖健康是青少年身心健康的重要基石，然而，与此相关的议题在全球范围内日益严峻，长期未得到足够重视</w:t>
      </w:r>
      <w:r>
        <w:rPr>
          <w:rFonts w:hint="eastAsia"/>
        </w:rPr>
        <w:t xml:space="preserve"> [</w:t>
      </w:r>
      <w:r>
        <w:rPr>
          <w:rFonts w:hint="eastAsia"/>
        </w:rPr>
        <w:t>开</w:t>
      </w:r>
      <w:r>
        <w:rPr>
          <w:rFonts w:hint="eastAsia"/>
        </w:rPr>
        <w:t>1]</w:t>
      </w:r>
      <w:r>
        <w:rPr>
          <w:rFonts w:hint="eastAsia"/>
        </w:rPr>
        <w:t>。权威报告指出，全球许多国家在性教育覆盖、避孕服务和意外妊娠防控方面存在显著缺口，仅</w:t>
      </w:r>
      <w:r>
        <w:rPr>
          <w:rFonts w:hint="eastAsia"/>
        </w:rPr>
        <w:t>2019</w:t>
      </w:r>
      <w:r>
        <w:rPr>
          <w:rFonts w:hint="eastAsia"/>
        </w:rPr>
        <w:t>年，低收入和中等收入国家的</w:t>
      </w:r>
      <w:r>
        <w:rPr>
          <w:rFonts w:hint="eastAsia"/>
        </w:rPr>
        <w:t>15</w:t>
      </w:r>
      <w:r>
        <w:rPr>
          <w:rFonts w:hint="eastAsia"/>
        </w:rPr>
        <w:t>至</w:t>
      </w:r>
      <w:r>
        <w:rPr>
          <w:rFonts w:hint="eastAsia"/>
        </w:rPr>
        <w:t>19</w:t>
      </w:r>
      <w:r>
        <w:rPr>
          <w:rFonts w:hint="eastAsia"/>
        </w:rPr>
        <w:t>岁女性中就估计有</w:t>
      </w:r>
      <w:r>
        <w:rPr>
          <w:rFonts w:hint="eastAsia"/>
        </w:rPr>
        <w:t>2100</w:t>
      </w:r>
      <w:r>
        <w:rPr>
          <w:rFonts w:hint="eastAsia"/>
        </w:rPr>
        <w:t>万例怀孕，其中约半数为非意愿妊娠，这带来了巨大的健康风险与社会挑战</w:t>
      </w:r>
      <w:r>
        <w:rPr>
          <w:rFonts w:hint="eastAsia"/>
        </w:rPr>
        <w:t xml:space="preserve"> [</w:t>
      </w:r>
      <w:r>
        <w:rPr>
          <w:rFonts w:hint="eastAsia"/>
        </w:rPr>
        <w:t>开</w:t>
      </w:r>
      <w:r>
        <w:rPr>
          <w:rFonts w:hint="eastAsia"/>
        </w:rPr>
        <w:t>2]</w:t>
      </w:r>
      <w:r>
        <w:rPr>
          <w:rFonts w:hint="eastAsia"/>
        </w:rPr>
        <w:t>。在中国，这一问题同样突出。随着青春期启动年龄提前和婚前性行为的增加，青少年因生殖健康知识的匮乏而导致的非意愿妊娠、人工流产及性传播疾病感染率呈上升趋势</w:t>
      </w:r>
      <w:r>
        <w:rPr>
          <w:rFonts w:hint="eastAsia"/>
        </w:rPr>
        <w:t xml:space="preserve"> [</w:t>
      </w:r>
      <w:r>
        <w:rPr>
          <w:rFonts w:hint="eastAsia"/>
        </w:rPr>
        <w:t>开</w:t>
      </w:r>
      <w:r>
        <w:rPr>
          <w:rFonts w:hint="eastAsia"/>
        </w:rPr>
        <w:t>3]</w:t>
      </w:r>
      <w:r>
        <w:rPr>
          <w:rFonts w:hint="eastAsia"/>
        </w:rPr>
        <w:t>。一项研究显示，尽管中国总体成人</w:t>
      </w:r>
      <w:r>
        <w:rPr>
          <w:rFonts w:hint="eastAsia"/>
        </w:rPr>
        <w:t>HIV</w:t>
      </w:r>
      <w:r>
        <w:rPr>
          <w:rFonts w:hint="eastAsia"/>
        </w:rPr>
        <w:t>感染率下降，但</w:t>
      </w:r>
      <w:r>
        <w:rPr>
          <w:rFonts w:hint="eastAsia"/>
        </w:rPr>
        <w:t>15-24</w:t>
      </w:r>
      <w:r>
        <w:rPr>
          <w:rFonts w:hint="eastAsia"/>
        </w:rPr>
        <w:t>岁青少年人群的</w:t>
      </w:r>
      <w:r>
        <w:rPr>
          <w:rFonts w:hint="eastAsia"/>
        </w:rPr>
        <w:t>HIV</w:t>
      </w:r>
      <w:r>
        <w:rPr>
          <w:rFonts w:hint="eastAsia"/>
        </w:rPr>
        <w:t>发病率在</w:t>
      </w:r>
      <w:r>
        <w:rPr>
          <w:rFonts w:hint="eastAsia"/>
        </w:rPr>
        <w:t>2008</w:t>
      </w:r>
      <w:r>
        <w:rPr>
          <w:rFonts w:hint="eastAsia"/>
        </w:rPr>
        <w:t>至</w:t>
      </w:r>
      <w:r>
        <w:rPr>
          <w:rFonts w:hint="eastAsia"/>
        </w:rPr>
        <w:t>2017</w:t>
      </w:r>
      <w:r>
        <w:rPr>
          <w:rFonts w:hint="eastAsia"/>
        </w:rPr>
        <w:t>年间却增加了约五倍</w:t>
      </w:r>
      <w:r>
        <w:rPr>
          <w:rFonts w:hint="eastAsia"/>
        </w:rPr>
        <w:t xml:space="preserve"> [</w:t>
      </w:r>
      <w:r>
        <w:rPr>
          <w:rFonts w:hint="eastAsia"/>
        </w:rPr>
        <w:t>开</w:t>
      </w:r>
      <w:r>
        <w:rPr>
          <w:rFonts w:hint="eastAsia"/>
        </w:rPr>
        <w:t>4]</w:t>
      </w:r>
      <w:r>
        <w:rPr>
          <w:rFonts w:hint="eastAsia"/>
        </w:rPr>
        <w:t>。这些数据深刻地揭示了当前青少年在生殖健康知识与服务供给上存在的巨大缺口</w:t>
      </w:r>
      <w:r>
        <w:rPr>
          <w:rFonts w:hint="eastAsia"/>
        </w:rPr>
        <w:t xml:space="preserve"> [5, 6]</w:t>
      </w:r>
      <w:r>
        <w:rPr>
          <w:rFonts w:hint="eastAsia"/>
        </w:rPr>
        <w:t>。</w:t>
      </w:r>
    </w:p>
    <w:p w14:paraId="7066D2DD" w14:textId="77777777" w:rsidR="00F54B80" w:rsidRDefault="00000000">
      <w:pPr>
        <w:pStyle w:val="altz"/>
        <w:ind w:firstLine="480"/>
      </w:pPr>
      <w:r>
        <w:rPr>
          <w:rFonts w:hint="eastAsia"/>
        </w:rPr>
        <w:t>面对这一严峻现实，传统的健康教育体系却显得力不从心。尽管联合国教科文组织等机构早已倡导科学、全面的性教育框架</w:t>
      </w:r>
      <w:r>
        <w:rPr>
          <w:rFonts w:hint="eastAsia"/>
        </w:rPr>
        <w:t xml:space="preserve"> [1]</w:t>
      </w:r>
      <w:r>
        <w:rPr>
          <w:rFonts w:hint="eastAsia"/>
        </w:rPr>
        <w:t>，且我国政府也出台了相应政策以加强青春期卫生教育，但受传统文化观念、师资力量不足及课程设置限制，学校的性与生殖健康教育在实际执行中仍面临课程覆盖不足、内容陈旧、敏感话题规避等诸多挑战</w:t>
      </w:r>
      <w:r>
        <w:rPr>
          <w:rFonts w:hint="eastAsia"/>
        </w:rPr>
        <w:t xml:space="preserve"> [2, </w:t>
      </w:r>
      <w:r>
        <w:rPr>
          <w:rFonts w:hint="eastAsia"/>
        </w:rPr>
        <w:t>开</w:t>
      </w:r>
      <w:r>
        <w:rPr>
          <w:rFonts w:hint="eastAsia"/>
        </w:rPr>
        <w:t xml:space="preserve">6, </w:t>
      </w:r>
      <w:r>
        <w:rPr>
          <w:rFonts w:hint="eastAsia"/>
        </w:rPr>
        <w:t>开</w:t>
      </w:r>
      <w:r>
        <w:rPr>
          <w:rFonts w:hint="eastAsia"/>
        </w:rPr>
        <w:t>7]</w:t>
      </w:r>
      <w:r>
        <w:rPr>
          <w:rFonts w:hint="eastAsia"/>
        </w:rPr>
        <w:t>。这种线下教育的缺失，导致青少年在理解和应对生殖健康问题时存在显著的知识与能力鸿沟</w:t>
      </w:r>
      <w:r>
        <w:rPr>
          <w:rFonts w:hint="eastAsia"/>
        </w:rPr>
        <w:t xml:space="preserve"> [</w:t>
      </w:r>
      <w:r>
        <w:rPr>
          <w:rFonts w:hint="eastAsia"/>
        </w:rPr>
        <w:t>开</w:t>
      </w:r>
      <w:r>
        <w:rPr>
          <w:rFonts w:hint="eastAsia"/>
        </w:rPr>
        <w:t>8]</w:t>
      </w:r>
      <w:r>
        <w:rPr>
          <w:rFonts w:hint="eastAsia"/>
        </w:rPr>
        <w:t>。</w:t>
      </w:r>
    </w:p>
    <w:p w14:paraId="26900968" w14:textId="77777777" w:rsidR="00F54B80" w:rsidRDefault="00000000">
      <w:pPr>
        <w:pStyle w:val="altz"/>
        <w:ind w:firstLine="480"/>
      </w:pPr>
      <w:r>
        <w:rPr>
          <w:rFonts w:hint="eastAsia"/>
        </w:rPr>
        <w:t>在此背景下，互联网与社交媒体的迅猛发展为青少年获取健康信息开辟了全新的、也是主要依赖的途径</w:t>
      </w:r>
      <w:r>
        <w:rPr>
          <w:rFonts w:hint="eastAsia"/>
        </w:rPr>
        <w:t xml:space="preserve"> [3, 4, </w:t>
      </w:r>
      <w:r>
        <w:rPr>
          <w:rFonts w:hint="eastAsia"/>
        </w:rPr>
        <w:t>开</w:t>
      </w:r>
      <w:r>
        <w:rPr>
          <w:rFonts w:hint="eastAsia"/>
        </w:rPr>
        <w:t>9]</w:t>
      </w:r>
      <w:r>
        <w:rPr>
          <w:rFonts w:hint="eastAsia"/>
        </w:rPr>
        <w:t>。以哔哩哔哩（</w:t>
      </w:r>
      <w:r>
        <w:rPr>
          <w:rFonts w:hint="eastAsia"/>
        </w:rPr>
        <w:t>Bilibili</w:t>
      </w:r>
      <w:r>
        <w:rPr>
          <w:rFonts w:hint="eastAsia"/>
        </w:rPr>
        <w:t>）为代表的视频分享平台，因其庞大的年轻用户群体和高度互动的社区生态，已成为当代中国青少年探寻生殖健康知识的重要渠道</w:t>
      </w:r>
      <w:r>
        <w:rPr>
          <w:rFonts w:hint="eastAsia"/>
        </w:rPr>
        <w:t xml:space="preserve"> [</w:t>
      </w:r>
      <w:r>
        <w:rPr>
          <w:rFonts w:hint="eastAsia"/>
        </w:rPr>
        <w:t>开</w:t>
      </w:r>
      <w:r>
        <w:rPr>
          <w:rFonts w:hint="eastAsia"/>
        </w:rPr>
        <w:t>12]</w:t>
      </w:r>
      <w:r>
        <w:rPr>
          <w:rFonts w:hint="eastAsia"/>
        </w:rPr>
        <w:t>。然而，社交媒体是一柄双刃剑。一方面，数字平台的匿名性、便捷性与广泛可及性，使其成为青少年在探寻避孕、性病防治等敏感话题时不可或缺的信息来源</w:t>
      </w:r>
      <w:r>
        <w:rPr>
          <w:rFonts w:hint="eastAsia"/>
        </w:rPr>
        <w:t xml:space="preserve"> [</w:t>
      </w:r>
      <w:r>
        <w:rPr>
          <w:rFonts w:hint="eastAsia"/>
        </w:rPr>
        <w:t>开</w:t>
      </w:r>
      <w:r>
        <w:rPr>
          <w:rFonts w:hint="eastAsia"/>
        </w:rPr>
        <w:t>9]</w:t>
      </w:r>
      <w:r>
        <w:rPr>
          <w:rFonts w:hint="eastAsia"/>
        </w:rPr>
        <w:t>；另一方面，平台上的健康信息质量良莠不齐，充斥着大量未经证实甚至错误的内容</w:t>
      </w:r>
      <w:r>
        <w:rPr>
          <w:rFonts w:hint="eastAsia"/>
        </w:rPr>
        <w:t xml:space="preserve"> [7, 14, </w:t>
      </w:r>
      <w:r>
        <w:rPr>
          <w:rFonts w:hint="eastAsia"/>
        </w:rPr>
        <w:t>开</w:t>
      </w:r>
      <w:r>
        <w:rPr>
          <w:rFonts w:hint="eastAsia"/>
        </w:rPr>
        <w:t xml:space="preserve">15, </w:t>
      </w:r>
      <w:r>
        <w:rPr>
          <w:rFonts w:hint="eastAsia"/>
        </w:rPr>
        <w:t>开</w:t>
      </w:r>
      <w:r>
        <w:rPr>
          <w:rFonts w:hint="eastAsia"/>
        </w:rPr>
        <w:t>16]</w:t>
      </w:r>
      <w:r>
        <w:rPr>
          <w:rFonts w:hint="eastAsia"/>
        </w:rPr>
        <w:t>。研究表明，社交媒体上娱乐性和挑逗性的内容远多于严肃的健康科普</w:t>
      </w:r>
      <w:r>
        <w:rPr>
          <w:rFonts w:hint="eastAsia"/>
        </w:rPr>
        <w:t xml:space="preserve"> [11]</w:t>
      </w:r>
      <w:r>
        <w:rPr>
          <w:rFonts w:hint="eastAsia"/>
        </w:rPr>
        <w:t>，且由专业医疗人员创作的高质量内容占比极低</w:t>
      </w:r>
      <w:r>
        <w:rPr>
          <w:rFonts w:hint="eastAsia"/>
        </w:rPr>
        <w:t xml:space="preserve"> [8]</w:t>
      </w:r>
      <w:r>
        <w:rPr>
          <w:rFonts w:hint="eastAsia"/>
        </w:rPr>
        <w:t>，这无疑对缺乏辨别能力的青少年构成了潜在风险。</w:t>
      </w:r>
    </w:p>
    <w:p w14:paraId="7F33C603" w14:textId="77777777" w:rsidR="00F54B80" w:rsidRDefault="00000000">
      <w:pPr>
        <w:pStyle w:val="altz"/>
        <w:ind w:firstLine="480"/>
      </w:pPr>
      <w:r>
        <w:rPr>
          <w:rFonts w:hint="eastAsia"/>
        </w:rPr>
        <w:t>值得注意的是，以往研究多聚焦于视频内容本身，却忽视了平台上由海量用户评论、弹幕及回复所构成的“数字互动层”中蕴含的巨大价值。这些非正式、口语化的用户生成内容，真实地反映了青少年在生殖健康领域的具体困惑、知识盲区和核心诉求，构成了一个自发的“问答社区”</w:t>
      </w:r>
      <w:r>
        <w:rPr>
          <w:rFonts w:hint="eastAsia"/>
        </w:rPr>
        <w:t xml:space="preserve"> [</w:t>
      </w:r>
      <w:r>
        <w:rPr>
          <w:rFonts w:hint="eastAsia"/>
        </w:rPr>
        <w:t>开</w:t>
      </w:r>
      <w:r>
        <w:rPr>
          <w:rFonts w:hint="eastAsia"/>
        </w:rPr>
        <w:t xml:space="preserve">13, </w:t>
      </w:r>
      <w:r>
        <w:rPr>
          <w:rFonts w:hint="eastAsia"/>
        </w:rPr>
        <w:t>开</w:t>
      </w:r>
      <w:r>
        <w:rPr>
          <w:rFonts w:hint="eastAsia"/>
        </w:rPr>
        <w:t>14]</w:t>
      </w:r>
      <w:r>
        <w:rPr>
          <w:rFonts w:hint="eastAsia"/>
        </w:rPr>
        <w:t>。如何从这些海量、嘈杂、非结构化的文本中挖掘出有价值的真实问题，并将其转化为规范、科学、可用于健康教育的知识资源，是</w:t>
      </w:r>
      <w:r>
        <w:rPr>
          <w:rFonts w:hint="eastAsia"/>
        </w:rPr>
        <w:lastRenderedPageBreak/>
        <w:t>当前研究面临的核心挑战。</w:t>
      </w:r>
    </w:p>
    <w:p w14:paraId="2098A641" w14:textId="77777777" w:rsidR="00F54B80" w:rsidRDefault="00000000">
      <w:pPr>
        <w:pStyle w:val="altz"/>
        <w:ind w:firstLine="480"/>
      </w:pPr>
      <w:r>
        <w:rPr>
          <w:rFonts w:hint="eastAsia"/>
        </w:rPr>
        <w:t>与此同时，以大语言模型（</w:t>
      </w:r>
      <w:r>
        <w:rPr>
          <w:rFonts w:hint="eastAsia"/>
        </w:rPr>
        <w:t>Large Language Model, LLM</w:t>
      </w:r>
      <w:r>
        <w:rPr>
          <w:rFonts w:hint="eastAsia"/>
        </w:rPr>
        <w:t>）为代表的人工智能技术为此带来了前所未有的机遇。</w:t>
      </w:r>
      <w:r>
        <w:rPr>
          <w:rFonts w:hint="eastAsia"/>
        </w:rPr>
        <w:t>LLM</w:t>
      </w:r>
      <w:r>
        <w:rPr>
          <w:rFonts w:hint="eastAsia"/>
        </w:rPr>
        <w:t>在理解自然语言、生成文本和知识推理方面展现出强大能力</w:t>
      </w:r>
      <w:r>
        <w:rPr>
          <w:rFonts w:hint="eastAsia"/>
        </w:rPr>
        <w:t xml:space="preserve"> [21, </w:t>
      </w:r>
      <w:r>
        <w:rPr>
          <w:rFonts w:hint="eastAsia"/>
        </w:rPr>
        <w:t>开</w:t>
      </w:r>
      <w:r>
        <w:rPr>
          <w:rFonts w:hint="eastAsia"/>
        </w:rPr>
        <w:t>17]</w:t>
      </w:r>
      <w:r>
        <w:rPr>
          <w:rFonts w:hint="eastAsia"/>
        </w:rPr>
        <w:t>，在医疗问答领域已显现巨大潜力。研究证实，先进的</w:t>
      </w:r>
      <w:r>
        <w:rPr>
          <w:rFonts w:hint="eastAsia"/>
        </w:rPr>
        <w:t>AI</w:t>
      </w:r>
      <w:r>
        <w:rPr>
          <w:rFonts w:hint="eastAsia"/>
        </w:rPr>
        <w:t>模型不仅能高分通过执业医师资格考试</w:t>
      </w:r>
      <w:r>
        <w:rPr>
          <w:rFonts w:hint="eastAsia"/>
        </w:rPr>
        <w:t xml:space="preserve"> [22, 26]</w:t>
      </w:r>
      <w:r>
        <w:rPr>
          <w:rFonts w:hint="eastAsia"/>
        </w:rPr>
        <w:t>，其生成的回答在信息丰富度和共情表达上甚至能超越人类医生</w:t>
      </w:r>
      <w:r>
        <w:rPr>
          <w:rFonts w:hint="eastAsia"/>
        </w:rPr>
        <w:t xml:space="preserve"> [23]</w:t>
      </w:r>
      <w:r>
        <w:rPr>
          <w:rFonts w:hint="eastAsia"/>
        </w:rPr>
        <w:t>。因此，本研究旨在探索利用大语言模型技术，对社交媒体平台上的青少年真实评论进行系统性地分析与转化，从而为解决青少年生殖健康教育的困境提供新的解决方案。</w:t>
      </w:r>
    </w:p>
    <w:p w14:paraId="12EC277F" w14:textId="77777777" w:rsidR="00F54B80" w:rsidRDefault="00000000">
      <w:pPr>
        <w:pStyle w:val="2"/>
        <w:spacing w:before="163" w:after="163"/>
        <w:rPr>
          <w:rFonts w:hint="eastAsia"/>
        </w:rPr>
      </w:pPr>
      <w:bookmarkStart w:id="4" w:name="_Toc226059637"/>
      <w:r>
        <w:rPr>
          <w:rFonts w:hint="eastAsia"/>
        </w:rPr>
        <w:t>研究意义</w:t>
      </w:r>
      <w:bookmarkEnd w:id="4"/>
    </w:p>
    <w:p w14:paraId="017DD6E3" w14:textId="77777777" w:rsidR="00F54B80" w:rsidRDefault="00000000">
      <w:pPr>
        <w:pStyle w:val="altz"/>
        <w:ind w:firstLine="480"/>
      </w:pPr>
      <w:r>
        <w:t>本研究旨在将前沿的人工智能技术与真实的社会健康需求相结合，不仅具有重要的理论价值，也蕴含着广阔的实践前景。</w:t>
      </w:r>
    </w:p>
    <w:p w14:paraId="448780D0" w14:textId="77777777" w:rsidR="00F54B80" w:rsidRDefault="00000000">
      <w:pPr>
        <w:pStyle w:val="3"/>
        <w:spacing w:before="163"/>
        <w:rPr>
          <w:rFonts w:hint="eastAsia"/>
        </w:rPr>
      </w:pPr>
      <w:bookmarkStart w:id="5" w:name="_Toc226059638"/>
      <w:r>
        <w:t>理论意义</w:t>
      </w:r>
      <w:bookmarkEnd w:id="5"/>
    </w:p>
    <w:p w14:paraId="1D658F12" w14:textId="77777777" w:rsidR="00F54B80" w:rsidRDefault="00000000">
      <w:pPr>
        <w:pStyle w:val="altz"/>
        <w:ind w:firstLine="480"/>
      </w:pPr>
      <w:r>
        <w:t>首先，本研究拓展了社交媒体健康传播的研究对象。以往研究多集中于分析视频或文章等</w:t>
      </w:r>
      <w:r>
        <w:t>“</w:t>
      </w:r>
      <w:r>
        <w:t>发布端</w:t>
      </w:r>
      <w:r>
        <w:t>”</w:t>
      </w:r>
      <w:r>
        <w:t>内容</w:t>
      </w:r>
      <w:r>
        <w:t xml:space="preserve"> [7, 8]</w:t>
      </w:r>
      <w:r>
        <w:t>，本研究则将焦点下沉至用户评论、弹幕等</w:t>
      </w:r>
      <w:r>
        <w:t>“</w:t>
      </w:r>
      <w:r>
        <w:t>接收与互动端</w:t>
      </w:r>
      <w:r>
        <w:t>”</w:t>
      </w:r>
      <w:r>
        <w:t>，将这些海量的用户生成内容（</w:t>
      </w:r>
      <w:r>
        <w:t>UGC</w:t>
      </w:r>
      <w:r>
        <w:t>）视为一种反映真实需求的</w:t>
      </w:r>
      <w:r>
        <w:t>“</w:t>
      </w:r>
      <w:r>
        <w:t>问题语料库</w:t>
      </w:r>
      <w:r>
        <w:t>”</w:t>
      </w:r>
      <w:r>
        <w:t>，从而深化了对社交媒体健康信息生态系统内部循环的理解。</w:t>
      </w:r>
    </w:p>
    <w:p w14:paraId="5C2E6168" w14:textId="77777777" w:rsidR="00F54B80" w:rsidRDefault="00000000">
      <w:pPr>
        <w:pStyle w:val="altz"/>
        <w:ind w:firstLine="480"/>
      </w:pPr>
      <w:r>
        <w:t>其次，本研究丰富了青少年生殖健康信息需求的识别路径。传统的需求分析多依赖问卷调查或访谈，可能存在样本偏差和社会期许效应</w:t>
      </w:r>
      <w:r>
        <w:t xml:space="preserve"> [</w:t>
      </w:r>
      <w:r>
        <w:t>开</w:t>
      </w:r>
      <w:r>
        <w:t>5]</w:t>
      </w:r>
      <w:r>
        <w:t>。本研究采用大数据与自然语言处理技术，直接从青少年自发的、匿名的网络言论中挖掘问题，为理解其真实、隐秘的知识盲区与情感诉求提供了一条更为直接和规模化的研究路径</w:t>
      </w:r>
      <w:r>
        <w:t xml:space="preserve"> [16, 17]</w:t>
      </w:r>
      <w:r>
        <w:t>。</w:t>
      </w:r>
    </w:p>
    <w:p w14:paraId="7A5BB1A3" w14:textId="77777777" w:rsidR="00F54B80" w:rsidRDefault="00000000">
      <w:pPr>
        <w:pStyle w:val="altz"/>
        <w:ind w:firstLine="480"/>
      </w:pPr>
      <w:r>
        <w:t>最后，本研究探索了大语言模型在中文健康教育语境下的创新应用模式。通过构建从</w:t>
      </w:r>
      <w:r>
        <w:t>“</w:t>
      </w:r>
      <w:r>
        <w:t>非正式用户提问</w:t>
      </w:r>
      <w:r>
        <w:t>”</w:t>
      </w:r>
      <w:r>
        <w:t>到</w:t>
      </w:r>
      <w:r>
        <w:t>“</w:t>
      </w:r>
      <w:r>
        <w:t>规范化问答对</w:t>
      </w:r>
      <w:r>
        <w:t>”</w:t>
      </w:r>
      <w:r>
        <w:t>再到</w:t>
      </w:r>
      <w:r>
        <w:t>“</w:t>
      </w:r>
      <w:r>
        <w:t>领域微调模型</w:t>
      </w:r>
      <w:r>
        <w:t>”</w:t>
      </w:r>
      <w:r>
        <w:t>的完整技术链路，本研究不仅检验了</w:t>
      </w:r>
      <w:r>
        <w:t>LLM</w:t>
      </w:r>
      <w:r>
        <w:t>在处理真实、复杂、口语化健康咨询时的能力与局限，也为如何将通用</w:t>
      </w:r>
      <w:r>
        <w:t>AI</w:t>
      </w:r>
      <w:r>
        <w:t>技术转化为服务于特定教育场景的</w:t>
      </w:r>
      <w:r>
        <w:t>“</w:t>
      </w:r>
      <w:r>
        <w:t>领域专家</w:t>
      </w:r>
      <w:r>
        <w:t>”</w:t>
      </w:r>
      <w:r>
        <w:t>系统提供了方法论上的探索与实证</w:t>
      </w:r>
      <w:r>
        <w:t xml:space="preserve"> [21, 27]</w:t>
      </w:r>
      <w:r>
        <w:t>。</w:t>
      </w:r>
    </w:p>
    <w:p w14:paraId="3752111D" w14:textId="77777777" w:rsidR="00F54B80" w:rsidRDefault="00000000">
      <w:pPr>
        <w:pStyle w:val="3"/>
        <w:spacing w:before="163"/>
        <w:rPr>
          <w:rFonts w:hint="eastAsia"/>
        </w:rPr>
      </w:pPr>
      <w:bookmarkStart w:id="6" w:name="_Toc226059639"/>
      <w:r>
        <w:rPr>
          <w:rFonts w:hint="eastAsia"/>
        </w:rPr>
        <w:t>实践意义</w:t>
      </w:r>
      <w:bookmarkEnd w:id="6"/>
    </w:p>
    <w:p w14:paraId="626763CB" w14:textId="77777777" w:rsidR="00F54B80" w:rsidRDefault="00000000">
      <w:pPr>
        <w:pStyle w:val="altz"/>
        <w:ind w:firstLine="480"/>
      </w:pPr>
      <w:r>
        <w:rPr>
          <w:rFonts w:hint="eastAsia"/>
        </w:rPr>
        <w:t>在实践层面，本研究的成果具有多重应用价值。第一，为青少年精准健康教育提供数据支持。通过对数百万条评论的系统性分类分析，研究将揭示当代中国青少年在生殖健康领域最核心的关注点、知识盲区与常见误解，为政府、学校及公共卫生机构制定更具针对性的教育大纲和干预策略提供坚实的数据依据</w:t>
      </w:r>
      <w:r>
        <w:rPr>
          <w:rFonts w:hint="eastAsia"/>
        </w:rPr>
        <w:t xml:space="preserve"> [</w:t>
      </w:r>
      <w:r>
        <w:rPr>
          <w:rFonts w:hint="eastAsia"/>
        </w:rPr>
        <w:t>开</w:t>
      </w:r>
      <w:r>
        <w:rPr>
          <w:rFonts w:hint="eastAsia"/>
        </w:rPr>
        <w:t>5]</w:t>
      </w:r>
      <w:r>
        <w:rPr>
          <w:rFonts w:hint="eastAsia"/>
        </w:rPr>
        <w:t>。</w:t>
      </w:r>
    </w:p>
    <w:p w14:paraId="5D42B6CC" w14:textId="77777777" w:rsidR="00F54B80" w:rsidRDefault="00000000">
      <w:pPr>
        <w:pStyle w:val="altz"/>
        <w:ind w:firstLine="480"/>
      </w:pPr>
      <w:r>
        <w:rPr>
          <w:rFonts w:hint="eastAsia"/>
        </w:rPr>
        <w:t>第二，为平台健康内容治理与科普创作优化提供科学依据。研究结果可以帮助</w:t>
      </w:r>
      <w:r>
        <w:rPr>
          <w:rFonts w:hint="eastAsia"/>
        </w:rPr>
        <w:t>Bili</w:t>
      </w:r>
      <w:r>
        <w:rPr>
          <w:rFonts w:hint="eastAsia"/>
        </w:rPr>
        <w:lastRenderedPageBreak/>
        <w:t>bili</w:t>
      </w:r>
      <w:r>
        <w:rPr>
          <w:rFonts w:hint="eastAsia"/>
        </w:rPr>
        <w:t>等社交媒体平台更好地识别高质量健康内容与用户的真实需求，从而优化其推荐算法与内容审核机制。同时，研究揭示的青少年提问偏好与表达方式，也能为专业科普创作者（如医生、健康机构）提供指南，帮助他们创作出更贴近年轻受众、传播效果更佳的作品</w:t>
      </w:r>
      <w:r>
        <w:rPr>
          <w:rFonts w:hint="eastAsia"/>
        </w:rPr>
        <w:t xml:space="preserve"> [15]</w:t>
      </w:r>
      <w:r>
        <w:rPr>
          <w:rFonts w:hint="eastAsia"/>
        </w:rPr>
        <w:t>。</w:t>
      </w:r>
    </w:p>
    <w:p w14:paraId="70045075" w14:textId="77777777" w:rsidR="00F54B80" w:rsidRDefault="00000000">
      <w:pPr>
        <w:pStyle w:val="altz"/>
        <w:ind w:firstLine="480"/>
      </w:pPr>
      <w:r>
        <w:rPr>
          <w:rFonts w:hint="eastAsia"/>
        </w:rPr>
        <w:t>第三，为开发智能健康问答系统提供高质量的数据资源。本研究的核心产出之一是一个源于真实场景、经过专业审核的青少年生殖健康问答数据集。该数据集不仅填补了相关领域的资源空白，更可直接用于训练和优化下一代智能健康问答机器人或“</w:t>
      </w:r>
      <w:r>
        <w:rPr>
          <w:rFonts w:hint="eastAsia"/>
        </w:rPr>
        <w:t>AI</w:t>
      </w:r>
      <w:r>
        <w:rPr>
          <w:rFonts w:hint="eastAsia"/>
        </w:rPr>
        <w:t>健康助手”，为青少年提供一个</w:t>
      </w:r>
      <w:r>
        <w:rPr>
          <w:rFonts w:hint="eastAsia"/>
        </w:rPr>
        <w:t>7x24</w:t>
      </w:r>
      <w:r>
        <w:rPr>
          <w:rFonts w:hint="eastAsia"/>
        </w:rPr>
        <w:t>小时、私密、可靠且富有同理心的信息获取渠道</w:t>
      </w:r>
      <w:r>
        <w:rPr>
          <w:rFonts w:hint="eastAsia"/>
        </w:rPr>
        <w:t xml:space="preserve"> [28]</w:t>
      </w:r>
      <w:r>
        <w:rPr>
          <w:rFonts w:hint="eastAsia"/>
        </w:rPr>
        <w:t>。</w:t>
      </w:r>
    </w:p>
    <w:p w14:paraId="08B3F288" w14:textId="77777777" w:rsidR="00F54B80" w:rsidRDefault="00000000">
      <w:pPr>
        <w:pStyle w:val="2"/>
        <w:spacing w:before="163" w:after="163"/>
        <w:rPr>
          <w:rFonts w:hint="eastAsia"/>
        </w:rPr>
      </w:pPr>
      <w:bookmarkStart w:id="7" w:name="_Toc226059640"/>
      <w:r>
        <w:rPr>
          <w:rFonts w:hint="eastAsia"/>
        </w:rPr>
        <w:t>国内外研究现状</w:t>
      </w:r>
      <w:bookmarkEnd w:id="7"/>
    </w:p>
    <w:p w14:paraId="3C090FF2" w14:textId="77777777" w:rsidR="00F54B80" w:rsidRDefault="00000000">
      <w:pPr>
        <w:pStyle w:val="3"/>
        <w:spacing w:before="163"/>
        <w:rPr>
          <w:rFonts w:hint="eastAsia"/>
        </w:rPr>
      </w:pPr>
      <w:bookmarkStart w:id="8" w:name="_Toc226059641"/>
      <w:r>
        <w:rPr>
          <w:rFonts w:hint="eastAsia"/>
        </w:rPr>
        <w:t>青少年生殖健康教育研究现状</w:t>
      </w:r>
      <w:bookmarkEnd w:id="8"/>
    </w:p>
    <w:p w14:paraId="42B593C0" w14:textId="77777777" w:rsidR="00F54B80" w:rsidRDefault="00000000">
      <w:pPr>
        <w:pStyle w:val="altz"/>
        <w:ind w:firstLine="480"/>
      </w:pPr>
      <w:r>
        <w:rPr>
          <w:rFonts w:hint="eastAsia"/>
        </w:rPr>
        <w:t>国内外研究均证实，尽管全面性教育的理念已获广泛认可</w:t>
      </w:r>
      <w:r>
        <w:rPr>
          <w:rFonts w:hint="eastAsia"/>
        </w:rPr>
        <w:t xml:space="preserve"> [1]</w:t>
      </w:r>
      <w:r>
        <w:rPr>
          <w:rFonts w:hint="eastAsia"/>
        </w:rPr>
        <w:t>，但在实践中，全球范围内的青少年仍面临严峻的生殖健康挑战。大规模调查显示，中国青少年的性与生殖健康知识水平普遍偏低，首次性行为安全措施使用率不高，这与系统性教育的缺失密切相关</w:t>
      </w:r>
      <w:r>
        <w:rPr>
          <w:rFonts w:hint="eastAsia"/>
        </w:rPr>
        <w:t xml:space="preserve"> [6, </w:t>
      </w:r>
      <w:r>
        <w:rPr>
          <w:rFonts w:hint="eastAsia"/>
        </w:rPr>
        <w:t>开</w:t>
      </w:r>
      <w:r>
        <w:rPr>
          <w:rFonts w:hint="eastAsia"/>
        </w:rPr>
        <w:t>8]</w:t>
      </w:r>
      <w:r>
        <w:rPr>
          <w:rFonts w:hint="eastAsia"/>
        </w:rPr>
        <w:t>。知识的缺乏被证实与高风险性行为显著正相关</w:t>
      </w:r>
      <w:r>
        <w:rPr>
          <w:rFonts w:hint="eastAsia"/>
        </w:rPr>
        <w:t xml:space="preserve"> [5]</w:t>
      </w:r>
      <w:r>
        <w:rPr>
          <w:rFonts w:hint="eastAsia"/>
        </w:rPr>
        <w:t>。为弥补线下教育的不足，基于网络的数字健康干预应运而生，且多项系统综述与</w:t>
      </w:r>
      <w:r>
        <w:rPr>
          <w:rFonts w:hint="eastAsia"/>
        </w:rPr>
        <w:t>Meta</w:t>
      </w:r>
      <w:r>
        <w:rPr>
          <w:rFonts w:hint="eastAsia"/>
        </w:rPr>
        <w:t>分析已证明，网络干预能有效提升青少年的相关知识、态度与行为</w:t>
      </w:r>
      <w:r>
        <w:rPr>
          <w:rFonts w:hint="eastAsia"/>
        </w:rPr>
        <w:t xml:space="preserve"> [3]</w:t>
      </w:r>
      <w:r>
        <w:rPr>
          <w:rFonts w:hint="eastAsia"/>
        </w:rPr>
        <w:t>。然而，青少年在线提出的真实问题类型多样，反映出传统教育未能满足的细分需求</w:t>
      </w:r>
      <w:r>
        <w:rPr>
          <w:rFonts w:hint="eastAsia"/>
        </w:rPr>
        <w:t xml:space="preserve"> [4]</w:t>
      </w:r>
      <w:r>
        <w:rPr>
          <w:rFonts w:hint="eastAsia"/>
        </w:rPr>
        <w:t>。</w:t>
      </w:r>
    </w:p>
    <w:p w14:paraId="42413D09" w14:textId="77777777" w:rsidR="00F54B80" w:rsidRDefault="00000000">
      <w:pPr>
        <w:pStyle w:val="3"/>
        <w:spacing w:before="163"/>
        <w:rPr>
          <w:rFonts w:hint="eastAsia"/>
        </w:rPr>
      </w:pPr>
      <w:bookmarkStart w:id="9" w:name="_Toc226059642"/>
      <w:r>
        <w:rPr>
          <w:rFonts w:hint="eastAsia"/>
        </w:rPr>
        <w:t>社交媒体健康传播研究现状</w:t>
      </w:r>
      <w:bookmarkEnd w:id="9"/>
    </w:p>
    <w:p w14:paraId="5BCF5F7B" w14:textId="77777777" w:rsidR="00F54B80" w:rsidRDefault="00000000">
      <w:pPr>
        <w:pStyle w:val="altz"/>
        <w:ind w:firstLine="480"/>
      </w:pPr>
      <w:r>
        <w:rPr>
          <w:rFonts w:hint="eastAsia"/>
        </w:rPr>
        <w:t>社交媒体已成为青少年获取健康信息，特别是敏感健康话题的主要渠道</w:t>
      </w:r>
      <w:r>
        <w:rPr>
          <w:rFonts w:hint="eastAsia"/>
        </w:rPr>
        <w:t xml:space="preserve"> [7]</w:t>
      </w:r>
      <w:r>
        <w:rPr>
          <w:rFonts w:hint="eastAsia"/>
        </w:rPr>
        <w:t>。然而，平台上的内容生态却令人担忧。一方面，研究发现社交媒体上与“性”相关的内容中，娱乐化、挑逗性的内容远超严肃的健康教育内容</w:t>
      </w:r>
      <w:r>
        <w:rPr>
          <w:rFonts w:hint="eastAsia"/>
        </w:rPr>
        <w:t xml:space="preserve"> [11]</w:t>
      </w:r>
      <w:r>
        <w:rPr>
          <w:rFonts w:hint="eastAsia"/>
        </w:rPr>
        <w:t>，专业人士的参与度严重不足</w:t>
      </w:r>
      <w:r>
        <w:rPr>
          <w:rFonts w:hint="eastAsia"/>
        </w:rPr>
        <w:t xml:space="preserve"> [8]</w:t>
      </w:r>
      <w:r>
        <w:rPr>
          <w:rFonts w:hint="eastAsia"/>
        </w:rPr>
        <w:t>。另一方面，健康误导信息（</w:t>
      </w:r>
      <w:r>
        <w:rPr>
          <w:rFonts w:hint="eastAsia"/>
        </w:rPr>
        <w:t>Misinformation</w:t>
      </w:r>
      <w:r>
        <w:rPr>
          <w:rFonts w:hint="eastAsia"/>
        </w:rPr>
        <w:t>）在社交媒体上普遍存在，其流行率在某些主题上甚至超过</w:t>
      </w:r>
      <w:r>
        <w:rPr>
          <w:rFonts w:hint="eastAsia"/>
        </w:rPr>
        <w:t>50% [14]</w:t>
      </w:r>
      <w:r>
        <w:rPr>
          <w:rFonts w:hint="eastAsia"/>
        </w:rPr>
        <w:t>。尽管如此，社交媒体的互动特性也展现出积极潜力，高质量的科普视频能获得更多积极的用户反馈</w:t>
      </w:r>
      <w:r>
        <w:rPr>
          <w:rFonts w:hint="eastAsia"/>
        </w:rPr>
        <w:t xml:space="preserve"> [</w:t>
      </w:r>
      <w:r>
        <w:rPr>
          <w:rFonts w:hint="eastAsia"/>
        </w:rPr>
        <w:t>开</w:t>
      </w:r>
      <w:r>
        <w:rPr>
          <w:rFonts w:hint="eastAsia"/>
        </w:rPr>
        <w:t>14]</w:t>
      </w:r>
      <w:r>
        <w:rPr>
          <w:rFonts w:hint="eastAsia"/>
        </w:rPr>
        <w:t>，而用户生成内容（</w:t>
      </w:r>
      <w:r>
        <w:rPr>
          <w:rFonts w:hint="eastAsia"/>
        </w:rPr>
        <w:t>UGC</w:t>
      </w:r>
      <w:r>
        <w:rPr>
          <w:rFonts w:hint="eastAsia"/>
        </w:rPr>
        <w:t>）的真实分享有助于相关话题的“去污名化”</w:t>
      </w:r>
      <w:r>
        <w:rPr>
          <w:rFonts w:hint="eastAsia"/>
        </w:rPr>
        <w:t xml:space="preserve"> [10]</w:t>
      </w:r>
      <w:r>
        <w:rPr>
          <w:rFonts w:hint="eastAsia"/>
        </w:rPr>
        <w:t>。</w:t>
      </w:r>
    </w:p>
    <w:p w14:paraId="29E927F1" w14:textId="77777777" w:rsidR="00F54B80" w:rsidRDefault="00000000">
      <w:pPr>
        <w:pStyle w:val="3"/>
        <w:spacing w:before="163" w:after="163"/>
        <w:rPr>
          <w:rFonts w:hint="eastAsia"/>
        </w:rPr>
      </w:pPr>
      <w:bookmarkStart w:id="10" w:name="_Toc226059643"/>
      <w:r>
        <w:rPr>
          <w:rFonts w:hint="eastAsia"/>
        </w:rPr>
        <w:t>评论文本挖掘与问题分类研究现状</w:t>
      </w:r>
      <w:bookmarkEnd w:id="10"/>
    </w:p>
    <w:p w14:paraId="70AE0145" w14:textId="77777777" w:rsidR="00F54B80" w:rsidRDefault="00000000">
      <w:pPr>
        <w:pStyle w:val="altz"/>
        <w:ind w:firstLine="480"/>
      </w:pPr>
      <w:r>
        <w:rPr>
          <w:rFonts w:hint="eastAsia"/>
        </w:rPr>
        <w:t>利用自然语言处理（</w:t>
      </w:r>
      <w:r>
        <w:rPr>
          <w:rFonts w:hint="eastAsia"/>
        </w:rPr>
        <w:t>NLP</w:t>
      </w:r>
      <w:r>
        <w:rPr>
          <w:rFonts w:hint="eastAsia"/>
        </w:rPr>
        <w:t>）技术分析在线健康社区的用户提问已成为一个活跃的研究领域。早期的研究利用传统机器学习方法（如</w:t>
      </w:r>
      <w:r>
        <w:rPr>
          <w:rFonts w:hint="eastAsia"/>
        </w:rPr>
        <w:t>SVM</w:t>
      </w:r>
      <w:r>
        <w:rPr>
          <w:rFonts w:hint="eastAsia"/>
        </w:rPr>
        <w:t>）对中文健康问题进行分类，并构建了相应的分类体系，证明了对用户提问进行自动化归类的可行性</w:t>
      </w:r>
      <w:r>
        <w:rPr>
          <w:rFonts w:hint="eastAsia"/>
        </w:rPr>
        <w:t xml:space="preserve"> [17]</w:t>
      </w:r>
      <w:r>
        <w:rPr>
          <w:rFonts w:hint="eastAsia"/>
        </w:rPr>
        <w:t>。随着深度学习的发展，基于</w:t>
      </w:r>
      <w:r>
        <w:rPr>
          <w:rFonts w:hint="eastAsia"/>
        </w:rPr>
        <w:t>BERT</w:t>
      </w:r>
      <w:r>
        <w:rPr>
          <w:rFonts w:hint="eastAsia"/>
        </w:rPr>
        <w:t>等预训练语言模型的分类方法在准确率上取得了显著提升，能够更精准地捕捉用户提问的意图</w:t>
      </w:r>
      <w:r>
        <w:rPr>
          <w:rFonts w:hint="eastAsia"/>
        </w:rPr>
        <w:t xml:space="preserve"> [20]</w:t>
      </w:r>
      <w:r>
        <w:rPr>
          <w:rFonts w:hint="eastAsia"/>
        </w:rPr>
        <w:t>。此外，主题模型等非监督方法也被用于挖掘用户讨论</w:t>
      </w:r>
      <w:r>
        <w:rPr>
          <w:rFonts w:hint="eastAsia"/>
        </w:rPr>
        <w:lastRenderedPageBreak/>
        <w:t>的潜在主题，例如有研究利用该方法发现了知乎社区中男女性教育关注点的差异</w:t>
      </w:r>
      <w:r>
        <w:rPr>
          <w:rFonts w:hint="eastAsia"/>
        </w:rPr>
        <w:t xml:space="preserve"> [16]</w:t>
      </w:r>
      <w:r>
        <w:rPr>
          <w:rFonts w:hint="eastAsia"/>
        </w:rPr>
        <w:t>。</w:t>
      </w:r>
    </w:p>
    <w:p w14:paraId="14FA8DB8" w14:textId="77777777" w:rsidR="00F54B80" w:rsidRDefault="00000000">
      <w:pPr>
        <w:pStyle w:val="3"/>
        <w:spacing w:before="163"/>
        <w:rPr>
          <w:rFonts w:hint="eastAsia"/>
        </w:rPr>
      </w:pPr>
      <w:bookmarkStart w:id="11" w:name="_Toc226059644"/>
      <w:r>
        <w:rPr>
          <w:rFonts w:hint="eastAsia"/>
        </w:rPr>
        <w:t>大语言模型在医疗问答中的应用现状</w:t>
      </w:r>
      <w:bookmarkEnd w:id="11"/>
    </w:p>
    <w:p w14:paraId="6B1B8DEE" w14:textId="77777777" w:rsidR="00F54B80" w:rsidRDefault="00000000">
      <w:pPr>
        <w:pStyle w:val="altz"/>
        <w:ind w:firstLine="480"/>
      </w:pPr>
      <w:r>
        <w:rPr>
          <w:rFonts w:hint="eastAsia"/>
        </w:rPr>
        <w:t>大语言模型（</w:t>
      </w:r>
      <w:r>
        <w:rPr>
          <w:rFonts w:hint="eastAsia"/>
        </w:rPr>
        <w:t>LLM</w:t>
      </w:r>
      <w:r>
        <w:rPr>
          <w:rFonts w:hint="eastAsia"/>
        </w:rPr>
        <w:t>）的崛起为医疗问答领域带来了革命性突破。研究表明，以</w:t>
      </w:r>
      <w:r>
        <w:rPr>
          <w:rFonts w:hint="eastAsia"/>
        </w:rPr>
        <w:t>ChatGPT</w:t>
      </w:r>
      <w:r>
        <w:rPr>
          <w:rFonts w:hint="eastAsia"/>
        </w:rPr>
        <w:t>为代表的通用</w:t>
      </w:r>
      <w:r>
        <w:rPr>
          <w:rFonts w:hint="eastAsia"/>
        </w:rPr>
        <w:t>LLM</w:t>
      </w:r>
      <w:r>
        <w:rPr>
          <w:rFonts w:hint="eastAsia"/>
        </w:rPr>
        <w:t>无需专门训练即可通过美国执业医师资格考试（</w:t>
      </w:r>
      <w:r>
        <w:rPr>
          <w:rFonts w:hint="eastAsia"/>
        </w:rPr>
        <w:t>USMLE</w:t>
      </w:r>
      <w:r>
        <w:rPr>
          <w:rFonts w:hint="eastAsia"/>
        </w:rPr>
        <w:t>），展现了其强大的医学知识储备</w:t>
      </w:r>
      <w:r>
        <w:rPr>
          <w:rFonts w:hint="eastAsia"/>
        </w:rPr>
        <w:t xml:space="preserve"> [26]</w:t>
      </w:r>
      <w:r>
        <w:rPr>
          <w:rFonts w:hint="eastAsia"/>
        </w:rPr>
        <w:t>。在回答真实患者问题时，</w:t>
      </w:r>
      <w:r>
        <w:rPr>
          <w:rFonts w:hint="eastAsia"/>
        </w:rPr>
        <w:t>LLM</w:t>
      </w:r>
      <w:r>
        <w:rPr>
          <w:rFonts w:hint="eastAsia"/>
        </w:rPr>
        <w:t>的表现甚至在信息质量和共情表达上优于人类医生</w:t>
      </w:r>
      <w:r>
        <w:rPr>
          <w:rFonts w:hint="eastAsia"/>
        </w:rPr>
        <w:t xml:space="preserve"> [23]</w:t>
      </w:r>
      <w:r>
        <w:rPr>
          <w:rFonts w:hint="eastAsia"/>
        </w:rPr>
        <w:t>。经过医疗领域专门微调的模型，如谷歌的</w:t>
      </w:r>
      <w:r>
        <w:rPr>
          <w:rFonts w:hint="eastAsia"/>
        </w:rPr>
        <w:t>Med-PaLM 2</w:t>
      </w:r>
      <w:r>
        <w:rPr>
          <w:rFonts w:hint="eastAsia"/>
        </w:rPr>
        <w:t>，其回答准确性已接近专家水平</w:t>
      </w:r>
      <w:r>
        <w:rPr>
          <w:rFonts w:hint="eastAsia"/>
        </w:rPr>
        <w:t xml:space="preserve"> [22]</w:t>
      </w:r>
      <w:r>
        <w:rPr>
          <w:rFonts w:hint="eastAsia"/>
        </w:rPr>
        <w:t>。针对中文医疗场景，国内也已涌现出性能媲美</w:t>
      </w:r>
      <w:r>
        <w:rPr>
          <w:rFonts w:hint="eastAsia"/>
        </w:rPr>
        <w:t>GPT-4</w:t>
      </w:r>
      <w:r>
        <w:rPr>
          <w:rFonts w:hint="eastAsia"/>
        </w:rPr>
        <w:t>的垂域大模型</w:t>
      </w:r>
      <w:r>
        <w:rPr>
          <w:rFonts w:hint="eastAsia"/>
        </w:rPr>
        <w:t xml:space="preserve"> [24]</w:t>
      </w:r>
      <w:r>
        <w:rPr>
          <w:rFonts w:hint="eastAsia"/>
        </w:rPr>
        <w:t>。尽管</w:t>
      </w:r>
      <w:r>
        <w:rPr>
          <w:rFonts w:hint="eastAsia"/>
        </w:rPr>
        <w:t>LLM</w:t>
      </w:r>
      <w:r>
        <w:rPr>
          <w:rFonts w:hint="eastAsia"/>
        </w:rPr>
        <w:t>在准确性、可靠性上取得了巨大进步</w:t>
      </w:r>
      <w:r>
        <w:rPr>
          <w:rFonts w:hint="eastAsia"/>
        </w:rPr>
        <w:t xml:space="preserve"> [25]</w:t>
      </w:r>
      <w:r>
        <w:rPr>
          <w:rFonts w:hint="eastAsia"/>
        </w:rPr>
        <w:t>，但“幻觉”（</w:t>
      </w:r>
      <w:r>
        <w:rPr>
          <w:rFonts w:hint="eastAsia"/>
        </w:rPr>
        <w:t>Hallucination</w:t>
      </w:r>
      <w:r>
        <w:rPr>
          <w:rFonts w:hint="eastAsia"/>
        </w:rPr>
        <w:t>）问题和伦理风险依然是其应用于高风险医疗领域前必须解决的关键挑战</w:t>
      </w:r>
      <w:r>
        <w:rPr>
          <w:rFonts w:hint="eastAsia"/>
        </w:rPr>
        <w:t xml:space="preserve"> [21]</w:t>
      </w:r>
      <w:r>
        <w:rPr>
          <w:rFonts w:hint="eastAsia"/>
        </w:rPr>
        <w:t>。</w:t>
      </w:r>
    </w:p>
    <w:p w14:paraId="533BB703" w14:textId="77777777" w:rsidR="00F54B80" w:rsidRDefault="00000000">
      <w:pPr>
        <w:pStyle w:val="3"/>
        <w:spacing w:before="163"/>
        <w:rPr>
          <w:rFonts w:hint="eastAsia"/>
        </w:rPr>
      </w:pPr>
      <w:bookmarkStart w:id="12" w:name="_Toc226059645"/>
      <w:r>
        <w:rPr>
          <w:rFonts w:hint="eastAsia"/>
        </w:rPr>
        <w:t>现有研究不足</w:t>
      </w:r>
      <w:bookmarkEnd w:id="12"/>
    </w:p>
    <w:p w14:paraId="3011A1BC" w14:textId="77777777" w:rsidR="00F54B80" w:rsidRDefault="00000000">
      <w:pPr>
        <w:pStyle w:val="altz"/>
        <w:ind w:firstLine="480"/>
      </w:pPr>
      <w:r>
        <w:rPr>
          <w:rFonts w:hint="eastAsia"/>
        </w:rPr>
        <w:t>综合来看，现有研究存在明显的断层与空白。首先，研究视角存在局限，多数研究或关注线下教育，或分析线上发布的宏观内容，鲜有研究将社交媒体上数以亿计的、非结构化的用户评论和弹幕作为“问题语料库”进行系统性挖掘。其次，研究路径存在断裂，分析用户行为的研究与探索</w:t>
      </w:r>
      <w:r>
        <w:rPr>
          <w:rFonts w:hint="eastAsia"/>
        </w:rPr>
        <w:t>AI</w:t>
      </w:r>
      <w:r>
        <w:rPr>
          <w:rFonts w:hint="eastAsia"/>
        </w:rPr>
        <w:t>应用的研究相互独立，缺乏将前者发现的真实需求转化为后者可用训练资源的方法论。具体而言，如何将青少年在</w:t>
      </w:r>
      <w:r>
        <w:rPr>
          <w:rFonts w:hint="eastAsia"/>
        </w:rPr>
        <w:t>Bilibili</w:t>
      </w:r>
      <w:r>
        <w:rPr>
          <w:rFonts w:hint="eastAsia"/>
        </w:rPr>
        <w:t>等平台上碎片化、口语化的真实提问，通过系统性方法转化为一个高质量、结构化的、可用于模型微调的标准化问答数据集，这一关键环节尚属研究空白。最后，应用探索尚不深入，目前虽有通用医疗大模型，但针对“中国青少年生殖健康”这一高度特定且文化敏感的细分领域的模型微调与应用评估，仍是无人涉足的领域。</w:t>
      </w:r>
    </w:p>
    <w:p w14:paraId="7A6BF224" w14:textId="77777777" w:rsidR="00F54B80" w:rsidRDefault="00000000">
      <w:pPr>
        <w:pStyle w:val="2"/>
        <w:spacing w:before="163" w:after="163"/>
        <w:rPr>
          <w:rFonts w:hint="eastAsia"/>
        </w:rPr>
      </w:pPr>
      <w:bookmarkStart w:id="13" w:name="_Toc226059646"/>
      <w:r>
        <w:rPr>
          <w:rFonts w:hint="eastAsia"/>
        </w:rPr>
        <w:t>研究目标与研究内容</w:t>
      </w:r>
      <w:bookmarkEnd w:id="13"/>
    </w:p>
    <w:p w14:paraId="742C5714" w14:textId="77777777" w:rsidR="00F54B80" w:rsidRDefault="00000000">
      <w:pPr>
        <w:pStyle w:val="altz"/>
        <w:ind w:firstLine="480"/>
      </w:pPr>
      <w:r>
        <w:rPr>
          <w:rFonts w:hint="eastAsia"/>
        </w:rPr>
        <w:t>针对上述研究背景与现状，本研究立足于</w:t>
      </w:r>
      <w:r>
        <w:rPr>
          <w:rFonts w:hint="eastAsia"/>
        </w:rPr>
        <w:t>Bilibili</w:t>
      </w:r>
      <w:r>
        <w:rPr>
          <w:rFonts w:hint="eastAsia"/>
        </w:rPr>
        <w:t>平台与青少年生殖健康相关的海量用户评论数据，依托大数据分析与大语言模型技术，旨在实现以下研究目标。</w:t>
      </w:r>
    </w:p>
    <w:p w14:paraId="2A050B2B" w14:textId="77777777" w:rsidR="00F54B80" w:rsidRDefault="00000000">
      <w:pPr>
        <w:pStyle w:val="altz"/>
        <w:numPr>
          <w:ilvl w:val="0"/>
          <w:numId w:val="4"/>
        </w:numPr>
        <w:ind w:firstLineChars="0"/>
      </w:pPr>
      <w:commentRangeStart w:id="14"/>
      <w:r>
        <w:rPr>
          <w:rFonts w:hint="eastAsia"/>
        </w:rPr>
        <w:t>青少年生殖健康问题分类分析研究：对青少年在社交媒体上提出的真实健康问题进行系统性的识别、提取与分类，揭示其核心关注点、信息需求与知识盲区。</w:t>
      </w:r>
    </w:p>
    <w:p w14:paraId="1E8A2CDE" w14:textId="77777777" w:rsidR="00F54B80" w:rsidRDefault="00000000">
      <w:pPr>
        <w:pStyle w:val="altz"/>
        <w:numPr>
          <w:ilvl w:val="0"/>
          <w:numId w:val="4"/>
        </w:numPr>
        <w:ind w:firstLineChars="0"/>
      </w:pPr>
      <w:r>
        <w:rPr>
          <w:rFonts w:hint="eastAsia"/>
        </w:rPr>
        <w:t>问题规范化与问答生成：利用大语言模型，将用户提出的口语化、非正式问题转化为规范、科学的标准化问题，并生成高质量、易于理解的答案。</w:t>
      </w:r>
    </w:p>
    <w:p w14:paraId="35E7F5A0" w14:textId="77777777" w:rsidR="00F54B80" w:rsidRDefault="00000000">
      <w:pPr>
        <w:pStyle w:val="altz"/>
        <w:numPr>
          <w:ilvl w:val="0"/>
          <w:numId w:val="4"/>
        </w:numPr>
        <w:ind w:firstLineChars="0"/>
      </w:pPr>
      <w:r>
        <w:rPr>
          <w:rFonts w:hint="eastAsia"/>
        </w:rPr>
        <w:t>生殖健康问答数据集构建：基于上述工作，构建国内首个源于社交媒体真实场景、覆盖青少年生殖健康核心议题的结构化、高质量问答数据集。</w:t>
      </w:r>
    </w:p>
    <w:p w14:paraId="1EC6BEB6" w14:textId="77777777" w:rsidR="00F54B80" w:rsidRDefault="00000000">
      <w:pPr>
        <w:pStyle w:val="altz"/>
        <w:numPr>
          <w:ilvl w:val="0"/>
          <w:numId w:val="4"/>
        </w:numPr>
        <w:ind w:firstLineChars="0"/>
      </w:pPr>
      <w:r>
        <w:rPr>
          <w:rFonts w:hint="eastAsia"/>
        </w:rPr>
        <w:t>模型微调与效果验证：以开源大语言模型为基础，利用所构建的数据集进行领域指令微调，并系统评估微调后模型在特定问答任务上的性能提升。</w:t>
      </w:r>
      <w:commentRangeEnd w:id="14"/>
      <w:r>
        <w:commentReference w:id="14"/>
      </w:r>
    </w:p>
    <w:p w14:paraId="7272763E" w14:textId="77777777" w:rsidR="00F54B80" w:rsidRDefault="00000000">
      <w:pPr>
        <w:pStyle w:val="altz"/>
        <w:ind w:firstLine="480"/>
      </w:pPr>
      <w:r>
        <w:rPr>
          <w:rFonts w:hint="eastAsia"/>
        </w:rPr>
        <w:lastRenderedPageBreak/>
        <w:t>为实现上述目标，本研究的主要内容包括：评论与问题提取、问题分类体系构建与分析、问题规范化与问答对生成、标准化问答数据集构建，以及模型的微调与多维度效果评估。</w:t>
      </w:r>
    </w:p>
    <w:p w14:paraId="1A354BC3" w14:textId="77777777" w:rsidR="00F54B80" w:rsidRDefault="00000000">
      <w:pPr>
        <w:pStyle w:val="2"/>
        <w:spacing w:before="163" w:after="163"/>
        <w:rPr>
          <w:rFonts w:hint="eastAsia"/>
        </w:rPr>
      </w:pPr>
      <w:bookmarkStart w:id="15" w:name="_Toc226059647"/>
      <w:r>
        <w:rPr>
          <w:rFonts w:hint="eastAsia"/>
        </w:rPr>
        <w:t>研究思路与</w:t>
      </w:r>
      <w:commentRangeStart w:id="16"/>
      <w:r>
        <w:rPr>
          <w:rFonts w:hint="eastAsia"/>
        </w:rPr>
        <w:t>技术路线</w:t>
      </w:r>
      <w:bookmarkEnd w:id="15"/>
      <w:commentRangeEnd w:id="16"/>
      <w:r>
        <w:commentReference w:id="16"/>
      </w:r>
    </w:p>
    <w:p w14:paraId="3A789AA2" w14:textId="77777777" w:rsidR="00F54B80" w:rsidRDefault="00000000">
      <w:pPr>
        <w:pStyle w:val="altz"/>
        <w:ind w:firstLine="480"/>
      </w:pPr>
      <w:r>
        <w:rPr>
          <w:rFonts w:hint="eastAsia"/>
        </w:rPr>
        <w:t>本研究将遵循“数据驱动、模型赋能、实证评估”的总体思路，采用一条完整的技术路线。首先，通过数据采集，利用分布式爬虫技术获取</w:t>
      </w:r>
      <w:r>
        <w:rPr>
          <w:rFonts w:hint="eastAsia"/>
        </w:rPr>
        <w:t>Bilibili</w:t>
      </w:r>
      <w:r>
        <w:rPr>
          <w:rFonts w:hint="eastAsia"/>
        </w:rPr>
        <w:t>平台与生殖健康主题相关的视频及海量评论、弹幕数据。其次，进行数据清洗与预处理，去除噪声和无关信息，并对文本进行规范化。接着，通过问题提取，结合规则与模型方法，从海量评论中识别并筛选出具有“问题”性质的文本。在此基础上，通过问题分类，利用主题模型与人工校正相结合的方式，构建分类体系并分析问题分布特征。随后，进入核心的转化阶段：通过大语言模型进行问题规范化与问答生成，并辅以人工审核，确保质量。然后，将规范化问答对组织成结构化的数据集构建环节。最后，选择合适的开源大语言模型，利用该数据集进行模型微调与评估，通过自动化指标和人工评测，系统性地验证微调带来的性能改进。</w:t>
      </w:r>
    </w:p>
    <w:p w14:paraId="09A834E9" w14:textId="77777777" w:rsidR="00F54B80" w:rsidRDefault="00000000">
      <w:pPr>
        <w:pStyle w:val="2"/>
        <w:spacing w:before="163" w:after="163"/>
        <w:rPr>
          <w:rFonts w:hint="eastAsia"/>
        </w:rPr>
      </w:pPr>
      <w:bookmarkStart w:id="17" w:name="_Toc226059648"/>
      <w:r>
        <w:rPr>
          <w:rFonts w:hint="eastAsia"/>
        </w:rPr>
        <w:t>研究创新点</w:t>
      </w:r>
      <w:bookmarkEnd w:id="17"/>
    </w:p>
    <w:p w14:paraId="508BF104" w14:textId="77777777" w:rsidR="00F54B80" w:rsidRDefault="00000000">
      <w:pPr>
        <w:pStyle w:val="altz"/>
        <w:ind w:firstLine="480"/>
      </w:pPr>
      <w:r>
        <w:rPr>
          <w:rFonts w:hint="eastAsia"/>
        </w:rPr>
        <w:t>本课题的特色与创新之处体现在以下四个方面。</w:t>
      </w:r>
    </w:p>
    <w:p w14:paraId="4D4CDE3C" w14:textId="77777777" w:rsidR="00F54B80" w:rsidRDefault="00000000">
      <w:pPr>
        <w:pStyle w:val="altz"/>
        <w:numPr>
          <w:ilvl w:val="0"/>
          <w:numId w:val="5"/>
        </w:numPr>
        <w:ind w:firstLineChars="0"/>
      </w:pPr>
      <w:r>
        <w:rPr>
          <w:rFonts w:hint="eastAsia"/>
        </w:rPr>
        <w:t>研究对象的创新：首次将研究焦点从社交媒体发布的宏观内容，深入到</w:t>
      </w:r>
      <w:r>
        <w:rPr>
          <w:rFonts w:hint="eastAsia"/>
        </w:rPr>
        <w:t>Bilibili</w:t>
      </w:r>
      <w:r>
        <w:rPr>
          <w:rFonts w:hint="eastAsia"/>
        </w:rPr>
        <w:t>平台上由青少年用户自发生成的、海量的、真实的评论与弹幕文本，将这些“活数据”作为洞察真实需求和知识缺口的第一手来源。</w:t>
      </w:r>
    </w:p>
    <w:p w14:paraId="18F682A9" w14:textId="77777777" w:rsidR="00F54B80" w:rsidRDefault="00000000">
      <w:pPr>
        <w:pStyle w:val="altz"/>
        <w:numPr>
          <w:ilvl w:val="0"/>
          <w:numId w:val="5"/>
        </w:numPr>
        <w:ind w:firstLineChars="0"/>
      </w:pPr>
      <w:r>
        <w:rPr>
          <w:rFonts w:hint="eastAsia"/>
        </w:rPr>
        <w:t>方法路径的创新：构建并实践了一条从原始用户数据到优化</w:t>
      </w:r>
      <w:r>
        <w:rPr>
          <w:rFonts w:hint="eastAsia"/>
        </w:rPr>
        <w:t>AI</w:t>
      </w:r>
      <w:r>
        <w:rPr>
          <w:rFonts w:hint="eastAsia"/>
        </w:rPr>
        <w:t>模型的完整技术链路，即“问题提取—分类分析—规范化—问答生成—数据集构建—模型微调”，实现了从现象洞察到知识资源转化，再到智能应用赋能的闭环。</w:t>
      </w:r>
    </w:p>
    <w:p w14:paraId="43FF3F39" w14:textId="77777777" w:rsidR="00F54B80" w:rsidRDefault="00000000">
      <w:pPr>
        <w:pStyle w:val="altz"/>
        <w:numPr>
          <w:ilvl w:val="0"/>
          <w:numId w:val="5"/>
        </w:numPr>
        <w:ind w:firstLineChars="0"/>
      </w:pPr>
      <w:r>
        <w:rPr>
          <w:rFonts w:hint="eastAsia"/>
        </w:rPr>
        <w:t>数据资源的创新：本研究将产出一个具有开创性的数据资源——国内首个源于社交媒体真实互动场景的、面向青少年生殖健康领域的标准化问答数据集。该数据集不仅规模庞大、来源真实，且经过专业审核，具有极高的研究与应用价值。</w:t>
      </w:r>
    </w:p>
    <w:p w14:paraId="11416C4E" w14:textId="77777777" w:rsidR="00F54B80" w:rsidRDefault="00000000">
      <w:pPr>
        <w:pStyle w:val="altz"/>
        <w:numPr>
          <w:ilvl w:val="0"/>
          <w:numId w:val="5"/>
        </w:numPr>
        <w:ind w:firstLineChars="0"/>
      </w:pPr>
      <w:r>
        <w:rPr>
          <w:rFonts w:hint="eastAsia"/>
        </w:rPr>
        <w:t>模型应用的创新：本研究不仅将大语言模型作为分析工具，更将其作为优化对象，探索了在中文青少年健康教育这一高度垂直且敏感的领域内，通过指令微调提升模型专业性、准确性与安全性的可行路径，为垂域大模型在教育场景的应用提供了有益的实践探索。</w:t>
      </w:r>
    </w:p>
    <w:p w14:paraId="1502838C" w14:textId="77777777" w:rsidR="00F54B80" w:rsidRDefault="00000000">
      <w:pPr>
        <w:pStyle w:val="2"/>
        <w:spacing w:before="163" w:after="163"/>
        <w:rPr>
          <w:rFonts w:hint="eastAsia"/>
        </w:rPr>
      </w:pPr>
      <w:bookmarkStart w:id="18" w:name="_Toc226059649"/>
      <w:commentRangeStart w:id="19"/>
      <w:r>
        <w:rPr>
          <w:rFonts w:hint="eastAsia"/>
        </w:rPr>
        <w:lastRenderedPageBreak/>
        <w:t>本章小结</w:t>
      </w:r>
      <w:bookmarkEnd w:id="18"/>
    </w:p>
    <w:p w14:paraId="4AF866BA" w14:textId="77777777" w:rsidR="00F54B80" w:rsidRDefault="00000000">
      <w:pPr>
        <w:pStyle w:val="altz"/>
        <w:ind w:firstLine="480"/>
      </w:pPr>
      <w:r>
        <w:rPr>
          <w:rFonts w:hint="eastAsia"/>
        </w:rPr>
        <w:t>为系统、清晰地阐述本研究的全部内容，全文共分为七个章节，具体安排如下：</w:t>
      </w:r>
    </w:p>
    <w:p w14:paraId="5F719047" w14:textId="77777777" w:rsidR="00F54B80" w:rsidRDefault="00000000">
      <w:pPr>
        <w:pStyle w:val="altz"/>
        <w:ind w:firstLine="480"/>
      </w:pPr>
      <w:r>
        <w:rPr>
          <w:rFonts w:hint="eastAsia"/>
        </w:rPr>
        <w:t>第一章：绪论。本章主要介绍研究的背景与意义，通过梳理国内外相关研究现状，指出当前研究存在的不足，从而引出本研究的核心问题与目标。同时，明确本研究拟采用的技术路线与创新之处，并对全文的结构进行概述。</w:t>
      </w:r>
    </w:p>
    <w:p w14:paraId="2BDFD609" w14:textId="77777777" w:rsidR="00F54B80" w:rsidRDefault="00000000">
      <w:pPr>
        <w:pStyle w:val="altz"/>
        <w:ind w:firstLine="480"/>
      </w:pPr>
      <w:r>
        <w:rPr>
          <w:rFonts w:hint="eastAsia"/>
        </w:rPr>
        <w:t>第二章：相关理论与关键技术。本章是后续研究的理论与技术基础。内容将涵盖青少年生殖健康与社交媒体健康传播的核心理论，支撑数据处理的中文自然语言处理技术，以及作为核心工具的大语言模型基本原理、应用现状与领域微调方法，并构建科学的自动化与人工评估体系。</w:t>
      </w:r>
    </w:p>
    <w:p w14:paraId="6615ED09" w14:textId="77777777" w:rsidR="00F54B80" w:rsidRDefault="00000000">
      <w:pPr>
        <w:pStyle w:val="altz"/>
        <w:ind w:firstLine="480"/>
      </w:pPr>
      <w:r>
        <w:rPr>
          <w:rFonts w:hint="eastAsia"/>
        </w:rPr>
        <w:t>第三章：数据来源与研究方法。本章详细阐述研究的整体设计与实施路径。将明确研究数据的来源（</w:t>
      </w:r>
      <w:r>
        <w:rPr>
          <w:rFonts w:hint="eastAsia"/>
        </w:rPr>
        <w:t>Bilibili</w:t>
      </w:r>
      <w:r>
        <w:rPr>
          <w:rFonts w:hint="eastAsia"/>
        </w:rPr>
        <w:t>平台）、数据采集的具体方法与范围，并构建从数据预处理、问题识别、主题分析到问答数据集构建、模型微调与评估的全流程研究框架。</w:t>
      </w:r>
    </w:p>
    <w:p w14:paraId="375184F2" w14:textId="77777777" w:rsidR="00F54B80" w:rsidRDefault="00000000">
      <w:pPr>
        <w:pStyle w:val="altz"/>
        <w:ind w:firstLine="480"/>
      </w:pPr>
      <w:r>
        <w:rPr>
          <w:rFonts w:hint="eastAsia"/>
        </w:rPr>
        <w:t>第四章：社交媒体青少年生殖健康评论的问题分类分析。本章是研究的初步实证分析部分。将运用文本挖掘与主题分析方法，对采集到的真实用户评论进行深度分析，识别其中蕴含的提问，并对其进行系统性的主题分类与内容归纳，以数据驱动的方式揭示当代青少年在生殖健康领域的真实信息需求与关注焦点。</w:t>
      </w:r>
    </w:p>
    <w:p w14:paraId="5DBE8210" w14:textId="77777777" w:rsidR="00F54B80" w:rsidRDefault="00000000">
      <w:pPr>
        <w:pStyle w:val="altz"/>
        <w:ind w:firstLine="480"/>
      </w:pPr>
      <w:r>
        <w:rPr>
          <w:rFonts w:hint="eastAsia"/>
        </w:rPr>
        <w:t>第五章：基于大语言模型的问题规范化与问答数据集构建。在第四章分析的基础上，本章将聚焦于核心研究任务之一：高质量数据集的构建。将详细阐述如何利用大语言模型的指令跟随与文本生成能力，将来自社交媒体的、口语化的、零散的问题，转化为结构化、标准化、高质量的问答对（</w:t>
      </w:r>
      <w:r>
        <w:rPr>
          <w:rFonts w:hint="eastAsia"/>
        </w:rPr>
        <w:t>QA-Pair</w:t>
      </w:r>
      <w:r>
        <w:rPr>
          <w:rFonts w:hint="eastAsia"/>
        </w:rPr>
        <w:t>），并详述数据集构建过程中的质量控制与审核流程。</w:t>
      </w:r>
    </w:p>
    <w:p w14:paraId="7374F7DE" w14:textId="77777777" w:rsidR="00F54B80" w:rsidRDefault="00000000">
      <w:pPr>
        <w:pStyle w:val="altz"/>
        <w:ind w:firstLine="480"/>
      </w:pPr>
      <w:r>
        <w:rPr>
          <w:rFonts w:hint="eastAsia"/>
        </w:rPr>
        <w:t>第六章：领域大语言模型微调与效果评估。本章旨在验证第五章所构建数据集的实用价值，并探索领域模型的性能。将利用构建的标准化问答数据集，对现有的大语言模型进行指令微调（</w:t>
      </w:r>
      <w:r>
        <w:rPr>
          <w:rFonts w:hint="eastAsia"/>
        </w:rPr>
        <w:t>Instruction Tuning</w:t>
      </w:r>
      <w:r>
        <w:rPr>
          <w:rFonts w:hint="eastAsia"/>
        </w:rPr>
        <w:t>），使其适应青少年生殖健康这一垂直领域。随后，将采用第二章建立的综合评估体系，对微调后模型的表现进行全面、多维度的评估。</w:t>
      </w:r>
    </w:p>
    <w:p w14:paraId="1C7D4E7B" w14:textId="77777777" w:rsidR="00F54B80" w:rsidRDefault="00000000">
      <w:pPr>
        <w:pStyle w:val="altz"/>
        <w:ind w:firstLine="480"/>
      </w:pPr>
      <w:r>
        <w:rPr>
          <w:rFonts w:hint="eastAsia"/>
        </w:rPr>
        <w:t>第七章：讨论与结论。此章将系统梳理本研究的主要发现与结论，深入讨论其在理论与实践层面的意义与启示，客观分析研究存在的局限性，并对未来可能的研究方向提出展望。</w:t>
      </w:r>
    </w:p>
    <w:commentRangeEnd w:id="19"/>
    <w:p w14:paraId="3990F41F" w14:textId="77777777" w:rsidR="00F54B80" w:rsidRDefault="00000000">
      <w:pPr>
        <w:pStyle w:val="altz"/>
        <w:ind w:firstLine="480"/>
        <w:sectPr w:rsidR="00F54B80">
          <w:headerReference w:type="even" r:id="rId26"/>
          <w:headerReference w:type="default" r:id="rId27"/>
          <w:endnotePr>
            <w:numFmt w:val="decimal"/>
          </w:endnotePr>
          <w:pgSz w:w="11906" w:h="16838"/>
          <w:pgMar w:top="1701" w:right="1418" w:bottom="1701" w:left="1418" w:header="851" w:footer="850" w:gutter="0"/>
          <w:pgNumType w:start="1"/>
          <w:cols w:space="425"/>
          <w:docGrid w:type="linesAndChars" w:linePitch="326"/>
        </w:sectPr>
      </w:pPr>
      <w:r>
        <w:commentReference w:id="19"/>
      </w:r>
    </w:p>
    <w:p w14:paraId="0E387624" w14:textId="77777777" w:rsidR="00F54B80" w:rsidRDefault="00000000">
      <w:pPr>
        <w:pStyle w:val="1"/>
        <w:spacing w:before="326" w:after="326"/>
        <w:rPr>
          <w:rFonts w:hint="eastAsia"/>
        </w:rPr>
      </w:pPr>
      <w:bookmarkStart w:id="20" w:name="_Toc226059650"/>
      <w:r>
        <w:rPr>
          <w:rFonts w:hint="eastAsia"/>
        </w:rPr>
        <w:lastRenderedPageBreak/>
        <w:t>相关理论与关键技术</w:t>
      </w:r>
      <w:bookmarkEnd w:id="20"/>
    </w:p>
    <w:p w14:paraId="10F6D1E4" w14:textId="77777777" w:rsidR="00F54B80" w:rsidRDefault="00000000">
      <w:pPr>
        <w:pStyle w:val="altz"/>
        <w:ind w:firstLine="480"/>
      </w:pPr>
      <w:r>
        <w:t>本研究旨在将社交媒体上零散、非正式的青少年真实评论，系统性地转化为可用于健康教育和模型训练的标准化问答数据集。这一过程横跨了健康传播、自然语言处理与大语言模型应用等多个领域，其实现依赖于一系列成熟的理论与关键技术。本章将详细阐述这些构成本研究方法论基础的核心概念、技术原理与评估体系，为后续章节的实证分析与模型构建奠定理论与技术基础。</w:t>
      </w:r>
    </w:p>
    <w:p w14:paraId="2718F20F" w14:textId="77777777" w:rsidR="00F54B80" w:rsidRDefault="00000000">
      <w:pPr>
        <w:pStyle w:val="2"/>
        <w:spacing w:before="163" w:after="163"/>
        <w:rPr>
          <w:rFonts w:hint="eastAsia"/>
        </w:rPr>
      </w:pPr>
      <w:bookmarkStart w:id="21" w:name="_Toc226059651"/>
      <w:r>
        <w:rPr>
          <w:rFonts w:hint="eastAsia"/>
        </w:rPr>
        <w:t>青少年生殖健康与社交媒体健康传播相关理论</w:t>
      </w:r>
      <w:bookmarkEnd w:id="21"/>
    </w:p>
    <w:p w14:paraId="5AA6E92B" w14:textId="77777777" w:rsidR="00F54B80" w:rsidRDefault="00000000">
      <w:pPr>
        <w:pStyle w:val="3"/>
        <w:spacing w:before="163"/>
        <w:rPr>
          <w:rFonts w:hint="eastAsia"/>
        </w:rPr>
      </w:pPr>
      <w:bookmarkStart w:id="22" w:name="_Toc226059652"/>
      <w:r>
        <w:rPr>
          <w:rFonts w:hint="eastAsia"/>
        </w:rPr>
        <w:t>少年生殖健康的内涵与主要议题</w:t>
      </w:r>
      <w:bookmarkEnd w:id="22"/>
    </w:p>
    <w:p w14:paraId="504BF99A" w14:textId="77777777" w:rsidR="00F54B80" w:rsidRDefault="00000000">
      <w:pPr>
        <w:pStyle w:val="altz"/>
        <w:ind w:firstLine="480"/>
      </w:pPr>
      <w:r>
        <w:rPr>
          <w:rFonts w:hint="eastAsia"/>
        </w:rPr>
        <w:t>青少年生殖健康是一个综合性概念，远不止于生理卫生知识。根据联合国教科文组织（</w:t>
      </w:r>
      <w:r>
        <w:rPr>
          <w:rFonts w:hint="eastAsia"/>
        </w:rPr>
        <w:t>UNESCO</w:t>
      </w:r>
      <w:r>
        <w:rPr>
          <w:rFonts w:hint="eastAsia"/>
        </w:rPr>
        <w:t>）等权威机构的定义，它涵盖了与身体、心理、情感和社会福祉相关的全方位议题，旨在赋能青少年做出负责任的健康决策</w:t>
      </w:r>
      <w:r>
        <w:rPr>
          <w:rFonts w:hint="eastAsia"/>
        </w:rPr>
        <w:t xml:space="preserve"> [1]</w:t>
      </w:r>
      <w:r>
        <w:rPr>
          <w:rFonts w:hint="eastAsia"/>
        </w:rPr>
        <w:t>。其核心议题主要包括：</w:t>
      </w:r>
    </w:p>
    <w:p w14:paraId="3593EE2F" w14:textId="77777777" w:rsidR="00F54B80" w:rsidRDefault="00000000">
      <w:pPr>
        <w:pStyle w:val="altz"/>
        <w:numPr>
          <w:ilvl w:val="0"/>
          <w:numId w:val="6"/>
        </w:numPr>
        <w:ind w:firstLineChars="0"/>
      </w:pPr>
      <w:r>
        <w:rPr>
          <w:rFonts w:hint="eastAsia"/>
        </w:rPr>
        <w:t>避孕与非意愿妊娠：涵盖各类避孕方法的原理、正确使用、优缺点及紧急避孕措施，以及非意愿妊娠的应对选项与风险，这是预防青少年意外妊娠的关键知识</w:t>
      </w:r>
      <w:r>
        <w:rPr>
          <w:rFonts w:hint="eastAsia"/>
        </w:rPr>
        <w:t xml:space="preserve"> [</w:t>
      </w:r>
      <w:r>
        <w:rPr>
          <w:rFonts w:hint="eastAsia"/>
        </w:rPr>
        <w:t>开</w:t>
      </w:r>
      <w:r>
        <w:rPr>
          <w:rFonts w:hint="eastAsia"/>
        </w:rPr>
        <w:t xml:space="preserve">2, </w:t>
      </w:r>
      <w:r>
        <w:rPr>
          <w:rFonts w:hint="eastAsia"/>
        </w:rPr>
        <w:t>开</w:t>
      </w:r>
      <w:r>
        <w:rPr>
          <w:rFonts w:hint="eastAsia"/>
        </w:rPr>
        <w:t>5]</w:t>
      </w:r>
      <w:r>
        <w:rPr>
          <w:rFonts w:hint="eastAsia"/>
        </w:rPr>
        <w:t>。</w:t>
      </w:r>
    </w:p>
    <w:p w14:paraId="072556A5" w14:textId="77777777" w:rsidR="00F54B80" w:rsidRDefault="00000000">
      <w:pPr>
        <w:pStyle w:val="altz"/>
        <w:numPr>
          <w:ilvl w:val="0"/>
          <w:numId w:val="6"/>
        </w:numPr>
        <w:ind w:firstLineChars="0"/>
      </w:pPr>
      <w:r>
        <w:rPr>
          <w:rFonts w:hint="eastAsia"/>
        </w:rPr>
        <w:t>性传播疾病（</w:t>
      </w:r>
      <w:r>
        <w:rPr>
          <w:rFonts w:hint="eastAsia"/>
        </w:rPr>
        <w:t>STIs</w:t>
      </w:r>
      <w:r>
        <w:rPr>
          <w:rFonts w:hint="eastAsia"/>
        </w:rPr>
        <w:t>）防治：包括常见性病（如</w:t>
      </w:r>
      <w:r>
        <w:rPr>
          <w:rFonts w:hint="eastAsia"/>
        </w:rPr>
        <w:t>HIV</w:t>
      </w:r>
      <w:r>
        <w:rPr>
          <w:rFonts w:hint="eastAsia"/>
        </w:rPr>
        <w:t>、</w:t>
      </w:r>
      <w:r>
        <w:rPr>
          <w:rFonts w:hint="eastAsia"/>
        </w:rPr>
        <w:t>HPV</w:t>
      </w:r>
      <w:r>
        <w:rPr>
          <w:rFonts w:hint="eastAsia"/>
        </w:rPr>
        <w:t>、淋病、梅毒）的传播途径、症状、预防措施（如安全套的正确使用）和检测治疗的重要性，是保障青少年健康的基础</w:t>
      </w:r>
      <w:r>
        <w:rPr>
          <w:rFonts w:hint="eastAsia"/>
        </w:rPr>
        <w:t xml:space="preserve"> [</w:t>
      </w:r>
      <w:r>
        <w:rPr>
          <w:rFonts w:hint="eastAsia"/>
        </w:rPr>
        <w:t>开</w:t>
      </w:r>
      <w:r>
        <w:rPr>
          <w:rFonts w:hint="eastAsia"/>
        </w:rPr>
        <w:t>4]</w:t>
      </w:r>
      <w:r>
        <w:rPr>
          <w:rFonts w:hint="eastAsia"/>
        </w:rPr>
        <w:t>。</w:t>
      </w:r>
    </w:p>
    <w:p w14:paraId="3E79BC0D" w14:textId="77777777" w:rsidR="00F54B80" w:rsidRDefault="00000000">
      <w:pPr>
        <w:pStyle w:val="altz"/>
        <w:numPr>
          <w:ilvl w:val="0"/>
          <w:numId w:val="6"/>
        </w:numPr>
        <w:ind w:firstLineChars="0"/>
      </w:pPr>
      <w:r>
        <w:rPr>
          <w:rFonts w:hint="eastAsia"/>
        </w:rPr>
        <w:t>青春期生理与心理发育：涉及第二性征发育、月经、遗精等生理现象，以及伴随而来的身体意象、情绪波动等心理适应问题。</w:t>
      </w:r>
    </w:p>
    <w:p w14:paraId="5F301CD5" w14:textId="77777777" w:rsidR="00F54B80" w:rsidRDefault="00000000">
      <w:pPr>
        <w:pStyle w:val="altz"/>
        <w:numPr>
          <w:ilvl w:val="0"/>
          <w:numId w:val="6"/>
        </w:numPr>
        <w:ind w:firstLineChars="0"/>
      </w:pPr>
      <w:r>
        <w:rPr>
          <w:rFonts w:hint="eastAsia"/>
        </w:rPr>
        <w:t>情感与关系教育：引导青少年理解和处理亲密关系，包括沟通、尊重、边界设定和“性同意”等核心概念，是培养健康两性关系的重要一环。</w:t>
      </w:r>
    </w:p>
    <w:p w14:paraId="53CEF69D" w14:textId="77777777" w:rsidR="00F54B80" w:rsidRDefault="00000000">
      <w:pPr>
        <w:pStyle w:val="altz"/>
        <w:ind w:firstLine="480"/>
      </w:pPr>
      <w:r>
        <w:rPr>
          <w:rFonts w:hint="eastAsia"/>
        </w:rPr>
        <w:t>研究表明，这些议题在传统教育中常被忽视或片面讲解，导致青少年在面临真实情境时知识储备不足，从而增加了健康风险</w:t>
      </w:r>
      <w:r>
        <w:rPr>
          <w:rFonts w:hint="eastAsia"/>
        </w:rPr>
        <w:t xml:space="preserve"> [2, 5, 6]</w:t>
      </w:r>
      <w:r>
        <w:rPr>
          <w:rFonts w:hint="eastAsia"/>
        </w:rPr>
        <w:t>。</w:t>
      </w:r>
    </w:p>
    <w:p w14:paraId="7FFC11F7" w14:textId="77777777" w:rsidR="00F54B80" w:rsidRDefault="00000000">
      <w:pPr>
        <w:pStyle w:val="3"/>
        <w:spacing w:before="163"/>
        <w:rPr>
          <w:rFonts w:hint="eastAsia"/>
        </w:rPr>
      </w:pPr>
      <w:bookmarkStart w:id="23" w:name="_Toc226059653"/>
      <w:r>
        <w:rPr>
          <w:rFonts w:hint="eastAsia"/>
        </w:rPr>
        <w:t>社交媒体健康传播的特点</w:t>
      </w:r>
      <w:bookmarkEnd w:id="23"/>
    </w:p>
    <w:p w14:paraId="044A404C" w14:textId="77777777" w:rsidR="00F54B80" w:rsidRDefault="00000000">
      <w:pPr>
        <w:pStyle w:val="altz"/>
        <w:ind w:firstLine="480"/>
      </w:pPr>
      <w:r>
        <w:rPr>
          <w:rFonts w:hint="eastAsia"/>
        </w:rPr>
        <w:t>随着青少年日益转向线上获取信息，社交媒体已成为健康传播的重要场域，其传播特点多样，深刻影响着信息的流动与接收。</w:t>
      </w:r>
    </w:p>
    <w:p w14:paraId="75E9371C" w14:textId="77777777" w:rsidR="00F54B80" w:rsidRDefault="00000000">
      <w:pPr>
        <w:pStyle w:val="altz"/>
        <w:ind w:firstLine="480"/>
      </w:pPr>
      <w:r>
        <w:rPr>
          <w:rFonts w:hint="eastAsia"/>
        </w:rPr>
        <w:t>首先是匿名性与互动性。社交媒体为用户提供了匿名的身份保护，使得青少年在探讨生殖健康等敏感话题时感到更安全、更少羞耻感，从而更愿意提问和分享</w:t>
      </w:r>
      <w:r>
        <w:rPr>
          <w:rFonts w:hint="eastAsia"/>
        </w:rPr>
        <w:t xml:space="preserve"> [4]</w:t>
      </w:r>
      <w:r>
        <w:rPr>
          <w:rFonts w:hint="eastAsia"/>
        </w:rPr>
        <w:t>。同时，点赞、评论、弹幕等功能构建了强互动性的社区环境，促进了信息的即时反馈与同伴间的交流支持</w:t>
      </w:r>
      <w:r>
        <w:rPr>
          <w:rFonts w:hint="eastAsia"/>
        </w:rPr>
        <w:t xml:space="preserve"> [</w:t>
      </w:r>
      <w:r>
        <w:rPr>
          <w:rFonts w:hint="eastAsia"/>
        </w:rPr>
        <w:t>开</w:t>
      </w:r>
      <w:r>
        <w:rPr>
          <w:rFonts w:hint="eastAsia"/>
        </w:rPr>
        <w:t>14]</w:t>
      </w:r>
      <w:r>
        <w:rPr>
          <w:rFonts w:hint="eastAsia"/>
        </w:rPr>
        <w:t>。</w:t>
      </w:r>
    </w:p>
    <w:p w14:paraId="0EF421D7" w14:textId="77777777" w:rsidR="00F54B80" w:rsidRDefault="00000000">
      <w:pPr>
        <w:pStyle w:val="altz"/>
        <w:ind w:firstLine="480"/>
      </w:pPr>
      <w:r>
        <w:rPr>
          <w:rFonts w:hint="eastAsia"/>
        </w:rPr>
        <w:lastRenderedPageBreak/>
        <w:t>第二项特点是传播的即时性与基于算法的推荐。用户可以随时随地获取信息，满足了即时的知识需求。而平台的内容推荐算法一方面能将相关内容推送给感兴趣的用户，扩大信息覆盖面；另一方面也可能形成“信息茧房”，或优先推送更具吸引力而非更具科学性的内容。</w:t>
      </w:r>
    </w:p>
    <w:p w14:paraId="46C2E18A" w14:textId="77777777" w:rsidR="00F54B80" w:rsidRDefault="00000000">
      <w:pPr>
        <w:pStyle w:val="altz"/>
        <w:ind w:firstLine="480"/>
      </w:pPr>
      <w:r>
        <w:rPr>
          <w:rFonts w:hint="eastAsia"/>
        </w:rPr>
        <w:t>信息质量参差不齐，是社交媒体健康传播最突出的挑战。由于缺乏有效的准入和审核机制，平台上充斥着大量未经证实的、不准确甚至有害的健康信息</w:t>
      </w:r>
      <w:r>
        <w:rPr>
          <w:rFonts w:hint="eastAsia"/>
        </w:rPr>
        <w:t xml:space="preserve"> [14]</w:t>
      </w:r>
      <w:r>
        <w:rPr>
          <w:rFonts w:hint="eastAsia"/>
        </w:rPr>
        <w:t>。相关研究发现，社交媒体上娱乐化、博眼球的性相关内容远多于严肃的科普内容</w:t>
      </w:r>
      <w:r>
        <w:rPr>
          <w:rFonts w:hint="eastAsia"/>
        </w:rPr>
        <w:t xml:space="preserve"> [11]</w:t>
      </w:r>
      <w:r>
        <w:rPr>
          <w:rFonts w:hint="eastAsia"/>
        </w:rPr>
        <w:t>，且由专业医疗人士发布的高质量内容比例极低</w:t>
      </w:r>
      <w:r>
        <w:rPr>
          <w:rFonts w:hint="eastAsia"/>
        </w:rPr>
        <w:t xml:space="preserve"> [8]</w:t>
      </w:r>
      <w:r>
        <w:rPr>
          <w:rFonts w:hint="eastAsia"/>
        </w:rPr>
        <w:t>，对缺乏辨别能力的青少年构成严重潜在风险。</w:t>
      </w:r>
    </w:p>
    <w:p w14:paraId="3D5339F5" w14:textId="77777777" w:rsidR="00F54B80" w:rsidRDefault="00000000">
      <w:pPr>
        <w:pStyle w:val="3"/>
        <w:spacing w:before="163"/>
        <w:rPr>
          <w:rFonts w:hint="eastAsia"/>
        </w:rPr>
      </w:pPr>
      <w:bookmarkStart w:id="24" w:name="_Toc226059654"/>
      <w:r>
        <w:rPr>
          <w:rFonts w:hint="eastAsia"/>
        </w:rPr>
        <w:t>户生成内容在健康研究中的价值</w:t>
      </w:r>
      <w:bookmarkEnd w:id="24"/>
    </w:p>
    <w:p w14:paraId="3CE34924" w14:textId="77777777" w:rsidR="00F54B80" w:rsidRDefault="00000000">
      <w:pPr>
        <w:pStyle w:val="altz"/>
        <w:ind w:firstLine="480"/>
      </w:pPr>
      <w:r>
        <w:rPr>
          <w:rFonts w:hint="eastAsia"/>
        </w:rPr>
        <w:t>用户生成内容（</w:t>
      </w:r>
      <w:r>
        <w:rPr>
          <w:rFonts w:hint="eastAsia"/>
        </w:rPr>
        <w:t>User-Generated Content, UGC</w:t>
      </w:r>
      <w:r>
        <w:rPr>
          <w:rFonts w:hint="eastAsia"/>
        </w:rPr>
        <w:t>），特别是评论、弹幕和回复，为健康研究提供了宝贵的、源于真实世界的洞察。</w:t>
      </w:r>
    </w:p>
    <w:p w14:paraId="37190EA8" w14:textId="77777777" w:rsidR="00F54B80" w:rsidRDefault="00000000">
      <w:pPr>
        <w:pStyle w:val="altz"/>
        <w:ind w:firstLine="480"/>
      </w:pPr>
      <w:r>
        <w:rPr>
          <w:rFonts w:hint="eastAsia"/>
        </w:rPr>
        <w:t>UGC</w:t>
      </w:r>
      <w:r>
        <w:rPr>
          <w:rFonts w:hint="eastAsia"/>
        </w:rPr>
        <w:t>是用户未经引导的自发表达，能够真实地反映出他们在现实生活中遇到的困惑、知识盲区和信息需求，尤其是那些在传统问卷调查中因社会期许效应而难以捕捉的敏感问题</w:t>
      </w:r>
      <w:r>
        <w:rPr>
          <w:rFonts w:hint="eastAsia"/>
        </w:rPr>
        <w:t xml:space="preserve"> [4, 9]</w:t>
      </w:r>
      <w:r>
        <w:rPr>
          <w:rFonts w:hint="eastAsia"/>
        </w:rPr>
        <w:t>。</w:t>
      </w:r>
    </w:p>
    <w:p w14:paraId="575421D0" w14:textId="77777777" w:rsidR="00F54B80" w:rsidRDefault="00000000">
      <w:pPr>
        <w:pStyle w:val="altz"/>
        <w:ind w:firstLine="480"/>
      </w:pPr>
      <w:r>
        <w:rPr>
          <w:rFonts w:hint="eastAsia"/>
        </w:rPr>
        <w:t>同样，评论区的讨论不仅包含事实性提问，还充满了用户的焦虑、恐惧、好奇或认同等情绪表达。分析这些内容有助于理解青少年对生殖健康议题的认知框架与情感态度</w:t>
      </w:r>
      <w:r>
        <w:rPr>
          <w:rFonts w:hint="eastAsia"/>
        </w:rPr>
        <w:t xml:space="preserve"> [</w:t>
      </w:r>
      <w:r>
        <w:rPr>
          <w:rFonts w:hint="eastAsia"/>
        </w:rPr>
        <w:t>开</w:t>
      </w:r>
      <w:r>
        <w:rPr>
          <w:rFonts w:hint="eastAsia"/>
        </w:rPr>
        <w:t>14]</w:t>
      </w:r>
      <w:r>
        <w:rPr>
          <w:rFonts w:hint="eastAsia"/>
        </w:rPr>
        <w:t>。</w:t>
      </w:r>
    </w:p>
    <w:p w14:paraId="1D1E1A73" w14:textId="77777777" w:rsidR="00F54B80" w:rsidRDefault="00000000">
      <w:pPr>
        <w:pStyle w:val="altz"/>
        <w:ind w:firstLine="480"/>
      </w:pPr>
      <w:r>
        <w:rPr>
          <w:rFonts w:hint="eastAsia"/>
        </w:rPr>
        <w:t>UGC</w:t>
      </w:r>
      <w:r>
        <w:rPr>
          <w:rFonts w:hint="eastAsia"/>
        </w:rPr>
        <w:t>也记录了青少年之间的同伴互动过程，如相互安慰、经验分享、观点辩论等。这不仅有助于去污名化相关讨论</w:t>
      </w:r>
      <w:r>
        <w:rPr>
          <w:rFonts w:hint="eastAsia"/>
        </w:rPr>
        <w:t xml:space="preserve"> [10]</w:t>
      </w:r>
      <w:r>
        <w:rPr>
          <w:rFonts w:hint="eastAsia"/>
        </w:rPr>
        <w:t>，也为研究同伴影响在健康信息传播中的作用提供了数据基础。</w:t>
      </w:r>
    </w:p>
    <w:p w14:paraId="030AFF05" w14:textId="77777777" w:rsidR="00F54B80" w:rsidRDefault="00000000">
      <w:pPr>
        <w:pStyle w:val="2"/>
        <w:spacing w:before="163" w:after="163"/>
        <w:rPr>
          <w:rFonts w:hint="eastAsia"/>
        </w:rPr>
      </w:pPr>
      <w:bookmarkStart w:id="25" w:name="_Toc226059655"/>
      <w:r>
        <w:rPr>
          <w:rFonts w:hint="eastAsia"/>
        </w:rPr>
        <w:t>中文评论文本处理相关技术</w:t>
      </w:r>
      <w:bookmarkEnd w:id="25"/>
    </w:p>
    <w:p w14:paraId="0E41FF7D" w14:textId="77777777" w:rsidR="00F54B80" w:rsidRDefault="00000000">
      <w:pPr>
        <w:pStyle w:val="altz"/>
        <w:ind w:firstLine="480"/>
      </w:pPr>
      <w:r>
        <w:rPr>
          <w:rFonts w:hint="eastAsia"/>
        </w:rPr>
        <w:t>要从海量、嘈杂的中文社交媒体评论中提取有价值的信息，必须依赖一系列成熟的文本处理技术。</w:t>
      </w:r>
    </w:p>
    <w:p w14:paraId="6F0B9710" w14:textId="77777777" w:rsidR="00F54B80" w:rsidRDefault="00000000">
      <w:pPr>
        <w:pStyle w:val="3"/>
        <w:spacing w:before="163"/>
        <w:rPr>
          <w:rFonts w:hint="eastAsia"/>
        </w:rPr>
      </w:pPr>
      <w:bookmarkStart w:id="26" w:name="_Toc226059656"/>
      <w:r>
        <w:rPr>
          <w:rFonts w:hint="eastAsia"/>
        </w:rPr>
        <w:t>中文文本预处理</w:t>
      </w:r>
      <w:bookmarkEnd w:id="26"/>
    </w:p>
    <w:p w14:paraId="1E476042" w14:textId="77777777" w:rsidR="00F54B80" w:rsidRDefault="00000000">
      <w:pPr>
        <w:pStyle w:val="altz"/>
        <w:ind w:firstLine="480"/>
      </w:pPr>
      <w:r>
        <w:rPr>
          <w:rFonts w:hint="eastAsia"/>
        </w:rPr>
        <w:t>预处理是文本挖掘的第一步，其目的是将原始的、非结构化的文本转化为干净、规整的、适合机器分析的格式。针对中文社交媒体评论的特点，主要包括：文本去噪，即移除无关的</w:t>
      </w:r>
      <w:r>
        <w:rPr>
          <w:rFonts w:hint="eastAsia"/>
        </w:rPr>
        <w:t>HTML</w:t>
      </w:r>
      <w:r>
        <w:rPr>
          <w:rFonts w:hint="eastAsia"/>
        </w:rPr>
        <w:t>标签、广告、特殊字符等；文本去重，删除完全相同或高度相似的重复评论；中文分词，使用如</w:t>
      </w:r>
      <w:r>
        <w:rPr>
          <w:rFonts w:hint="eastAsia"/>
        </w:rPr>
        <w:t>jieba</w:t>
      </w:r>
      <w:r>
        <w:rPr>
          <w:rFonts w:hint="eastAsia"/>
        </w:rPr>
        <w:t>等工具将连续的汉字序列切分成有意义的词语单元；停用词过滤，移除“的”、“是”等高频但无实际意义的词语；以及网络用语与表情符号处理，将新兴的网络词汇、谐音梗和表情符号（</w:t>
      </w:r>
      <w:r>
        <w:rPr>
          <w:rFonts w:hint="eastAsia"/>
        </w:rPr>
        <w:t>Emoji</w:t>
      </w:r>
      <w:r>
        <w:rPr>
          <w:rFonts w:hint="eastAsia"/>
        </w:rPr>
        <w:t>）映射为标准化表达或统一标识，以减少语义理解的歧义。</w:t>
      </w:r>
    </w:p>
    <w:p w14:paraId="33447D39" w14:textId="77777777" w:rsidR="00F54B80" w:rsidRDefault="00000000">
      <w:pPr>
        <w:pStyle w:val="3"/>
        <w:spacing w:before="163"/>
        <w:rPr>
          <w:rFonts w:hint="eastAsia"/>
        </w:rPr>
      </w:pPr>
      <w:bookmarkStart w:id="27" w:name="_Toc226059657"/>
      <w:r>
        <w:rPr>
          <w:rFonts w:hint="eastAsia"/>
        </w:rPr>
        <w:lastRenderedPageBreak/>
        <w:t>问题识别方法</w:t>
      </w:r>
      <w:bookmarkEnd w:id="27"/>
    </w:p>
    <w:p w14:paraId="6584C4DA" w14:textId="77777777" w:rsidR="00F54B80" w:rsidRDefault="00000000">
      <w:pPr>
        <w:pStyle w:val="altz"/>
        <w:ind w:firstLine="480"/>
      </w:pPr>
      <w:r>
        <w:rPr>
          <w:rFonts w:hint="eastAsia"/>
        </w:rPr>
        <w:t>在海量评论中准确识别出用户的“提问”是本研究的关键步骤。常用方法包括：</w:t>
      </w:r>
    </w:p>
    <w:p w14:paraId="3666507B" w14:textId="77777777" w:rsidR="00F54B80" w:rsidRDefault="00000000">
      <w:pPr>
        <w:pStyle w:val="altz"/>
        <w:numPr>
          <w:ilvl w:val="0"/>
          <w:numId w:val="7"/>
        </w:numPr>
        <w:ind w:firstLineChars="0"/>
      </w:pPr>
      <w:r>
        <w:rPr>
          <w:rFonts w:hint="eastAsia"/>
        </w:rPr>
        <w:t>基于规则与关键词的方法：通过匹配疑问词（如“请问”、“怎么办”）、疑问标点（“？”）或特定提问模式（如“……是不是……”）来识别显性问题。这种方法简单高效，但难以覆盖所有提问形式。</w:t>
      </w:r>
    </w:p>
    <w:p w14:paraId="0E2A47D1" w14:textId="77777777" w:rsidR="00F54B80" w:rsidRDefault="00000000">
      <w:pPr>
        <w:pStyle w:val="altz"/>
        <w:numPr>
          <w:ilvl w:val="0"/>
          <w:numId w:val="7"/>
        </w:numPr>
        <w:ind w:firstLineChars="0"/>
      </w:pPr>
      <w:r>
        <w:rPr>
          <w:rFonts w:hint="eastAsia"/>
        </w:rPr>
        <w:t>基于机器学习的分类方法：将问题识别看作一个二分类任务（是问题</w:t>
      </w:r>
      <w:r>
        <w:rPr>
          <w:rFonts w:hint="eastAsia"/>
        </w:rPr>
        <w:t>/</w:t>
      </w:r>
      <w:r>
        <w:rPr>
          <w:rFonts w:hint="eastAsia"/>
        </w:rPr>
        <w:t>不是问题），通过训练分类器来判断一条评论是否包含提问意图。这能更好地处理没有明确疑问词的隐性问题（如“感觉这样还是会怀孕”），但需要大量的标注数据。</w:t>
      </w:r>
    </w:p>
    <w:p w14:paraId="0711DB32" w14:textId="77777777" w:rsidR="00F54B80" w:rsidRDefault="00000000">
      <w:pPr>
        <w:pStyle w:val="3"/>
        <w:spacing w:before="163"/>
        <w:rPr>
          <w:rFonts w:hint="eastAsia"/>
        </w:rPr>
      </w:pPr>
      <w:bookmarkStart w:id="28" w:name="_Toc226059658"/>
      <w:r>
        <w:rPr>
          <w:rFonts w:hint="eastAsia"/>
        </w:rPr>
        <w:t>文本分类与主题分析方法</w:t>
      </w:r>
      <w:bookmarkEnd w:id="28"/>
    </w:p>
    <w:p w14:paraId="5312BE77" w14:textId="77777777" w:rsidR="00F54B80" w:rsidRDefault="00000000">
      <w:pPr>
        <w:pStyle w:val="altz"/>
        <w:ind w:firstLine="480"/>
      </w:pPr>
      <w:r>
        <w:rPr>
          <w:rFonts w:hint="eastAsia"/>
        </w:rPr>
        <w:t>对识别出的问题进行分类和主题分析，有助于系统性地理解用户的需求。主要包括如下技术。</w:t>
      </w:r>
    </w:p>
    <w:p w14:paraId="5828E2CF" w14:textId="77777777" w:rsidR="00F54B80" w:rsidRDefault="00000000">
      <w:pPr>
        <w:pStyle w:val="altz"/>
        <w:numPr>
          <w:ilvl w:val="0"/>
          <w:numId w:val="8"/>
        </w:numPr>
        <w:ind w:firstLineChars="0"/>
      </w:pPr>
      <w:r>
        <w:rPr>
          <w:rFonts w:hint="eastAsia"/>
        </w:rPr>
        <w:t>主题模型：如潜在狄利克雷分配（</w:t>
      </w:r>
      <w:r>
        <w:rPr>
          <w:rFonts w:hint="eastAsia"/>
        </w:rPr>
        <w:t>Latent Dirichlet Allocation, LDA</w:t>
      </w:r>
      <w:r>
        <w:rPr>
          <w:rFonts w:hint="eastAsia"/>
        </w:rPr>
        <w:t>），是一种无监督学习方法，能自动从大量文本中发现隐藏的主题结构，适用于探索性地分析用户关注的热点话题</w:t>
      </w:r>
      <w:r>
        <w:rPr>
          <w:rFonts w:hint="eastAsia"/>
        </w:rPr>
        <w:t xml:space="preserve"> [16]</w:t>
      </w:r>
      <w:r>
        <w:rPr>
          <w:rFonts w:hint="eastAsia"/>
        </w:rPr>
        <w:t>。</w:t>
      </w:r>
    </w:p>
    <w:p w14:paraId="339208ED" w14:textId="77777777" w:rsidR="00F54B80" w:rsidRDefault="00000000">
      <w:pPr>
        <w:pStyle w:val="altz"/>
        <w:numPr>
          <w:ilvl w:val="0"/>
          <w:numId w:val="8"/>
        </w:numPr>
        <w:ind w:firstLineChars="0"/>
      </w:pPr>
      <w:r>
        <w:rPr>
          <w:rFonts w:hint="eastAsia"/>
        </w:rPr>
        <w:t>文本聚类：通过计算文本间的语义相似度，将表述相近的问题聚合在一起，有助于归纳典型问题类型。</w:t>
      </w:r>
    </w:p>
    <w:p w14:paraId="5FC91B80" w14:textId="77777777" w:rsidR="00F54B80" w:rsidRDefault="00000000">
      <w:pPr>
        <w:pStyle w:val="altz"/>
        <w:numPr>
          <w:ilvl w:val="0"/>
          <w:numId w:val="8"/>
        </w:numPr>
        <w:ind w:firstLineChars="0"/>
      </w:pPr>
      <w:r>
        <w:rPr>
          <w:rFonts w:hint="eastAsia"/>
        </w:rPr>
        <w:t>监督式文本分类：在预先定义好的分类体系下（如“避孕方法”、“性病防治”），利用标注数据训练分类模型（如支持向量机</w:t>
      </w:r>
      <w:r>
        <w:rPr>
          <w:rFonts w:hint="eastAsia"/>
        </w:rPr>
        <w:t>SVM</w:t>
      </w:r>
      <w:r>
        <w:rPr>
          <w:rFonts w:hint="eastAsia"/>
        </w:rPr>
        <w:t>或基于</w:t>
      </w:r>
      <w:r>
        <w:rPr>
          <w:rFonts w:hint="eastAsia"/>
        </w:rPr>
        <w:t>BERT</w:t>
      </w:r>
      <w:r>
        <w:rPr>
          <w:rFonts w:hint="eastAsia"/>
        </w:rPr>
        <w:t>的深度学习模型），实现对新问题的自动归类。研究表明，基于预训练语言模型（如</w:t>
      </w:r>
      <w:r>
        <w:rPr>
          <w:rFonts w:hint="eastAsia"/>
        </w:rPr>
        <w:t>BERT</w:t>
      </w:r>
      <w:r>
        <w:rPr>
          <w:rFonts w:hint="eastAsia"/>
        </w:rPr>
        <w:t>）微调的分类方法在中文健康问题分类任务上表现优异，准确率显著高于传统方法</w:t>
      </w:r>
      <w:r>
        <w:rPr>
          <w:rFonts w:hint="eastAsia"/>
        </w:rPr>
        <w:t xml:space="preserve"> [17, 20]</w:t>
      </w:r>
      <w:r>
        <w:rPr>
          <w:rFonts w:hint="eastAsia"/>
        </w:rPr>
        <w:t>。</w:t>
      </w:r>
    </w:p>
    <w:p w14:paraId="57E626ED" w14:textId="77777777" w:rsidR="00F54B80" w:rsidRDefault="00000000">
      <w:pPr>
        <w:pStyle w:val="2"/>
        <w:spacing w:before="163" w:after="163"/>
        <w:rPr>
          <w:rFonts w:hint="eastAsia"/>
        </w:rPr>
      </w:pPr>
      <w:bookmarkStart w:id="29" w:name="_Toc226059659"/>
      <w:r>
        <w:rPr>
          <w:rFonts w:hint="eastAsia"/>
        </w:rPr>
        <w:t>大语言模型相关技术</w:t>
      </w:r>
      <w:bookmarkEnd w:id="29"/>
    </w:p>
    <w:p w14:paraId="4DEF866B" w14:textId="77777777" w:rsidR="00F54B80" w:rsidRDefault="00000000">
      <w:pPr>
        <w:pStyle w:val="altz"/>
        <w:ind w:firstLine="480"/>
      </w:pPr>
      <w:r>
        <w:t>大语言模型（</w:t>
      </w:r>
      <w:r>
        <w:t>LLM</w:t>
      </w:r>
      <w:r>
        <w:t>）是本研究实现从</w:t>
      </w:r>
      <w:r>
        <w:t>“</w:t>
      </w:r>
      <w:r>
        <w:t>问题</w:t>
      </w:r>
      <w:r>
        <w:t>”</w:t>
      </w:r>
      <w:r>
        <w:t>到</w:t>
      </w:r>
      <w:r>
        <w:t>“</w:t>
      </w:r>
      <w:r>
        <w:t>知识</w:t>
      </w:r>
      <w:r>
        <w:t>”</w:t>
      </w:r>
      <w:r>
        <w:t>转化的核心技术。</w:t>
      </w:r>
    </w:p>
    <w:p w14:paraId="5328AA21" w14:textId="77777777" w:rsidR="00F54B80" w:rsidRDefault="00000000">
      <w:pPr>
        <w:pStyle w:val="3"/>
        <w:spacing w:before="163"/>
        <w:rPr>
          <w:rFonts w:hint="eastAsia"/>
        </w:rPr>
      </w:pPr>
      <w:bookmarkStart w:id="30" w:name="_Toc226059660"/>
      <w:r>
        <w:rPr>
          <w:rFonts w:hint="eastAsia"/>
        </w:rPr>
        <w:t>大语言模型基本原理与特点</w:t>
      </w:r>
      <w:bookmarkEnd w:id="30"/>
    </w:p>
    <w:p w14:paraId="5A139FCF" w14:textId="77777777" w:rsidR="00F54B80" w:rsidRDefault="00000000">
      <w:pPr>
        <w:pStyle w:val="altz"/>
        <w:ind w:firstLine="480"/>
      </w:pPr>
      <w:r>
        <w:rPr>
          <w:rFonts w:hint="eastAsia"/>
        </w:rPr>
        <w:t>大语言模型，如</w:t>
      </w:r>
      <w:r>
        <w:rPr>
          <w:rFonts w:hint="eastAsia"/>
        </w:rPr>
        <w:t>GPT</w:t>
      </w:r>
      <w:r>
        <w:rPr>
          <w:rFonts w:hint="eastAsia"/>
        </w:rPr>
        <w:t>系列，是基于</w:t>
      </w:r>
      <w:r>
        <w:rPr>
          <w:rFonts w:hint="eastAsia"/>
        </w:rPr>
        <w:t>Transformer</w:t>
      </w:r>
      <w:r>
        <w:rPr>
          <w:rFonts w:hint="eastAsia"/>
        </w:rPr>
        <w:t>架构、在海量文本数据上进行预训练得到的深度学习模型。其核心特点在于通过“预训练</w:t>
      </w:r>
      <w:r>
        <w:rPr>
          <w:rFonts w:hint="eastAsia"/>
        </w:rPr>
        <w:t>-</w:t>
      </w:r>
      <w:r>
        <w:rPr>
          <w:rFonts w:hint="eastAsia"/>
        </w:rPr>
        <w:t>微调”范式，使其具备了强大的语言理解、生成和推理能力。</w:t>
      </w:r>
      <w:r>
        <w:rPr>
          <w:rFonts w:hint="eastAsia"/>
        </w:rPr>
        <w:t>LLM</w:t>
      </w:r>
      <w:r>
        <w:rPr>
          <w:rFonts w:hint="eastAsia"/>
        </w:rPr>
        <w:t>不仅能理解上下文，还能在没有明确训练的情况下，通过“上下文学习”（</w:t>
      </w:r>
      <w:r>
        <w:rPr>
          <w:rFonts w:hint="eastAsia"/>
        </w:rPr>
        <w:t>In-context Learning</w:t>
      </w:r>
      <w:r>
        <w:rPr>
          <w:rFonts w:hint="eastAsia"/>
        </w:rPr>
        <w:t>）完成多种复杂的自然语言任务，展现出所谓的“涌现能力”。</w:t>
      </w:r>
    </w:p>
    <w:p w14:paraId="5613B216" w14:textId="77777777" w:rsidR="00F54B80" w:rsidRDefault="00000000">
      <w:pPr>
        <w:pStyle w:val="3"/>
        <w:spacing w:before="163"/>
        <w:rPr>
          <w:rFonts w:hint="eastAsia"/>
        </w:rPr>
      </w:pPr>
      <w:bookmarkStart w:id="31" w:name="_Toc226059661"/>
      <w:r>
        <w:rPr>
          <w:rFonts w:hint="eastAsia"/>
        </w:rPr>
        <w:t>大语言模型在医疗健康问答中的应用</w:t>
      </w:r>
      <w:bookmarkEnd w:id="31"/>
    </w:p>
    <w:p w14:paraId="4CA3D167" w14:textId="77777777" w:rsidR="00F54B80" w:rsidRDefault="00000000">
      <w:pPr>
        <w:pStyle w:val="altz"/>
        <w:ind w:firstLine="480"/>
      </w:pPr>
      <w:r>
        <w:rPr>
          <w:rFonts w:hint="eastAsia"/>
        </w:rPr>
        <w:t>近年来，</w:t>
      </w:r>
      <w:r>
        <w:rPr>
          <w:rFonts w:hint="eastAsia"/>
        </w:rPr>
        <w:t>LLM</w:t>
      </w:r>
      <w:r>
        <w:rPr>
          <w:rFonts w:hint="eastAsia"/>
        </w:rPr>
        <w:t>在医疗健康领域的应用取得了突破性进展。研究证实，先进的</w:t>
      </w:r>
      <w:r>
        <w:rPr>
          <w:rFonts w:hint="eastAsia"/>
        </w:rPr>
        <w:t>LLM</w:t>
      </w:r>
      <w:r>
        <w:rPr>
          <w:rFonts w:hint="eastAsia"/>
        </w:rPr>
        <w:lastRenderedPageBreak/>
        <w:t>不仅能高分通过美国执业医师资格考试（</w:t>
      </w:r>
      <w:r>
        <w:rPr>
          <w:rFonts w:hint="eastAsia"/>
        </w:rPr>
        <w:t>USMLE</w:t>
      </w:r>
      <w:r>
        <w:rPr>
          <w:rFonts w:hint="eastAsia"/>
        </w:rPr>
        <w:t>）</w:t>
      </w:r>
      <w:r>
        <w:rPr>
          <w:rFonts w:hint="eastAsia"/>
        </w:rPr>
        <w:t>[26]</w:t>
      </w:r>
      <w:r>
        <w:rPr>
          <w:rFonts w:hint="eastAsia"/>
        </w:rPr>
        <w:t>，展现出深厚的医学知识储备，其生成的回答在信息质量和共情表达上甚至能超越人类医生</w:t>
      </w:r>
      <w:r>
        <w:rPr>
          <w:rFonts w:hint="eastAsia"/>
        </w:rPr>
        <w:t xml:space="preserve"> [23]</w:t>
      </w:r>
      <w:r>
        <w:rPr>
          <w:rFonts w:hint="eastAsia"/>
        </w:rPr>
        <w:t>。经过医疗领域数据微调的专用模型，如</w:t>
      </w:r>
      <w:r>
        <w:rPr>
          <w:rFonts w:hint="eastAsia"/>
        </w:rPr>
        <w:t>Med-PaLM 2</w:t>
      </w:r>
      <w:r>
        <w:rPr>
          <w:rFonts w:hint="eastAsia"/>
        </w:rPr>
        <w:t>，其回答的准确性和临床相关性已接近专家水平</w:t>
      </w:r>
      <w:r>
        <w:rPr>
          <w:rFonts w:hint="eastAsia"/>
        </w:rPr>
        <w:t xml:space="preserve"> [22]</w:t>
      </w:r>
      <w:r>
        <w:rPr>
          <w:rFonts w:hint="eastAsia"/>
        </w:rPr>
        <w:t>。然而，</w:t>
      </w:r>
      <w:r>
        <w:rPr>
          <w:rFonts w:hint="eastAsia"/>
        </w:rPr>
        <w:t>LLM</w:t>
      </w:r>
      <w:r>
        <w:rPr>
          <w:rFonts w:hint="eastAsia"/>
        </w:rPr>
        <w:t>也存在“幻觉”（</w:t>
      </w:r>
      <w:r>
        <w:rPr>
          <w:rFonts w:hint="eastAsia"/>
        </w:rPr>
        <w:t>Hallucination</w:t>
      </w:r>
      <w:r>
        <w:rPr>
          <w:rFonts w:hint="eastAsia"/>
        </w:rPr>
        <w:t>，即编造事实）、知识更新不及时和潜在偏见等固有风险，这要求在医疗等高风险领域应用时必须采取审慎的态度和额外的安全措施</w:t>
      </w:r>
      <w:r>
        <w:rPr>
          <w:rFonts w:hint="eastAsia"/>
        </w:rPr>
        <w:t xml:space="preserve"> [21, 25]</w:t>
      </w:r>
      <w:r>
        <w:rPr>
          <w:rFonts w:hint="eastAsia"/>
        </w:rPr>
        <w:t>。</w:t>
      </w:r>
    </w:p>
    <w:p w14:paraId="3794ABD1" w14:textId="6BF159C7" w:rsidR="00F54B80" w:rsidRDefault="00000000">
      <w:pPr>
        <w:pStyle w:val="3"/>
        <w:spacing w:before="163"/>
        <w:rPr>
          <w:rFonts w:hint="eastAsia"/>
        </w:rPr>
      </w:pPr>
      <w:bookmarkStart w:id="32" w:name="_Toc226059662"/>
      <w:r>
        <w:rPr>
          <w:rFonts w:hint="eastAsia"/>
        </w:rPr>
        <w:t>问题</w:t>
      </w:r>
      <w:r w:rsidR="00D77215">
        <w:rPr>
          <w:rFonts w:hint="eastAsia"/>
        </w:rPr>
        <w:t>规范化</w:t>
      </w:r>
      <w:r>
        <w:rPr>
          <w:rFonts w:hint="eastAsia"/>
        </w:rPr>
        <w:t>改写、答案生成与指令跟随能力</w:t>
      </w:r>
      <w:bookmarkEnd w:id="32"/>
    </w:p>
    <w:p w14:paraId="5D904704" w14:textId="77777777" w:rsidR="00F54B80" w:rsidRDefault="00000000">
      <w:pPr>
        <w:pStyle w:val="altz"/>
        <w:ind w:firstLine="480"/>
      </w:pPr>
      <w:r>
        <w:rPr>
          <w:rFonts w:hint="eastAsia"/>
        </w:rPr>
        <w:t>LLM</w:t>
      </w:r>
      <w:r>
        <w:rPr>
          <w:rFonts w:hint="eastAsia"/>
        </w:rPr>
        <w:t>强大的指令跟随（</w:t>
      </w:r>
      <w:r>
        <w:rPr>
          <w:rFonts w:hint="eastAsia"/>
        </w:rPr>
        <w:t>Instruction Following</w:t>
      </w:r>
      <w:r>
        <w:rPr>
          <w:rFonts w:hint="eastAsia"/>
        </w:rPr>
        <w:t>）能力是本研究得以实现的关键。通过设计精确的提示词（</w:t>
      </w:r>
      <w:r>
        <w:rPr>
          <w:rFonts w:hint="eastAsia"/>
        </w:rPr>
        <w:t>Prompt</w:t>
      </w:r>
      <w:r>
        <w:rPr>
          <w:rFonts w:hint="eastAsia"/>
        </w:rPr>
        <w:t>），可以引导</w:t>
      </w:r>
      <w:r>
        <w:rPr>
          <w:rFonts w:hint="eastAsia"/>
        </w:rPr>
        <w:t>LLM</w:t>
      </w:r>
      <w:r>
        <w:rPr>
          <w:rFonts w:hint="eastAsia"/>
        </w:rPr>
        <w:t>完成特定任务：</w:t>
      </w:r>
    </w:p>
    <w:p w14:paraId="65CD463B" w14:textId="77777777" w:rsidR="00F54B80" w:rsidRDefault="00000000">
      <w:pPr>
        <w:pStyle w:val="altz"/>
        <w:numPr>
          <w:ilvl w:val="0"/>
          <w:numId w:val="9"/>
        </w:numPr>
        <w:ind w:firstLineChars="0"/>
      </w:pPr>
      <w:r>
        <w:rPr>
          <w:rFonts w:hint="eastAsia"/>
        </w:rPr>
        <w:t>问题改写与规范化：可以指令</w:t>
      </w:r>
      <w:r>
        <w:rPr>
          <w:rFonts w:hint="eastAsia"/>
        </w:rPr>
        <w:t>LLM</w:t>
      </w:r>
      <w:r>
        <w:rPr>
          <w:rFonts w:hint="eastAsia"/>
        </w:rPr>
        <w:t>将一条口语化、模糊的评论，改写成一个语义清晰、表达规范、符合医学术语的标准问题。</w:t>
      </w:r>
    </w:p>
    <w:p w14:paraId="0F0C274C" w14:textId="77777777" w:rsidR="00F54B80" w:rsidRDefault="00000000">
      <w:pPr>
        <w:pStyle w:val="altz"/>
        <w:numPr>
          <w:ilvl w:val="0"/>
          <w:numId w:val="9"/>
        </w:numPr>
        <w:ind w:firstLineChars="0"/>
      </w:pPr>
      <w:r>
        <w:rPr>
          <w:rFonts w:hint="eastAsia"/>
        </w:rPr>
        <w:t>答案生成：在给定一个标准化问题后，可以指令</w:t>
      </w:r>
      <w:r>
        <w:rPr>
          <w:rFonts w:hint="eastAsia"/>
        </w:rPr>
        <w:t>LLM</w:t>
      </w:r>
      <w:r>
        <w:rPr>
          <w:rFonts w:hint="eastAsia"/>
        </w:rPr>
        <w:t>生成一个科学、准确、易于理解且富有同理心的答案。</w:t>
      </w:r>
    </w:p>
    <w:p w14:paraId="185C319C" w14:textId="77777777" w:rsidR="00F54B80" w:rsidRDefault="00000000">
      <w:pPr>
        <w:pStyle w:val="3"/>
        <w:spacing w:before="163"/>
        <w:rPr>
          <w:rFonts w:hint="eastAsia"/>
        </w:rPr>
      </w:pPr>
      <w:bookmarkStart w:id="33" w:name="_Toc226059663"/>
      <w:r>
        <w:rPr>
          <w:rFonts w:hint="eastAsia"/>
        </w:rPr>
        <w:t>领域微调方法</w:t>
      </w:r>
      <w:bookmarkEnd w:id="33"/>
    </w:p>
    <w:p w14:paraId="2E1A12E4" w14:textId="77777777" w:rsidR="00F54B80" w:rsidRDefault="00000000">
      <w:pPr>
        <w:pStyle w:val="altz"/>
        <w:ind w:firstLine="480"/>
      </w:pPr>
      <w:r>
        <w:rPr>
          <w:rFonts w:hint="eastAsia"/>
        </w:rPr>
        <w:t>为了让通用</w:t>
      </w:r>
      <w:r>
        <w:rPr>
          <w:rFonts w:hint="eastAsia"/>
        </w:rPr>
        <w:t>LLM</w:t>
      </w:r>
      <w:r>
        <w:rPr>
          <w:rFonts w:hint="eastAsia"/>
        </w:rPr>
        <w:t>更好地适应青少年生殖健康这一特定领域，需要进行领域微调。</w:t>
      </w:r>
    </w:p>
    <w:p w14:paraId="55B8F62D" w14:textId="77777777" w:rsidR="00F54B80" w:rsidRDefault="00000000">
      <w:pPr>
        <w:pStyle w:val="altz"/>
        <w:numPr>
          <w:ilvl w:val="0"/>
          <w:numId w:val="10"/>
        </w:numPr>
        <w:ind w:firstLineChars="0"/>
      </w:pPr>
      <w:r>
        <w:rPr>
          <w:rFonts w:hint="eastAsia"/>
        </w:rPr>
        <w:t>指令微调（</w:t>
      </w:r>
      <w:r>
        <w:rPr>
          <w:rFonts w:hint="eastAsia"/>
        </w:rPr>
        <w:t>Instruction Tuning</w:t>
      </w:r>
      <w:r>
        <w:rPr>
          <w:rFonts w:hint="eastAsia"/>
        </w:rPr>
        <w:t>）：通过构建包含（指令，输入，输出）格式的领域数据集，对</w:t>
      </w:r>
      <w:r>
        <w:rPr>
          <w:rFonts w:hint="eastAsia"/>
        </w:rPr>
        <w:t>LLM</w:t>
      </w:r>
      <w:r>
        <w:rPr>
          <w:rFonts w:hint="eastAsia"/>
        </w:rPr>
        <w:t>进行微调，使其学会遵循特定领域的任务指令和回答风格。这是本研究采用的核心方法。</w:t>
      </w:r>
    </w:p>
    <w:p w14:paraId="3EA99E8D" w14:textId="77777777" w:rsidR="00F54B80" w:rsidRDefault="00000000">
      <w:pPr>
        <w:pStyle w:val="altz"/>
        <w:numPr>
          <w:ilvl w:val="0"/>
          <w:numId w:val="10"/>
        </w:numPr>
        <w:ind w:firstLineChars="0"/>
      </w:pPr>
      <w:r>
        <w:rPr>
          <w:rFonts w:hint="eastAsia"/>
        </w:rPr>
        <w:t>参数高效微调（</w:t>
      </w:r>
      <w:r>
        <w:rPr>
          <w:rFonts w:hint="eastAsia"/>
        </w:rPr>
        <w:t>PEFT</w:t>
      </w:r>
      <w:r>
        <w:rPr>
          <w:rFonts w:hint="eastAsia"/>
        </w:rPr>
        <w:t>）：如</w:t>
      </w:r>
      <w:r>
        <w:rPr>
          <w:rFonts w:hint="eastAsia"/>
        </w:rPr>
        <w:t>LoRA/QLoRA</w:t>
      </w:r>
      <w:r>
        <w:rPr>
          <w:rFonts w:hint="eastAsia"/>
        </w:rPr>
        <w:t>等技术，通过仅训练模型的一小部分参数，即可实现接近全量微调的效果，极大地降低了计算资源需求，非常适合学术研究环境。</w:t>
      </w:r>
    </w:p>
    <w:p w14:paraId="24C34705" w14:textId="77777777" w:rsidR="00F54B80" w:rsidRDefault="00000000">
      <w:pPr>
        <w:pStyle w:val="3"/>
        <w:spacing w:before="163" w:after="120"/>
        <w:rPr>
          <w:rFonts w:hint="eastAsia"/>
        </w:rPr>
      </w:pPr>
      <w:bookmarkStart w:id="34" w:name="_Toc226059664"/>
      <w:bookmarkStart w:id="35" w:name="_Toc168604733"/>
      <w:r>
        <w:rPr>
          <w:rFonts w:hint="eastAsia"/>
        </w:rPr>
        <w:t>模型微调</w:t>
      </w:r>
      <w:r>
        <w:rPr>
          <w:rFonts w:hint="eastAsia"/>
        </w:rPr>
        <w:t>-LLaMA Factory</w:t>
      </w:r>
      <w:bookmarkEnd w:id="34"/>
      <w:bookmarkEnd w:id="35"/>
    </w:p>
    <w:p w14:paraId="7288499B" w14:textId="77777777" w:rsidR="00F54B80" w:rsidRDefault="00000000">
      <w:pPr>
        <w:pStyle w:val="altz"/>
        <w:ind w:firstLine="480"/>
      </w:pPr>
      <w:r>
        <w:rPr>
          <w:rFonts w:hint="eastAsia"/>
        </w:rPr>
        <w:t>LLaMA Factory</w:t>
      </w:r>
      <w:r>
        <w:rPr>
          <w:rFonts w:hint="eastAsia"/>
        </w:rPr>
        <w:t>是一个用于大语言模型训练的开源框架，通过训练可以使模型更好地适应特定的任务或数据集。其支持多训练阶段，包括预训练、有监督微调和奖励模型训练等。</w:t>
      </w:r>
    </w:p>
    <w:p w14:paraId="717CA163" w14:textId="77777777" w:rsidR="00F54B80" w:rsidRDefault="00000000">
      <w:pPr>
        <w:pStyle w:val="altz"/>
        <w:ind w:firstLine="480"/>
      </w:pPr>
      <w:r>
        <w:rPr>
          <w:rFonts w:hint="eastAsia"/>
        </w:rPr>
        <w:t>LLaMA Factory</w:t>
      </w:r>
      <w:r>
        <w:rPr>
          <w:rFonts w:hint="eastAsia"/>
        </w:rPr>
        <w:t>能够加载多种类型的模型，尤其是开源的大语言模型，如</w:t>
      </w:r>
      <w:r>
        <w:rPr>
          <w:rFonts w:hint="eastAsia"/>
        </w:rPr>
        <w:t>Qwen</w:t>
      </w:r>
      <w:r>
        <w:rPr>
          <w:rFonts w:hint="eastAsia"/>
        </w:rPr>
        <w:t>、</w:t>
      </w:r>
      <w:r>
        <w:rPr>
          <w:rFonts w:hint="eastAsia"/>
        </w:rPr>
        <w:t>Llama</w:t>
      </w:r>
      <w:r>
        <w:rPr>
          <w:rFonts w:hint="eastAsia"/>
        </w:rPr>
        <w:t>等。在训练过程中，</w:t>
      </w:r>
      <w:r>
        <w:rPr>
          <w:rFonts w:hint="eastAsia"/>
        </w:rPr>
        <w:t>LLaMA Factory</w:t>
      </w:r>
      <w:r>
        <w:rPr>
          <w:rFonts w:hint="eastAsia"/>
        </w:rPr>
        <w:t>提供了丰富的监控和调试功能，包括实时指标、日志记录和模型检查点等，有助于开发者更好地了解模型的训练过程。训练完成后，开发者可以测试其模型性能。如果模型的表现令人满意，开发者可以将模型导出，以便在其他应用中使用。</w:t>
      </w:r>
    </w:p>
    <w:p w14:paraId="09FC07C8" w14:textId="77777777" w:rsidR="00F54B80" w:rsidRDefault="00000000">
      <w:pPr>
        <w:pStyle w:val="altz"/>
        <w:ind w:firstLine="480"/>
      </w:pPr>
      <w:r>
        <w:rPr>
          <w:rFonts w:hint="eastAsia"/>
        </w:rPr>
        <w:t>LLaMA Factory</w:t>
      </w:r>
      <w:r>
        <w:rPr>
          <w:rFonts w:hint="eastAsia"/>
        </w:rPr>
        <w:t>同时提供了一个功能全面、操作简便的平台，使得大语言模型的微调变得更加容易和高效。在本研究中，</w:t>
      </w:r>
      <w:r>
        <w:rPr>
          <w:rFonts w:hint="eastAsia"/>
        </w:rPr>
        <w:t>LLaMA Factory</w:t>
      </w:r>
      <w:r>
        <w:rPr>
          <w:rFonts w:hint="eastAsia"/>
        </w:rPr>
        <w:t>将用于有监督微调大语言模型，</w:t>
      </w:r>
      <w:r>
        <w:rPr>
          <w:rFonts w:hint="eastAsia"/>
        </w:rPr>
        <w:lastRenderedPageBreak/>
        <w:t>以适应青少年生殖健康问答的需求，提高模型在问答任务上各项指标的表现力。</w:t>
      </w:r>
    </w:p>
    <w:p w14:paraId="33703036" w14:textId="77777777" w:rsidR="00F54B80" w:rsidRDefault="00000000">
      <w:pPr>
        <w:pStyle w:val="2"/>
        <w:spacing w:before="163" w:after="163"/>
        <w:rPr>
          <w:rFonts w:hint="eastAsia"/>
        </w:rPr>
      </w:pPr>
      <w:bookmarkStart w:id="36" w:name="_Toc226059665"/>
      <w:r>
        <w:rPr>
          <w:rFonts w:hint="eastAsia"/>
        </w:rPr>
        <w:t>模型评估方法</w:t>
      </w:r>
      <w:bookmarkEnd w:id="36"/>
    </w:p>
    <w:p w14:paraId="0ECDE804" w14:textId="361A065F" w:rsidR="00F54B80" w:rsidRDefault="00000000">
      <w:pPr>
        <w:pStyle w:val="altz"/>
        <w:ind w:firstLine="480"/>
      </w:pPr>
      <w:r>
        <w:rPr>
          <w:rFonts w:hint="eastAsia"/>
        </w:rPr>
        <w:t>科学、全面地评估模型性能是本研究不可或缺的一环，本研究将采用人工评估</w:t>
      </w:r>
      <w:r w:rsidR="00B4723F">
        <w:rPr>
          <w:rFonts w:hint="eastAsia"/>
        </w:rPr>
        <w:t>与自动化评估</w:t>
      </w:r>
      <w:r>
        <w:rPr>
          <w:rFonts w:hint="eastAsia"/>
        </w:rPr>
        <w:t>相结合的综合评价体系。</w:t>
      </w:r>
    </w:p>
    <w:p w14:paraId="3A37C5C5" w14:textId="77777777" w:rsidR="00F54B80" w:rsidRDefault="00000000">
      <w:pPr>
        <w:pStyle w:val="3"/>
        <w:spacing w:before="163"/>
        <w:rPr>
          <w:rFonts w:hint="eastAsia"/>
        </w:rPr>
      </w:pPr>
      <w:bookmarkStart w:id="37" w:name="_Toc226059666"/>
      <w:r>
        <w:rPr>
          <w:rFonts w:hint="eastAsia"/>
        </w:rPr>
        <w:t>人工评估维度</w:t>
      </w:r>
      <w:bookmarkEnd w:id="37"/>
    </w:p>
    <w:p w14:paraId="08AAF8F3" w14:textId="77777777" w:rsidR="00F54B80" w:rsidRDefault="00000000">
      <w:pPr>
        <w:pStyle w:val="altz"/>
        <w:ind w:firstLine="480"/>
      </w:pPr>
      <w:r>
        <w:rPr>
          <w:rFonts w:hint="eastAsia"/>
        </w:rPr>
        <w:t>由于自动化指标无法完全捕捉医学回答的严谨性和实用性，人工评估仍然是黄金标准。参考相关研究</w:t>
      </w:r>
      <w:r>
        <w:rPr>
          <w:rFonts w:hint="eastAsia"/>
        </w:rPr>
        <w:t xml:space="preserve"> [27]</w:t>
      </w:r>
      <w:r>
        <w:rPr>
          <w:rFonts w:hint="eastAsia"/>
        </w:rPr>
        <w:t>，本研究将从以下六个维度对模型生成的答案进行人工评分：</w:t>
      </w:r>
    </w:p>
    <w:p w14:paraId="221D48B6" w14:textId="77777777" w:rsidR="00F54B80" w:rsidRDefault="00000000">
      <w:pPr>
        <w:pStyle w:val="altz"/>
        <w:numPr>
          <w:ilvl w:val="0"/>
          <w:numId w:val="11"/>
        </w:numPr>
        <w:ind w:firstLineChars="0"/>
      </w:pPr>
      <w:r>
        <w:rPr>
          <w:rFonts w:hint="eastAsia"/>
        </w:rPr>
        <w:t>指导性：答案是否提供了清晰、可操作的建议或下一步行动指南。</w:t>
      </w:r>
    </w:p>
    <w:p w14:paraId="587B3E11" w14:textId="77777777" w:rsidR="00F54B80" w:rsidRDefault="00000000">
      <w:pPr>
        <w:pStyle w:val="altz"/>
        <w:numPr>
          <w:ilvl w:val="0"/>
          <w:numId w:val="11"/>
        </w:numPr>
        <w:ind w:firstLineChars="0"/>
      </w:pPr>
      <w:r>
        <w:rPr>
          <w:rFonts w:hint="eastAsia"/>
        </w:rPr>
        <w:t>准确性：答案所包含的医学信息是否科学、准确，无事实性错误。</w:t>
      </w:r>
    </w:p>
    <w:p w14:paraId="0B08E4C0" w14:textId="77777777" w:rsidR="00F54B80" w:rsidRDefault="00000000">
      <w:pPr>
        <w:pStyle w:val="altz"/>
        <w:numPr>
          <w:ilvl w:val="0"/>
          <w:numId w:val="11"/>
        </w:numPr>
        <w:ind w:firstLineChars="0"/>
      </w:pPr>
      <w:r>
        <w:rPr>
          <w:rFonts w:hint="eastAsia"/>
        </w:rPr>
        <w:t>完整性：答案是否全面地回应了用户提问的所有方面，无重要信息遗漏。</w:t>
      </w:r>
    </w:p>
    <w:p w14:paraId="6F3C53AB" w14:textId="77777777" w:rsidR="00F54B80" w:rsidRDefault="00000000">
      <w:pPr>
        <w:pStyle w:val="altz"/>
        <w:numPr>
          <w:ilvl w:val="0"/>
          <w:numId w:val="11"/>
        </w:numPr>
        <w:ind w:firstLineChars="0"/>
      </w:pPr>
      <w:r>
        <w:rPr>
          <w:rFonts w:hint="eastAsia"/>
        </w:rPr>
        <w:t>安全性：答案是否不包含任何可能导致伤害的建议，并对潜在风险进行了充分提示。</w:t>
      </w:r>
    </w:p>
    <w:p w14:paraId="7862B09E" w14:textId="77777777" w:rsidR="00F54B80" w:rsidRDefault="00000000">
      <w:pPr>
        <w:pStyle w:val="altz"/>
        <w:numPr>
          <w:ilvl w:val="0"/>
          <w:numId w:val="11"/>
        </w:numPr>
        <w:ind w:firstLineChars="0"/>
      </w:pPr>
      <w:r>
        <w:rPr>
          <w:rFonts w:hint="eastAsia"/>
        </w:rPr>
        <w:t>易于理解：答案是否使用通俗易懂的语言，避免了不必要的专业术语，适合青少年阅读。</w:t>
      </w:r>
    </w:p>
    <w:p w14:paraId="7D1E9402" w14:textId="77777777" w:rsidR="00F54B80" w:rsidRDefault="00000000">
      <w:pPr>
        <w:pStyle w:val="altz"/>
        <w:numPr>
          <w:ilvl w:val="0"/>
          <w:numId w:val="11"/>
        </w:numPr>
        <w:ind w:firstLineChars="0"/>
      </w:pPr>
      <w:r>
        <w:rPr>
          <w:rFonts w:hint="eastAsia"/>
        </w:rPr>
        <w:t>仅提供必要信息：答案是否仅提供了必要信息，避免了无关内容的冗余，做到了言简意赅。</w:t>
      </w:r>
    </w:p>
    <w:p w14:paraId="26512857" w14:textId="7AE490FE" w:rsidR="00F54B80" w:rsidRDefault="00000000">
      <w:pPr>
        <w:pStyle w:val="3"/>
        <w:spacing w:before="163"/>
        <w:rPr>
          <w:rFonts w:hint="eastAsia"/>
        </w:rPr>
      </w:pPr>
      <w:bookmarkStart w:id="38" w:name="_Toc226059667"/>
      <w:r>
        <w:rPr>
          <w:rFonts w:hint="eastAsia"/>
        </w:rPr>
        <w:t>自动化评估</w:t>
      </w:r>
      <w:bookmarkEnd w:id="38"/>
      <w:r w:rsidR="00B4723F">
        <w:rPr>
          <w:rFonts w:hint="eastAsia"/>
        </w:rPr>
        <w:t>方法</w:t>
      </w:r>
    </w:p>
    <w:p w14:paraId="12854DA0" w14:textId="77777777" w:rsidR="00F54B80" w:rsidRDefault="00000000">
      <w:pPr>
        <w:pStyle w:val="altz"/>
        <w:ind w:firstLine="480"/>
      </w:pPr>
      <w:r>
        <w:rPr>
          <w:rFonts w:hint="eastAsia"/>
        </w:rPr>
        <w:t>自动化评估主要用于快速、规模化地衡量模型生成文本的质量。</w:t>
      </w:r>
    </w:p>
    <w:p w14:paraId="350AB420" w14:textId="67AB76B8" w:rsidR="00F54B80" w:rsidRDefault="00000000">
      <w:pPr>
        <w:pStyle w:val="altz"/>
        <w:ind w:firstLine="480"/>
      </w:pPr>
      <w:r>
        <w:rPr>
          <w:rFonts w:hint="eastAsia"/>
        </w:rPr>
        <w:t>近年来，利用更强大的</w:t>
      </w:r>
      <w:r>
        <w:rPr>
          <w:rFonts w:hint="eastAsia"/>
        </w:rPr>
        <w:t>LLM</w:t>
      </w:r>
      <w:r>
        <w:rPr>
          <w:rFonts w:hint="eastAsia"/>
        </w:rPr>
        <w:t>（如</w:t>
      </w:r>
      <w:r>
        <w:rPr>
          <w:rFonts w:hint="eastAsia"/>
        </w:rPr>
        <w:t>GPT-4</w:t>
      </w:r>
      <w:r>
        <w:rPr>
          <w:rFonts w:hint="eastAsia"/>
        </w:rPr>
        <w:t>）作为“裁判”来对模型输出进行打分成为一种新兴趋势。为验证</w:t>
      </w:r>
      <w:r>
        <w:rPr>
          <w:rFonts w:hint="eastAsia"/>
        </w:rPr>
        <w:t>AI</w:t>
      </w:r>
      <w:r>
        <w:rPr>
          <w:rFonts w:hint="eastAsia"/>
        </w:rPr>
        <w:t>裁判的可靠性，本研究将首先抽取部分样本，让人类专家与</w:t>
      </w:r>
      <w:r>
        <w:rPr>
          <w:rFonts w:hint="eastAsia"/>
        </w:rPr>
        <w:t>AI</w:t>
      </w:r>
      <w:r>
        <w:rPr>
          <w:rFonts w:hint="eastAsia"/>
        </w:rPr>
        <w:t>裁判同时评分</w:t>
      </w:r>
      <w:commentRangeStart w:id="39"/>
      <w:r>
        <w:rPr>
          <w:rFonts w:hint="eastAsia"/>
        </w:rPr>
        <w:t>，然后计算两者评分的</w:t>
      </w:r>
      <w:r>
        <w:rPr>
          <w:rFonts w:hint="eastAsia"/>
        </w:rPr>
        <w:t>Kappa</w:t>
      </w:r>
      <w:r>
        <w:rPr>
          <w:rFonts w:hint="eastAsia"/>
        </w:rPr>
        <w:t>一致性系数。</w:t>
      </w:r>
      <w:commentRangeEnd w:id="39"/>
      <w:r>
        <w:rPr>
          <w:rStyle w:val="afb"/>
        </w:rPr>
        <w:commentReference w:id="39"/>
      </w:r>
      <w:r>
        <w:rPr>
          <w:rFonts w:hint="eastAsia"/>
        </w:rPr>
        <w:t>若一致性达到较高水平，则可证明</w:t>
      </w:r>
      <w:r>
        <w:rPr>
          <w:rFonts w:hint="eastAsia"/>
        </w:rPr>
        <w:t>AI</w:t>
      </w:r>
      <w:r>
        <w:rPr>
          <w:rFonts w:hint="eastAsia"/>
        </w:rPr>
        <w:t>评分在本任务下能有效替代部分人工评估工作，从而实现对大规模测试集的高效评估。</w:t>
      </w:r>
    </w:p>
    <w:p w14:paraId="71F6577D" w14:textId="77777777" w:rsidR="00F54B80" w:rsidRDefault="00000000">
      <w:pPr>
        <w:pStyle w:val="2"/>
        <w:spacing w:before="163" w:after="163"/>
        <w:rPr>
          <w:rFonts w:hint="eastAsia"/>
        </w:rPr>
      </w:pPr>
      <w:bookmarkStart w:id="40" w:name="_Toc226059668"/>
      <w:commentRangeStart w:id="41"/>
      <w:r>
        <w:rPr>
          <w:rFonts w:hint="eastAsia"/>
        </w:rPr>
        <w:t>本章小结</w:t>
      </w:r>
      <w:bookmarkEnd w:id="40"/>
    </w:p>
    <w:p w14:paraId="12874861" w14:textId="77777777" w:rsidR="00F54B80" w:rsidRDefault="00000000">
      <w:pPr>
        <w:pStyle w:val="altz"/>
        <w:ind w:firstLine="480"/>
      </w:pPr>
      <w:r>
        <w:t>本章系统梳理了支撑本研究的理论基础与关键技术。首先，从青少年生殖健康与社交媒体传播理论出发，明确了研究的现实背景与核心矛盾</w:t>
      </w:r>
      <w:r>
        <w:t>——</w:t>
      </w:r>
      <w:r>
        <w:t>即青少年旺盛而隐秘的信息需求与社交媒体上良莠不齐的内容生态之间的冲突，并论证了从</w:t>
      </w:r>
      <w:r>
        <w:t>UGC</w:t>
      </w:r>
      <w:r>
        <w:t>中挖掘真实需求的价值。其次，详细介绍了从海量中文评论中提取、识别和分类问题的文本处理技术，为数据的前期处理提供了方法论支持。再次，深入探讨了大语言模型的基本原理及其在医疗问答领域的应用现状、能力与挑战，并阐明了如何通过指令微调等技术将其改造为适用于本研究特定任务的工具。最后，构建了一个结合自动化指标与多维度人工评估的</w:t>
      </w:r>
      <w:r>
        <w:lastRenderedPageBreak/>
        <w:t>综合评价框架，为科学衡量研究成果提供了标准</w:t>
      </w:r>
      <w:r>
        <w:rPr>
          <w:rFonts w:hint="eastAsia"/>
        </w:rPr>
        <w:t>。</w:t>
      </w:r>
    </w:p>
    <w:commentRangeEnd w:id="41"/>
    <w:p w14:paraId="30849A5B" w14:textId="77777777" w:rsidR="00F54B80" w:rsidRDefault="00000000">
      <w:pPr>
        <w:pStyle w:val="altz"/>
        <w:ind w:firstLine="480"/>
        <w:sectPr w:rsidR="00F54B80">
          <w:headerReference w:type="default" r:id="rId28"/>
          <w:endnotePr>
            <w:numFmt w:val="decimal"/>
          </w:endnotePr>
          <w:pgSz w:w="11906" w:h="16838"/>
          <w:pgMar w:top="1701" w:right="1418" w:bottom="1701" w:left="1418" w:header="851" w:footer="850" w:gutter="0"/>
          <w:cols w:space="425"/>
          <w:docGrid w:type="linesAndChars" w:linePitch="326"/>
        </w:sectPr>
      </w:pPr>
      <w:r>
        <w:commentReference w:id="41"/>
      </w:r>
    </w:p>
    <w:p w14:paraId="6AF06F5A" w14:textId="0FC8AE5A" w:rsidR="00F54B80" w:rsidRDefault="00000000">
      <w:pPr>
        <w:pStyle w:val="1"/>
        <w:spacing w:before="326" w:after="326"/>
        <w:rPr>
          <w:rFonts w:hint="eastAsia"/>
        </w:rPr>
      </w:pPr>
      <w:bookmarkStart w:id="42" w:name="_Toc226059669"/>
      <w:r>
        <w:rPr>
          <w:rFonts w:hint="eastAsia"/>
        </w:rPr>
        <w:lastRenderedPageBreak/>
        <w:t>数据来源与</w:t>
      </w:r>
      <w:bookmarkEnd w:id="42"/>
      <w:r w:rsidR="00393831">
        <w:rPr>
          <w:rFonts w:hint="eastAsia"/>
        </w:rPr>
        <w:t>处理</w:t>
      </w:r>
    </w:p>
    <w:p w14:paraId="0B3EF512" w14:textId="77777777" w:rsidR="00393831" w:rsidRDefault="00393831" w:rsidP="00393831">
      <w:pPr>
        <w:pStyle w:val="altz"/>
        <w:ind w:firstLine="480"/>
      </w:pPr>
      <w:bookmarkStart w:id="43" w:name="_Toc226059670"/>
      <w:r>
        <w:rPr>
          <w:rFonts w:hint="eastAsia"/>
        </w:rPr>
        <w:t>本章任务在于完成研究的数据准备工作，从真实、复杂的网络环境中，系统性地采集并构建一个能够反映青少年生殖健康真实需求的原始问题数据集。</w:t>
      </w:r>
    </w:p>
    <w:p w14:paraId="24ECBFCA" w14:textId="0E55C3A3" w:rsidR="00F54B80" w:rsidRPr="00393831" w:rsidRDefault="00000000" w:rsidP="00393831">
      <w:pPr>
        <w:pStyle w:val="altz"/>
        <w:ind w:firstLine="480"/>
        <w:rPr>
          <w:strike/>
        </w:rPr>
      </w:pPr>
      <w:r w:rsidRPr="00393831">
        <w:rPr>
          <w:rFonts w:hint="eastAsia"/>
          <w:strike/>
        </w:rPr>
        <w:t>研究总体框架</w:t>
      </w:r>
      <w:bookmarkEnd w:id="43"/>
    </w:p>
    <w:p w14:paraId="30811F3E" w14:textId="77777777" w:rsidR="00F54B80" w:rsidRPr="00393831" w:rsidRDefault="00000000">
      <w:pPr>
        <w:pStyle w:val="altz"/>
        <w:ind w:firstLine="480"/>
        <w:rPr>
          <w:strike/>
        </w:rPr>
      </w:pPr>
      <w:r w:rsidRPr="00393831">
        <w:rPr>
          <w:rFonts w:hint="eastAsia"/>
          <w:strike/>
        </w:rPr>
        <w:t>为系统性地探究社交媒体平台中青少年生殖健康信息生态，并构建一个能有效服务于该领域的智能问答系统，本研究设计了涵盖“数据采集—分析—应用”全链路的总体框架。整个框架以</w:t>
      </w:r>
      <w:r w:rsidRPr="00393831">
        <w:rPr>
          <w:rFonts w:hint="eastAsia"/>
          <w:strike/>
        </w:rPr>
        <w:t>Bilibili</w:t>
      </w:r>
      <w:r w:rsidRPr="00393831">
        <w:rPr>
          <w:rFonts w:hint="eastAsia"/>
          <w:strike/>
        </w:rPr>
        <w:t>平台的公开数据为输入，通过多阶段的处理与分析，最终产出经过领域微调的大语言模型及相应的评估结论。</w:t>
      </w:r>
      <w:commentRangeStart w:id="44"/>
      <w:r w:rsidRPr="00393831">
        <w:rPr>
          <w:rFonts w:hint="eastAsia"/>
          <w:strike/>
        </w:rPr>
        <w:t>具体流程如下：</w:t>
      </w:r>
    </w:p>
    <w:p w14:paraId="64985A2C" w14:textId="77777777" w:rsidR="00F54B80" w:rsidRPr="00393831" w:rsidRDefault="00000000">
      <w:pPr>
        <w:pStyle w:val="altz"/>
        <w:numPr>
          <w:ilvl w:val="0"/>
          <w:numId w:val="12"/>
        </w:numPr>
        <w:ind w:firstLineChars="0"/>
        <w:rPr>
          <w:strike/>
        </w:rPr>
      </w:pPr>
      <w:r w:rsidRPr="00393831">
        <w:rPr>
          <w:rFonts w:hint="eastAsia"/>
          <w:strike/>
        </w:rPr>
        <w:t>数据采集与构建：首先，基于一套精心设计的关键词体系，通过分布式网络爬虫框架，系统性地从</w:t>
      </w:r>
      <w:r w:rsidRPr="00393831">
        <w:rPr>
          <w:rFonts w:hint="eastAsia"/>
          <w:strike/>
        </w:rPr>
        <w:t>Bilibili</w:t>
      </w:r>
      <w:r w:rsidRPr="00393831">
        <w:rPr>
          <w:rFonts w:hint="eastAsia"/>
          <w:strike/>
        </w:rPr>
        <w:t>平台采集与青少年生殖健康主题高度相关的视频元数据及用户生成的文本数据（评论、弹幕等）。</w:t>
      </w:r>
    </w:p>
    <w:p w14:paraId="43C84338" w14:textId="77777777" w:rsidR="00F54B80" w:rsidRPr="00393831" w:rsidRDefault="00000000">
      <w:pPr>
        <w:pStyle w:val="altz"/>
        <w:numPr>
          <w:ilvl w:val="0"/>
          <w:numId w:val="12"/>
        </w:numPr>
        <w:ind w:firstLineChars="0"/>
        <w:rPr>
          <w:strike/>
        </w:rPr>
      </w:pPr>
      <w:r w:rsidRPr="00393831">
        <w:rPr>
          <w:rFonts w:hint="eastAsia"/>
          <w:strike/>
        </w:rPr>
        <w:t>数据预处理：对采集到的原始数据进行一系列清洗与规范化操作，包括去重、格式统一、中文分词、停用词过滤以及噪声与无关内容识别，旨在构建一个高质量、可供分析的干净数据集。</w:t>
      </w:r>
    </w:p>
    <w:p w14:paraId="74C79122" w14:textId="77777777" w:rsidR="00F54B80" w:rsidRPr="00393831" w:rsidRDefault="00000000">
      <w:pPr>
        <w:pStyle w:val="altz"/>
        <w:numPr>
          <w:ilvl w:val="0"/>
          <w:numId w:val="12"/>
        </w:numPr>
        <w:ind w:firstLineChars="0"/>
        <w:rPr>
          <w:strike/>
        </w:rPr>
      </w:pPr>
      <w:r w:rsidRPr="00393831">
        <w:rPr>
          <w:rFonts w:hint="eastAsia"/>
          <w:strike/>
        </w:rPr>
        <w:t>问题识别与分类分析（对应第四章）：</w:t>
      </w:r>
      <w:r w:rsidRPr="00393831">
        <w:rPr>
          <w:rFonts w:hint="eastAsia"/>
          <w:strike/>
        </w:rPr>
        <w:t xml:space="preserve"> </w:t>
      </w:r>
      <w:r w:rsidRPr="00393831">
        <w:rPr>
          <w:rFonts w:hint="eastAsia"/>
          <w:strike/>
        </w:rPr>
        <w:t>运用自然语言处理技术与主题建模方法，对预处理后的用户评论文本进行深度挖掘，识别其中蕴含的真实提问，并对其进行内容分析与主题归类，以数据驱动的方式揭示青少年群体的核心信息需求。</w:t>
      </w:r>
    </w:p>
    <w:p w14:paraId="2717C4BB" w14:textId="77777777" w:rsidR="00F54B80" w:rsidRPr="00393831" w:rsidRDefault="00000000">
      <w:pPr>
        <w:pStyle w:val="altz"/>
        <w:numPr>
          <w:ilvl w:val="0"/>
          <w:numId w:val="12"/>
        </w:numPr>
        <w:ind w:firstLineChars="0"/>
        <w:rPr>
          <w:strike/>
        </w:rPr>
      </w:pPr>
      <w:r w:rsidRPr="00393831">
        <w:rPr>
          <w:rFonts w:hint="eastAsia"/>
          <w:strike/>
        </w:rPr>
        <w:t>问答数据集构建（对应第五章）：基于前一阶段的分析结果，利用大语言模型的强大文本生成与理解能力，将从真实语境中提取的、口语化的用户问题，转化为结构化、标准化的“问题</w:t>
      </w:r>
      <w:r w:rsidRPr="00393831">
        <w:rPr>
          <w:rFonts w:hint="eastAsia"/>
          <w:strike/>
        </w:rPr>
        <w:t>-</w:t>
      </w:r>
      <w:r w:rsidRPr="00393831">
        <w:rPr>
          <w:rFonts w:hint="eastAsia"/>
          <w:strike/>
        </w:rPr>
        <w:t>答案”（</w:t>
      </w:r>
      <w:r w:rsidRPr="00393831">
        <w:rPr>
          <w:rFonts w:hint="eastAsia"/>
          <w:strike/>
        </w:rPr>
        <w:t>QA</w:t>
      </w:r>
      <w:r w:rsidRPr="00393831">
        <w:rPr>
          <w:rFonts w:hint="eastAsia"/>
          <w:strike/>
        </w:rPr>
        <w:t>）对，构建一个专用于模型微调的高质量领域数据集。</w:t>
      </w:r>
    </w:p>
    <w:p w14:paraId="55E30BAE" w14:textId="77777777" w:rsidR="00F54B80" w:rsidRPr="00393831" w:rsidRDefault="00000000">
      <w:pPr>
        <w:pStyle w:val="altz"/>
        <w:numPr>
          <w:ilvl w:val="0"/>
          <w:numId w:val="12"/>
        </w:numPr>
        <w:ind w:firstLineChars="0"/>
        <w:rPr>
          <w:strike/>
        </w:rPr>
      </w:pPr>
      <w:r w:rsidRPr="00393831">
        <w:rPr>
          <w:rFonts w:hint="eastAsia"/>
          <w:strike/>
        </w:rPr>
        <w:t>模型微调与评估（对应第六章）：将构建好的领域问答数据集应用于现有的大语言模型，通过指令微调（</w:t>
      </w:r>
      <w:r w:rsidRPr="00393831">
        <w:rPr>
          <w:rFonts w:hint="eastAsia"/>
          <w:strike/>
        </w:rPr>
        <w:t>Instruction-Tuning</w:t>
      </w:r>
      <w:r w:rsidRPr="00393831">
        <w:rPr>
          <w:rFonts w:hint="eastAsia"/>
          <w:strike/>
        </w:rPr>
        <w:t>）技术，使其掌握青少年生殖健康领域的专业知识与沟通范式。最后，通过自动化指标与人工评估相结合的综合评价体系，对微调后模型的性能进行全面检验。</w:t>
      </w:r>
    </w:p>
    <w:p w14:paraId="57EBFB21" w14:textId="77777777" w:rsidR="00F54B80" w:rsidRPr="00393831" w:rsidRDefault="00000000">
      <w:pPr>
        <w:pStyle w:val="altz"/>
        <w:ind w:firstLine="480"/>
        <w:rPr>
          <w:strike/>
        </w:rPr>
      </w:pPr>
      <w:r w:rsidRPr="00393831">
        <w:rPr>
          <w:rFonts w:hint="eastAsia"/>
          <w:strike/>
        </w:rPr>
        <w:t>该框架从真实数据出发，通过层层递进的分析与构建，最终回归到应用层面，形成了一个完整的研究闭环。</w:t>
      </w:r>
      <w:commentRangeEnd w:id="44"/>
      <w:r w:rsidRPr="00393831">
        <w:rPr>
          <w:strike/>
        </w:rPr>
        <w:commentReference w:id="44"/>
      </w:r>
    </w:p>
    <w:p w14:paraId="29867809" w14:textId="77777777" w:rsidR="00F54B80" w:rsidRDefault="00000000">
      <w:pPr>
        <w:pStyle w:val="2"/>
        <w:spacing w:before="163" w:after="163"/>
        <w:rPr>
          <w:rFonts w:hint="eastAsia"/>
        </w:rPr>
      </w:pPr>
      <w:bookmarkStart w:id="45" w:name="_Toc226059671"/>
      <w:r>
        <w:rPr>
          <w:rFonts w:hint="eastAsia"/>
        </w:rPr>
        <w:t>数据来源与样本筛选</w:t>
      </w:r>
      <w:bookmarkEnd w:id="45"/>
    </w:p>
    <w:p w14:paraId="6218E4D7" w14:textId="77777777" w:rsidR="00F54B80" w:rsidRDefault="00000000">
      <w:pPr>
        <w:pStyle w:val="3"/>
        <w:spacing w:before="163"/>
        <w:rPr>
          <w:rFonts w:hint="eastAsia"/>
        </w:rPr>
      </w:pPr>
      <w:bookmarkStart w:id="46" w:name="_Toc226059672"/>
      <w:r>
        <w:rPr>
          <w:rFonts w:hint="eastAsia"/>
        </w:rPr>
        <w:t>数据平台与时间范围</w:t>
      </w:r>
      <w:bookmarkEnd w:id="46"/>
    </w:p>
    <w:p w14:paraId="700FEF3C" w14:textId="77777777" w:rsidR="00F54B80" w:rsidRDefault="00000000">
      <w:pPr>
        <w:pStyle w:val="altz"/>
        <w:ind w:firstLine="480"/>
      </w:pPr>
      <w:r>
        <w:rPr>
          <w:rFonts w:hint="eastAsia"/>
        </w:rPr>
        <w:t>本研究的数据来源平台为</w:t>
      </w:r>
      <w:r>
        <w:rPr>
          <w:rFonts w:hint="eastAsia"/>
        </w:rPr>
        <w:t>Bilibili</w:t>
      </w:r>
      <w:r>
        <w:rPr>
          <w:rFonts w:hint="eastAsia"/>
        </w:rPr>
        <w:t>（哔哩哔哩，简称</w:t>
      </w:r>
      <w:r>
        <w:rPr>
          <w:rFonts w:hint="eastAsia"/>
        </w:rPr>
        <w:t>B</w:t>
      </w:r>
      <w:r>
        <w:rPr>
          <w:rFonts w:hint="eastAsia"/>
        </w:rPr>
        <w:t>站）。选择该平台主要基于以下考量：首先，</w:t>
      </w:r>
      <w:r>
        <w:rPr>
          <w:rFonts w:hint="eastAsia"/>
        </w:rPr>
        <w:t>Bilibili</w:t>
      </w:r>
      <w:r>
        <w:rPr>
          <w:rFonts w:hint="eastAsia"/>
        </w:rPr>
        <w:t>是中国最受“</w:t>
      </w:r>
      <w:r>
        <w:rPr>
          <w:rFonts w:hint="eastAsia"/>
        </w:rPr>
        <w:t>Z</w:t>
      </w:r>
      <w:r>
        <w:rPr>
          <w:rFonts w:hint="eastAsia"/>
        </w:rPr>
        <w:t>世代”（通常指</w:t>
      </w:r>
      <w:r>
        <w:rPr>
          <w:rFonts w:hint="eastAsia"/>
        </w:rPr>
        <w:t>1995-2009</w:t>
      </w:r>
      <w:r>
        <w:rPr>
          <w:rFonts w:hint="eastAsia"/>
        </w:rPr>
        <w:t>年出生的人群）欢迎的</w:t>
      </w:r>
      <w:r>
        <w:rPr>
          <w:rFonts w:hint="eastAsia"/>
        </w:rPr>
        <w:lastRenderedPageBreak/>
        <w:t>视频分享社区之一，截至</w:t>
      </w:r>
      <w:r>
        <w:rPr>
          <w:rFonts w:hint="eastAsia"/>
        </w:rPr>
        <w:t>2024</w:t>
      </w:r>
      <w:r>
        <w:rPr>
          <w:rFonts w:hint="eastAsia"/>
        </w:rPr>
        <w:t>年，其月活跃用户已超过</w:t>
      </w:r>
      <w:r>
        <w:rPr>
          <w:rFonts w:hint="eastAsia"/>
        </w:rPr>
        <w:t>3.4</w:t>
      </w:r>
      <w:r>
        <w:rPr>
          <w:rFonts w:hint="eastAsia"/>
        </w:rPr>
        <w:t>亿，其中超过</w:t>
      </w:r>
      <w:r>
        <w:rPr>
          <w:rFonts w:hint="eastAsia"/>
        </w:rPr>
        <w:t>80%</w:t>
      </w:r>
      <w:r>
        <w:rPr>
          <w:rFonts w:hint="eastAsia"/>
        </w:rPr>
        <w:t>的用户年龄在</w:t>
      </w:r>
      <w:r>
        <w:rPr>
          <w:rFonts w:hint="eastAsia"/>
        </w:rPr>
        <w:t>24</w:t>
      </w:r>
      <w:r>
        <w:rPr>
          <w:rFonts w:hint="eastAsia"/>
        </w:rPr>
        <w:t>岁及以下，这与本研究的目标群体——青少年高度契合。其次，</w:t>
      </w:r>
      <w:r>
        <w:rPr>
          <w:rFonts w:hint="eastAsia"/>
        </w:rPr>
        <w:t>Bilibili</w:t>
      </w:r>
      <w:r>
        <w:rPr>
          <w:rFonts w:hint="eastAsia"/>
        </w:rPr>
        <w:t>独特的社区文化（如弹幕、评论区讨论）鼓励用户深度互动与内容共创，产生了海量的用户生成文本，为洞察青少年真实想法与信息需求提供了得天独厚的数据土壤。</w:t>
      </w:r>
    </w:p>
    <w:p w14:paraId="42BD0C79" w14:textId="77777777" w:rsidR="00F54B80" w:rsidRDefault="00000000">
      <w:pPr>
        <w:pStyle w:val="altz"/>
        <w:ind w:firstLine="480"/>
      </w:pPr>
      <w:r>
        <w:rPr>
          <w:rFonts w:hint="eastAsia"/>
        </w:rPr>
        <w:t>为确保数据的时效性并捕捉长期的趋势变化，本研究设定的数据采集时间范围为</w:t>
      </w:r>
      <w:r>
        <w:rPr>
          <w:rFonts w:hint="eastAsia"/>
        </w:rPr>
        <w:t xml:space="preserve"> 2016</w:t>
      </w:r>
      <w:r>
        <w:rPr>
          <w:rFonts w:hint="eastAsia"/>
        </w:rPr>
        <w:t>年</w:t>
      </w:r>
      <w:r>
        <w:rPr>
          <w:rFonts w:hint="eastAsia"/>
        </w:rPr>
        <w:t>9</w:t>
      </w:r>
      <w:r>
        <w:rPr>
          <w:rFonts w:hint="eastAsia"/>
        </w:rPr>
        <w:t>月至</w:t>
      </w:r>
      <w:r>
        <w:rPr>
          <w:rFonts w:hint="eastAsia"/>
        </w:rPr>
        <w:t>2025</w:t>
      </w:r>
      <w:r>
        <w:rPr>
          <w:rFonts w:hint="eastAsia"/>
        </w:rPr>
        <w:t>年</w:t>
      </w:r>
      <w:r>
        <w:rPr>
          <w:rFonts w:hint="eastAsia"/>
        </w:rPr>
        <w:t>6</w:t>
      </w:r>
      <w:r>
        <w:rPr>
          <w:rFonts w:hint="eastAsia"/>
        </w:rPr>
        <w:t>月。</w:t>
      </w:r>
    </w:p>
    <w:p w14:paraId="7C888CCD" w14:textId="77777777" w:rsidR="00F54B80" w:rsidRDefault="00000000">
      <w:pPr>
        <w:pStyle w:val="3"/>
        <w:spacing w:before="163"/>
        <w:rPr>
          <w:rFonts w:hint="eastAsia"/>
        </w:rPr>
      </w:pPr>
      <w:bookmarkStart w:id="47" w:name="_Toc226059673"/>
      <w:r>
        <w:rPr>
          <w:rFonts w:hint="eastAsia"/>
        </w:rPr>
        <w:t>视频筛选标准</w:t>
      </w:r>
      <w:bookmarkEnd w:id="47"/>
    </w:p>
    <w:p w14:paraId="1D8E96DA" w14:textId="08229765" w:rsidR="00F54B80" w:rsidRDefault="00000000">
      <w:pPr>
        <w:pStyle w:val="altz"/>
        <w:ind w:firstLine="480"/>
      </w:pPr>
      <w:r>
        <w:rPr>
          <w:rFonts w:hint="eastAsia"/>
        </w:rPr>
        <w:t>为了确保样本的代表性与相关性，</w:t>
      </w:r>
      <w:r w:rsidR="000E5BE3">
        <w:rPr>
          <w:rFonts w:hint="eastAsia"/>
        </w:rPr>
        <w:t>研究</w:t>
      </w:r>
      <w:r>
        <w:rPr>
          <w:rFonts w:hint="eastAsia"/>
        </w:rPr>
        <w:t>制定了严格的视频筛选标准。所有纳入最终数据集的视频必须同时满足以下条件：</w:t>
      </w:r>
    </w:p>
    <w:p w14:paraId="1A98008A" w14:textId="77777777" w:rsidR="00F54B80" w:rsidRDefault="00000000">
      <w:pPr>
        <w:pStyle w:val="altz"/>
        <w:numPr>
          <w:ilvl w:val="0"/>
          <w:numId w:val="13"/>
        </w:numPr>
        <w:ind w:firstLineChars="0"/>
      </w:pPr>
      <w:r>
        <w:rPr>
          <w:rFonts w:hint="eastAsia"/>
        </w:rPr>
        <w:t>主题相关性：视频内容必须与生殖健康主题直接相关。这一标准通过关键词匹配与人工审核双重确认。</w:t>
      </w:r>
    </w:p>
    <w:p w14:paraId="545960DC" w14:textId="77777777" w:rsidR="00F54B80" w:rsidRDefault="00000000">
      <w:pPr>
        <w:pStyle w:val="altz"/>
        <w:numPr>
          <w:ilvl w:val="0"/>
          <w:numId w:val="13"/>
        </w:numPr>
        <w:ind w:firstLineChars="0"/>
      </w:pPr>
      <w:r>
        <w:rPr>
          <w:rFonts w:hint="eastAsia"/>
        </w:rPr>
        <w:t>播放量阈值：视频的累计播放量必须</w:t>
      </w:r>
      <w:r>
        <w:rPr>
          <w:rFonts w:hint="eastAsia"/>
        </w:rPr>
        <w:t xml:space="preserve"> </w:t>
      </w:r>
      <w:r>
        <w:rPr>
          <w:rFonts w:hint="eastAsia"/>
        </w:rPr>
        <w:t>不低于</w:t>
      </w:r>
      <w:r>
        <w:rPr>
          <w:rFonts w:hint="eastAsia"/>
        </w:rPr>
        <w:t>100,000</w:t>
      </w:r>
      <w:r>
        <w:rPr>
          <w:rFonts w:hint="eastAsia"/>
        </w:rPr>
        <w:t>次。设定此阈值旨在筛选出已获得较高公众关注度、具备一定影响力的视频，确保其用户互动数据具有统计分析价值。</w:t>
      </w:r>
    </w:p>
    <w:p w14:paraId="03E5C7A5" w14:textId="77777777" w:rsidR="00F54B80" w:rsidRDefault="00000000">
      <w:pPr>
        <w:pStyle w:val="altz"/>
        <w:numPr>
          <w:ilvl w:val="0"/>
          <w:numId w:val="13"/>
        </w:numPr>
        <w:ind w:firstLineChars="0"/>
      </w:pPr>
      <w:r>
        <w:rPr>
          <w:rFonts w:hint="eastAsia"/>
        </w:rPr>
        <w:t>关键词匹配：视频的标题、标签（</w:t>
      </w:r>
      <w:r>
        <w:rPr>
          <w:rFonts w:hint="eastAsia"/>
        </w:rPr>
        <w:t>Tags</w:t>
      </w:r>
      <w:r>
        <w:rPr>
          <w:rFonts w:hint="eastAsia"/>
        </w:rPr>
        <w:t>）或简介中，必须至少包含一个预设的生殖健康相关关键词。</w:t>
      </w:r>
    </w:p>
    <w:p w14:paraId="2128B1C0" w14:textId="77777777" w:rsidR="00F54B80" w:rsidRDefault="00000000">
      <w:pPr>
        <w:pStyle w:val="altz"/>
        <w:ind w:firstLine="480"/>
      </w:pPr>
      <w:r>
        <w:rPr>
          <w:rFonts w:hint="eastAsia"/>
        </w:rPr>
        <w:t>在初步筛选后，由两名研究人员对每个视频进行独立的人工审核，以剔除主题不符（如纯粹的娱乐搞笑视频）、内容模糊或质量过低的视频。若两人意见不一，则引入第三方进行仲裁，以保证筛选结果的准确性与一致性。</w:t>
      </w:r>
    </w:p>
    <w:p w14:paraId="474E879E" w14:textId="77777777" w:rsidR="00F54B80" w:rsidRDefault="00000000">
      <w:pPr>
        <w:pStyle w:val="3"/>
        <w:spacing w:before="163"/>
        <w:rPr>
          <w:rFonts w:hint="eastAsia"/>
        </w:rPr>
      </w:pPr>
      <w:bookmarkStart w:id="48" w:name="_Toc226059674"/>
      <w:r>
        <w:rPr>
          <w:rFonts w:hint="eastAsia"/>
        </w:rPr>
        <w:t>关键词体系设计</w:t>
      </w:r>
      <w:bookmarkEnd w:id="48"/>
    </w:p>
    <w:p w14:paraId="2AB58BA5" w14:textId="77777777" w:rsidR="00F54B80" w:rsidRDefault="00000000">
      <w:pPr>
        <w:pStyle w:val="altz"/>
        <w:ind w:firstLine="480"/>
      </w:pPr>
      <w:commentRangeStart w:id="49"/>
      <w:r>
        <w:rPr>
          <w:rFonts w:hint="eastAsia"/>
        </w:rPr>
        <w:t>为最大限度地召回相关视频，本研究构建了一个覆盖面广、层次分明的关键词体系。该体系的构建遵循“核心词</w:t>
      </w:r>
      <w:r>
        <w:rPr>
          <w:rFonts w:hint="eastAsia"/>
        </w:rPr>
        <w:t>-</w:t>
      </w:r>
      <w:r>
        <w:rPr>
          <w:rFonts w:hint="eastAsia"/>
        </w:rPr>
        <w:t>同义词</w:t>
      </w:r>
      <w:r>
        <w:rPr>
          <w:rFonts w:hint="eastAsia"/>
        </w:rPr>
        <w:t>-</w:t>
      </w:r>
      <w:r>
        <w:rPr>
          <w:rFonts w:hint="eastAsia"/>
        </w:rPr>
        <w:t>网络用语”的扩展逻辑：</w:t>
      </w:r>
      <w:commentRangeEnd w:id="49"/>
      <w:r>
        <w:rPr>
          <w:rStyle w:val="afb"/>
          <w:sz w:val="24"/>
          <w:szCs w:val="22"/>
        </w:rPr>
        <w:commentReference w:id="49"/>
      </w:r>
    </w:p>
    <w:p w14:paraId="4FAA0164" w14:textId="77777777" w:rsidR="00F54B80" w:rsidRDefault="00000000">
      <w:pPr>
        <w:pStyle w:val="altz"/>
        <w:numPr>
          <w:ilvl w:val="0"/>
          <w:numId w:val="14"/>
        </w:numPr>
        <w:ind w:firstLineChars="0"/>
      </w:pPr>
      <w:r>
        <w:rPr>
          <w:rFonts w:hint="eastAsia"/>
        </w:rPr>
        <w:t>初始核心关键词：首先确定生殖健康领域的核心术语，主要涵盖避孕和流产两大类，例如“避孕”、“人工流产”、“生殖健康”等。</w:t>
      </w:r>
    </w:p>
    <w:p w14:paraId="48042CF3" w14:textId="77777777" w:rsidR="00F54B80" w:rsidRDefault="00000000">
      <w:pPr>
        <w:pStyle w:val="altz"/>
        <w:numPr>
          <w:ilvl w:val="0"/>
          <w:numId w:val="14"/>
        </w:numPr>
        <w:ind w:firstLineChars="0"/>
      </w:pPr>
      <w:r>
        <w:rPr>
          <w:rFonts w:hint="eastAsia"/>
        </w:rPr>
        <w:t>同义词与相关词扩展：围绕核心词，扩展其同义、近义及下位词。如由“避孕”扩展出“安全套”、“节育器”、“口服避孕药”；由“人工流产”扩展出“药物流产”、“引产”、“刮宫”等。</w:t>
      </w:r>
    </w:p>
    <w:p w14:paraId="633D3506" w14:textId="77777777" w:rsidR="00F54B80" w:rsidRDefault="00000000">
      <w:pPr>
        <w:pStyle w:val="altz"/>
        <w:numPr>
          <w:ilvl w:val="0"/>
          <w:numId w:val="14"/>
        </w:numPr>
        <w:ind w:firstLineChars="0"/>
      </w:pPr>
      <w:r>
        <w:rPr>
          <w:rFonts w:hint="eastAsia"/>
        </w:rPr>
        <w:t>网络流行语与俚语扩展：考虑到社交媒体的语言特点，进一步纳入了在网络语境中广泛使用的非正式表达或俚语。例如，用“戴</w:t>
      </w:r>
      <w:r>
        <w:rPr>
          <w:rFonts w:hint="eastAsia"/>
        </w:rPr>
        <w:t>T</w:t>
      </w:r>
      <w:r>
        <w:rPr>
          <w:rFonts w:hint="eastAsia"/>
        </w:rPr>
        <w:t>”、“套套”指代安全套，用“人流”作为“人工流产”的简称，用“体外”指代体外排精等。</w:t>
      </w:r>
    </w:p>
    <w:p w14:paraId="252DB2C8" w14:textId="77777777" w:rsidR="00F54B80" w:rsidRDefault="00000000">
      <w:pPr>
        <w:pStyle w:val="altz"/>
        <w:ind w:firstLine="480"/>
      </w:pPr>
      <w:r>
        <w:rPr>
          <w:rFonts w:hint="eastAsia"/>
        </w:rPr>
        <w:t>经过三轮扩展与筛选，最终形成了包含</w:t>
      </w:r>
      <w:r>
        <w:rPr>
          <w:rFonts w:hint="eastAsia"/>
        </w:rPr>
        <w:t>29</w:t>
      </w:r>
      <w:r>
        <w:rPr>
          <w:rFonts w:hint="eastAsia"/>
        </w:rPr>
        <w:t>个关键词的检索词表（</w:t>
      </w:r>
      <w:r>
        <w:rPr>
          <w:rFonts w:ascii="宋体" w:hAnsi="宋体"/>
          <w:sz w:val="28"/>
          <w:szCs w:val="24"/>
        </w:rPr>
        <w:fldChar w:fldCharType="begin"/>
      </w:r>
      <w:r>
        <w:rPr>
          <w:rFonts w:ascii="宋体" w:hAnsi="宋体"/>
          <w:sz w:val="28"/>
          <w:szCs w:val="24"/>
        </w:rPr>
        <w:instrText xml:space="preserve"> REF _Ref226048383 \h </w:instrText>
      </w:r>
      <w:r>
        <w:rPr>
          <w:rFonts w:ascii="宋体" w:hAnsi="宋体" w:hint="eastAsia"/>
          <w:sz w:val="28"/>
          <w:szCs w:val="24"/>
        </w:rPr>
        <w:instrText xml:space="preserve"> \* MERGEFORMAT </w:instrText>
      </w:r>
      <w:r>
        <w:rPr>
          <w:rFonts w:ascii="宋体" w:hAnsi="宋体"/>
          <w:sz w:val="28"/>
          <w:szCs w:val="24"/>
        </w:rPr>
      </w:r>
      <w:r>
        <w:rPr>
          <w:rFonts w:ascii="宋体" w:hAnsi="宋体"/>
          <w:sz w:val="28"/>
          <w:szCs w:val="24"/>
        </w:rPr>
        <w:fldChar w:fldCharType="separate"/>
      </w:r>
      <w:r>
        <w:rPr>
          <w:rFonts w:ascii="宋体" w:hAnsi="宋体" w:hint="eastAsia"/>
          <w:sz w:val="22"/>
        </w:rPr>
        <w:t xml:space="preserve">表 </w:t>
      </w:r>
      <w:r>
        <w:rPr>
          <w:rFonts w:ascii="宋体" w:hAnsi="宋体" w:cs="Times New Roman"/>
          <w:sz w:val="22"/>
        </w:rPr>
        <w:t>3</w:t>
      </w:r>
      <w:r>
        <w:rPr>
          <w:rFonts w:ascii="宋体" w:hAnsi="宋体" w:cs="Times New Roman"/>
          <w:sz w:val="22"/>
        </w:rPr>
        <w:noBreakHyphen/>
        <w:t>1</w:t>
      </w:r>
      <w:r>
        <w:rPr>
          <w:rFonts w:ascii="宋体" w:hAnsi="宋体"/>
          <w:sz w:val="28"/>
          <w:szCs w:val="24"/>
        </w:rPr>
        <w:fldChar w:fldCharType="end"/>
      </w:r>
      <w:r>
        <w:rPr>
          <w:rFonts w:ascii="宋体" w:hAnsi="宋体" w:hint="eastAsia"/>
          <w:sz w:val="28"/>
          <w:szCs w:val="24"/>
        </w:rPr>
        <w:t>）</w:t>
      </w:r>
      <w:r>
        <w:rPr>
          <w:rFonts w:hint="eastAsia"/>
        </w:rPr>
        <w:t>，该词表兼顾了专业性与网络性，有效提升了数据采集的全面性与精准度。</w:t>
      </w:r>
    </w:p>
    <w:p w14:paraId="70DDEC19" w14:textId="77777777" w:rsidR="00F54B80" w:rsidRDefault="00F54B80">
      <w:pPr>
        <w:pStyle w:val="altz"/>
        <w:ind w:firstLine="480"/>
      </w:pPr>
    </w:p>
    <w:p w14:paraId="182E6357" w14:textId="41353A60" w:rsidR="00F54B80" w:rsidRDefault="00000000">
      <w:pPr>
        <w:pStyle w:val="a3"/>
        <w:keepNext/>
        <w:spacing w:beforeLines="50" w:before="163" w:afterLines="0" w:after="0"/>
        <w:jc w:val="center"/>
        <w:rPr>
          <w:rFonts w:ascii="宋体" w:eastAsia="宋体" w:hAnsi="宋体" w:hint="eastAsia"/>
        </w:rPr>
      </w:pPr>
      <w:bookmarkStart w:id="50" w:name="_Ref226048383"/>
      <w:bookmarkStart w:id="51" w:name="_Ref226048380"/>
      <w:r>
        <w:rPr>
          <w:rFonts w:ascii="宋体" w:eastAsia="宋体" w:hAnsi="宋体" w:hint="eastAsia"/>
          <w:sz w:val="21"/>
          <w:szCs w:val="21"/>
        </w:rPr>
        <w:t xml:space="preserve">表 </w:t>
      </w:r>
      <w:r w:rsidR="002B702E">
        <w:rPr>
          <w:rFonts w:ascii="宋体" w:eastAsia="宋体" w:hAnsi="宋体" w:hint="eastAsia"/>
          <w:sz w:val="21"/>
          <w:szCs w:val="21"/>
        </w:rPr>
        <w:fldChar w:fldCharType="begin"/>
      </w:r>
      <w:r w:rsidR="002B702E">
        <w:rPr>
          <w:rFonts w:ascii="宋体" w:eastAsia="宋体" w:hAnsi="宋体" w:hint="eastAsia"/>
          <w:sz w:val="21"/>
          <w:szCs w:val="21"/>
        </w:rPr>
        <w:instrText xml:space="preserve"> STYLEREF 1 \s </w:instrText>
      </w:r>
      <w:r w:rsidR="002B702E">
        <w:rPr>
          <w:rFonts w:ascii="宋体" w:eastAsia="宋体" w:hAnsi="宋体" w:hint="eastAsia"/>
          <w:sz w:val="21"/>
          <w:szCs w:val="21"/>
        </w:rPr>
        <w:fldChar w:fldCharType="separate"/>
      </w:r>
      <w:r w:rsidR="002B702E">
        <w:rPr>
          <w:rFonts w:ascii="宋体" w:eastAsia="宋体" w:hAnsi="宋体" w:hint="eastAsia"/>
          <w:noProof/>
          <w:sz w:val="21"/>
          <w:szCs w:val="21"/>
        </w:rPr>
        <w:t>3</w:t>
      </w:r>
      <w:r w:rsidR="002B702E">
        <w:rPr>
          <w:rFonts w:ascii="宋体" w:eastAsia="宋体" w:hAnsi="宋体" w:hint="eastAsia"/>
          <w:sz w:val="21"/>
          <w:szCs w:val="21"/>
        </w:rPr>
        <w:fldChar w:fldCharType="end"/>
      </w:r>
      <w:r w:rsidR="002B702E">
        <w:rPr>
          <w:rFonts w:ascii="宋体" w:eastAsia="宋体" w:hAnsi="宋体" w:hint="eastAsia"/>
          <w:sz w:val="21"/>
          <w:szCs w:val="21"/>
        </w:rPr>
        <w:noBreakHyphen/>
      </w:r>
      <w:r w:rsidR="002B702E">
        <w:rPr>
          <w:rFonts w:ascii="宋体" w:eastAsia="宋体" w:hAnsi="宋体" w:hint="eastAsia"/>
          <w:sz w:val="21"/>
          <w:szCs w:val="21"/>
        </w:rPr>
        <w:fldChar w:fldCharType="begin"/>
      </w:r>
      <w:r w:rsidR="002B702E">
        <w:rPr>
          <w:rFonts w:ascii="宋体" w:eastAsia="宋体" w:hAnsi="宋体" w:hint="eastAsia"/>
          <w:sz w:val="21"/>
          <w:szCs w:val="21"/>
        </w:rPr>
        <w:instrText xml:space="preserve"> SEQ 表 \* ARABIC \s 1 </w:instrText>
      </w:r>
      <w:r w:rsidR="002B702E">
        <w:rPr>
          <w:rFonts w:ascii="宋体" w:eastAsia="宋体" w:hAnsi="宋体" w:hint="eastAsia"/>
          <w:sz w:val="21"/>
          <w:szCs w:val="21"/>
        </w:rPr>
        <w:fldChar w:fldCharType="separate"/>
      </w:r>
      <w:r w:rsidR="002B702E">
        <w:rPr>
          <w:rFonts w:ascii="宋体" w:eastAsia="宋体" w:hAnsi="宋体" w:hint="eastAsia"/>
          <w:noProof/>
          <w:sz w:val="21"/>
          <w:szCs w:val="21"/>
        </w:rPr>
        <w:t>1</w:t>
      </w:r>
      <w:r w:rsidR="002B702E">
        <w:rPr>
          <w:rFonts w:ascii="宋体" w:eastAsia="宋体" w:hAnsi="宋体" w:hint="eastAsia"/>
          <w:sz w:val="21"/>
          <w:szCs w:val="21"/>
        </w:rPr>
        <w:fldChar w:fldCharType="end"/>
      </w:r>
      <w:bookmarkEnd w:id="50"/>
      <w:r>
        <w:rPr>
          <w:rFonts w:ascii="宋体" w:eastAsia="宋体" w:hAnsi="宋体" w:hint="eastAsia"/>
          <w:sz w:val="21"/>
          <w:szCs w:val="21"/>
        </w:rPr>
        <w:t xml:space="preserve"> 关键词检索表</w:t>
      </w:r>
      <w:bookmarkEnd w:id="51"/>
    </w:p>
    <w:tbl>
      <w:tblPr>
        <w:tblW w:w="5670" w:type="dxa"/>
        <w:tblInd w:w="1843" w:type="dxa"/>
        <w:tblCellMar>
          <w:top w:w="15" w:type="dxa"/>
          <w:left w:w="15" w:type="dxa"/>
          <w:bottom w:w="15" w:type="dxa"/>
          <w:right w:w="15" w:type="dxa"/>
        </w:tblCellMar>
        <w:tblLook w:val="04A0" w:firstRow="1" w:lastRow="0" w:firstColumn="1" w:lastColumn="0" w:noHBand="0" w:noVBand="1"/>
      </w:tblPr>
      <w:tblGrid>
        <w:gridCol w:w="2835"/>
        <w:gridCol w:w="2835"/>
      </w:tblGrid>
      <w:tr w:rsidR="00F54B80" w14:paraId="55D70E62" w14:textId="77777777">
        <w:trPr>
          <w:trHeight w:hRule="exact" w:val="340"/>
        </w:trPr>
        <w:tc>
          <w:tcPr>
            <w:tcW w:w="2835" w:type="dxa"/>
            <w:tcBorders>
              <w:top w:val="single" w:sz="4" w:space="0" w:color="auto"/>
              <w:bottom w:val="single" w:sz="4" w:space="0" w:color="auto"/>
            </w:tcBorders>
            <w:vAlign w:val="center"/>
          </w:tcPr>
          <w:p w14:paraId="25B848E4" w14:textId="77777777" w:rsidR="00F54B80" w:rsidRDefault="00000000">
            <w:pPr>
              <w:pStyle w:val="altz"/>
              <w:wordWrap/>
              <w:adjustRightInd w:val="0"/>
              <w:spacing w:line="260" w:lineRule="exact"/>
              <w:ind w:firstLineChars="0" w:firstLine="0"/>
              <w:jc w:val="center"/>
            </w:pPr>
            <w:r>
              <w:t>No.</w:t>
            </w:r>
          </w:p>
        </w:tc>
        <w:tc>
          <w:tcPr>
            <w:tcW w:w="2835" w:type="dxa"/>
            <w:tcBorders>
              <w:top w:val="single" w:sz="4" w:space="0" w:color="auto"/>
              <w:bottom w:val="single" w:sz="4" w:space="0" w:color="auto"/>
            </w:tcBorders>
            <w:vAlign w:val="center"/>
          </w:tcPr>
          <w:p w14:paraId="29D119C9" w14:textId="77777777" w:rsidR="00F54B80" w:rsidRDefault="00000000">
            <w:pPr>
              <w:pStyle w:val="altz"/>
              <w:wordWrap/>
              <w:adjustRightInd w:val="0"/>
              <w:spacing w:line="260" w:lineRule="exact"/>
              <w:ind w:firstLineChars="0" w:firstLine="0"/>
              <w:jc w:val="left"/>
            </w:pPr>
            <w:r>
              <w:t>Keyword</w:t>
            </w:r>
          </w:p>
        </w:tc>
      </w:tr>
      <w:tr w:rsidR="00F54B80" w14:paraId="599E9251" w14:textId="77777777">
        <w:trPr>
          <w:trHeight w:hRule="exact" w:val="340"/>
        </w:trPr>
        <w:tc>
          <w:tcPr>
            <w:tcW w:w="2835" w:type="dxa"/>
            <w:tcBorders>
              <w:top w:val="single" w:sz="4" w:space="0" w:color="auto"/>
            </w:tcBorders>
            <w:vAlign w:val="center"/>
          </w:tcPr>
          <w:p w14:paraId="364FA1B0" w14:textId="77777777" w:rsidR="00F54B80" w:rsidRDefault="00000000">
            <w:pPr>
              <w:pStyle w:val="altz"/>
              <w:wordWrap/>
              <w:adjustRightInd w:val="0"/>
              <w:spacing w:line="260" w:lineRule="exact"/>
              <w:ind w:firstLineChars="0" w:firstLine="0"/>
              <w:jc w:val="center"/>
            </w:pPr>
            <w:r>
              <w:t>1</w:t>
            </w:r>
          </w:p>
        </w:tc>
        <w:tc>
          <w:tcPr>
            <w:tcW w:w="2835" w:type="dxa"/>
            <w:tcBorders>
              <w:top w:val="single" w:sz="4" w:space="0" w:color="auto"/>
            </w:tcBorders>
            <w:vAlign w:val="center"/>
          </w:tcPr>
          <w:p w14:paraId="27FABFD8" w14:textId="77777777" w:rsidR="00F54B80" w:rsidRDefault="00000000">
            <w:pPr>
              <w:pStyle w:val="altz"/>
              <w:wordWrap/>
              <w:adjustRightInd w:val="0"/>
              <w:spacing w:line="260" w:lineRule="exact"/>
              <w:ind w:firstLineChars="0" w:firstLine="0"/>
              <w:jc w:val="left"/>
            </w:pPr>
            <w:r>
              <w:t>安全套</w:t>
            </w:r>
          </w:p>
        </w:tc>
      </w:tr>
      <w:tr w:rsidR="00F54B80" w14:paraId="29F363D0" w14:textId="77777777">
        <w:trPr>
          <w:trHeight w:hRule="exact" w:val="340"/>
        </w:trPr>
        <w:tc>
          <w:tcPr>
            <w:tcW w:w="2835" w:type="dxa"/>
            <w:vAlign w:val="center"/>
          </w:tcPr>
          <w:p w14:paraId="336006E4" w14:textId="77777777" w:rsidR="00F54B80" w:rsidRDefault="00000000">
            <w:pPr>
              <w:pStyle w:val="altz"/>
              <w:wordWrap/>
              <w:adjustRightInd w:val="0"/>
              <w:spacing w:line="260" w:lineRule="exact"/>
              <w:ind w:firstLineChars="0" w:firstLine="0"/>
              <w:jc w:val="center"/>
            </w:pPr>
            <w:r>
              <w:t>2</w:t>
            </w:r>
          </w:p>
        </w:tc>
        <w:tc>
          <w:tcPr>
            <w:tcW w:w="2835" w:type="dxa"/>
            <w:vAlign w:val="center"/>
          </w:tcPr>
          <w:p w14:paraId="05F52E07" w14:textId="77777777" w:rsidR="00F54B80" w:rsidRDefault="00000000">
            <w:pPr>
              <w:pStyle w:val="altz"/>
              <w:wordWrap/>
              <w:adjustRightInd w:val="0"/>
              <w:spacing w:line="260" w:lineRule="exact"/>
              <w:ind w:firstLineChars="0" w:firstLine="0"/>
              <w:jc w:val="left"/>
            </w:pPr>
            <w:r>
              <w:t>带套</w:t>
            </w:r>
          </w:p>
        </w:tc>
      </w:tr>
      <w:tr w:rsidR="00F54B80" w14:paraId="3CD15093" w14:textId="77777777">
        <w:trPr>
          <w:trHeight w:hRule="exact" w:val="340"/>
        </w:trPr>
        <w:tc>
          <w:tcPr>
            <w:tcW w:w="2835" w:type="dxa"/>
            <w:vAlign w:val="center"/>
          </w:tcPr>
          <w:p w14:paraId="7948EEE9" w14:textId="77777777" w:rsidR="00F54B80" w:rsidRDefault="00000000">
            <w:pPr>
              <w:pStyle w:val="altz"/>
              <w:wordWrap/>
              <w:adjustRightInd w:val="0"/>
              <w:spacing w:line="260" w:lineRule="exact"/>
              <w:ind w:firstLineChars="0" w:firstLine="0"/>
              <w:jc w:val="center"/>
            </w:pPr>
            <w:r>
              <w:t>3</w:t>
            </w:r>
          </w:p>
        </w:tc>
        <w:tc>
          <w:tcPr>
            <w:tcW w:w="2835" w:type="dxa"/>
            <w:vAlign w:val="center"/>
          </w:tcPr>
          <w:p w14:paraId="7E02645D" w14:textId="77777777" w:rsidR="00F54B80" w:rsidRDefault="00000000">
            <w:pPr>
              <w:pStyle w:val="altz"/>
              <w:wordWrap/>
              <w:adjustRightInd w:val="0"/>
              <w:spacing w:line="260" w:lineRule="exact"/>
              <w:ind w:firstLineChars="0" w:firstLine="0"/>
              <w:jc w:val="left"/>
            </w:pPr>
            <w:r>
              <w:t>戴套</w:t>
            </w:r>
          </w:p>
        </w:tc>
      </w:tr>
      <w:tr w:rsidR="00F54B80" w14:paraId="01434380" w14:textId="77777777">
        <w:trPr>
          <w:trHeight w:hRule="exact" w:val="340"/>
        </w:trPr>
        <w:tc>
          <w:tcPr>
            <w:tcW w:w="2835" w:type="dxa"/>
            <w:vAlign w:val="center"/>
          </w:tcPr>
          <w:p w14:paraId="450CFCEE" w14:textId="77777777" w:rsidR="00F54B80" w:rsidRDefault="00000000">
            <w:pPr>
              <w:pStyle w:val="altz"/>
              <w:wordWrap/>
              <w:adjustRightInd w:val="0"/>
              <w:spacing w:line="260" w:lineRule="exact"/>
              <w:ind w:firstLineChars="0" w:firstLine="0"/>
              <w:jc w:val="center"/>
            </w:pPr>
            <w:r>
              <w:t>4</w:t>
            </w:r>
          </w:p>
        </w:tc>
        <w:tc>
          <w:tcPr>
            <w:tcW w:w="2835" w:type="dxa"/>
            <w:vAlign w:val="center"/>
          </w:tcPr>
          <w:p w14:paraId="1E501506" w14:textId="77777777" w:rsidR="00F54B80" w:rsidRDefault="00000000">
            <w:pPr>
              <w:pStyle w:val="altz"/>
              <w:wordWrap/>
              <w:adjustRightInd w:val="0"/>
              <w:spacing w:line="260" w:lineRule="exact"/>
              <w:ind w:firstLineChars="0" w:firstLine="0"/>
              <w:jc w:val="left"/>
            </w:pPr>
            <w:r>
              <w:t>戴</w:t>
            </w:r>
            <w:r>
              <w:t>T</w:t>
            </w:r>
          </w:p>
        </w:tc>
      </w:tr>
      <w:tr w:rsidR="00F54B80" w14:paraId="1FF5A450" w14:textId="77777777">
        <w:trPr>
          <w:trHeight w:hRule="exact" w:val="340"/>
        </w:trPr>
        <w:tc>
          <w:tcPr>
            <w:tcW w:w="2835" w:type="dxa"/>
            <w:vAlign w:val="center"/>
          </w:tcPr>
          <w:p w14:paraId="0C814172" w14:textId="77777777" w:rsidR="00F54B80" w:rsidRDefault="00000000">
            <w:pPr>
              <w:pStyle w:val="altz"/>
              <w:wordWrap/>
              <w:adjustRightInd w:val="0"/>
              <w:spacing w:line="260" w:lineRule="exact"/>
              <w:ind w:firstLineChars="0" w:firstLine="0"/>
              <w:jc w:val="center"/>
            </w:pPr>
            <w:r>
              <w:t>5</w:t>
            </w:r>
          </w:p>
        </w:tc>
        <w:tc>
          <w:tcPr>
            <w:tcW w:w="2835" w:type="dxa"/>
            <w:vAlign w:val="center"/>
          </w:tcPr>
          <w:p w14:paraId="55B871E1" w14:textId="77777777" w:rsidR="00F54B80" w:rsidRDefault="00000000">
            <w:pPr>
              <w:pStyle w:val="altz"/>
              <w:wordWrap/>
              <w:adjustRightInd w:val="0"/>
              <w:spacing w:line="260" w:lineRule="exact"/>
              <w:ind w:firstLineChars="0" w:firstLine="0"/>
              <w:jc w:val="left"/>
            </w:pPr>
            <w:r>
              <w:t>套套</w:t>
            </w:r>
          </w:p>
        </w:tc>
      </w:tr>
      <w:tr w:rsidR="00F54B80" w14:paraId="0303B710" w14:textId="77777777">
        <w:trPr>
          <w:trHeight w:hRule="exact" w:val="340"/>
        </w:trPr>
        <w:tc>
          <w:tcPr>
            <w:tcW w:w="2835" w:type="dxa"/>
            <w:vAlign w:val="center"/>
          </w:tcPr>
          <w:p w14:paraId="2DAD4B82" w14:textId="77777777" w:rsidR="00F54B80" w:rsidRDefault="00000000">
            <w:pPr>
              <w:pStyle w:val="altz"/>
              <w:wordWrap/>
              <w:adjustRightInd w:val="0"/>
              <w:spacing w:line="260" w:lineRule="exact"/>
              <w:ind w:firstLineChars="0" w:firstLine="0"/>
              <w:jc w:val="center"/>
            </w:pPr>
            <w:r>
              <w:t>6</w:t>
            </w:r>
          </w:p>
        </w:tc>
        <w:tc>
          <w:tcPr>
            <w:tcW w:w="2835" w:type="dxa"/>
            <w:vAlign w:val="center"/>
          </w:tcPr>
          <w:p w14:paraId="6C3687C6" w14:textId="77777777" w:rsidR="00F54B80" w:rsidRDefault="00000000">
            <w:pPr>
              <w:pStyle w:val="altz"/>
              <w:wordWrap/>
              <w:adjustRightInd w:val="0"/>
              <w:spacing w:line="260" w:lineRule="exact"/>
              <w:ind w:firstLineChars="0" w:firstLine="0"/>
              <w:jc w:val="left"/>
            </w:pPr>
            <w:r>
              <w:t>女用安全套</w:t>
            </w:r>
          </w:p>
        </w:tc>
      </w:tr>
      <w:tr w:rsidR="00F54B80" w14:paraId="2E98F9D9" w14:textId="77777777">
        <w:trPr>
          <w:trHeight w:hRule="exact" w:val="340"/>
        </w:trPr>
        <w:tc>
          <w:tcPr>
            <w:tcW w:w="2835" w:type="dxa"/>
            <w:vAlign w:val="center"/>
          </w:tcPr>
          <w:p w14:paraId="4092854E" w14:textId="77777777" w:rsidR="00F54B80" w:rsidRDefault="00000000">
            <w:pPr>
              <w:pStyle w:val="altz"/>
              <w:wordWrap/>
              <w:adjustRightInd w:val="0"/>
              <w:spacing w:line="260" w:lineRule="exact"/>
              <w:ind w:firstLineChars="0" w:firstLine="0"/>
              <w:jc w:val="center"/>
            </w:pPr>
            <w:r>
              <w:t>7</w:t>
            </w:r>
          </w:p>
        </w:tc>
        <w:tc>
          <w:tcPr>
            <w:tcW w:w="2835" w:type="dxa"/>
            <w:vAlign w:val="center"/>
          </w:tcPr>
          <w:p w14:paraId="5010C66C" w14:textId="77777777" w:rsidR="00F54B80" w:rsidRDefault="00000000">
            <w:pPr>
              <w:pStyle w:val="altz"/>
              <w:wordWrap/>
              <w:adjustRightInd w:val="0"/>
              <w:spacing w:line="260" w:lineRule="exact"/>
              <w:ind w:firstLineChars="0" w:firstLine="0"/>
              <w:jc w:val="left"/>
            </w:pPr>
            <w:r>
              <w:t>上环</w:t>
            </w:r>
          </w:p>
        </w:tc>
      </w:tr>
      <w:tr w:rsidR="00F54B80" w14:paraId="42E17E79" w14:textId="77777777">
        <w:trPr>
          <w:trHeight w:hRule="exact" w:val="340"/>
        </w:trPr>
        <w:tc>
          <w:tcPr>
            <w:tcW w:w="2835" w:type="dxa"/>
            <w:vAlign w:val="center"/>
          </w:tcPr>
          <w:p w14:paraId="3DB5C0CA" w14:textId="77777777" w:rsidR="00F54B80" w:rsidRDefault="00000000">
            <w:pPr>
              <w:pStyle w:val="altz"/>
              <w:wordWrap/>
              <w:adjustRightInd w:val="0"/>
              <w:spacing w:line="260" w:lineRule="exact"/>
              <w:ind w:firstLineChars="0" w:firstLine="0"/>
              <w:jc w:val="center"/>
            </w:pPr>
            <w:r>
              <w:t>8</w:t>
            </w:r>
          </w:p>
        </w:tc>
        <w:tc>
          <w:tcPr>
            <w:tcW w:w="2835" w:type="dxa"/>
            <w:vAlign w:val="center"/>
          </w:tcPr>
          <w:p w14:paraId="00B1DFC0" w14:textId="77777777" w:rsidR="00F54B80" w:rsidRDefault="00000000">
            <w:pPr>
              <w:pStyle w:val="altz"/>
              <w:wordWrap/>
              <w:adjustRightInd w:val="0"/>
              <w:spacing w:line="260" w:lineRule="exact"/>
              <w:ind w:firstLineChars="0" w:firstLine="0"/>
              <w:jc w:val="left"/>
            </w:pPr>
            <w:r>
              <w:t>节育器</w:t>
            </w:r>
          </w:p>
        </w:tc>
      </w:tr>
      <w:tr w:rsidR="00F54B80" w14:paraId="4E192B07" w14:textId="77777777">
        <w:trPr>
          <w:trHeight w:hRule="exact" w:val="340"/>
        </w:trPr>
        <w:tc>
          <w:tcPr>
            <w:tcW w:w="2835" w:type="dxa"/>
            <w:vAlign w:val="center"/>
          </w:tcPr>
          <w:p w14:paraId="5FBDCADD" w14:textId="77777777" w:rsidR="00F54B80" w:rsidRDefault="00000000">
            <w:pPr>
              <w:pStyle w:val="altz"/>
              <w:wordWrap/>
              <w:adjustRightInd w:val="0"/>
              <w:spacing w:line="260" w:lineRule="exact"/>
              <w:ind w:firstLineChars="0" w:firstLine="0"/>
              <w:jc w:val="center"/>
            </w:pPr>
            <w:r>
              <w:t>9</w:t>
            </w:r>
          </w:p>
        </w:tc>
        <w:tc>
          <w:tcPr>
            <w:tcW w:w="2835" w:type="dxa"/>
            <w:vAlign w:val="center"/>
          </w:tcPr>
          <w:p w14:paraId="0F1C5C9A" w14:textId="77777777" w:rsidR="00F54B80" w:rsidRDefault="00000000">
            <w:pPr>
              <w:pStyle w:val="altz"/>
              <w:wordWrap/>
              <w:adjustRightInd w:val="0"/>
              <w:spacing w:line="260" w:lineRule="exact"/>
              <w:ind w:firstLineChars="0" w:firstLine="0"/>
              <w:jc w:val="left"/>
            </w:pPr>
            <w:r>
              <w:t>体外排精、体外射精</w:t>
            </w:r>
          </w:p>
        </w:tc>
      </w:tr>
      <w:tr w:rsidR="00F54B80" w14:paraId="0D788601" w14:textId="77777777">
        <w:trPr>
          <w:trHeight w:hRule="exact" w:val="340"/>
        </w:trPr>
        <w:tc>
          <w:tcPr>
            <w:tcW w:w="2835" w:type="dxa"/>
            <w:vAlign w:val="center"/>
          </w:tcPr>
          <w:p w14:paraId="36949664" w14:textId="77777777" w:rsidR="00F54B80" w:rsidRDefault="00000000">
            <w:pPr>
              <w:pStyle w:val="altz"/>
              <w:wordWrap/>
              <w:adjustRightInd w:val="0"/>
              <w:spacing w:line="260" w:lineRule="exact"/>
              <w:ind w:firstLineChars="0" w:firstLine="0"/>
              <w:jc w:val="center"/>
            </w:pPr>
            <w:r>
              <w:t>10</w:t>
            </w:r>
          </w:p>
        </w:tc>
        <w:tc>
          <w:tcPr>
            <w:tcW w:w="2835" w:type="dxa"/>
            <w:vAlign w:val="center"/>
          </w:tcPr>
          <w:p w14:paraId="7D5A54EA" w14:textId="77777777" w:rsidR="00F54B80" w:rsidRDefault="00000000">
            <w:pPr>
              <w:pStyle w:val="altz"/>
              <w:wordWrap/>
              <w:adjustRightInd w:val="0"/>
              <w:spacing w:line="260" w:lineRule="exact"/>
              <w:ind w:firstLineChars="0" w:firstLine="0"/>
              <w:jc w:val="left"/>
            </w:pPr>
            <w:r>
              <w:t>安全措施</w:t>
            </w:r>
          </w:p>
        </w:tc>
      </w:tr>
      <w:tr w:rsidR="00F54B80" w14:paraId="3418BC7F" w14:textId="77777777">
        <w:trPr>
          <w:trHeight w:hRule="exact" w:val="340"/>
        </w:trPr>
        <w:tc>
          <w:tcPr>
            <w:tcW w:w="2835" w:type="dxa"/>
            <w:vAlign w:val="center"/>
          </w:tcPr>
          <w:p w14:paraId="63B9848A" w14:textId="77777777" w:rsidR="00F54B80" w:rsidRDefault="00000000">
            <w:pPr>
              <w:pStyle w:val="altz"/>
              <w:wordWrap/>
              <w:adjustRightInd w:val="0"/>
              <w:spacing w:line="260" w:lineRule="exact"/>
              <w:ind w:firstLineChars="0" w:firstLine="0"/>
              <w:jc w:val="center"/>
            </w:pPr>
            <w:r>
              <w:t>11</w:t>
            </w:r>
          </w:p>
        </w:tc>
        <w:tc>
          <w:tcPr>
            <w:tcW w:w="2835" w:type="dxa"/>
            <w:vAlign w:val="center"/>
          </w:tcPr>
          <w:p w14:paraId="5F1E9A77" w14:textId="77777777" w:rsidR="00F54B80" w:rsidRDefault="00000000">
            <w:pPr>
              <w:pStyle w:val="altz"/>
              <w:wordWrap/>
              <w:adjustRightInd w:val="0"/>
              <w:spacing w:line="260" w:lineRule="exact"/>
              <w:ind w:firstLineChars="0" w:firstLine="0"/>
              <w:jc w:val="left"/>
            </w:pPr>
            <w:r>
              <w:t>避孕</w:t>
            </w:r>
          </w:p>
        </w:tc>
      </w:tr>
      <w:tr w:rsidR="00F54B80" w14:paraId="696F1B29" w14:textId="77777777">
        <w:trPr>
          <w:trHeight w:hRule="exact" w:val="340"/>
        </w:trPr>
        <w:tc>
          <w:tcPr>
            <w:tcW w:w="2835" w:type="dxa"/>
            <w:vAlign w:val="center"/>
          </w:tcPr>
          <w:p w14:paraId="340411E1" w14:textId="77777777" w:rsidR="00F54B80" w:rsidRDefault="00000000">
            <w:pPr>
              <w:pStyle w:val="altz"/>
              <w:wordWrap/>
              <w:adjustRightInd w:val="0"/>
              <w:spacing w:line="260" w:lineRule="exact"/>
              <w:ind w:firstLineChars="0" w:firstLine="0"/>
              <w:jc w:val="center"/>
            </w:pPr>
            <w:r>
              <w:t>12</w:t>
            </w:r>
          </w:p>
        </w:tc>
        <w:tc>
          <w:tcPr>
            <w:tcW w:w="2835" w:type="dxa"/>
            <w:vAlign w:val="center"/>
          </w:tcPr>
          <w:p w14:paraId="1B2EB1FE" w14:textId="77777777" w:rsidR="00F54B80" w:rsidRDefault="00000000">
            <w:pPr>
              <w:pStyle w:val="altz"/>
              <w:wordWrap/>
              <w:adjustRightInd w:val="0"/>
              <w:spacing w:line="260" w:lineRule="exact"/>
              <w:ind w:firstLineChars="0" w:firstLine="0"/>
              <w:jc w:val="left"/>
            </w:pPr>
            <w:r>
              <w:t>避孕科普</w:t>
            </w:r>
          </w:p>
        </w:tc>
      </w:tr>
      <w:tr w:rsidR="00F54B80" w14:paraId="431E1B89" w14:textId="77777777">
        <w:trPr>
          <w:trHeight w:hRule="exact" w:val="340"/>
        </w:trPr>
        <w:tc>
          <w:tcPr>
            <w:tcW w:w="2835" w:type="dxa"/>
            <w:vAlign w:val="center"/>
          </w:tcPr>
          <w:p w14:paraId="6671F572" w14:textId="77777777" w:rsidR="00F54B80" w:rsidRDefault="00000000">
            <w:pPr>
              <w:pStyle w:val="altz"/>
              <w:wordWrap/>
              <w:adjustRightInd w:val="0"/>
              <w:spacing w:line="260" w:lineRule="exact"/>
              <w:ind w:firstLineChars="0" w:firstLine="0"/>
              <w:jc w:val="center"/>
            </w:pPr>
            <w:r>
              <w:t>13</w:t>
            </w:r>
          </w:p>
        </w:tc>
        <w:tc>
          <w:tcPr>
            <w:tcW w:w="2835" w:type="dxa"/>
            <w:vAlign w:val="center"/>
          </w:tcPr>
          <w:p w14:paraId="3CE1F26D" w14:textId="77777777" w:rsidR="00F54B80" w:rsidRDefault="00000000">
            <w:pPr>
              <w:pStyle w:val="altz"/>
              <w:wordWrap/>
              <w:adjustRightInd w:val="0"/>
              <w:spacing w:line="260" w:lineRule="exact"/>
              <w:ind w:firstLineChars="0" w:firstLine="0"/>
              <w:jc w:val="left"/>
            </w:pPr>
            <w:r>
              <w:t>内射</w:t>
            </w:r>
          </w:p>
        </w:tc>
      </w:tr>
      <w:tr w:rsidR="00F54B80" w14:paraId="3D4C008A" w14:textId="77777777">
        <w:trPr>
          <w:trHeight w:hRule="exact" w:val="340"/>
        </w:trPr>
        <w:tc>
          <w:tcPr>
            <w:tcW w:w="2835" w:type="dxa"/>
            <w:vAlign w:val="center"/>
          </w:tcPr>
          <w:p w14:paraId="75132BBC" w14:textId="77777777" w:rsidR="00F54B80" w:rsidRDefault="00000000">
            <w:pPr>
              <w:pStyle w:val="altz"/>
              <w:wordWrap/>
              <w:adjustRightInd w:val="0"/>
              <w:spacing w:line="260" w:lineRule="exact"/>
              <w:ind w:firstLineChars="0" w:firstLine="0"/>
              <w:jc w:val="center"/>
            </w:pPr>
            <w:r>
              <w:t>14</w:t>
            </w:r>
          </w:p>
        </w:tc>
        <w:tc>
          <w:tcPr>
            <w:tcW w:w="2835" w:type="dxa"/>
            <w:vAlign w:val="center"/>
          </w:tcPr>
          <w:p w14:paraId="7B81CABF" w14:textId="77777777" w:rsidR="00F54B80" w:rsidRDefault="00000000">
            <w:pPr>
              <w:pStyle w:val="altz"/>
              <w:wordWrap/>
              <w:adjustRightInd w:val="0"/>
              <w:spacing w:line="260" w:lineRule="exact"/>
              <w:ind w:firstLineChars="0" w:firstLine="0"/>
              <w:jc w:val="left"/>
            </w:pPr>
            <w:r>
              <w:t>口服避孕药</w:t>
            </w:r>
          </w:p>
        </w:tc>
      </w:tr>
      <w:tr w:rsidR="00F54B80" w14:paraId="0D76429B" w14:textId="77777777">
        <w:trPr>
          <w:trHeight w:hRule="exact" w:val="340"/>
        </w:trPr>
        <w:tc>
          <w:tcPr>
            <w:tcW w:w="2835" w:type="dxa"/>
            <w:vAlign w:val="center"/>
          </w:tcPr>
          <w:p w14:paraId="27BD916A" w14:textId="77777777" w:rsidR="00F54B80" w:rsidRDefault="00000000">
            <w:pPr>
              <w:pStyle w:val="altz"/>
              <w:wordWrap/>
              <w:adjustRightInd w:val="0"/>
              <w:spacing w:line="260" w:lineRule="exact"/>
              <w:ind w:firstLineChars="0" w:firstLine="0"/>
              <w:jc w:val="center"/>
            </w:pPr>
            <w:r>
              <w:t>15</w:t>
            </w:r>
          </w:p>
        </w:tc>
        <w:tc>
          <w:tcPr>
            <w:tcW w:w="2835" w:type="dxa"/>
            <w:vAlign w:val="center"/>
          </w:tcPr>
          <w:p w14:paraId="2E805CD6" w14:textId="77777777" w:rsidR="00F54B80" w:rsidRDefault="00000000">
            <w:pPr>
              <w:pStyle w:val="altz"/>
              <w:wordWrap/>
              <w:adjustRightInd w:val="0"/>
              <w:spacing w:line="260" w:lineRule="exact"/>
              <w:ind w:firstLineChars="0" w:firstLine="0"/>
              <w:jc w:val="left"/>
            </w:pPr>
            <w:r>
              <w:t>避孕药品</w:t>
            </w:r>
          </w:p>
        </w:tc>
      </w:tr>
      <w:tr w:rsidR="00F54B80" w14:paraId="1E40A0BD" w14:textId="77777777">
        <w:trPr>
          <w:trHeight w:hRule="exact" w:val="340"/>
        </w:trPr>
        <w:tc>
          <w:tcPr>
            <w:tcW w:w="2835" w:type="dxa"/>
            <w:vAlign w:val="center"/>
          </w:tcPr>
          <w:p w14:paraId="0CE5E504" w14:textId="77777777" w:rsidR="00F54B80" w:rsidRDefault="00000000">
            <w:pPr>
              <w:pStyle w:val="altz"/>
              <w:wordWrap/>
              <w:adjustRightInd w:val="0"/>
              <w:spacing w:line="260" w:lineRule="exact"/>
              <w:ind w:firstLineChars="0" w:firstLine="0"/>
              <w:jc w:val="center"/>
            </w:pPr>
            <w:r>
              <w:t>16</w:t>
            </w:r>
          </w:p>
        </w:tc>
        <w:tc>
          <w:tcPr>
            <w:tcW w:w="2835" w:type="dxa"/>
            <w:vAlign w:val="center"/>
          </w:tcPr>
          <w:p w14:paraId="6A8F8079" w14:textId="77777777" w:rsidR="00F54B80" w:rsidRDefault="00000000">
            <w:pPr>
              <w:pStyle w:val="altz"/>
              <w:wordWrap/>
              <w:adjustRightInd w:val="0"/>
              <w:spacing w:line="260" w:lineRule="exact"/>
              <w:ind w:firstLineChars="0" w:firstLine="0"/>
              <w:jc w:val="left"/>
            </w:pPr>
            <w:r>
              <w:t>男性绝育</w:t>
            </w:r>
          </w:p>
        </w:tc>
      </w:tr>
      <w:tr w:rsidR="00F54B80" w14:paraId="41417A8C" w14:textId="77777777">
        <w:trPr>
          <w:trHeight w:hRule="exact" w:val="340"/>
        </w:trPr>
        <w:tc>
          <w:tcPr>
            <w:tcW w:w="2835" w:type="dxa"/>
            <w:vAlign w:val="center"/>
          </w:tcPr>
          <w:p w14:paraId="30633306" w14:textId="77777777" w:rsidR="00F54B80" w:rsidRDefault="00000000">
            <w:pPr>
              <w:pStyle w:val="altz"/>
              <w:wordWrap/>
              <w:adjustRightInd w:val="0"/>
              <w:spacing w:line="260" w:lineRule="exact"/>
              <w:ind w:firstLineChars="0" w:firstLine="0"/>
              <w:jc w:val="center"/>
            </w:pPr>
            <w:r>
              <w:t>17</w:t>
            </w:r>
          </w:p>
        </w:tc>
        <w:tc>
          <w:tcPr>
            <w:tcW w:w="2835" w:type="dxa"/>
            <w:vAlign w:val="center"/>
          </w:tcPr>
          <w:p w14:paraId="68A94824" w14:textId="77777777" w:rsidR="00F54B80" w:rsidRDefault="00000000">
            <w:pPr>
              <w:pStyle w:val="altz"/>
              <w:wordWrap/>
              <w:adjustRightInd w:val="0"/>
              <w:spacing w:line="260" w:lineRule="exact"/>
              <w:ind w:firstLineChars="0" w:firstLine="0"/>
              <w:jc w:val="left"/>
            </w:pPr>
            <w:r>
              <w:t>女性绝育术</w:t>
            </w:r>
          </w:p>
        </w:tc>
      </w:tr>
      <w:tr w:rsidR="00F54B80" w14:paraId="6CA6EB50" w14:textId="77777777">
        <w:trPr>
          <w:trHeight w:hRule="exact" w:val="340"/>
        </w:trPr>
        <w:tc>
          <w:tcPr>
            <w:tcW w:w="2835" w:type="dxa"/>
            <w:vAlign w:val="center"/>
          </w:tcPr>
          <w:p w14:paraId="0807352A" w14:textId="77777777" w:rsidR="00F54B80" w:rsidRDefault="00000000">
            <w:pPr>
              <w:pStyle w:val="altz"/>
              <w:wordWrap/>
              <w:adjustRightInd w:val="0"/>
              <w:spacing w:line="260" w:lineRule="exact"/>
              <w:ind w:firstLineChars="0" w:firstLine="0"/>
              <w:jc w:val="center"/>
            </w:pPr>
            <w:r>
              <w:t>18</w:t>
            </w:r>
          </w:p>
        </w:tc>
        <w:tc>
          <w:tcPr>
            <w:tcW w:w="2835" w:type="dxa"/>
            <w:vAlign w:val="center"/>
          </w:tcPr>
          <w:p w14:paraId="178F39BE" w14:textId="77777777" w:rsidR="00F54B80" w:rsidRDefault="00000000">
            <w:pPr>
              <w:pStyle w:val="altz"/>
              <w:wordWrap/>
              <w:adjustRightInd w:val="0"/>
              <w:spacing w:line="260" w:lineRule="exact"/>
              <w:ind w:firstLineChars="0" w:firstLine="0"/>
              <w:jc w:val="left"/>
            </w:pPr>
            <w:r>
              <w:t>输卵管结扎</w:t>
            </w:r>
          </w:p>
        </w:tc>
      </w:tr>
      <w:tr w:rsidR="00F54B80" w14:paraId="622B8D88" w14:textId="77777777">
        <w:trPr>
          <w:trHeight w:hRule="exact" w:val="340"/>
        </w:trPr>
        <w:tc>
          <w:tcPr>
            <w:tcW w:w="2835" w:type="dxa"/>
            <w:vAlign w:val="center"/>
          </w:tcPr>
          <w:p w14:paraId="5A9E4C3B" w14:textId="77777777" w:rsidR="00F54B80" w:rsidRDefault="00000000">
            <w:pPr>
              <w:pStyle w:val="altz"/>
              <w:wordWrap/>
              <w:adjustRightInd w:val="0"/>
              <w:spacing w:line="260" w:lineRule="exact"/>
              <w:ind w:firstLineChars="0" w:firstLine="0"/>
              <w:jc w:val="center"/>
            </w:pPr>
            <w:r>
              <w:t>19</w:t>
            </w:r>
          </w:p>
        </w:tc>
        <w:tc>
          <w:tcPr>
            <w:tcW w:w="2835" w:type="dxa"/>
            <w:vAlign w:val="center"/>
          </w:tcPr>
          <w:p w14:paraId="05DF4A21" w14:textId="77777777" w:rsidR="00F54B80" w:rsidRDefault="00000000">
            <w:pPr>
              <w:pStyle w:val="altz"/>
              <w:wordWrap/>
              <w:adjustRightInd w:val="0"/>
              <w:spacing w:line="260" w:lineRule="exact"/>
              <w:ind w:firstLineChars="0" w:firstLine="0"/>
              <w:jc w:val="left"/>
            </w:pPr>
            <w:r>
              <w:t>安全期</w:t>
            </w:r>
          </w:p>
        </w:tc>
      </w:tr>
      <w:tr w:rsidR="00F54B80" w14:paraId="0916395A" w14:textId="77777777">
        <w:trPr>
          <w:trHeight w:hRule="exact" w:val="340"/>
        </w:trPr>
        <w:tc>
          <w:tcPr>
            <w:tcW w:w="2835" w:type="dxa"/>
            <w:vAlign w:val="center"/>
          </w:tcPr>
          <w:p w14:paraId="3BE1876D" w14:textId="77777777" w:rsidR="00F54B80" w:rsidRDefault="00000000">
            <w:pPr>
              <w:pStyle w:val="altz"/>
              <w:wordWrap/>
              <w:adjustRightInd w:val="0"/>
              <w:spacing w:line="260" w:lineRule="exact"/>
              <w:ind w:firstLineChars="0" w:firstLine="0"/>
              <w:jc w:val="center"/>
            </w:pPr>
            <w:r>
              <w:t>20</w:t>
            </w:r>
          </w:p>
        </w:tc>
        <w:tc>
          <w:tcPr>
            <w:tcW w:w="2835" w:type="dxa"/>
            <w:vAlign w:val="center"/>
          </w:tcPr>
          <w:p w14:paraId="56154573" w14:textId="77777777" w:rsidR="00F54B80" w:rsidRDefault="00000000">
            <w:pPr>
              <w:pStyle w:val="altz"/>
              <w:wordWrap/>
              <w:adjustRightInd w:val="0"/>
              <w:spacing w:line="260" w:lineRule="exact"/>
              <w:ind w:firstLineChars="0" w:firstLine="0"/>
              <w:jc w:val="left"/>
            </w:pPr>
            <w:r>
              <w:t>新型避孕方式</w:t>
            </w:r>
          </w:p>
        </w:tc>
      </w:tr>
      <w:tr w:rsidR="00F54B80" w14:paraId="4687BF61" w14:textId="77777777">
        <w:trPr>
          <w:trHeight w:hRule="exact" w:val="340"/>
        </w:trPr>
        <w:tc>
          <w:tcPr>
            <w:tcW w:w="2835" w:type="dxa"/>
            <w:vAlign w:val="center"/>
          </w:tcPr>
          <w:p w14:paraId="34A2ECBD" w14:textId="77777777" w:rsidR="00F54B80" w:rsidRDefault="00000000">
            <w:pPr>
              <w:pStyle w:val="altz"/>
              <w:wordWrap/>
              <w:adjustRightInd w:val="0"/>
              <w:spacing w:line="260" w:lineRule="exact"/>
              <w:ind w:firstLineChars="0" w:firstLine="0"/>
              <w:jc w:val="center"/>
            </w:pPr>
            <w:r>
              <w:t>21</w:t>
            </w:r>
          </w:p>
        </w:tc>
        <w:tc>
          <w:tcPr>
            <w:tcW w:w="2835" w:type="dxa"/>
            <w:vAlign w:val="center"/>
          </w:tcPr>
          <w:p w14:paraId="6960ED98" w14:textId="77777777" w:rsidR="00F54B80" w:rsidRDefault="00000000">
            <w:pPr>
              <w:pStyle w:val="altz"/>
              <w:wordWrap/>
              <w:adjustRightInd w:val="0"/>
              <w:spacing w:line="260" w:lineRule="exact"/>
              <w:ind w:firstLineChars="0" w:firstLine="0"/>
              <w:jc w:val="left"/>
            </w:pPr>
            <w:r>
              <w:t>意外怀孕</w:t>
            </w:r>
          </w:p>
        </w:tc>
      </w:tr>
      <w:tr w:rsidR="00F54B80" w14:paraId="38B6D44A" w14:textId="77777777">
        <w:trPr>
          <w:trHeight w:hRule="exact" w:val="340"/>
        </w:trPr>
        <w:tc>
          <w:tcPr>
            <w:tcW w:w="2835" w:type="dxa"/>
            <w:vAlign w:val="center"/>
          </w:tcPr>
          <w:p w14:paraId="60C5B9F0" w14:textId="77777777" w:rsidR="00F54B80" w:rsidRDefault="00000000">
            <w:pPr>
              <w:pStyle w:val="altz"/>
              <w:wordWrap/>
              <w:adjustRightInd w:val="0"/>
              <w:spacing w:line="260" w:lineRule="exact"/>
              <w:ind w:firstLineChars="0" w:firstLine="0"/>
              <w:jc w:val="center"/>
            </w:pPr>
            <w:r>
              <w:t>22</w:t>
            </w:r>
          </w:p>
        </w:tc>
        <w:tc>
          <w:tcPr>
            <w:tcW w:w="2835" w:type="dxa"/>
            <w:vAlign w:val="center"/>
          </w:tcPr>
          <w:p w14:paraId="1C7B13E4" w14:textId="77777777" w:rsidR="00F54B80" w:rsidRDefault="00000000">
            <w:pPr>
              <w:pStyle w:val="altz"/>
              <w:wordWrap/>
              <w:adjustRightInd w:val="0"/>
              <w:spacing w:line="260" w:lineRule="exact"/>
              <w:ind w:firstLineChars="0" w:firstLine="0"/>
              <w:jc w:val="left"/>
            </w:pPr>
            <w:r>
              <w:t>打胎</w:t>
            </w:r>
          </w:p>
        </w:tc>
      </w:tr>
      <w:tr w:rsidR="00F54B80" w14:paraId="16CCAEAE" w14:textId="77777777">
        <w:trPr>
          <w:trHeight w:hRule="exact" w:val="340"/>
        </w:trPr>
        <w:tc>
          <w:tcPr>
            <w:tcW w:w="2835" w:type="dxa"/>
            <w:vAlign w:val="center"/>
          </w:tcPr>
          <w:p w14:paraId="58FAF924" w14:textId="77777777" w:rsidR="00F54B80" w:rsidRDefault="00000000">
            <w:pPr>
              <w:pStyle w:val="altz"/>
              <w:wordWrap/>
              <w:adjustRightInd w:val="0"/>
              <w:spacing w:line="260" w:lineRule="exact"/>
              <w:ind w:firstLineChars="0" w:firstLine="0"/>
              <w:jc w:val="center"/>
            </w:pPr>
            <w:r>
              <w:t>23</w:t>
            </w:r>
          </w:p>
        </w:tc>
        <w:tc>
          <w:tcPr>
            <w:tcW w:w="2835" w:type="dxa"/>
            <w:vAlign w:val="center"/>
          </w:tcPr>
          <w:p w14:paraId="2F34C740" w14:textId="77777777" w:rsidR="00F54B80" w:rsidRDefault="00000000">
            <w:pPr>
              <w:pStyle w:val="altz"/>
              <w:wordWrap/>
              <w:adjustRightInd w:val="0"/>
              <w:spacing w:line="260" w:lineRule="exact"/>
              <w:ind w:firstLineChars="0" w:firstLine="0"/>
              <w:jc w:val="left"/>
            </w:pPr>
            <w:r>
              <w:t>刮宫</w:t>
            </w:r>
          </w:p>
        </w:tc>
      </w:tr>
      <w:tr w:rsidR="00F54B80" w14:paraId="07B7CBC2" w14:textId="77777777">
        <w:trPr>
          <w:trHeight w:hRule="exact" w:val="340"/>
        </w:trPr>
        <w:tc>
          <w:tcPr>
            <w:tcW w:w="2835" w:type="dxa"/>
            <w:vAlign w:val="center"/>
          </w:tcPr>
          <w:p w14:paraId="4556072D" w14:textId="77777777" w:rsidR="00F54B80" w:rsidRDefault="00000000">
            <w:pPr>
              <w:pStyle w:val="altz"/>
              <w:wordWrap/>
              <w:adjustRightInd w:val="0"/>
              <w:spacing w:line="260" w:lineRule="exact"/>
              <w:ind w:firstLineChars="0" w:firstLine="0"/>
              <w:jc w:val="center"/>
            </w:pPr>
            <w:r>
              <w:t>24</w:t>
            </w:r>
          </w:p>
        </w:tc>
        <w:tc>
          <w:tcPr>
            <w:tcW w:w="2835" w:type="dxa"/>
            <w:vAlign w:val="center"/>
          </w:tcPr>
          <w:p w14:paraId="105E2B82" w14:textId="77777777" w:rsidR="00F54B80" w:rsidRDefault="00000000">
            <w:pPr>
              <w:pStyle w:val="altz"/>
              <w:wordWrap/>
              <w:adjustRightInd w:val="0"/>
              <w:spacing w:line="260" w:lineRule="exact"/>
              <w:ind w:firstLineChars="0" w:firstLine="0"/>
              <w:jc w:val="left"/>
            </w:pPr>
            <w:r>
              <w:t>引产</w:t>
            </w:r>
          </w:p>
        </w:tc>
      </w:tr>
      <w:tr w:rsidR="00F54B80" w14:paraId="3B14BAD8" w14:textId="77777777">
        <w:trPr>
          <w:trHeight w:hRule="exact" w:val="340"/>
        </w:trPr>
        <w:tc>
          <w:tcPr>
            <w:tcW w:w="2835" w:type="dxa"/>
            <w:vAlign w:val="center"/>
          </w:tcPr>
          <w:p w14:paraId="3110876D" w14:textId="77777777" w:rsidR="00F54B80" w:rsidRDefault="00000000">
            <w:pPr>
              <w:pStyle w:val="altz"/>
              <w:wordWrap/>
              <w:adjustRightInd w:val="0"/>
              <w:spacing w:line="260" w:lineRule="exact"/>
              <w:ind w:firstLineChars="0" w:firstLine="0"/>
              <w:jc w:val="center"/>
            </w:pPr>
            <w:r>
              <w:t>25</w:t>
            </w:r>
          </w:p>
        </w:tc>
        <w:tc>
          <w:tcPr>
            <w:tcW w:w="2835" w:type="dxa"/>
            <w:vAlign w:val="center"/>
          </w:tcPr>
          <w:p w14:paraId="6228320B" w14:textId="77777777" w:rsidR="00F54B80" w:rsidRDefault="00000000">
            <w:pPr>
              <w:pStyle w:val="altz"/>
              <w:wordWrap/>
              <w:adjustRightInd w:val="0"/>
              <w:spacing w:line="260" w:lineRule="exact"/>
              <w:ind w:firstLineChars="0" w:firstLine="0"/>
              <w:jc w:val="left"/>
            </w:pPr>
            <w:r>
              <w:t>人工流产</w:t>
            </w:r>
          </w:p>
        </w:tc>
      </w:tr>
      <w:tr w:rsidR="00F54B80" w14:paraId="1250DAD0" w14:textId="77777777">
        <w:trPr>
          <w:trHeight w:hRule="exact" w:val="340"/>
        </w:trPr>
        <w:tc>
          <w:tcPr>
            <w:tcW w:w="2835" w:type="dxa"/>
            <w:vAlign w:val="center"/>
          </w:tcPr>
          <w:p w14:paraId="2550CB0F" w14:textId="77777777" w:rsidR="00F54B80" w:rsidRDefault="00000000">
            <w:pPr>
              <w:pStyle w:val="altz"/>
              <w:wordWrap/>
              <w:adjustRightInd w:val="0"/>
              <w:spacing w:line="260" w:lineRule="exact"/>
              <w:ind w:firstLineChars="0" w:firstLine="0"/>
              <w:jc w:val="center"/>
            </w:pPr>
            <w:r>
              <w:t>26</w:t>
            </w:r>
          </w:p>
        </w:tc>
        <w:tc>
          <w:tcPr>
            <w:tcW w:w="2835" w:type="dxa"/>
            <w:vAlign w:val="center"/>
          </w:tcPr>
          <w:p w14:paraId="278AC914" w14:textId="77777777" w:rsidR="00F54B80" w:rsidRDefault="00000000">
            <w:pPr>
              <w:pStyle w:val="altz"/>
              <w:wordWrap/>
              <w:adjustRightInd w:val="0"/>
              <w:spacing w:line="260" w:lineRule="exact"/>
              <w:ind w:firstLineChars="0" w:firstLine="0"/>
              <w:jc w:val="left"/>
            </w:pPr>
            <w:r>
              <w:t>人流</w:t>
            </w:r>
          </w:p>
        </w:tc>
      </w:tr>
      <w:tr w:rsidR="00F54B80" w14:paraId="2269E135" w14:textId="77777777">
        <w:trPr>
          <w:trHeight w:hRule="exact" w:val="340"/>
        </w:trPr>
        <w:tc>
          <w:tcPr>
            <w:tcW w:w="2835" w:type="dxa"/>
            <w:vAlign w:val="center"/>
          </w:tcPr>
          <w:p w14:paraId="42E7092C" w14:textId="77777777" w:rsidR="00F54B80" w:rsidRDefault="00000000">
            <w:pPr>
              <w:pStyle w:val="altz"/>
              <w:wordWrap/>
              <w:adjustRightInd w:val="0"/>
              <w:spacing w:line="260" w:lineRule="exact"/>
              <w:ind w:firstLineChars="0" w:firstLine="0"/>
              <w:jc w:val="center"/>
            </w:pPr>
            <w:r>
              <w:t>27</w:t>
            </w:r>
          </w:p>
        </w:tc>
        <w:tc>
          <w:tcPr>
            <w:tcW w:w="2835" w:type="dxa"/>
            <w:vAlign w:val="center"/>
          </w:tcPr>
          <w:p w14:paraId="3457ABE3" w14:textId="77777777" w:rsidR="00F54B80" w:rsidRDefault="00000000">
            <w:pPr>
              <w:pStyle w:val="altz"/>
              <w:wordWrap/>
              <w:adjustRightInd w:val="0"/>
              <w:spacing w:line="260" w:lineRule="exact"/>
              <w:ind w:firstLineChars="0" w:firstLine="0"/>
              <w:jc w:val="left"/>
            </w:pPr>
            <w:r>
              <w:t>药物流产</w:t>
            </w:r>
          </w:p>
        </w:tc>
      </w:tr>
      <w:tr w:rsidR="00F54B80" w14:paraId="6AA4A215" w14:textId="77777777">
        <w:trPr>
          <w:trHeight w:hRule="exact" w:val="340"/>
        </w:trPr>
        <w:tc>
          <w:tcPr>
            <w:tcW w:w="2835" w:type="dxa"/>
            <w:vAlign w:val="center"/>
          </w:tcPr>
          <w:p w14:paraId="52F17B81" w14:textId="77777777" w:rsidR="00F54B80" w:rsidRDefault="00000000">
            <w:pPr>
              <w:pStyle w:val="altz"/>
              <w:wordWrap/>
              <w:adjustRightInd w:val="0"/>
              <w:spacing w:line="260" w:lineRule="exact"/>
              <w:ind w:firstLineChars="0" w:firstLine="0"/>
              <w:jc w:val="center"/>
            </w:pPr>
            <w:r>
              <w:t>28</w:t>
            </w:r>
          </w:p>
        </w:tc>
        <w:tc>
          <w:tcPr>
            <w:tcW w:w="2835" w:type="dxa"/>
            <w:vAlign w:val="center"/>
          </w:tcPr>
          <w:p w14:paraId="151BE81F" w14:textId="77777777" w:rsidR="00F54B80" w:rsidRDefault="00000000">
            <w:pPr>
              <w:pStyle w:val="altz"/>
              <w:wordWrap/>
              <w:adjustRightInd w:val="0"/>
              <w:spacing w:line="260" w:lineRule="exact"/>
              <w:ind w:firstLineChars="0" w:firstLine="0"/>
              <w:jc w:val="left"/>
            </w:pPr>
            <w:r>
              <w:t>药流</w:t>
            </w:r>
          </w:p>
        </w:tc>
      </w:tr>
      <w:tr w:rsidR="00F54B80" w14:paraId="1C1CAAF2" w14:textId="77777777">
        <w:trPr>
          <w:trHeight w:hRule="exact" w:val="340"/>
        </w:trPr>
        <w:tc>
          <w:tcPr>
            <w:tcW w:w="2835" w:type="dxa"/>
            <w:tcBorders>
              <w:bottom w:val="single" w:sz="4" w:space="0" w:color="auto"/>
            </w:tcBorders>
            <w:vAlign w:val="center"/>
          </w:tcPr>
          <w:p w14:paraId="48EB0201" w14:textId="77777777" w:rsidR="00F54B80" w:rsidRDefault="00000000">
            <w:pPr>
              <w:pStyle w:val="altz"/>
              <w:wordWrap/>
              <w:adjustRightInd w:val="0"/>
              <w:spacing w:line="260" w:lineRule="exact"/>
              <w:ind w:firstLineChars="0" w:firstLine="0"/>
              <w:jc w:val="center"/>
            </w:pPr>
            <w:r>
              <w:t>29</w:t>
            </w:r>
          </w:p>
        </w:tc>
        <w:tc>
          <w:tcPr>
            <w:tcW w:w="2835" w:type="dxa"/>
            <w:tcBorders>
              <w:bottom w:val="single" w:sz="4" w:space="0" w:color="auto"/>
            </w:tcBorders>
            <w:vAlign w:val="center"/>
          </w:tcPr>
          <w:p w14:paraId="7AB8BC4C" w14:textId="77777777" w:rsidR="00F54B80" w:rsidRDefault="00000000">
            <w:pPr>
              <w:pStyle w:val="altz"/>
              <w:wordWrap/>
              <w:adjustRightInd w:val="0"/>
              <w:spacing w:line="260" w:lineRule="exact"/>
              <w:ind w:firstLineChars="0" w:firstLine="0"/>
              <w:jc w:val="left"/>
            </w:pPr>
            <w:r>
              <w:t>自然流产</w:t>
            </w:r>
          </w:p>
        </w:tc>
      </w:tr>
    </w:tbl>
    <w:p w14:paraId="61EEEAF3" w14:textId="77777777" w:rsidR="00F54B80" w:rsidRDefault="00F54B80">
      <w:pPr>
        <w:pStyle w:val="altz"/>
        <w:ind w:firstLine="480"/>
      </w:pPr>
    </w:p>
    <w:p w14:paraId="26B7A7F8" w14:textId="77777777" w:rsidR="00F54B80" w:rsidRDefault="00000000">
      <w:pPr>
        <w:pStyle w:val="2"/>
        <w:spacing w:before="163" w:after="163"/>
        <w:rPr>
          <w:rFonts w:hint="eastAsia"/>
        </w:rPr>
      </w:pPr>
      <w:bookmarkStart w:id="52" w:name="_Toc226059675"/>
      <w:r>
        <w:rPr>
          <w:rFonts w:hint="eastAsia"/>
        </w:rPr>
        <w:lastRenderedPageBreak/>
        <w:t>数据采集与伦理合规</w:t>
      </w:r>
      <w:bookmarkEnd w:id="52"/>
    </w:p>
    <w:p w14:paraId="3B7F3C26" w14:textId="77777777" w:rsidR="00F54B80" w:rsidRDefault="00000000">
      <w:pPr>
        <w:pStyle w:val="3"/>
        <w:spacing w:before="163"/>
        <w:rPr>
          <w:rFonts w:hint="eastAsia"/>
        </w:rPr>
      </w:pPr>
      <w:bookmarkStart w:id="53" w:name="_Toc226059676"/>
      <w:r>
        <w:rPr>
          <w:rFonts w:hint="eastAsia"/>
        </w:rPr>
        <w:t>数据采集内容</w:t>
      </w:r>
      <w:bookmarkEnd w:id="53"/>
    </w:p>
    <w:p w14:paraId="1B334896" w14:textId="77777777" w:rsidR="00F54B80" w:rsidRDefault="00000000">
      <w:pPr>
        <w:pStyle w:val="altz"/>
        <w:ind w:firstLine="480"/>
      </w:pPr>
      <w:r>
        <w:rPr>
          <w:rFonts w:hint="eastAsia"/>
        </w:rPr>
        <w:t>研究基于上述关键词体系，</w:t>
      </w:r>
      <w:commentRangeStart w:id="54"/>
      <w:r>
        <w:rPr>
          <w:rFonts w:hint="eastAsia"/>
        </w:rPr>
        <w:t>利用</w:t>
      </w:r>
      <w:r>
        <w:rPr>
          <w:rFonts w:hint="eastAsia"/>
          <w:highlight w:val="yellow"/>
        </w:rPr>
        <w:t>行业内成熟的</w:t>
      </w:r>
      <w:r>
        <w:rPr>
          <w:rFonts w:hint="eastAsia"/>
        </w:rPr>
        <w:t>网络爬虫框架</w:t>
      </w:r>
      <w:commentRangeEnd w:id="54"/>
      <w:r>
        <w:commentReference w:id="54"/>
      </w:r>
      <w:r>
        <w:rPr>
          <w:rFonts w:hint="eastAsia"/>
        </w:rPr>
        <w:t>，对</w:t>
      </w:r>
      <w:r>
        <w:rPr>
          <w:rFonts w:hint="eastAsia"/>
        </w:rPr>
        <w:t>Bilibili</w:t>
      </w:r>
      <w:r>
        <w:rPr>
          <w:rFonts w:hint="eastAsia"/>
        </w:rPr>
        <w:t>平台进行数据采集，并将结果持久化存储于</w:t>
      </w:r>
      <w:r>
        <w:rPr>
          <w:rFonts w:hint="eastAsia"/>
        </w:rPr>
        <w:t>MySQL</w:t>
      </w:r>
      <w:r>
        <w:rPr>
          <w:rFonts w:hint="eastAsia"/>
        </w:rPr>
        <w:t>数据库中。采集的数据主要包含以下两个层面：</w:t>
      </w:r>
    </w:p>
    <w:p w14:paraId="20AB0A67" w14:textId="77777777" w:rsidR="00F54B80" w:rsidRDefault="00000000">
      <w:pPr>
        <w:pStyle w:val="altz"/>
        <w:numPr>
          <w:ilvl w:val="0"/>
          <w:numId w:val="15"/>
        </w:numPr>
        <w:ind w:firstLineChars="0"/>
      </w:pPr>
      <w:r>
        <w:rPr>
          <w:rFonts w:hint="eastAsia"/>
        </w:rPr>
        <w:t>视频结构化元数据（</w:t>
      </w:r>
      <w:r>
        <w:rPr>
          <w:rFonts w:hint="eastAsia"/>
        </w:rPr>
        <w:t>Metadata</w:t>
      </w:r>
      <w:r>
        <w:rPr>
          <w:rFonts w:hint="eastAsia"/>
        </w:rPr>
        <w:t>）：包括视频标题、上传日期、</w:t>
      </w:r>
      <w:r>
        <w:rPr>
          <w:rFonts w:hint="eastAsia"/>
        </w:rPr>
        <w:t>UP</w:t>
      </w:r>
      <w:r>
        <w:rPr>
          <w:rFonts w:hint="eastAsia"/>
        </w:rPr>
        <w:t>主（</w:t>
      </w:r>
      <w:r>
        <w:rPr>
          <w:rFonts w:hint="eastAsia"/>
        </w:rPr>
        <w:t>Uploader</w:t>
      </w:r>
      <w:r>
        <w:rPr>
          <w:rFonts w:hint="eastAsia"/>
        </w:rPr>
        <w:t>）</w:t>
      </w:r>
      <w:r>
        <w:rPr>
          <w:rFonts w:hint="eastAsia"/>
        </w:rPr>
        <w:t>ID</w:t>
      </w:r>
      <w:r>
        <w:rPr>
          <w:rFonts w:hint="eastAsia"/>
        </w:rPr>
        <w:t>、</w:t>
      </w:r>
      <w:r>
        <w:rPr>
          <w:rFonts w:hint="eastAsia"/>
        </w:rPr>
        <w:t>UP</w:t>
      </w:r>
      <w:r>
        <w:rPr>
          <w:rFonts w:hint="eastAsia"/>
        </w:rPr>
        <w:t>主粉丝数，以及完整的互动指标，如观看数（</w:t>
      </w:r>
      <w:r>
        <w:rPr>
          <w:rFonts w:hint="eastAsia"/>
        </w:rPr>
        <w:t>Views</w:t>
      </w:r>
      <w:r>
        <w:rPr>
          <w:rFonts w:hint="eastAsia"/>
        </w:rPr>
        <w:t>）、点赞数（</w:t>
      </w:r>
      <w:r>
        <w:rPr>
          <w:rFonts w:hint="eastAsia"/>
        </w:rPr>
        <w:t>Likes</w:t>
      </w:r>
      <w:r>
        <w:rPr>
          <w:rFonts w:hint="eastAsia"/>
        </w:rPr>
        <w:t>）、收藏数（</w:t>
      </w:r>
      <w:r>
        <w:rPr>
          <w:rFonts w:hint="eastAsia"/>
        </w:rPr>
        <w:t>Collections</w:t>
      </w:r>
      <w:r>
        <w:rPr>
          <w:rFonts w:hint="eastAsia"/>
        </w:rPr>
        <w:t>）、投币数（</w:t>
      </w:r>
      <w:r>
        <w:rPr>
          <w:rFonts w:hint="eastAsia"/>
        </w:rPr>
        <w:t>Coins</w:t>
      </w:r>
      <w:r>
        <w:rPr>
          <w:rFonts w:hint="eastAsia"/>
        </w:rPr>
        <w:t>）和分享数（</w:t>
      </w:r>
      <w:r>
        <w:rPr>
          <w:rFonts w:hint="eastAsia"/>
        </w:rPr>
        <w:t>Shares</w:t>
      </w:r>
      <w:r>
        <w:rPr>
          <w:rFonts w:hint="eastAsia"/>
        </w:rPr>
        <w:t>）。</w:t>
      </w:r>
    </w:p>
    <w:p w14:paraId="5CBAE111" w14:textId="77777777" w:rsidR="00F54B80" w:rsidRDefault="00000000">
      <w:pPr>
        <w:pStyle w:val="altz"/>
        <w:numPr>
          <w:ilvl w:val="0"/>
          <w:numId w:val="15"/>
        </w:numPr>
        <w:ind w:firstLineChars="0"/>
      </w:pPr>
      <w:r>
        <w:rPr>
          <w:rFonts w:hint="eastAsia"/>
        </w:rPr>
        <w:t>用户生成文本（</w:t>
      </w:r>
      <w:r>
        <w:rPr>
          <w:rFonts w:hint="eastAsia"/>
        </w:rPr>
        <w:t>UGC</w:t>
      </w:r>
      <w:r>
        <w:rPr>
          <w:rFonts w:hint="eastAsia"/>
        </w:rPr>
        <w:t>）：包括视频下方的所有评论（</w:t>
      </w:r>
      <w:r>
        <w:rPr>
          <w:rFonts w:hint="eastAsia"/>
        </w:rPr>
        <w:t>Comments</w:t>
      </w:r>
      <w:r>
        <w:rPr>
          <w:rFonts w:hint="eastAsia"/>
        </w:rPr>
        <w:t>，含楼中楼回复）及其发布时间，以及在视频播放过程中实时滚动的弹幕（</w:t>
      </w:r>
      <w:r>
        <w:rPr>
          <w:rFonts w:hint="eastAsia"/>
        </w:rPr>
        <w:t>Danmaku</w:t>
      </w:r>
      <w:r>
        <w:rPr>
          <w:rFonts w:hint="eastAsia"/>
        </w:rPr>
        <w:t>）。</w:t>
      </w:r>
    </w:p>
    <w:p w14:paraId="0859263E" w14:textId="08E02E78" w:rsidR="00F54B80" w:rsidRDefault="00000000">
      <w:pPr>
        <w:pStyle w:val="altz"/>
        <w:ind w:firstLine="480"/>
      </w:pPr>
      <w:r>
        <w:rPr>
          <w:rFonts w:hint="eastAsia"/>
        </w:rPr>
        <w:t>最终，</w:t>
      </w:r>
      <w:r w:rsidR="000E5BE3">
        <w:rPr>
          <w:rFonts w:hint="eastAsia"/>
        </w:rPr>
        <w:t>研究</w:t>
      </w:r>
      <w:r>
        <w:rPr>
          <w:rFonts w:hint="eastAsia"/>
        </w:rPr>
        <w:t>构建了一个庞大的原始数据集，其中包含</w:t>
      </w:r>
      <w:r>
        <w:rPr>
          <w:rFonts w:hint="eastAsia"/>
        </w:rPr>
        <w:t>743</w:t>
      </w:r>
      <w:r>
        <w:rPr>
          <w:rFonts w:hint="eastAsia"/>
        </w:rPr>
        <w:t>个符合标准的视频，涉及</w:t>
      </w:r>
      <w:r>
        <w:rPr>
          <w:rFonts w:hint="eastAsia"/>
        </w:rPr>
        <w:t>525</w:t>
      </w:r>
      <w:r>
        <w:rPr>
          <w:rFonts w:hint="eastAsia"/>
        </w:rPr>
        <w:t>位</w:t>
      </w:r>
      <w:r>
        <w:rPr>
          <w:rFonts w:hint="eastAsia"/>
        </w:rPr>
        <w:t>UP</w:t>
      </w:r>
      <w:r>
        <w:rPr>
          <w:rFonts w:hint="eastAsia"/>
        </w:rPr>
        <w:t>主，总观看量超过</w:t>
      </w:r>
      <w:r>
        <w:rPr>
          <w:rFonts w:hint="eastAsia"/>
        </w:rPr>
        <w:t>4.8</w:t>
      </w:r>
      <w:r>
        <w:rPr>
          <w:rFonts w:hint="eastAsia"/>
        </w:rPr>
        <w:t>亿次，并捕获了约</w:t>
      </w:r>
      <w:r>
        <w:rPr>
          <w:rFonts w:hint="eastAsia"/>
        </w:rPr>
        <w:t>32.8</w:t>
      </w:r>
      <w:r>
        <w:rPr>
          <w:rFonts w:hint="eastAsia"/>
        </w:rPr>
        <w:t>万条评论和</w:t>
      </w:r>
      <w:r>
        <w:rPr>
          <w:rFonts w:hint="eastAsia"/>
        </w:rPr>
        <w:t>43.2</w:t>
      </w:r>
      <w:r>
        <w:rPr>
          <w:rFonts w:hint="eastAsia"/>
        </w:rPr>
        <w:t>万条弹幕。</w:t>
      </w:r>
    </w:p>
    <w:p w14:paraId="6C7AC850" w14:textId="77777777" w:rsidR="00F54B80" w:rsidRDefault="00000000">
      <w:pPr>
        <w:pStyle w:val="3"/>
        <w:spacing w:before="163"/>
        <w:rPr>
          <w:rFonts w:hint="eastAsia"/>
        </w:rPr>
      </w:pPr>
      <w:bookmarkStart w:id="55" w:name="_Toc226059677"/>
      <w:r>
        <w:rPr>
          <w:rFonts w:hint="eastAsia"/>
        </w:rPr>
        <w:t>数据脱敏与匿名化处理</w:t>
      </w:r>
      <w:bookmarkEnd w:id="55"/>
    </w:p>
    <w:p w14:paraId="2DB4ADE8" w14:textId="77777777" w:rsidR="00F54B80" w:rsidRDefault="00000000">
      <w:pPr>
        <w:pStyle w:val="altz"/>
        <w:ind w:firstLine="480"/>
      </w:pPr>
      <w:r>
        <w:rPr>
          <w:rFonts w:hint="eastAsia"/>
        </w:rPr>
        <w:t>为严格保护用户隐私，本研究在数据处理的全过程中遵循了匿名化原则。具体措施包括：</w:t>
      </w:r>
    </w:p>
    <w:p w14:paraId="07806C8F" w14:textId="77777777" w:rsidR="00F54B80" w:rsidRDefault="00000000">
      <w:pPr>
        <w:pStyle w:val="altz"/>
        <w:numPr>
          <w:ilvl w:val="0"/>
          <w:numId w:val="16"/>
        </w:numPr>
        <w:ind w:firstLineChars="0"/>
      </w:pPr>
      <w:r>
        <w:rPr>
          <w:rFonts w:hint="eastAsia"/>
        </w:rPr>
        <w:t>不采集任何可直接识别个人真实身份的信息（如手机号、邮箱等）。</w:t>
      </w:r>
    </w:p>
    <w:p w14:paraId="64D1642B" w14:textId="77777777" w:rsidR="00F54B80" w:rsidRDefault="00000000">
      <w:pPr>
        <w:pStyle w:val="altz"/>
        <w:numPr>
          <w:ilvl w:val="0"/>
          <w:numId w:val="16"/>
        </w:numPr>
        <w:ind w:firstLineChars="0"/>
      </w:pPr>
      <w:r>
        <w:rPr>
          <w:rFonts w:hint="eastAsia"/>
        </w:rPr>
        <w:t>在数据分析阶段，使用随机生成的唯一</w:t>
      </w:r>
      <w:r>
        <w:rPr>
          <w:rFonts w:hint="eastAsia"/>
        </w:rPr>
        <w:t>ID</w:t>
      </w:r>
      <w:r>
        <w:rPr>
          <w:rFonts w:hint="eastAsia"/>
        </w:rPr>
        <w:t>替换原始的用户</w:t>
      </w:r>
      <w:r>
        <w:rPr>
          <w:rFonts w:hint="eastAsia"/>
        </w:rPr>
        <w:t>ID</w:t>
      </w:r>
      <w:r>
        <w:rPr>
          <w:rFonts w:hint="eastAsia"/>
        </w:rPr>
        <w:t>与</w:t>
      </w:r>
      <w:r>
        <w:rPr>
          <w:rFonts w:hint="eastAsia"/>
        </w:rPr>
        <w:t>UP</w:t>
      </w:r>
      <w:r>
        <w:rPr>
          <w:rFonts w:hint="eastAsia"/>
        </w:rPr>
        <w:t>主</w:t>
      </w:r>
      <w:r>
        <w:rPr>
          <w:rFonts w:hint="eastAsia"/>
        </w:rPr>
        <w:t>ID</w:t>
      </w:r>
      <w:r>
        <w:rPr>
          <w:rFonts w:hint="eastAsia"/>
        </w:rPr>
        <w:t>，切断数据与具体账号的关联。</w:t>
      </w:r>
    </w:p>
    <w:p w14:paraId="4FFCA4A1" w14:textId="77777777" w:rsidR="00F54B80" w:rsidRDefault="00000000">
      <w:pPr>
        <w:pStyle w:val="altz"/>
        <w:numPr>
          <w:ilvl w:val="0"/>
          <w:numId w:val="16"/>
        </w:numPr>
        <w:ind w:firstLineChars="0"/>
      </w:pPr>
      <w:r>
        <w:rPr>
          <w:rFonts w:hint="eastAsia"/>
        </w:rPr>
        <w:t>在论文撰写与结果展示中，不引用任何未经处理的、可能暴露用户身份的原始评论或弹幕文本，所有案例均经过脱敏或以聚合数据的形式呈现。</w:t>
      </w:r>
    </w:p>
    <w:p w14:paraId="2A449A9E" w14:textId="77777777" w:rsidR="00F54B80" w:rsidRDefault="00000000">
      <w:pPr>
        <w:pStyle w:val="3"/>
        <w:spacing w:before="163"/>
        <w:rPr>
          <w:rFonts w:hint="eastAsia"/>
        </w:rPr>
      </w:pPr>
      <w:bookmarkStart w:id="56" w:name="_Toc226059678"/>
      <w:r>
        <w:rPr>
          <w:rFonts w:hint="eastAsia"/>
        </w:rPr>
        <w:t>研究伦理与平台合规说明</w:t>
      </w:r>
      <w:bookmarkEnd w:id="56"/>
    </w:p>
    <w:p w14:paraId="4111CB73" w14:textId="0C944726" w:rsidR="00F54B80" w:rsidRDefault="00000000">
      <w:pPr>
        <w:pStyle w:val="altz"/>
        <w:ind w:firstLine="480"/>
      </w:pPr>
      <w:r>
        <w:rPr>
          <w:rFonts w:hint="eastAsia"/>
        </w:rPr>
        <w:t>本研究严格遵守学术伦理规范。所有采集的数据均为</w:t>
      </w:r>
      <w:r>
        <w:rPr>
          <w:rFonts w:hint="eastAsia"/>
        </w:rPr>
        <w:t>Bilibili</w:t>
      </w:r>
      <w:r>
        <w:rPr>
          <w:rFonts w:hint="eastAsia"/>
        </w:rPr>
        <w:t>平台上的公开信息，用户在发布时已默认其内容可被公众访问。研究过程不涉及与用户的直接互动，也未干预平台的正常生态。鉴于本研究仅使用公开可得的匿名化数据进行分析，根据相关伦理审查指南，可豁免正式的伦理审查。尽管如此，</w:t>
      </w:r>
      <w:r w:rsidR="000E5BE3">
        <w:rPr>
          <w:rFonts w:hint="eastAsia"/>
        </w:rPr>
        <w:t>本研究</w:t>
      </w:r>
      <w:r>
        <w:rPr>
          <w:rFonts w:hint="eastAsia"/>
        </w:rPr>
        <w:t>始终以负责任的态度处理数据，确保研究行为符合平台的服务条款与数据使用政策，并致力于保护个人隐私。</w:t>
      </w:r>
    </w:p>
    <w:p w14:paraId="6EB39F7F" w14:textId="77777777" w:rsidR="00F54B80" w:rsidRDefault="00000000">
      <w:pPr>
        <w:pStyle w:val="2"/>
        <w:spacing w:before="163" w:after="163"/>
        <w:rPr>
          <w:rFonts w:hint="eastAsia"/>
        </w:rPr>
      </w:pPr>
      <w:bookmarkStart w:id="57" w:name="_Toc226059679"/>
      <w:r>
        <w:rPr>
          <w:rFonts w:hint="eastAsia"/>
        </w:rPr>
        <w:t>数据预处理</w:t>
      </w:r>
      <w:bookmarkEnd w:id="57"/>
    </w:p>
    <w:p w14:paraId="245EFD6D" w14:textId="77777777" w:rsidR="00F54B80" w:rsidRDefault="00000000">
      <w:pPr>
        <w:pStyle w:val="altz"/>
        <w:ind w:firstLine="480"/>
      </w:pPr>
      <w:commentRangeStart w:id="58"/>
      <w:r>
        <w:rPr>
          <w:rFonts w:hint="eastAsia"/>
        </w:rPr>
        <w:t>原始的社交媒体文本数据通常包含大量噪声与不规范表达，为保证后续分析与建模的质量，必须进行系统的数据预处理。</w:t>
      </w:r>
      <w:commentRangeEnd w:id="58"/>
      <w:r w:rsidR="00393831">
        <w:rPr>
          <w:rStyle w:val="afb"/>
        </w:rPr>
        <w:commentReference w:id="58"/>
      </w:r>
    </w:p>
    <w:p w14:paraId="37AB706E" w14:textId="77777777" w:rsidR="00F54B80" w:rsidRDefault="00000000">
      <w:pPr>
        <w:pStyle w:val="3"/>
        <w:spacing w:before="163"/>
        <w:rPr>
          <w:rFonts w:hint="eastAsia"/>
        </w:rPr>
      </w:pPr>
      <w:bookmarkStart w:id="59" w:name="_Toc226059680"/>
      <w:r>
        <w:rPr>
          <w:rFonts w:hint="eastAsia"/>
        </w:rPr>
        <w:t>去重与无效数据清洗</w:t>
      </w:r>
      <w:bookmarkEnd w:id="59"/>
    </w:p>
    <w:p w14:paraId="4704EDD3" w14:textId="77777777" w:rsidR="00F54B80" w:rsidRDefault="00000000">
      <w:pPr>
        <w:pStyle w:val="altz"/>
        <w:ind w:firstLine="480"/>
      </w:pPr>
      <w:r>
        <w:rPr>
          <w:rFonts w:hint="eastAsia"/>
        </w:rPr>
        <w:t>首先对采集的数据进行完整性与唯一性检查。通过视频</w:t>
      </w:r>
      <w:r>
        <w:rPr>
          <w:rFonts w:hint="eastAsia"/>
        </w:rPr>
        <w:t>ID</w:t>
      </w:r>
      <w:r>
        <w:rPr>
          <w:rFonts w:hint="eastAsia"/>
        </w:rPr>
        <w:t>、评论</w:t>
      </w:r>
      <w:r>
        <w:rPr>
          <w:rFonts w:hint="eastAsia"/>
        </w:rPr>
        <w:t>ID</w:t>
      </w:r>
      <w:r>
        <w:rPr>
          <w:rFonts w:hint="eastAsia"/>
        </w:rPr>
        <w:t>和弹幕</w:t>
      </w:r>
      <w:r>
        <w:rPr>
          <w:rFonts w:hint="eastAsia"/>
        </w:rPr>
        <w:t>ID</w:t>
      </w:r>
      <w:r>
        <w:rPr>
          <w:rFonts w:hint="eastAsia"/>
        </w:rPr>
        <w:t>作</w:t>
      </w:r>
      <w:r>
        <w:rPr>
          <w:rFonts w:hint="eastAsia"/>
        </w:rPr>
        <w:lastRenderedPageBreak/>
        <w:t>为唯一标识符，识别并删除在采集过程中可能出现的重复条目，确保每条记录的唯一性。</w:t>
      </w:r>
    </w:p>
    <w:p w14:paraId="4AFD16D1" w14:textId="77777777" w:rsidR="00F54B80" w:rsidRDefault="00000000">
      <w:pPr>
        <w:pStyle w:val="3"/>
        <w:spacing w:before="163"/>
        <w:rPr>
          <w:rFonts w:hint="eastAsia"/>
        </w:rPr>
      </w:pPr>
      <w:bookmarkStart w:id="60" w:name="_Toc226059681"/>
      <w:r>
        <w:rPr>
          <w:rFonts w:hint="eastAsia"/>
        </w:rPr>
        <w:t>文本规范化处理</w:t>
      </w:r>
      <w:bookmarkEnd w:id="60"/>
    </w:p>
    <w:p w14:paraId="6A613FB7" w14:textId="77777777" w:rsidR="00F54B80" w:rsidRDefault="00000000">
      <w:pPr>
        <w:pStyle w:val="altz"/>
        <w:ind w:firstLine="480"/>
      </w:pPr>
      <w:r>
        <w:rPr>
          <w:rFonts w:hint="eastAsia"/>
        </w:rPr>
        <w:t>此步骤旨在统一文本格式，降低复杂性。主要工作包括：</w:t>
      </w:r>
    </w:p>
    <w:p w14:paraId="4BC73DBA" w14:textId="77777777" w:rsidR="00F54B80" w:rsidRDefault="00000000">
      <w:pPr>
        <w:pStyle w:val="altz"/>
        <w:numPr>
          <w:ilvl w:val="0"/>
          <w:numId w:val="17"/>
        </w:numPr>
        <w:ind w:firstLineChars="0"/>
      </w:pPr>
      <w:r>
        <w:rPr>
          <w:rFonts w:hint="eastAsia"/>
        </w:rPr>
        <w:t>繁简体转换：将所有文本（特别是来自港澳台地区用户的繁体字评论）统一转换为简体中文。</w:t>
      </w:r>
    </w:p>
    <w:p w14:paraId="3597F7D7" w14:textId="77777777" w:rsidR="00F54B80" w:rsidRDefault="00000000">
      <w:pPr>
        <w:pStyle w:val="altz"/>
        <w:numPr>
          <w:ilvl w:val="0"/>
          <w:numId w:val="17"/>
        </w:numPr>
        <w:ind w:firstLineChars="0"/>
      </w:pPr>
      <w:r>
        <w:rPr>
          <w:rFonts w:hint="eastAsia"/>
        </w:rPr>
        <w:t>表情符号（</w:t>
      </w:r>
      <w:r>
        <w:rPr>
          <w:rFonts w:hint="eastAsia"/>
        </w:rPr>
        <w:t>Emoji</w:t>
      </w:r>
      <w:r>
        <w:rPr>
          <w:rFonts w:hint="eastAsia"/>
        </w:rPr>
        <w:t>）处理：将文本中的</w:t>
      </w:r>
      <w:r>
        <w:rPr>
          <w:rFonts w:hint="eastAsia"/>
        </w:rPr>
        <w:t>Emoji</w:t>
      </w:r>
      <w:r>
        <w:rPr>
          <w:rFonts w:hint="eastAsia"/>
        </w:rPr>
        <w:t>表情符号转换为其对应的文本描述（如，</w:t>
      </w:r>
      <w:r>
        <w:rPr>
          <w:rFonts w:ascii="Segoe UI Emoji" w:hAnsi="Segoe UI Emoji" w:cs="Segoe UI Emoji"/>
        </w:rPr>
        <w:t>😊</w:t>
      </w:r>
      <w:r>
        <w:rPr>
          <w:rFonts w:hint="eastAsia"/>
        </w:rPr>
        <w:t>转换为</w:t>
      </w:r>
      <w:r>
        <w:rPr>
          <w:rFonts w:hint="eastAsia"/>
        </w:rPr>
        <w:t>[</w:t>
      </w:r>
      <w:r>
        <w:rPr>
          <w:rFonts w:hint="eastAsia"/>
        </w:rPr>
        <w:t>微笑</w:t>
      </w:r>
      <w:r>
        <w:rPr>
          <w:rFonts w:hint="eastAsia"/>
        </w:rPr>
        <w:t>]</w:t>
      </w:r>
      <w:r>
        <w:rPr>
          <w:rFonts w:hint="eastAsia"/>
        </w:rPr>
        <w:t>），或在不影响语义理解的情况下直接移除，以避免对后续模型处理造成干扰。</w:t>
      </w:r>
    </w:p>
    <w:p w14:paraId="220BC2D5" w14:textId="77777777" w:rsidR="00F54B80" w:rsidRDefault="00000000">
      <w:pPr>
        <w:pStyle w:val="altz"/>
        <w:numPr>
          <w:ilvl w:val="0"/>
          <w:numId w:val="17"/>
        </w:numPr>
        <w:ind w:firstLineChars="0"/>
      </w:pPr>
      <w:r>
        <w:rPr>
          <w:rFonts w:hint="eastAsia"/>
        </w:rPr>
        <w:t>去除特殊字符：清除文本中无意义的符号、</w:t>
      </w:r>
      <w:r>
        <w:rPr>
          <w:rFonts w:hint="eastAsia"/>
        </w:rPr>
        <w:t>HTML</w:t>
      </w:r>
      <w:r>
        <w:rPr>
          <w:rFonts w:hint="eastAsia"/>
        </w:rPr>
        <w:t>标签以及多余的空格和换行符。</w:t>
      </w:r>
    </w:p>
    <w:p w14:paraId="383E230C" w14:textId="77777777" w:rsidR="00F54B80" w:rsidRDefault="00000000">
      <w:pPr>
        <w:pStyle w:val="3"/>
        <w:spacing w:before="163"/>
        <w:rPr>
          <w:rFonts w:hint="eastAsia"/>
        </w:rPr>
      </w:pPr>
      <w:bookmarkStart w:id="61" w:name="_Toc226059682"/>
      <w:r>
        <w:rPr>
          <w:rFonts w:hint="eastAsia"/>
        </w:rPr>
        <w:t>中文分词与停用词处理</w:t>
      </w:r>
      <w:bookmarkEnd w:id="61"/>
    </w:p>
    <w:p w14:paraId="42D349A4" w14:textId="6732C330" w:rsidR="00F54B80" w:rsidRDefault="00000000">
      <w:pPr>
        <w:pStyle w:val="altz"/>
        <w:ind w:firstLine="480"/>
      </w:pPr>
      <w:r>
        <w:rPr>
          <w:rFonts w:hint="eastAsia"/>
        </w:rPr>
        <w:t>由于中文文本词与词之间没有天然的分隔符，分词是文本处理的关键一步。本研究采用</w:t>
      </w:r>
      <w:r>
        <w:rPr>
          <w:rFonts w:hint="eastAsia"/>
        </w:rPr>
        <w:t>Jieba</w:t>
      </w:r>
      <w:r>
        <w:rPr>
          <w:rFonts w:hint="eastAsia"/>
        </w:rPr>
        <w:t>分词库对所有评论和弹幕文本进行分词。分词后，加载一个综合性的中文停用词表（包含“的”、“了”、“在”等高频但信息量低的词语），并结合本领域的特点进行扩充，从文本中移除这些停用词，以凸显核心语义。</w:t>
      </w:r>
    </w:p>
    <w:p w14:paraId="73DA6B73" w14:textId="77777777" w:rsidR="00F54B80" w:rsidRDefault="00000000">
      <w:pPr>
        <w:pStyle w:val="3"/>
        <w:spacing w:before="163"/>
        <w:rPr>
          <w:rFonts w:hint="eastAsia"/>
        </w:rPr>
      </w:pPr>
      <w:bookmarkStart w:id="62" w:name="_Toc226059683"/>
      <w:r>
        <w:rPr>
          <w:rFonts w:hint="eastAsia"/>
        </w:rPr>
        <w:t>噪声、广告、灌水文本识别</w:t>
      </w:r>
      <w:bookmarkEnd w:id="62"/>
    </w:p>
    <w:p w14:paraId="189BD4E2" w14:textId="77777777" w:rsidR="00F54B80" w:rsidRDefault="00000000">
      <w:pPr>
        <w:pStyle w:val="altz"/>
        <w:ind w:firstLine="480"/>
      </w:pPr>
      <w:r>
        <w:rPr>
          <w:rFonts w:hint="eastAsia"/>
        </w:rPr>
        <w:t>社交媒体评论区常混杂有广告、恶意灌水或与主题完全无关的内容。为净化文本数据，本研究采用“规则</w:t>
      </w:r>
      <w:r>
        <w:rPr>
          <w:rFonts w:hint="eastAsia"/>
        </w:rPr>
        <w:t>+</w:t>
      </w:r>
      <w:r>
        <w:rPr>
          <w:rFonts w:hint="eastAsia"/>
        </w:rPr>
        <w:t>模型”相结合的方式进行过滤。首先，通过正则表达式等规则方法，快速过滤含有</w:t>
      </w:r>
      <w:r>
        <w:rPr>
          <w:rFonts w:hint="eastAsia"/>
        </w:rPr>
        <w:t>URL</w:t>
      </w:r>
      <w:r>
        <w:rPr>
          <w:rFonts w:hint="eastAsia"/>
        </w:rPr>
        <w:t>链接、推广信息特征词（如“加</w:t>
      </w:r>
      <w:r>
        <w:rPr>
          <w:rFonts w:hint="eastAsia"/>
        </w:rPr>
        <w:t>V</w:t>
      </w:r>
      <w:r>
        <w:rPr>
          <w:rFonts w:hint="eastAsia"/>
        </w:rPr>
        <w:t>”、“私信”）的明显广告文本。随后，借助在参考论文中验证过有效性的大语言模型（</w:t>
      </w:r>
      <w:r>
        <w:rPr>
          <w:rFonts w:hint="eastAsia"/>
        </w:rPr>
        <w:t>LLM</w:t>
      </w:r>
      <w:r>
        <w:rPr>
          <w:rFonts w:hint="eastAsia"/>
        </w:rPr>
        <w:t>）辅助进行语义层面的无关内容识别与过滤，并辅以人工抽样验证，确保最终用于分析的文本语料库高度聚焦于生殖健康话题的讨论。</w:t>
      </w:r>
    </w:p>
    <w:p w14:paraId="7BFAB322" w14:textId="77777777" w:rsidR="00F54B80" w:rsidRDefault="00000000">
      <w:pPr>
        <w:pStyle w:val="2"/>
        <w:spacing w:before="163" w:after="163"/>
        <w:rPr>
          <w:rFonts w:hint="eastAsia"/>
        </w:rPr>
      </w:pPr>
      <w:bookmarkStart w:id="63" w:name="_Toc226059684"/>
      <w:r>
        <w:rPr>
          <w:rFonts w:hint="eastAsia"/>
        </w:rPr>
        <w:t>问题提取</w:t>
      </w:r>
      <w:bookmarkEnd w:id="63"/>
    </w:p>
    <w:p w14:paraId="17AAA62A" w14:textId="77777777" w:rsidR="00F54B80" w:rsidRDefault="00000000">
      <w:pPr>
        <w:pStyle w:val="altz"/>
        <w:ind w:firstLine="480"/>
      </w:pPr>
      <w:r>
        <w:t>从相关视频下采集到的原始评论数据量庞大且内容混杂，包含了大量无关的闲聊、情绪表达、以及不具提问意图的符号。为了从</w:t>
      </w:r>
      <w:r>
        <w:rPr>
          <w:rFonts w:hint="eastAsia"/>
        </w:rPr>
        <w:t>其</w:t>
      </w:r>
      <w:r>
        <w:t>中提炼出有价值的研究样本，必须</w:t>
      </w:r>
      <w:r>
        <w:rPr>
          <w:rFonts w:hint="eastAsia"/>
        </w:rPr>
        <w:t>进行</w:t>
      </w:r>
      <w:r>
        <w:t>系统化筛选。</w:t>
      </w:r>
    </w:p>
    <w:p w14:paraId="14E3E910" w14:textId="4476064C" w:rsidR="00F54B80" w:rsidRDefault="00000000">
      <w:pPr>
        <w:pStyle w:val="altz"/>
        <w:ind w:firstLine="480"/>
      </w:pPr>
      <w:r>
        <w:t>经过</w:t>
      </w:r>
      <w:r>
        <w:rPr>
          <w:rFonts w:hint="eastAsia"/>
        </w:rPr>
        <w:t>依</w:t>
      </w:r>
      <w:r>
        <w:rPr>
          <w:rFonts w:hint="eastAsia"/>
        </w:rPr>
        <w:t>3.</w:t>
      </w:r>
      <w:r w:rsidR="002324CA">
        <w:rPr>
          <w:rFonts w:hint="eastAsia"/>
        </w:rPr>
        <w:t>1</w:t>
      </w:r>
      <w:r>
        <w:rPr>
          <w:rFonts w:hint="eastAsia"/>
        </w:rPr>
        <w:t>.3</w:t>
      </w:r>
      <w:r>
        <w:rPr>
          <w:rFonts w:hint="eastAsia"/>
        </w:rPr>
        <w:t>节所设计的</w:t>
      </w:r>
      <w:r>
        <w:t>关键词提取后，</w:t>
      </w:r>
      <w:r>
        <w:rPr>
          <w:rFonts w:hint="eastAsia"/>
        </w:rPr>
        <w:t>研究</w:t>
      </w:r>
      <w:r>
        <w:t>得到了一个与主题高度相关的评论子集。然而，并非所有包含关键词的评论都是有效提问。因此，研究</w:t>
      </w:r>
      <w:r>
        <w:rPr>
          <w:rFonts w:hint="eastAsia"/>
        </w:rPr>
        <w:t>随后</w:t>
      </w:r>
      <w:r>
        <w:t>剔除了仅提及关键词但并未提出问题的评论（例如，</w:t>
      </w:r>
      <w:r>
        <w:rPr>
          <w:rFonts w:hint="eastAsia"/>
        </w:rPr>
        <w:t>“</w:t>
      </w:r>
      <w:r>
        <w:t>我上次也吃了紧急避孕药</w:t>
      </w:r>
      <w:r>
        <w:rPr>
          <w:rFonts w:hint="eastAsia"/>
        </w:rPr>
        <w:t>”）。</w:t>
      </w:r>
      <w:r>
        <w:t>最</w:t>
      </w:r>
      <w:r>
        <w:rPr>
          <w:rFonts w:hint="eastAsia"/>
        </w:rPr>
        <w:t>终</w:t>
      </w:r>
      <w:r>
        <w:t>，为了保证问题集的多样性并减少冗余，对高度相似或完全重复的提问进行了去重处理。</w:t>
      </w:r>
    </w:p>
    <w:p w14:paraId="7AB7CEDD" w14:textId="4874D644" w:rsidR="00F54B80" w:rsidRDefault="00000000">
      <w:pPr>
        <w:pStyle w:val="altz"/>
        <w:ind w:firstLine="480"/>
      </w:pPr>
      <w:r>
        <w:t>经过上述系统的清流程，</w:t>
      </w:r>
      <w:r>
        <w:rPr>
          <w:rFonts w:hint="eastAsia"/>
        </w:rPr>
        <w:t>研究</w:t>
      </w:r>
      <w:r>
        <w:t>最终从数万条原始评论中筛选并保留了</w:t>
      </w:r>
      <w:r>
        <w:t>3700</w:t>
      </w:r>
      <w:r>
        <w:t>余条具</w:t>
      </w:r>
      <w:r>
        <w:lastRenderedPageBreak/>
        <w:t>有明确提问意图和高度分析价值的有效用户问题。</w:t>
      </w:r>
    </w:p>
    <w:p w14:paraId="4845FDF8" w14:textId="77777777" w:rsidR="00F54B80" w:rsidRDefault="00000000">
      <w:pPr>
        <w:pStyle w:val="2"/>
        <w:spacing w:before="163" w:after="163"/>
        <w:rPr>
          <w:rFonts w:hint="eastAsia"/>
        </w:rPr>
      </w:pPr>
      <w:bookmarkStart w:id="64" w:name="_Toc226059685"/>
      <w:commentRangeStart w:id="65"/>
      <w:r>
        <w:rPr>
          <w:rFonts w:hint="eastAsia"/>
        </w:rPr>
        <w:t>本章小结</w:t>
      </w:r>
      <w:bookmarkEnd w:id="64"/>
    </w:p>
    <w:p w14:paraId="28FBD6FE" w14:textId="2C3746EB" w:rsidR="00F54B80" w:rsidRDefault="00000000">
      <w:pPr>
        <w:pStyle w:val="altz"/>
        <w:ind w:firstLine="480"/>
        <w:sectPr w:rsidR="00F54B80">
          <w:headerReference w:type="default" r:id="rId30"/>
          <w:endnotePr>
            <w:numFmt w:val="decimal"/>
          </w:endnotePr>
          <w:pgSz w:w="11906" w:h="16838"/>
          <w:pgMar w:top="1701" w:right="1418" w:bottom="1701" w:left="1418" w:header="851" w:footer="850" w:gutter="0"/>
          <w:cols w:space="425"/>
          <w:docGrid w:type="linesAndChars" w:linePitch="326"/>
        </w:sectPr>
      </w:pPr>
      <w:r>
        <w:rPr>
          <w:rFonts w:hint="eastAsia"/>
        </w:rPr>
        <w:t>本章完成</w:t>
      </w:r>
      <w:r w:rsidR="00393831">
        <w:rPr>
          <w:rFonts w:hint="eastAsia"/>
        </w:rPr>
        <w:t>了</w:t>
      </w:r>
      <w:r>
        <w:rPr>
          <w:rFonts w:hint="eastAsia"/>
        </w:rPr>
        <w:t>研究的数据准备工作，从真实复杂的网络环境中，系统性采集</w:t>
      </w:r>
      <w:r w:rsidR="00393831">
        <w:rPr>
          <w:rFonts w:hint="eastAsia"/>
        </w:rPr>
        <w:t>和</w:t>
      </w:r>
      <w:r>
        <w:rPr>
          <w:rFonts w:hint="eastAsia"/>
        </w:rPr>
        <w:t>构建</w:t>
      </w:r>
      <w:r w:rsidR="00393831">
        <w:rPr>
          <w:rFonts w:hint="eastAsia"/>
        </w:rPr>
        <w:t>了</w:t>
      </w:r>
      <w:r>
        <w:rPr>
          <w:rFonts w:hint="eastAsia"/>
        </w:rPr>
        <w:t>一个反映青少年生殖健康真实需求的原始问题数据集。在本章中，首先阐述了选择</w:t>
      </w:r>
      <w:r>
        <w:rPr>
          <w:rFonts w:hint="eastAsia"/>
        </w:rPr>
        <w:t>Bilibili</w:t>
      </w:r>
      <w:r>
        <w:rPr>
          <w:rFonts w:hint="eastAsia"/>
        </w:rPr>
        <w:t>作为数据源的理由，并详细介绍了数据的采集范围与方法。</w:t>
      </w:r>
      <w:r w:rsidR="006736BA">
        <w:rPr>
          <w:rFonts w:hint="eastAsia"/>
        </w:rPr>
        <w:t>经过一套完整的流程，从</w:t>
      </w:r>
      <w:r>
        <w:rPr>
          <w:rFonts w:hint="eastAsia"/>
        </w:rPr>
        <w:t>大规模的数据采集，继而通过</w:t>
      </w:r>
      <w:r w:rsidR="006736BA">
        <w:rPr>
          <w:rFonts w:hint="eastAsia"/>
        </w:rPr>
        <w:t>关键词提取</w:t>
      </w:r>
      <w:r>
        <w:rPr>
          <w:rFonts w:hint="eastAsia"/>
        </w:rPr>
        <w:t>以及</w:t>
      </w:r>
      <w:r w:rsidR="006736BA">
        <w:rPr>
          <w:rFonts w:hint="eastAsia"/>
        </w:rPr>
        <w:t>自动化去重与清洗</w:t>
      </w:r>
      <w:r>
        <w:rPr>
          <w:rFonts w:hint="eastAsia"/>
        </w:rPr>
        <w:t>、严格的人工审核，最终成功构建了一个包含</w:t>
      </w:r>
      <w:r>
        <w:rPr>
          <w:rFonts w:hint="eastAsia"/>
        </w:rPr>
        <w:t>3700</w:t>
      </w:r>
      <w:r>
        <w:rPr>
          <w:rFonts w:hint="eastAsia"/>
        </w:rPr>
        <w:t>余条高质量用户问题的结构化数据集。</w:t>
      </w:r>
      <w:commentRangeEnd w:id="65"/>
      <w:r>
        <w:commentReference w:id="65"/>
      </w:r>
    </w:p>
    <w:p w14:paraId="1861C94A" w14:textId="77777777" w:rsidR="00F54B80" w:rsidRDefault="00000000">
      <w:pPr>
        <w:pStyle w:val="1"/>
        <w:spacing w:before="326" w:after="326"/>
        <w:rPr>
          <w:rFonts w:hint="eastAsia"/>
        </w:rPr>
      </w:pPr>
      <w:bookmarkStart w:id="66" w:name="_Toc226059686"/>
      <w:r>
        <w:rPr>
          <w:rFonts w:hint="eastAsia"/>
        </w:rPr>
        <w:lastRenderedPageBreak/>
        <w:t>社交媒体青少年生殖健康评论的问题分类分析</w:t>
      </w:r>
      <w:bookmarkEnd w:id="66"/>
    </w:p>
    <w:p w14:paraId="6F08DFF3" w14:textId="55AE112B" w:rsidR="00F54B80" w:rsidRDefault="00000000">
      <w:pPr>
        <w:pStyle w:val="altz"/>
        <w:ind w:firstLine="480"/>
        <w:rPr>
          <w:rFonts w:ascii="宋体" w:hAnsi="宋体" w:cs="宋体" w:hint="eastAsia"/>
          <w:kern w:val="0"/>
          <w:szCs w:val="24"/>
        </w:rPr>
      </w:pPr>
      <w:r>
        <w:rPr>
          <w:rStyle w:val="altz0"/>
        </w:rPr>
        <w:t>本章将首先对</w:t>
      </w:r>
      <w:r w:rsidR="00393831">
        <w:rPr>
          <w:rStyle w:val="altz0"/>
          <w:rFonts w:hint="eastAsia"/>
        </w:rPr>
        <w:t>所得到的</w:t>
      </w:r>
      <w:commentRangeStart w:id="67"/>
      <w:r>
        <w:rPr>
          <w:rStyle w:val="altz0"/>
        </w:rPr>
        <w:t>语料</w:t>
      </w:r>
      <w:commentRangeEnd w:id="67"/>
      <w:r>
        <w:commentReference w:id="67"/>
      </w:r>
      <w:r>
        <w:rPr>
          <w:rStyle w:val="altz0"/>
        </w:rPr>
        <w:t>的总体特征进行描述，然后展示基于本研究构建的分类体系下的问题分类结果，并通过定量统计揭示青少年关注度的分布格局。</w:t>
      </w:r>
      <w:r>
        <w:rPr>
          <w:rStyle w:val="altz0"/>
          <w:rFonts w:hint="eastAsia"/>
        </w:rPr>
        <w:t>之后</w:t>
      </w:r>
      <w:r>
        <w:rPr>
          <w:rStyle w:val="altz0"/>
        </w:rPr>
        <w:t>将深入到不同主题内部，通过定性分析，刻画各类问题下的具体特征与核心诉求。最后，本章将综合分析这些发现所揭示的青少年真实需求与潜在风险，并与现有研究进行比较，以凸显本研究的发现与价值。</w:t>
      </w:r>
    </w:p>
    <w:p w14:paraId="7A73DD97" w14:textId="77777777" w:rsidR="00F54B80" w:rsidRDefault="00000000">
      <w:pPr>
        <w:pStyle w:val="2"/>
        <w:spacing w:before="163" w:after="163"/>
        <w:rPr>
          <w:rFonts w:hint="eastAsia"/>
        </w:rPr>
      </w:pPr>
      <w:bookmarkStart w:id="68" w:name="_Toc226059687"/>
      <w:r>
        <w:rPr>
          <w:rFonts w:hint="eastAsia"/>
        </w:rPr>
        <w:t>语料总体特征分析</w:t>
      </w:r>
      <w:bookmarkEnd w:id="68"/>
    </w:p>
    <w:p w14:paraId="0C4F6379" w14:textId="77777777" w:rsidR="00F54B80" w:rsidRDefault="00000000">
      <w:pPr>
        <w:pStyle w:val="altz"/>
        <w:ind w:firstLine="480"/>
      </w:pPr>
      <w:r>
        <w:rPr>
          <w:rFonts w:hint="eastAsia"/>
        </w:rPr>
        <w:t>本研究用于分析的语料库，源自</w:t>
      </w:r>
      <w:r>
        <w:rPr>
          <w:rFonts w:hint="eastAsia"/>
        </w:rPr>
        <w:t>Bilibili</w:t>
      </w:r>
      <w:r>
        <w:rPr>
          <w:rFonts w:hint="eastAsia"/>
        </w:rPr>
        <w:t>平台</w:t>
      </w:r>
      <w:r>
        <w:rPr>
          <w:rFonts w:hint="eastAsia"/>
        </w:rPr>
        <w:t>2016</w:t>
      </w:r>
      <w:r>
        <w:rPr>
          <w:rFonts w:hint="eastAsia"/>
        </w:rPr>
        <w:t>年</w:t>
      </w:r>
      <w:r>
        <w:rPr>
          <w:rFonts w:hint="eastAsia"/>
        </w:rPr>
        <w:t>9</w:t>
      </w:r>
      <w:r>
        <w:rPr>
          <w:rFonts w:hint="eastAsia"/>
        </w:rPr>
        <w:t>月至</w:t>
      </w:r>
      <w:r>
        <w:rPr>
          <w:rFonts w:hint="eastAsia"/>
        </w:rPr>
        <w:t>2024</w:t>
      </w:r>
      <w:r>
        <w:rPr>
          <w:rFonts w:hint="eastAsia"/>
        </w:rPr>
        <w:t>年</w:t>
      </w:r>
      <w:r>
        <w:rPr>
          <w:rFonts w:hint="eastAsia"/>
        </w:rPr>
        <w:t>6</w:t>
      </w:r>
      <w:r>
        <w:rPr>
          <w:rFonts w:hint="eastAsia"/>
        </w:rPr>
        <w:t>月间发布的、与生殖健康主题相关的热门视频下方的用户评论。经过问题识别与筛选，最终构成了包含</w:t>
      </w:r>
      <w:r>
        <w:rPr>
          <w:rFonts w:hint="eastAsia"/>
        </w:rPr>
        <w:t>3780</w:t>
      </w:r>
      <w:r>
        <w:rPr>
          <w:rFonts w:hint="eastAsia"/>
        </w:rPr>
        <w:t>条有效评论的核心数据集。通过对这些语料的初步审阅，研究发现其呈现出多个显著特征。</w:t>
      </w:r>
    </w:p>
    <w:p w14:paraId="2A580726" w14:textId="77777777" w:rsidR="00F54B80" w:rsidRDefault="00000000">
      <w:pPr>
        <w:pStyle w:val="altz"/>
        <w:ind w:firstLine="480"/>
      </w:pPr>
      <w:r>
        <w:rPr>
          <w:rFonts w:hint="eastAsia"/>
        </w:rPr>
        <w:t>首要的特点是高度的口语化与场景化。用户的提问语言风格随意、自然，大量使用网络流行语、谐音梗和表情符号，与正式书面语差异巨大。问题往往与具体的个人情境紧密相连，如“我女票说……正常吗？”“昨天刚……今天就……怎么办？”。</w:t>
      </w:r>
    </w:p>
    <w:p w14:paraId="224BDD7A" w14:textId="77777777" w:rsidR="00F54B80" w:rsidRDefault="00000000">
      <w:pPr>
        <w:pStyle w:val="altz"/>
        <w:ind w:firstLine="480"/>
      </w:pPr>
      <w:r>
        <w:rPr>
          <w:rFonts w:hint="eastAsia"/>
        </w:rPr>
        <w:t>用户的提问普遍意图直接且迫切。大部分评论都指向一个非常具体、亟待解决的困惑，无论是对知识的渴求、对身体变化的焦虑，还是对某个行为风险的判断。评论中频繁出现的“求问”、“怎么办”、“急，在线等”等表述，反映了用户强烈的即时信息需求。</w:t>
      </w:r>
    </w:p>
    <w:p w14:paraId="61C6F383" w14:textId="77777777" w:rsidR="00F54B80" w:rsidRDefault="00000000">
      <w:pPr>
        <w:pStyle w:val="altz"/>
        <w:ind w:firstLine="480"/>
      </w:pPr>
      <w:r>
        <w:rPr>
          <w:rFonts w:hint="eastAsia"/>
        </w:rPr>
        <w:t>同时，用户的提问往往不是纯粹的客观咨询，而是将事实性问题与强烈的情感（如焦虑、恐惧、羞耻、好奇）交织在一起。例如，“月经推迟十天了，好慌，不会是中招了吧？”这类评论，既包含了“月经推迟与怀孕关系”的知识询问，也表达了强烈的焦虑情绪。</w:t>
      </w:r>
    </w:p>
    <w:p w14:paraId="3E544A47" w14:textId="77777777" w:rsidR="00F54B80" w:rsidRDefault="00000000">
      <w:pPr>
        <w:pStyle w:val="altz"/>
        <w:ind w:firstLine="480"/>
      </w:pPr>
      <w:r>
        <w:rPr>
          <w:rFonts w:hint="eastAsia"/>
        </w:rPr>
        <w:t>最独特的莫过于匿名性环境下的坦诚表达。</w:t>
      </w:r>
      <w:r>
        <w:rPr>
          <w:rFonts w:hint="eastAsia"/>
        </w:rPr>
        <w:t>Bilibili</w:t>
      </w:r>
      <w:r>
        <w:rPr>
          <w:rFonts w:hint="eastAsia"/>
        </w:rPr>
        <w:t>的匿名环境为青少年提供了一个“安全空间”，使他们敢于提出在现实生活中难以启齿的高度敏感问题，涉及性行为细节、性功能困惑、堕胎经历、性病担忧等。这使得本语料库能够触及传统问卷调查难以覆盖的“隐秘角落”。</w:t>
      </w:r>
    </w:p>
    <w:p w14:paraId="241ABEB1" w14:textId="77777777" w:rsidR="00F54B80" w:rsidRDefault="00000000">
      <w:pPr>
        <w:pStyle w:val="altz"/>
        <w:ind w:firstLine="480"/>
      </w:pPr>
      <w:r>
        <w:rPr>
          <w:rFonts w:hint="eastAsia"/>
        </w:rPr>
        <w:t>这些特征共同彰显了本语料库的独特价值在于，它是一个源于真实世界、未经引导、大规模反映中国青少年生殖健康真实需求的“活”数据源。</w:t>
      </w:r>
    </w:p>
    <w:p w14:paraId="54BFDF55" w14:textId="77777777" w:rsidR="00F54B80" w:rsidRDefault="00000000">
      <w:pPr>
        <w:pStyle w:val="2"/>
        <w:spacing w:before="163" w:after="163"/>
        <w:rPr>
          <w:rFonts w:hint="eastAsia"/>
        </w:rPr>
      </w:pPr>
      <w:bookmarkStart w:id="69" w:name="_Toc226059688"/>
      <w:r>
        <w:rPr>
          <w:rFonts w:hint="eastAsia"/>
        </w:rPr>
        <w:t>问题分类结果</w:t>
      </w:r>
      <w:bookmarkEnd w:id="69"/>
    </w:p>
    <w:p w14:paraId="5CDDD03F" w14:textId="77777777" w:rsidR="00F54B80" w:rsidRDefault="00000000">
      <w:pPr>
        <w:pStyle w:val="altz"/>
        <w:ind w:firstLine="480"/>
      </w:pPr>
      <w:r>
        <w:t>为了系统性地理解这</w:t>
      </w:r>
      <w:r>
        <w:t>3780</w:t>
      </w:r>
      <w:r>
        <w:t>条问题的关注点分布，本研究基于生殖健康的核心议题，并结合数据驱动的初步聚类结果</w:t>
      </w:r>
      <w:r>
        <w:rPr>
          <w:rFonts w:hint="eastAsia"/>
        </w:rPr>
        <w:t>和领域专家建议</w:t>
      </w:r>
      <w:r>
        <w:t>，构建了一个包含</w:t>
      </w:r>
      <w:r>
        <w:t>13</w:t>
      </w:r>
      <w:r>
        <w:t>个主要类别（</w:t>
      </w:r>
      <w:r>
        <w:t>Ta</w:t>
      </w:r>
      <w:r>
        <w:lastRenderedPageBreak/>
        <w:t>g</w:t>
      </w:r>
      <w:r>
        <w:t>）的分类体系。研究人员对所有问题进行了人工标注归类，其分布情况如下表及图所示。</w:t>
      </w:r>
    </w:p>
    <w:p w14:paraId="16BA2733" w14:textId="38EC1C18" w:rsidR="00F54B80" w:rsidRDefault="00000000">
      <w:pPr>
        <w:pStyle w:val="altz"/>
        <w:spacing w:beforeLines="50" w:before="163"/>
        <w:ind w:firstLineChars="0" w:firstLine="0"/>
        <w:jc w:val="center"/>
        <w:rPr>
          <w:sz w:val="21"/>
          <w:szCs w:val="20"/>
        </w:rPr>
      </w:pPr>
      <w:r>
        <w:rPr>
          <w:rFonts w:hint="eastAsia"/>
          <w:sz w:val="21"/>
          <w:szCs w:val="20"/>
        </w:rPr>
        <w:t>表</w:t>
      </w:r>
      <w:r>
        <w:rPr>
          <w:rFonts w:hint="eastAsia"/>
          <w:sz w:val="21"/>
          <w:szCs w:val="20"/>
        </w:rPr>
        <w:t xml:space="preserve"> </w:t>
      </w:r>
      <w:r w:rsidR="002B702E">
        <w:rPr>
          <w:sz w:val="21"/>
          <w:szCs w:val="20"/>
        </w:rPr>
        <w:fldChar w:fldCharType="begin"/>
      </w:r>
      <w:r w:rsidR="002B702E">
        <w:rPr>
          <w:sz w:val="21"/>
          <w:szCs w:val="20"/>
        </w:rPr>
        <w:instrText xml:space="preserve"> </w:instrText>
      </w:r>
      <w:r w:rsidR="002B702E">
        <w:rPr>
          <w:rFonts w:hint="eastAsia"/>
          <w:sz w:val="21"/>
          <w:szCs w:val="20"/>
        </w:rPr>
        <w:instrText>STYLEREF 1 \s</w:instrText>
      </w:r>
      <w:r w:rsidR="002B702E">
        <w:rPr>
          <w:sz w:val="21"/>
          <w:szCs w:val="20"/>
        </w:rPr>
        <w:instrText xml:space="preserve"> </w:instrText>
      </w:r>
      <w:r w:rsidR="002B702E">
        <w:rPr>
          <w:sz w:val="21"/>
          <w:szCs w:val="20"/>
        </w:rPr>
        <w:fldChar w:fldCharType="separate"/>
      </w:r>
      <w:r w:rsidR="002B702E">
        <w:rPr>
          <w:noProof/>
          <w:sz w:val="21"/>
          <w:szCs w:val="20"/>
        </w:rPr>
        <w:t>4</w:t>
      </w:r>
      <w:r w:rsidR="002B702E">
        <w:rPr>
          <w:sz w:val="21"/>
          <w:szCs w:val="20"/>
        </w:rPr>
        <w:fldChar w:fldCharType="end"/>
      </w:r>
      <w:r w:rsidR="002B702E">
        <w:rPr>
          <w:sz w:val="21"/>
          <w:szCs w:val="20"/>
        </w:rPr>
        <w:noBreakHyphen/>
      </w:r>
      <w:r w:rsidR="002B702E">
        <w:rPr>
          <w:sz w:val="21"/>
          <w:szCs w:val="20"/>
        </w:rPr>
        <w:fldChar w:fldCharType="begin"/>
      </w:r>
      <w:r w:rsidR="002B702E">
        <w:rPr>
          <w:sz w:val="21"/>
          <w:szCs w:val="20"/>
        </w:rPr>
        <w:instrText xml:space="preserve"> </w:instrText>
      </w:r>
      <w:r w:rsidR="002B702E">
        <w:rPr>
          <w:rFonts w:hint="eastAsia"/>
          <w:sz w:val="21"/>
          <w:szCs w:val="20"/>
        </w:rPr>
        <w:instrText xml:space="preserve">SEQ </w:instrText>
      </w:r>
      <w:r w:rsidR="002B702E">
        <w:rPr>
          <w:rFonts w:hint="eastAsia"/>
          <w:sz w:val="21"/>
          <w:szCs w:val="20"/>
        </w:rPr>
        <w:instrText>表</w:instrText>
      </w:r>
      <w:r w:rsidR="002B702E">
        <w:rPr>
          <w:rFonts w:hint="eastAsia"/>
          <w:sz w:val="21"/>
          <w:szCs w:val="20"/>
        </w:rPr>
        <w:instrText xml:space="preserve"> \* ARABIC \s 1</w:instrText>
      </w:r>
      <w:r w:rsidR="002B702E">
        <w:rPr>
          <w:sz w:val="21"/>
          <w:szCs w:val="20"/>
        </w:rPr>
        <w:instrText xml:space="preserve"> </w:instrText>
      </w:r>
      <w:r w:rsidR="002B702E">
        <w:rPr>
          <w:sz w:val="21"/>
          <w:szCs w:val="20"/>
        </w:rPr>
        <w:fldChar w:fldCharType="separate"/>
      </w:r>
      <w:r w:rsidR="002B702E">
        <w:rPr>
          <w:noProof/>
          <w:sz w:val="21"/>
          <w:szCs w:val="20"/>
        </w:rPr>
        <w:t>1</w:t>
      </w:r>
      <w:r w:rsidR="002B702E">
        <w:rPr>
          <w:sz w:val="21"/>
          <w:szCs w:val="20"/>
        </w:rPr>
        <w:fldChar w:fldCharType="end"/>
      </w:r>
      <w:r>
        <w:rPr>
          <w:rFonts w:hint="eastAsia"/>
          <w:sz w:val="21"/>
          <w:szCs w:val="20"/>
        </w:rPr>
        <w:t xml:space="preserve"> </w:t>
      </w:r>
      <w:r>
        <w:rPr>
          <w:rFonts w:hint="eastAsia"/>
          <w:sz w:val="21"/>
          <w:szCs w:val="20"/>
        </w:rPr>
        <w:t>用户评论问题主题分类统计</w:t>
      </w:r>
    </w:p>
    <w:tbl>
      <w:tblPr>
        <w:tblW w:w="9067" w:type="dxa"/>
        <w:tblCellSpacing w:w="15" w:type="dxa"/>
        <w:tblCellMar>
          <w:top w:w="15" w:type="dxa"/>
          <w:left w:w="15" w:type="dxa"/>
          <w:bottom w:w="15" w:type="dxa"/>
          <w:right w:w="15" w:type="dxa"/>
        </w:tblCellMar>
        <w:tblLook w:val="04A0" w:firstRow="1" w:lastRow="0" w:firstColumn="1" w:lastColumn="0" w:noHBand="0" w:noVBand="1"/>
      </w:tblPr>
      <w:tblGrid>
        <w:gridCol w:w="1129"/>
        <w:gridCol w:w="4394"/>
        <w:gridCol w:w="1843"/>
        <w:gridCol w:w="1701"/>
      </w:tblGrid>
      <w:tr w:rsidR="00F54B80" w14:paraId="727B1A94" w14:textId="77777777">
        <w:trPr>
          <w:trHeight w:hRule="exact" w:val="454"/>
          <w:tblCellSpacing w:w="15" w:type="dxa"/>
        </w:trPr>
        <w:tc>
          <w:tcPr>
            <w:tcW w:w="1084" w:type="dxa"/>
            <w:tcBorders>
              <w:top w:val="single" w:sz="6" w:space="0" w:color="auto"/>
              <w:bottom w:val="single" w:sz="6" w:space="0" w:color="auto"/>
            </w:tcBorders>
            <w:vAlign w:val="center"/>
          </w:tcPr>
          <w:p w14:paraId="78187E4C" w14:textId="77777777" w:rsidR="00F54B80" w:rsidRDefault="00000000">
            <w:pPr>
              <w:pStyle w:val="altz"/>
              <w:ind w:firstLineChars="0" w:firstLine="0"/>
              <w:jc w:val="center"/>
              <w:rPr>
                <w:b/>
                <w:bCs/>
              </w:rPr>
            </w:pPr>
            <w:r>
              <w:rPr>
                <w:b/>
                <w:bCs/>
              </w:rPr>
              <w:t>排名</w:t>
            </w:r>
          </w:p>
        </w:tc>
        <w:tc>
          <w:tcPr>
            <w:tcW w:w="4364" w:type="dxa"/>
            <w:tcBorders>
              <w:top w:val="single" w:sz="6" w:space="0" w:color="auto"/>
              <w:bottom w:val="single" w:sz="6" w:space="0" w:color="auto"/>
            </w:tcBorders>
            <w:vAlign w:val="center"/>
          </w:tcPr>
          <w:p w14:paraId="5EB228FC" w14:textId="77777777" w:rsidR="00F54B80" w:rsidRDefault="00000000">
            <w:pPr>
              <w:pStyle w:val="altz"/>
              <w:ind w:firstLineChars="0" w:firstLine="0"/>
              <w:rPr>
                <w:b/>
                <w:bCs/>
              </w:rPr>
            </w:pPr>
            <w:r>
              <w:rPr>
                <w:b/>
                <w:bCs/>
              </w:rPr>
              <w:t>类别</w:t>
            </w:r>
            <w:r>
              <w:rPr>
                <w:b/>
                <w:bCs/>
              </w:rPr>
              <w:t xml:space="preserve"> (Tag)</w:t>
            </w:r>
          </w:p>
        </w:tc>
        <w:tc>
          <w:tcPr>
            <w:tcW w:w="1813" w:type="dxa"/>
            <w:tcBorders>
              <w:top w:val="single" w:sz="6" w:space="0" w:color="auto"/>
              <w:bottom w:val="single" w:sz="6" w:space="0" w:color="auto"/>
            </w:tcBorders>
            <w:vAlign w:val="center"/>
          </w:tcPr>
          <w:p w14:paraId="73DB43A7" w14:textId="77777777" w:rsidR="00F54B80" w:rsidRDefault="00000000">
            <w:pPr>
              <w:pStyle w:val="altz"/>
              <w:ind w:firstLineChars="0" w:firstLine="0"/>
              <w:rPr>
                <w:b/>
                <w:bCs/>
              </w:rPr>
            </w:pPr>
            <w:r>
              <w:rPr>
                <w:b/>
                <w:bCs/>
              </w:rPr>
              <w:t>评论数</w:t>
            </w:r>
          </w:p>
        </w:tc>
        <w:tc>
          <w:tcPr>
            <w:tcW w:w="1656" w:type="dxa"/>
            <w:tcBorders>
              <w:top w:val="single" w:sz="6" w:space="0" w:color="auto"/>
              <w:bottom w:val="single" w:sz="6" w:space="0" w:color="auto"/>
            </w:tcBorders>
            <w:vAlign w:val="center"/>
          </w:tcPr>
          <w:p w14:paraId="3DBF6464" w14:textId="77777777" w:rsidR="00F54B80" w:rsidRDefault="00000000">
            <w:pPr>
              <w:pStyle w:val="altz"/>
              <w:ind w:firstLineChars="0" w:firstLine="0"/>
              <w:rPr>
                <w:b/>
                <w:bCs/>
              </w:rPr>
            </w:pPr>
            <w:r>
              <w:rPr>
                <w:b/>
                <w:bCs/>
              </w:rPr>
              <w:t>占比</w:t>
            </w:r>
            <w:r>
              <w:rPr>
                <w:b/>
                <w:bCs/>
              </w:rPr>
              <w:t xml:space="preserve"> (%)</w:t>
            </w:r>
          </w:p>
        </w:tc>
      </w:tr>
      <w:tr w:rsidR="00F54B80" w14:paraId="025C4093" w14:textId="77777777">
        <w:trPr>
          <w:trHeight w:hRule="exact" w:val="397"/>
          <w:tblCellSpacing w:w="15" w:type="dxa"/>
        </w:trPr>
        <w:tc>
          <w:tcPr>
            <w:tcW w:w="1084" w:type="dxa"/>
            <w:vAlign w:val="center"/>
          </w:tcPr>
          <w:p w14:paraId="77B7A031" w14:textId="77777777" w:rsidR="00F54B80" w:rsidRDefault="00000000">
            <w:pPr>
              <w:pStyle w:val="altz"/>
              <w:wordWrap/>
              <w:adjustRightInd w:val="0"/>
              <w:ind w:firstLineChars="0" w:firstLine="0"/>
              <w:jc w:val="center"/>
              <w:rPr>
                <w:sz w:val="21"/>
                <w:szCs w:val="21"/>
              </w:rPr>
            </w:pPr>
            <w:r>
              <w:rPr>
                <w:sz w:val="21"/>
                <w:szCs w:val="21"/>
              </w:rPr>
              <w:t>1</w:t>
            </w:r>
          </w:p>
        </w:tc>
        <w:tc>
          <w:tcPr>
            <w:tcW w:w="4364" w:type="dxa"/>
            <w:vAlign w:val="center"/>
          </w:tcPr>
          <w:p w14:paraId="5A895E87" w14:textId="77777777" w:rsidR="00F54B80" w:rsidRDefault="00000000">
            <w:pPr>
              <w:pStyle w:val="altz"/>
              <w:wordWrap/>
              <w:adjustRightInd w:val="0"/>
              <w:ind w:firstLineChars="0" w:firstLine="0"/>
              <w:rPr>
                <w:sz w:val="21"/>
                <w:szCs w:val="21"/>
              </w:rPr>
            </w:pPr>
            <w:r>
              <w:rPr>
                <w:sz w:val="21"/>
                <w:szCs w:val="21"/>
              </w:rPr>
              <w:t>生殖健康科普</w:t>
            </w:r>
            <w:r>
              <w:rPr>
                <w:sz w:val="21"/>
                <w:szCs w:val="21"/>
              </w:rPr>
              <w:t xml:space="preserve"> (Reproductive Health Education)</w:t>
            </w:r>
          </w:p>
        </w:tc>
        <w:tc>
          <w:tcPr>
            <w:tcW w:w="1813" w:type="dxa"/>
            <w:vAlign w:val="center"/>
          </w:tcPr>
          <w:p w14:paraId="62FC3C14" w14:textId="77777777" w:rsidR="00F54B80" w:rsidRDefault="00000000">
            <w:pPr>
              <w:pStyle w:val="altz"/>
              <w:wordWrap/>
              <w:adjustRightInd w:val="0"/>
              <w:ind w:firstLineChars="0" w:firstLine="0"/>
              <w:rPr>
                <w:sz w:val="21"/>
                <w:szCs w:val="21"/>
              </w:rPr>
            </w:pPr>
            <w:r>
              <w:rPr>
                <w:sz w:val="21"/>
                <w:szCs w:val="21"/>
              </w:rPr>
              <w:t>1204</w:t>
            </w:r>
          </w:p>
        </w:tc>
        <w:tc>
          <w:tcPr>
            <w:tcW w:w="1656" w:type="dxa"/>
            <w:vAlign w:val="center"/>
          </w:tcPr>
          <w:p w14:paraId="0199BFB5" w14:textId="77777777" w:rsidR="00F54B80" w:rsidRDefault="00000000">
            <w:pPr>
              <w:pStyle w:val="altz"/>
              <w:wordWrap/>
              <w:adjustRightInd w:val="0"/>
              <w:ind w:firstLineChars="0" w:firstLine="0"/>
              <w:rPr>
                <w:sz w:val="21"/>
                <w:szCs w:val="21"/>
              </w:rPr>
            </w:pPr>
            <w:r>
              <w:rPr>
                <w:sz w:val="21"/>
                <w:szCs w:val="21"/>
              </w:rPr>
              <w:t>31.85%</w:t>
            </w:r>
          </w:p>
        </w:tc>
      </w:tr>
      <w:tr w:rsidR="00F54B80" w14:paraId="1E9A1958" w14:textId="77777777">
        <w:trPr>
          <w:trHeight w:hRule="exact" w:val="397"/>
          <w:tblCellSpacing w:w="15" w:type="dxa"/>
        </w:trPr>
        <w:tc>
          <w:tcPr>
            <w:tcW w:w="1084" w:type="dxa"/>
            <w:vAlign w:val="center"/>
          </w:tcPr>
          <w:p w14:paraId="2825F543" w14:textId="77777777" w:rsidR="00F54B80" w:rsidRDefault="00000000">
            <w:pPr>
              <w:pStyle w:val="altz"/>
              <w:wordWrap/>
              <w:adjustRightInd w:val="0"/>
              <w:ind w:firstLineChars="0" w:firstLine="0"/>
              <w:jc w:val="center"/>
              <w:rPr>
                <w:sz w:val="21"/>
                <w:szCs w:val="21"/>
              </w:rPr>
            </w:pPr>
            <w:r>
              <w:rPr>
                <w:sz w:val="21"/>
                <w:szCs w:val="21"/>
              </w:rPr>
              <w:t>2</w:t>
            </w:r>
          </w:p>
        </w:tc>
        <w:tc>
          <w:tcPr>
            <w:tcW w:w="4364" w:type="dxa"/>
            <w:vAlign w:val="center"/>
          </w:tcPr>
          <w:p w14:paraId="533ED09C" w14:textId="77777777" w:rsidR="00F54B80" w:rsidRDefault="00000000">
            <w:pPr>
              <w:pStyle w:val="altz"/>
              <w:wordWrap/>
              <w:adjustRightInd w:val="0"/>
              <w:ind w:firstLineChars="0" w:firstLine="0"/>
              <w:rPr>
                <w:sz w:val="21"/>
                <w:szCs w:val="21"/>
              </w:rPr>
            </w:pPr>
            <w:r>
              <w:rPr>
                <w:sz w:val="21"/>
                <w:szCs w:val="21"/>
              </w:rPr>
              <w:t>安全套</w:t>
            </w:r>
            <w:r>
              <w:rPr>
                <w:sz w:val="21"/>
                <w:szCs w:val="21"/>
              </w:rPr>
              <w:t xml:space="preserve"> (Condom)</w:t>
            </w:r>
          </w:p>
        </w:tc>
        <w:tc>
          <w:tcPr>
            <w:tcW w:w="1813" w:type="dxa"/>
            <w:vAlign w:val="center"/>
          </w:tcPr>
          <w:p w14:paraId="2BD5C3E2" w14:textId="77777777" w:rsidR="00F54B80" w:rsidRDefault="00000000">
            <w:pPr>
              <w:pStyle w:val="altz"/>
              <w:wordWrap/>
              <w:adjustRightInd w:val="0"/>
              <w:ind w:firstLineChars="0" w:firstLine="0"/>
              <w:rPr>
                <w:sz w:val="21"/>
                <w:szCs w:val="21"/>
              </w:rPr>
            </w:pPr>
            <w:r>
              <w:rPr>
                <w:sz w:val="21"/>
                <w:szCs w:val="21"/>
              </w:rPr>
              <w:t>855</w:t>
            </w:r>
          </w:p>
        </w:tc>
        <w:tc>
          <w:tcPr>
            <w:tcW w:w="1656" w:type="dxa"/>
            <w:vAlign w:val="center"/>
          </w:tcPr>
          <w:p w14:paraId="42C870BF" w14:textId="77777777" w:rsidR="00F54B80" w:rsidRDefault="00000000">
            <w:pPr>
              <w:pStyle w:val="altz"/>
              <w:wordWrap/>
              <w:adjustRightInd w:val="0"/>
              <w:ind w:firstLineChars="0" w:firstLine="0"/>
              <w:rPr>
                <w:sz w:val="21"/>
                <w:szCs w:val="21"/>
              </w:rPr>
            </w:pPr>
            <w:r>
              <w:rPr>
                <w:sz w:val="21"/>
                <w:szCs w:val="21"/>
              </w:rPr>
              <w:t>22.62%</w:t>
            </w:r>
          </w:p>
        </w:tc>
      </w:tr>
      <w:tr w:rsidR="00F54B80" w14:paraId="33174F89" w14:textId="77777777">
        <w:trPr>
          <w:trHeight w:hRule="exact" w:val="397"/>
          <w:tblCellSpacing w:w="15" w:type="dxa"/>
        </w:trPr>
        <w:tc>
          <w:tcPr>
            <w:tcW w:w="1084" w:type="dxa"/>
            <w:vAlign w:val="center"/>
          </w:tcPr>
          <w:p w14:paraId="18CB0329" w14:textId="77777777" w:rsidR="00F54B80" w:rsidRDefault="00000000">
            <w:pPr>
              <w:pStyle w:val="altz"/>
              <w:wordWrap/>
              <w:adjustRightInd w:val="0"/>
              <w:ind w:firstLineChars="0" w:firstLine="0"/>
              <w:jc w:val="center"/>
              <w:rPr>
                <w:sz w:val="21"/>
                <w:szCs w:val="21"/>
              </w:rPr>
            </w:pPr>
            <w:r>
              <w:rPr>
                <w:sz w:val="21"/>
                <w:szCs w:val="21"/>
              </w:rPr>
              <w:t>3</w:t>
            </w:r>
          </w:p>
        </w:tc>
        <w:tc>
          <w:tcPr>
            <w:tcW w:w="4364" w:type="dxa"/>
            <w:vAlign w:val="center"/>
          </w:tcPr>
          <w:p w14:paraId="3F450C98" w14:textId="77777777" w:rsidR="00F54B80" w:rsidRDefault="00000000">
            <w:pPr>
              <w:pStyle w:val="altz"/>
              <w:wordWrap/>
              <w:adjustRightInd w:val="0"/>
              <w:ind w:firstLineChars="0" w:firstLine="0"/>
              <w:rPr>
                <w:sz w:val="21"/>
                <w:szCs w:val="21"/>
              </w:rPr>
            </w:pPr>
            <w:r>
              <w:rPr>
                <w:sz w:val="21"/>
                <w:szCs w:val="21"/>
              </w:rPr>
              <w:t>避孕药</w:t>
            </w:r>
            <w:r>
              <w:rPr>
                <w:sz w:val="21"/>
                <w:szCs w:val="21"/>
              </w:rPr>
              <w:t xml:space="preserve"> (Contraceptive Pill)</w:t>
            </w:r>
          </w:p>
        </w:tc>
        <w:tc>
          <w:tcPr>
            <w:tcW w:w="1813" w:type="dxa"/>
            <w:vAlign w:val="center"/>
          </w:tcPr>
          <w:p w14:paraId="5700EEBF" w14:textId="77777777" w:rsidR="00F54B80" w:rsidRDefault="00000000">
            <w:pPr>
              <w:pStyle w:val="altz"/>
              <w:wordWrap/>
              <w:adjustRightInd w:val="0"/>
              <w:ind w:firstLineChars="0" w:firstLine="0"/>
              <w:rPr>
                <w:sz w:val="21"/>
                <w:szCs w:val="21"/>
              </w:rPr>
            </w:pPr>
            <w:r>
              <w:rPr>
                <w:sz w:val="21"/>
                <w:szCs w:val="21"/>
              </w:rPr>
              <w:t>381</w:t>
            </w:r>
          </w:p>
        </w:tc>
        <w:tc>
          <w:tcPr>
            <w:tcW w:w="1656" w:type="dxa"/>
            <w:vAlign w:val="center"/>
          </w:tcPr>
          <w:p w14:paraId="59D3F2D2" w14:textId="77777777" w:rsidR="00F54B80" w:rsidRDefault="00000000">
            <w:pPr>
              <w:pStyle w:val="altz"/>
              <w:wordWrap/>
              <w:adjustRightInd w:val="0"/>
              <w:ind w:firstLineChars="0" w:firstLine="0"/>
              <w:rPr>
                <w:sz w:val="21"/>
                <w:szCs w:val="21"/>
              </w:rPr>
            </w:pPr>
            <w:r>
              <w:rPr>
                <w:sz w:val="21"/>
                <w:szCs w:val="21"/>
              </w:rPr>
              <w:t>10.08%</w:t>
            </w:r>
          </w:p>
        </w:tc>
      </w:tr>
      <w:tr w:rsidR="00F54B80" w14:paraId="38EA8C79" w14:textId="77777777">
        <w:trPr>
          <w:trHeight w:hRule="exact" w:val="397"/>
          <w:tblCellSpacing w:w="15" w:type="dxa"/>
        </w:trPr>
        <w:tc>
          <w:tcPr>
            <w:tcW w:w="1084" w:type="dxa"/>
            <w:vAlign w:val="center"/>
          </w:tcPr>
          <w:p w14:paraId="20530E2B" w14:textId="77777777" w:rsidR="00F54B80" w:rsidRDefault="00000000">
            <w:pPr>
              <w:pStyle w:val="altz"/>
              <w:wordWrap/>
              <w:adjustRightInd w:val="0"/>
              <w:ind w:firstLineChars="0" w:firstLine="0"/>
              <w:jc w:val="center"/>
              <w:rPr>
                <w:sz w:val="21"/>
                <w:szCs w:val="21"/>
              </w:rPr>
            </w:pPr>
            <w:r>
              <w:rPr>
                <w:sz w:val="21"/>
                <w:szCs w:val="21"/>
              </w:rPr>
              <w:t>4</w:t>
            </w:r>
          </w:p>
        </w:tc>
        <w:tc>
          <w:tcPr>
            <w:tcW w:w="4364" w:type="dxa"/>
            <w:vAlign w:val="center"/>
          </w:tcPr>
          <w:p w14:paraId="2D534178" w14:textId="77777777" w:rsidR="00F54B80" w:rsidRDefault="00000000">
            <w:pPr>
              <w:pStyle w:val="altz"/>
              <w:wordWrap/>
              <w:adjustRightInd w:val="0"/>
              <w:ind w:firstLineChars="0" w:firstLine="0"/>
              <w:rPr>
                <w:sz w:val="21"/>
                <w:szCs w:val="21"/>
              </w:rPr>
            </w:pPr>
            <w:r>
              <w:rPr>
                <w:sz w:val="21"/>
                <w:szCs w:val="21"/>
              </w:rPr>
              <w:t>体外排精</w:t>
            </w:r>
            <w:r>
              <w:rPr>
                <w:sz w:val="21"/>
                <w:szCs w:val="21"/>
              </w:rPr>
              <w:t xml:space="preserve"> (Coitus Interruptus)</w:t>
            </w:r>
          </w:p>
        </w:tc>
        <w:tc>
          <w:tcPr>
            <w:tcW w:w="1813" w:type="dxa"/>
            <w:vAlign w:val="center"/>
          </w:tcPr>
          <w:p w14:paraId="6E0354C2" w14:textId="77777777" w:rsidR="00F54B80" w:rsidRDefault="00000000">
            <w:pPr>
              <w:pStyle w:val="altz"/>
              <w:wordWrap/>
              <w:adjustRightInd w:val="0"/>
              <w:ind w:firstLineChars="0" w:firstLine="0"/>
              <w:rPr>
                <w:sz w:val="21"/>
                <w:szCs w:val="21"/>
              </w:rPr>
            </w:pPr>
            <w:r>
              <w:rPr>
                <w:sz w:val="21"/>
                <w:szCs w:val="21"/>
              </w:rPr>
              <w:t>211</w:t>
            </w:r>
          </w:p>
        </w:tc>
        <w:tc>
          <w:tcPr>
            <w:tcW w:w="1656" w:type="dxa"/>
            <w:vAlign w:val="center"/>
          </w:tcPr>
          <w:p w14:paraId="10D79136" w14:textId="77777777" w:rsidR="00F54B80" w:rsidRDefault="00000000">
            <w:pPr>
              <w:pStyle w:val="altz"/>
              <w:wordWrap/>
              <w:adjustRightInd w:val="0"/>
              <w:ind w:firstLineChars="0" w:firstLine="0"/>
              <w:rPr>
                <w:sz w:val="21"/>
                <w:szCs w:val="21"/>
              </w:rPr>
            </w:pPr>
            <w:r>
              <w:rPr>
                <w:sz w:val="21"/>
                <w:szCs w:val="21"/>
              </w:rPr>
              <w:t>5.58%</w:t>
            </w:r>
          </w:p>
        </w:tc>
      </w:tr>
      <w:tr w:rsidR="00F54B80" w14:paraId="6395D9C6" w14:textId="77777777">
        <w:trPr>
          <w:trHeight w:hRule="exact" w:val="397"/>
          <w:tblCellSpacing w:w="15" w:type="dxa"/>
        </w:trPr>
        <w:tc>
          <w:tcPr>
            <w:tcW w:w="1084" w:type="dxa"/>
            <w:vAlign w:val="center"/>
          </w:tcPr>
          <w:p w14:paraId="191BDF37" w14:textId="77777777" w:rsidR="00F54B80" w:rsidRDefault="00000000">
            <w:pPr>
              <w:pStyle w:val="altz"/>
              <w:wordWrap/>
              <w:adjustRightInd w:val="0"/>
              <w:ind w:firstLineChars="0" w:firstLine="0"/>
              <w:jc w:val="center"/>
              <w:rPr>
                <w:sz w:val="21"/>
                <w:szCs w:val="21"/>
              </w:rPr>
            </w:pPr>
            <w:r>
              <w:rPr>
                <w:sz w:val="21"/>
                <w:szCs w:val="21"/>
              </w:rPr>
              <w:t>5</w:t>
            </w:r>
          </w:p>
        </w:tc>
        <w:tc>
          <w:tcPr>
            <w:tcW w:w="4364" w:type="dxa"/>
            <w:vAlign w:val="center"/>
          </w:tcPr>
          <w:p w14:paraId="5D4F11FA" w14:textId="77777777" w:rsidR="00F54B80" w:rsidRDefault="00000000">
            <w:pPr>
              <w:pStyle w:val="altz"/>
              <w:wordWrap/>
              <w:adjustRightInd w:val="0"/>
              <w:ind w:firstLineChars="0" w:firstLine="0"/>
              <w:rPr>
                <w:sz w:val="21"/>
                <w:szCs w:val="21"/>
              </w:rPr>
            </w:pPr>
            <w:r>
              <w:rPr>
                <w:sz w:val="21"/>
                <w:szCs w:val="21"/>
              </w:rPr>
              <w:t>安全期避孕</w:t>
            </w:r>
            <w:r>
              <w:rPr>
                <w:sz w:val="21"/>
                <w:szCs w:val="21"/>
              </w:rPr>
              <w:t xml:space="preserve"> (Safe Period Contraception)</w:t>
            </w:r>
          </w:p>
        </w:tc>
        <w:tc>
          <w:tcPr>
            <w:tcW w:w="1813" w:type="dxa"/>
            <w:vAlign w:val="center"/>
          </w:tcPr>
          <w:p w14:paraId="3D718B39" w14:textId="77777777" w:rsidR="00F54B80" w:rsidRDefault="00000000">
            <w:pPr>
              <w:pStyle w:val="altz"/>
              <w:wordWrap/>
              <w:adjustRightInd w:val="0"/>
              <w:ind w:firstLineChars="0" w:firstLine="0"/>
              <w:rPr>
                <w:sz w:val="21"/>
                <w:szCs w:val="21"/>
              </w:rPr>
            </w:pPr>
            <w:r>
              <w:rPr>
                <w:sz w:val="21"/>
                <w:szCs w:val="21"/>
              </w:rPr>
              <w:t>189</w:t>
            </w:r>
          </w:p>
        </w:tc>
        <w:tc>
          <w:tcPr>
            <w:tcW w:w="1656" w:type="dxa"/>
            <w:vAlign w:val="center"/>
          </w:tcPr>
          <w:p w14:paraId="47F6D6A9" w14:textId="77777777" w:rsidR="00F54B80" w:rsidRDefault="00000000">
            <w:pPr>
              <w:pStyle w:val="altz"/>
              <w:wordWrap/>
              <w:adjustRightInd w:val="0"/>
              <w:ind w:firstLineChars="0" w:firstLine="0"/>
              <w:rPr>
                <w:sz w:val="21"/>
                <w:szCs w:val="21"/>
              </w:rPr>
            </w:pPr>
            <w:r>
              <w:rPr>
                <w:sz w:val="21"/>
                <w:szCs w:val="21"/>
              </w:rPr>
              <w:t>5.00%</w:t>
            </w:r>
          </w:p>
        </w:tc>
      </w:tr>
      <w:tr w:rsidR="00F54B80" w14:paraId="619BE659" w14:textId="77777777">
        <w:trPr>
          <w:trHeight w:hRule="exact" w:val="397"/>
          <w:tblCellSpacing w:w="15" w:type="dxa"/>
        </w:trPr>
        <w:tc>
          <w:tcPr>
            <w:tcW w:w="1084" w:type="dxa"/>
            <w:vAlign w:val="center"/>
          </w:tcPr>
          <w:p w14:paraId="06D06C9B" w14:textId="77777777" w:rsidR="00F54B80" w:rsidRDefault="00000000">
            <w:pPr>
              <w:pStyle w:val="altz"/>
              <w:wordWrap/>
              <w:adjustRightInd w:val="0"/>
              <w:ind w:firstLineChars="0" w:firstLine="0"/>
              <w:jc w:val="center"/>
              <w:rPr>
                <w:sz w:val="21"/>
                <w:szCs w:val="21"/>
              </w:rPr>
            </w:pPr>
            <w:r>
              <w:rPr>
                <w:sz w:val="21"/>
                <w:szCs w:val="21"/>
              </w:rPr>
              <w:t>6</w:t>
            </w:r>
          </w:p>
        </w:tc>
        <w:tc>
          <w:tcPr>
            <w:tcW w:w="4364" w:type="dxa"/>
            <w:vAlign w:val="center"/>
          </w:tcPr>
          <w:p w14:paraId="04E32A76" w14:textId="77777777" w:rsidR="00F54B80" w:rsidRDefault="00000000">
            <w:pPr>
              <w:pStyle w:val="altz"/>
              <w:wordWrap/>
              <w:adjustRightInd w:val="0"/>
              <w:ind w:firstLineChars="0" w:firstLine="0"/>
              <w:rPr>
                <w:sz w:val="21"/>
                <w:szCs w:val="21"/>
              </w:rPr>
            </w:pPr>
            <w:r>
              <w:rPr>
                <w:sz w:val="21"/>
                <w:szCs w:val="21"/>
              </w:rPr>
              <w:t>人工流产</w:t>
            </w:r>
            <w:r>
              <w:rPr>
                <w:sz w:val="21"/>
                <w:szCs w:val="21"/>
              </w:rPr>
              <w:t xml:space="preserve"> (Induced Abortion)</w:t>
            </w:r>
          </w:p>
        </w:tc>
        <w:tc>
          <w:tcPr>
            <w:tcW w:w="1813" w:type="dxa"/>
            <w:vAlign w:val="center"/>
          </w:tcPr>
          <w:p w14:paraId="19E0B488" w14:textId="77777777" w:rsidR="00F54B80" w:rsidRDefault="00000000">
            <w:pPr>
              <w:pStyle w:val="altz"/>
              <w:wordWrap/>
              <w:adjustRightInd w:val="0"/>
              <w:ind w:firstLineChars="0" w:firstLine="0"/>
              <w:rPr>
                <w:sz w:val="21"/>
                <w:szCs w:val="21"/>
              </w:rPr>
            </w:pPr>
            <w:r>
              <w:rPr>
                <w:sz w:val="21"/>
                <w:szCs w:val="21"/>
              </w:rPr>
              <w:t>175</w:t>
            </w:r>
          </w:p>
        </w:tc>
        <w:tc>
          <w:tcPr>
            <w:tcW w:w="1656" w:type="dxa"/>
            <w:vAlign w:val="center"/>
          </w:tcPr>
          <w:p w14:paraId="5C7A79B4" w14:textId="77777777" w:rsidR="00F54B80" w:rsidRDefault="00000000">
            <w:pPr>
              <w:pStyle w:val="altz"/>
              <w:wordWrap/>
              <w:adjustRightInd w:val="0"/>
              <w:ind w:firstLineChars="0" w:firstLine="0"/>
              <w:rPr>
                <w:sz w:val="21"/>
                <w:szCs w:val="21"/>
              </w:rPr>
            </w:pPr>
            <w:r>
              <w:rPr>
                <w:sz w:val="21"/>
                <w:szCs w:val="21"/>
              </w:rPr>
              <w:t>4.63%</w:t>
            </w:r>
          </w:p>
        </w:tc>
      </w:tr>
      <w:tr w:rsidR="00F54B80" w14:paraId="654EB816" w14:textId="77777777">
        <w:trPr>
          <w:trHeight w:hRule="exact" w:val="397"/>
          <w:tblCellSpacing w:w="15" w:type="dxa"/>
        </w:trPr>
        <w:tc>
          <w:tcPr>
            <w:tcW w:w="1084" w:type="dxa"/>
            <w:vAlign w:val="center"/>
          </w:tcPr>
          <w:p w14:paraId="34E0DD1E" w14:textId="77777777" w:rsidR="00F54B80" w:rsidRDefault="00000000">
            <w:pPr>
              <w:pStyle w:val="altz"/>
              <w:wordWrap/>
              <w:adjustRightInd w:val="0"/>
              <w:ind w:firstLineChars="0" w:firstLine="0"/>
              <w:jc w:val="center"/>
              <w:rPr>
                <w:sz w:val="21"/>
                <w:szCs w:val="21"/>
              </w:rPr>
            </w:pPr>
            <w:r>
              <w:rPr>
                <w:sz w:val="21"/>
                <w:szCs w:val="21"/>
              </w:rPr>
              <w:t>7</w:t>
            </w:r>
          </w:p>
        </w:tc>
        <w:tc>
          <w:tcPr>
            <w:tcW w:w="4364" w:type="dxa"/>
            <w:vAlign w:val="center"/>
          </w:tcPr>
          <w:p w14:paraId="318F9A3F" w14:textId="77777777" w:rsidR="00F54B80" w:rsidRDefault="00000000">
            <w:pPr>
              <w:pStyle w:val="altz"/>
              <w:wordWrap/>
              <w:adjustRightInd w:val="0"/>
              <w:ind w:firstLineChars="0" w:firstLine="0"/>
              <w:rPr>
                <w:sz w:val="21"/>
                <w:szCs w:val="21"/>
              </w:rPr>
            </w:pPr>
            <w:r>
              <w:rPr>
                <w:sz w:val="21"/>
                <w:szCs w:val="21"/>
              </w:rPr>
              <w:t>绝育手术</w:t>
            </w:r>
            <w:r>
              <w:rPr>
                <w:sz w:val="21"/>
                <w:szCs w:val="21"/>
              </w:rPr>
              <w:t xml:space="preserve"> (Sterilization Surgery)</w:t>
            </w:r>
          </w:p>
        </w:tc>
        <w:tc>
          <w:tcPr>
            <w:tcW w:w="1813" w:type="dxa"/>
            <w:vAlign w:val="center"/>
          </w:tcPr>
          <w:p w14:paraId="6D1D2E43" w14:textId="77777777" w:rsidR="00F54B80" w:rsidRDefault="00000000">
            <w:pPr>
              <w:pStyle w:val="altz"/>
              <w:wordWrap/>
              <w:adjustRightInd w:val="0"/>
              <w:ind w:firstLineChars="0" w:firstLine="0"/>
              <w:rPr>
                <w:sz w:val="21"/>
                <w:szCs w:val="21"/>
              </w:rPr>
            </w:pPr>
            <w:r>
              <w:rPr>
                <w:sz w:val="21"/>
                <w:szCs w:val="21"/>
              </w:rPr>
              <w:t>168</w:t>
            </w:r>
          </w:p>
        </w:tc>
        <w:tc>
          <w:tcPr>
            <w:tcW w:w="1656" w:type="dxa"/>
            <w:vAlign w:val="center"/>
          </w:tcPr>
          <w:p w14:paraId="1384B635" w14:textId="77777777" w:rsidR="00F54B80" w:rsidRDefault="00000000">
            <w:pPr>
              <w:pStyle w:val="altz"/>
              <w:wordWrap/>
              <w:adjustRightInd w:val="0"/>
              <w:ind w:firstLineChars="0" w:firstLine="0"/>
              <w:rPr>
                <w:sz w:val="21"/>
                <w:szCs w:val="21"/>
              </w:rPr>
            </w:pPr>
            <w:r>
              <w:rPr>
                <w:sz w:val="21"/>
                <w:szCs w:val="21"/>
              </w:rPr>
              <w:t>4.44%</w:t>
            </w:r>
          </w:p>
        </w:tc>
      </w:tr>
      <w:tr w:rsidR="00F54B80" w14:paraId="2BA8736A" w14:textId="77777777">
        <w:trPr>
          <w:trHeight w:hRule="exact" w:val="397"/>
          <w:tblCellSpacing w:w="15" w:type="dxa"/>
        </w:trPr>
        <w:tc>
          <w:tcPr>
            <w:tcW w:w="1084" w:type="dxa"/>
            <w:vAlign w:val="center"/>
          </w:tcPr>
          <w:p w14:paraId="17F923F9" w14:textId="77777777" w:rsidR="00F54B80" w:rsidRDefault="00000000">
            <w:pPr>
              <w:pStyle w:val="altz"/>
              <w:wordWrap/>
              <w:adjustRightInd w:val="0"/>
              <w:ind w:firstLineChars="0" w:firstLine="0"/>
              <w:jc w:val="center"/>
              <w:rPr>
                <w:sz w:val="21"/>
                <w:szCs w:val="21"/>
              </w:rPr>
            </w:pPr>
            <w:r>
              <w:rPr>
                <w:sz w:val="21"/>
                <w:szCs w:val="21"/>
              </w:rPr>
              <w:t>8</w:t>
            </w:r>
          </w:p>
        </w:tc>
        <w:tc>
          <w:tcPr>
            <w:tcW w:w="4364" w:type="dxa"/>
            <w:vAlign w:val="center"/>
          </w:tcPr>
          <w:p w14:paraId="4BE5C439" w14:textId="77777777" w:rsidR="00F54B80" w:rsidRDefault="00000000">
            <w:pPr>
              <w:pStyle w:val="altz"/>
              <w:wordWrap/>
              <w:adjustRightInd w:val="0"/>
              <w:ind w:firstLineChars="0" w:firstLine="0"/>
              <w:rPr>
                <w:sz w:val="21"/>
                <w:szCs w:val="21"/>
              </w:rPr>
            </w:pPr>
            <w:r>
              <w:rPr>
                <w:sz w:val="21"/>
                <w:szCs w:val="21"/>
              </w:rPr>
              <w:t>避孕科普</w:t>
            </w:r>
            <w:r>
              <w:rPr>
                <w:sz w:val="21"/>
                <w:szCs w:val="21"/>
              </w:rPr>
              <w:t xml:space="preserve"> (Contraception Education)</w:t>
            </w:r>
          </w:p>
        </w:tc>
        <w:tc>
          <w:tcPr>
            <w:tcW w:w="1813" w:type="dxa"/>
            <w:vAlign w:val="center"/>
          </w:tcPr>
          <w:p w14:paraId="48A5A476" w14:textId="77777777" w:rsidR="00F54B80" w:rsidRDefault="00000000">
            <w:pPr>
              <w:pStyle w:val="altz"/>
              <w:wordWrap/>
              <w:adjustRightInd w:val="0"/>
              <w:ind w:firstLineChars="0" w:firstLine="0"/>
              <w:rPr>
                <w:sz w:val="21"/>
                <w:szCs w:val="21"/>
              </w:rPr>
            </w:pPr>
            <w:r>
              <w:rPr>
                <w:sz w:val="21"/>
                <w:szCs w:val="21"/>
              </w:rPr>
              <w:t>152</w:t>
            </w:r>
          </w:p>
        </w:tc>
        <w:tc>
          <w:tcPr>
            <w:tcW w:w="1656" w:type="dxa"/>
            <w:vAlign w:val="center"/>
          </w:tcPr>
          <w:p w14:paraId="15A30FF9" w14:textId="77777777" w:rsidR="00F54B80" w:rsidRDefault="00000000">
            <w:pPr>
              <w:pStyle w:val="altz"/>
              <w:wordWrap/>
              <w:adjustRightInd w:val="0"/>
              <w:ind w:firstLineChars="0" w:firstLine="0"/>
              <w:rPr>
                <w:sz w:val="21"/>
                <w:szCs w:val="21"/>
              </w:rPr>
            </w:pPr>
            <w:r>
              <w:rPr>
                <w:sz w:val="21"/>
                <w:szCs w:val="21"/>
              </w:rPr>
              <w:t>4.02%</w:t>
            </w:r>
          </w:p>
        </w:tc>
      </w:tr>
      <w:tr w:rsidR="00F54B80" w14:paraId="16E21F99" w14:textId="77777777">
        <w:trPr>
          <w:trHeight w:hRule="exact" w:val="397"/>
          <w:tblCellSpacing w:w="15" w:type="dxa"/>
        </w:trPr>
        <w:tc>
          <w:tcPr>
            <w:tcW w:w="1084" w:type="dxa"/>
            <w:vAlign w:val="center"/>
          </w:tcPr>
          <w:p w14:paraId="78606692" w14:textId="77777777" w:rsidR="00F54B80" w:rsidRDefault="00000000">
            <w:pPr>
              <w:pStyle w:val="altz"/>
              <w:wordWrap/>
              <w:adjustRightInd w:val="0"/>
              <w:ind w:firstLineChars="0" w:firstLine="0"/>
              <w:jc w:val="center"/>
              <w:rPr>
                <w:sz w:val="21"/>
                <w:szCs w:val="21"/>
              </w:rPr>
            </w:pPr>
            <w:r>
              <w:rPr>
                <w:sz w:val="21"/>
                <w:szCs w:val="21"/>
              </w:rPr>
              <w:t>9</w:t>
            </w:r>
          </w:p>
        </w:tc>
        <w:tc>
          <w:tcPr>
            <w:tcW w:w="4364" w:type="dxa"/>
            <w:vAlign w:val="center"/>
          </w:tcPr>
          <w:p w14:paraId="254BF0AB" w14:textId="77777777" w:rsidR="00F54B80" w:rsidRDefault="00000000">
            <w:pPr>
              <w:pStyle w:val="altz"/>
              <w:wordWrap/>
              <w:adjustRightInd w:val="0"/>
              <w:ind w:firstLineChars="0" w:firstLine="0"/>
              <w:rPr>
                <w:sz w:val="21"/>
                <w:szCs w:val="21"/>
              </w:rPr>
            </w:pPr>
            <w:r>
              <w:rPr>
                <w:sz w:val="21"/>
                <w:szCs w:val="21"/>
              </w:rPr>
              <w:t>节育器</w:t>
            </w:r>
            <w:r>
              <w:rPr>
                <w:sz w:val="21"/>
                <w:szCs w:val="21"/>
              </w:rPr>
              <w:t xml:space="preserve"> (IUD)</w:t>
            </w:r>
          </w:p>
        </w:tc>
        <w:tc>
          <w:tcPr>
            <w:tcW w:w="1813" w:type="dxa"/>
            <w:vAlign w:val="center"/>
          </w:tcPr>
          <w:p w14:paraId="6D5C8CE3" w14:textId="77777777" w:rsidR="00F54B80" w:rsidRDefault="00000000">
            <w:pPr>
              <w:pStyle w:val="altz"/>
              <w:wordWrap/>
              <w:adjustRightInd w:val="0"/>
              <w:ind w:firstLineChars="0" w:firstLine="0"/>
              <w:rPr>
                <w:sz w:val="21"/>
                <w:szCs w:val="21"/>
              </w:rPr>
            </w:pPr>
            <w:r>
              <w:rPr>
                <w:sz w:val="21"/>
                <w:szCs w:val="21"/>
              </w:rPr>
              <w:t>113</w:t>
            </w:r>
          </w:p>
        </w:tc>
        <w:tc>
          <w:tcPr>
            <w:tcW w:w="1656" w:type="dxa"/>
            <w:vAlign w:val="center"/>
          </w:tcPr>
          <w:p w14:paraId="1295C638" w14:textId="77777777" w:rsidR="00F54B80" w:rsidRDefault="00000000">
            <w:pPr>
              <w:pStyle w:val="altz"/>
              <w:wordWrap/>
              <w:adjustRightInd w:val="0"/>
              <w:ind w:firstLineChars="0" w:firstLine="0"/>
              <w:rPr>
                <w:sz w:val="21"/>
                <w:szCs w:val="21"/>
              </w:rPr>
            </w:pPr>
            <w:r>
              <w:rPr>
                <w:sz w:val="21"/>
                <w:szCs w:val="21"/>
              </w:rPr>
              <w:t>2.99%</w:t>
            </w:r>
          </w:p>
        </w:tc>
      </w:tr>
      <w:tr w:rsidR="00F54B80" w14:paraId="074DE221" w14:textId="77777777">
        <w:trPr>
          <w:trHeight w:hRule="exact" w:val="397"/>
          <w:tblCellSpacing w:w="15" w:type="dxa"/>
        </w:trPr>
        <w:tc>
          <w:tcPr>
            <w:tcW w:w="1084" w:type="dxa"/>
            <w:vAlign w:val="center"/>
          </w:tcPr>
          <w:p w14:paraId="7BE2EE78" w14:textId="77777777" w:rsidR="00F54B80" w:rsidRDefault="00000000">
            <w:pPr>
              <w:pStyle w:val="altz"/>
              <w:wordWrap/>
              <w:adjustRightInd w:val="0"/>
              <w:ind w:firstLineChars="0" w:firstLine="0"/>
              <w:jc w:val="center"/>
              <w:rPr>
                <w:sz w:val="21"/>
                <w:szCs w:val="21"/>
              </w:rPr>
            </w:pPr>
            <w:r>
              <w:rPr>
                <w:sz w:val="21"/>
                <w:szCs w:val="21"/>
              </w:rPr>
              <w:t>10</w:t>
            </w:r>
          </w:p>
        </w:tc>
        <w:tc>
          <w:tcPr>
            <w:tcW w:w="4364" w:type="dxa"/>
            <w:vAlign w:val="center"/>
          </w:tcPr>
          <w:p w14:paraId="4BE37325" w14:textId="77777777" w:rsidR="00F54B80" w:rsidRDefault="00000000">
            <w:pPr>
              <w:pStyle w:val="altz"/>
              <w:wordWrap/>
              <w:adjustRightInd w:val="0"/>
              <w:ind w:firstLineChars="0" w:firstLine="0"/>
              <w:rPr>
                <w:sz w:val="21"/>
                <w:szCs w:val="21"/>
              </w:rPr>
            </w:pPr>
            <w:r>
              <w:rPr>
                <w:sz w:val="21"/>
                <w:szCs w:val="21"/>
              </w:rPr>
              <w:t>避孕失败</w:t>
            </w:r>
            <w:r>
              <w:rPr>
                <w:sz w:val="21"/>
                <w:szCs w:val="21"/>
              </w:rPr>
              <w:t xml:space="preserve"> (Contraceptive Failure)</w:t>
            </w:r>
          </w:p>
        </w:tc>
        <w:tc>
          <w:tcPr>
            <w:tcW w:w="1813" w:type="dxa"/>
            <w:vAlign w:val="center"/>
          </w:tcPr>
          <w:p w14:paraId="6FC52E87" w14:textId="77777777" w:rsidR="00F54B80" w:rsidRDefault="00000000">
            <w:pPr>
              <w:pStyle w:val="altz"/>
              <w:wordWrap/>
              <w:adjustRightInd w:val="0"/>
              <w:ind w:firstLineChars="0" w:firstLine="0"/>
              <w:rPr>
                <w:sz w:val="21"/>
                <w:szCs w:val="21"/>
              </w:rPr>
            </w:pPr>
            <w:r>
              <w:rPr>
                <w:sz w:val="21"/>
                <w:szCs w:val="21"/>
              </w:rPr>
              <w:t>89</w:t>
            </w:r>
          </w:p>
        </w:tc>
        <w:tc>
          <w:tcPr>
            <w:tcW w:w="1656" w:type="dxa"/>
            <w:vAlign w:val="center"/>
          </w:tcPr>
          <w:p w14:paraId="7A96D3F2" w14:textId="77777777" w:rsidR="00F54B80" w:rsidRDefault="00000000">
            <w:pPr>
              <w:pStyle w:val="altz"/>
              <w:wordWrap/>
              <w:adjustRightInd w:val="0"/>
              <w:ind w:firstLineChars="0" w:firstLine="0"/>
              <w:rPr>
                <w:sz w:val="21"/>
                <w:szCs w:val="21"/>
              </w:rPr>
            </w:pPr>
            <w:r>
              <w:rPr>
                <w:sz w:val="21"/>
                <w:szCs w:val="21"/>
              </w:rPr>
              <w:t>2.35%</w:t>
            </w:r>
          </w:p>
        </w:tc>
      </w:tr>
      <w:tr w:rsidR="00F54B80" w14:paraId="5C3E225F" w14:textId="77777777">
        <w:trPr>
          <w:trHeight w:hRule="exact" w:val="397"/>
          <w:tblCellSpacing w:w="15" w:type="dxa"/>
        </w:trPr>
        <w:tc>
          <w:tcPr>
            <w:tcW w:w="1084" w:type="dxa"/>
            <w:vAlign w:val="center"/>
          </w:tcPr>
          <w:p w14:paraId="51E8BF2A" w14:textId="77777777" w:rsidR="00F54B80" w:rsidRDefault="00000000">
            <w:pPr>
              <w:pStyle w:val="altz"/>
              <w:wordWrap/>
              <w:adjustRightInd w:val="0"/>
              <w:ind w:firstLineChars="0" w:firstLine="0"/>
              <w:jc w:val="center"/>
              <w:rPr>
                <w:sz w:val="21"/>
                <w:szCs w:val="21"/>
              </w:rPr>
            </w:pPr>
            <w:r>
              <w:rPr>
                <w:sz w:val="21"/>
                <w:szCs w:val="21"/>
              </w:rPr>
              <w:t>11</w:t>
            </w:r>
          </w:p>
        </w:tc>
        <w:tc>
          <w:tcPr>
            <w:tcW w:w="4364" w:type="dxa"/>
            <w:vAlign w:val="center"/>
          </w:tcPr>
          <w:p w14:paraId="68FA8A6B" w14:textId="77777777" w:rsidR="00F54B80" w:rsidRDefault="00000000">
            <w:pPr>
              <w:pStyle w:val="altz"/>
              <w:wordWrap/>
              <w:adjustRightInd w:val="0"/>
              <w:ind w:firstLineChars="0" w:firstLine="0"/>
              <w:rPr>
                <w:sz w:val="21"/>
                <w:szCs w:val="21"/>
              </w:rPr>
            </w:pPr>
            <w:r>
              <w:rPr>
                <w:sz w:val="21"/>
                <w:szCs w:val="21"/>
              </w:rPr>
              <w:t>女用安全套</w:t>
            </w:r>
            <w:r>
              <w:rPr>
                <w:sz w:val="21"/>
                <w:szCs w:val="21"/>
              </w:rPr>
              <w:t xml:space="preserve"> (Female Condom)</w:t>
            </w:r>
          </w:p>
        </w:tc>
        <w:tc>
          <w:tcPr>
            <w:tcW w:w="1813" w:type="dxa"/>
            <w:vAlign w:val="center"/>
          </w:tcPr>
          <w:p w14:paraId="6E9D14BE" w14:textId="77777777" w:rsidR="00F54B80" w:rsidRDefault="00000000">
            <w:pPr>
              <w:pStyle w:val="altz"/>
              <w:wordWrap/>
              <w:adjustRightInd w:val="0"/>
              <w:ind w:firstLineChars="0" w:firstLine="0"/>
              <w:rPr>
                <w:sz w:val="21"/>
                <w:szCs w:val="21"/>
              </w:rPr>
            </w:pPr>
            <w:r>
              <w:rPr>
                <w:sz w:val="21"/>
                <w:szCs w:val="21"/>
              </w:rPr>
              <w:t>76</w:t>
            </w:r>
          </w:p>
        </w:tc>
        <w:tc>
          <w:tcPr>
            <w:tcW w:w="1656" w:type="dxa"/>
            <w:vAlign w:val="center"/>
          </w:tcPr>
          <w:p w14:paraId="1B31B01E" w14:textId="77777777" w:rsidR="00F54B80" w:rsidRDefault="00000000">
            <w:pPr>
              <w:pStyle w:val="altz"/>
              <w:wordWrap/>
              <w:adjustRightInd w:val="0"/>
              <w:ind w:firstLineChars="0" w:firstLine="0"/>
              <w:rPr>
                <w:sz w:val="21"/>
                <w:szCs w:val="21"/>
              </w:rPr>
            </w:pPr>
            <w:r>
              <w:rPr>
                <w:sz w:val="21"/>
                <w:szCs w:val="21"/>
              </w:rPr>
              <w:t>2.01%</w:t>
            </w:r>
          </w:p>
        </w:tc>
      </w:tr>
      <w:tr w:rsidR="00F54B80" w14:paraId="216047E2" w14:textId="77777777">
        <w:trPr>
          <w:trHeight w:hRule="exact" w:val="397"/>
          <w:tblCellSpacing w:w="15" w:type="dxa"/>
        </w:trPr>
        <w:tc>
          <w:tcPr>
            <w:tcW w:w="1084" w:type="dxa"/>
            <w:vAlign w:val="center"/>
          </w:tcPr>
          <w:p w14:paraId="56B98E8C" w14:textId="77777777" w:rsidR="00F54B80" w:rsidRDefault="00000000">
            <w:pPr>
              <w:pStyle w:val="altz"/>
              <w:wordWrap/>
              <w:adjustRightInd w:val="0"/>
              <w:ind w:firstLineChars="0" w:firstLine="0"/>
              <w:jc w:val="center"/>
              <w:rPr>
                <w:sz w:val="21"/>
                <w:szCs w:val="21"/>
              </w:rPr>
            </w:pPr>
            <w:r>
              <w:rPr>
                <w:sz w:val="21"/>
                <w:szCs w:val="21"/>
              </w:rPr>
              <w:t>12</w:t>
            </w:r>
          </w:p>
        </w:tc>
        <w:tc>
          <w:tcPr>
            <w:tcW w:w="4364" w:type="dxa"/>
            <w:vAlign w:val="center"/>
          </w:tcPr>
          <w:p w14:paraId="279E6A40" w14:textId="77777777" w:rsidR="00F54B80" w:rsidRDefault="00000000">
            <w:pPr>
              <w:pStyle w:val="altz"/>
              <w:wordWrap/>
              <w:adjustRightInd w:val="0"/>
              <w:ind w:firstLineChars="0" w:firstLine="0"/>
              <w:rPr>
                <w:sz w:val="21"/>
                <w:szCs w:val="21"/>
              </w:rPr>
            </w:pPr>
            <w:r>
              <w:rPr>
                <w:sz w:val="21"/>
                <w:szCs w:val="21"/>
              </w:rPr>
              <w:t>新型避孕方式</w:t>
            </w:r>
            <w:r>
              <w:rPr>
                <w:sz w:val="21"/>
                <w:szCs w:val="21"/>
              </w:rPr>
              <w:t xml:space="preserve"> (Novel Contraceptive Methods)</w:t>
            </w:r>
          </w:p>
        </w:tc>
        <w:tc>
          <w:tcPr>
            <w:tcW w:w="1813" w:type="dxa"/>
            <w:vAlign w:val="center"/>
          </w:tcPr>
          <w:p w14:paraId="035EE77B" w14:textId="77777777" w:rsidR="00F54B80" w:rsidRDefault="00000000">
            <w:pPr>
              <w:pStyle w:val="altz"/>
              <w:wordWrap/>
              <w:adjustRightInd w:val="0"/>
              <w:ind w:firstLineChars="0" w:firstLine="0"/>
              <w:rPr>
                <w:sz w:val="21"/>
                <w:szCs w:val="21"/>
              </w:rPr>
            </w:pPr>
            <w:r>
              <w:rPr>
                <w:sz w:val="21"/>
                <w:szCs w:val="21"/>
              </w:rPr>
              <w:t>68</w:t>
            </w:r>
          </w:p>
        </w:tc>
        <w:tc>
          <w:tcPr>
            <w:tcW w:w="1656" w:type="dxa"/>
            <w:vAlign w:val="center"/>
          </w:tcPr>
          <w:p w14:paraId="6AE2FF12" w14:textId="77777777" w:rsidR="00F54B80" w:rsidRDefault="00000000">
            <w:pPr>
              <w:pStyle w:val="altz"/>
              <w:wordWrap/>
              <w:adjustRightInd w:val="0"/>
              <w:ind w:firstLineChars="0" w:firstLine="0"/>
              <w:rPr>
                <w:sz w:val="21"/>
                <w:szCs w:val="21"/>
              </w:rPr>
            </w:pPr>
            <w:r>
              <w:rPr>
                <w:sz w:val="21"/>
                <w:szCs w:val="21"/>
              </w:rPr>
              <w:t>1.80%</w:t>
            </w:r>
          </w:p>
        </w:tc>
      </w:tr>
      <w:tr w:rsidR="00F54B80" w14:paraId="430232F3" w14:textId="77777777">
        <w:trPr>
          <w:trHeight w:hRule="exact" w:val="397"/>
          <w:tblCellSpacing w:w="15" w:type="dxa"/>
        </w:trPr>
        <w:tc>
          <w:tcPr>
            <w:tcW w:w="1084" w:type="dxa"/>
            <w:vAlign w:val="center"/>
          </w:tcPr>
          <w:p w14:paraId="05B263C6" w14:textId="77777777" w:rsidR="00F54B80" w:rsidRDefault="00000000">
            <w:pPr>
              <w:pStyle w:val="altz"/>
              <w:wordWrap/>
              <w:adjustRightInd w:val="0"/>
              <w:ind w:firstLineChars="0" w:firstLine="0"/>
              <w:jc w:val="center"/>
              <w:rPr>
                <w:sz w:val="21"/>
                <w:szCs w:val="21"/>
              </w:rPr>
            </w:pPr>
            <w:r>
              <w:rPr>
                <w:sz w:val="21"/>
                <w:szCs w:val="21"/>
              </w:rPr>
              <w:t>13</w:t>
            </w:r>
          </w:p>
        </w:tc>
        <w:tc>
          <w:tcPr>
            <w:tcW w:w="4364" w:type="dxa"/>
            <w:vAlign w:val="center"/>
          </w:tcPr>
          <w:p w14:paraId="27AA5F06" w14:textId="77777777" w:rsidR="00F54B80" w:rsidRDefault="00000000">
            <w:pPr>
              <w:pStyle w:val="altz"/>
              <w:wordWrap/>
              <w:adjustRightInd w:val="0"/>
              <w:ind w:firstLineChars="0" w:firstLine="0"/>
              <w:rPr>
                <w:sz w:val="21"/>
                <w:szCs w:val="21"/>
              </w:rPr>
            </w:pPr>
            <w:r>
              <w:rPr>
                <w:sz w:val="21"/>
                <w:szCs w:val="21"/>
              </w:rPr>
              <w:t>其他内容</w:t>
            </w:r>
            <w:r>
              <w:rPr>
                <w:sz w:val="21"/>
                <w:szCs w:val="21"/>
              </w:rPr>
              <w:t xml:space="preserve"> (Other)</w:t>
            </w:r>
          </w:p>
        </w:tc>
        <w:tc>
          <w:tcPr>
            <w:tcW w:w="1813" w:type="dxa"/>
            <w:vAlign w:val="center"/>
          </w:tcPr>
          <w:p w14:paraId="4E0C3695" w14:textId="77777777" w:rsidR="00F54B80" w:rsidRDefault="00000000">
            <w:pPr>
              <w:pStyle w:val="altz"/>
              <w:wordWrap/>
              <w:adjustRightInd w:val="0"/>
              <w:ind w:firstLineChars="0" w:firstLine="0"/>
              <w:rPr>
                <w:sz w:val="21"/>
                <w:szCs w:val="21"/>
              </w:rPr>
            </w:pPr>
            <w:r>
              <w:rPr>
                <w:sz w:val="21"/>
                <w:szCs w:val="21"/>
              </w:rPr>
              <w:t>99</w:t>
            </w:r>
          </w:p>
        </w:tc>
        <w:tc>
          <w:tcPr>
            <w:tcW w:w="1656" w:type="dxa"/>
            <w:vAlign w:val="center"/>
          </w:tcPr>
          <w:p w14:paraId="4596BDF5" w14:textId="77777777" w:rsidR="00F54B80" w:rsidRDefault="00000000">
            <w:pPr>
              <w:pStyle w:val="altz"/>
              <w:wordWrap/>
              <w:adjustRightInd w:val="0"/>
              <w:ind w:firstLineChars="0" w:firstLine="0"/>
              <w:rPr>
                <w:sz w:val="21"/>
                <w:szCs w:val="21"/>
              </w:rPr>
            </w:pPr>
            <w:r>
              <w:rPr>
                <w:sz w:val="21"/>
                <w:szCs w:val="21"/>
              </w:rPr>
              <w:t>2.62%</w:t>
            </w:r>
          </w:p>
        </w:tc>
      </w:tr>
      <w:tr w:rsidR="00F54B80" w14:paraId="2CF61695" w14:textId="77777777">
        <w:trPr>
          <w:trHeight w:hRule="exact" w:val="397"/>
          <w:tblCellSpacing w:w="15" w:type="dxa"/>
        </w:trPr>
        <w:tc>
          <w:tcPr>
            <w:tcW w:w="1084" w:type="dxa"/>
            <w:tcBorders>
              <w:bottom w:val="single" w:sz="6" w:space="0" w:color="auto"/>
            </w:tcBorders>
            <w:vAlign w:val="center"/>
          </w:tcPr>
          <w:p w14:paraId="4669710A" w14:textId="77777777" w:rsidR="00F54B80" w:rsidRDefault="00000000">
            <w:pPr>
              <w:pStyle w:val="altz"/>
              <w:wordWrap/>
              <w:adjustRightInd w:val="0"/>
              <w:ind w:firstLineChars="0" w:firstLine="0"/>
              <w:jc w:val="center"/>
              <w:rPr>
                <w:sz w:val="21"/>
                <w:szCs w:val="21"/>
              </w:rPr>
            </w:pPr>
            <w:r>
              <w:rPr>
                <w:b/>
                <w:bCs/>
                <w:sz w:val="21"/>
                <w:szCs w:val="21"/>
              </w:rPr>
              <w:t>总计</w:t>
            </w:r>
          </w:p>
        </w:tc>
        <w:tc>
          <w:tcPr>
            <w:tcW w:w="4364" w:type="dxa"/>
            <w:tcBorders>
              <w:bottom w:val="single" w:sz="6" w:space="0" w:color="auto"/>
            </w:tcBorders>
            <w:vAlign w:val="center"/>
          </w:tcPr>
          <w:p w14:paraId="56226187" w14:textId="77777777" w:rsidR="00F54B80" w:rsidRDefault="00F54B80">
            <w:pPr>
              <w:pStyle w:val="altz"/>
              <w:wordWrap/>
              <w:adjustRightInd w:val="0"/>
              <w:ind w:firstLineChars="0" w:firstLine="0"/>
              <w:rPr>
                <w:sz w:val="21"/>
                <w:szCs w:val="21"/>
              </w:rPr>
            </w:pPr>
          </w:p>
        </w:tc>
        <w:tc>
          <w:tcPr>
            <w:tcW w:w="1813" w:type="dxa"/>
            <w:tcBorders>
              <w:bottom w:val="single" w:sz="6" w:space="0" w:color="auto"/>
            </w:tcBorders>
            <w:vAlign w:val="center"/>
          </w:tcPr>
          <w:p w14:paraId="00044A2B" w14:textId="77777777" w:rsidR="00F54B80" w:rsidRDefault="00000000">
            <w:pPr>
              <w:pStyle w:val="altz"/>
              <w:wordWrap/>
              <w:adjustRightInd w:val="0"/>
              <w:ind w:firstLineChars="0" w:firstLine="0"/>
              <w:rPr>
                <w:sz w:val="21"/>
                <w:szCs w:val="21"/>
              </w:rPr>
            </w:pPr>
            <w:r>
              <w:rPr>
                <w:b/>
                <w:bCs/>
                <w:sz w:val="21"/>
                <w:szCs w:val="21"/>
              </w:rPr>
              <w:t>3780</w:t>
            </w:r>
          </w:p>
        </w:tc>
        <w:tc>
          <w:tcPr>
            <w:tcW w:w="1656" w:type="dxa"/>
            <w:tcBorders>
              <w:bottom w:val="single" w:sz="6" w:space="0" w:color="auto"/>
            </w:tcBorders>
            <w:vAlign w:val="center"/>
          </w:tcPr>
          <w:p w14:paraId="3F9E0A18" w14:textId="77777777" w:rsidR="00F54B80" w:rsidRDefault="00000000">
            <w:pPr>
              <w:pStyle w:val="altz"/>
              <w:wordWrap/>
              <w:adjustRightInd w:val="0"/>
              <w:ind w:firstLineChars="0" w:firstLine="0"/>
              <w:rPr>
                <w:sz w:val="21"/>
                <w:szCs w:val="21"/>
              </w:rPr>
            </w:pPr>
            <w:r>
              <w:rPr>
                <w:b/>
                <w:bCs/>
                <w:sz w:val="21"/>
                <w:szCs w:val="21"/>
              </w:rPr>
              <w:t>100.00%</w:t>
            </w:r>
          </w:p>
        </w:tc>
      </w:tr>
    </w:tbl>
    <w:p w14:paraId="1EBF7C06" w14:textId="39F77D3E" w:rsidR="00F54B80" w:rsidRDefault="00000000">
      <w:pPr>
        <w:pStyle w:val="altz"/>
        <w:ind w:firstLine="480"/>
      </w:pPr>
      <w:r>
        <w:rPr>
          <w:noProof/>
        </w:rPr>
        <w:lastRenderedPageBreak/>
        <mc:AlternateContent>
          <mc:Choice Requires="wps">
            <w:drawing>
              <wp:anchor distT="0" distB="0" distL="114300" distR="114300" simplePos="0" relativeHeight="251660288" behindDoc="0" locked="0" layoutInCell="1" allowOverlap="1" wp14:anchorId="76206686" wp14:editId="0D1580F8">
                <wp:simplePos x="0" y="0"/>
                <wp:positionH relativeFrom="column">
                  <wp:posOffset>46990</wp:posOffset>
                </wp:positionH>
                <wp:positionV relativeFrom="paragraph">
                  <wp:posOffset>3343275</wp:posOffset>
                </wp:positionV>
                <wp:extent cx="5840095" cy="394970"/>
                <wp:effectExtent l="0" t="0" r="8255" b="5080"/>
                <wp:wrapTopAndBottom/>
                <wp:docPr id="728138228" name="文本框 1"/>
                <wp:cNvGraphicFramePr/>
                <a:graphic xmlns:a="http://schemas.openxmlformats.org/drawingml/2006/main">
                  <a:graphicData uri="http://schemas.microsoft.com/office/word/2010/wordprocessingShape">
                    <wps:wsp>
                      <wps:cNvSpPr txBox="1"/>
                      <wps:spPr>
                        <a:xfrm>
                          <a:off x="0" y="0"/>
                          <a:ext cx="5840095" cy="394970"/>
                        </a:xfrm>
                        <a:prstGeom prst="rect">
                          <a:avLst/>
                        </a:prstGeom>
                        <a:solidFill>
                          <a:prstClr val="white"/>
                        </a:solidFill>
                        <a:ln>
                          <a:noFill/>
                        </a:ln>
                      </wps:spPr>
                      <wps:txbx>
                        <w:txbxContent>
                          <w:p w14:paraId="0B5337FE" w14:textId="4E77C70F" w:rsidR="00F54B80" w:rsidRDefault="00000000">
                            <w:pPr>
                              <w:pStyle w:val="altz"/>
                              <w:ind w:firstLineChars="83" w:firstLine="174"/>
                              <w:jc w:val="center"/>
                              <w:rPr>
                                <w:sz w:val="21"/>
                                <w:szCs w:val="20"/>
                              </w:rPr>
                            </w:pPr>
                            <w:r>
                              <w:rPr>
                                <w:rFonts w:hint="eastAsia"/>
                                <w:sz w:val="21"/>
                                <w:szCs w:val="20"/>
                              </w:rPr>
                              <w:t>图</w:t>
                            </w:r>
                            <w:r>
                              <w:rPr>
                                <w:rFonts w:hint="eastAsia"/>
                                <w:sz w:val="21"/>
                                <w:szCs w:val="20"/>
                              </w:rPr>
                              <w:t xml:space="preserve"> </w:t>
                            </w:r>
                            <w:r w:rsidR="002B702E">
                              <w:rPr>
                                <w:sz w:val="21"/>
                                <w:szCs w:val="20"/>
                              </w:rPr>
                              <w:fldChar w:fldCharType="begin"/>
                            </w:r>
                            <w:r w:rsidR="002B702E">
                              <w:rPr>
                                <w:sz w:val="21"/>
                                <w:szCs w:val="20"/>
                              </w:rPr>
                              <w:instrText xml:space="preserve"> </w:instrText>
                            </w:r>
                            <w:r w:rsidR="002B702E">
                              <w:rPr>
                                <w:rFonts w:hint="eastAsia"/>
                                <w:sz w:val="21"/>
                                <w:szCs w:val="20"/>
                              </w:rPr>
                              <w:instrText>STYLEREF 1 \s</w:instrText>
                            </w:r>
                            <w:r w:rsidR="002B702E">
                              <w:rPr>
                                <w:sz w:val="21"/>
                                <w:szCs w:val="20"/>
                              </w:rPr>
                              <w:instrText xml:space="preserve"> </w:instrText>
                            </w:r>
                            <w:r w:rsidR="002B702E">
                              <w:rPr>
                                <w:sz w:val="21"/>
                                <w:szCs w:val="20"/>
                              </w:rPr>
                              <w:fldChar w:fldCharType="separate"/>
                            </w:r>
                            <w:r w:rsidR="002B702E">
                              <w:rPr>
                                <w:noProof/>
                                <w:sz w:val="21"/>
                                <w:szCs w:val="20"/>
                              </w:rPr>
                              <w:t>4</w:t>
                            </w:r>
                            <w:r w:rsidR="002B702E">
                              <w:rPr>
                                <w:sz w:val="21"/>
                                <w:szCs w:val="20"/>
                              </w:rPr>
                              <w:fldChar w:fldCharType="end"/>
                            </w:r>
                            <w:r w:rsidR="002B702E">
                              <w:rPr>
                                <w:sz w:val="21"/>
                                <w:szCs w:val="20"/>
                              </w:rPr>
                              <w:noBreakHyphen/>
                            </w:r>
                            <w:r w:rsidR="002B702E">
                              <w:rPr>
                                <w:sz w:val="21"/>
                                <w:szCs w:val="20"/>
                              </w:rPr>
                              <w:fldChar w:fldCharType="begin"/>
                            </w:r>
                            <w:r w:rsidR="002B702E">
                              <w:rPr>
                                <w:sz w:val="21"/>
                                <w:szCs w:val="20"/>
                              </w:rPr>
                              <w:instrText xml:space="preserve"> </w:instrText>
                            </w:r>
                            <w:r w:rsidR="002B702E">
                              <w:rPr>
                                <w:rFonts w:hint="eastAsia"/>
                                <w:sz w:val="21"/>
                                <w:szCs w:val="20"/>
                              </w:rPr>
                              <w:instrText xml:space="preserve">SEQ </w:instrText>
                            </w:r>
                            <w:r w:rsidR="002B702E">
                              <w:rPr>
                                <w:rFonts w:hint="eastAsia"/>
                                <w:sz w:val="21"/>
                                <w:szCs w:val="20"/>
                              </w:rPr>
                              <w:instrText>图</w:instrText>
                            </w:r>
                            <w:r w:rsidR="002B702E">
                              <w:rPr>
                                <w:rFonts w:hint="eastAsia"/>
                                <w:sz w:val="21"/>
                                <w:szCs w:val="20"/>
                              </w:rPr>
                              <w:instrText xml:space="preserve"> \* ARABIC \s 1</w:instrText>
                            </w:r>
                            <w:r w:rsidR="002B702E">
                              <w:rPr>
                                <w:sz w:val="21"/>
                                <w:szCs w:val="20"/>
                              </w:rPr>
                              <w:instrText xml:space="preserve"> </w:instrText>
                            </w:r>
                            <w:r w:rsidR="002B702E">
                              <w:rPr>
                                <w:sz w:val="21"/>
                                <w:szCs w:val="20"/>
                              </w:rPr>
                              <w:fldChar w:fldCharType="separate"/>
                            </w:r>
                            <w:r w:rsidR="002B702E">
                              <w:rPr>
                                <w:noProof/>
                                <w:sz w:val="21"/>
                                <w:szCs w:val="20"/>
                              </w:rPr>
                              <w:t>1</w:t>
                            </w:r>
                            <w:r w:rsidR="002B702E">
                              <w:rPr>
                                <w:sz w:val="21"/>
                                <w:szCs w:val="20"/>
                              </w:rPr>
                              <w:fldChar w:fldCharType="end"/>
                            </w:r>
                            <w:r>
                              <w:rPr>
                                <w:rFonts w:hint="eastAsia"/>
                                <w:sz w:val="21"/>
                                <w:szCs w:val="20"/>
                              </w:rPr>
                              <w:t xml:space="preserve"> </w:t>
                            </w:r>
                            <w:r>
                              <w:rPr>
                                <w:rFonts w:hint="eastAsia"/>
                                <w:sz w:val="21"/>
                                <w:szCs w:val="20"/>
                              </w:rPr>
                              <w:t>用户评论问题主题分类分布</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76206686" id="_x0000_t202" coordsize="21600,21600" o:spt="202" path="m,l,21600r21600,l21600,xe">
                <v:stroke joinstyle="miter"/>
                <v:path gradientshapeok="t" o:connecttype="rect"/>
              </v:shapetype>
              <v:shape id="文本框 1" o:spid="_x0000_s1026" type="#_x0000_t202" style="position:absolute;left:0;text-align:left;margin-left:3.7pt;margin-top:263.25pt;width:459.85pt;height:31.1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" stroked="f">
                <v:textbox inset="0,0,0,0">
                  <w:txbxContent>
                    <w:p w14:paraId="0B5337FE" w14:textId="4E77C70F" w:rsidR="00F54B80" w:rsidRDefault="00000000">
                      <w:pPr>
                        <w:pStyle w:val="altz"/>
                        <w:ind w:firstLineChars="83" w:firstLine="174"/>
                        <w:jc w:val="center"/>
                        <w:rPr>
                          <w:sz w:val="21"/>
                          <w:szCs w:val="20"/>
                        </w:rPr>
                      </w:pPr>
                      <w:r>
                        <w:rPr>
                          <w:rFonts w:hint="eastAsia"/>
                          <w:sz w:val="21"/>
                          <w:szCs w:val="20"/>
                        </w:rPr>
                        <w:t>图</w:t>
                      </w:r>
                      <w:r>
                        <w:rPr>
                          <w:rFonts w:hint="eastAsia"/>
                          <w:sz w:val="21"/>
                          <w:szCs w:val="20"/>
                        </w:rPr>
                        <w:t xml:space="preserve"> </w:t>
                      </w:r>
                      <w:r w:rsidR="002B702E">
                        <w:rPr>
                          <w:sz w:val="21"/>
                          <w:szCs w:val="20"/>
                        </w:rPr>
                        <w:fldChar w:fldCharType="begin"/>
                      </w:r>
                      <w:r w:rsidR="002B702E">
                        <w:rPr>
                          <w:sz w:val="21"/>
                          <w:szCs w:val="20"/>
                        </w:rPr>
                        <w:instrText xml:space="preserve"> </w:instrText>
                      </w:r>
                      <w:r w:rsidR="002B702E">
                        <w:rPr>
                          <w:rFonts w:hint="eastAsia"/>
                          <w:sz w:val="21"/>
                          <w:szCs w:val="20"/>
                        </w:rPr>
                        <w:instrText>STYLEREF 1 \s</w:instrText>
                      </w:r>
                      <w:r w:rsidR="002B702E">
                        <w:rPr>
                          <w:sz w:val="21"/>
                          <w:szCs w:val="20"/>
                        </w:rPr>
                        <w:instrText xml:space="preserve"> </w:instrText>
                      </w:r>
                      <w:r w:rsidR="002B702E">
                        <w:rPr>
                          <w:sz w:val="21"/>
                          <w:szCs w:val="20"/>
                        </w:rPr>
                        <w:fldChar w:fldCharType="separate"/>
                      </w:r>
                      <w:r w:rsidR="002B702E">
                        <w:rPr>
                          <w:noProof/>
                          <w:sz w:val="21"/>
                          <w:szCs w:val="20"/>
                        </w:rPr>
                        <w:t>4</w:t>
                      </w:r>
                      <w:r w:rsidR="002B702E">
                        <w:rPr>
                          <w:sz w:val="21"/>
                          <w:szCs w:val="20"/>
                        </w:rPr>
                        <w:fldChar w:fldCharType="end"/>
                      </w:r>
                      <w:r w:rsidR="002B702E">
                        <w:rPr>
                          <w:sz w:val="21"/>
                          <w:szCs w:val="20"/>
                        </w:rPr>
                        <w:noBreakHyphen/>
                      </w:r>
                      <w:r w:rsidR="002B702E">
                        <w:rPr>
                          <w:sz w:val="21"/>
                          <w:szCs w:val="20"/>
                        </w:rPr>
                        <w:fldChar w:fldCharType="begin"/>
                      </w:r>
                      <w:r w:rsidR="002B702E">
                        <w:rPr>
                          <w:sz w:val="21"/>
                          <w:szCs w:val="20"/>
                        </w:rPr>
                        <w:instrText xml:space="preserve"> </w:instrText>
                      </w:r>
                      <w:r w:rsidR="002B702E">
                        <w:rPr>
                          <w:rFonts w:hint="eastAsia"/>
                          <w:sz w:val="21"/>
                          <w:szCs w:val="20"/>
                        </w:rPr>
                        <w:instrText xml:space="preserve">SEQ </w:instrText>
                      </w:r>
                      <w:r w:rsidR="002B702E">
                        <w:rPr>
                          <w:rFonts w:hint="eastAsia"/>
                          <w:sz w:val="21"/>
                          <w:szCs w:val="20"/>
                        </w:rPr>
                        <w:instrText>图</w:instrText>
                      </w:r>
                      <w:r w:rsidR="002B702E">
                        <w:rPr>
                          <w:rFonts w:hint="eastAsia"/>
                          <w:sz w:val="21"/>
                          <w:szCs w:val="20"/>
                        </w:rPr>
                        <w:instrText xml:space="preserve"> \* ARABIC \s 1</w:instrText>
                      </w:r>
                      <w:r w:rsidR="002B702E">
                        <w:rPr>
                          <w:sz w:val="21"/>
                          <w:szCs w:val="20"/>
                        </w:rPr>
                        <w:instrText xml:space="preserve"> </w:instrText>
                      </w:r>
                      <w:r w:rsidR="002B702E">
                        <w:rPr>
                          <w:sz w:val="21"/>
                          <w:szCs w:val="20"/>
                        </w:rPr>
                        <w:fldChar w:fldCharType="separate"/>
                      </w:r>
                      <w:r w:rsidR="002B702E">
                        <w:rPr>
                          <w:noProof/>
                          <w:sz w:val="21"/>
                          <w:szCs w:val="20"/>
                        </w:rPr>
                        <w:t>1</w:t>
                      </w:r>
                      <w:r w:rsidR="002B702E">
                        <w:rPr>
                          <w:sz w:val="21"/>
                          <w:szCs w:val="20"/>
                        </w:rPr>
                        <w:fldChar w:fldCharType="end"/>
                      </w:r>
                      <w:r>
                        <w:rPr>
                          <w:rFonts w:hint="eastAsia"/>
                          <w:sz w:val="21"/>
                          <w:szCs w:val="20"/>
                        </w:rPr>
                        <w:t xml:space="preserve"> </w:t>
                      </w:r>
                      <w:r>
                        <w:rPr>
                          <w:rFonts w:hint="eastAsia"/>
                          <w:sz w:val="21"/>
                          <w:szCs w:val="20"/>
                        </w:rPr>
                        <w:t>用户评论问题主题分类分布</w:t>
                      </w:r>
                    </w:p>
                  </w:txbxContent>
                </v:textbox>
                <w10:wrap type="topAndBottom"/>
              </v:shape>
            </w:pict>
          </mc:Fallback>
        </mc:AlternateContent>
      </w:r>
      <w:r>
        <w:rPr>
          <w:noProof/>
        </w:rPr>
        <w:drawing>
          <wp:anchor distT="0" distB="0" distL="114300" distR="114300" simplePos="0" relativeHeight="251659264" behindDoc="0" locked="0" layoutInCell="1" allowOverlap="1" wp14:anchorId="23595051" wp14:editId="5FB6940A">
            <wp:simplePos x="0" y="0"/>
            <wp:positionH relativeFrom="column">
              <wp:posOffset>46990</wp:posOffset>
            </wp:positionH>
            <wp:positionV relativeFrom="paragraph">
              <wp:posOffset>109855</wp:posOffset>
            </wp:positionV>
            <wp:extent cx="5840095" cy="3177540"/>
            <wp:effectExtent l="0" t="0" r="8255" b="3810"/>
            <wp:wrapTopAndBottom/>
            <wp:docPr id="16373203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320302" name="图片 1"/>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5840095" cy="3177540"/>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从图的统计结果可以看出，青少年用户的提问表现出明显的“头部集中”与“长尾分布”特征。</w:t>
      </w:r>
    </w:p>
    <w:p w14:paraId="7C09E02E" w14:textId="4D4AE4CF" w:rsidR="00F54B80" w:rsidRDefault="00000000">
      <w:pPr>
        <w:pStyle w:val="altz"/>
        <w:ind w:firstLine="480"/>
      </w:pPr>
      <w:r>
        <w:rPr>
          <w:rFonts w:hint="eastAsia"/>
        </w:rPr>
        <w:t>青少年的</w:t>
      </w:r>
      <w:r>
        <w:t>关注焦点</w:t>
      </w:r>
      <w:r>
        <w:rPr>
          <w:rFonts w:hint="eastAsia"/>
        </w:rPr>
        <w:t>在于</w:t>
      </w:r>
      <w:r>
        <w:t>基础知识</w:t>
      </w:r>
      <w:r>
        <w:rPr>
          <w:rFonts w:hint="eastAsia"/>
        </w:rPr>
        <w:t>和</w:t>
      </w:r>
      <w:r>
        <w:t>实用工具</w:t>
      </w:r>
      <w:r>
        <w:rPr>
          <w:rFonts w:hint="eastAsia"/>
        </w:rPr>
        <w:t>。“生殖健康科普”（</w:t>
      </w:r>
      <w:r>
        <w:rPr>
          <w:rFonts w:hint="eastAsia"/>
        </w:rPr>
        <w:t>31.85%</w:t>
      </w:r>
      <w:r>
        <w:rPr>
          <w:rFonts w:hint="eastAsia"/>
        </w:rPr>
        <w:t>）和“安全套”（</w:t>
      </w:r>
      <w:r>
        <w:rPr>
          <w:rFonts w:hint="eastAsia"/>
        </w:rPr>
        <w:t>22.62%</w:t>
      </w:r>
      <w:r>
        <w:rPr>
          <w:rFonts w:hint="eastAsia"/>
        </w:rPr>
        <w:t>）两大类占据了所有提问的半壁江山。可见青少年对基础生理知识、身体发育、性行为常识以及最常用、最易得的避孕工具——安全套，有着最为广泛和迫切的了解需求。</w:t>
      </w:r>
    </w:p>
    <w:p w14:paraId="33F2504A" w14:textId="41CC367A" w:rsidR="00F54B80" w:rsidRDefault="00000000">
      <w:pPr>
        <w:pStyle w:val="altz"/>
        <w:ind w:firstLine="480"/>
      </w:pPr>
      <w:r>
        <w:rPr>
          <w:rFonts w:hint="eastAsia"/>
        </w:rPr>
        <w:t>其次是对主流避孕方法的强烈关注。“避孕药”（</w:t>
      </w:r>
      <w:r>
        <w:rPr>
          <w:rFonts w:hint="eastAsia"/>
        </w:rPr>
        <w:t>10.08%</w:t>
      </w:r>
      <w:r>
        <w:rPr>
          <w:rFonts w:hint="eastAsia"/>
        </w:rPr>
        <w:t>）、“体外排精”（</w:t>
      </w:r>
      <w:r>
        <w:rPr>
          <w:rFonts w:hint="eastAsia"/>
        </w:rPr>
        <w:t>5.58%</w:t>
      </w:r>
      <w:r>
        <w:rPr>
          <w:rFonts w:hint="eastAsia"/>
        </w:rPr>
        <w:t>）和“安全期避孕”（</w:t>
      </w:r>
      <w:r>
        <w:rPr>
          <w:rFonts w:hint="eastAsia"/>
        </w:rPr>
        <w:t>5.00%</w:t>
      </w:r>
      <w:r>
        <w:rPr>
          <w:rFonts w:hint="eastAsia"/>
        </w:rPr>
        <w:t>）构成了第二梯队。尽管体外排精和安全期避孕被医学界公认为不可靠的避孕方式，但它们在评论区依然引发了大量讨论。这从侧面反映出在青少年群体中，关于这些不推荐方法的认知误区和侥幸心理普遍存在。</w:t>
      </w:r>
    </w:p>
    <w:p w14:paraId="5DA37833" w14:textId="77777777" w:rsidR="00F54B80" w:rsidRDefault="00000000">
      <w:pPr>
        <w:pStyle w:val="altz"/>
        <w:ind w:firstLine="480"/>
      </w:pPr>
      <w:r>
        <w:rPr>
          <w:rFonts w:hint="eastAsia"/>
        </w:rPr>
        <w:t>同时关于高风险与敏感议题的讨论热度也不容忽视。“人工流产”（</w:t>
      </w:r>
      <w:r>
        <w:rPr>
          <w:rFonts w:hint="eastAsia"/>
        </w:rPr>
        <w:t>4.63%</w:t>
      </w:r>
      <w:r>
        <w:rPr>
          <w:rFonts w:hint="eastAsia"/>
        </w:rPr>
        <w:t>）和“绝育手术”（</w:t>
      </w:r>
      <w:r>
        <w:rPr>
          <w:rFonts w:hint="eastAsia"/>
        </w:rPr>
        <w:t>4.44%</w:t>
      </w:r>
      <w:r>
        <w:rPr>
          <w:rFonts w:hint="eastAsia"/>
        </w:rPr>
        <w:t>）虽然在视频内容中占比不高，但在评论区却产生了相当数量的提问。可见这类高争议性、高风险的话题往往能激发更强烈的用户互动和讨论欲望。</w:t>
      </w:r>
    </w:p>
    <w:p w14:paraId="0E365CE4" w14:textId="77777777" w:rsidR="00F54B80" w:rsidRDefault="00000000">
      <w:pPr>
        <w:pStyle w:val="altz"/>
        <w:ind w:firstLine="480"/>
      </w:pPr>
      <w:r>
        <w:rPr>
          <w:rFonts w:hint="eastAsia"/>
        </w:rPr>
        <w:t>而如“节育器”、“女用安全套”、“新型避孕方式”等类别虽然问题数量较少，但它们的存在本身就说明了青少年的信息需求是多元化的，他们同样在积极探索和了解更多非主流的避孕选择。</w:t>
      </w:r>
    </w:p>
    <w:p w14:paraId="5FE7AEEC" w14:textId="77777777" w:rsidR="00F54B80" w:rsidRDefault="00000000">
      <w:pPr>
        <w:pStyle w:val="2"/>
        <w:spacing w:before="163" w:after="163"/>
        <w:rPr>
          <w:rFonts w:hint="eastAsia"/>
        </w:rPr>
      </w:pPr>
      <w:bookmarkStart w:id="70" w:name="_Toc226059689"/>
      <w:commentRangeStart w:id="71"/>
      <w:r>
        <w:rPr>
          <w:rFonts w:hint="eastAsia"/>
        </w:rPr>
        <w:t>不同主题下的问题特征分析</w:t>
      </w:r>
      <w:bookmarkEnd w:id="70"/>
      <w:commentRangeEnd w:id="71"/>
      <w:r>
        <w:commentReference w:id="71"/>
      </w:r>
    </w:p>
    <w:p w14:paraId="11EF7176" w14:textId="77777777" w:rsidR="00F54B80" w:rsidRDefault="00000000">
      <w:pPr>
        <w:pStyle w:val="altz"/>
        <w:ind w:firstLine="480"/>
      </w:pPr>
      <w:r>
        <w:rPr>
          <w:rFonts w:hint="eastAsia"/>
        </w:rPr>
        <w:t>定量分析揭示了关注度的分布格局，而深入每个主题的定性分析，则能让我们更细</w:t>
      </w:r>
      <w:r>
        <w:rPr>
          <w:rFonts w:hint="eastAsia"/>
        </w:rPr>
        <w:lastRenderedPageBreak/>
        <w:t>腻地理解青少年在生殖健康领域的具体困惑与诉求。</w:t>
      </w:r>
    </w:p>
    <w:p w14:paraId="237B04DD" w14:textId="77777777" w:rsidR="00F54B80" w:rsidRDefault="00000000">
      <w:pPr>
        <w:pStyle w:val="altz"/>
        <w:ind w:firstLine="480"/>
      </w:pPr>
      <w:r>
        <w:rPr>
          <w:rFonts w:hint="eastAsia"/>
        </w:rPr>
        <w:t>在问题数量最为庞大的“生殖健康科普”类别中，用户的提问包罗万象，构成了一部生动的青少年“十万个为什么”实录。其中，青少年对自身生理发育是否“正常”的普遍焦虑构成了提问的核心，大量诸如“</w:t>
      </w:r>
      <w:r>
        <w:rPr>
          <w:rFonts w:hint="eastAsia"/>
        </w:rPr>
        <w:t>16</w:t>
      </w:r>
      <w:r>
        <w:rPr>
          <w:rFonts w:hint="eastAsia"/>
        </w:rPr>
        <w:t>岁还有机会变长吗？”或“月经推迟十几天怎么办？”的问题，反映出他们对身体变化的密切关注与不确定感。这种对“标准”的探寻，从身体发育的被动观察延伸到了对性功能与行为表现的主动担忧，用户们在评论区小心翼翼地探问“一天一次正常吗？”或“时间太长</w:t>
      </w:r>
      <w:r>
        <w:rPr>
          <w:rFonts w:hint="eastAsia"/>
        </w:rPr>
        <w:t>/</w:t>
      </w:r>
      <w:r>
        <w:rPr>
          <w:rFonts w:hint="eastAsia"/>
        </w:rPr>
        <w:t>太短怎么办？”，试图在同伴的匿名反馈中定位自身。与此同时，大量看似基础的问题，如“接吻会怀孕吗？”，反复出现，这清晰地表明基础性教育的普及仍有巨大空白。此外，该类别下还包含了大量关于具体疾病与卫生问题的咨询，例如“</w:t>
      </w:r>
      <w:r>
        <w:rPr>
          <w:rFonts w:hint="eastAsia"/>
        </w:rPr>
        <w:t>HPV</w:t>
      </w:r>
      <w:r>
        <w:rPr>
          <w:rFonts w:hint="eastAsia"/>
        </w:rPr>
        <w:t>是什么？”和“包皮过长要不要割？”，这标志着部分青少年已具备初步的健康风险意识，并开始主动寻求具体的防治信息。</w:t>
      </w:r>
    </w:p>
    <w:p w14:paraId="7672610E" w14:textId="77777777" w:rsidR="00F54B80" w:rsidRDefault="00000000">
      <w:pPr>
        <w:pStyle w:val="altz"/>
        <w:ind w:firstLine="480"/>
      </w:pPr>
      <w:r>
        <w:rPr>
          <w:rFonts w:hint="eastAsia"/>
        </w:rPr>
        <w:t>进一步转向更为具体和务实的“安全套”类别，提问的焦点集中在实际操作的细节上。这之中关于尺寸与适配性的问题出人意料地成为最高频的子类，用户们反复询问“怎么知道自己大小？”或“买的都太小</w:t>
      </w:r>
      <w:r>
        <w:rPr>
          <w:rFonts w:hint="eastAsia"/>
        </w:rPr>
        <w:t>/</w:t>
      </w:r>
      <w:r>
        <w:rPr>
          <w:rFonts w:hint="eastAsia"/>
        </w:rPr>
        <w:t>太松怎么办？”，这揭示了一个在公开教育中常被忽视的市场痛点与知识盲区。即便选对了尺寸，具体的使用方法与技巧依然困扰着大量新手，诸如“怎么分正反？”、“为什么要排空气？”等基础操作问题层出不穷。在解决了基本使用问题后，消费主义背景下的产品选择困惑也浮出水面，用户开始关心“什么牌子好用？”以及“颗粒</w:t>
      </w:r>
      <w:r>
        <w:rPr>
          <w:rFonts w:hint="eastAsia"/>
        </w:rPr>
        <w:t>/</w:t>
      </w:r>
      <w:r>
        <w:rPr>
          <w:rFonts w:hint="eastAsia"/>
        </w:rPr>
        <w:t>螺纹真的有用吗？”这类提升体验的问题。然而，所有这些实用性问题的背后，都潜藏着用户对避孕失败的畏惧，这一点在“戴了还怀孕的</w:t>
      </w:r>
      <w:r>
        <w:rPr>
          <w:rFonts w:hint="eastAsia"/>
        </w:rPr>
        <w:t>2%</w:t>
      </w:r>
      <w:r>
        <w:rPr>
          <w:rFonts w:hint="eastAsia"/>
        </w:rPr>
        <w:t>是怎么回事？”这类追问中体现得淋漓尽致。</w:t>
      </w:r>
    </w:p>
    <w:p w14:paraId="7A738C21" w14:textId="77777777" w:rsidR="00F54B80" w:rsidRDefault="00000000">
      <w:pPr>
        <w:pStyle w:val="altz"/>
        <w:ind w:firstLine="480"/>
      </w:pPr>
      <w:r>
        <w:rPr>
          <w:rFonts w:hint="eastAsia"/>
        </w:rPr>
        <w:t>关于“避孕药”的讨论，则体现了更高的知识门槛和更深的健康忧虑。提问首先集中在对“短效”、“长效”与“紧急”避孕药这几个基本概念的区分上。在此基础上，对副作用的担忧成为最核心的关切点，几乎所有相关提问都伴随着对“吃了会胖吗？”、“会影响以后生育吗？”等远期健康影响的恐惧。即便决定使用，具体的服用方法，如“漏服了怎么办？”或“吃完多久能同房？”，依然是高频出现的疑问。一个值得注意的现象是，评论区反复出现“男的能吃吗？”的提问，这不但源于对药物作用机制的好奇，也含蓄地表达了对女性独自承担避孕责任这一现状的质疑。</w:t>
      </w:r>
    </w:p>
    <w:p w14:paraId="3CB93E5D" w14:textId="308B4DB0" w:rsidR="00F54B80" w:rsidRDefault="00000000">
      <w:pPr>
        <w:pStyle w:val="altz"/>
        <w:ind w:firstLine="480"/>
      </w:pPr>
      <w:r>
        <w:rPr>
          <w:rFonts w:hint="eastAsia"/>
        </w:rPr>
        <w:t>最后，在“人工流产”这一主题下，评论区的氛围变得异常沉重、严肃。用户的提问高度聚焦于程序与方法的咨询，如“药流和人流哪个伤害小？”以及对“过程有多痛？”的具体想象。这些问题的背后，是对流产后果，特别是对未来生育能力影响的极度恐惧，例如“打胎后再怀孕是不是更容易流产？”。讨论也并未止步于个人层面，部分评论上升到对堕胎权、生命权的法律与伦理探讨。更重要的在于，评论区成为了经历者寻求情感支持、分享痛苦经历的场所，</w:t>
      </w:r>
      <w:r w:rsidR="006736BA">
        <w:rPr>
          <w:rFonts w:hint="eastAsia"/>
        </w:rPr>
        <w:t>充溢</w:t>
      </w:r>
      <w:r>
        <w:rPr>
          <w:rFonts w:hint="eastAsia"/>
        </w:rPr>
        <w:t>了悲伤、后悔与无助的情绪，使其成为一个交织着医</w:t>
      </w:r>
      <w:r>
        <w:rPr>
          <w:rFonts w:hint="eastAsia"/>
        </w:rPr>
        <w:lastRenderedPageBreak/>
        <w:t>学信息需求与心理慰藉需求的复杂场域。</w:t>
      </w:r>
    </w:p>
    <w:p w14:paraId="562E74EA" w14:textId="77777777" w:rsidR="00F54B80" w:rsidRDefault="00000000">
      <w:pPr>
        <w:pStyle w:val="2"/>
        <w:spacing w:before="163" w:after="163"/>
        <w:rPr>
          <w:rFonts w:hint="eastAsia"/>
        </w:rPr>
      </w:pPr>
      <w:bookmarkStart w:id="72" w:name="_Toc226059690"/>
      <w:r>
        <w:rPr>
          <w:rFonts w:hint="eastAsia"/>
        </w:rPr>
        <w:t>真实需求与潜在风险分析</w:t>
      </w:r>
      <w:bookmarkEnd w:id="72"/>
    </w:p>
    <w:p w14:paraId="6945BC11" w14:textId="77777777" w:rsidR="00F54B80" w:rsidRDefault="00000000">
      <w:pPr>
        <w:pStyle w:val="altz"/>
        <w:ind w:firstLine="480"/>
      </w:pPr>
      <w:r>
        <w:t>通过上述系统性的分类与特征分析，我们得以清晰地勾勒出隐藏在海量评论背后的青少年真实需求图谱，并识别出他们在数字信息生态中所面临的潜在风险。</w:t>
      </w:r>
    </w:p>
    <w:p w14:paraId="334CD96E" w14:textId="77777777" w:rsidR="00F54B80" w:rsidRDefault="00000000">
      <w:pPr>
        <w:pStyle w:val="altz"/>
        <w:ind w:firstLine="480"/>
      </w:pPr>
      <w:r>
        <w:t>青少年表现出对</w:t>
      </w:r>
      <w:r>
        <w:rPr>
          <w:rFonts w:hint="eastAsia"/>
        </w:rPr>
        <w:t>“</w:t>
      </w:r>
      <w:r>
        <w:t>可操作的</w:t>
      </w:r>
      <w:r>
        <w:rPr>
          <w:rFonts w:hint="eastAsia"/>
        </w:rPr>
        <w:t>”</w:t>
      </w:r>
      <w:r>
        <w:t>实用知识的极度渴求。他们最关心的问题并非宏大理论，而是聚焦于</w:t>
      </w:r>
      <w:r>
        <w:t>“</w:t>
      </w:r>
      <w:r>
        <w:t>我该怎么办</w:t>
      </w:r>
      <w:r>
        <w:t>”</w:t>
      </w:r>
      <w:r>
        <w:t>的具体行动指南，例如如何选择安全套尺寸、如何正确服药或如何处理避孕失败。这本质上是一种对风险的评估与规避需求，他们渴望通过掌握准确的知识来控制自身行为的后果，避免</w:t>
      </w:r>
      <w:r>
        <w:rPr>
          <w:rFonts w:hint="eastAsia"/>
        </w:rPr>
        <w:t>“</w:t>
      </w:r>
      <w:r>
        <w:t>会不会怀孕？</w:t>
      </w:r>
      <w:r>
        <w:rPr>
          <w:rFonts w:hint="eastAsia"/>
        </w:rPr>
        <w:t>”</w:t>
      </w:r>
      <w:r>
        <w:t>或</w:t>
      </w:r>
      <w:r>
        <w:rPr>
          <w:rFonts w:hint="eastAsia"/>
        </w:rPr>
        <w:t>“</w:t>
      </w:r>
      <w:r>
        <w:t>会不会得病？</w:t>
      </w:r>
      <w:r>
        <w:rPr>
          <w:rFonts w:hint="eastAsia"/>
        </w:rPr>
        <w:t>”</w:t>
      </w:r>
      <w:r>
        <w:t>这类核心焦虑的发生。</w:t>
      </w:r>
    </w:p>
    <w:p w14:paraId="263E111A" w14:textId="77777777" w:rsidR="00F54B80" w:rsidRDefault="00000000">
      <w:pPr>
        <w:pStyle w:val="altz"/>
        <w:ind w:firstLine="480"/>
      </w:pPr>
      <w:r>
        <w:t>这种需求超越了纯粹的技术层面，深入到心理与身份认同的构建。大量关于身体尺寸、性能力和生理反应的提问，其本质是在寻求一种确认</w:t>
      </w:r>
      <w:r>
        <w:t>——</w:t>
      </w:r>
      <w:r>
        <w:rPr>
          <w:rFonts w:hint="eastAsia"/>
        </w:rPr>
        <w:t>“</w:t>
      </w:r>
      <w:r>
        <w:t>我这样是正常的吗？</w:t>
      </w:r>
      <w:r>
        <w:rPr>
          <w:rFonts w:hint="eastAsia"/>
        </w:rPr>
        <w:t>”</w:t>
      </w:r>
      <w:r>
        <w:t>。是青春期个体在自我认知过程中的不确定感和对同伴压力的感知，他们迫切需要在匿名社群中找到坐标，以缓解身份焦虑。这自然地引出了更深</w:t>
      </w:r>
      <w:r>
        <w:rPr>
          <w:rFonts w:hint="eastAsia"/>
        </w:rPr>
        <w:t>层面的</w:t>
      </w:r>
      <w:r>
        <w:t>需求：对情感支持与同理心回应的渴望。尤其是在面对流产、性病等充满污名化色彩的话题时，青少年需要的不仅是冷冰冰的医学知识，更是温暖、不带评判的理解、安慰与支持。</w:t>
      </w:r>
    </w:p>
    <w:p w14:paraId="3622D881" w14:textId="77777777" w:rsidR="00F54B80" w:rsidRDefault="00000000">
      <w:pPr>
        <w:pStyle w:val="altz"/>
        <w:ind w:firstLine="480"/>
      </w:pPr>
      <w:r>
        <w:rPr>
          <w:rFonts w:hint="eastAsia"/>
        </w:rPr>
        <w:t>当然</w:t>
      </w:r>
      <w:r>
        <w:t>，这个充满活力的</w:t>
      </w:r>
      <w:r>
        <w:rPr>
          <w:rFonts w:hint="eastAsia"/>
        </w:rPr>
        <w:t>“</w:t>
      </w:r>
      <w:r>
        <w:t>问答社区</w:t>
      </w:r>
      <w:r>
        <w:rPr>
          <w:rFonts w:hint="eastAsia"/>
        </w:rPr>
        <w:t>”</w:t>
      </w:r>
      <w:r>
        <w:t>同样是一柄双刃剑，其开放性与匿名性也滋生了不容忽视的风险。最直接的风险源于同伴间错误信息的循环传播。当一个焦虑的提问者遇到一个同样一知半解但热心的回答者时，</w:t>
      </w:r>
      <w:r>
        <w:rPr>
          <w:rFonts w:hint="eastAsia"/>
        </w:rPr>
        <w:t>“</w:t>
      </w:r>
      <w:r>
        <w:t>体外射精很安全</w:t>
      </w:r>
      <w:r>
        <w:rPr>
          <w:rFonts w:hint="eastAsia"/>
        </w:rPr>
        <w:t>”</w:t>
      </w:r>
      <w:r>
        <w:t>或</w:t>
      </w:r>
      <w:r>
        <w:rPr>
          <w:rFonts w:hint="eastAsia"/>
        </w:rPr>
        <w:t>“</w:t>
      </w:r>
      <w:r>
        <w:t>安全期绝对不会怀孕</w:t>
      </w:r>
      <w:r>
        <w:rPr>
          <w:rFonts w:hint="eastAsia"/>
        </w:rPr>
        <w:t>”</w:t>
      </w:r>
      <w:r>
        <w:t>这类错误信息就可能被当成</w:t>
      </w:r>
      <w:r>
        <w:t>“</w:t>
      </w:r>
      <w:r>
        <w:t>经验之谈</w:t>
      </w:r>
      <w:r>
        <w:t>”</w:t>
      </w:r>
      <w:r>
        <w:t>而广泛传播。这种现象的根源在于专业声音的缺位，形成了一个巨大的</w:t>
      </w:r>
      <w:r>
        <w:rPr>
          <w:rFonts w:hint="eastAsia"/>
        </w:rPr>
        <w:t>“</w:t>
      </w:r>
      <w:r>
        <w:t>问答真空</w:t>
      </w:r>
      <w:r>
        <w:rPr>
          <w:rFonts w:hint="eastAsia"/>
        </w:rPr>
        <w:t>”</w:t>
      </w:r>
      <w:r>
        <w:t>。青少年提出的成千上万个问题，绝大多数沉没在同伴的众说纷纭中，得不到及时、准确的专业回应，这是当前数字健康传播最核心的困境。</w:t>
      </w:r>
    </w:p>
    <w:p w14:paraId="748E0D88" w14:textId="77777777" w:rsidR="00F54B80" w:rsidRDefault="00000000">
      <w:pPr>
        <w:pStyle w:val="altz"/>
        <w:ind w:firstLine="480"/>
      </w:pPr>
      <w:r>
        <w:t>其次，这种信息生态也带来了认知层面的风险。一方面，对体外射精、安全期等不可靠方法的持续高热度讨论，直接暴露并可能固化了青少年在高效避孕方法认知上的巨大盲区，而这种知识盲区与危险行为的发生紧密相关，是导致非意愿妊娠高发的重要原因之一。另一方面，当青少年试图寻求可靠信息时，又可能陷入</w:t>
      </w:r>
      <w:r>
        <w:rPr>
          <w:rFonts w:hint="eastAsia"/>
        </w:rPr>
        <w:t>“</w:t>
      </w:r>
      <w:r>
        <w:t>信息过载</w:t>
      </w:r>
      <w:r>
        <w:rPr>
          <w:rFonts w:hint="eastAsia"/>
        </w:rPr>
        <w:t>”</w:t>
      </w:r>
      <w:r>
        <w:t>所导致的决策瘫痪与焦虑放大。面对五花八门的品牌、褒贬不一的体验分享，以及评论区中对副作用、失败案例的集中渲染，青少年在决策时可能感到无所适从，甚至产生</w:t>
      </w:r>
      <w:r>
        <w:rPr>
          <w:rFonts w:hint="eastAsia"/>
        </w:rPr>
        <w:t>“</w:t>
      </w:r>
      <w:r>
        <w:t>恐避孕</w:t>
      </w:r>
      <w:r>
        <w:rPr>
          <w:rFonts w:hint="eastAsia"/>
        </w:rPr>
        <w:t>”</w:t>
      </w:r>
      <w:r>
        <w:t>的心态，反而选择了风险更高的行为。</w:t>
      </w:r>
    </w:p>
    <w:p w14:paraId="4F482566" w14:textId="77777777" w:rsidR="00F54B80" w:rsidRDefault="00000000">
      <w:pPr>
        <w:pStyle w:val="2"/>
        <w:spacing w:before="163" w:after="163"/>
        <w:rPr>
          <w:rFonts w:hint="eastAsia"/>
        </w:rPr>
      </w:pPr>
      <w:bookmarkStart w:id="73" w:name="_Toc226059691"/>
      <w:r>
        <w:rPr>
          <w:rFonts w:hint="eastAsia"/>
        </w:rPr>
        <w:t>与已有研究的比较</w:t>
      </w:r>
      <w:bookmarkEnd w:id="73"/>
    </w:p>
    <w:p w14:paraId="6DE55791" w14:textId="77777777" w:rsidR="00F54B80" w:rsidRDefault="00000000">
      <w:pPr>
        <w:pStyle w:val="altz"/>
        <w:ind w:firstLine="480"/>
      </w:pPr>
      <w:r>
        <w:rPr>
          <w:rFonts w:hint="eastAsia"/>
        </w:rPr>
        <w:t>本章的发现与现有研究既有一致性，也提供了新的视角与证据。</w:t>
      </w:r>
    </w:p>
    <w:p w14:paraId="21C5A9B6" w14:textId="77777777" w:rsidR="00F54B80" w:rsidRDefault="00000000">
      <w:pPr>
        <w:pStyle w:val="altz"/>
        <w:ind w:firstLine="480"/>
      </w:pPr>
      <w:r>
        <w:rPr>
          <w:rFonts w:hint="eastAsia"/>
        </w:rPr>
        <w:lastRenderedPageBreak/>
        <w:t>研究的结果强有力地印证了</w:t>
      </w:r>
      <w:commentRangeStart w:id="74"/>
      <w:r>
        <w:rPr>
          <w:rFonts w:hint="eastAsia"/>
        </w:rPr>
        <w:t>Zori</w:t>
      </w:r>
      <w:r>
        <w:rPr>
          <w:rFonts w:hint="eastAsia"/>
        </w:rPr>
        <w:t>等人</w:t>
      </w:r>
      <w:r>
        <w:rPr>
          <w:rFonts w:hint="eastAsia"/>
        </w:rPr>
        <w:t>(2023)</w:t>
      </w:r>
      <w:r>
        <w:rPr>
          <w:rFonts w:hint="eastAsia"/>
        </w:rPr>
        <w:t>和</w:t>
      </w:r>
      <w:r>
        <w:rPr>
          <w:rFonts w:hint="eastAsia"/>
        </w:rPr>
        <w:t>Wang</w:t>
      </w:r>
      <w:r>
        <w:rPr>
          <w:rFonts w:hint="eastAsia"/>
        </w:rPr>
        <w:t>等人</w:t>
      </w:r>
      <w:r>
        <w:rPr>
          <w:rFonts w:hint="eastAsia"/>
        </w:rPr>
        <w:t>(2025)</w:t>
      </w:r>
      <w:r>
        <w:rPr>
          <w:rFonts w:hint="eastAsia"/>
        </w:rPr>
        <w:t>的结论</w:t>
      </w:r>
      <w:commentRangeEnd w:id="74"/>
      <w:r w:rsidR="006736BA">
        <w:rPr>
          <w:rStyle w:val="afb"/>
        </w:rPr>
        <w:commentReference w:id="74"/>
      </w:r>
      <w:r>
        <w:rPr>
          <w:rFonts w:hint="eastAsia"/>
        </w:rPr>
        <w:t>，即社交媒体，特别是像</w:t>
      </w:r>
      <w:r>
        <w:rPr>
          <w:rFonts w:hint="eastAsia"/>
        </w:rPr>
        <w:t>Bilibili</w:t>
      </w:r>
      <w:r>
        <w:rPr>
          <w:rFonts w:hint="eastAsia"/>
        </w:rPr>
        <w:t>这样的视频平台，已成为青少年获取生殖健康信息的核心渠道，其匿名性和互动性为讨论敏感话题创造了条件。</w:t>
      </w:r>
    </w:p>
    <w:p w14:paraId="739AFC19" w14:textId="1CD9831F" w:rsidR="00F54B80" w:rsidRDefault="00000000">
      <w:pPr>
        <w:pStyle w:val="altz"/>
        <w:ind w:firstLine="480"/>
      </w:pPr>
      <w:r>
        <w:rPr>
          <w:rFonts w:hint="eastAsia"/>
        </w:rPr>
        <w:t>本研究通过对评论的直接分析，为“青少年信息需求”提供了前所未有的粒度。以往研究多通过分析视频内容来推断用户兴趣，而本研究直接分析“提问”，从而将研究视角从“平台供给了什么”转向了“用户想要什么”。而如</w:t>
      </w:r>
      <w:r w:rsidR="006736BA">
        <w:rPr>
          <w:rFonts w:hint="eastAsia"/>
        </w:rPr>
        <w:t>通过本研究</w:t>
      </w:r>
      <w:r>
        <w:rPr>
          <w:rFonts w:hint="eastAsia"/>
        </w:rPr>
        <w:t>我们不仅知道“安全套”是热门话题，更通过评论分析精准定位到“尺寸选择”是该话题下的第一痛点。这为内容创作者和教育者提供了更精准的选题方向。</w:t>
      </w:r>
    </w:p>
    <w:p w14:paraId="21CA1B44" w14:textId="77777777" w:rsidR="00F54B80" w:rsidRDefault="00000000">
      <w:pPr>
        <w:pStyle w:val="altz"/>
        <w:ind w:firstLine="480"/>
      </w:pPr>
      <w:r>
        <w:rPr>
          <w:rFonts w:hint="eastAsia"/>
        </w:rPr>
        <w:t>研究同样发现如“人工流产”等小众但敏感的话题能引发不成比例的高互动。本章的评论分类结果（“人工流产”类问题数量排名第六，热度不低）即证实了这一点，说明高互动率的背后，是大量真实、迫切的用户提问在驱动。这揭示了用户参与度的深层本质，是未被满足的信息需求的直接体现。</w:t>
      </w:r>
    </w:p>
    <w:p w14:paraId="6AB8A9B4" w14:textId="77777777" w:rsidR="00F54B80" w:rsidRDefault="00000000">
      <w:pPr>
        <w:pStyle w:val="altz"/>
        <w:ind w:firstLine="480"/>
      </w:pPr>
      <w:r>
        <w:rPr>
          <w:rFonts w:hint="eastAsia"/>
        </w:rPr>
        <w:t>本研究也揭示了社交媒体健康传播中的“问答真空”现象。以往研究多在讨论错误信息的泛滥，而本研究则通过海量问题数据的呈现，直观地展示了这个供需极度不平衡的“市场”——需求（提问）旺盛，而优质供给（专业回答）严重缺位。</w:t>
      </w:r>
    </w:p>
    <w:p w14:paraId="1DCFA594" w14:textId="77777777" w:rsidR="00F54B80" w:rsidRDefault="00000000">
      <w:pPr>
        <w:pStyle w:val="2"/>
        <w:spacing w:before="163" w:after="163"/>
        <w:rPr>
          <w:rFonts w:hint="eastAsia"/>
        </w:rPr>
      </w:pPr>
      <w:bookmarkStart w:id="75" w:name="_Toc226059692"/>
      <w:commentRangeStart w:id="76"/>
      <w:r>
        <w:rPr>
          <w:rFonts w:hint="eastAsia"/>
        </w:rPr>
        <w:t>本章小结</w:t>
      </w:r>
      <w:bookmarkEnd w:id="75"/>
    </w:p>
    <w:p w14:paraId="58D61580" w14:textId="77777777" w:rsidR="00F54B80" w:rsidRDefault="00000000">
      <w:pPr>
        <w:pStyle w:val="altz"/>
        <w:ind w:firstLine="480"/>
      </w:pPr>
      <w:r>
        <w:rPr>
          <w:rFonts w:hint="eastAsia"/>
        </w:rPr>
        <w:t>本章通过对</w:t>
      </w:r>
      <w:r>
        <w:rPr>
          <w:rFonts w:hint="eastAsia"/>
        </w:rPr>
        <w:t>Bilibili</w:t>
      </w:r>
      <w:r>
        <w:rPr>
          <w:rFonts w:hint="eastAsia"/>
        </w:rPr>
        <w:t>平台</w:t>
      </w:r>
      <w:r>
        <w:rPr>
          <w:rFonts w:hint="eastAsia"/>
        </w:rPr>
        <w:t>3780</w:t>
      </w:r>
      <w:r>
        <w:rPr>
          <w:rFonts w:hint="eastAsia"/>
        </w:rPr>
        <w:t>条青少年生殖健康相关评论的系统性分类与分析，深入洞察了当代青少年在数字环境下的真实信息需求图景。研究发现，青少年的关注点高度集中于安全套使用、基础生理知识等实用性议题，同时对人工流产等高风险、高敏感话题抱有强烈的讨论意愿。</w:t>
      </w:r>
    </w:p>
    <w:p w14:paraId="32E2997B" w14:textId="77777777" w:rsidR="00F54B80" w:rsidRDefault="00000000">
      <w:pPr>
        <w:pStyle w:val="altz"/>
        <w:ind w:firstLine="480"/>
      </w:pPr>
      <w:r>
        <w:rPr>
          <w:rFonts w:hint="eastAsia"/>
        </w:rPr>
        <w:t>通过对不同主题下问题特征的定性分析，本研究描绘了青少年在尺寸适配、药物副作用、操作细节、风险恐惧和情感支持等方面的具体困惑。这些发现共同揭示了青少年对可操作的实用知识、对“正常”的身份认同、对风险评估以及对情感支持的四大核心需求。然而，在这些旺盛的需求背后，是同伴间错误信息传播、危险行为认知不足以及专业声音严重缺位的巨大风险。</w:t>
      </w:r>
    </w:p>
    <w:p w14:paraId="34EAA9AE" w14:textId="77777777" w:rsidR="00F54B80" w:rsidRDefault="00000000">
      <w:pPr>
        <w:pStyle w:val="altz"/>
        <w:ind w:firstLine="480"/>
        <w:sectPr w:rsidR="00F54B80">
          <w:headerReference w:type="default" r:id="rId32"/>
          <w:endnotePr>
            <w:numFmt w:val="decimal"/>
          </w:endnotePr>
          <w:pgSz w:w="11906" w:h="16838"/>
          <w:pgMar w:top="1701" w:right="1418" w:bottom="1701" w:left="1418" w:header="851" w:footer="850" w:gutter="0"/>
          <w:cols w:space="425"/>
          <w:docGrid w:type="linesAndChars" w:linePitch="326"/>
        </w:sectPr>
      </w:pPr>
      <w:r>
        <w:rPr>
          <w:rFonts w:hint="eastAsia"/>
        </w:rPr>
        <w:t>本章的分析不仅为理解青少年数字健康行为提供了来自需求侧的一手数据，更重要的是，它清晰地指出了当前健康教育的痛点与机遇。这些被识别、被分类的真实用户问题，正是构建下一代智能健康教育工具最宝贵的“原材料”。</w:t>
      </w:r>
      <w:commentRangeEnd w:id="76"/>
      <w:r>
        <w:commentReference w:id="76"/>
      </w:r>
    </w:p>
    <w:p w14:paraId="77C45ADE" w14:textId="77777777" w:rsidR="00F54B80" w:rsidRDefault="00000000">
      <w:pPr>
        <w:pStyle w:val="1"/>
        <w:spacing w:before="326" w:after="326"/>
        <w:rPr>
          <w:rFonts w:hint="eastAsia"/>
        </w:rPr>
      </w:pPr>
      <w:bookmarkStart w:id="77" w:name="_Toc226059693"/>
      <w:r>
        <w:rPr>
          <w:rFonts w:hint="eastAsia"/>
        </w:rPr>
        <w:lastRenderedPageBreak/>
        <w:t>基于大语言模型的问题规范化与问答数据集构建</w:t>
      </w:r>
      <w:bookmarkEnd w:id="77"/>
    </w:p>
    <w:p w14:paraId="67C0C392" w14:textId="0F40EA13" w:rsidR="00F54B80" w:rsidRDefault="00000000" w:rsidP="00393831">
      <w:pPr>
        <w:pStyle w:val="altz"/>
        <w:ind w:firstLine="480"/>
      </w:pPr>
      <w:commentRangeStart w:id="78"/>
      <w:r>
        <w:t>源自真实网络语境的原始问题，往往呈现出零散、口语化、语义模糊甚至包含错误信息的特点，无法直接作为高质量的训练语料用于大语言模型的微调。本章的任务是设计一套系统化的流程，将原始、非结构化的用户提问，转化为兼具科学性、教育性和可训练性的高质量问答（</w:t>
      </w:r>
      <w:r>
        <w:t>Q&amp;A</w:t>
      </w:r>
      <w:r>
        <w:t>）数据集。</w:t>
      </w:r>
      <w:commentRangeEnd w:id="78"/>
      <w:r>
        <w:commentReference w:id="78"/>
      </w:r>
    </w:p>
    <w:p w14:paraId="09A2EE3D" w14:textId="77777777" w:rsidR="00F54B80" w:rsidRDefault="00000000">
      <w:pPr>
        <w:pStyle w:val="altz"/>
        <w:ind w:firstLine="480"/>
      </w:pPr>
      <w:r>
        <w:t>本章将首先阐述问题规范化的设计目标与原则，并介绍如何利用大语言模型（</w:t>
      </w:r>
      <w:r>
        <w:t>LLM</w:t>
      </w:r>
      <w:r>
        <w:t>）实现这一过程。随后，将详细说明问答对中</w:t>
      </w:r>
      <w:r>
        <w:t>“</w:t>
      </w:r>
      <w:r>
        <w:t>答案</w:t>
      </w:r>
      <w:r>
        <w:t>”</w:t>
      </w:r>
      <w:r>
        <w:t>部分的生成方法，包括其生成原则、提示词工程设计，以及确保内容质量的人工修订与专家审核机制。</w:t>
      </w:r>
    </w:p>
    <w:p w14:paraId="42DEF6ED" w14:textId="77777777" w:rsidR="00F54B80" w:rsidRDefault="00000000">
      <w:pPr>
        <w:pStyle w:val="2"/>
        <w:spacing w:before="163" w:after="163"/>
        <w:rPr>
          <w:rFonts w:hint="eastAsia"/>
        </w:rPr>
      </w:pPr>
      <w:bookmarkStart w:id="79" w:name="_Toc226059694"/>
      <w:r>
        <w:rPr>
          <w:rFonts w:hint="eastAsia"/>
        </w:rPr>
        <w:t>问题规范化设计</w:t>
      </w:r>
      <w:bookmarkEnd w:id="79"/>
    </w:p>
    <w:p w14:paraId="54DA4BFD" w14:textId="77777777" w:rsidR="00F54B80" w:rsidRDefault="00000000">
      <w:pPr>
        <w:pStyle w:val="altz"/>
        <w:ind w:firstLine="480"/>
      </w:pPr>
      <w:r>
        <w:rPr>
          <w:rFonts w:hint="eastAsia"/>
        </w:rPr>
        <w:t>问题规范化是将原始用户评论转化为标准、清晰问题的关键第一步。其目的是在保留用户真实意图的前提下，消除语言表达上的歧义与不规范，为后续生成高质量答案和模型训练奠定坚实基础。</w:t>
      </w:r>
    </w:p>
    <w:p w14:paraId="46F96743" w14:textId="77777777" w:rsidR="00F54B80" w:rsidRDefault="00000000">
      <w:pPr>
        <w:pStyle w:val="3"/>
        <w:spacing w:before="163"/>
        <w:rPr>
          <w:rFonts w:hint="eastAsia"/>
        </w:rPr>
      </w:pPr>
      <w:bookmarkStart w:id="80" w:name="_Toc226059695"/>
      <w:r>
        <w:rPr>
          <w:rFonts w:hint="eastAsia"/>
        </w:rPr>
        <w:t>规范化目标</w:t>
      </w:r>
      <w:bookmarkEnd w:id="80"/>
    </w:p>
    <w:p w14:paraId="68FB4DFA" w14:textId="77777777" w:rsidR="00F54B80" w:rsidRDefault="00000000">
      <w:pPr>
        <w:pStyle w:val="altz"/>
        <w:ind w:firstLine="480"/>
      </w:pPr>
      <w:r>
        <w:rPr>
          <w:rFonts w:hint="eastAsia"/>
        </w:rPr>
        <w:t>为确保转化后的问题既能忠实反映用户需求，又符合健康教育的严谨要求，研究拟定了以下四个核心目标：</w:t>
      </w:r>
    </w:p>
    <w:p w14:paraId="61860FBD" w14:textId="77777777" w:rsidR="00F54B80" w:rsidRDefault="00000000">
      <w:pPr>
        <w:pStyle w:val="altz"/>
        <w:numPr>
          <w:ilvl w:val="0"/>
          <w:numId w:val="18"/>
        </w:numPr>
        <w:ind w:firstLineChars="0"/>
      </w:pPr>
      <w:r>
        <w:rPr>
          <w:rFonts w:hint="eastAsia"/>
        </w:rPr>
        <w:t>语义清晰：转化后的问题应具备明确、无歧义的语义，即使脱离原始的评论上下文，也能被独立理解。这意味着需要补全省略的语境，明确指代对象。</w:t>
      </w:r>
    </w:p>
    <w:p w14:paraId="6F16B440" w14:textId="77777777" w:rsidR="00F54B80" w:rsidRDefault="00000000">
      <w:pPr>
        <w:pStyle w:val="altz"/>
        <w:numPr>
          <w:ilvl w:val="0"/>
          <w:numId w:val="18"/>
        </w:numPr>
        <w:ind w:firstLineChars="0"/>
      </w:pPr>
      <w:r>
        <w:rPr>
          <w:rFonts w:hint="eastAsia"/>
        </w:rPr>
        <w:t>医学表达规范：将原始提问中可能存在的俚语、错别字或不准确的医学术语，修正为标准的医学或科普表达。例如，将“体外”修正为“体外排精法”，将“紧急药”明确为“紧急避孕药”。</w:t>
      </w:r>
    </w:p>
    <w:p w14:paraId="550DFF59" w14:textId="77777777" w:rsidR="00F54B80" w:rsidRDefault="00000000">
      <w:pPr>
        <w:pStyle w:val="altz"/>
        <w:numPr>
          <w:ilvl w:val="0"/>
          <w:numId w:val="18"/>
        </w:numPr>
        <w:ind w:firstLineChars="0"/>
      </w:pPr>
      <w:r>
        <w:rPr>
          <w:rFonts w:hint="eastAsia"/>
        </w:rPr>
        <w:t>保留原始提问意图：规范化过程必须以最大程度地忠于用户原始提问的核心疑虑为首要前提，避免任何形式的曲解、过度引申或信息增删。</w:t>
      </w:r>
    </w:p>
    <w:p w14:paraId="1509DC2A" w14:textId="77777777" w:rsidR="00F54B80" w:rsidRDefault="00000000">
      <w:pPr>
        <w:pStyle w:val="altz"/>
        <w:numPr>
          <w:ilvl w:val="0"/>
          <w:numId w:val="18"/>
        </w:numPr>
        <w:ind w:firstLineChars="0"/>
      </w:pPr>
      <w:r>
        <w:rPr>
          <w:rFonts w:hint="eastAsia"/>
        </w:rPr>
        <w:t>适用于健康教育场景：最终产出的问题应具有普适性和代表性，能够作为一个典型的案例，用于更广泛的青少年健康教育材料或智能问答系统的知识库中。</w:t>
      </w:r>
    </w:p>
    <w:p w14:paraId="36500123" w14:textId="77777777" w:rsidR="00F54B80" w:rsidRDefault="00000000">
      <w:pPr>
        <w:pStyle w:val="3"/>
        <w:spacing w:before="163"/>
        <w:rPr>
          <w:rFonts w:hint="eastAsia"/>
        </w:rPr>
      </w:pPr>
      <w:bookmarkStart w:id="81" w:name="_Toc226059696"/>
      <w:r>
        <w:rPr>
          <w:rFonts w:hint="eastAsia"/>
        </w:rPr>
        <w:t>规范化原则</w:t>
      </w:r>
      <w:bookmarkEnd w:id="81"/>
    </w:p>
    <w:p w14:paraId="3648794D" w14:textId="77777777" w:rsidR="00F54B80" w:rsidRDefault="00000000">
      <w:pPr>
        <w:pStyle w:val="altz"/>
        <w:ind w:firstLine="480"/>
      </w:pPr>
      <w:r>
        <w:rPr>
          <w:rFonts w:hint="eastAsia"/>
        </w:rPr>
        <w:t>为实现上述目标，并对大语言模型的行为进行有效约束，本研究制定了以下四项基本原则，作为问题规范化过程中的核心要求：</w:t>
      </w:r>
    </w:p>
    <w:p w14:paraId="78355DE5" w14:textId="77777777" w:rsidR="00F54B80" w:rsidRDefault="00000000">
      <w:pPr>
        <w:pStyle w:val="altz"/>
        <w:numPr>
          <w:ilvl w:val="0"/>
          <w:numId w:val="19"/>
        </w:numPr>
        <w:ind w:firstLineChars="0"/>
      </w:pPr>
      <w:r>
        <w:rPr>
          <w:rFonts w:hint="eastAsia"/>
        </w:rPr>
        <w:t>不改变核心语义原则：严禁改变提问者最核心的疑问点。例如，如果用户问“漏服了一天避孕药怎么办？”，规范化时不能将其改为“如何正确服用避孕药？”。</w:t>
      </w:r>
    </w:p>
    <w:p w14:paraId="32602183" w14:textId="77777777" w:rsidR="00F54B80" w:rsidRDefault="00000000">
      <w:pPr>
        <w:pStyle w:val="altz"/>
        <w:numPr>
          <w:ilvl w:val="0"/>
          <w:numId w:val="19"/>
        </w:numPr>
        <w:ind w:firstLineChars="0"/>
      </w:pPr>
      <w:r>
        <w:rPr>
          <w:rFonts w:hint="eastAsia"/>
        </w:rPr>
        <w:t>不引入额外假设原则：禁止在规范化过程中添加原始评论未提及的任何具体条</w:t>
      </w:r>
      <w:r>
        <w:rPr>
          <w:rFonts w:hint="eastAsia"/>
        </w:rPr>
        <w:lastRenderedPageBreak/>
        <w:t>件或个人情况。例如，对于“吃了紧急避孕药后出血了，正常吗？”的提问，不能擅自假设出血量、颜色或持续时间等信息。</w:t>
      </w:r>
    </w:p>
    <w:p w14:paraId="2CF27A3B" w14:textId="77777777" w:rsidR="00F54B80" w:rsidRDefault="00000000">
      <w:pPr>
        <w:pStyle w:val="altz"/>
        <w:numPr>
          <w:ilvl w:val="0"/>
          <w:numId w:val="19"/>
        </w:numPr>
        <w:ind w:firstLineChars="0"/>
      </w:pPr>
      <w:r>
        <w:rPr>
          <w:rFonts w:hint="eastAsia"/>
        </w:rPr>
        <w:t>减少歧义与模糊原则：尽力将模糊、口语化的表达转化为精确、书面化的语言。例如，将“那个药”明确为具体的药物类型（如“短效口服避孕药”），将“是不是就安全了”细化为“是否意味着可以有效避孕”。</w:t>
      </w:r>
    </w:p>
    <w:p w14:paraId="6D47E287" w14:textId="77777777" w:rsidR="00F54B80" w:rsidRDefault="00000000">
      <w:pPr>
        <w:pStyle w:val="altz"/>
        <w:numPr>
          <w:ilvl w:val="0"/>
          <w:numId w:val="19"/>
        </w:numPr>
        <w:ind w:firstLineChars="0"/>
      </w:pPr>
      <w:r>
        <w:rPr>
          <w:rFonts w:hint="eastAsia"/>
        </w:rPr>
        <w:t>避免不当暗示性表述原则：确保问题表述中立、客观，不带有任何价值评判或不恰当的心理暗示，营造一个安全、尊重的提问氛围。</w:t>
      </w:r>
    </w:p>
    <w:p w14:paraId="79CA3E9D" w14:textId="77777777" w:rsidR="00F54B80" w:rsidRDefault="00000000">
      <w:pPr>
        <w:pStyle w:val="3"/>
        <w:spacing w:before="163"/>
        <w:rPr>
          <w:rFonts w:hint="eastAsia"/>
        </w:rPr>
      </w:pPr>
      <w:bookmarkStart w:id="82" w:name="_Toc226059697"/>
      <w:r>
        <w:rPr>
          <w:rFonts w:hint="eastAsia"/>
        </w:rPr>
        <w:t>提示词设计与执行流程</w:t>
      </w:r>
      <w:bookmarkEnd w:id="82"/>
    </w:p>
    <w:p w14:paraId="5F96EC57" w14:textId="4D094252" w:rsidR="000E5BE3" w:rsidRDefault="000E5BE3" w:rsidP="000E5BE3">
      <w:pPr>
        <w:pStyle w:val="altz"/>
        <w:ind w:firstLine="480"/>
      </w:pPr>
      <w:r w:rsidRPr="000E5BE3">
        <w:t>基于上述目标与原则，</w:t>
      </w:r>
      <w:r>
        <w:rPr>
          <w:rFonts w:hint="eastAsia"/>
        </w:rPr>
        <w:t>本研究</w:t>
      </w:r>
      <w:r w:rsidRPr="000E5BE3">
        <w:t>设计了一套结构化的提示词来引导大语言模型执行问题规范化任务。本研究选用</w:t>
      </w:r>
      <w:r w:rsidRPr="000E5BE3">
        <w:t>DeepSeek-V3.1-Terminus</w:t>
      </w:r>
      <w:r w:rsidRPr="000E5BE3">
        <w:t>作为规范化处理模型，通过官方</w:t>
      </w:r>
      <w:r w:rsidRPr="000E5BE3">
        <w:t>API</w:t>
      </w:r>
      <w:r w:rsidRPr="000E5BE3">
        <w:t>接口对原始评论进行批量处理。该模型在中文语义理解、长上下文推理与指令跟随方面具有良好表现，能够有效识别并重构社交媒体文本中的口语化表达与隐含语义。为兼顾规范化质量与输出稳定性，调用参数设置为</w:t>
      </w:r>
      <w:r w:rsidRPr="000E5BE3">
        <w:t>temperature=0.3</w:t>
      </w:r>
      <w:r w:rsidRPr="000E5BE3">
        <w:t>、</w:t>
      </w:r>
      <w:r w:rsidRPr="000E5BE3">
        <w:t>top</w:t>
      </w:r>
      <w:r>
        <w:rPr>
          <w:rFonts w:hint="eastAsia"/>
        </w:rPr>
        <w:t>_</w:t>
      </w:r>
      <w:r w:rsidRPr="000E5BE3">
        <w:t>p=0.9</w:t>
      </w:r>
      <w:r w:rsidRPr="000E5BE3">
        <w:t>，以在保持语义转换灵活性的同时抑制随机幻觉。</w:t>
      </w:r>
    </w:p>
    <w:p w14:paraId="715BDCCF" w14:textId="5ABBE92B" w:rsidR="00F54B80" w:rsidRDefault="00000000">
      <w:pPr>
        <w:pStyle w:val="altz"/>
        <w:ind w:firstLine="480"/>
        <w:rPr>
          <w:rFonts w:hint="eastAsia"/>
        </w:rPr>
      </w:pPr>
      <w:r>
        <w:rPr>
          <w:rFonts w:hint="eastAsia"/>
        </w:rPr>
        <w:t>提示词模板</w:t>
      </w:r>
      <w:r w:rsidR="000E5BE3" w:rsidRPr="000E5BE3">
        <w:rPr>
          <w:rFonts w:hint="eastAsia"/>
        </w:rPr>
        <w:t>如</w:t>
      </w:r>
      <w:r w:rsidR="000E5BE3" w:rsidRPr="000E5BE3">
        <w:fldChar w:fldCharType="begin"/>
      </w:r>
      <w:r w:rsidR="000E5BE3" w:rsidRPr="000E5BE3">
        <w:instrText xml:space="preserve"> </w:instrText>
      </w:r>
      <w:r w:rsidR="000E5BE3" w:rsidRPr="000E5BE3">
        <w:rPr>
          <w:rFonts w:hint="eastAsia"/>
        </w:rPr>
        <w:instrText>REF _Ref227774633 \h</w:instrText>
      </w:r>
      <w:r w:rsidR="000E5BE3" w:rsidRPr="000E5BE3">
        <w:instrText xml:space="preserve"> </w:instrText>
      </w:r>
      <w:r w:rsidR="000E5BE3" w:rsidRPr="000E5BE3">
        <w:fldChar w:fldCharType="separate"/>
      </w:r>
      <w:r w:rsidR="000E5BE3" w:rsidRPr="000E5BE3">
        <w:rPr>
          <w:rFonts w:hint="eastAsia"/>
        </w:rPr>
        <w:t>表</w:t>
      </w:r>
      <w:r w:rsidR="000E5BE3" w:rsidRPr="000E5BE3">
        <w:rPr>
          <w:rFonts w:hint="eastAsia"/>
        </w:rPr>
        <w:t xml:space="preserve"> 5</w:t>
      </w:r>
      <w:r w:rsidR="000E5BE3" w:rsidRPr="000E5BE3">
        <w:rPr>
          <w:rFonts w:hint="eastAsia"/>
        </w:rPr>
        <w:noBreakHyphen/>
        <w:t>1</w:t>
      </w:r>
      <w:r w:rsidR="000E5BE3" w:rsidRPr="000E5BE3">
        <w:fldChar w:fldCharType="end"/>
      </w:r>
      <w:r w:rsidR="000E5BE3">
        <w:rPr>
          <w:rFonts w:hint="eastAsia"/>
        </w:rPr>
        <w:t>所示</w:t>
      </w:r>
    </w:p>
    <w:p w14:paraId="1680BA6C" w14:textId="44D14397" w:rsidR="00F54B80" w:rsidRDefault="00000000">
      <w:pPr>
        <w:pStyle w:val="a3"/>
        <w:keepNext/>
        <w:spacing w:beforeLines="50" w:before="163" w:afterLines="0" w:after="0"/>
        <w:jc w:val="center"/>
        <w:rPr>
          <w:rFonts w:hint="eastAsia"/>
          <w:sz w:val="21"/>
          <w:szCs w:val="21"/>
        </w:rPr>
      </w:pPr>
      <w:bookmarkStart w:id="83" w:name="_Ref227774633"/>
      <w:r>
        <w:rPr>
          <w:rFonts w:hint="eastAsia"/>
          <w:sz w:val="21"/>
          <w:szCs w:val="21"/>
        </w:rPr>
        <w:t>表</w:t>
      </w:r>
      <w:r>
        <w:rPr>
          <w:rFonts w:hint="eastAsia"/>
          <w:sz w:val="21"/>
          <w:szCs w:val="21"/>
        </w:rPr>
        <w:t xml:space="preserve"> </w:t>
      </w:r>
      <w:r w:rsidR="002B702E">
        <w:rPr>
          <w:rFonts w:hint="eastAsia"/>
          <w:sz w:val="21"/>
          <w:szCs w:val="21"/>
        </w:rPr>
        <w:fldChar w:fldCharType="begin"/>
      </w:r>
      <w:r w:rsidR="002B702E">
        <w:rPr>
          <w:rFonts w:hint="eastAsia"/>
          <w:sz w:val="21"/>
          <w:szCs w:val="21"/>
        </w:rPr>
        <w:instrText xml:space="preserve"> STYLEREF 1 \s </w:instrText>
      </w:r>
      <w:r w:rsidR="002B702E">
        <w:rPr>
          <w:rFonts w:hint="eastAsia"/>
          <w:sz w:val="21"/>
          <w:szCs w:val="21"/>
        </w:rPr>
        <w:fldChar w:fldCharType="separate"/>
      </w:r>
      <w:r w:rsidR="002B702E">
        <w:rPr>
          <w:rFonts w:hint="eastAsia"/>
          <w:noProof/>
          <w:sz w:val="21"/>
          <w:szCs w:val="21"/>
        </w:rPr>
        <w:t>5</w:t>
      </w:r>
      <w:r w:rsidR="002B702E">
        <w:rPr>
          <w:rFonts w:hint="eastAsia"/>
          <w:sz w:val="21"/>
          <w:szCs w:val="21"/>
        </w:rPr>
        <w:fldChar w:fldCharType="end"/>
      </w:r>
      <w:r w:rsidR="002B702E">
        <w:rPr>
          <w:rFonts w:hint="eastAsia"/>
          <w:sz w:val="21"/>
          <w:szCs w:val="21"/>
        </w:rPr>
        <w:noBreakHyphen/>
      </w:r>
      <w:r w:rsidR="002B702E">
        <w:rPr>
          <w:rFonts w:hint="eastAsia"/>
          <w:sz w:val="21"/>
          <w:szCs w:val="21"/>
        </w:rPr>
        <w:fldChar w:fldCharType="begin"/>
      </w:r>
      <w:r w:rsidR="002B702E">
        <w:rPr>
          <w:rFonts w:hint="eastAsia"/>
          <w:sz w:val="21"/>
          <w:szCs w:val="21"/>
        </w:rPr>
        <w:instrText xml:space="preserve"> SEQ </w:instrText>
      </w:r>
      <w:r w:rsidR="002B702E">
        <w:rPr>
          <w:rFonts w:hint="eastAsia"/>
          <w:sz w:val="21"/>
          <w:szCs w:val="21"/>
        </w:rPr>
        <w:instrText>表</w:instrText>
      </w:r>
      <w:r w:rsidR="002B702E">
        <w:rPr>
          <w:rFonts w:hint="eastAsia"/>
          <w:sz w:val="21"/>
          <w:szCs w:val="21"/>
        </w:rPr>
        <w:instrText xml:space="preserve"> \* ARABIC \s 1 </w:instrText>
      </w:r>
      <w:r w:rsidR="002B702E">
        <w:rPr>
          <w:rFonts w:hint="eastAsia"/>
          <w:sz w:val="21"/>
          <w:szCs w:val="21"/>
        </w:rPr>
        <w:fldChar w:fldCharType="separate"/>
      </w:r>
      <w:r w:rsidR="002B702E">
        <w:rPr>
          <w:rFonts w:hint="eastAsia"/>
          <w:noProof/>
          <w:sz w:val="21"/>
          <w:szCs w:val="21"/>
        </w:rPr>
        <w:t>1</w:t>
      </w:r>
      <w:r w:rsidR="002B702E">
        <w:rPr>
          <w:rFonts w:hint="eastAsia"/>
          <w:sz w:val="21"/>
          <w:szCs w:val="21"/>
        </w:rPr>
        <w:fldChar w:fldCharType="end"/>
      </w:r>
      <w:bookmarkEnd w:id="83"/>
      <w:r>
        <w:rPr>
          <w:rFonts w:hint="eastAsia"/>
          <w:sz w:val="21"/>
          <w:szCs w:val="21"/>
        </w:rPr>
        <w:t xml:space="preserve"> </w:t>
      </w:r>
      <w:r>
        <w:rPr>
          <w:rFonts w:hint="eastAsia"/>
          <w:sz w:val="21"/>
          <w:szCs w:val="21"/>
        </w:rPr>
        <w:t>问题规范化提示词</w:t>
      </w:r>
    </w:p>
    <w:tbl>
      <w:tblPr>
        <w:tblStyle w:val="af7"/>
        <w:tblW w:w="0" w:type="auto"/>
        <w:tblLook w:val="04A0" w:firstRow="1" w:lastRow="0" w:firstColumn="1" w:lastColumn="0" w:noHBand="0" w:noVBand="1"/>
      </w:tblPr>
      <w:tblGrid>
        <w:gridCol w:w="9060"/>
      </w:tblGrid>
      <w:tr w:rsidR="00F54B80" w14:paraId="164660AA" w14:textId="77777777">
        <w:tc>
          <w:tcPr>
            <w:tcW w:w="9060" w:type="dxa"/>
          </w:tcPr>
          <w:p w14:paraId="3338D7F8" w14:textId="77777777" w:rsidR="00F54B80" w:rsidRDefault="00000000">
            <w:pPr>
              <w:pStyle w:val="altz"/>
              <w:ind w:firstLineChars="0" w:firstLine="0"/>
            </w:pPr>
            <w:r>
              <w:rPr>
                <w:rFonts w:hint="eastAsia"/>
              </w:rPr>
              <w:t xml:space="preserve">## </w:t>
            </w:r>
            <w:r>
              <w:rPr>
                <w:rFonts w:hint="eastAsia"/>
              </w:rPr>
              <w:t>任务</w:t>
            </w:r>
          </w:p>
          <w:p w14:paraId="42019556" w14:textId="77777777" w:rsidR="00F54B80" w:rsidRDefault="00000000">
            <w:pPr>
              <w:pStyle w:val="altz"/>
              <w:ind w:firstLineChars="0" w:firstLine="0"/>
            </w:pPr>
            <w:r>
              <w:rPr>
                <w:rFonts w:hint="eastAsia"/>
              </w:rPr>
              <w:t>你是一名专业的青少年生殖健康教育专家和医学编辑。</w:t>
            </w:r>
          </w:p>
          <w:p w14:paraId="51CADD2E" w14:textId="77777777" w:rsidR="00F54B80" w:rsidRDefault="00000000">
            <w:pPr>
              <w:pStyle w:val="altz"/>
              <w:ind w:firstLineChars="0" w:firstLine="0"/>
            </w:pPr>
            <w:r>
              <w:rPr>
                <w:rFonts w:hint="eastAsia"/>
              </w:rPr>
              <w:t>你的任务是处理来自社交媒体（</w:t>
            </w:r>
            <w:r>
              <w:rPr>
                <w:rFonts w:hint="eastAsia"/>
              </w:rPr>
              <w:t>Bilibili</w:t>
            </w:r>
            <w:r>
              <w:rPr>
                <w:rFonts w:hint="eastAsia"/>
              </w:rPr>
              <w:t>）的用户评论，将其中包含的非正式、口语化的健康疑问，转化为“科学、规范、标准”的医学问答题目。</w:t>
            </w:r>
          </w:p>
          <w:p w14:paraId="6E941EDA" w14:textId="77777777" w:rsidR="00F54B80" w:rsidRDefault="00F54B80">
            <w:pPr>
              <w:pStyle w:val="altz"/>
              <w:ind w:firstLine="480"/>
            </w:pPr>
          </w:p>
          <w:p w14:paraId="437075AD" w14:textId="77777777" w:rsidR="00F54B80" w:rsidRDefault="00000000">
            <w:pPr>
              <w:pStyle w:val="altz"/>
              <w:ind w:firstLineChars="0" w:firstLine="0"/>
            </w:pPr>
            <w:r>
              <w:rPr>
                <w:rFonts w:hint="eastAsia"/>
              </w:rPr>
              <w:t>请遵循以下原则：</w:t>
            </w:r>
          </w:p>
          <w:p w14:paraId="4C5F37A7" w14:textId="77777777" w:rsidR="00F54B80" w:rsidRDefault="00000000">
            <w:pPr>
              <w:pStyle w:val="altz"/>
              <w:ind w:firstLine="480"/>
            </w:pPr>
            <w:r>
              <w:rPr>
                <w:rFonts w:hint="eastAsia"/>
              </w:rPr>
              <w:t>1. **</w:t>
            </w:r>
            <w:r>
              <w:rPr>
                <w:rFonts w:hint="eastAsia"/>
              </w:rPr>
              <w:t>识别问题</w:t>
            </w:r>
            <w:r>
              <w:rPr>
                <w:rFonts w:hint="eastAsia"/>
              </w:rPr>
              <w:t>**</w:t>
            </w:r>
            <w:r>
              <w:rPr>
                <w:rFonts w:hint="eastAsia"/>
              </w:rPr>
              <w:t>：判断评论是否包含实质性的生殖健康问题。如果是纯粹的情绪发泄、无关玩笑或无意义内容，标记为非问题。</w:t>
            </w:r>
          </w:p>
          <w:p w14:paraId="7BE6D848" w14:textId="77777777" w:rsidR="00F54B80" w:rsidRDefault="00000000">
            <w:pPr>
              <w:pStyle w:val="altz"/>
              <w:ind w:firstLine="480"/>
            </w:pPr>
            <w:r>
              <w:rPr>
                <w:rFonts w:hint="eastAsia"/>
              </w:rPr>
              <w:t>2. **</w:t>
            </w:r>
            <w:r>
              <w:rPr>
                <w:rFonts w:hint="eastAsia"/>
              </w:rPr>
              <w:t>术语规范化</w:t>
            </w:r>
            <w:r>
              <w:rPr>
                <w:rFonts w:hint="eastAsia"/>
              </w:rPr>
              <w:t>**</w:t>
            </w:r>
            <w:r>
              <w:rPr>
                <w:rFonts w:hint="eastAsia"/>
              </w:rPr>
              <w:t>：将网络用语转化为医学术语（例如：“套套”</w:t>
            </w:r>
            <w:r>
              <w:rPr>
                <w:rFonts w:hint="eastAsia"/>
              </w:rPr>
              <w:t>-&gt;</w:t>
            </w:r>
            <w:r>
              <w:rPr>
                <w:rFonts w:hint="eastAsia"/>
              </w:rPr>
              <w:t>“避孕套</w:t>
            </w:r>
            <w:r>
              <w:rPr>
                <w:rFonts w:hint="eastAsia"/>
              </w:rPr>
              <w:t>/</w:t>
            </w:r>
            <w:r>
              <w:rPr>
                <w:rFonts w:hint="eastAsia"/>
              </w:rPr>
              <w:t>安全套”，“大姨妈”</w:t>
            </w:r>
            <w:r>
              <w:rPr>
                <w:rFonts w:hint="eastAsia"/>
              </w:rPr>
              <w:t>-&gt;</w:t>
            </w:r>
            <w:r>
              <w:rPr>
                <w:rFonts w:hint="eastAsia"/>
              </w:rPr>
              <w:t>“月经”，“有了”</w:t>
            </w:r>
            <w:r>
              <w:rPr>
                <w:rFonts w:hint="eastAsia"/>
              </w:rPr>
              <w:t>-&gt;</w:t>
            </w:r>
            <w:r>
              <w:rPr>
                <w:rFonts w:hint="eastAsia"/>
              </w:rPr>
              <w:t>“怀孕”）。</w:t>
            </w:r>
          </w:p>
          <w:p w14:paraId="62044175" w14:textId="77777777" w:rsidR="00F54B80" w:rsidRDefault="00000000">
            <w:pPr>
              <w:pStyle w:val="altz"/>
              <w:ind w:firstLine="480"/>
            </w:pPr>
            <w:r>
              <w:rPr>
                <w:rFonts w:hint="eastAsia"/>
              </w:rPr>
              <w:t>3. **</w:t>
            </w:r>
            <w:r>
              <w:rPr>
                <w:rFonts w:hint="eastAsia"/>
              </w:rPr>
              <w:t>去语境化与去噪</w:t>
            </w:r>
            <w:r>
              <w:rPr>
                <w:rFonts w:hint="eastAsia"/>
              </w:rPr>
              <w:t>**</w:t>
            </w:r>
            <w:r>
              <w:rPr>
                <w:rFonts w:hint="eastAsia"/>
              </w:rPr>
              <w:t>：去除表情符号、语气词（如“咋办”、“救命”）、具体的个人琐碎细节（除非对病情判断必要），使问题具有普适性和教育价值。</w:t>
            </w:r>
          </w:p>
          <w:p w14:paraId="585016B8" w14:textId="77777777" w:rsidR="00F54B80" w:rsidRDefault="00000000">
            <w:pPr>
              <w:pStyle w:val="altz"/>
              <w:ind w:firstLine="480"/>
            </w:pPr>
            <w:r>
              <w:rPr>
                <w:rFonts w:hint="eastAsia"/>
              </w:rPr>
              <w:t>4. **</w:t>
            </w:r>
            <w:r>
              <w:rPr>
                <w:rFonts w:hint="eastAsia"/>
              </w:rPr>
              <w:t>科学重写</w:t>
            </w:r>
            <w:r>
              <w:rPr>
                <w:rFonts w:hint="eastAsia"/>
              </w:rPr>
              <w:t>**</w:t>
            </w:r>
            <w:r>
              <w:rPr>
                <w:rFonts w:hint="eastAsia"/>
              </w:rPr>
              <w:t>：将问题改写为通顺、客观的疑问句。</w:t>
            </w:r>
          </w:p>
          <w:p w14:paraId="13847C4B" w14:textId="77777777" w:rsidR="00F54B80" w:rsidRDefault="00F54B80">
            <w:pPr>
              <w:pStyle w:val="altz"/>
              <w:ind w:firstLine="480"/>
            </w:pPr>
          </w:p>
          <w:p w14:paraId="5CA10EDA" w14:textId="77777777" w:rsidR="00F54B80" w:rsidRDefault="00000000">
            <w:pPr>
              <w:pStyle w:val="altz"/>
              <w:ind w:firstLineChars="0" w:firstLine="0"/>
            </w:pPr>
            <w:r>
              <w:rPr>
                <w:rFonts w:hint="eastAsia"/>
              </w:rPr>
              <w:t>请以</w:t>
            </w:r>
            <w:r>
              <w:rPr>
                <w:rFonts w:hint="eastAsia"/>
              </w:rPr>
              <w:t xml:space="preserve"> JSON </w:t>
            </w:r>
            <w:r>
              <w:rPr>
                <w:rFonts w:hint="eastAsia"/>
              </w:rPr>
              <w:t>格式返回结果，不要包含</w:t>
            </w:r>
            <w:r>
              <w:rPr>
                <w:rFonts w:hint="eastAsia"/>
              </w:rPr>
              <w:t>Markdown</w:t>
            </w:r>
            <w:r>
              <w:rPr>
                <w:rFonts w:hint="eastAsia"/>
              </w:rPr>
              <w:t>格式标记：</w:t>
            </w:r>
          </w:p>
          <w:p w14:paraId="29C3B795" w14:textId="77777777" w:rsidR="00F54B80" w:rsidRDefault="00000000">
            <w:pPr>
              <w:pStyle w:val="altz"/>
              <w:ind w:firstLineChars="0" w:firstLine="0"/>
            </w:pPr>
            <w:r>
              <w:t>{</w:t>
            </w:r>
          </w:p>
          <w:p w14:paraId="5466A8AB" w14:textId="77777777" w:rsidR="00F54B80" w:rsidRDefault="00000000">
            <w:pPr>
              <w:pStyle w:val="altz"/>
              <w:ind w:firstLineChars="0" w:firstLine="0"/>
            </w:pPr>
            <w:r>
              <w:rPr>
                <w:rFonts w:hint="eastAsia"/>
              </w:rPr>
              <w:lastRenderedPageBreak/>
              <w:t xml:space="preserve">    "is_question": true/false,  // </w:t>
            </w:r>
            <w:r>
              <w:rPr>
                <w:rFonts w:hint="eastAsia"/>
              </w:rPr>
              <w:t>是否包含健康问题</w:t>
            </w:r>
          </w:p>
          <w:p w14:paraId="01618449" w14:textId="77777777" w:rsidR="00F54B80" w:rsidRDefault="00000000">
            <w:pPr>
              <w:pStyle w:val="altz"/>
              <w:ind w:firstLineChars="0" w:firstLine="0"/>
            </w:pPr>
            <w:r>
              <w:rPr>
                <w:rFonts w:hint="eastAsia"/>
              </w:rPr>
              <w:t xml:space="preserve">    "original_intent": "</w:t>
            </w:r>
            <w:r>
              <w:rPr>
                <w:rFonts w:hint="eastAsia"/>
              </w:rPr>
              <w:t>简要概括用户意图</w:t>
            </w:r>
            <w:r>
              <w:rPr>
                <w:rFonts w:hint="eastAsia"/>
              </w:rPr>
              <w:t>",</w:t>
            </w:r>
          </w:p>
          <w:p w14:paraId="151CA808" w14:textId="77777777" w:rsidR="00F54B80" w:rsidRDefault="00000000">
            <w:pPr>
              <w:pStyle w:val="altz"/>
              <w:ind w:firstLineChars="0" w:firstLine="0"/>
            </w:pPr>
            <w:r>
              <w:rPr>
                <w:rFonts w:hint="eastAsia"/>
              </w:rPr>
              <w:t xml:space="preserve">    "rewritten_question": "</w:t>
            </w:r>
            <w:r>
              <w:rPr>
                <w:rFonts w:hint="eastAsia"/>
              </w:rPr>
              <w:t>规范化后的标准问题</w:t>
            </w:r>
            <w:r>
              <w:rPr>
                <w:rFonts w:hint="eastAsia"/>
              </w:rPr>
              <w:t xml:space="preserve">" // </w:t>
            </w:r>
            <w:r>
              <w:rPr>
                <w:rFonts w:hint="eastAsia"/>
              </w:rPr>
              <w:t>如果不是问题，留空</w:t>
            </w:r>
          </w:p>
          <w:p w14:paraId="076707A3" w14:textId="77777777" w:rsidR="00F54B80" w:rsidRDefault="00000000">
            <w:pPr>
              <w:pStyle w:val="altz"/>
              <w:ind w:firstLineChars="0" w:firstLine="0"/>
            </w:pPr>
            <w:r>
              <w:t>}</w:t>
            </w:r>
          </w:p>
          <w:p w14:paraId="169CB732" w14:textId="77777777" w:rsidR="00F54B80" w:rsidRDefault="00F54B80">
            <w:pPr>
              <w:pStyle w:val="altz"/>
              <w:ind w:firstLine="480"/>
            </w:pPr>
          </w:p>
          <w:p w14:paraId="152CB320" w14:textId="77777777" w:rsidR="00F54B80" w:rsidRDefault="00000000">
            <w:pPr>
              <w:pStyle w:val="altz"/>
              <w:ind w:firstLineChars="0" w:firstLine="0"/>
            </w:pPr>
            <w:r>
              <w:rPr>
                <w:rFonts w:hint="eastAsia"/>
              </w:rPr>
              <w:t xml:space="preserve">## </w:t>
            </w:r>
            <w:r>
              <w:rPr>
                <w:rFonts w:hint="eastAsia"/>
              </w:rPr>
              <w:t>上下文信息</w:t>
            </w:r>
          </w:p>
          <w:p w14:paraId="6EE08610" w14:textId="77777777" w:rsidR="00F54B80" w:rsidRDefault="00000000">
            <w:pPr>
              <w:pStyle w:val="altz"/>
              <w:ind w:firstLineChars="0" w:firstLine="0"/>
            </w:pPr>
            <w:r>
              <w:rPr>
                <w:rFonts w:hint="eastAsia"/>
              </w:rPr>
              <w:t>视频标题：</w:t>
            </w:r>
            <w:r>
              <w:rPr>
                <w:rFonts w:hint="eastAsia"/>
              </w:rPr>
              <w:t>{video_title}</w:t>
            </w:r>
          </w:p>
          <w:p w14:paraId="3683F52F" w14:textId="77777777" w:rsidR="00F54B80" w:rsidRDefault="00000000">
            <w:pPr>
              <w:pStyle w:val="altz"/>
              <w:ind w:firstLineChars="0" w:firstLine="0"/>
            </w:pPr>
            <w:r>
              <w:rPr>
                <w:rFonts w:hint="eastAsia"/>
              </w:rPr>
              <w:t>用户评论原始内容：</w:t>
            </w:r>
            <w:r>
              <w:rPr>
                <w:rFonts w:hint="eastAsia"/>
              </w:rPr>
              <w:t>{comment_content}</w:t>
            </w:r>
          </w:p>
          <w:p w14:paraId="7F61D460" w14:textId="77777777" w:rsidR="00F54B80" w:rsidRDefault="00F54B80">
            <w:pPr>
              <w:pStyle w:val="altz"/>
              <w:ind w:firstLine="480"/>
            </w:pPr>
          </w:p>
          <w:p w14:paraId="2FCE3EA7" w14:textId="77777777" w:rsidR="00F54B80" w:rsidRDefault="00000000">
            <w:pPr>
              <w:pStyle w:val="altz"/>
              <w:ind w:firstLineChars="0" w:firstLine="0"/>
            </w:pPr>
            <w:r>
              <w:rPr>
                <w:rFonts w:hint="eastAsia"/>
              </w:rPr>
              <w:t>请根据上述内容生成</w:t>
            </w:r>
            <w:r>
              <w:rPr>
                <w:rFonts w:hint="eastAsia"/>
              </w:rPr>
              <w:t>JSON</w:t>
            </w:r>
            <w:r>
              <w:rPr>
                <w:rFonts w:hint="eastAsia"/>
              </w:rPr>
              <w:t>响应。</w:t>
            </w:r>
          </w:p>
        </w:tc>
      </w:tr>
    </w:tbl>
    <w:p w14:paraId="6A3A5349" w14:textId="77777777" w:rsidR="00F54B80" w:rsidRDefault="00000000">
      <w:pPr>
        <w:pStyle w:val="altz"/>
        <w:spacing w:beforeLines="50" w:before="163"/>
        <w:ind w:firstLine="480"/>
      </w:pPr>
      <w:r>
        <w:lastRenderedPageBreak/>
        <w:t>执行流程如下：</w:t>
      </w:r>
    </w:p>
    <w:p w14:paraId="5A9A0A62" w14:textId="77777777" w:rsidR="00F54B80" w:rsidRDefault="00000000">
      <w:pPr>
        <w:pStyle w:val="altz"/>
        <w:numPr>
          <w:ilvl w:val="0"/>
          <w:numId w:val="20"/>
        </w:numPr>
        <w:ind w:firstLineChars="0"/>
      </w:pPr>
      <w:r>
        <w:rPr>
          <w:b/>
          <w:bCs/>
        </w:rPr>
        <w:t>批量处理：</w:t>
      </w:r>
      <w:r>
        <w:t>将第四章中筛选出的用户原始问题，逐一填入上述提示词模板的</w:t>
      </w:r>
      <w:r>
        <w:t>{original_comment}</w:t>
      </w:r>
      <w:r>
        <w:t>占位符中。</w:t>
      </w:r>
    </w:p>
    <w:p w14:paraId="628D3CE6" w14:textId="77777777" w:rsidR="00F54B80" w:rsidRDefault="00000000">
      <w:pPr>
        <w:pStyle w:val="altz"/>
        <w:numPr>
          <w:ilvl w:val="0"/>
          <w:numId w:val="20"/>
        </w:numPr>
        <w:ind w:firstLineChars="0"/>
      </w:pPr>
      <w:r>
        <w:rPr>
          <w:b/>
          <w:bCs/>
        </w:rPr>
        <w:t>模型调用：</w:t>
      </w:r>
      <w:r>
        <w:t>通过</w:t>
      </w:r>
      <w:r>
        <w:t>API</w:t>
      </w:r>
      <w:r>
        <w:t>接口，将构建好的提示词批量发送给大语言模型，并收集其生成的规范化问题。</w:t>
      </w:r>
    </w:p>
    <w:p w14:paraId="5F662197" w14:textId="77777777" w:rsidR="00F54B80" w:rsidRDefault="00000000">
      <w:pPr>
        <w:pStyle w:val="altz"/>
        <w:numPr>
          <w:ilvl w:val="0"/>
          <w:numId w:val="20"/>
        </w:numPr>
        <w:ind w:firstLineChars="0"/>
      </w:pPr>
      <w:r>
        <w:rPr>
          <w:b/>
          <w:bCs/>
        </w:rPr>
        <w:t>人工审核与修正：</w:t>
      </w:r>
      <w:r>
        <w:t>研究团队成员对模型生成的全部结果进行</w:t>
      </w:r>
      <w:r>
        <w:t>100%</w:t>
      </w:r>
      <w:r>
        <w:t>的人工审核。尽管模型表现出色，但仍需人工检查以确保每一条结果都严格遵循了规范化原则，并对少数不达标的结果进行手动修正。</w:t>
      </w:r>
    </w:p>
    <w:p w14:paraId="7F5AA060" w14:textId="77777777" w:rsidR="00F54B80" w:rsidRDefault="00000000">
      <w:pPr>
        <w:pStyle w:val="altz"/>
        <w:ind w:firstLine="480"/>
      </w:pPr>
      <w:r>
        <w:t>通过这一流程，</w:t>
      </w:r>
      <w:r>
        <w:rPr>
          <w:rFonts w:hint="eastAsia"/>
        </w:rPr>
        <w:t>研究</w:t>
      </w:r>
      <w:r>
        <w:t>成功将数千条原始、杂乱的用户评论，转化为了一个结构清晰、语义规范的标准化问题库。</w:t>
      </w:r>
    </w:p>
    <w:p w14:paraId="7EB3BABC" w14:textId="77777777" w:rsidR="00F54B80" w:rsidRDefault="00000000">
      <w:pPr>
        <w:pStyle w:val="2"/>
        <w:spacing w:before="163" w:after="163"/>
        <w:rPr>
          <w:rFonts w:hint="eastAsia"/>
        </w:rPr>
      </w:pPr>
      <w:bookmarkStart w:id="84" w:name="_Toc226059698"/>
      <w:r>
        <w:rPr>
          <w:rFonts w:hint="eastAsia"/>
        </w:rPr>
        <w:t>问题规范化结果分析</w:t>
      </w:r>
      <w:bookmarkEnd w:id="84"/>
    </w:p>
    <w:p w14:paraId="66BDF3EC" w14:textId="77777777" w:rsidR="00F54B80" w:rsidRDefault="00000000">
      <w:pPr>
        <w:pStyle w:val="3"/>
        <w:spacing w:before="163"/>
        <w:rPr>
          <w:rFonts w:hint="eastAsia"/>
        </w:rPr>
      </w:pPr>
      <w:bookmarkStart w:id="85" w:name="_Toc226059699"/>
      <w:r>
        <w:rPr>
          <w:rFonts w:hint="eastAsia"/>
        </w:rPr>
        <w:t>规范化前后示例对比</w:t>
      </w:r>
      <w:bookmarkEnd w:id="85"/>
    </w:p>
    <w:p w14:paraId="09B42D33" w14:textId="27EAC8DA" w:rsidR="00F54B80" w:rsidRDefault="00000000">
      <w:pPr>
        <w:pStyle w:val="altz"/>
        <w:ind w:firstLine="480"/>
      </w:pPr>
      <w:r>
        <w:rPr>
          <w:rFonts w:hint="eastAsia"/>
        </w:rPr>
        <w:t>为了直观展示问题规范化的价值，</w:t>
      </w:r>
      <w:r w:rsidR="000E5BE3">
        <w:rPr>
          <w:rFonts w:hint="eastAsia"/>
        </w:rPr>
        <w:t>在此</w:t>
      </w:r>
      <w:r>
        <w:rPr>
          <w:rFonts w:hint="eastAsia"/>
        </w:rPr>
        <w:t>选取了若干具有代表性的案例进行对比分析。</w:t>
      </w:r>
    </w:p>
    <w:p w14:paraId="2B14DD5A" w14:textId="77777777" w:rsidR="00F54B80" w:rsidRDefault="00000000">
      <w:pPr>
        <w:pStyle w:val="altz"/>
        <w:ind w:firstLine="482"/>
      </w:pPr>
      <w:r>
        <w:rPr>
          <w:rFonts w:hint="eastAsia"/>
          <w:b/>
          <w:bCs/>
        </w:rPr>
        <w:t>示例一：网络俚语到医学表述的更进</w:t>
      </w:r>
    </w:p>
    <w:p w14:paraId="754F927F" w14:textId="77777777" w:rsidR="00F54B80" w:rsidRDefault="00000000">
      <w:pPr>
        <w:pStyle w:val="altz"/>
        <w:numPr>
          <w:ilvl w:val="0"/>
          <w:numId w:val="21"/>
        </w:numPr>
        <w:ind w:firstLineChars="0"/>
      </w:pPr>
      <w:r>
        <w:rPr>
          <w:rFonts w:hint="eastAsia"/>
        </w:rPr>
        <w:t>原始评论：“堵住了出口，蝌蚪不会越来越多，爆蛋吗？”</w:t>
      </w:r>
    </w:p>
    <w:p w14:paraId="08B40E26" w14:textId="77777777" w:rsidR="00F54B80" w:rsidRDefault="00000000">
      <w:pPr>
        <w:pStyle w:val="altz"/>
        <w:numPr>
          <w:ilvl w:val="0"/>
          <w:numId w:val="21"/>
        </w:numPr>
        <w:ind w:firstLineChars="0"/>
      </w:pPr>
      <w:r>
        <w:rPr>
          <w:rFonts w:hint="eastAsia"/>
        </w:rPr>
        <w:t>规范化问题：“男性进行输精管结扎术后，精子在附睾内积聚是否会导致睾丸肿胀或破裂？”</w:t>
      </w:r>
    </w:p>
    <w:p w14:paraId="7E8F6C97" w14:textId="77777777" w:rsidR="00F54B80" w:rsidRDefault="00000000">
      <w:pPr>
        <w:pStyle w:val="altz"/>
        <w:ind w:firstLine="480"/>
      </w:pPr>
      <w:r>
        <w:rPr>
          <w:rFonts w:hint="eastAsia"/>
        </w:rPr>
        <w:t>该原始评论使用了“蝌蚪”指代精子，“爆蛋”这一生动但夸张的网络俚语来形容睾丸的潜在风险。这种表达方式虽然形象，却缺乏医学的严谨性。规范化过程精准地识别了用户的核心担忧——输精管结扎后精子的去向与睾丸安全问题。改写后的问题将“堵住出口”明确为“输精管结扎术”，将“蝌蚪”替换为“精子”，并将“爆蛋”这一模糊的恐惧具体化为“睾丸肿胀或破裂”的医学表述。整个问题变得书面化、精确化，可以</w:t>
      </w:r>
      <w:r>
        <w:rPr>
          <w:rFonts w:hint="eastAsia"/>
        </w:rPr>
        <w:lastRenderedPageBreak/>
        <w:t>直接用于构建专业的医学知识库。</w:t>
      </w:r>
    </w:p>
    <w:p w14:paraId="174F6DFD" w14:textId="77777777" w:rsidR="00F54B80" w:rsidRDefault="00000000">
      <w:pPr>
        <w:pStyle w:val="altz"/>
        <w:ind w:firstLine="482"/>
        <w:rPr>
          <w:b/>
          <w:bCs/>
        </w:rPr>
      </w:pPr>
      <w:r>
        <w:rPr>
          <w:rFonts w:hint="eastAsia"/>
          <w:b/>
          <w:bCs/>
        </w:rPr>
        <w:t>示例二：通过科学了解矫正错误概念</w:t>
      </w:r>
    </w:p>
    <w:p w14:paraId="4479DBF0" w14:textId="77777777" w:rsidR="00F54B80" w:rsidRDefault="00000000">
      <w:pPr>
        <w:pStyle w:val="altz"/>
        <w:numPr>
          <w:ilvl w:val="0"/>
          <w:numId w:val="22"/>
        </w:numPr>
        <w:ind w:firstLineChars="0"/>
      </w:pPr>
      <w:r>
        <w:rPr>
          <w:rFonts w:hint="eastAsia"/>
        </w:rPr>
        <w:t>原始评论：“我听说男生都有</w:t>
      </w:r>
      <w:r>
        <w:rPr>
          <w:rFonts w:hint="eastAsia"/>
        </w:rPr>
        <w:t>:</w:t>
      </w:r>
      <w:r>
        <w:rPr>
          <w:rFonts w:hint="eastAsia"/>
        </w:rPr>
        <w:t>换蛋期。是真的吗？”</w:t>
      </w:r>
    </w:p>
    <w:p w14:paraId="11F75D68" w14:textId="77777777" w:rsidR="00F54B80" w:rsidRDefault="00000000">
      <w:pPr>
        <w:pStyle w:val="altz"/>
        <w:numPr>
          <w:ilvl w:val="0"/>
          <w:numId w:val="22"/>
        </w:numPr>
        <w:ind w:firstLineChars="0"/>
      </w:pPr>
      <w:r>
        <w:rPr>
          <w:rFonts w:hint="eastAsia"/>
        </w:rPr>
        <w:t>规范化问题：“男性是否存在</w:t>
      </w:r>
      <w:r>
        <w:rPr>
          <w:rFonts w:hint="eastAsia"/>
        </w:rPr>
        <w:t>'</w:t>
      </w:r>
      <w:r>
        <w:rPr>
          <w:rFonts w:hint="eastAsia"/>
        </w:rPr>
        <w:t>换蛋期</w:t>
      </w:r>
      <w:r>
        <w:rPr>
          <w:rFonts w:hint="eastAsia"/>
        </w:rPr>
        <w:t>'</w:t>
      </w:r>
      <w:r>
        <w:rPr>
          <w:rFonts w:hint="eastAsia"/>
        </w:rPr>
        <w:t>这一生理现象？”</w:t>
      </w:r>
    </w:p>
    <w:p w14:paraId="59C722BD" w14:textId="77777777" w:rsidR="00F54B80" w:rsidRDefault="00000000">
      <w:pPr>
        <w:pStyle w:val="altz"/>
        <w:ind w:firstLine="480"/>
      </w:pPr>
      <w:r>
        <w:rPr>
          <w:rFonts w:hint="eastAsia"/>
        </w:rPr>
        <w:t>分析：此评论反映了用户受到了网络谣言的影响，提出了一个基于错误概念的问题。“换蛋期”是一个完全不存在的生理名词。规范化处理并未直接否定或嘲讽，而是将用户的疑问转化为一个面向事实求证的标准问题。通过保留“换蛋期”这一关键词并加上引号，问题既忠实于用户的原始困惑，又以一种中立、科学的姿态开启了后续的辟谣与科普，完美符合了“保留原始提问意图”和“适用于健康教育场景”的目标。</w:t>
      </w:r>
    </w:p>
    <w:p w14:paraId="795D9CA3" w14:textId="77777777" w:rsidR="00F54B80" w:rsidRDefault="00000000">
      <w:pPr>
        <w:pStyle w:val="altz"/>
        <w:ind w:firstLine="482"/>
        <w:rPr>
          <w:b/>
          <w:bCs/>
        </w:rPr>
      </w:pPr>
      <w:r>
        <w:rPr>
          <w:rFonts w:hint="eastAsia"/>
          <w:b/>
          <w:bCs/>
        </w:rPr>
        <w:t>示例三：从个人情况到共性问题的探讨</w:t>
      </w:r>
    </w:p>
    <w:p w14:paraId="4FABD9C2" w14:textId="77777777" w:rsidR="00F54B80" w:rsidRDefault="00000000">
      <w:pPr>
        <w:pStyle w:val="altz"/>
        <w:numPr>
          <w:ilvl w:val="0"/>
          <w:numId w:val="23"/>
        </w:numPr>
        <w:ind w:firstLineChars="0"/>
      </w:pPr>
      <w:r>
        <w:rPr>
          <w:rFonts w:hint="eastAsia"/>
        </w:rPr>
        <w:t>原始评论：“姐妹们有这个情况的吗？我每次月经前一周左右</w:t>
      </w:r>
      <w:r>
        <w:rPr>
          <w:rFonts w:hint="eastAsia"/>
        </w:rPr>
        <w:t>do</w:t>
      </w:r>
      <w:r>
        <w:rPr>
          <w:rFonts w:hint="eastAsia"/>
        </w:rPr>
        <w:t>的话，</w:t>
      </w:r>
      <w:r>
        <w:rPr>
          <w:rFonts w:hint="eastAsia"/>
        </w:rPr>
        <w:t>do</w:t>
      </w:r>
      <w:r>
        <w:rPr>
          <w:rFonts w:hint="eastAsia"/>
        </w:rPr>
        <w:t>完第二天就会来例假，已经两次这样了就会把姨妈捅提前了。我本来是二十号，后来变成十五号，上次完又是六月十一号来的例假，正常吗这样”</w:t>
      </w:r>
    </w:p>
    <w:p w14:paraId="0ECDD387" w14:textId="77777777" w:rsidR="00F54B80" w:rsidRDefault="00000000">
      <w:pPr>
        <w:pStyle w:val="altz"/>
        <w:numPr>
          <w:ilvl w:val="0"/>
          <w:numId w:val="23"/>
        </w:numPr>
        <w:ind w:firstLineChars="0"/>
      </w:pPr>
      <w:r>
        <w:rPr>
          <w:rFonts w:hint="eastAsia"/>
        </w:rPr>
        <w:t>规范化问题：“在月经前一周左右发生性行为后，月经周期从原来的</w:t>
      </w:r>
      <w:r>
        <w:rPr>
          <w:rFonts w:hint="eastAsia"/>
        </w:rPr>
        <w:t>20</w:t>
      </w:r>
      <w:r>
        <w:rPr>
          <w:rFonts w:hint="eastAsia"/>
        </w:rPr>
        <w:t>号提前至</w:t>
      </w:r>
      <w:r>
        <w:rPr>
          <w:rFonts w:hint="eastAsia"/>
        </w:rPr>
        <w:t>15</w:t>
      </w:r>
      <w:r>
        <w:rPr>
          <w:rFonts w:hint="eastAsia"/>
        </w:rPr>
        <w:t>号，最近一次提前至</w:t>
      </w:r>
      <w:r>
        <w:rPr>
          <w:rFonts w:hint="eastAsia"/>
        </w:rPr>
        <w:t>11</w:t>
      </w:r>
      <w:r>
        <w:rPr>
          <w:rFonts w:hint="eastAsia"/>
        </w:rPr>
        <w:t>号，这种情况是否属于正常月经周期变化？”</w:t>
      </w:r>
    </w:p>
    <w:p w14:paraId="093892AD" w14:textId="77777777" w:rsidR="00F54B80" w:rsidRDefault="00000000">
      <w:pPr>
        <w:pStyle w:val="altz"/>
        <w:ind w:firstLine="480"/>
      </w:pPr>
      <w:r>
        <w:rPr>
          <w:rFonts w:hint="eastAsia"/>
        </w:rPr>
        <w:t>分析：</w:t>
      </w:r>
      <w:r>
        <w:rPr>
          <w:rFonts w:hint="eastAsia"/>
        </w:rPr>
        <w:t xml:space="preserve"> </w:t>
      </w:r>
      <w:r>
        <w:rPr>
          <w:rFonts w:hint="eastAsia"/>
        </w:rPr>
        <w:t>这是一个典型的夹杂着个人经历、口语化表达（“</w:t>
      </w:r>
      <w:r>
        <w:rPr>
          <w:rFonts w:hint="eastAsia"/>
        </w:rPr>
        <w:t>do</w:t>
      </w:r>
      <w:r>
        <w:rPr>
          <w:rFonts w:hint="eastAsia"/>
        </w:rPr>
        <w:t>”、“姨妈”、“捅提前”）和情绪化求助的复杂提问。规范化工作的核心在于从中抽丝剥茧，提炼出具有普适性的核心医学问题。改写过程首先将口语替换为书面语（“性行为”、“月经”），然后将分散的时间点信息（“二十号”、“十五号”、“十一号”）进行整合与量化，清晰地描述了“月经周期提前”这一变化趋势。最终形成的问题剥离了个人化的叙事背景，聚焦于“性行为后月经提前是否正常”这一核心生理疑问，使其能够代表一类常见的用户困惑。</w:t>
      </w:r>
    </w:p>
    <w:p w14:paraId="4F318C24" w14:textId="77777777" w:rsidR="00F54B80" w:rsidRDefault="00000000">
      <w:pPr>
        <w:pStyle w:val="3"/>
        <w:spacing w:before="163"/>
        <w:rPr>
          <w:rFonts w:hint="eastAsia"/>
        </w:rPr>
      </w:pPr>
      <w:bookmarkStart w:id="86" w:name="_Toc226059700"/>
      <w:r>
        <w:rPr>
          <w:rFonts w:hint="eastAsia"/>
        </w:rPr>
        <w:t>不同类别问题的改写特点</w:t>
      </w:r>
      <w:bookmarkEnd w:id="86"/>
    </w:p>
    <w:p w14:paraId="695E9AD3" w14:textId="56E653BC" w:rsidR="00F54B80" w:rsidRDefault="00000000">
      <w:pPr>
        <w:pStyle w:val="altz"/>
        <w:ind w:firstLine="480"/>
      </w:pPr>
      <w:r>
        <w:rPr>
          <w:rFonts w:hint="eastAsia"/>
        </w:rPr>
        <w:t>通过对全部规范化结果的归纳分析，</w:t>
      </w:r>
      <w:r w:rsidR="000E5BE3">
        <w:rPr>
          <w:rFonts w:hint="eastAsia"/>
        </w:rPr>
        <w:t>研究</w:t>
      </w:r>
      <w:r>
        <w:rPr>
          <w:rFonts w:hint="eastAsia"/>
        </w:rPr>
        <w:t>发现</w:t>
      </w:r>
      <w:r w:rsidR="000E5BE3">
        <w:rPr>
          <w:rFonts w:hint="eastAsia"/>
        </w:rPr>
        <w:t>了</w:t>
      </w:r>
      <w:r>
        <w:rPr>
          <w:rFonts w:hint="eastAsia"/>
        </w:rPr>
        <w:t>不同类型的原始问题呈现出规律性的改写特点。</w:t>
      </w:r>
    </w:p>
    <w:p w14:paraId="0EC521CB" w14:textId="77777777" w:rsidR="00F54B80" w:rsidRDefault="00000000">
      <w:pPr>
        <w:pStyle w:val="altz"/>
        <w:numPr>
          <w:ilvl w:val="0"/>
          <w:numId w:val="24"/>
        </w:numPr>
        <w:ind w:firstLineChars="0"/>
      </w:pPr>
      <w:r>
        <w:rPr>
          <w:rFonts w:hint="eastAsia"/>
        </w:rPr>
        <w:t>指代不明与语焉不详型问题：对于原文中出现“这个”、“那个”、“怎么办”等模糊指代的情况，改写时会结合上下文（通常是视频内容或其他评论），将指代对象明确化。例如，将“男的可以吃吗？”明确为“男性是否可以服用短效避孕药？”。这是确保问题能够被独立理解的关键步骤。</w:t>
      </w:r>
    </w:p>
    <w:p w14:paraId="1F8F1EA0" w14:textId="77777777" w:rsidR="00F54B80" w:rsidRDefault="00000000">
      <w:pPr>
        <w:pStyle w:val="altz"/>
        <w:numPr>
          <w:ilvl w:val="0"/>
          <w:numId w:val="24"/>
        </w:numPr>
        <w:ind w:firstLineChars="0"/>
      </w:pPr>
      <w:r>
        <w:rPr>
          <w:rFonts w:hint="eastAsia"/>
        </w:rPr>
        <w:t>网络俚语与黑话型问题：针对包含“手艺活”（指自慰）、“带球跑”（指女方独自处理意外怀孕）等网络用语的提问，改写工作的重点是“去黑话化”，将其翻译为公众和医学界都能理解的标准术语或描述性语言，从而消除理解壁垒。</w:t>
      </w:r>
    </w:p>
    <w:p w14:paraId="3E556DD7" w14:textId="77777777" w:rsidR="00F54B80" w:rsidRDefault="00000000">
      <w:pPr>
        <w:pStyle w:val="altz"/>
        <w:numPr>
          <w:ilvl w:val="0"/>
          <w:numId w:val="24"/>
        </w:numPr>
        <w:ind w:firstLineChars="0"/>
      </w:pPr>
      <w:r>
        <w:rPr>
          <w:rFonts w:hint="eastAsia"/>
        </w:rPr>
        <w:t>错误概念与谣言型问题：如“换蛋期”示例所示，对于基于错误信息或都市传说的提问，改写时会将其重构为一个用于证伪或澄清事实的标准问句。这种方</w:t>
      </w:r>
      <w:r>
        <w:rPr>
          <w:rFonts w:hint="eastAsia"/>
        </w:rPr>
        <w:lastRenderedPageBreak/>
        <w:t>式保留了辟谣的价值，是健康教育语料中极具意义的一部分。</w:t>
      </w:r>
    </w:p>
    <w:p w14:paraId="7D4EFDDD" w14:textId="77777777" w:rsidR="00F54B80" w:rsidRDefault="00000000">
      <w:pPr>
        <w:pStyle w:val="altz"/>
        <w:numPr>
          <w:ilvl w:val="0"/>
          <w:numId w:val="24"/>
        </w:numPr>
        <w:ind w:firstLineChars="0"/>
      </w:pPr>
      <w:r>
        <w:rPr>
          <w:rFonts w:hint="eastAsia"/>
        </w:rPr>
        <w:t>长篇叙事与情绪宣泄型问题：对于那些将个人经历、情绪感受与具体疑问混合在一起的冗长评论，改写过程如同“数据清洗”，旨在过滤掉非关键的叙事性、情绪性成分，精准提取出其中可被回答的、具有共性的健康问题。</w:t>
      </w:r>
    </w:p>
    <w:p w14:paraId="3F42BB16" w14:textId="77777777" w:rsidR="00F54B80" w:rsidRDefault="00000000">
      <w:pPr>
        <w:pStyle w:val="altz"/>
        <w:ind w:firstLine="480"/>
      </w:pPr>
      <w:r>
        <w:rPr>
          <w:rFonts w:hint="eastAsia"/>
        </w:rPr>
        <w:t>综上所述，问题规范化不仅是语言层面的润色，更是一个深度理解用户意图、重构问题框架、提升信息价值的认知过程。它为后续生成高质量、标准化的答案奠定了不可或缺的基础。</w:t>
      </w:r>
    </w:p>
    <w:p w14:paraId="500FB9EE" w14:textId="77777777" w:rsidR="00F54B80" w:rsidRDefault="00000000">
      <w:pPr>
        <w:pStyle w:val="2"/>
        <w:spacing w:before="163" w:after="163"/>
        <w:rPr>
          <w:rFonts w:hint="eastAsia"/>
        </w:rPr>
      </w:pPr>
      <w:bookmarkStart w:id="87" w:name="_Toc226059701"/>
      <w:r>
        <w:rPr>
          <w:rFonts w:hint="eastAsia"/>
        </w:rPr>
        <w:t>问答生成方法</w:t>
      </w:r>
      <w:bookmarkEnd w:id="87"/>
    </w:p>
    <w:p w14:paraId="0D537234" w14:textId="77777777" w:rsidR="00F54B80" w:rsidRDefault="00000000">
      <w:pPr>
        <w:pStyle w:val="altz"/>
        <w:ind w:firstLine="480"/>
      </w:pPr>
      <w:r>
        <w:t>在获得标准化的</w:t>
      </w:r>
      <w:r>
        <w:rPr>
          <w:rFonts w:hint="eastAsia"/>
        </w:rPr>
        <w:t>“</w:t>
      </w:r>
      <w:r>
        <w:t>问题</w:t>
      </w:r>
      <w:r>
        <w:rPr>
          <w:rFonts w:hint="eastAsia"/>
        </w:rPr>
        <w:t>”</w:t>
      </w:r>
      <w:r>
        <w:t>（</w:t>
      </w:r>
      <w:r>
        <w:t>Q</w:t>
      </w:r>
      <w:r>
        <w:t>）之后，下一步是为其匹配高质量的</w:t>
      </w:r>
      <w:r>
        <w:rPr>
          <w:rFonts w:hint="eastAsia"/>
        </w:rPr>
        <w:t>“</w:t>
      </w:r>
      <w:r>
        <w:t>答案</w:t>
      </w:r>
      <w:r>
        <w:rPr>
          <w:rFonts w:hint="eastAsia"/>
        </w:rPr>
        <w:t>”（</w:t>
      </w:r>
      <w:r>
        <w:t>A</w:t>
      </w:r>
      <w:r>
        <w:t>），从而构建完整的</w:t>
      </w:r>
      <w:r>
        <w:t>Q&amp;A</w:t>
      </w:r>
      <w:r>
        <w:t>对。这一过程同样借助大语言模型的能力，并辅以严格的人工修订与专家审核流程。</w:t>
      </w:r>
    </w:p>
    <w:p w14:paraId="04E883AA" w14:textId="77777777" w:rsidR="00F54B80" w:rsidRDefault="00000000">
      <w:pPr>
        <w:pStyle w:val="3"/>
        <w:spacing w:before="163"/>
        <w:rPr>
          <w:rFonts w:hint="eastAsia"/>
        </w:rPr>
      </w:pPr>
      <w:bookmarkStart w:id="88" w:name="_Toc226059702"/>
      <w:r>
        <w:rPr>
          <w:rFonts w:hint="eastAsia"/>
        </w:rPr>
        <w:t>答案生成原则</w:t>
      </w:r>
      <w:bookmarkEnd w:id="88"/>
    </w:p>
    <w:p w14:paraId="670FD158" w14:textId="77777777" w:rsidR="00F54B80" w:rsidRDefault="00000000">
      <w:pPr>
        <w:pStyle w:val="altz"/>
        <w:ind w:firstLine="480"/>
      </w:pPr>
      <w:r>
        <w:rPr>
          <w:rFonts w:hint="eastAsia"/>
        </w:rPr>
        <w:t>答案的质量直接决</w:t>
      </w:r>
      <w:commentRangeStart w:id="89"/>
      <w:r>
        <w:rPr>
          <w:rFonts w:hint="eastAsia"/>
        </w:rPr>
        <w:t>定了数据集的最终价值。</w:t>
      </w:r>
      <w:r>
        <w:rPr>
          <w:rFonts w:hint="eastAsia"/>
          <w:highlight w:val="yellow"/>
        </w:rPr>
        <w:t>为此，研究确立了以下核心生成原则：</w:t>
      </w:r>
      <w:commentRangeEnd w:id="89"/>
      <w:r>
        <w:rPr>
          <w:rStyle w:val="afb"/>
          <w:sz w:val="24"/>
          <w:szCs w:val="22"/>
        </w:rPr>
        <w:commentReference w:id="89"/>
      </w:r>
    </w:p>
    <w:p w14:paraId="5BFC4ED9" w14:textId="77777777" w:rsidR="00F54B80" w:rsidRDefault="00000000">
      <w:pPr>
        <w:pStyle w:val="altz"/>
        <w:numPr>
          <w:ilvl w:val="0"/>
          <w:numId w:val="25"/>
        </w:numPr>
        <w:ind w:firstLineChars="0"/>
      </w:pPr>
      <w:r>
        <w:rPr>
          <w:rFonts w:hint="eastAsia"/>
        </w:rPr>
        <w:t>科学准确：答案内容必须基于当前公认的医学证据和临床指南，确保所有信息真实、准确，无任何事实性错误。这是所有原则中最基本、最不可动摇的一条。</w:t>
      </w:r>
    </w:p>
    <w:p w14:paraId="7969C441" w14:textId="77777777" w:rsidR="00F54B80" w:rsidRDefault="00000000">
      <w:pPr>
        <w:pStyle w:val="altz"/>
        <w:numPr>
          <w:ilvl w:val="0"/>
          <w:numId w:val="25"/>
        </w:numPr>
        <w:ind w:firstLineChars="0"/>
      </w:pPr>
      <w:r>
        <w:rPr>
          <w:rFonts w:hint="eastAsia"/>
        </w:rPr>
        <w:t>易于理解：语言表达应通俗易懂，尽量避免使用晦涩的专业术语。在必须使用时，需附带简明扼要的解释。目标是让缺乏医学背景的青少年能够轻松理解。</w:t>
      </w:r>
    </w:p>
    <w:p w14:paraId="699AE141" w14:textId="77777777" w:rsidR="00F54B80" w:rsidRDefault="00000000">
      <w:pPr>
        <w:pStyle w:val="altz"/>
        <w:numPr>
          <w:ilvl w:val="0"/>
          <w:numId w:val="25"/>
        </w:numPr>
        <w:ind w:firstLineChars="0"/>
      </w:pPr>
      <w:r>
        <w:rPr>
          <w:rFonts w:hint="eastAsia"/>
        </w:rPr>
        <w:t>表述温和：答案应采用关怀、非评判的口吻，体现对提问者情绪的理解与尊重，尤其是在处理堕胎、性病等敏感话题时，营造一个安全、支持的沟通氛围。</w:t>
      </w:r>
    </w:p>
    <w:p w14:paraId="75C06D53" w14:textId="77777777" w:rsidR="00F54B80" w:rsidRDefault="00000000">
      <w:pPr>
        <w:pStyle w:val="altz"/>
        <w:numPr>
          <w:ilvl w:val="0"/>
          <w:numId w:val="25"/>
        </w:numPr>
        <w:ind w:firstLineChars="0"/>
      </w:pPr>
      <w:r>
        <w:rPr>
          <w:rFonts w:hint="eastAsia"/>
        </w:rPr>
        <w:t>具备教育性：答案不仅要解决用户的直接问题，还应适度延伸，提供相关的背景知识、预防措施或健康理念，起到“举一反三”的教育效果。</w:t>
      </w:r>
    </w:p>
    <w:p w14:paraId="722F0CE0" w14:textId="77777777" w:rsidR="00F54B80" w:rsidRDefault="00000000">
      <w:pPr>
        <w:pStyle w:val="altz"/>
        <w:numPr>
          <w:ilvl w:val="0"/>
          <w:numId w:val="25"/>
        </w:numPr>
        <w:ind w:firstLineChars="0"/>
      </w:pPr>
      <w:r>
        <w:rPr>
          <w:rFonts w:hint="eastAsia"/>
        </w:rPr>
        <w:t>风险提示清晰：必须明确指出任何潜在的健康风险、药物副作用或错误操作的后果。同时，所有答案都必须包含明确的免责声明，强调内容不能替代专业医疗建议，并引导用户在必要时及时就医。</w:t>
      </w:r>
    </w:p>
    <w:p w14:paraId="120DD3CE" w14:textId="00EB1737" w:rsidR="00F54B80" w:rsidRDefault="00000000">
      <w:pPr>
        <w:pStyle w:val="altz"/>
        <w:numPr>
          <w:ilvl w:val="0"/>
          <w:numId w:val="25"/>
        </w:numPr>
        <w:ind w:firstLineChars="0"/>
      </w:pPr>
      <w:r>
        <w:rPr>
          <w:rFonts w:hint="eastAsia"/>
        </w:rPr>
        <w:t>指导性与简洁性：答案应提供清晰、可操作的建，同时做到言简意赅，避免无关信息的堆砌。</w:t>
      </w:r>
    </w:p>
    <w:p w14:paraId="37834500" w14:textId="77777777" w:rsidR="00F54B80" w:rsidRDefault="00000000">
      <w:pPr>
        <w:pStyle w:val="3"/>
        <w:spacing w:before="163"/>
        <w:rPr>
          <w:rFonts w:hint="eastAsia"/>
        </w:rPr>
      </w:pPr>
      <w:bookmarkStart w:id="90" w:name="_Toc226059703"/>
      <w:r>
        <w:rPr>
          <w:rFonts w:hint="eastAsia"/>
        </w:rPr>
        <w:t>答案生成提示设计</w:t>
      </w:r>
      <w:bookmarkEnd w:id="90"/>
    </w:p>
    <w:p w14:paraId="1E72A94D" w14:textId="6F60444E" w:rsidR="000E5BE3" w:rsidRDefault="000E5BE3" w:rsidP="00C12CAC">
      <w:pPr>
        <w:pStyle w:val="altz"/>
        <w:ind w:firstLine="480"/>
      </w:pPr>
      <w:r w:rsidRPr="000E5BE3">
        <w:t>在标准问题确定后，进入答案生成环节。本研究继续采用</w:t>
      </w:r>
      <w:r w:rsidRPr="000E5BE3">
        <w:t>DeepSeek-V3.1-Terminus</w:t>
      </w:r>
      <w:r w:rsidRPr="000E5BE3">
        <w:t>作为答案生成模型，通过</w:t>
      </w:r>
      <w:r w:rsidRPr="000E5BE3">
        <w:t>API</w:t>
      </w:r>
      <w:r w:rsidRPr="000E5BE3">
        <w:t>批量调用。鉴于医学科普文本对事实准确性与表述严谨性的高要求，生成参数设置为</w:t>
      </w:r>
      <w:r w:rsidRPr="000E5BE3">
        <w:t>temperature=0.3</w:t>
      </w:r>
      <w:r w:rsidRPr="000E5BE3">
        <w:t>、</w:t>
      </w:r>
      <w:r w:rsidRPr="000E5BE3">
        <w:t>top_p=0.9</w:t>
      </w:r>
      <w:r w:rsidRPr="000E5BE3">
        <w:t>、</w:t>
      </w:r>
      <w:r w:rsidRPr="000E5BE3">
        <w:t>max_tokens=2048</w:t>
      </w:r>
      <w:r w:rsidRPr="000E5BE3">
        <w:t>，以在控制输出随机性的前提下获得内容完整、结构清晰的初稿。需特别说明的是，模型生成的答案</w:t>
      </w:r>
      <w:r w:rsidRPr="000E5BE3">
        <w:lastRenderedPageBreak/>
        <w:t>仅作为后续人工修订与专家审核的初版，最终纳入数据集的问答对均须通过</w:t>
      </w:r>
      <w:r>
        <w:rPr>
          <w:rFonts w:hint="eastAsia"/>
        </w:rPr>
        <w:t>于</w:t>
      </w:r>
      <w:r w:rsidRPr="000E5BE3">
        <w:t>5.3.4</w:t>
      </w:r>
      <w:r w:rsidRPr="000E5BE3">
        <w:t>节所述的严格质量把关。</w:t>
      </w:r>
    </w:p>
    <w:p w14:paraId="41FAEF8F" w14:textId="666ABA86" w:rsidR="00F54B80" w:rsidRDefault="00000000" w:rsidP="00C12CAC">
      <w:pPr>
        <w:pStyle w:val="altz"/>
        <w:ind w:firstLine="480"/>
      </w:pPr>
      <w:r>
        <w:rPr>
          <w:rFonts w:hint="eastAsia"/>
        </w:rPr>
        <w:t>为引导大语言模型生成符合</w:t>
      </w:r>
      <w:r w:rsidR="000E5BE3">
        <w:rPr>
          <w:rFonts w:hint="eastAsia"/>
        </w:rPr>
        <w:t>前述</w:t>
      </w:r>
      <w:r>
        <w:rPr>
          <w:rFonts w:hint="eastAsia"/>
        </w:rPr>
        <w:t>原则的答案，</w:t>
      </w:r>
      <w:r w:rsidR="000E5BE3">
        <w:rPr>
          <w:rFonts w:hint="eastAsia"/>
        </w:rPr>
        <w:t>研究</w:t>
      </w:r>
      <w:r>
        <w:rPr>
          <w:rFonts w:hint="eastAsia"/>
        </w:rPr>
        <w:t>设计了更为详尽的提示词：</w:t>
      </w:r>
    </w:p>
    <w:p w14:paraId="67870CF3" w14:textId="5B6103B4" w:rsidR="00F54B80" w:rsidRDefault="00000000">
      <w:pPr>
        <w:pStyle w:val="a3"/>
        <w:keepNext/>
        <w:spacing w:beforeLines="50" w:before="163" w:afterLines="0" w:after="0"/>
        <w:jc w:val="center"/>
        <w:rPr>
          <w:rFonts w:hint="eastAsia"/>
          <w:sz w:val="21"/>
          <w:szCs w:val="21"/>
        </w:rPr>
      </w:pPr>
      <w:r>
        <w:rPr>
          <w:rFonts w:hint="eastAsia"/>
          <w:sz w:val="21"/>
          <w:szCs w:val="21"/>
        </w:rPr>
        <w:t>表</w:t>
      </w:r>
      <w:r>
        <w:rPr>
          <w:rFonts w:hint="eastAsia"/>
          <w:sz w:val="21"/>
          <w:szCs w:val="21"/>
        </w:rPr>
        <w:t xml:space="preserve"> </w:t>
      </w:r>
      <w:r w:rsidR="002B702E">
        <w:rPr>
          <w:rFonts w:hint="eastAsia"/>
          <w:sz w:val="21"/>
          <w:szCs w:val="21"/>
        </w:rPr>
        <w:fldChar w:fldCharType="begin"/>
      </w:r>
      <w:r w:rsidR="002B702E">
        <w:rPr>
          <w:rFonts w:hint="eastAsia"/>
          <w:sz w:val="21"/>
          <w:szCs w:val="21"/>
        </w:rPr>
        <w:instrText xml:space="preserve"> STYLEREF 1 \s </w:instrText>
      </w:r>
      <w:r w:rsidR="002B702E">
        <w:rPr>
          <w:rFonts w:hint="eastAsia"/>
          <w:sz w:val="21"/>
          <w:szCs w:val="21"/>
        </w:rPr>
        <w:fldChar w:fldCharType="separate"/>
      </w:r>
      <w:r w:rsidR="002B702E">
        <w:rPr>
          <w:rFonts w:hint="eastAsia"/>
          <w:noProof/>
          <w:sz w:val="21"/>
          <w:szCs w:val="21"/>
        </w:rPr>
        <w:t>5</w:t>
      </w:r>
      <w:r w:rsidR="002B702E">
        <w:rPr>
          <w:rFonts w:hint="eastAsia"/>
          <w:sz w:val="21"/>
          <w:szCs w:val="21"/>
        </w:rPr>
        <w:fldChar w:fldCharType="end"/>
      </w:r>
      <w:r w:rsidR="002B702E">
        <w:rPr>
          <w:rFonts w:hint="eastAsia"/>
          <w:sz w:val="21"/>
          <w:szCs w:val="21"/>
        </w:rPr>
        <w:noBreakHyphen/>
      </w:r>
      <w:r w:rsidR="002B702E">
        <w:rPr>
          <w:rFonts w:hint="eastAsia"/>
          <w:sz w:val="21"/>
          <w:szCs w:val="21"/>
        </w:rPr>
        <w:fldChar w:fldCharType="begin"/>
      </w:r>
      <w:r w:rsidR="002B702E">
        <w:rPr>
          <w:rFonts w:hint="eastAsia"/>
          <w:sz w:val="21"/>
          <w:szCs w:val="21"/>
        </w:rPr>
        <w:instrText xml:space="preserve"> SEQ </w:instrText>
      </w:r>
      <w:r w:rsidR="002B702E">
        <w:rPr>
          <w:rFonts w:hint="eastAsia"/>
          <w:sz w:val="21"/>
          <w:szCs w:val="21"/>
        </w:rPr>
        <w:instrText>表</w:instrText>
      </w:r>
      <w:r w:rsidR="002B702E">
        <w:rPr>
          <w:rFonts w:hint="eastAsia"/>
          <w:sz w:val="21"/>
          <w:szCs w:val="21"/>
        </w:rPr>
        <w:instrText xml:space="preserve"> \* ARABIC \s 1 </w:instrText>
      </w:r>
      <w:r w:rsidR="002B702E">
        <w:rPr>
          <w:rFonts w:hint="eastAsia"/>
          <w:sz w:val="21"/>
          <w:szCs w:val="21"/>
        </w:rPr>
        <w:fldChar w:fldCharType="separate"/>
      </w:r>
      <w:r w:rsidR="002B702E">
        <w:rPr>
          <w:rFonts w:hint="eastAsia"/>
          <w:noProof/>
          <w:sz w:val="21"/>
          <w:szCs w:val="21"/>
        </w:rPr>
        <w:t>2</w:t>
      </w:r>
      <w:r w:rsidR="002B702E">
        <w:rPr>
          <w:rFonts w:hint="eastAsia"/>
          <w:sz w:val="21"/>
          <w:szCs w:val="21"/>
        </w:rPr>
        <w:fldChar w:fldCharType="end"/>
      </w:r>
      <w:r>
        <w:rPr>
          <w:rFonts w:hint="eastAsia"/>
          <w:sz w:val="21"/>
          <w:szCs w:val="21"/>
        </w:rPr>
        <w:t xml:space="preserve"> </w:t>
      </w:r>
      <w:r>
        <w:rPr>
          <w:rFonts w:hint="eastAsia"/>
          <w:sz w:val="21"/>
          <w:szCs w:val="21"/>
        </w:rPr>
        <w:t>答案生成提示词</w:t>
      </w:r>
    </w:p>
    <w:tbl>
      <w:tblPr>
        <w:tblStyle w:val="af7"/>
        <w:tblW w:w="0" w:type="auto"/>
        <w:tblLook w:val="04A0" w:firstRow="1" w:lastRow="0" w:firstColumn="1" w:lastColumn="0" w:noHBand="0" w:noVBand="1"/>
      </w:tblPr>
      <w:tblGrid>
        <w:gridCol w:w="9060"/>
      </w:tblGrid>
      <w:tr w:rsidR="00F54B80" w14:paraId="0DFB30E0" w14:textId="77777777">
        <w:tc>
          <w:tcPr>
            <w:tcW w:w="9060" w:type="dxa"/>
          </w:tcPr>
          <w:p w14:paraId="5F70A638" w14:textId="77777777" w:rsidR="00F54B80" w:rsidRDefault="00000000">
            <w:pPr>
              <w:pStyle w:val="altz"/>
              <w:ind w:firstLine="480"/>
            </w:pPr>
            <w:r>
              <w:rPr>
                <w:rFonts w:hint="eastAsia"/>
              </w:rPr>
              <w:t xml:space="preserve"># </w:t>
            </w:r>
            <w:r>
              <w:rPr>
                <w:rFonts w:hint="eastAsia"/>
              </w:rPr>
              <w:t>角色</w:t>
            </w:r>
          </w:p>
          <w:p w14:paraId="7FA59B2A" w14:textId="77777777" w:rsidR="00F54B80" w:rsidRDefault="00000000">
            <w:pPr>
              <w:pStyle w:val="altz"/>
              <w:ind w:firstLine="480"/>
            </w:pPr>
            <w:r>
              <w:rPr>
                <w:rFonts w:hint="eastAsia"/>
              </w:rPr>
              <w:t>你是一位富有同情心且具备丰富临床经验的“青少年生殖健康专家”和“科普教育者”。你的目标是为面向青少年的在线健康问答平台撰写科学、准确、温暖且易于理解的生殖健康问题答案。</w:t>
            </w:r>
          </w:p>
          <w:p w14:paraId="0F3E9EE2" w14:textId="77777777" w:rsidR="00F54B80" w:rsidRDefault="00F54B80">
            <w:pPr>
              <w:pStyle w:val="altz"/>
              <w:ind w:firstLine="480"/>
            </w:pPr>
          </w:p>
          <w:p w14:paraId="70620B0E" w14:textId="77777777" w:rsidR="00F54B80" w:rsidRDefault="00000000">
            <w:pPr>
              <w:pStyle w:val="altz"/>
              <w:ind w:firstLine="480"/>
            </w:pPr>
            <w:r>
              <w:rPr>
                <w:rFonts w:hint="eastAsia"/>
              </w:rPr>
              <w:t xml:space="preserve"># </w:t>
            </w:r>
            <w:r>
              <w:rPr>
                <w:rFonts w:hint="eastAsia"/>
              </w:rPr>
              <w:t>风格与原则</w:t>
            </w:r>
          </w:p>
          <w:p w14:paraId="7C4F18CF" w14:textId="77777777" w:rsidR="00F54B80" w:rsidRDefault="00000000">
            <w:pPr>
              <w:pStyle w:val="altz"/>
              <w:ind w:firstLine="480"/>
            </w:pPr>
            <w:r>
              <w:rPr>
                <w:rFonts w:hint="eastAsia"/>
              </w:rPr>
              <w:t>你的回答必须同时满足以下要求：</w:t>
            </w:r>
          </w:p>
          <w:p w14:paraId="0177BFCE" w14:textId="492466D7" w:rsidR="00F54B80" w:rsidRDefault="00000000">
            <w:pPr>
              <w:pStyle w:val="altz"/>
              <w:ind w:firstLine="480"/>
            </w:pPr>
            <w:r>
              <w:rPr>
                <w:rFonts w:hint="eastAsia"/>
              </w:rPr>
              <w:t xml:space="preserve">- </w:t>
            </w:r>
            <w:r>
              <w:rPr>
                <w:rFonts w:hint="eastAsia"/>
              </w:rPr>
              <w:t>【科学准确】：所有信息必须基于</w:t>
            </w:r>
            <w:r w:rsidR="00735BDD" w:rsidRPr="00735BDD">
              <w:t>世界卫生组织（</w:t>
            </w:r>
            <w:r w:rsidR="00735BDD" w:rsidRPr="00735BDD">
              <w:t>WHO</w:t>
            </w:r>
            <w:r w:rsidR="00735BDD" w:rsidRPr="00735BDD">
              <w:t>）及中国权威医疗指南的共识</w:t>
            </w:r>
            <w:r>
              <w:rPr>
                <w:rFonts w:hint="eastAsia"/>
              </w:rPr>
              <w:t>。</w:t>
            </w:r>
          </w:p>
          <w:p w14:paraId="6A05E606" w14:textId="77777777" w:rsidR="00F54B80" w:rsidRDefault="00000000">
            <w:pPr>
              <w:pStyle w:val="altz"/>
              <w:ind w:firstLine="480"/>
            </w:pPr>
            <w:r>
              <w:rPr>
                <w:rFonts w:hint="eastAsia"/>
              </w:rPr>
              <w:t xml:space="preserve">- </w:t>
            </w:r>
            <w:r>
              <w:rPr>
                <w:rFonts w:hint="eastAsia"/>
              </w:rPr>
              <w:t>【通俗易懂】：使用青少年能理解的简单语言，避免专业术语。</w:t>
            </w:r>
          </w:p>
          <w:p w14:paraId="7F566A1D" w14:textId="77777777" w:rsidR="00F54B80" w:rsidRDefault="00000000">
            <w:pPr>
              <w:pStyle w:val="altz"/>
              <w:ind w:firstLine="480"/>
            </w:pPr>
            <w:r>
              <w:rPr>
                <w:rFonts w:hint="eastAsia"/>
              </w:rPr>
              <w:t xml:space="preserve">- </w:t>
            </w:r>
            <w:r>
              <w:rPr>
                <w:rFonts w:hint="eastAsia"/>
              </w:rPr>
              <w:t>【温和关怀】：语气充满同情心、不带评判，让提问者感到安全和被尊重。</w:t>
            </w:r>
          </w:p>
          <w:p w14:paraId="3131E275" w14:textId="77777777" w:rsidR="00F54B80" w:rsidRDefault="00000000">
            <w:pPr>
              <w:pStyle w:val="altz"/>
              <w:ind w:firstLine="480"/>
            </w:pPr>
            <w:r>
              <w:rPr>
                <w:rFonts w:hint="eastAsia"/>
              </w:rPr>
              <w:t xml:space="preserve">- </w:t>
            </w:r>
            <w:r>
              <w:rPr>
                <w:rFonts w:hint="eastAsia"/>
              </w:rPr>
              <w:t>【教育导向】：在回答问题的基础上，提供相关的健康知识。</w:t>
            </w:r>
          </w:p>
          <w:p w14:paraId="61C96929" w14:textId="77777777" w:rsidR="00F54B80" w:rsidRDefault="00000000">
            <w:pPr>
              <w:pStyle w:val="altz"/>
              <w:ind w:firstLine="480"/>
            </w:pPr>
            <w:r>
              <w:rPr>
                <w:rFonts w:hint="eastAsia"/>
              </w:rPr>
              <w:t xml:space="preserve">- </w:t>
            </w:r>
            <w:r>
              <w:rPr>
                <w:rFonts w:hint="eastAsia"/>
              </w:rPr>
              <w:t>【风险警示】：明确告知相关的风险，并强烈建议在必要时咨询专业医生。</w:t>
            </w:r>
          </w:p>
          <w:p w14:paraId="06D42EC0" w14:textId="2473E039" w:rsidR="00F54B80" w:rsidRDefault="00000000">
            <w:pPr>
              <w:pStyle w:val="altz"/>
              <w:ind w:firstLine="480"/>
            </w:pPr>
            <w:r>
              <w:rPr>
                <w:rFonts w:hint="eastAsia"/>
              </w:rPr>
              <w:t xml:space="preserve">- </w:t>
            </w:r>
            <w:r>
              <w:rPr>
                <w:rFonts w:hint="eastAsia"/>
              </w:rPr>
              <w:t>【结构清晰</w:t>
            </w:r>
            <w:r w:rsidR="005F1C44">
              <w:rPr>
                <w:rFonts w:hint="eastAsia"/>
              </w:rPr>
              <w:t>简洁</w:t>
            </w:r>
            <w:r>
              <w:rPr>
                <w:rFonts w:hint="eastAsia"/>
              </w:rPr>
              <w:t>】：采用分点或总分总的结构，使答案条理清晰</w:t>
            </w:r>
            <w:r w:rsidR="005F1C44">
              <w:rPr>
                <w:rFonts w:hint="eastAsia"/>
              </w:rPr>
              <w:t>简洁</w:t>
            </w:r>
            <w:r>
              <w:rPr>
                <w:rFonts w:hint="eastAsia"/>
              </w:rPr>
              <w:t>。</w:t>
            </w:r>
          </w:p>
          <w:p w14:paraId="151241F6" w14:textId="77777777" w:rsidR="00F54B80" w:rsidRPr="005F1C44" w:rsidRDefault="00F54B80">
            <w:pPr>
              <w:pStyle w:val="altz"/>
              <w:ind w:firstLine="480"/>
            </w:pPr>
          </w:p>
          <w:p w14:paraId="78793568" w14:textId="77777777" w:rsidR="00F54B80" w:rsidRDefault="00000000">
            <w:pPr>
              <w:pStyle w:val="altz"/>
              <w:ind w:firstLine="480"/>
            </w:pPr>
            <w:r>
              <w:rPr>
                <w:rFonts w:hint="eastAsia"/>
              </w:rPr>
              <w:t xml:space="preserve"># </w:t>
            </w:r>
            <w:r>
              <w:rPr>
                <w:rFonts w:hint="eastAsia"/>
              </w:rPr>
              <w:t>任务</w:t>
            </w:r>
          </w:p>
          <w:p w14:paraId="5D02DC14" w14:textId="77777777" w:rsidR="00F54B80" w:rsidRDefault="00000000">
            <w:pPr>
              <w:pStyle w:val="altz"/>
              <w:ind w:firstLine="480"/>
            </w:pPr>
            <w:r>
              <w:rPr>
                <w:rFonts w:hint="eastAsia"/>
              </w:rPr>
              <w:t>请根据以下这个规范化后的问题，撰写一个专业、详尽且充满关怀的回答。</w:t>
            </w:r>
          </w:p>
          <w:p w14:paraId="51C1CA80" w14:textId="77777777" w:rsidR="00F54B80" w:rsidRDefault="00F54B80">
            <w:pPr>
              <w:pStyle w:val="altz"/>
              <w:ind w:firstLine="480"/>
            </w:pPr>
          </w:p>
          <w:p w14:paraId="1282652C" w14:textId="77777777" w:rsidR="00F54B80" w:rsidRDefault="00000000">
            <w:pPr>
              <w:pStyle w:val="altz"/>
              <w:ind w:firstLine="480"/>
            </w:pPr>
            <w:r>
              <w:rPr>
                <w:rFonts w:hint="eastAsia"/>
              </w:rPr>
              <w:t xml:space="preserve"># </w:t>
            </w:r>
            <w:r>
              <w:rPr>
                <w:rFonts w:hint="eastAsia"/>
              </w:rPr>
              <w:t>问题：</w:t>
            </w:r>
          </w:p>
          <w:p w14:paraId="2F700634" w14:textId="77777777" w:rsidR="00F54B80" w:rsidRDefault="00000000">
            <w:pPr>
              <w:pStyle w:val="altz"/>
              <w:ind w:firstLine="480"/>
            </w:pPr>
            <w:r>
              <w:t>"{standardized_question}"</w:t>
            </w:r>
          </w:p>
          <w:p w14:paraId="77AABBB9" w14:textId="77777777" w:rsidR="00F54B80" w:rsidRDefault="00F54B80">
            <w:pPr>
              <w:pStyle w:val="altz"/>
              <w:ind w:firstLine="480"/>
            </w:pPr>
          </w:p>
          <w:p w14:paraId="021EFEBE" w14:textId="77777777" w:rsidR="00F54B80" w:rsidRDefault="00000000">
            <w:pPr>
              <w:pStyle w:val="altz"/>
              <w:ind w:leftChars="200" w:left="480" w:firstLineChars="0" w:firstLine="0"/>
            </w:pPr>
            <w:r>
              <w:rPr>
                <w:rFonts w:hint="eastAsia"/>
              </w:rPr>
              <w:t xml:space="preserve"># </w:t>
            </w:r>
            <w:r>
              <w:rPr>
                <w:rFonts w:hint="eastAsia"/>
              </w:rPr>
              <w:t>回答：</w:t>
            </w:r>
          </w:p>
          <w:p w14:paraId="186C4E0E" w14:textId="77777777" w:rsidR="00F54B80" w:rsidRDefault="00F54B80">
            <w:pPr>
              <w:pStyle w:val="altz"/>
              <w:ind w:leftChars="200" w:left="480" w:firstLineChars="0" w:firstLine="0"/>
            </w:pPr>
          </w:p>
        </w:tc>
      </w:tr>
    </w:tbl>
    <w:p w14:paraId="2259AF5A" w14:textId="77777777" w:rsidR="00F54B80" w:rsidRDefault="00000000">
      <w:pPr>
        <w:pStyle w:val="3"/>
        <w:spacing w:before="163"/>
        <w:rPr>
          <w:rFonts w:hint="eastAsia"/>
        </w:rPr>
      </w:pPr>
      <w:bookmarkStart w:id="91" w:name="_Toc226059704"/>
      <w:r>
        <w:rPr>
          <w:rFonts w:hint="eastAsia"/>
        </w:rPr>
        <w:t>人工修订流程</w:t>
      </w:r>
      <w:bookmarkEnd w:id="91"/>
    </w:p>
    <w:p w14:paraId="65A8E197" w14:textId="5D27AD32" w:rsidR="00F54B80" w:rsidRDefault="00000000">
      <w:pPr>
        <w:pStyle w:val="altz"/>
        <w:ind w:firstLine="480"/>
      </w:pPr>
      <w:r w:rsidRPr="00C12CAC">
        <w:rPr>
          <w:rFonts w:hint="eastAsia"/>
        </w:rPr>
        <w:t>大语言模型生成的答案草稿仅作为初版。</w:t>
      </w:r>
      <w:r>
        <w:rPr>
          <w:rFonts w:hint="eastAsia"/>
        </w:rPr>
        <w:t>为确保最终质量，</w:t>
      </w:r>
      <w:r w:rsidR="000E5BE3">
        <w:rPr>
          <w:rFonts w:hint="eastAsia"/>
        </w:rPr>
        <w:t>研究</w:t>
      </w:r>
      <w:r>
        <w:rPr>
          <w:rFonts w:hint="eastAsia"/>
        </w:rPr>
        <w:t>设立了严格的人工修订流程：</w:t>
      </w:r>
    </w:p>
    <w:p w14:paraId="1CED3608" w14:textId="4AE335EB" w:rsidR="00F54B80" w:rsidRDefault="00000000">
      <w:pPr>
        <w:pStyle w:val="altz"/>
        <w:numPr>
          <w:ilvl w:val="0"/>
          <w:numId w:val="26"/>
        </w:numPr>
        <w:ind w:firstLineChars="0"/>
      </w:pPr>
      <w:r>
        <w:rPr>
          <w:rFonts w:hint="eastAsia"/>
        </w:rPr>
        <w:t>初审与事实核查：研究</w:t>
      </w:r>
      <w:r w:rsidR="001E2739">
        <w:rPr>
          <w:rFonts w:hint="eastAsia"/>
        </w:rPr>
        <w:t>将</w:t>
      </w:r>
      <w:r>
        <w:rPr>
          <w:rFonts w:hint="eastAsia"/>
        </w:rPr>
        <w:t>对模型生成的每一条答案进行初审。对照权威医学资料（如世界卫生组织</w:t>
      </w:r>
      <w:r>
        <w:rPr>
          <w:rFonts w:hint="eastAsia"/>
        </w:rPr>
        <w:t>WHO</w:t>
      </w:r>
      <w:r>
        <w:rPr>
          <w:rFonts w:hint="eastAsia"/>
        </w:rPr>
        <w:t>指南、国家卫健委发布的技术规范等），逐一核实答</w:t>
      </w:r>
      <w:r>
        <w:rPr>
          <w:rFonts w:hint="eastAsia"/>
        </w:rPr>
        <w:lastRenderedPageBreak/>
        <w:t>案中的关键信息点，修正所有事实性错误。</w:t>
      </w:r>
    </w:p>
    <w:p w14:paraId="533E9DC8" w14:textId="478B7251" w:rsidR="00F54B80" w:rsidRDefault="00000000">
      <w:pPr>
        <w:pStyle w:val="altz"/>
        <w:numPr>
          <w:ilvl w:val="0"/>
          <w:numId w:val="26"/>
        </w:numPr>
        <w:ind w:firstLineChars="0"/>
      </w:pPr>
      <w:r>
        <w:rPr>
          <w:rFonts w:hint="eastAsia"/>
        </w:rPr>
        <w:t>语言与语调润色：在保证准确性的基础上，对答案的语言进行润色，使其更符合“易于理解”和“表述温和”的原则，调整行文结构，确保逻辑流畅。</w:t>
      </w:r>
    </w:p>
    <w:p w14:paraId="141BB9E0" w14:textId="2DC75A61" w:rsidR="00F54B80" w:rsidRDefault="00000000">
      <w:pPr>
        <w:pStyle w:val="altz"/>
        <w:numPr>
          <w:ilvl w:val="0"/>
          <w:numId w:val="26"/>
        </w:numPr>
        <w:ind w:firstLineChars="0"/>
      </w:pPr>
      <w:r>
        <w:rPr>
          <w:rFonts w:hint="eastAsia"/>
        </w:rPr>
        <w:t>补充与完善：检查答案是否全面回应了问题，并适度补充缺失的背景信息或健康建议。同时，确保每条答案末尾都附有标准化的风险提示与就医建议。</w:t>
      </w:r>
    </w:p>
    <w:p w14:paraId="74E4BCE4" w14:textId="77777777" w:rsidR="00F54B80" w:rsidRDefault="00000000">
      <w:pPr>
        <w:pStyle w:val="3"/>
        <w:spacing w:before="163"/>
        <w:rPr>
          <w:rFonts w:hint="eastAsia"/>
        </w:rPr>
      </w:pPr>
      <w:bookmarkStart w:id="92" w:name="_Toc226059705"/>
      <w:r>
        <w:rPr>
          <w:rFonts w:hint="eastAsia"/>
        </w:rPr>
        <w:t>专家审核规则</w:t>
      </w:r>
      <w:bookmarkEnd w:id="92"/>
    </w:p>
    <w:p w14:paraId="062F7217" w14:textId="5D3CF51B" w:rsidR="00F54B80" w:rsidRDefault="00000000" w:rsidP="00C12CAC">
      <w:pPr>
        <w:pStyle w:val="altz"/>
        <w:ind w:firstLine="480"/>
      </w:pPr>
      <w:r>
        <w:rPr>
          <w:rFonts w:hint="eastAsia"/>
        </w:rPr>
        <w:t>经过人工修订的问答对，将提交给外部医学专家（至少包含</w:t>
      </w:r>
      <w:r>
        <w:rPr>
          <w:rFonts w:hint="eastAsia"/>
        </w:rPr>
        <w:t>2</w:t>
      </w:r>
      <w:r>
        <w:rPr>
          <w:rFonts w:hint="eastAsia"/>
        </w:rPr>
        <w:t>名副主任医师及以上的妇产科医生）进行最终审核。</w:t>
      </w:r>
      <w:commentRangeStart w:id="93"/>
      <w:r>
        <w:rPr>
          <w:rFonts w:hint="eastAsia"/>
        </w:rPr>
        <w:t>专家</w:t>
      </w:r>
      <w:r>
        <w:rPr>
          <w:rFonts w:hint="eastAsia"/>
          <w:color w:val="00B0F0"/>
        </w:rPr>
        <w:t>使用</w:t>
      </w:r>
      <w:ins w:id="94" w:author="Zixuan Zhou" w:date="2026-04-17T14:13:00Z" w16du:dateUtc="2026-04-17T06:13:00Z">
        <w:r w:rsidR="007B6240">
          <w:rPr>
            <w:rFonts w:hint="eastAsia"/>
            <w:color w:val="00B0F0"/>
          </w:rPr>
          <w:t>3</w:t>
        </w:r>
      </w:ins>
      <w:del w:id="95" w:author="Zixuan Zhou" w:date="2026-04-17T14:13:00Z" w16du:dateUtc="2026-04-17T06:13:00Z">
        <w:r w:rsidDel="007B6240">
          <w:rPr>
            <w:rFonts w:hint="eastAsia"/>
            <w:color w:val="00B0F0"/>
          </w:rPr>
          <w:delText>5</w:delText>
        </w:r>
      </w:del>
      <w:r>
        <w:rPr>
          <w:rFonts w:hint="eastAsia"/>
          <w:color w:val="00B0F0"/>
        </w:rPr>
        <w:t>点</w:t>
      </w:r>
      <w:r>
        <w:rPr>
          <w:rFonts w:hint="eastAsia"/>
          <w:color w:val="00B0F0"/>
        </w:rPr>
        <w:t>Likert</w:t>
      </w:r>
      <w:r>
        <w:rPr>
          <w:rFonts w:hint="eastAsia"/>
          <w:color w:val="00B0F0"/>
        </w:rPr>
        <w:t>量表</w:t>
      </w:r>
      <w:del w:id="96" w:author="Zixuan Zhou" w:date="2026-04-17T19:04:00Z" w16du:dateUtc="2026-04-17T11:04:00Z">
        <w:r w:rsidDel="00C12CAC">
          <w:rPr>
            <w:rFonts w:hint="eastAsia"/>
            <w:color w:val="00B0F0"/>
          </w:rPr>
          <w:delText>（</w:delText>
        </w:r>
        <w:r w:rsidDel="00C12CAC">
          <w:rPr>
            <w:rFonts w:hint="eastAsia"/>
            <w:color w:val="00B0F0"/>
          </w:rPr>
          <w:delText>1=</w:delText>
        </w:r>
        <w:r w:rsidDel="00C12CAC">
          <w:rPr>
            <w:rFonts w:hint="eastAsia"/>
            <w:color w:val="00B0F0"/>
          </w:rPr>
          <w:delText>完全不符合，</w:delText>
        </w:r>
        <w:r w:rsidDel="00C12CAC">
          <w:rPr>
            <w:rFonts w:hint="eastAsia"/>
            <w:color w:val="00B0F0"/>
          </w:rPr>
          <w:delText>5=</w:delText>
        </w:r>
        <w:r w:rsidDel="00C12CAC">
          <w:rPr>
            <w:rFonts w:hint="eastAsia"/>
            <w:color w:val="00B0F0"/>
          </w:rPr>
          <w:delText>完全符合）</w:delText>
        </w:r>
      </w:del>
      <w:r>
        <w:rPr>
          <w:rFonts w:hint="eastAsia"/>
          <w:color w:val="00B0F0"/>
        </w:rPr>
        <w:t>对每个问答对</w:t>
      </w:r>
      <w:r w:rsidR="001E2739">
        <w:rPr>
          <w:rFonts w:hint="eastAsia"/>
          <w:color w:val="00B0F0"/>
        </w:rPr>
        <w:t>从</w:t>
      </w:r>
      <w:r>
        <w:rPr>
          <w:rFonts w:hint="eastAsia"/>
          <w:color w:val="00B0F0"/>
        </w:rPr>
        <w:t>六个维度进行独立打分</w:t>
      </w:r>
      <w:commentRangeEnd w:id="93"/>
      <w:r>
        <w:rPr>
          <w:rStyle w:val="afb"/>
          <w:rFonts w:hint="eastAsia"/>
          <w:sz w:val="24"/>
          <w:szCs w:val="22"/>
        </w:rPr>
        <w:commentReference w:id="93"/>
      </w:r>
      <w:r>
        <w:rPr>
          <w:rFonts w:hint="eastAsia"/>
        </w:rPr>
        <w:t>。</w:t>
      </w:r>
    </w:p>
    <w:p w14:paraId="328AF1CA" w14:textId="005D2271" w:rsidR="00C12CAC" w:rsidRDefault="00000000" w:rsidP="001F673A">
      <w:pPr>
        <w:pStyle w:val="altz"/>
        <w:spacing w:afterLines="50" w:after="163"/>
        <w:ind w:firstLine="480"/>
      </w:pPr>
      <w:r>
        <w:rPr>
          <w:rFonts w:hint="eastAsia"/>
        </w:rPr>
        <w:t>审核指标定义</w:t>
      </w:r>
      <w:r w:rsidR="001E2739">
        <w:rPr>
          <w:rFonts w:hint="eastAsia"/>
        </w:rPr>
        <w:t>见</w:t>
      </w:r>
      <w:r w:rsidR="001E2739">
        <w:fldChar w:fldCharType="begin"/>
      </w:r>
      <w:r w:rsidR="001E2739">
        <w:instrText xml:space="preserve"> </w:instrText>
      </w:r>
      <w:r w:rsidR="001E2739">
        <w:rPr>
          <w:rFonts w:hint="eastAsia"/>
        </w:rPr>
        <w:instrText>REF _Ref227682250 \h</w:instrText>
      </w:r>
      <w:r w:rsidR="001E2739">
        <w:instrText xml:space="preserve"> </w:instrText>
      </w:r>
      <w:r w:rsidR="001E2739">
        <w:fldChar w:fldCharType="separate"/>
      </w:r>
      <w:r w:rsidR="001E2739" w:rsidRPr="001E2739">
        <w:rPr>
          <w:rFonts w:ascii="宋体" w:hAnsi="宋体" w:hint="eastAsia"/>
        </w:rPr>
        <w:t xml:space="preserve">表 </w:t>
      </w:r>
      <w:r w:rsidR="001E2739" w:rsidRPr="001E2739">
        <w:rPr>
          <w:rFonts w:ascii="宋体" w:hAnsi="宋体" w:hint="eastAsia"/>
          <w:noProof/>
        </w:rPr>
        <w:t>5</w:t>
      </w:r>
      <w:r w:rsidR="001E2739" w:rsidRPr="001E2739">
        <w:rPr>
          <w:rFonts w:ascii="宋体" w:hAnsi="宋体" w:hint="eastAsia"/>
        </w:rPr>
        <w:noBreakHyphen/>
      </w:r>
      <w:r w:rsidR="001E2739" w:rsidRPr="001E2739">
        <w:rPr>
          <w:rFonts w:ascii="宋体" w:hAnsi="宋体" w:hint="eastAsia"/>
          <w:noProof/>
        </w:rPr>
        <w:t>3</w:t>
      </w:r>
      <w:r w:rsidR="001E2739">
        <w:fldChar w:fldCharType="end"/>
      </w:r>
      <w:r w:rsidR="001F673A">
        <w:rPr>
          <w:rFonts w:hint="eastAsia"/>
        </w:rPr>
        <w:t>：</w:t>
      </w:r>
    </w:p>
    <w:p w14:paraId="5ED060D2" w14:textId="074E82E6" w:rsidR="001E2739" w:rsidRPr="001E2739" w:rsidRDefault="001E2739" w:rsidP="001E2739">
      <w:pPr>
        <w:pStyle w:val="a3"/>
        <w:keepNext/>
        <w:spacing w:after="163"/>
        <w:jc w:val="center"/>
        <w:rPr>
          <w:rFonts w:ascii="宋体" w:eastAsia="宋体" w:hAnsi="宋体" w:hint="eastAsia"/>
        </w:rPr>
      </w:pPr>
      <w:bookmarkStart w:id="97" w:name="_Ref227682250"/>
      <w:r w:rsidRPr="001E2739">
        <w:rPr>
          <w:rFonts w:ascii="宋体" w:eastAsia="宋体" w:hAnsi="宋体" w:hint="eastAsia"/>
        </w:rPr>
        <w:t xml:space="preserve">表 </w:t>
      </w:r>
      <w:r w:rsidR="002B702E">
        <w:rPr>
          <w:rFonts w:ascii="宋体" w:eastAsia="宋体" w:hAnsi="宋体" w:hint="eastAsia"/>
        </w:rPr>
        <w:fldChar w:fldCharType="begin"/>
      </w:r>
      <w:r w:rsidR="002B702E">
        <w:rPr>
          <w:rFonts w:ascii="宋体" w:eastAsia="宋体" w:hAnsi="宋体" w:hint="eastAsia"/>
        </w:rPr>
        <w:instrText xml:space="preserve"> STYLEREF 1 \s </w:instrText>
      </w:r>
      <w:r w:rsidR="002B702E">
        <w:rPr>
          <w:rFonts w:ascii="宋体" w:eastAsia="宋体" w:hAnsi="宋体" w:hint="eastAsia"/>
        </w:rPr>
        <w:fldChar w:fldCharType="separate"/>
      </w:r>
      <w:r w:rsidR="002B702E">
        <w:rPr>
          <w:rFonts w:ascii="宋体" w:eastAsia="宋体" w:hAnsi="宋体" w:hint="eastAsia"/>
          <w:noProof/>
        </w:rPr>
        <w:t>5</w:t>
      </w:r>
      <w:r w:rsidR="002B702E">
        <w:rPr>
          <w:rFonts w:ascii="宋体" w:eastAsia="宋体" w:hAnsi="宋体" w:hint="eastAsia"/>
        </w:rPr>
        <w:fldChar w:fldCharType="end"/>
      </w:r>
      <w:r w:rsidR="002B702E">
        <w:rPr>
          <w:rFonts w:ascii="宋体" w:eastAsia="宋体" w:hAnsi="宋体" w:hint="eastAsia"/>
        </w:rPr>
        <w:noBreakHyphen/>
      </w:r>
      <w:r w:rsidR="002B702E">
        <w:rPr>
          <w:rFonts w:ascii="宋体" w:eastAsia="宋体" w:hAnsi="宋体" w:hint="eastAsia"/>
        </w:rPr>
        <w:fldChar w:fldCharType="begin"/>
      </w:r>
      <w:r w:rsidR="002B702E">
        <w:rPr>
          <w:rFonts w:ascii="宋体" w:eastAsia="宋体" w:hAnsi="宋体" w:hint="eastAsia"/>
        </w:rPr>
        <w:instrText xml:space="preserve"> SEQ 表 \* ARABIC \s 1 </w:instrText>
      </w:r>
      <w:r w:rsidR="002B702E">
        <w:rPr>
          <w:rFonts w:ascii="宋体" w:eastAsia="宋体" w:hAnsi="宋体" w:hint="eastAsia"/>
        </w:rPr>
        <w:fldChar w:fldCharType="separate"/>
      </w:r>
      <w:r w:rsidR="002B702E">
        <w:rPr>
          <w:rFonts w:ascii="宋体" w:eastAsia="宋体" w:hAnsi="宋体" w:hint="eastAsia"/>
          <w:noProof/>
        </w:rPr>
        <w:t>3</w:t>
      </w:r>
      <w:r w:rsidR="002B702E">
        <w:rPr>
          <w:rFonts w:ascii="宋体" w:eastAsia="宋体" w:hAnsi="宋体" w:hint="eastAsia"/>
        </w:rPr>
        <w:fldChar w:fldCharType="end"/>
      </w:r>
      <w:r w:rsidRPr="001E2739">
        <w:rPr>
          <w:rFonts w:ascii="宋体" w:eastAsia="宋体" w:hAnsi="宋体" w:hint="eastAsia"/>
        </w:rPr>
        <w:t xml:space="preserve"> 打分指标量表</w:t>
      </w:r>
      <w:bookmarkEnd w:id="97"/>
    </w:p>
    <w:tbl>
      <w:tblPr>
        <w:tblStyle w:val="af7"/>
        <w:tblW w:w="9271"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7995"/>
      </w:tblGrid>
      <w:tr w:rsidR="00C12CAC" w:rsidRPr="00C12CAC" w14:paraId="0BC73877" w14:textId="77777777" w:rsidTr="00C12CAC">
        <w:tc>
          <w:tcPr>
            <w:tcW w:w="1276" w:type="dxa"/>
            <w:tcBorders>
              <w:top w:val="single" w:sz="4" w:space="0" w:color="auto"/>
              <w:bottom w:val="single" w:sz="4" w:space="0" w:color="auto"/>
            </w:tcBorders>
          </w:tcPr>
          <w:p w14:paraId="3D47FC99" w14:textId="0CABAEC5" w:rsidR="00C12CAC" w:rsidRPr="00C12CAC" w:rsidRDefault="00C12CAC" w:rsidP="00C12CAC">
            <w:pPr>
              <w:pStyle w:val="altz"/>
              <w:spacing w:after="60"/>
              <w:ind w:firstLineChars="0" w:firstLine="0"/>
              <w:jc w:val="center"/>
              <w:rPr>
                <w:b/>
                <w:bCs/>
              </w:rPr>
            </w:pPr>
            <w:r w:rsidRPr="00C12CAC">
              <w:rPr>
                <w:rFonts w:hint="eastAsia"/>
                <w:b/>
                <w:bCs/>
              </w:rPr>
              <w:t>指标</w:t>
            </w:r>
          </w:p>
        </w:tc>
        <w:tc>
          <w:tcPr>
            <w:tcW w:w="7995" w:type="dxa"/>
            <w:tcBorders>
              <w:top w:val="single" w:sz="4" w:space="0" w:color="auto"/>
              <w:bottom w:val="single" w:sz="4" w:space="0" w:color="auto"/>
            </w:tcBorders>
          </w:tcPr>
          <w:p w14:paraId="0DB249D5" w14:textId="11C38B45" w:rsidR="00C12CAC" w:rsidRPr="00C12CAC" w:rsidRDefault="00C12CAC" w:rsidP="00C12CAC">
            <w:pPr>
              <w:pStyle w:val="altz"/>
              <w:spacing w:after="60"/>
              <w:ind w:firstLineChars="0" w:firstLine="0"/>
              <w:jc w:val="center"/>
              <w:rPr>
                <w:b/>
                <w:bCs/>
              </w:rPr>
            </w:pPr>
            <w:r w:rsidRPr="00C12CAC">
              <w:rPr>
                <w:rFonts w:hint="eastAsia"/>
                <w:b/>
                <w:bCs/>
              </w:rPr>
              <w:t>具体说明</w:t>
            </w:r>
          </w:p>
        </w:tc>
      </w:tr>
      <w:tr w:rsidR="00C12CAC" w14:paraId="018F2EA4" w14:textId="77777777" w:rsidTr="00C12CAC">
        <w:tc>
          <w:tcPr>
            <w:tcW w:w="1276" w:type="dxa"/>
            <w:tcBorders>
              <w:top w:val="single" w:sz="4" w:space="0" w:color="auto"/>
            </w:tcBorders>
          </w:tcPr>
          <w:p w14:paraId="74CDD6AA" w14:textId="0A9D50DF" w:rsidR="00C12CAC" w:rsidRDefault="00C12CAC" w:rsidP="00C12CAC">
            <w:pPr>
              <w:pStyle w:val="altz"/>
              <w:ind w:firstLineChars="0" w:firstLine="0"/>
            </w:pPr>
            <w:r w:rsidRPr="00C12CAC">
              <w:rPr>
                <w:rFonts w:hint="eastAsia"/>
              </w:rPr>
              <w:t>指导性</w:t>
            </w:r>
          </w:p>
        </w:tc>
        <w:tc>
          <w:tcPr>
            <w:tcW w:w="7995" w:type="dxa"/>
            <w:tcBorders>
              <w:top w:val="single" w:sz="4" w:space="0" w:color="auto"/>
            </w:tcBorders>
          </w:tcPr>
          <w:p w14:paraId="0BE1C537" w14:textId="77777777" w:rsidR="00C12CAC" w:rsidRPr="00C12CAC" w:rsidRDefault="00C12CAC" w:rsidP="00C12CAC">
            <w:pPr>
              <w:pStyle w:val="altz"/>
              <w:numPr>
                <w:ilvl w:val="0"/>
                <w:numId w:val="28"/>
              </w:numPr>
              <w:spacing w:line="360" w:lineRule="exact"/>
              <w:ind w:left="227" w:firstLineChars="0" w:hanging="227"/>
            </w:pPr>
            <w:r w:rsidRPr="00C12CAC">
              <w:rPr>
                <w:rFonts w:hint="eastAsia"/>
              </w:rPr>
              <w:t>3</w:t>
            </w:r>
            <w:r w:rsidRPr="00C12CAC">
              <w:rPr>
                <w:rFonts w:hint="eastAsia"/>
              </w:rPr>
              <w:t>分</w:t>
            </w:r>
            <w:r w:rsidRPr="00C12CAC">
              <w:rPr>
                <w:rFonts w:hint="eastAsia"/>
              </w:rPr>
              <w:t xml:space="preserve"> (</w:t>
            </w:r>
            <w:r w:rsidRPr="00C12CAC">
              <w:rPr>
                <w:rFonts w:hint="eastAsia"/>
              </w:rPr>
              <w:t>具有指导意义</w:t>
            </w:r>
            <w:r w:rsidRPr="00C12CAC">
              <w:rPr>
                <w:rFonts w:hint="eastAsia"/>
              </w:rPr>
              <w:t>)</w:t>
            </w:r>
            <w:r w:rsidRPr="00C12CAC">
              <w:rPr>
                <w:rFonts w:hint="eastAsia"/>
              </w:rPr>
              <w:t>：提供了清晰、具体且可读性强的建议或指导，帮助明确行动方向。</w:t>
            </w:r>
          </w:p>
          <w:p w14:paraId="6F5793FD" w14:textId="77777777" w:rsidR="00C12CAC" w:rsidRPr="00C12CAC" w:rsidRDefault="00C12CAC" w:rsidP="00C12CAC">
            <w:pPr>
              <w:pStyle w:val="altz"/>
              <w:numPr>
                <w:ilvl w:val="0"/>
                <w:numId w:val="28"/>
              </w:numPr>
              <w:spacing w:line="360" w:lineRule="exact"/>
              <w:ind w:left="227" w:firstLineChars="0" w:hanging="227"/>
            </w:pPr>
            <w:r w:rsidRPr="00C12CAC">
              <w:rPr>
                <w:rFonts w:hint="eastAsia"/>
              </w:rPr>
              <w:t>2</w:t>
            </w:r>
            <w:r w:rsidRPr="00C12CAC">
              <w:rPr>
                <w:rFonts w:hint="eastAsia"/>
              </w:rPr>
              <w:t>分</w:t>
            </w:r>
            <w:r w:rsidRPr="00C12CAC">
              <w:rPr>
                <w:rFonts w:hint="eastAsia"/>
              </w:rPr>
              <w:t xml:space="preserve"> (</w:t>
            </w:r>
            <w:r w:rsidRPr="00C12CAC">
              <w:rPr>
                <w:rFonts w:hint="eastAsia"/>
              </w:rPr>
              <w:t>有一定指导意义</w:t>
            </w:r>
            <w:r w:rsidRPr="00C12CAC">
              <w:rPr>
                <w:rFonts w:hint="eastAsia"/>
              </w:rPr>
              <w:t>)</w:t>
            </w:r>
            <w:r w:rsidRPr="00C12CAC">
              <w:rPr>
                <w:rFonts w:hint="eastAsia"/>
              </w:rPr>
              <w:t>：提供了基础指导，但不够具体、全面，需额外的理解或补充建议。</w:t>
            </w:r>
          </w:p>
          <w:p w14:paraId="17B122C2" w14:textId="0DD535EB" w:rsidR="00C12CAC" w:rsidRPr="00C12CAC" w:rsidRDefault="00C12CAC" w:rsidP="00C12CAC">
            <w:pPr>
              <w:pStyle w:val="altz"/>
              <w:numPr>
                <w:ilvl w:val="0"/>
                <w:numId w:val="28"/>
              </w:numPr>
              <w:spacing w:after="60" w:line="360" w:lineRule="exact"/>
              <w:ind w:left="227" w:firstLineChars="0" w:hanging="227"/>
            </w:pPr>
            <w:r w:rsidRPr="00C12CAC">
              <w:rPr>
                <w:rFonts w:hint="eastAsia"/>
              </w:rPr>
              <w:t>1</w:t>
            </w:r>
            <w:r w:rsidRPr="00C12CAC">
              <w:rPr>
                <w:rFonts w:hint="eastAsia"/>
              </w:rPr>
              <w:t>分</w:t>
            </w:r>
            <w:r w:rsidRPr="00C12CAC">
              <w:rPr>
                <w:rFonts w:hint="eastAsia"/>
              </w:rPr>
              <w:t xml:space="preserve"> (</w:t>
            </w:r>
            <w:r w:rsidRPr="00C12CAC">
              <w:rPr>
                <w:rFonts w:hint="eastAsia"/>
              </w:rPr>
              <w:t>缺乏指导意义</w:t>
            </w:r>
            <w:r w:rsidRPr="00C12CAC">
              <w:rPr>
                <w:rFonts w:hint="eastAsia"/>
              </w:rPr>
              <w:t>)</w:t>
            </w:r>
            <w:r w:rsidRPr="00C12CAC">
              <w:rPr>
                <w:rFonts w:hint="eastAsia"/>
              </w:rPr>
              <w:t>：给出的建议模糊、无序或不可操作，无法提供实质性的后续行动指引。</w:t>
            </w:r>
          </w:p>
        </w:tc>
      </w:tr>
      <w:tr w:rsidR="00C12CAC" w14:paraId="7B78EEB8" w14:textId="77777777" w:rsidTr="00C12CAC">
        <w:tc>
          <w:tcPr>
            <w:tcW w:w="1276" w:type="dxa"/>
          </w:tcPr>
          <w:p w14:paraId="6CFD0BF6" w14:textId="0E7C2775" w:rsidR="00C12CAC" w:rsidRDefault="00C12CAC" w:rsidP="00C12CAC">
            <w:pPr>
              <w:pStyle w:val="altz"/>
              <w:ind w:firstLineChars="0" w:firstLine="0"/>
            </w:pPr>
            <w:r w:rsidRPr="00C12CAC">
              <w:rPr>
                <w:rFonts w:hint="eastAsia"/>
              </w:rPr>
              <w:t>准确性</w:t>
            </w:r>
          </w:p>
        </w:tc>
        <w:tc>
          <w:tcPr>
            <w:tcW w:w="7995" w:type="dxa"/>
          </w:tcPr>
          <w:p w14:paraId="05C43744" w14:textId="77777777" w:rsidR="00C12CAC" w:rsidRPr="00C12CAC" w:rsidRDefault="00C12CAC" w:rsidP="00C12CAC">
            <w:pPr>
              <w:pStyle w:val="altz"/>
              <w:numPr>
                <w:ilvl w:val="0"/>
                <w:numId w:val="28"/>
              </w:numPr>
              <w:ind w:left="227" w:firstLineChars="0" w:hanging="227"/>
            </w:pPr>
            <w:r w:rsidRPr="00C12CAC">
              <w:rPr>
                <w:rFonts w:hint="eastAsia"/>
              </w:rPr>
              <w:t>3</w:t>
            </w:r>
            <w:r w:rsidRPr="00C12CAC">
              <w:rPr>
                <w:rFonts w:hint="eastAsia"/>
              </w:rPr>
              <w:t>分</w:t>
            </w:r>
            <w:r w:rsidRPr="00C12CAC">
              <w:rPr>
                <w:rFonts w:hint="eastAsia"/>
              </w:rPr>
              <w:t xml:space="preserve"> (</w:t>
            </w:r>
            <w:r w:rsidRPr="00C12CAC">
              <w:rPr>
                <w:rFonts w:hint="eastAsia"/>
              </w:rPr>
              <w:t>准确</w:t>
            </w:r>
            <w:r w:rsidRPr="00C12CAC">
              <w:rPr>
                <w:rFonts w:hint="eastAsia"/>
              </w:rPr>
              <w:t>)</w:t>
            </w:r>
            <w:r w:rsidRPr="00C12CAC">
              <w:rPr>
                <w:rFonts w:hint="eastAsia"/>
              </w:rPr>
              <w:t>：医学事实、数据及术语正确，基于公认的医学共识，无误导性信息。</w:t>
            </w:r>
          </w:p>
          <w:p w14:paraId="5388E180" w14:textId="77777777" w:rsidR="00C12CAC" w:rsidRPr="00C12CAC" w:rsidRDefault="00C12CAC" w:rsidP="00C12CAC">
            <w:pPr>
              <w:pStyle w:val="altz"/>
              <w:numPr>
                <w:ilvl w:val="0"/>
                <w:numId w:val="28"/>
              </w:numPr>
              <w:ind w:left="227" w:firstLineChars="0" w:hanging="227"/>
            </w:pPr>
            <w:r w:rsidRPr="00C12CAC">
              <w:rPr>
                <w:rFonts w:hint="eastAsia"/>
              </w:rPr>
              <w:t>2</w:t>
            </w:r>
            <w:r w:rsidRPr="00C12CAC">
              <w:rPr>
                <w:rFonts w:hint="eastAsia"/>
              </w:rPr>
              <w:t>分</w:t>
            </w:r>
            <w:r w:rsidRPr="00C12CAC">
              <w:rPr>
                <w:rFonts w:hint="eastAsia"/>
              </w:rPr>
              <w:t xml:space="preserve"> (</w:t>
            </w:r>
            <w:r w:rsidRPr="00C12CAC">
              <w:rPr>
                <w:rFonts w:hint="eastAsia"/>
              </w:rPr>
              <w:t>部分准确</w:t>
            </w:r>
            <w:r w:rsidRPr="00C12CAC">
              <w:rPr>
                <w:rFonts w:hint="eastAsia"/>
              </w:rPr>
              <w:t>)</w:t>
            </w:r>
            <w:r w:rsidRPr="00C12CAC">
              <w:rPr>
                <w:rFonts w:hint="eastAsia"/>
              </w:rPr>
              <w:t>：包含一些有争议、不完整或轻微偏差的信息，但不影响核心健康决策。</w:t>
            </w:r>
          </w:p>
          <w:p w14:paraId="42C0DA06" w14:textId="453FD560" w:rsidR="00C12CAC" w:rsidRPr="00C12CAC" w:rsidRDefault="00C12CAC" w:rsidP="00C12CAC">
            <w:pPr>
              <w:pStyle w:val="altz"/>
              <w:numPr>
                <w:ilvl w:val="0"/>
                <w:numId w:val="28"/>
              </w:numPr>
              <w:spacing w:after="60"/>
              <w:ind w:left="227" w:firstLineChars="0" w:hanging="227"/>
            </w:pPr>
            <w:r w:rsidRPr="00C12CAC">
              <w:rPr>
                <w:rFonts w:hint="eastAsia"/>
              </w:rPr>
              <w:t>1</w:t>
            </w:r>
            <w:r w:rsidRPr="00C12CAC">
              <w:rPr>
                <w:rFonts w:hint="eastAsia"/>
              </w:rPr>
              <w:t>分</w:t>
            </w:r>
            <w:r w:rsidRPr="00C12CAC">
              <w:rPr>
                <w:rFonts w:hint="eastAsia"/>
              </w:rPr>
              <w:t xml:space="preserve"> (</w:t>
            </w:r>
            <w:r w:rsidRPr="00C12CAC">
              <w:rPr>
                <w:rFonts w:hint="eastAsia"/>
              </w:rPr>
              <w:t>不准确</w:t>
            </w:r>
            <w:r w:rsidRPr="00C12CAC">
              <w:rPr>
                <w:rFonts w:hint="eastAsia"/>
              </w:rPr>
              <w:t>)</w:t>
            </w:r>
            <w:r w:rsidRPr="00C12CAC">
              <w:rPr>
                <w:rFonts w:hint="eastAsia"/>
              </w:rPr>
              <w:t>：存在严重的事实性错误、医学幻觉或违反常识的观点，可能造成误导甚至危险行为。</w:t>
            </w:r>
          </w:p>
        </w:tc>
      </w:tr>
      <w:tr w:rsidR="00C12CAC" w14:paraId="61A4D484" w14:textId="77777777" w:rsidTr="00C12CAC">
        <w:tc>
          <w:tcPr>
            <w:tcW w:w="1276" w:type="dxa"/>
          </w:tcPr>
          <w:p w14:paraId="696B012D" w14:textId="6216B09E" w:rsidR="00C12CAC" w:rsidRDefault="00C12CAC" w:rsidP="00C12CAC">
            <w:pPr>
              <w:pStyle w:val="altz"/>
              <w:ind w:firstLineChars="0" w:firstLine="0"/>
            </w:pPr>
            <w:r w:rsidRPr="00C12CAC">
              <w:rPr>
                <w:rFonts w:hint="eastAsia"/>
              </w:rPr>
              <w:t>完整性</w:t>
            </w:r>
          </w:p>
        </w:tc>
        <w:tc>
          <w:tcPr>
            <w:tcW w:w="7995" w:type="dxa"/>
          </w:tcPr>
          <w:p w14:paraId="232945D3" w14:textId="77777777" w:rsidR="00C12CAC" w:rsidRPr="00C12CAC" w:rsidRDefault="00C12CAC" w:rsidP="00C12CAC">
            <w:pPr>
              <w:pStyle w:val="altz"/>
              <w:numPr>
                <w:ilvl w:val="0"/>
                <w:numId w:val="28"/>
              </w:numPr>
              <w:ind w:left="227" w:firstLineChars="0" w:hanging="227"/>
            </w:pPr>
            <w:r w:rsidRPr="00C12CAC">
              <w:rPr>
                <w:rFonts w:hint="eastAsia"/>
              </w:rPr>
              <w:t>3</w:t>
            </w:r>
            <w:r w:rsidRPr="00C12CAC">
              <w:rPr>
                <w:rFonts w:hint="eastAsia"/>
              </w:rPr>
              <w:t>分</w:t>
            </w:r>
            <w:r w:rsidRPr="00C12CAC">
              <w:rPr>
                <w:rFonts w:hint="eastAsia"/>
              </w:rPr>
              <w:t xml:space="preserve"> (</w:t>
            </w:r>
            <w:r w:rsidRPr="00C12CAC">
              <w:rPr>
                <w:rFonts w:hint="eastAsia"/>
              </w:rPr>
              <w:t>完整全面</w:t>
            </w:r>
            <w:r w:rsidRPr="00C12CAC">
              <w:rPr>
                <w:rFonts w:hint="eastAsia"/>
              </w:rPr>
              <w:t>)</w:t>
            </w:r>
            <w:r w:rsidRPr="00C12CAC">
              <w:rPr>
                <w:rFonts w:hint="eastAsia"/>
              </w:rPr>
              <w:t>：充分回答了核心问题，并涵盖了关键细节、背景知识或相关注意事项。</w:t>
            </w:r>
          </w:p>
          <w:p w14:paraId="01687650" w14:textId="77777777" w:rsidR="00C12CAC" w:rsidRPr="00C12CAC" w:rsidRDefault="00C12CAC" w:rsidP="00C12CAC">
            <w:pPr>
              <w:pStyle w:val="altz"/>
              <w:numPr>
                <w:ilvl w:val="0"/>
                <w:numId w:val="28"/>
              </w:numPr>
              <w:ind w:left="227" w:firstLineChars="0" w:hanging="227"/>
            </w:pPr>
            <w:r w:rsidRPr="00C12CAC">
              <w:rPr>
                <w:rFonts w:hint="eastAsia"/>
              </w:rPr>
              <w:t>2</w:t>
            </w:r>
            <w:r w:rsidRPr="00C12CAC">
              <w:rPr>
                <w:rFonts w:hint="eastAsia"/>
              </w:rPr>
              <w:t>分</w:t>
            </w:r>
            <w:r w:rsidRPr="00C12CAC">
              <w:rPr>
                <w:rFonts w:hint="eastAsia"/>
              </w:rPr>
              <w:t xml:space="preserve"> (</w:t>
            </w:r>
            <w:r w:rsidRPr="00C12CAC">
              <w:rPr>
                <w:rFonts w:hint="eastAsia"/>
              </w:rPr>
              <w:t>基本完整</w:t>
            </w:r>
            <w:r w:rsidRPr="00C12CAC">
              <w:rPr>
                <w:rFonts w:hint="eastAsia"/>
              </w:rPr>
              <w:t>)</w:t>
            </w:r>
            <w:r w:rsidRPr="00C12CAC">
              <w:rPr>
                <w:rFonts w:hint="eastAsia"/>
              </w:rPr>
              <w:t>：给出了直接回答，但遗漏了相关的必要细节或局限于部分角度。</w:t>
            </w:r>
          </w:p>
          <w:p w14:paraId="491910C3" w14:textId="1F8F998E" w:rsidR="00C12CAC" w:rsidRPr="00C12CAC" w:rsidRDefault="00C12CAC" w:rsidP="00C12CAC">
            <w:pPr>
              <w:pStyle w:val="altz"/>
              <w:numPr>
                <w:ilvl w:val="0"/>
                <w:numId w:val="28"/>
              </w:numPr>
              <w:spacing w:after="60"/>
              <w:ind w:left="227" w:firstLineChars="0" w:hanging="227"/>
            </w:pPr>
            <w:r w:rsidRPr="00C12CAC">
              <w:rPr>
                <w:rFonts w:hint="eastAsia"/>
              </w:rPr>
              <w:t>1</w:t>
            </w:r>
            <w:r w:rsidRPr="00C12CAC">
              <w:rPr>
                <w:rFonts w:hint="eastAsia"/>
              </w:rPr>
              <w:t>分</w:t>
            </w:r>
            <w:r w:rsidRPr="00C12CAC">
              <w:rPr>
                <w:rFonts w:hint="eastAsia"/>
              </w:rPr>
              <w:t xml:space="preserve"> (</w:t>
            </w:r>
            <w:r w:rsidRPr="00C12CAC">
              <w:rPr>
                <w:rFonts w:hint="eastAsia"/>
              </w:rPr>
              <w:t>不完整</w:t>
            </w:r>
            <w:r w:rsidRPr="00C12CAC">
              <w:rPr>
                <w:rFonts w:hint="eastAsia"/>
              </w:rPr>
              <w:t>)</w:t>
            </w:r>
            <w:r w:rsidRPr="00C12CAC">
              <w:rPr>
                <w:rFonts w:hint="eastAsia"/>
              </w:rPr>
              <w:t>：仅勉强涉及表面的问题，信息片段化或重大缺失，难以让人全面理解该主题。</w:t>
            </w:r>
          </w:p>
        </w:tc>
      </w:tr>
      <w:tr w:rsidR="00C12CAC" w14:paraId="1D9062AE" w14:textId="77777777" w:rsidTr="00C12CAC">
        <w:tc>
          <w:tcPr>
            <w:tcW w:w="1276" w:type="dxa"/>
          </w:tcPr>
          <w:p w14:paraId="0B79B754" w14:textId="7609E201" w:rsidR="00C12CAC" w:rsidRDefault="00C12CAC" w:rsidP="00C12CAC">
            <w:pPr>
              <w:pStyle w:val="altz"/>
              <w:ind w:firstLineChars="0" w:firstLine="0"/>
            </w:pPr>
            <w:r w:rsidRPr="00C12CAC">
              <w:rPr>
                <w:rFonts w:hint="eastAsia"/>
              </w:rPr>
              <w:t>安全性</w:t>
            </w:r>
          </w:p>
        </w:tc>
        <w:tc>
          <w:tcPr>
            <w:tcW w:w="7995" w:type="dxa"/>
          </w:tcPr>
          <w:p w14:paraId="11937D2D" w14:textId="77777777" w:rsidR="00C12CAC" w:rsidRPr="00C12CAC" w:rsidRDefault="00C12CAC" w:rsidP="00C12CAC">
            <w:pPr>
              <w:pStyle w:val="altz"/>
              <w:numPr>
                <w:ilvl w:val="0"/>
                <w:numId w:val="28"/>
              </w:numPr>
              <w:ind w:left="227" w:firstLineChars="0" w:hanging="227"/>
            </w:pPr>
            <w:r w:rsidRPr="00C12CAC">
              <w:rPr>
                <w:rFonts w:hint="eastAsia"/>
              </w:rPr>
              <w:t>3</w:t>
            </w:r>
            <w:r w:rsidRPr="00C12CAC">
              <w:rPr>
                <w:rFonts w:hint="eastAsia"/>
              </w:rPr>
              <w:t>分</w:t>
            </w:r>
            <w:r w:rsidRPr="00C12CAC">
              <w:rPr>
                <w:rFonts w:hint="eastAsia"/>
              </w:rPr>
              <w:t xml:space="preserve"> (</w:t>
            </w:r>
            <w:r w:rsidRPr="00C12CAC">
              <w:rPr>
                <w:rFonts w:hint="eastAsia"/>
              </w:rPr>
              <w:t>安全</w:t>
            </w:r>
            <w:r w:rsidRPr="00C12CAC">
              <w:rPr>
                <w:rFonts w:hint="eastAsia"/>
              </w:rPr>
              <w:t>)</w:t>
            </w:r>
            <w:r w:rsidRPr="00C12CAC">
              <w:rPr>
                <w:rFonts w:hint="eastAsia"/>
              </w:rPr>
              <w:t>：提供的信息完全合规，并包含了必要的风险提示和前置条件约束，无潜在风险。</w:t>
            </w:r>
          </w:p>
          <w:p w14:paraId="6235E2B0" w14:textId="77777777" w:rsidR="00C12CAC" w:rsidRPr="00C12CAC" w:rsidRDefault="00C12CAC" w:rsidP="00C12CAC">
            <w:pPr>
              <w:pStyle w:val="altz"/>
              <w:numPr>
                <w:ilvl w:val="0"/>
                <w:numId w:val="28"/>
              </w:numPr>
              <w:ind w:left="227" w:firstLineChars="0" w:hanging="227"/>
            </w:pPr>
            <w:r w:rsidRPr="00C12CAC">
              <w:rPr>
                <w:rFonts w:hint="eastAsia"/>
              </w:rPr>
              <w:lastRenderedPageBreak/>
              <w:t>2</w:t>
            </w:r>
            <w:r w:rsidRPr="00C12CAC">
              <w:rPr>
                <w:rFonts w:hint="eastAsia"/>
              </w:rPr>
              <w:t>分</w:t>
            </w:r>
            <w:r w:rsidRPr="00C12CAC">
              <w:rPr>
                <w:rFonts w:hint="eastAsia"/>
              </w:rPr>
              <w:t xml:space="preserve"> (</w:t>
            </w:r>
            <w:r w:rsidRPr="00C12CAC">
              <w:rPr>
                <w:rFonts w:hint="eastAsia"/>
              </w:rPr>
              <w:t>相对安全</w:t>
            </w:r>
            <w:r w:rsidRPr="00C12CAC">
              <w:rPr>
                <w:rFonts w:hint="eastAsia"/>
              </w:rPr>
              <w:t>)</w:t>
            </w:r>
            <w:r w:rsidRPr="00C12CAC">
              <w:rPr>
                <w:rFonts w:hint="eastAsia"/>
              </w:rPr>
              <w:t>：总体合规，缺乏充足的风险提示，但在常理下不会引起严重的直接伤害。</w:t>
            </w:r>
          </w:p>
          <w:p w14:paraId="577AD028" w14:textId="484674BF" w:rsidR="00C12CAC" w:rsidRPr="00C12CAC" w:rsidRDefault="00C12CAC" w:rsidP="00C12CAC">
            <w:pPr>
              <w:pStyle w:val="altz"/>
              <w:numPr>
                <w:ilvl w:val="0"/>
                <w:numId w:val="28"/>
              </w:numPr>
              <w:spacing w:after="60"/>
              <w:ind w:left="227" w:firstLineChars="0" w:hanging="227"/>
            </w:pPr>
            <w:r w:rsidRPr="00C12CAC">
              <w:rPr>
                <w:rFonts w:hint="eastAsia"/>
              </w:rPr>
              <w:t>1</w:t>
            </w:r>
            <w:r w:rsidRPr="00C12CAC">
              <w:rPr>
                <w:rFonts w:hint="eastAsia"/>
              </w:rPr>
              <w:t>分</w:t>
            </w:r>
            <w:r w:rsidRPr="00C12CAC">
              <w:rPr>
                <w:rFonts w:hint="eastAsia"/>
              </w:rPr>
              <w:t xml:space="preserve"> (</w:t>
            </w:r>
            <w:r w:rsidRPr="00C12CAC">
              <w:rPr>
                <w:rFonts w:hint="eastAsia"/>
              </w:rPr>
              <w:t>不安全</w:t>
            </w:r>
            <w:r w:rsidRPr="00C12CAC">
              <w:rPr>
                <w:rFonts w:hint="eastAsia"/>
              </w:rPr>
              <w:t>)</w:t>
            </w:r>
            <w:r w:rsidRPr="00C12CAC">
              <w:rPr>
                <w:rFonts w:hint="eastAsia"/>
              </w:rPr>
              <w:t>：提供的信息严重违反安全规范或医学建议底线，存在造成患者不良后果的高风险隐患。</w:t>
            </w:r>
          </w:p>
        </w:tc>
      </w:tr>
      <w:tr w:rsidR="00C12CAC" w14:paraId="3B2EAE0C" w14:textId="77777777" w:rsidTr="00C12CAC">
        <w:tc>
          <w:tcPr>
            <w:tcW w:w="1276" w:type="dxa"/>
          </w:tcPr>
          <w:p w14:paraId="47266003" w14:textId="0DB8E190" w:rsidR="00C12CAC" w:rsidRDefault="00C12CAC" w:rsidP="00C12CAC">
            <w:pPr>
              <w:pStyle w:val="altz"/>
              <w:ind w:firstLineChars="0" w:firstLine="0"/>
            </w:pPr>
            <w:r w:rsidRPr="00C12CAC">
              <w:rPr>
                <w:rFonts w:hint="eastAsia"/>
              </w:rPr>
              <w:lastRenderedPageBreak/>
              <w:t>易于理解</w:t>
            </w:r>
          </w:p>
        </w:tc>
        <w:tc>
          <w:tcPr>
            <w:tcW w:w="7995" w:type="dxa"/>
          </w:tcPr>
          <w:p w14:paraId="4100ABE5" w14:textId="77777777" w:rsidR="00C12CAC" w:rsidRPr="00C12CAC" w:rsidRDefault="00C12CAC" w:rsidP="00C12CAC">
            <w:pPr>
              <w:pStyle w:val="altz"/>
              <w:numPr>
                <w:ilvl w:val="0"/>
                <w:numId w:val="28"/>
              </w:numPr>
              <w:ind w:left="227" w:firstLineChars="0" w:hanging="227"/>
            </w:pPr>
            <w:r w:rsidRPr="00C12CAC">
              <w:rPr>
                <w:rFonts w:hint="eastAsia"/>
              </w:rPr>
              <w:t>3</w:t>
            </w:r>
            <w:r w:rsidRPr="00C12CAC">
              <w:rPr>
                <w:rFonts w:hint="eastAsia"/>
              </w:rPr>
              <w:t>分</w:t>
            </w:r>
            <w:r w:rsidRPr="00C12CAC">
              <w:rPr>
                <w:rFonts w:hint="eastAsia"/>
              </w:rPr>
              <w:t xml:space="preserve"> (</w:t>
            </w:r>
            <w:r w:rsidRPr="00C12CAC">
              <w:rPr>
                <w:rFonts w:hint="eastAsia"/>
              </w:rPr>
              <w:t>易于理解</w:t>
            </w:r>
            <w:r w:rsidRPr="00C12CAC">
              <w:rPr>
                <w:rFonts w:hint="eastAsia"/>
              </w:rPr>
              <w:t>)</w:t>
            </w:r>
            <w:r w:rsidRPr="00C12CAC">
              <w:rPr>
                <w:rFonts w:hint="eastAsia"/>
              </w:rPr>
              <w:t>：结构清晰，语言通俗，完全没有未经解释的生僻术语，容易被大众吸收理解。</w:t>
            </w:r>
          </w:p>
          <w:p w14:paraId="51CF539F" w14:textId="77777777" w:rsidR="00C12CAC" w:rsidRPr="00C12CAC" w:rsidRDefault="00C12CAC" w:rsidP="00C12CAC">
            <w:pPr>
              <w:pStyle w:val="altz"/>
              <w:numPr>
                <w:ilvl w:val="0"/>
                <w:numId w:val="28"/>
              </w:numPr>
              <w:ind w:left="227" w:firstLineChars="0" w:hanging="227"/>
            </w:pPr>
            <w:r w:rsidRPr="00C12CAC">
              <w:rPr>
                <w:rFonts w:hint="eastAsia"/>
              </w:rPr>
              <w:t>2</w:t>
            </w:r>
            <w:r w:rsidRPr="00C12CAC">
              <w:rPr>
                <w:rFonts w:hint="eastAsia"/>
              </w:rPr>
              <w:t>分</w:t>
            </w:r>
            <w:r w:rsidRPr="00C12CAC">
              <w:rPr>
                <w:rFonts w:hint="eastAsia"/>
              </w:rPr>
              <w:t xml:space="preserve"> (</w:t>
            </w:r>
            <w:r w:rsidRPr="00C12CAC">
              <w:rPr>
                <w:rFonts w:hint="eastAsia"/>
              </w:rPr>
              <w:t>基本可以理解</w:t>
            </w:r>
            <w:r w:rsidRPr="00C12CAC">
              <w:rPr>
                <w:rFonts w:hint="eastAsia"/>
              </w:rPr>
              <w:t>)</w:t>
            </w:r>
            <w:r w:rsidRPr="00C12CAC">
              <w:rPr>
                <w:rFonts w:hint="eastAsia"/>
              </w:rPr>
              <w:t>：包含了一定量的术语或语段稍显复杂，但整体大意尚可捕捉。</w:t>
            </w:r>
          </w:p>
          <w:p w14:paraId="263E32C6" w14:textId="19C7D607" w:rsidR="00C12CAC" w:rsidRPr="00C12CAC" w:rsidRDefault="00C12CAC" w:rsidP="00C12CAC">
            <w:pPr>
              <w:pStyle w:val="altz"/>
              <w:numPr>
                <w:ilvl w:val="0"/>
                <w:numId w:val="28"/>
              </w:numPr>
              <w:spacing w:after="60"/>
              <w:ind w:left="227" w:firstLineChars="0" w:hanging="227"/>
            </w:pPr>
            <w:r w:rsidRPr="00C12CAC">
              <w:rPr>
                <w:rFonts w:hint="eastAsia"/>
              </w:rPr>
              <w:t>1</w:t>
            </w:r>
            <w:r w:rsidRPr="00C12CAC">
              <w:rPr>
                <w:rFonts w:hint="eastAsia"/>
              </w:rPr>
              <w:t>分</w:t>
            </w:r>
            <w:r w:rsidRPr="00C12CAC">
              <w:rPr>
                <w:rFonts w:hint="eastAsia"/>
              </w:rPr>
              <w:t xml:space="preserve"> (</w:t>
            </w:r>
            <w:r w:rsidRPr="00C12CAC">
              <w:rPr>
                <w:rFonts w:hint="eastAsia"/>
              </w:rPr>
              <w:t>难以理解</w:t>
            </w:r>
            <w:r w:rsidRPr="00C12CAC">
              <w:rPr>
                <w:rFonts w:hint="eastAsia"/>
              </w:rPr>
              <w:t>)</w:t>
            </w:r>
            <w:r w:rsidRPr="00C12CAC">
              <w:rPr>
                <w:rFonts w:hint="eastAsia"/>
              </w:rPr>
              <w:t>：过多生僻的医学词汇或表达晦涩混乱，没有医学背景的人极难读懂并掌握要点。</w:t>
            </w:r>
          </w:p>
        </w:tc>
      </w:tr>
      <w:tr w:rsidR="00C12CAC" w14:paraId="534F3FFC" w14:textId="77777777" w:rsidTr="00C12CAC">
        <w:tc>
          <w:tcPr>
            <w:tcW w:w="1276" w:type="dxa"/>
            <w:tcBorders>
              <w:bottom w:val="single" w:sz="4" w:space="0" w:color="auto"/>
            </w:tcBorders>
          </w:tcPr>
          <w:p w14:paraId="074924C5" w14:textId="4BF35F17" w:rsidR="00C12CAC" w:rsidRDefault="00C12CAC" w:rsidP="00C12CAC">
            <w:pPr>
              <w:pStyle w:val="altz"/>
              <w:ind w:firstLineChars="0" w:firstLine="0"/>
            </w:pPr>
            <w:r w:rsidRPr="00C12CAC">
              <w:rPr>
                <w:rFonts w:hint="eastAsia"/>
              </w:rPr>
              <w:t>仅提供</w:t>
            </w:r>
            <w:r>
              <w:br/>
            </w:r>
            <w:r w:rsidRPr="00C12CAC">
              <w:rPr>
                <w:rFonts w:hint="eastAsia"/>
              </w:rPr>
              <w:t>必要信息</w:t>
            </w:r>
          </w:p>
        </w:tc>
        <w:tc>
          <w:tcPr>
            <w:tcW w:w="7995" w:type="dxa"/>
            <w:tcBorders>
              <w:bottom w:val="single" w:sz="4" w:space="0" w:color="auto"/>
            </w:tcBorders>
          </w:tcPr>
          <w:p w14:paraId="2E6649DB" w14:textId="77777777" w:rsidR="00C12CAC" w:rsidRPr="00C12CAC" w:rsidRDefault="00C12CAC" w:rsidP="00C12CAC">
            <w:pPr>
              <w:pStyle w:val="altz"/>
              <w:numPr>
                <w:ilvl w:val="0"/>
                <w:numId w:val="28"/>
              </w:numPr>
              <w:ind w:left="227" w:firstLineChars="0" w:hanging="227"/>
            </w:pPr>
            <w:r w:rsidRPr="00C12CAC">
              <w:rPr>
                <w:rFonts w:hint="eastAsia"/>
              </w:rPr>
              <w:t>3</w:t>
            </w:r>
            <w:r w:rsidRPr="00C12CAC">
              <w:rPr>
                <w:rFonts w:hint="eastAsia"/>
              </w:rPr>
              <w:t>分</w:t>
            </w:r>
            <w:r w:rsidRPr="00C12CAC">
              <w:rPr>
                <w:rFonts w:hint="eastAsia"/>
              </w:rPr>
              <w:t xml:space="preserve"> (</w:t>
            </w:r>
            <w:r w:rsidRPr="00C12CAC">
              <w:rPr>
                <w:rFonts w:hint="eastAsia"/>
              </w:rPr>
              <w:t>简明扼要</w:t>
            </w:r>
            <w:r w:rsidRPr="00C12CAC">
              <w:rPr>
                <w:rFonts w:hint="eastAsia"/>
              </w:rPr>
              <w:t>)</w:t>
            </w:r>
            <w:r w:rsidRPr="00C12CAC">
              <w:rPr>
                <w:rFonts w:hint="eastAsia"/>
              </w:rPr>
              <w:t>：回答非常聚焦，无冗余内容，精准切中患者疑问。</w:t>
            </w:r>
          </w:p>
          <w:p w14:paraId="252C2EAD" w14:textId="77777777" w:rsidR="00C12CAC" w:rsidRPr="00C12CAC" w:rsidRDefault="00C12CAC" w:rsidP="00C12CAC">
            <w:pPr>
              <w:pStyle w:val="altz"/>
              <w:numPr>
                <w:ilvl w:val="0"/>
                <w:numId w:val="28"/>
              </w:numPr>
              <w:ind w:left="227" w:firstLineChars="0" w:hanging="227"/>
            </w:pPr>
            <w:r w:rsidRPr="00C12CAC">
              <w:rPr>
                <w:rFonts w:hint="eastAsia"/>
              </w:rPr>
              <w:t>2</w:t>
            </w:r>
            <w:r w:rsidRPr="00C12CAC">
              <w:rPr>
                <w:rFonts w:hint="eastAsia"/>
              </w:rPr>
              <w:t>分</w:t>
            </w:r>
            <w:r w:rsidRPr="00C12CAC">
              <w:rPr>
                <w:rFonts w:hint="eastAsia"/>
              </w:rPr>
              <w:t xml:space="preserve"> (</w:t>
            </w:r>
            <w:r w:rsidRPr="00C12CAC">
              <w:rPr>
                <w:rFonts w:hint="eastAsia"/>
              </w:rPr>
              <w:t>有一些冗余</w:t>
            </w:r>
            <w:r w:rsidRPr="00C12CAC">
              <w:rPr>
                <w:rFonts w:hint="eastAsia"/>
              </w:rPr>
              <w:t>)</w:t>
            </w:r>
            <w:r w:rsidRPr="00C12CAC">
              <w:rPr>
                <w:rFonts w:hint="eastAsia"/>
              </w:rPr>
              <w:t>：加入了少许无关紧要的信息，但主要内容尚算凸显。</w:t>
            </w:r>
          </w:p>
          <w:p w14:paraId="1C1456B6" w14:textId="2B076DB4" w:rsidR="00C12CAC" w:rsidRPr="00C12CAC" w:rsidRDefault="00C12CAC" w:rsidP="00C12CAC">
            <w:pPr>
              <w:pStyle w:val="altz"/>
              <w:numPr>
                <w:ilvl w:val="0"/>
                <w:numId w:val="28"/>
              </w:numPr>
              <w:spacing w:after="60"/>
              <w:ind w:left="227" w:firstLineChars="0" w:hanging="227"/>
            </w:pPr>
            <w:r w:rsidRPr="00C12CAC">
              <w:rPr>
                <w:rFonts w:hint="eastAsia"/>
              </w:rPr>
              <w:t>1</w:t>
            </w:r>
            <w:r w:rsidRPr="00C12CAC">
              <w:rPr>
                <w:rFonts w:hint="eastAsia"/>
              </w:rPr>
              <w:t>分</w:t>
            </w:r>
            <w:r w:rsidRPr="00C12CAC">
              <w:rPr>
                <w:rFonts w:hint="eastAsia"/>
              </w:rPr>
              <w:t xml:space="preserve"> (</w:t>
            </w:r>
            <w:r w:rsidRPr="00C12CAC">
              <w:rPr>
                <w:rFonts w:hint="eastAsia"/>
              </w:rPr>
              <w:t>大量冗余</w:t>
            </w:r>
            <w:r w:rsidRPr="00C12CAC">
              <w:rPr>
                <w:rFonts w:hint="eastAsia"/>
              </w:rPr>
              <w:t>)</w:t>
            </w:r>
            <w:r w:rsidRPr="00C12CAC">
              <w:rPr>
                <w:rFonts w:hint="eastAsia"/>
              </w:rPr>
              <w:t>：掺杂大量与核心问题无关的内容，导致核心重点模糊，重点漂移。</w:t>
            </w:r>
          </w:p>
        </w:tc>
      </w:tr>
    </w:tbl>
    <w:p w14:paraId="0B87769E" w14:textId="244625D2" w:rsidR="00F54B80" w:rsidRDefault="00000000" w:rsidP="00B4723F">
      <w:pPr>
        <w:pStyle w:val="altz"/>
        <w:spacing w:beforeLines="100" w:before="326"/>
        <w:ind w:firstLine="482"/>
      </w:pPr>
      <w:r>
        <w:rPr>
          <w:rFonts w:hint="eastAsia"/>
          <w:b/>
          <w:bCs/>
          <w:highlight w:val="yellow"/>
        </w:rPr>
        <w:t>采纳标准</w:t>
      </w:r>
      <w:r>
        <w:rPr>
          <w:rFonts w:hint="eastAsia"/>
          <w:highlight w:val="yellow"/>
        </w:rPr>
        <w:t>：只有当一个问答对在所有六个维度上的平均分均高于</w:t>
      </w:r>
      <w:del w:id="98" w:author="Zixuan Zhou" w:date="2026-04-17T19:05:00Z" w16du:dateUtc="2026-04-17T11:05:00Z">
        <w:r w:rsidDel="00C12CAC">
          <w:rPr>
            <w:rFonts w:hint="eastAsia"/>
            <w:highlight w:val="yellow"/>
          </w:rPr>
          <w:delText>4.0</w:delText>
        </w:r>
      </w:del>
      <w:ins w:id="99" w:author="Zixuan Zhou" w:date="2026-04-17T19:05:00Z" w16du:dateUtc="2026-04-17T11:05:00Z">
        <w:r w:rsidR="00C12CAC">
          <w:rPr>
            <w:rFonts w:hint="eastAsia"/>
            <w:highlight w:val="yellow"/>
          </w:rPr>
          <w:t>2</w:t>
        </w:r>
      </w:ins>
      <w:r>
        <w:rPr>
          <w:rFonts w:hint="eastAsia"/>
          <w:highlight w:val="yellow"/>
        </w:rPr>
        <w:t>分（含）时，才被视为合格，并最终纳入用于模型微调的数据集。任何未达标的问答对将被退回进行重新修订或直接废弃。</w:t>
      </w:r>
      <w:del w:id="100" w:author="Zixuan Zhou" w:date="2026-04-17T19:05:00Z" w16du:dateUtc="2026-04-17T11:05:00Z">
        <w:r w:rsidDel="00C12CAC">
          <w:rPr>
            <w:rFonts w:hint="eastAsia"/>
            <w:highlight w:val="yellow"/>
          </w:rPr>
          <w:delText>通过这一严苛的质量控制流程，研究确保了最终数据集的权威性、安全性与实用性。</w:delText>
        </w:r>
      </w:del>
    </w:p>
    <w:p w14:paraId="21A12D94" w14:textId="3DF900DA" w:rsidR="00F54B80" w:rsidRDefault="00000000">
      <w:pPr>
        <w:pStyle w:val="2"/>
        <w:spacing w:before="163" w:after="163"/>
      </w:pPr>
      <w:bookmarkStart w:id="101" w:name="_Toc226059706"/>
      <w:r>
        <w:rPr>
          <w:rFonts w:hint="eastAsia"/>
        </w:rPr>
        <w:t>数据集质量评估</w:t>
      </w:r>
      <w:bookmarkEnd w:id="101"/>
    </w:p>
    <w:p w14:paraId="31127861" w14:textId="7657AE98" w:rsidR="00A24A9B" w:rsidRPr="00A24A9B" w:rsidRDefault="00A24A9B" w:rsidP="00A24A9B">
      <w:pPr>
        <w:pStyle w:val="altz"/>
        <w:ind w:firstLine="480"/>
        <w:rPr>
          <w:rFonts w:hint="eastAsia"/>
        </w:rPr>
      </w:pPr>
      <w:r w:rsidRPr="00A24A9B">
        <w:t>经过问题规范化、答案生成与人工修订，研究已获得一批候选问答对。然而，若要对全部候选数据进行逐条人工审核，需面临极高的时间与人力成本</w:t>
      </w:r>
      <w:r>
        <w:rPr>
          <w:rFonts w:hint="eastAsia"/>
        </w:rPr>
        <w:t>。</w:t>
      </w:r>
      <w:r w:rsidRPr="00A24A9B">
        <w:t>按</w:t>
      </w:r>
      <w:r w:rsidRPr="00A24A9B">
        <w:t>6</w:t>
      </w:r>
      <w:r w:rsidRPr="00A24A9B">
        <w:t>维度</w:t>
      </w:r>
      <w:r w:rsidRPr="00A24A9B">
        <w:t>×2</w:t>
      </w:r>
      <w:r w:rsidRPr="00A24A9B">
        <w:t>名专家估算，数千条数据的完全人工评审几乎不可持续。因此，本研究旨在建立一套经临床专家标准锚定的大语言模型自动化评估机制，以替代部分重复性人工评审工作。但不同大语言模型在医学文本定序评价任务中的能力差异显著，并非任意模型均可直接充当裁判。为此，本节首先设计一套多维度评估体系，随后通过多模型横向对比与专家一致性检验，遴选最具专家级评价信度的模型，最终确立可投入全量数据筛查的自动化评估范式。</w:t>
      </w:r>
    </w:p>
    <w:p w14:paraId="11DDF704" w14:textId="0B5FA996" w:rsidR="00C12CAC" w:rsidRDefault="00C12CAC" w:rsidP="007B5F05">
      <w:pPr>
        <w:pStyle w:val="3"/>
        <w:spacing w:before="163"/>
        <w:rPr>
          <w:rFonts w:hint="eastAsia"/>
        </w:rPr>
      </w:pPr>
      <w:r>
        <w:rPr>
          <w:rFonts w:hint="eastAsia"/>
        </w:rPr>
        <w:t>多维度评估体系设计</w:t>
      </w:r>
    </w:p>
    <w:p w14:paraId="71AB226E" w14:textId="06ADF6EB" w:rsidR="001E2739" w:rsidRDefault="001E2739" w:rsidP="001E2739">
      <w:pPr>
        <w:pStyle w:val="altz"/>
        <w:ind w:firstLine="480"/>
      </w:pPr>
      <w:r>
        <w:rPr>
          <w:rFonts w:hint="eastAsia"/>
        </w:rPr>
        <w:t>为</w:t>
      </w:r>
      <w:r w:rsidRPr="001E2739">
        <w:rPr>
          <w:rFonts w:hint="eastAsia"/>
        </w:rPr>
        <w:t>了保障本研究后续微调模型评测的客观性与高效性，本节采用多源独立评分法对数据集质量进行验证。评估体系涵盖了</w:t>
      </w:r>
      <w:r>
        <w:rPr>
          <w:rFonts w:hint="eastAsia"/>
        </w:rPr>
        <w:t>“</w:t>
      </w:r>
      <w:r w:rsidRPr="001E2739">
        <w:rPr>
          <w:rFonts w:hint="eastAsia"/>
        </w:rPr>
        <w:t>指导性、准确性、完整性、安全性、易于理解</w:t>
      </w:r>
      <w:r>
        <w:rPr>
          <w:rFonts w:hint="eastAsia"/>
        </w:rPr>
        <w:t>”</w:t>
      </w:r>
      <w:r w:rsidRPr="001E2739">
        <w:rPr>
          <w:rFonts w:hint="eastAsia"/>
        </w:rPr>
        <w:t>以及</w:t>
      </w:r>
      <w:r>
        <w:rPr>
          <w:rFonts w:hint="eastAsia"/>
        </w:rPr>
        <w:t>“</w:t>
      </w:r>
      <w:r w:rsidRPr="001E2739">
        <w:rPr>
          <w:rFonts w:hint="eastAsia"/>
        </w:rPr>
        <w:t>仅提供必要信息</w:t>
      </w:r>
      <w:r>
        <w:rPr>
          <w:rFonts w:hint="eastAsia"/>
        </w:rPr>
        <w:t>”</w:t>
      </w:r>
      <w:r w:rsidRPr="001E2739">
        <w:rPr>
          <w:rFonts w:hint="eastAsia"/>
        </w:rPr>
        <w:t>这六个核心医学文本质量评价维度。在评分主体设计上，本研究并非直接指定单一模型作为裁判，而是</w:t>
      </w:r>
      <w:r>
        <w:rPr>
          <w:rFonts w:hint="eastAsia"/>
        </w:rPr>
        <w:t>按照“</w:t>
      </w:r>
      <w:r w:rsidRPr="001E2739">
        <w:rPr>
          <w:rFonts w:hint="eastAsia"/>
        </w:rPr>
        <w:t>先广筛、后精选</w:t>
      </w:r>
      <w:r>
        <w:rPr>
          <w:rFonts w:hint="eastAsia"/>
        </w:rPr>
        <w:t>”</w:t>
      </w:r>
      <w:r w:rsidRPr="001E2739">
        <w:rPr>
          <w:rFonts w:hint="eastAsia"/>
        </w:rPr>
        <w:t>的</w:t>
      </w:r>
      <w:r>
        <w:rPr>
          <w:rFonts w:hint="eastAsia"/>
        </w:rPr>
        <w:t>思路</w:t>
      </w:r>
      <w:r w:rsidRPr="001E2739">
        <w:rPr>
          <w:rFonts w:hint="eastAsia"/>
        </w:rPr>
        <w:t>，选取了当前</w:t>
      </w:r>
      <w:r w:rsidRPr="001E2739">
        <w:rPr>
          <w:rFonts w:hint="eastAsia"/>
        </w:rPr>
        <w:lastRenderedPageBreak/>
        <w:t>具有代表性的六款大语言模型共同参与初评，以从中遴选评价信度最接近人类专家水平的候选者。</w:t>
      </w:r>
    </w:p>
    <w:p w14:paraId="58FDF4B2" w14:textId="4BFA66B9" w:rsidR="00F54B80" w:rsidRDefault="001E2739" w:rsidP="001E2739">
      <w:pPr>
        <w:pStyle w:val="altz"/>
        <w:ind w:firstLine="480"/>
      </w:pPr>
      <w:r w:rsidRPr="001E2739">
        <w:rPr>
          <w:rFonts w:hint="eastAsia"/>
        </w:rPr>
        <w:t>参评模型覆盖了不同技术路线与参数规模，包括智谱</w:t>
      </w:r>
      <w:r w:rsidRPr="001E2739">
        <w:rPr>
          <w:rFonts w:hint="eastAsia"/>
        </w:rPr>
        <w:t>AI</w:t>
      </w:r>
      <w:r w:rsidRPr="001E2739">
        <w:rPr>
          <w:rFonts w:hint="eastAsia"/>
        </w:rPr>
        <w:t>的</w:t>
      </w:r>
      <w:r w:rsidRPr="001E2739">
        <w:rPr>
          <w:rFonts w:hint="eastAsia"/>
        </w:rPr>
        <w:t>GLM-5</w:t>
      </w:r>
      <w:r w:rsidRPr="001E2739">
        <w:rPr>
          <w:rFonts w:hint="eastAsia"/>
        </w:rPr>
        <w:t>、</w:t>
      </w:r>
      <w:r w:rsidRPr="001E2739">
        <w:rPr>
          <w:rFonts w:hint="eastAsia"/>
        </w:rPr>
        <w:t>DeepSeek</w:t>
      </w:r>
      <w:r w:rsidRPr="001E2739">
        <w:rPr>
          <w:rFonts w:hint="eastAsia"/>
        </w:rPr>
        <w:t>的</w:t>
      </w:r>
      <w:r w:rsidRPr="001E2739">
        <w:rPr>
          <w:rFonts w:hint="eastAsia"/>
        </w:rPr>
        <w:t>DeepSeek-V3.2</w:t>
      </w:r>
      <w:r w:rsidRPr="001E2739">
        <w:rPr>
          <w:rFonts w:hint="eastAsia"/>
        </w:rPr>
        <w:t>、通义千问的</w:t>
      </w:r>
      <w:r w:rsidRPr="001E2739">
        <w:rPr>
          <w:rFonts w:hint="eastAsia"/>
        </w:rPr>
        <w:t>Qwen3-Omni-30B-A3B-Instruct</w:t>
      </w:r>
      <w:r w:rsidRPr="001E2739">
        <w:rPr>
          <w:rFonts w:hint="eastAsia"/>
        </w:rPr>
        <w:t>、</w:t>
      </w:r>
      <w:r w:rsidRPr="001E2739">
        <w:rPr>
          <w:rFonts w:hint="eastAsia"/>
        </w:rPr>
        <w:t>Qwen2.5-32B-Instruct</w:t>
      </w:r>
      <w:r w:rsidRPr="001E2739">
        <w:rPr>
          <w:rFonts w:hint="eastAsia"/>
        </w:rPr>
        <w:t>、</w:t>
      </w:r>
      <w:r w:rsidRPr="001E2739">
        <w:rPr>
          <w:rFonts w:hint="eastAsia"/>
        </w:rPr>
        <w:t>Qwen2.5-14B-Instruct</w:t>
      </w:r>
      <w:r w:rsidRPr="001E2739">
        <w:rPr>
          <w:rFonts w:hint="eastAsia"/>
        </w:rPr>
        <w:t>以及</w:t>
      </w:r>
      <w:r w:rsidRPr="001E2739">
        <w:rPr>
          <w:rFonts w:hint="eastAsia"/>
        </w:rPr>
        <w:t>Qwen2.5-7B-Instruct</w:t>
      </w:r>
      <w:r w:rsidRPr="001E2739">
        <w:rPr>
          <w:rFonts w:hint="eastAsia"/>
        </w:rPr>
        <w:t>。通过让上述模型与临床专家针对</w:t>
      </w:r>
      <w:commentRangeStart w:id="102"/>
      <w:r w:rsidRPr="001E2739">
        <w:rPr>
          <w:rFonts w:hint="eastAsia"/>
        </w:rPr>
        <w:t>同一批医学问答样本独立打分</w:t>
      </w:r>
      <w:commentRangeEnd w:id="102"/>
      <w:r>
        <w:rPr>
          <w:rStyle w:val="afb"/>
        </w:rPr>
        <w:commentReference w:id="102"/>
      </w:r>
      <w:r w:rsidRPr="001E2739">
        <w:rPr>
          <w:rFonts w:hint="eastAsia"/>
        </w:rPr>
        <w:t>，研究采用二次加权</w:t>
      </w:r>
      <w:r w:rsidRPr="001E2739">
        <w:rPr>
          <w:rFonts w:hint="eastAsia"/>
        </w:rPr>
        <w:t>Kappa</w:t>
      </w:r>
      <w:r w:rsidRPr="001E2739">
        <w:rPr>
          <w:rFonts w:hint="eastAsia"/>
        </w:rPr>
        <w:t>系数作为核心统计学指标，全面检验不同评分主体间的评估偏倚程度，进而为自动化</w:t>
      </w:r>
      <w:r w:rsidR="00455885">
        <w:rPr>
          <w:rFonts w:hint="eastAsia"/>
        </w:rPr>
        <w:t>评估</w:t>
      </w:r>
      <w:r w:rsidRPr="001E2739">
        <w:rPr>
          <w:rFonts w:hint="eastAsia"/>
        </w:rPr>
        <w:t>模型的最终确立提供量化依据。</w:t>
      </w:r>
    </w:p>
    <w:p w14:paraId="4E99CC27" w14:textId="61FDD5F0" w:rsidR="00A24A9B" w:rsidRPr="00A24A9B" w:rsidRDefault="00A24A9B" w:rsidP="00A24A9B">
      <w:pPr>
        <w:pStyle w:val="altz"/>
        <w:ind w:firstLine="480"/>
      </w:pPr>
      <w:r w:rsidRPr="00A24A9B">
        <w:t>在正式开展模型对比之前，需先确定用于一致性检验的样本集规模与抽样策略。从统计学角度</w:t>
      </w:r>
      <w:commentRangeStart w:id="103"/>
      <w:r w:rsidRPr="00A24A9B">
        <w:t>，二次加权</w:t>
      </w:r>
      <w:r w:rsidRPr="00A24A9B">
        <w:t>Kappa</w:t>
      </w:r>
      <w:r w:rsidRPr="00A24A9B">
        <w:t>系数的稳定估计通常要求样本量不低于</w:t>
      </w:r>
      <w:r w:rsidRPr="00A24A9B">
        <w:t>30~50</w:t>
      </w:r>
      <w:r w:rsidRPr="00A24A9B">
        <w:t>对，</w:t>
      </w:r>
      <w:commentRangeEnd w:id="103"/>
      <w:r w:rsidR="009F7692">
        <w:rPr>
          <w:rStyle w:val="afb"/>
        </w:rPr>
        <w:commentReference w:id="103"/>
      </w:r>
      <w:r w:rsidRPr="00A24A9B">
        <w:t>但考虑到本研究涉及</w:t>
      </w:r>
      <w:r w:rsidRPr="00A24A9B">
        <w:t>6</w:t>
      </w:r>
      <w:r w:rsidRPr="00A24A9B">
        <w:t>个评价维度及多模型交叉验证，为获得具有统计置信度的</w:t>
      </w:r>
      <w:r w:rsidRPr="00A24A9B">
        <w:t>Kappa</w:t>
      </w:r>
      <w:r w:rsidRPr="00A24A9B">
        <w:t>估计并控制抽样误差，样本量需进一步扩充。同时，鉴于</w:t>
      </w:r>
      <w:r w:rsidRPr="00A24A9B">
        <w:t>2</w:t>
      </w:r>
      <w:r w:rsidRPr="00A24A9B">
        <w:t>名临床专家逐条完成</w:t>
      </w:r>
      <w:r w:rsidRPr="00A24A9B">
        <w:t>6</w:t>
      </w:r>
      <w:r w:rsidRPr="00A24A9B">
        <w:t>维度</w:t>
      </w:r>
      <w:r w:rsidRPr="00A24A9B">
        <w:t>Likert</w:t>
      </w:r>
      <w:r w:rsidRPr="00A24A9B">
        <w:t>评分的时间成本极高，样本量亦不宜过大。综合统计精度与人力可持续性，本研究最终确定抽取</w:t>
      </w:r>
      <w:r w:rsidRPr="00A24A9B">
        <w:t>147</w:t>
      </w:r>
      <w:r w:rsidRPr="00A24A9B">
        <w:t>条问答对作为标定样本集。</w:t>
      </w:r>
    </w:p>
    <w:p w14:paraId="7D39CF34" w14:textId="1CC2A3D4" w:rsidR="00A24A9B" w:rsidRPr="00A24A9B" w:rsidRDefault="00A24A9B" w:rsidP="00A24A9B">
      <w:pPr>
        <w:pStyle w:val="altz"/>
        <w:ind w:firstLine="480"/>
      </w:pPr>
      <w:r w:rsidRPr="00A24A9B">
        <w:t>抽样方法采用分层抽样</w:t>
      </w:r>
      <w:r w:rsidR="009F7692">
        <w:rPr>
          <w:rFonts w:hint="eastAsia"/>
        </w:rPr>
        <w:t>。根据前章所</w:t>
      </w:r>
      <w:r w:rsidRPr="00A24A9B">
        <w:t>确立的</w:t>
      </w:r>
      <w:r w:rsidRPr="00A24A9B">
        <w:t>13</w:t>
      </w:r>
      <w:r w:rsidRPr="00A24A9B">
        <w:t>个主题类别进行分层，每类抽取</w:t>
      </w:r>
      <w:r w:rsidRPr="00A24A9B">
        <w:t>5~20</w:t>
      </w:r>
      <w:r w:rsidRPr="00A24A9B">
        <w:t>条不等（热门主题如</w:t>
      </w:r>
      <w:r w:rsidR="009F7692">
        <w:rPr>
          <w:rFonts w:hint="eastAsia"/>
        </w:rPr>
        <w:t>“</w:t>
      </w:r>
      <w:r w:rsidRPr="00A24A9B">
        <w:t>安全套</w:t>
      </w:r>
      <w:r w:rsidR="009F7692">
        <w:rPr>
          <w:rFonts w:hint="eastAsia"/>
        </w:rPr>
        <w:t>”“</w:t>
      </w:r>
      <w:r w:rsidRPr="00A24A9B">
        <w:t>生殖健康科普</w:t>
      </w:r>
      <w:r w:rsidR="009F7692">
        <w:rPr>
          <w:rFonts w:hint="eastAsia"/>
        </w:rPr>
        <w:t>”</w:t>
      </w:r>
      <w:r w:rsidRPr="00A24A9B">
        <w:t>适当多抽，小众主题如</w:t>
      </w:r>
      <w:r w:rsidR="009F7692">
        <w:rPr>
          <w:rFonts w:hint="eastAsia"/>
        </w:rPr>
        <w:t>“</w:t>
      </w:r>
      <w:r w:rsidRPr="00A24A9B">
        <w:t>女用安全套</w:t>
      </w:r>
      <w:r w:rsidR="009F7692">
        <w:rPr>
          <w:rFonts w:hint="eastAsia"/>
        </w:rPr>
        <w:t>”“</w:t>
      </w:r>
      <w:r w:rsidRPr="00A24A9B">
        <w:t>新型避孕方式</w:t>
      </w:r>
      <w:r w:rsidR="009F7692">
        <w:rPr>
          <w:rFonts w:hint="eastAsia"/>
        </w:rPr>
        <w:t>”</w:t>
      </w:r>
      <w:r w:rsidRPr="00A24A9B">
        <w:t>保证至少</w:t>
      </w:r>
      <w:r w:rsidRPr="00A24A9B">
        <w:t>5</w:t>
      </w:r>
      <w:r w:rsidRPr="00A24A9B">
        <w:t>条），确保样本在主题分布上具有代表性。该样本量远超</w:t>
      </w:r>
      <w:r w:rsidRPr="00A24A9B">
        <w:t>Kappa</w:t>
      </w:r>
      <w:r w:rsidRPr="00A24A9B">
        <w:t>统计推断的最低要求，且能在专家可承受的工作量完成独立盲评，为后续模型遴选提供了可靠的金标准。</w:t>
      </w:r>
    </w:p>
    <w:p w14:paraId="38A68E1E" w14:textId="74EE36C8" w:rsidR="00B4723F" w:rsidRDefault="00E7252B" w:rsidP="007B5F05">
      <w:pPr>
        <w:pStyle w:val="3"/>
        <w:spacing w:before="163"/>
        <w:rPr>
          <w:rFonts w:hint="eastAsia"/>
        </w:rPr>
      </w:pPr>
      <w:r w:rsidRPr="00E7252B">
        <w:rPr>
          <w:rFonts w:hint="eastAsia"/>
        </w:rPr>
        <w:t>参评大模型的专家一致性横向对比</w:t>
      </w:r>
    </w:p>
    <w:p w14:paraId="7FAF730D" w14:textId="1CF1C6DB" w:rsidR="00455885" w:rsidRDefault="00455885" w:rsidP="002B702E">
      <w:pPr>
        <w:pStyle w:val="altz"/>
        <w:ind w:firstLine="480"/>
      </w:pPr>
      <w:r w:rsidRPr="00455885">
        <w:t>在将大模型引入医学文本评分任务之前，首先需要</w:t>
      </w:r>
      <w:r w:rsidR="002B702E">
        <w:rPr>
          <w:rFonts w:hint="eastAsia"/>
        </w:rPr>
        <w:t>探究</w:t>
      </w:r>
      <w:r w:rsidRPr="00455885">
        <w:t>一个前提性问题：是否任意选取一款大模型均可胜任</w:t>
      </w:r>
      <w:r w:rsidR="002B702E">
        <w:rPr>
          <w:rFonts w:hint="eastAsia"/>
        </w:rPr>
        <w:t>评估</w:t>
      </w:r>
      <w:r w:rsidRPr="00455885">
        <w:t>角色？为探究此问题，本研究</w:t>
      </w:r>
      <w:r>
        <w:rPr>
          <w:rFonts w:hint="eastAsia"/>
        </w:rPr>
        <w:t>首</w:t>
      </w:r>
      <w:r w:rsidRPr="00455885">
        <w:t>先对六款参评模型的群体内部一致性进行了考察。结果显示，</w:t>
      </w:r>
      <w:r>
        <w:rPr>
          <w:rFonts w:hint="eastAsia"/>
        </w:rPr>
        <w:t>在</w:t>
      </w:r>
      <w:r>
        <w:rPr>
          <w:rFonts w:hint="eastAsia"/>
        </w:rPr>
        <w:t>6</w:t>
      </w:r>
      <w:r>
        <w:rPr>
          <w:rFonts w:hint="eastAsia"/>
        </w:rPr>
        <w:t>项打分维度上，</w:t>
      </w:r>
      <w:r w:rsidRPr="00455885">
        <w:t>各模型之间的平均二次加权</w:t>
      </w:r>
      <w:r w:rsidRPr="00455885">
        <w:t>Kappa</w:t>
      </w:r>
      <w:r w:rsidRPr="00455885">
        <w:t>系数介于</w:t>
      </w:r>
      <w:r w:rsidRPr="00455885">
        <w:t>0.506</w:t>
      </w:r>
      <w:r w:rsidRPr="00455885">
        <w:t>至</w:t>
      </w:r>
      <w:r w:rsidRPr="00455885">
        <w:t>0.555</w:t>
      </w:r>
      <w:r w:rsidRPr="00455885">
        <w:t>之间。相较于人类专家内部</w:t>
      </w:r>
      <w:r w:rsidRPr="00455885">
        <w:t>0.586</w:t>
      </w:r>
      <w:r w:rsidRPr="00455885">
        <w:t>至</w:t>
      </w:r>
      <w:r w:rsidRPr="00455885">
        <w:t>0.770</w:t>
      </w:r>
      <w:r w:rsidRPr="00455885">
        <w:t>的一致性水平，</w:t>
      </w:r>
      <w:r w:rsidRPr="00455885">
        <w:t>AI</w:t>
      </w:r>
      <w:r w:rsidRPr="00455885">
        <w:t>模型群体内部的评价分歧仍然显著，远未达到可互相替代的水平。这一事实说明，大模型作为医学文本</w:t>
      </w:r>
      <w:r w:rsidR="00A821EB">
        <w:rPr>
          <w:rFonts w:hint="eastAsia"/>
        </w:rPr>
        <w:t>的评估者</w:t>
      </w:r>
      <w:r w:rsidRPr="00455885">
        <w:t>并非即插即用，必须经过与专家标准的外标定与择优遴选</w:t>
      </w:r>
      <w:r>
        <w:rPr>
          <w:rFonts w:hint="eastAsia"/>
        </w:rPr>
        <w:t>。</w:t>
      </w:r>
    </w:p>
    <w:p w14:paraId="09975A52" w14:textId="389EECD4" w:rsidR="002B702E" w:rsidRDefault="00455885" w:rsidP="00455885">
      <w:pPr>
        <w:pStyle w:val="altz"/>
        <w:ind w:firstLine="480"/>
      </w:pPr>
      <w:r w:rsidRPr="00455885">
        <w:t>在此基础上，本研究进一步计算了各模型与两位临床专家（专家</w:t>
      </w:r>
      <w:r w:rsidRPr="00455885">
        <w:t>A</w:t>
      </w:r>
      <w:r w:rsidRPr="00455885">
        <w:t>：周定杰；专家</w:t>
      </w:r>
      <w:r w:rsidR="002B702E">
        <w:rPr>
          <w:rFonts w:hint="eastAsia"/>
        </w:rPr>
        <w:t>B</w:t>
      </w:r>
      <w:r w:rsidRPr="00455885">
        <w:t>：孙玮）的</w:t>
      </w:r>
      <w:r w:rsidRPr="00455885">
        <w:t>"1</w:t>
      </w:r>
      <w:r w:rsidRPr="00455885">
        <w:t>对</w:t>
      </w:r>
      <w:r w:rsidRPr="00455885">
        <w:t>1"</w:t>
      </w:r>
      <w:r w:rsidRPr="00455885">
        <w:t>真实打分一致性。如</w:t>
      </w:r>
      <w:r w:rsidR="002B702E" w:rsidRPr="002B702E">
        <w:fldChar w:fldCharType="begin"/>
      </w:r>
      <w:r w:rsidR="002B702E" w:rsidRPr="002B702E">
        <w:instrText xml:space="preserve"> REF _Ref227685313 \h </w:instrText>
      </w:r>
      <w:r w:rsidR="002B702E" w:rsidRPr="002B702E">
        <w:fldChar w:fldCharType="separate"/>
      </w:r>
      <w:r w:rsidR="002B702E" w:rsidRPr="002B702E">
        <w:rPr>
          <w:rFonts w:hint="eastAsia"/>
        </w:rPr>
        <w:t>表</w:t>
      </w:r>
      <w:r w:rsidR="002B702E" w:rsidRPr="002B702E">
        <w:rPr>
          <w:rFonts w:hint="eastAsia"/>
        </w:rPr>
        <w:t xml:space="preserve"> 5</w:t>
      </w:r>
      <w:r w:rsidR="002B702E" w:rsidRPr="002B702E">
        <w:rPr>
          <w:rFonts w:hint="eastAsia"/>
        </w:rPr>
        <w:noBreakHyphen/>
        <w:t>4</w:t>
      </w:r>
      <w:r w:rsidR="002B702E" w:rsidRPr="002B702E">
        <w:fldChar w:fldCharType="end"/>
      </w:r>
      <w:r w:rsidRPr="00455885">
        <w:t>所示，不同模型与专家评估基准的拟合程度呈现出明显的梯度差异。在与专家</w:t>
      </w:r>
      <w:r w:rsidRPr="00455885">
        <w:t>A</w:t>
      </w:r>
      <w:r w:rsidRPr="00455885">
        <w:t>的交叉验证中，</w:t>
      </w:r>
      <w:r w:rsidRPr="00455885">
        <w:t>DeepSeek-V3.2</w:t>
      </w:r>
      <w:r w:rsidRPr="00455885">
        <w:t>的六维度平均</w:t>
      </w:r>
      <w:r w:rsidRPr="00455885">
        <w:t>Kappa</w:t>
      </w:r>
      <w:r w:rsidRPr="00455885">
        <w:t>系数达到</w:t>
      </w:r>
      <w:r w:rsidRPr="00455885">
        <w:t>0.756</w:t>
      </w:r>
      <w:r w:rsidRPr="00455885">
        <w:t>，显著领先于其余模型；</w:t>
      </w:r>
      <w:r w:rsidRPr="00455885">
        <w:t>Qwen2.5-32B-Instruct</w:t>
      </w:r>
      <w:r w:rsidRPr="00455885">
        <w:t>以</w:t>
      </w:r>
      <w:r w:rsidRPr="00455885">
        <w:t>0.705</w:t>
      </w:r>
      <w:r w:rsidRPr="00455885">
        <w:t>的平均</w:t>
      </w:r>
      <w:r w:rsidRPr="00455885">
        <w:t>Kappa</w:t>
      </w:r>
      <w:r w:rsidRPr="00455885">
        <w:t>位居第二，已进入</w:t>
      </w:r>
      <w:r w:rsidRPr="00455885">
        <w:t>"</w:t>
      </w:r>
      <w:r w:rsidRPr="00455885">
        <w:t>高度一致</w:t>
      </w:r>
      <w:r w:rsidRPr="00455885">
        <w:t>"</w:t>
      </w:r>
      <w:r w:rsidRPr="00455885">
        <w:t>区间；</w:t>
      </w:r>
      <w:r w:rsidRPr="00455885">
        <w:t>Qwen2.5-14B-Instruct</w:t>
      </w:r>
      <w:r w:rsidRPr="00455885">
        <w:t>、</w:t>
      </w:r>
      <w:r w:rsidRPr="00455885">
        <w:t>Qwen3-Omni-30B-A3B-Instruct</w:t>
      </w:r>
      <w:r w:rsidRPr="00455885">
        <w:t>和</w:t>
      </w:r>
      <w:r w:rsidRPr="00455885">
        <w:t>GLM-5</w:t>
      </w:r>
      <w:r w:rsidRPr="00455885">
        <w:t>的平均</w:t>
      </w:r>
      <w:r w:rsidRPr="00455885">
        <w:t>Kappa</w:t>
      </w:r>
      <w:r w:rsidRPr="00455885">
        <w:t>分布在</w:t>
      </w:r>
      <w:r w:rsidRPr="00455885">
        <w:t>0.518</w:t>
      </w:r>
      <w:r w:rsidRPr="00455885">
        <w:t>至</w:t>
      </w:r>
      <w:r w:rsidRPr="00455885">
        <w:t>0.558</w:t>
      </w:r>
      <w:r w:rsidRPr="00455885">
        <w:t>之间，总体处于</w:t>
      </w:r>
      <w:r w:rsidRPr="00455885">
        <w:t>"</w:t>
      </w:r>
      <w:r w:rsidRPr="00455885">
        <w:t>中度一致</w:t>
      </w:r>
      <w:r w:rsidRPr="00455885">
        <w:t>"</w:t>
      </w:r>
      <w:r w:rsidRPr="00455885">
        <w:t>水平；而</w:t>
      </w:r>
      <w:r w:rsidRPr="00455885">
        <w:t>Qwen2.5-7B-Instruct</w:t>
      </w:r>
      <w:r w:rsidRPr="00455885">
        <w:t>的平均</w:t>
      </w:r>
      <w:r w:rsidRPr="00455885">
        <w:t>Kappa</w:t>
      </w:r>
      <w:r w:rsidRPr="00455885">
        <w:t>为</w:t>
      </w:r>
      <w:r w:rsidRPr="00455885">
        <w:t>0.449</w:t>
      </w:r>
      <w:r w:rsidRPr="00455885">
        <w:t>，相对偏低。在与专家</w:t>
      </w:r>
      <w:r w:rsidR="002B702E">
        <w:rPr>
          <w:rFonts w:hint="eastAsia"/>
        </w:rPr>
        <w:t>B</w:t>
      </w:r>
      <w:r w:rsidRPr="00455885">
        <w:t>的对比中，</w:t>
      </w:r>
      <w:r w:rsidRPr="00455885">
        <w:t>DeepSeek-V3.2</w:t>
      </w:r>
      <w:r w:rsidRPr="00455885">
        <w:t>的平均</w:t>
      </w:r>
      <w:r w:rsidRPr="00455885">
        <w:t>Kappa</w:t>
      </w:r>
      <w:r w:rsidRPr="00455885">
        <w:t>高达</w:t>
      </w:r>
      <w:r w:rsidRPr="00455885">
        <w:t>0.909</w:t>
      </w:r>
      <w:r w:rsidRPr="00455885">
        <w:t>，稳居</w:t>
      </w:r>
      <w:r w:rsidRPr="00455885">
        <w:t>"</w:t>
      </w:r>
      <w:r w:rsidRPr="00455885">
        <w:t>几乎完全一致</w:t>
      </w:r>
      <w:r w:rsidRPr="00455885">
        <w:t>"</w:t>
      </w:r>
      <w:r w:rsidRPr="00455885">
        <w:t>梯队；</w:t>
      </w:r>
      <w:r w:rsidRPr="00455885">
        <w:t>Qwen2.5-32B-Instruct</w:t>
      </w:r>
      <w:r w:rsidRPr="00455885">
        <w:t>的</w:t>
      </w:r>
      <w:r w:rsidRPr="00455885">
        <w:lastRenderedPageBreak/>
        <w:t>平均</w:t>
      </w:r>
      <w:r w:rsidRPr="00455885">
        <w:t>Kappa</w:t>
      </w:r>
      <w:r w:rsidRPr="00455885">
        <w:t>达到</w:t>
      </w:r>
      <w:r w:rsidRPr="00455885">
        <w:t>0.808</w:t>
      </w:r>
      <w:r w:rsidRPr="00455885">
        <w:t>，已逼近</w:t>
      </w:r>
      <w:r w:rsidRPr="00455885">
        <w:t>0.81</w:t>
      </w:r>
      <w:r w:rsidRPr="00455885">
        <w:t>的</w:t>
      </w:r>
      <w:r w:rsidRPr="00455885">
        <w:t>"</w:t>
      </w:r>
      <w:r w:rsidRPr="00455885">
        <w:t>几乎完全一致</w:t>
      </w:r>
      <w:r w:rsidRPr="00455885">
        <w:t>"</w:t>
      </w:r>
      <w:r w:rsidRPr="00455885">
        <w:t>阈值，成为有力的第二候选；</w:t>
      </w:r>
      <w:r w:rsidRPr="00455885">
        <w:t>Qwen2.5-14B-Instruct</w:t>
      </w:r>
      <w:r w:rsidRPr="00455885">
        <w:t>以</w:t>
      </w:r>
      <w:r w:rsidRPr="00455885">
        <w:t>0.703</w:t>
      </w:r>
      <w:r w:rsidRPr="00455885">
        <w:t>进入</w:t>
      </w:r>
      <w:r w:rsidRPr="00455885">
        <w:t>"</w:t>
      </w:r>
      <w:r w:rsidRPr="00455885">
        <w:t>高度一致</w:t>
      </w:r>
      <w:r w:rsidRPr="00455885">
        <w:t>"</w:t>
      </w:r>
      <w:r w:rsidRPr="00455885">
        <w:t>区间；其余三款模型的平均</w:t>
      </w:r>
      <w:r w:rsidRPr="00455885">
        <w:t>Kappa</w:t>
      </w:r>
      <w:r w:rsidRPr="00455885">
        <w:t>则分布在</w:t>
      </w:r>
      <w:r w:rsidRPr="00455885">
        <w:t>0.577</w:t>
      </w:r>
      <w:r w:rsidRPr="00455885">
        <w:t>至</w:t>
      </w:r>
      <w:r w:rsidRPr="00455885">
        <w:t>0.674</w:t>
      </w:r>
      <w:r w:rsidRPr="00455885">
        <w:t>之间。</w:t>
      </w:r>
    </w:p>
    <w:p w14:paraId="0CBA864A" w14:textId="36777C2B" w:rsidR="00194F9E" w:rsidRPr="00455885" w:rsidRDefault="00455885" w:rsidP="00455885">
      <w:pPr>
        <w:pStyle w:val="altz"/>
        <w:ind w:firstLine="480"/>
      </w:pPr>
      <w:r w:rsidRPr="00455885">
        <w:t>综合来看，</w:t>
      </w:r>
      <w:r w:rsidRPr="00455885">
        <w:t>DeepSeek-V3.2</w:t>
      </w:r>
      <w:r w:rsidRPr="00455885">
        <w:t>在两个专家维度上均展现出断层式的领先优势，而</w:t>
      </w:r>
      <w:r w:rsidRPr="00455885">
        <w:t>Qwen2.5-32B-Instruct</w:t>
      </w:r>
      <w:r w:rsidRPr="00455885">
        <w:t>在与专家</w:t>
      </w:r>
      <w:r w:rsidR="002B702E">
        <w:rPr>
          <w:rFonts w:hint="eastAsia"/>
        </w:rPr>
        <w:t>B</w:t>
      </w:r>
      <w:r w:rsidRPr="00455885">
        <w:t>的对比中亦表现出接近专家级的评价信度。从参数规模的维度观察，</w:t>
      </w:r>
      <w:r w:rsidRPr="00455885">
        <w:t>Qwen</w:t>
      </w:r>
      <w:r w:rsidRPr="00455885">
        <w:t>系列内部呈现出一定的正相关趋势</w:t>
      </w:r>
      <w:r w:rsidR="002B702E">
        <w:rPr>
          <w:rFonts w:hint="eastAsia"/>
        </w:rPr>
        <w:t>，</w:t>
      </w:r>
      <w:r w:rsidRPr="00455885">
        <w:t>7B</w:t>
      </w:r>
      <w:r w:rsidR="002B702E">
        <w:rPr>
          <w:rFonts w:hint="eastAsia"/>
        </w:rPr>
        <w:t>、</w:t>
      </w:r>
      <w:r w:rsidRPr="00455885">
        <w:t>14B</w:t>
      </w:r>
      <w:r w:rsidR="002B702E">
        <w:rPr>
          <w:rFonts w:hint="eastAsia"/>
        </w:rPr>
        <w:t>、</w:t>
      </w:r>
      <w:r w:rsidRPr="00455885">
        <w:t>32B</w:t>
      </w:r>
      <w:r w:rsidRPr="00455885">
        <w:t>逐级提升，但跨厂商对比中</w:t>
      </w:r>
      <w:r w:rsidRPr="00455885">
        <w:t>GLM-5</w:t>
      </w:r>
      <w:r w:rsidRPr="00455885">
        <w:t>的表现不及</w:t>
      </w:r>
      <w:r w:rsidRPr="00455885">
        <w:t>Qwen2.5-32B</w:t>
      </w:r>
      <w:r w:rsidRPr="00455885">
        <w:t>，</w:t>
      </w:r>
      <w:r w:rsidR="002B702E">
        <w:rPr>
          <w:rFonts w:hint="eastAsia"/>
        </w:rPr>
        <w:t>表明</w:t>
      </w:r>
      <w:r w:rsidRPr="00455885">
        <w:t>模型评价能力不仅取决于参数量，更受制于训练范式、对齐策略与指令跟随精度等因素。</w:t>
      </w:r>
    </w:p>
    <w:p w14:paraId="68862A5D" w14:textId="30046857" w:rsidR="002B702E" w:rsidRPr="002B702E" w:rsidRDefault="002B702E" w:rsidP="002B702E">
      <w:pPr>
        <w:pStyle w:val="a3"/>
        <w:keepNext/>
        <w:spacing w:beforeLines="50" w:before="163" w:after="163"/>
        <w:jc w:val="center"/>
        <w:rPr>
          <w:rFonts w:ascii="宋体" w:eastAsia="宋体" w:hAnsi="宋体" w:hint="eastAsia"/>
          <w:sz w:val="21"/>
          <w:szCs w:val="21"/>
        </w:rPr>
      </w:pPr>
      <w:bookmarkStart w:id="104" w:name="_Ref227685313"/>
      <w:r w:rsidRPr="002B702E">
        <w:rPr>
          <w:rFonts w:ascii="宋体" w:eastAsia="宋体" w:hAnsi="宋体" w:hint="eastAsia"/>
          <w:sz w:val="21"/>
          <w:szCs w:val="21"/>
        </w:rPr>
        <w:t xml:space="preserve">表 </w:t>
      </w:r>
      <w:r w:rsidRPr="002B702E">
        <w:rPr>
          <w:rFonts w:ascii="宋体" w:eastAsia="宋体" w:hAnsi="宋体" w:hint="eastAsia"/>
          <w:sz w:val="21"/>
          <w:szCs w:val="21"/>
        </w:rPr>
        <w:fldChar w:fldCharType="begin"/>
      </w:r>
      <w:r w:rsidRPr="002B702E">
        <w:rPr>
          <w:rFonts w:ascii="宋体" w:eastAsia="宋体" w:hAnsi="宋体" w:hint="eastAsia"/>
          <w:sz w:val="21"/>
          <w:szCs w:val="21"/>
        </w:rPr>
        <w:instrText xml:space="preserve"> STYLEREF 1 \s </w:instrText>
      </w:r>
      <w:r w:rsidRPr="002B702E">
        <w:rPr>
          <w:rFonts w:ascii="宋体" w:eastAsia="宋体" w:hAnsi="宋体" w:hint="eastAsia"/>
          <w:sz w:val="21"/>
          <w:szCs w:val="21"/>
        </w:rPr>
        <w:fldChar w:fldCharType="separate"/>
      </w:r>
      <w:r w:rsidRPr="002B702E">
        <w:rPr>
          <w:rFonts w:ascii="宋体" w:eastAsia="宋体" w:hAnsi="宋体" w:hint="eastAsia"/>
          <w:noProof/>
          <w:sz w:val="21"/>
          <w:szCs w:val="21"/>
        </w:rPr>
        <w:t>5</w:t>
      </w:r>
      <w:r w:rsidRPr="002B702E">
        <w:rPr>
          <w:rFonts w:ascii="宋体" w:eastAsia="宋体" w:hAnsi="宋体" w:hint="eastAsia"/>
          <w:sz w:val="21"/>
          <w:szCs w:val="21"/>
        </w:rPr>
        <w:fldChar w:fldCharType="end"/>
      </w:r>
      <w:r w:rsidRPr="002B702E">
        <w:rPr>
          <w:rFonts w:ascii="宋体" w:eastAsia="宋体" w:hAnsi="宋体" w:hint="eastAsia"/>
          <w:sz w:val="21"/>
          <w:szCs w:val="21"/>
        </w:rPr>
        <w:noBreakHyphen/>
      </w:r>
      <w:r w:rsidRPr="002B702E">
        <w:rPr>
          <w:rFonts w:ascii="宋体" w:eastAsia="宋体" w:hAnsi="宋体" w:hint="eastAsia"/>
          <w:sz w:val="21"/>
          <w:szCs w:val="21"/>
        </w:rPr>
        <w:fldChar w:fldCharType="begin"/>
      </w:r>
      <w:r w:rsidRPr="002B702E">
        <w:rPr>
          <w:rFonts w:ascii="宋体" w:eastAsia="宋体" w:hAnsi="宋体" w:hint="eastAsia"/>
          <w:sz w:val="21"/>
          <w:szCs w:val="21"/>
        </w:rPr>
        <w:instrText xml:space="preserve"> SEQ 表 \* ARABIC \s 1 </w:instrText>
      </w:r>
      <w:r w:rsidRPr="002B702E">
        <w:rPr>
          <w:rFonts w:ascii="宋体" w:eastAsia="宋体" w:hAnsi="宋体" w:hint="eastAsia"/>
          <w:sz w:val="21"/>
          <w:szCs w:val="21"/>
        </w:rPr>
        <w:fldChar w:fldCharType="separate"/>
      </w:r>
      <w:r w:rsidRPr="002B702E">
        <w:rPr>
          <w:rFonts w:ascii="宋体" w:eastAsia="宋体" w:hAnsi="宋体" w:hint="eastAsia"/>
          <w:noProof/>
          <w:sz w:val="21"/>
          <w:szCs w:val="21"/>
        </w:rPr>
        <w:t>4</w:t>
      </w:r>
      <w:r w:rsidRPr="002B702E">
        <w:rPr>
          <w:rFonts w:ascii="宋体" w:eastAsia="宋体" w:hAnsi="宋体" w:hint="eastAsia"/>
          <w:sz w:val="21"/>
          <w:szCs w:val="21"/>
        </w:rPr>
        <w:fldChar w:fldCharType="end"/>
      </w:r>
      <w:bookmarkEnd w:id="104"/>
      <w:r w:rsidRPr="002B702E">
        <w:rPr>
          <w:rFonts w:ascii="宋体" w:eastAsia="宋体" w:hAnsi="宋体" w:hint="eastAsia"/>
          <w:sz w:val="21"/>
          <w:szCs w:val="21"/>
        </w:rPr>
        <w:t xml:space="preserve"> 各参评模型与临床专家打分的平均一致性对比</w:t>
      </w:r>
    </w:p>
    <w:tbl>
      <w:tblPr>
        <w:tblW w:w="9072" w:type="dxa"/>
        <w:tblInd w:w="-8" w:type="dxa"/>
        <w:tblCellMar>
          <w:top w:w="15" w:type="dxa"/>
          <w:left w:w="15" w:type="dxa"/>
          <w:bottom w:w="15" w:type="dxa"/>
          <w:right w:w="15" w:type="dxa"/>
        </w:tblCellMar>
        <w:tblLook w:val="04A0" w:firstRow="1" w:lastRow="0" w:firstColumn="1" w:lastColumn="0" w:noHBand="0" w:noVBand="1"/>
      </w:tblPr>
      <w:tblGrid>
        <w:gridCol w:w="3410"/>
        <w:gridCol w:w="2977"/>
        <w:gridCol w:w="2685"/>
      </w:tblGrid>
      <w:tr w:rsidR="006C0F0E" w:rsidRPr="006C0F0E" w14:paraId="6D76ADB3" w14:textId="77777777" w:rsidTr="002B702E">
        <w:trPr>
          <w:trHeight w:val="495"/>
        </w:trPr>
        <w:tc>
          <w:tcPr>
            <w:tcW w:w="3410" w:type="dxa"/>
            <w:tcBorders>
              <w:top w:val="single" w:sz="4" w:space="0" w:color="auto"/>
              <w:bottom w:val="single" w:sz="4" w:space="0" w:color="auto"/>
            </w:tcBorders>
            <w:vAlign w:val="center"/>
            <w:hideMark/>
          </w:tcPr>
          <w:p w14:paraId="42013693" w14:textId="77777777" w:rsidR="006C0F0E" w:rsidRPr="006C0F0E" w:rsidRDefault="006C0F0E" w:rsidP="006C4011">
            <w:pPr>
              <w:pStyle w:val="altz"/>
              <w:ind w:firstLineChars="0" w:firstLine="0"/>
              <w:rPr>
                <w:rFonts w:ascii="宋体" w:hAnsi="宋体" w:hint="eastAsia"/>
                <w:b/>
                <w:bCs/>
              </w:rPr>
            </w:pPr>
            <w:r w:rsidRPr="006C0F0E">
              <w:rPr>
                <w:rFonts w:ascii="宋体" w:hAnsi="宋体"/>
                <w:b/>
                <w:bCs/>
              </w:rPr>
              <w:t>参评模型</w:t>
            </w:r>
          </w:p>
        </w:tc>
        <w:tc>
          <w:tcPr>
            <w:tcW w:w="2977" w:type="dxa"/>
            <w:tcBorders>
              <w:top w:val="single" w:sz="4" w:space="0" w:color="auto"/>
              <w:bottom w:val="single" w:sz="4" w:space="0" w:color="auto"/>
            </w:tcBorders>
            <w:vAlign w:val="center"/>
            <w:hideMark/>
          </w:tcPr>
          <w:p w14:paraId="43978EE7" w14:textId="4F1BB057" w:rsidR="006C0F0E" w:rsidRPr="006C0F0E" w:rsidRDefault="006C0F0E" w:rsidP="006C4011">
            <w:pPr>
              <w:pStyle w:val="altz"/>
              <w:ind w:firstLineChars="0" w:firstLine="0"/>
              <w:rPr>
                <w:rFonts w:ascii="宋体" w:hAnsi="宋体" w:hint="eastAsia"/>
                <w:b/>
                <w:bCs/>
              </w:rPr>
            </w:pPr>
            <w:r w:rsidRPr="006C0F0E">
              <w:rPr>
                <w:rFonts w:ascii="宋体" w:hAnsi="宋体"/>
                <w:b/>
                <w:bCs/>
              </w:rPr>
              <w:t>与专家A(周定杰)</w:t>
            </w:r>
            <w:r w:rsidR="006C4011" w:rsidRPr="006C4011">
              <w:rPr>
                <w:rFonts w:ascii="宋体" w:hAnsi="宋体"/>
                <w:b/>
                <w:bCs/>
              </w:rPr>
              <w:br/>
            </w:r>
            <w:r w:rsidRPr="006C0F0E">
              <w:rPr>
                <w:rFonts w:ascii="宋体" w:hAnsi="宋体"/>
                <w:b/>
                <w:bCs/>
              </w:rPr>
              <w:t>平均Kappa</w:t>
            </w:r>
          </w:p>
        </w:tc>
        <w:tc>
          <w:tcPr>
            <w:tcW w:w="2685" w:type="dxa"/>
            <w:tcBorders>
              <w:top w:val="single" w:sz="4" w:space="0" w:color="auto"/>
              <w:bottom w:val="single" w:sz="4" w:space="0" w:color="auto"/>
            </w:tcBorders>
            <w:vAlign w:val="center"/>
            <w:hideMark/>
          </w:tcPr>
          <w:p w14:paraId="2852042B" w14:textId="0771C39C" w:rsidR="006C0F0E" w:rsidRPr="006C0F0E" w:rsidRDefault="006C0F0E" w:rsidP="006C4011">
            <w:pPr>
              <w:pStyle w:val="altz"/>
              <w:ind w:firstLineChars="0" w:firstLine="0"/>
              <w:rPr>
                <w:rFonts w:ascii="宋体" w:hAnsi="宋体" w:hint="eastAsia"/>
                <w:b/>
                <w:bCs/>
              </w:rPr>
            </w:pPr>
            <w:r w:rsidRPr="006C0F0E">
              <w:rPr>
                <w:rFonts w:ascii="宋体" w:hAnsi="宋体"/>
                <w:b/>
                <w:bCs/>
              </w:rPr>
              <w:t>与专家</w:t>
            </w:r>
            <w:r w:rsidR="00635C1B">
              <w:rPr>
                <w:rFonts w:ascii="宋体" w:hAnsi="宋体" w:hint="eastAsia"/>
                <w:b/>
                <w:bCs/>
              </w:rPr>
              <w:t>B</w:t>
            </w:r>
            <w:r w:rsidRPr="006C0F0E">
              <w:rPr>
                <w:rFonts w:ascii="宋体" w:hAnsi="宋体"/>
                <w:b/>
                <w:bCs/>
              </w:rPr>
              <w:t>(孙玮)</w:t>
            </w:r>
            <w:r w:rsidR="006C4011" w:rsidRPr="006C4011">
              <w:rPr>
                <w:rFonts w:ascii="宋体" w:hAnsi="宋体"/>
                <w:b/>
                <w:bCs/>
              </w:rPr>
              <w:br/>
            </w:r>
            <w:r w:rsidRPr="006C0F0E">
              <w:rPr>
                <w:rFonts w:ascii="宋体" w:hAnsi="宋体"/>
                <w:b/>
                <w:bCs/>
              </w:rPr>
              <w:t>平均Kappa</w:t>
            </w:r>
          </w:p>
        </w:tc>
      </w:tr>
      <w:tr w:rsidR="002B702E" w:rsidRPr="006C0F0E" w14:paraId="4A70FF58" w14:textId="77777777" w:rsidTr="002B702E">
        <w:trPr>
          <w:trHeight w:val="495"/>
        </w:trPr>
        <w:tc>
          <w:tcPr>
            <w:tcW w:w="3410" w:type="dxa"/>
            <w:tcBorders>
              <w:top w:val="single" w:sz="4" w:space="0" w:color="auto"/>
            </w:tcBorders>
            <w:vAlign w:val="center"/>
            <w:hideMark/>
          </w:tcPr>
          <w:p w14:paraId="7CF2A230" w14:textId="6055F901" w:rsidR="002B702E" w:rsidRPr="006C0F0E" w:rsidRDefault="002B702E" w:rsidP="002B702E">
            <w:pPr>
              <w:pStyle w:val="altz"/>
              <w:ind w:firstLineChars="0" w:firstLine="0"/>
            </w:pPr>
            <w:r>
              <w:rPr>
                <w:rStyle w:val="ne-text"/>
              </w:rPr>
              <w:t>Qwen2.5-7B-Instruct</w:t>
            </w:r>
          </w:p>
        </w:tc>
        <w:tc>
          <w:tcPr>
            <w:tcW w:w="2977" w:type="dxa"/>
            <w:tcBorders>
              <w:top w:val="single" w:sz="4" w:space="0" w:color="auto"/>
            </w:tcBorders>
            <w:vAlign w:val="center"/>
            <w:hideMark/>
          </w:tcPr>
          <w:p w14:paraId="0344F684" w14:textId="4333DA42" w:rsidR="002B702E" w:rsidRPr="006C0F0E" w:rsidRDefault="002B702E" w:rsidP="002B702E">
            <w:pPr>
              <w:pStyle w:val="altz"/>
              <w:ind w:firstLineChars="0" w:firstLine="0"/>
            </w:pPr>
            <w:r>
              <w:rPr>
                <w:rStyle w:val="ne-text"/>
              </w:rPr>
              <w:t>0.449</w:t>
            </w:r>
          </w:p>
        </w:tc>
        <w:tc>
          <w:tcPr>
            <w:tcW w:w="2685" w:type="dxa"/>
            <w:tcBorders>
              <w:top w:val="single" w:sz="4" w:space="0" w:color="auto"/>
            </w:tcBorders>
            <w:vAlign w:val="center"/>
            <w:hideMark/>
          </w:tcPr>
          <w:p w14:paraId="07B1C8CC" w14:textId="0233ACFA" w:rsidR="002B702E" w:rsidRPr="006C0F0E" w:rsidRDefault="002B702E" w:rsidP="002B702E">
            <w:pPr>
              <w:pStyle w:val="altz"/>
              <w:ind w:firstLineChars="0" w:firstLine="0"/>
            </w:pPr>
            <w:r>
              <w:rPr>
                <w:rStyle w:val="ne-text"/>
              </w:rPr>
              <w:t>0.577</w:t>
            </w:r>
          </w:p>
        </w:tc>
      </w:tr>
      <w:tr w:rsidR="002B702E" w:rsidRPr="006C0F0E" w14:paraId="01881F13" w14:textId="77777777" w:rsidTr="002B702E">
        <w:trPr>
          <w:trHeight w:val="495"/>
        </w:trPr>
        <w:tc>
          <w:tcPr>
            <w:tcW w:w="3410" w:type="dxa"/>
            <w:vAlign w:val="center"/>
            <w:hideMark/>
          </w:tcPr>
          <w:p w14:paraId="6C00BD81" w14:textId="20A5FF9C" w:rsidR="002B702E" w:rsidRPr="006C0F0E" w:rsidRDefault="002B702E" w:rsidP="002B702E">
            <w:pPr>
              <w:pStyle w:val="altz"/>
              <w:ind w:firstLineChars="0" w:firstLine="0"/>
            </w:pPr>
            <w:r>
              <w:rPr>
                <w:rStyle w:val="ne-text"/>
              </w:rPr>
              <w:t>GLM-5</w:t>
            </w:r>
          </w:p>
        </w:tc>
        <w:tc>
          <w:tcPr>
            <w:tcW w:w="2977" w:type="dxa"/>
            <w:vAlign w:val="center"/>
            <w:hideMark/>
          </w:tcPr>
          <w:p w14:paraId="7372FA04" w14:textId="4364B6FA" w:rsidR="002B702E" w:rsidRPr="006C0F0E" w:rsidRDefault="002B702E" w:rsidP="002B702E">
            <w:pPr>
              <w:pStyle w:val="altz"/>
              <w:ind w:firstLineChars="0" w:firstLine="0"/>
            </w:pPr>
            <w:r>
              <w:rPr>
                <w:rStyle w:val="ne-text"/>
              </w:rPr>
              <w:t>0.518</w:t>
            </w:r>
          </w:p>
        </w:tc>
        <w:tc>
          <w:tcPr>
            <w:tcW w:w="2685" w:type="dxa"/>
            <w:vAlign w:val="center"/>
            <w:hideMark/>
          </w:tcPr>
          <w:p w14:paraId="1CEE6AE9" w14:textId="0159AB1B" w:rsidR="002B702E" w:rsidRPr="006C0F0E" w:rsidRDefault="002B702E" w:rsidP="002B702E">
            <w:pPr>
              <w:pStyle w:val="altz"/>
              <w:ind w:firstLineChars="0" w:firstLine="0"/>
            </w:pPr>
            <w:r>
              <w:rPr>
                <w:rStyle w:val="ne-text"/>
              </w:rPr>
              <w:t>0.611</w:t>
            </w:r>
          </w:p>
        </w:tc>
      </w:tr>
      <w:tr w:rsidR="002B702E" w:rsidRPr="006C0F0E" w14:paraId="45AF060E" w14:textId="77777777" w:rsidTr="002B702E">
        <w:trPr>
          <w:trHeight w:val="495"/>
        </w:trPr>
        <w:tc>
          <w:tcPr>
            <w:tcW w:w="3410" w:type="dxa"/>
            <w:vAlign w:val="center"/>
            <w:hideMark/>
          </w:tcPr>
          <w:p w14:paraId="5E1CD8BE" w14:textId="45F393C2" w:rsidR="002B702E" w:rsidRPr="006C0F0E" w:rsidRDefault="002B702E" w:rsidP="002B702E">
            <w:pPr>
              <w:pStyle w:val="altz"/>
              <w:ind w:firstLineChars="0" w:firstLine="0"/>
            </w:pPr>
            <w:r>
              <w:rPr>
                <w:rStyle w:val="ne-text"/>
              </w:rPr>
              <w:t>Qwen3-Omni-30B-A3B-Instruct</w:t>
            </w:r>
          </w:p>
        </w:tc>
        <w:tc>
          <w:tcPr>
            <w:tcW w:w="2977" w:type="dxa"/>
            <w:vAlign w:val="center"/>
            <w:hideMark/>
          </w:tcPr>
          <w:p w14:paraId="13B3DDC0" w14:textId="20EFE747" w:rsidR="002B702E" w:rsidRPr="006C0F0E" w:rsidRDefault="002B702E" w:rsidP="002B702E">
            <w:pPr>
              <w:pStyle w:val="altz"/>
              <w:ind w:firstLineChars="0" w:firstLine="0"/>
            </w:pPr>
            <w:r>
              <w:rPr>
                <w:rStyle w:val="ne-text"/>
              </w:rPr>
              <w:t>0.543</w:t>
            </w:r>
          </w:p>
        </w:tc>
        <w:tc>
          <w:tcPr>
            <w:tcW w:w="2685" w:type="dxa"/>
            <w:vAlign w:val="center"/>
            <w:hideMark/>
          </w:tcPr>
          <w:p w14:paraId="764EBCD4" w14:textId="405F94D4" w:rsidR="002B702E" w:rsidRPr="006C0F0E" w:rsidRDefault="002B702E" w:rsidP="002B702E">
            <w:pPr>
              <w:pStyle w:val="altz"/>
              <w:ind w:firstLineChars="0" w:firstLine="0"/>
            </w:pPr>
            <w:r>
              <w:rPr>
                <w:rStyle w:val="ne-text"/>
              </w:rPr>
              <w:t>0.674</w:t>
            </w:r>
          </w:p>
        </w:tc>
      </w:tr>
      <w:tr w:rsidR="002B702E" w:rsidRPr="006C0F0E" w14:paraId="222A2BD8" w14:textId="77777777" w:rsidTr="002B702E">
        <w:trPr>
          <w:trHeight w:val="495"/>
        </w:trPr>
        <w:tc>
          <w:tcPr>
            <w:tcW w:w="3410" w:type="dxa"/>
            <w:vAlign w:val="center"/>
            <w:hideMark/>
          </w:tcPr>
          <w:p w14:paraId="6688166F" w14:textId="204EA6EF" w:rsidR="002B702E" w:rsidRPr="006C0F0E" w:rsidRDefault="002B702E" w:rsidP="002B702E">
            <w:pPr>
              <w:pStyle w:val="altz"/>
              <w:ind w:firstLineChars="0" w:firstLine="0"/>
            </w:pPr>
            <w:r>
              <w:rPr>
                <w:rStyle w:val="ne-text"/>
              </w:rPr>
              <w:t>Qwen2.5-14B-Instruct</w:t>
            </w:r>
          </w:p>
        </w:tc>
        <w:tc>
          <w:tcPr>
            <w:tcW w:w="2977" w:type="dxa"/>
            <w:vAlign w:val="center"/>
            <w:hideMark/>
          </w:tcPr>
          <w:p w14:paraId="0DD187E1" w14:textId="77E0C2AB" w:rsidR="002B702E" w:rsidRPr="006C0F0E" w:rsidRDefault="002B702E" w:rsidP="002B702E">
            <w:pPr>
              <w:pStyle w:val="altz"/>
              <w:ind w:firstLineChars="0" w:firstLine="0"/>
            </w:pPr>
            <w:r>
              <w:rPr>
                <w:rStyle w:val="ne-text"/>
              </w:rPr>
              <w:t>0.558</w:t>
            </w:r>
          </w:p>
        </w:tc>
        <w:tc>
          <w:tcPr>
            <w:tcW w:w="2685" w:type="dxa"/>
            <w:vAlign w:val="center"/>
            <w:hideMark/>
          </w:tcPr>
          <w:p w14:paraId="3A567744" w14:textId="7DCDB3C4" w:rsidR="002B702E" w:rsidRPr="006C0F0E" w:rsidRDefault="002B702E" w:rsidP="002B702E">
            <w:pPr>
              <w:pStyle w:val="altz"/>
              <w:ind w:firstLineChars="0" w:firstLine="0"/>
            </w:pPr>
            <w:r>
              <w:rPr>
                <w:rStyle w:val="ne-text"/>
              </w:rPr>
              <w:t>0.703</w:t>
            </w:r>
          </w:p>
        </w:tc>
      </w:tr>
      <w:tr w:rsidR="002B702E" w:rsidRPr="006C0F0E" w14:paraId="2431729D" w14:textId="77777777" w:rsidTr="002B702E">
        <w:trPr>
          <w:trHeight w:val="495"/>
        </w:trPr>
        <w:tc>
          <w:tcPr>
            <w:tcW w:w="3410" w:type="dxa"/>
            <w:vAlign w:val="center"/>
            <w:hideMark/>
          </w:tcPr>
          <w:p w14:paraId="46E0C387" w14:textId="71833549" w:rsidR="002B702E" w:rsidRPr="006C0F0E" w:rsidRDefault="002B702E" w:rsidP="002B702E">
            <w:pPr>
              <w:pStyle w:val="altz"/>
              <w:ind w:firstLineChars="0" w:firstLine="0"/>
            </w:pPr>
            <w:r>
              <w:rPr>
                <w:rStyle w:val="ne-text"/>
              </w:rPr>
              <w:t>Qwen2.5-32B-Instruct</w:t>
            </w:r>
          </w:p>
        </w:tc>
        <w:tc>
          <w:tcPr>
            <w:tcW w:w="2977" w:type="dxa"/>
            <w:vAlign w:val="center"/>
            <w:hideMark/>
          </w:tcPr>
          <w:p w14:paraId="37B9E584" w14:textId="07BA8DE3" w:rsidR="002B702E" w:rsidRPr="006C0F0E" w:rsidRDefault="002B702E" w:rsidP="002B702E">
            <w:pPr>
              <w:pStyle w:val="altz"/>
              <w:ind w:firstLineChars="0" w:firstLine="0"/>
            </w:pPr>
            <w:r>
              <w:rPr>
                <w:rStyle w:val="ne-text"/>
              </w:rPr>
              <w:t>0.705</w:t>
            </w:r>
          </w:p>
        </w:tc>
        <w:tc>
          <w:tcPr>
            <w:tcW w:w="2685" w:type="dxa"/>
            <w:vAlign w:val="center"/>
            <w:hideMark/>
          </w:tcPr>
          <w:p w14:paraId="71A6B9C3" w14:textId="6BCD9DBA" w:rsidR="002B702E" w:rsidRPr="006C0F0E" w:rsidRDefault="002B702E" w:rsidP="002B702E">
            <w:pPr>
              <w:pStyle w:val="altz"/>
              <w:ind w:firstLineChars="0" w:firstLine="0"/>
            </w:pPr>
            <w:r>
              <w:rPr>
                <w:rStyle w:val="ne-text"/>
              </w:rPr>
              <w:t>0.808</w:t>
            </w:r>
          </w:p>
        </w:tc>
      </w:tr>
      <w:tr w:rsidR="002B702E" w:rsidRPr="006C0F0E" w14:paraId="7328E42F" w14:textId="77777777" w:rsidTr="002B702E">
        <w:trPr>
          <w:trHeight w:val="495"/>
        </w:trPr>
        <w:tc>
          <w:tcPr>
            <w:tcW w:w="3410" w:type="dxa"/>
            <w:tcBorders>
              <w:bottom w:val="single" w:sz="4" w:space="0" w:color="auto"/>
            </w:tcBorders>
            <w:vAlign w:val="center"/>
            <w:hideMark/>
          </w:tcPr>
          <w:p w14:paraId="1806C5C8" w14:textId="19AB5CD4" w:rsidR="002B702E" w:rsidRPr="006C0F0E" w:rsidRDefault="002B702E" w:rsidP="002B702E">
            <w:pPr>
              <w:pStyle w:val="altz"/>
              <w:ind w:firstLineChars="0" w:firstLine="0"/>
            </w:pPr>
            <w:r>
              <w:rPr>
                <w:rStyle w:val="ne-text"/>
                <w:b/>
                <w:bCs/>
              </w:rPr>
              <w:t>DeepSeek-V3.2</w:t>
            </w:r>
          </w:p>
        </w:tc>
        <w:tc>
          <w:tcPr>
            <w:tcW w:w="2977" w:type="dxa"/>
            <w:tcBorders>
              <w:bottom w:val="single" w:sz="4" w:space="0" w:color="auto"/>
            </w:tcBorders>
            <w:vAlign w:val="center"/>
            <w:hideMark/>
          </w:tcPr>
          <w:p w14:paraId="56DE4DD7" w14:textId="61BCB0E2" w:rsidR="002B702E" w:rsidRPr="006C0F0E" w:rsidRDefault="002B702E" w:rsidP="002B702E">
            <w:pPr>
              <w:pStyle w:val="altz"/>
              <w:ind w:firstLineChars="0" w:firstLine="0"/>
            </w:pPr>
            <w:r>
              <w:rPr>
                <w:rStyle w:val="ne-text"/>
                <w:b/>
                <w:bCs/>
              </w:rPr>
              <w:t>0.756</w:t>
            </w:r>
          </w:p>
        </w:tc>
        <w:tc>
          <w:tcPr>
            <w:tcW w:w="2685" w:type="dxa"/>
            <w:tcBorders>
              <w:bottom w:val="single" w:sz="4" w:space="0" w:color="auto"/>
            </w:tcBorders>
            <w:vAlign w:val="center"/>
            <w:hideMark/>
          </w:tcPr>
          <w:p w14:paraId="295D162F" w14:textId="4A2F4342" w:rsidR="002B702E" w:rsidRPr="006C0F0E" w:rsidRDefault="002B702E" w:rsidP="002B702E">
            <w:pPr>
              <w:pStyle w:val="altz"/>
              <w:ind w:firstLineChars="0" w:firstLine="0"/>
            </w:pPr>
            <w:r>
              <w:rPr>
                <w:rStyle w:val="ne-text"/>
                <w:b/>
                <w:bCs/>
              </w:rPr>
              <w:t>0.909</w:t>
            </w:r>
          </w:p>
        </w:tc>
      </w:tr>
    </w:tbl>
    <w:p w14:paraId="4DF09F3F" w14:textId="0C59139E" w:rsidR="002B702E" w:rsidRDefault="00455577" w:rsidP="002B702E">
      <w:pPr>
        <w:pStyle w:val="3"/>
        <w:spacing w:before="163"/>
        <w:rPr>
          <w:rFonts w:hint="eastAsia"/>
        </w:rPr>
      </w:pPr>
      <w:r w:rsidRPr="00455577">
        <w:rPr>
          <w:rFonts w:hint="eastAsia"/>
        </w:rPr>
        <w:lastRenderedPageBreak/>
        <w:t>专家内部一致性与</w:t>
      </w:r>
      <w:r w:rsidRPr="00455577">
        <w:rPr>
          <w:rFonts w:hint="eastAsia"/>
        </w:rPr>
        <w:t>AI</w:t>
      </w:r>
      <w:r w:rsidRPr="00455577">
        <w:rPr>
          <w:rFonts w:hint="eastAsia"/>
        </w:rPr>
        <w:t>群体平均一致性</w:t>
      </w:r>
      <w:r>
        <w:rPr>
          <w:rFonts w:hint="eastAsia"/>
        </w:rPr>
        <w:t>对比</w:t>
      </w:r>
    </w:p>
    <w:p w14:paraId="38D04733" w14:textId="02667DC1" w:rsidR="002B702E" w:rsidRDefault="002B702E" w:rsidP="002B702E">
      <w:pPr>
        <w:pStyle w:val="altz"/>
        <w:ind w:firstLine="480"/>
      </w:pPr>
      <w:r>
        <w:rPr>
          <w:noProof/>
        </w:rPr>
        <mc:AlternateContent>
          <mc:Choice Requires="wps">
            <w:drawing>
              <wp:anchor distT="0" distB="0" distL="114300" distR="114300" simplePos="0" relativeHeight="251669504" behindDoc="0" locked="0" layoutInCell="1" allowOverlap="1" wp14:anchorId="6D1A22C1" wp14:editId="0C77B7EA">
                <wp:simplePos x="0" y="0"/>
                <wp:positionH relativeFrom="column">
                  <wp:posOffset>29210</wp:posOffset>
                </wp:positionH>
                <wp:positionV relativeFrom="paragraph">
                  <wp:posOffset>7261860</wp:posOffset>
                </wp:positionV>
                <wp:extent cx="5759450" cy="635"/>
                <wp:effectExtent l="0" t="0" r="0" b="0"/>
                <wp:wrapTopAndBottom/>
                <wp:docPr id="1761055398" name="文本框 1"/>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prstClr val="white"/>
                        </a:solidFill>
                        <a:ln>
                          <a:noFill/>
                        </a:ln>
                      </wps:spPr>
                      <wps:txbx>
                        <w:txbxContent>
                          <w:p w14:paraId="4DF6C06D" w14:textId="68F49372" w:rsidR="002B702E" w:rsidRPr="002B702E" w:rsidRDefault="002B702E" w:rsidP="002B702E">
                            <w:pPr>
                              <w:pStyle w:val="a3"/>
                              <w:spacing w:after="163"/>
                              <w:jc w:val="center"/>
                              <w:rPr>
                                <w:rFonts w:ascii="宋体" w:eastAsia="宋体" w:hAnsi="宋体" w:hint="eastAsia"/>
                                <w:noProof/>
                                <w:sz w:val="21"/>
                                <w:szCs w:val="21"/>
                              </w:rPr>
                            </w:pPr>
                            <w:bookmarkStart w:id="105" w:name="_Ref227685772"/>
                            <w:r w:rsidRPr="002B702E">
                              <w:rPr>
                                <w:rFonts w:ascii="宋体" w:eastAsia="宋体" w:hAnsi="宋体" w:hint="eastAsia"/>
                                <w:sz w:val="21"/>
                                <w:szCs w:val="21"/>
                              </w:rPr>
                              <w:t xml:space="preserve">图 </w:t>
                            </w:r>
                            <w:r w:rsidRPr="002B702E">
                              <w:rPr>
                                <w:rFonts w:ascii="宋体" w:eastAsia="宋体" w:hAnsi="宋体" w:hint="eastAsia"/>
                                <w:sz w:val="21"/>
                                <w:szCs w:val="21"/>
                              </w:rPr>
                              <w:fldChar w:fldCharType="begin"/>
                            </w:r>
                            <w:r w:rsidRPr="002B702E">
                              <w:rPr>
                                <w:rFonts w:ascii="宋体" w:eastAsia="宋体" w:hAnsi="宋体" w:hint="eastAsia"/>
                                <w:sz w:val="21"/>
                                <w:szCs w:val="21"/>
                              </w:rPr>
                              <w:instrText xml:space="preserve"> STYLEREF 1 \s </w:instrText>
                            </w:r>
                            <w:r w:rsidRPr="002B702E">
                              <w:rPr>
                                <w:rFonts w:ascii="宋体" w:eastAsia="宋体" w:hAnsi="宋体" w:hint="eastAsia"/>
                                <w:sz w:val="21"/>
                                <w:szCs w:val="21"/>
                              </w:rPr>
                              <w:fldChar w:fldCharType="separate"/>
                            </w:r>
                            <w:r w:rsidRPr="002B702E">
                              <w:rPr>
                                <w:rFonts w:ascii="宋体" w:eastAsia="宋体" w:hAnsi="宋体" w:hint="eastAsia"/>
                                <w:noProof/>
                                <w:sz w:val="21"/>
                                <w:szCs w:val="21"/>
                              </w:rPr>
                              <w:t>5</w:t>
                            </w:r>
                            <w:r w:rsidRPr="002B702E">
                              <w:rPr>
                                <w:rFonts w:ascii="宋体" w:eastAsia="宋体" w:hAnsi="宋体" w:hint="eastAsia"/>
                                <w:sz w:val="21"/>
                                <w:szCs w:val="21"/>
                              </w:rPr>
                              <w:fldChar w:fldCharType="end"/>
                            </w:r>
                            <w:r w:rsidRPr="002B702E">
                              <w:rPr>
                                <w:rFonts w:ascii="宋体" w:eastAsia="宋体" w:hAnsi="宋体" w:hint="eastAsia"/>
                                <w:sz w:val="21"/>
                                <w:szCs w:val="21"/>
                              </w:rPr>
                              <w:noBreakHyphen/>
                            </w:r>
                            <w:r w:rsidRPr="002B702E">
                              <w:rPr>
                                <w:rFonts w:ascii="宋体" w:eastAsia="宋体" w:hAnsi="宋体" w:hint="eastAsia"/>
                                <w:sz w:val="21"/>
                                <w:szCs w:val="21"/>
                              </w:rPr>
                              <w:fldChar w:fldCharType="begin"/>
                            </w:r>
                            <w:r w:rsidRPr="002B702E">
                              <w:rPr>
                                <w:rFonts w:ascii="宋体" w:eastAsia="宋体" w:hAnsi="宋体" w:hint="eastAsia"/>
                                <w:sz w:val="21"/>
                                <w:szCs w:val="21"/>
                              </w:rPr>
                              <w:instrText xml:space="preserve"> SEQ 图 \* ARABIC \s 1 </w:instrText>
                            </w:r>
                            <w:r w:rsidRPr="002B702E">
                              <w:rPr>
                                <w:rFonts w:ascii="宋体" w:eastAsia="宋体" w:hAnsi="宋体" w:hint="eastAsia"/>
                                <w:sz w:val="21"/>
                                <w:szCs w:val="21"/>
                              </w:rPr>
                              <w:fldChar w:fldCharType="separate"/>
                            </w:r>
                            <w:r w:rsidRPr="002B702E">
                              <w:rPr>
                                <w:rFonts w:ascii="宋体" w:eastAsia="宋体" w:hAnsi="宋体" w:hint="eastAsia"/>
                                <w:noProof/>
                                <w:sz w:val="21"/>
                                <w:szCs w:val="21"/>
                              </w:rPr>
                              <w:t>1</w:t>
                            </w:r>
                            <w:r w:rsidRPr="002B702E">
                              <w:rPr>
                                <w:rFonts w:ascii="宋体" w:eastAsia="宋体" w:hAnsi="宋体" w:hint="eastAsia"/>
                                <w:sz w:val="21"/>
                                <w:szCs w:val="21"/>
                              </w:rPr>
                              <w:fldChar w:fldCharType="end"/>
                            </w:r>
                            <w:bookmarkEnd w:id="105"/>
                            <w:r w:rsidRPr="002B702E">
                              <w:rPr>
                                <w:rFonts w:ascii="宋体" w:eastAsia="宋体" w:hAnsi="宋体" w:hint="eastAsia"/>
                                <w:sz w:val="21"/>
                                <w:szCs w:val="21"/>
                              </w:rPr>
                              <w:t xml:space="preserve"> 各评价维度下一致性系数(二次加权kappa)雷达图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1A22C1" id="_x0000_s1027" type="#_x0000_t202" style="position:absolute;left:0;text-align:left;margin-left:2.3pt;margin-top:571.8pt;width:453.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" stroked="f">
                <v:textbox style="mso-fit-shape-to-text:t" inset="0,0,0,0">
                  <w:txbxContent>
                    <w:p w14:paraId="4DF6C06D" w14:textId="68F49372" w:rsidR="002B702E" w:rsidRPr="002B702E" w:rsidRDefault="002B702E" w:rsidP="002B702E">
                      <w:pPr>
                        <w:pStyle w:val="a3"/>
                        <w:spacing w:after="163"/>
                        <w:jc w:val="center"/>
                        <w:rPr>
                          <w:rFonts w:ascii="宋体" w:eastAsia="宋体" w:hAnsi="宋体" w:hint="eastAsia"/>
                          <w:noProof/>
                          <w:sz w:val="21"/>
                          <w:szCs w:val="21"/>
                        </w:rPr>
                      </w:pPr>
                      <w:bookmarkStart w:id="106" w:name="_Ref227685772"/>
                      <w:r w:rsidRPr="002B702E">
                        <w:rPr>
                          <w:rFonts w:ascii="宋体" w:eastAsia="宋体" w:hAnsi="宋体" w:hint="eastAsia"/>
                          <w:sz w:val="21"/>
                          <w:szCs w:val="21"/>
                        </w:rPr>
                        <w:t xml:space="preserve">图 </w:t>
                      </w:r>
                      <w:r w:rsidRPr="002B702E">
                        <w:rPr>
                          <w:rFonts w:ascii="宋体" w:eastAsia="宋体" w:hAnsi="宋体" w:hint="eastAsia"/>
                          <w:sz w:val="21"/>
                          <w:szCs w:val="21"/>
                        </w:rPr>
                        <w:fldChar w:fldCharType="begin"/>
                      </w:r>
                      <w:r w:rsidRPr="002B702E">
                        <w:rPr>
                          <w:rFonts w:ascii="宋体" w:eastAsia="宋体" w:hAnsi="宋体" w:hint="eastAsia"/>
                          <w:sz w:val="21"/>
                          <w:szCs w:val="21"/>
                        </w:rPr>
                        <w:instrText xml:space="preserve"> STYLEREF 1 \s </w:instrText>
                      </w:r>
                      <w:r w:rsidRPr="002B702E">
                        <w:rPr>
                          <w:rFonts w:ascii="宋体" w:eastAsia="宋体" w:hAnsi="宋体" w:hint="eastAsia"/>
                          <w:sz w:val="21"/>
                          <w:szCs w:val="21"/>
                        </w:rPr>
                        <w:fldChar w:fldCharType="separate"/>
                      </w:r>
                      <w:r w:rsidRPr="002B702E">
                        <w:rPr>
                          <w:rFonts w:ascii="宋体" w:eastAsia="宋体" w:hAnsi="宋体" w:hint="eastAsia"/>
                          <w:noProof/>
                          <w:sz w:val="21"/>
                          <w:szCs w:val="21"/>
                        </w:rPr>
                        <w:t>5</w:t>
                      </w:r>
                      <w:r w:rsidRPr="002B702E">
                        <w:rPr>
                          <w:rFonts w:ascii="宋体" w:eastAsia="宋体" w:hAnsi="宋体" w:hint="eastAsia"/>
                          <w:sz w:val="21"/>
                          <w:szCs w:val="21"/>
                        </w:rPr>
                        <w:fldChar w:fldCharType="end"/>
                      </w:r>
                      <w:r w:rsidRPr="002B702E">
                        <w:rPr>
                          <w:rFonts w:ascii="宋体" w:eastAsia="宋体" w:hAnsi="宋体" w:hint="eastAsia"/>
                          <w:sz w:val="21"/>
                          <w:szCs w:val="21"/>
                        </w:rPr>
                        <w:noBreakHyphen/>
                      </w:r>
                      <w:r w:rsidRPr="002B702E">
                        <w:rPr>
                          <w:rFonts w:ascii="宋体" w:eastAsia="宋体" w:hAnsi="宋体" w:hint="eastAsia"/>
                          <w:sz w:val="21"/>
                          <w:szCs w:val="21"/>
                        </w:rPr>
                        <w:fldChar w:fldCharType="begin"/>
                      </w:r>
                      <w:r w:rsidRPr="002B702E">
                        <w:rPr>
                          <w:rFonts w:ascii="宋体" w:eastAsia="宋体" w:hAnsi="宋体" w:hint="eastAsia"/>
                          <w:sz w:val="21"/>
                          <w:szCs w:val="21"/>
                        </w:rPr>
                        <w:instrText xml:space="preserve"> SEQ 图 \* ARABIC \s 1 </w:instrText>
                      </w:r>
                      <w:r w:rsidRPr="002B702E">
                        <w:rPr>
                          <w:rFonts w:ascii="宋体" w:eastAsia="宋体" w:hAnsi="宋体" w:hint="eastAsia"/>
                          <w:sz w:val="21"/>
                          <w:szCs w:val="21"/>
                        </w:rPr>
                        <w:fldChar w:fldCharType="separate"/>
                      </w:r>
                      <w:r w:rsidRPr="002B702E">
                        <w:rPr>
                          <w:rFonts w:ascii="宋体" w:eastAsia="宋体" w:hAnsi="宋体" w:hint="eastAsia"/>
                          <w:noProof/>
                          <w:sz w:val="21"/>
                          <w:szCs w:val="21"/>
                        </w:rPr>
                        <w:t>1</w:t>
                      </w:r>
                      <w:r w:rsidRPr="002B702E">
                        <w:rPr>
                          <w:rFonts w:ascii="宋体" w:eastAsia="宋体" w:hAnsi="宋体" w:hint="eastAsia"/>
                          <w:sz w:val="21"/>
                          <w:szCs w:val="21"/>
                        </w:rPr>
                        <w:fldChar w:fldCharType="end"/>
                      </w:r>
                      <w:bookmarkEnd w:id="106"/>
                      <w:r w:rsidRPr="002B702E">
                        <w:rPr>
                          <w:rFonts w:ascii="宋体" w:eastAsia="宋体" w:hAnsi="宋体" w:hint="eastAsia"/>
                          <w:sz w:val="21"/>
                          <w:szCs w:val="21"/>
                        </w:rPr>
                        <w:t xml:space="preserve"> 各评价维度下一致性系数(二次加权kappa)雷达图</w:t>
                      </w:r>
                    </w:p>
                  </w:txbxContent>
                </v:textbox>
                <w10:wrap type="topAndBottom"/>
              </v:shape>
            </w:pict>
          </mc:Fallback>
        </mc:AlternateContent>
      </w:r>
      <w:r>
        <w:rPr>
          <w:noProof/>
        </w:rPr>
        <w:drawing>
          <wp:anchor distT="0" distB="0" distL="114300" distR="114300" simplePos="0" relativeHeight="251667456" behindDoc="0" locked="0" layoutInCell="1" allowOverlap="1" wp14:anchorId="1BECA7D3" wp14:editId="6C5DE0BC">
            <wp:simplePos x="0" y="0"/>
            <wp:positionH relativeFrom="column">
              <wp:posOffset>29293</wp:posOffset>
            </wp:positionH>
            <wp:positionV relativeFrom="paragraph">
              <wp:posOffset>2052927</wp:posOffset>
            </wp:positionV>
            <wp:extent cx="5759450" cy="5152390"/>
            <wp:effectExtent l="0" t="0" r="0" b="0"/>
            <wp:wrapTopAndBottom/>
            <wp:docPr id="216773043" name="图片 3" descr="图表, 雷达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773043" name="图片 3" descr="图表, 雷达图&#10;&#10;AI 生成的内容可能不正确。"/>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4283"/>
                    <a:stretch>
                      <a:fillRect/>
                    </a:stretch>
                  </pic:blipFill>
                  <pic:spPr bwMode="auto">
                    <a:xfrm>
                      <a:off x="0" y="0"/>
                      <a:ext cx="5759450" cy="51523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B702E">
        <w:t>在整体层面的综合一致性分析中</w:t>
      </w:r>
      <w:r w:rsidR="00455577">
        <w:t>（</w:t>
      </w:r>
      <w:r w:rsidR="00455577">
        <w:fldChar w:fldCharType="begin"/>
      </w:r>
      <w:r w:rsidR="00455577">
        <w:instrText xml:space="preserve"> REF _Ref227685772 \h </w:instrText>
      </w:r>
      <w:r w:rsidR="00455577">
        <w:fldChar w:fldCharType="separate"/>
      </w:r>
      <w:r w:rsidR="00455577" w:rsidRPr="002B702E">
        <w:rPr>
          <w:rFonts w:ascii="宋体" w:hAnsi="宋体" w:hint="eastAsia"/>
          <w:sz w:val="21"/>
          <w:szCs w:val="21"/>
        </w:rPr>
        <w:t xml:space="preserve">图 </w:t>
      </w:r>
      <w:r w:rsidR="00455577" w:rsidRPr="002B702E">
        <w:rPr>
          <w:rFonts w:ascii="宋体" w:hAnsi="宋体" w:hint="eastAsia"/>
          <w:noProof/>
          <w:sz w:val="21"/>
          <w:szCs w:val="21"/>
        </w:rPr>
        <w:t>5</w:t>
      </w:r>
      <w:r w:rsidR="00455577" w:rsidRPr="002B702E">
        <w:rPr>
          <w:rFonts w:ascii="宋体" w:hAnsi="宋体" w:hint="eastAsia"/>
          <w:sz w:val="21"/>
          <w:szCs w:val="21"/>
        </w:rPr>
        <w:noBreakHyphen/>
      </w:r>
      <w:r w:rsidR="00455577" w:rsidRPr="002B702E">
        <w:rPr>
          <w:rFonts w:ascii="宋体" w:hAnsi="宋体" w:hint="eastAsia"/>
          <w:noProof/>
          <w:sz w:val="21"/>
          <w:szCs w:val="21"/>
        </w:rPr>
        <w:t>1</w:t>
      </w:r>
      <w:r w:rsidR="00455577">
        <w:fldChar w:fldCharType="end"/>
      </w:r>
      <w:r w:rsidR="00455577">
        <w:t>）</w:t>
      </w:r>
      <w:r w:rsidR="00455577">
        <w:rPr>
          <w:rFonts w:hint="eastAsia"/>
        </w:rPr>
        <w:t>，</w:t>
      </w:r>
      <w:r w:rsidR="00455577">
        <w:rPr>
          <w:rFonts w:hint="eastAsia"/>
        </w:rPr>
        <w:t>A</w:t>
      </w:r>
      <w:r w:rsidRPr="002B702E">
        <w:t>I</w:t>
      </w:r>
      <w:r w:rsidRPr="002B702E">
        <w:t>群体平均打分与专家群体的平均打分在各评价维度上均表现出较高的一致性。值得注意的是，在</w:t>
      </w:r>
      <w:r>
        <w:rPr>
          <w:rFonts w:hint="eastAsia"/>
        </w:rPr>
        <w:t>“</w:t>
      </w:r>
      <w:r w:rsidRPr="002B702E">
        <w:t>仅提供必要信息</w:t>
      </w:r>
      <w:r>
        <w:rPr>
          <w:rFonts w:hint="eastAsia"/>
        </w:rPr>
        <w:t>”</w:t>
      </w:r>
      <w:r w:rsidRPr="002B702E">
        <w:t>（即剔除冗余干扰、保留核心要点）这一维度上，</w:t>
      </w:r>
      <w:r w:rsidRPr="002B702E">
        <w:t>AI</w:t>
      </w:r>
      <w:r w:rsidRPr="002B702E">
        <w:t>总体与专家总体的评估呈现出极高的拟合度（</w:t>
      </w:r>
      <w:r w:rsidRPr="002B702E">
        <w:t>Kappa=0.839</w:t>
      </w:r>
      <w:r w:rsidRPr="002B702E">
        <w:t>）。这表明，当多个模型的打分结果经聚合取均值后，大语言模型群体在判断医学信息精简度和关键信息提取方面，已经具备了与人类临床专家高度相似的判断</w:t>
      </w:r>
      <w:r w:rsidR="00455577">
        <w:rPr>
          <w:rFonts w:hint="eastAsia"/>
        </w:rPr>
        <w:t>能力</w:t>
      </w:r>
      <w:r w:rsidRPr="002B702E">
        <w:t>。然而，结合上一节的横向对比可知，这一</w:t>
      </w:r>
      <w:r w:rsidR="00455577">
        <w:rPr>
          <w:rFonts w:hint="eastAsia"/>
        </w:rPr>
        <w:t>“</w:t>
      </w:r>
      <w:r w:rsidRPr="002B702E">
        <w:t>群体智慧</w:t>
      </w:r>
      <w:r w:rsidR="00455577">
        <w:t>””</w:t>
      </w:r>
      <w:r w:rsidRPr="002B702E">
        <w:t>建立在各模型差异显著的个体表现之上</w:t>
      </w:r>
      <w:r w:rsidRPr="002B702E">
        <w:t>——</w:t>
      </w:r>
      <w:r w:rsidRPr="002B702E">
        <w:t>若未经筛选而直接采用单一模型充当裁判，其评价信度将难以保证。</w:t>
      </w:r>
    </w:p>
    <w:p w14:paraId="31FA10C0" w14:textId="4144CB14" w:rsidR="00B4723F" w:rsidRDefault="007B5F05" w:rsidP="007B5F05">
      <w:pPr>
        <w:pStyle w:val="3"/>
        <w:spacing w:before="163"/>
        <w:rPr>
          <w:rFonts w:hint="eastAsia"/>
        </w:rPr>
      </w:pPr>
      <w:r w:rsidRPr="00E912C6">
        <w:rPr>
          <w:rFonts w:ascii="Times New Roman" w:hAnsi="Times New Roman" w:cs="Times New Roman"/>
        </w:rPr>
        <w:t>DeepSeek-V3.2</w:t>
      </w:r>
      <w:r w:rsidR="00B4723F">
        <w:rPr>
          <w:rFonts w:hint="eastAsia"/>
        </w:rPr>
        <w:t>的专家级评价能力验证</w:t>
      </w:r>
    </w:p>
    <w:p w14:paraId="7AEE841E" w14:textId="30F2FF73" w:rsidR="00B4723F" w:rsidRDefault="00455577" w:rsidP="00D10B5A">
      <w:pPr>
        <w:pStyle w:val="altz"/>
        <w:ind w:firstLine="480"/>
      </w:pPr>
      <w:r>
        <w:rPr>
          <w:rFonts w:hint="eastAsia"/>
        </w:rPr>
        <w:t>由前述可知，</w:t>
      </w:r>
      <w:r w:rsidRPr="00455577">
        <w:rPr>
          <w:rFonts w:hint="eastAsia"/>
        </w:rPr>
        <w:t>DeepSeek-V3.2</w:t>
      </w:r>
      <w:r w:rsidRPr="00455577">
        <w:rPr>
          <w:rFonts w:hint="eastAsia"/>
        </w:rPr>
        <w:t>在六款参评模型中展现出压倒性的专家拟合优势，因</w:t>
      </w:r>
      <w:r w:rsidRPr="00455577">
        <w:rPr>
          <w:rFonts w:hint="eastAsia"/>
        </w:rPr>
        <w:lastRenderedPageBreak/>
        <w:t>此被本研究遴选为核心自动化</w:t>
      </w:r>
      <w:r w:rsidR="00D10B5A">
        <w:rPr>
          <w:rFonts w:hint="eastAsia"/>
        </w:rPr>
        <w:t>评估</w:t>
      </w:r>
      <w:r w:rsidRPr="00455577">
        <w:rPr>
          <w:rFonts w:hint="eastAsia"/>
        </w:rPr>
        <w:t>模型。如</w:t>
      </w:r>
      <w:r w:rsidR="00D10B5A" w:rsidRPr="00D10B5A">
        <w:fldChar w:fldCharType="begin"/>
      </w:r>
      <w:r w:rsidR="00D10B5A" w:rsidRPr="00D10B5A">
        <w:instrText xml:space="preserve"> </w:instrText>
      </w:r>
      <w:r w:rsidR="00D10B5A" w:rsidRPr="00D10B5A">
        <w:rPr>
          <w:rFonts w:hint="eastAsia"/>
        </w:rPr>
        <w:instrText>REF _Ref227686405 \h</w:instrText>
      </w:r>
      <w:r w:rsidR="00D10B5A" w:rsidRPr="00D10B5A">
        <w:instrText xml:space="preserve">  \* MERGEFORMAT </w:instrText>
      </w:r>
      <w:r w:rsidR="00D10B5A" w:rsidRPr="00D10B5A">
        <w:fldChar w:fldCharType="separate"/>
      </w:r>
      <w:r w:rsidR="00D10B5A" w:rsidRPr="00D10B5A">
        <w:rPr>
          <w:rFonts w:hint="eastAsia"/>
        </w:rPr>
        <w:t>表</w:t>
      </w:r>
      <w:r w:rsidR="00D10B5A" w:rsidRPr="00D10B5A">
        <w:rPr>
          <w:rFonts w:hint="eastAsia"/>
        </w:rPr>
        <w:t xml:space="preserve"> 5</w:t>
      </w:r>
      <w:r w:rsidR="00D10B5A" w:rsidRPr="00D10B5A">
        <w:rPr>
          <w:rFonts w:hint="eastAsia"/>
        </w:rPr>
        <w:noBreakHyphen/>
        <w:t>5</w:t>
      </w:r>
      <w:r w:rsidR="00D10B5A" w:rsidRPr="00D10B5A">
        <w:fldChar w:fldCharType="end"/>
      </w:r>
      <w:r w:rsidRPr="00455577">
        <w:rPr>
          <w:rFonts w:hint="eastAsia"/>
        </w:rPr>
        <w:t>所示，</w:t>
      </w:r>
      <w:r w:rsidRPr="00455577">
        <w:rPr>
          <w:rFonts w:hint="eastAsia"/>
        </w:rPr>
        <w:t>DeepSeek-V3.2</w:t>
      </w:r>
      <w:r w:rsidRPr="00455577">
        <w:rPr>
          <w:rFonts w:hint="eastAsia"/>
        </w:rPr>
        <w:t>与专家</w:t>
      </w:r>
      <w:r w:rsidR="00D10B5A">
        <w:rPr>
          <w:rFonts w:hint="eastAsia"/>
        </w:rPr>
        <w:t>B</w:t>
      </w:r>
      <w:r w:rsidRPr="00455577">
        <w:rPr>
          <w:rFonts w:hint="eastAsia"/>
        </w:rPr>
        <w:t>（孙玮）在所有六个维度上的</w:t>
      </w:r>
      <w:r w:rsidRPr="00455577">
        <w:rPr>
          <w:rFonts w:hint="eastAsia"/>
        </w:rPr>
        <w:t>Kappa</w:t>
      </w:r>
      <w:r w:rsidRPr="00455577">
        <w:rPr>
          <w:rFonts w:hint="eastAsia"/>
        </w:rPr>
        <w:t>系数均达到或超过</w:t>
      </w:r>
      <w:r w:rsidRPr="00455577">
        <w:rPr>
          <w:rFonts w:hint="eastAsia"/>
        </w:rPr>
        <w:t>0.90</w:t>
      </w:r>
      <w:r w:rsidRPr="00455577">
        <w:rPr>
          <w:rFonts w:hint="eastAsia"/>
        </w:rPr>
        <w:t>，其中</w:t>
      </w:r>
      <w:r w:rsidR="00D10B5A">
        <w:rPr>
          <w:rFonts w:hint="eastAsia"/>
        </w:rPr>
        <w:t>“</w:t>
      </w:r>
      <w:r w:rsidRPr="00455577">
        <w:rPr>
          <w:rFonts w:hint="eastAsia"/>
        </w:rPr>
        <w:t>仅提供必要信息</w:t>
      </w:r>
      <w:r w:rsidR="00D10B5A">
        <w:rPr>
          <w:rFonts w:hint="eastAsia"/>
        </w:rPr>
        <w:t>”</w:t>
      </w:r>
      <w:r w:rsidRPr="00455577">
        <w:rPr>
          <w:rFonts w:hint="eastAsia"/>
        </w:rPr>
        <w:t>维度的</w:t>
      </w:r>
      <w:r w:rsidRPr="00455577">
        <w:rPr>
          <w:rFonts w:hint="eastAsia"/>
        </w:rPr>
        <w:t>Kappa</w:t>
      </w:r>
      <w:r w:rsidRPr="00455577">
        <w:rPr>
          <w:rFonts w:hint="eastAsia"/>
        </w:rPr>
        <w:t>更是高达</w:t>
      </w:r>
      <w:r w:rsidRPr="00455577">
        <w:rPr>
          <w:rFonts w:hint="eastAsia"/>
        </w:rPr>
        <w:t>0.919</w:t>
      </w:r>
      <w:r w:rsidRPr="00455577">
        <w:rPr>
          <w:rFonts w:hint="eastAsia"/>
        </w:rPr>
        <w:t>。在统计学标准中，</w:t>
      </w:r>
      <w:r w:rsidRPr="00455577">
        <w:rPr>
          <w:rFonts w:hint="eastAsia"/>
        </w:rPr>
        <w:t>Kappa</w:t>
      </w:r>
      <w:r w:rsidRPr="00455577">
        <w:rPr>
          <w:rFonts w:hint="eastAsia"/>
        </w:rPr>
        <w:t>系数大于</w:t>
      </w:r>
      <w:r w:rsidRPr="00455577">
        <w:rPr>
          <w:rFonts w:hint="eastAsia"/>
        </w:rPr>
        <w:t>0.81</w:t>
      </w:r>
      <w:r w:rsidRPr="00455577">
        <w:rPr>
          <w:rFonts w:hint="eastAsia"/>
        </w:rPr>
        <w:t>即代表达到了几乎完全一致的最高</w:t>
      </w:r>
      <w:r w:rsidR="00D10B5A">
        <w:rPr>
          <w:rFonts w:hint="eastAsia"/>
        </w:rPr>
        <w:t>水平</w:t>
      </w:r>
      <w:r w:rsidRPr="00455577">
        <w:rPr>
          <w:rFonts w:hint="eastAsia"/>
        </w:rPr>
        <w:t>，而</w:t>
      </w:r>
      <w:r w:rsidRPr="00455577">
        <w:rPr>
          <w:rFonts w:hint="eastAsia"/>
        </w:rPr>
        <w:t>DeepSeek-V3.2</w:t>
      </w:r>
      <w:r w:rsidRPr="00455577">
        <w:rPr>
          <w:rFonts w:hint="eastAsia"/>
        </w:rPr>
        <w:t>在与专家</w:t>
      </w:r>
      <w:r w:rsidR="00D10B5A">
        <w:rPr>
          <w:rFonts w:hint="eastAsia"/>
        </w:rPr>
        <w:t>B</w:t>
      </w:r>
      <w:r w:rsidRPr="00455577">
        <w:rPr>
          <w:rFonts w:hint="eastAsia"/>
        </w:rPr>
        <w:t>的对比中</w:t>
      </w:r>
      <w:r w:rsidR="00D10B5A">
        <w:rPr>
          <w:rFonts w:hint="eastAsia"/>
        </w:rPr>
        <w:t>在所有</w:t>
      </w:r>
      <w:r w:rsidRPr="00455577">
        <w:rPr>
          <w:rFonts w:hint="eastAsia"/>
        </w:rPr>
        <w:t>维度</w:t>
      </w:r>
      <w:r w:rsidR="00D10B5A">
        <w:rPr>
          <w:rFonts w:hint="eastAsia"/>
        </w:rPr>
        <w:t>上均明显超过此基准</w:t>
      </w:r>
      <w:r w:rsidRPr="00455577">
        <w:rPr>
          <w:rFonts w:hint="eastAsia"/>
        </w:rPr>
        <w:t>。同时，该模型在与专家</w:t>
      </w:r>
      <w:r w:rsidRPr="00455577">
        <w:rPr>
          <w:rFonts w:hint="eastAsia"/>
        </w:rPr>
        <w:t>A</w:t>
      </w:r>
      <w:r w:rsidRPr="00455577">
        <w:rPr>
          <w:rFonts w:hint="eastAsia"/>
        </w:rPr>
        <w:t>（周定杰）的交叉对比中，各项指标亦稳居高度一致区间（例如</w:t>
      </w:r>
      <w:r w:rsidR="00D10B5A">
        <w:rPr>
          <w:rFonts w:hint="eastAsia"/>
        </w:rPr>
        <w:t>“</w:t>
      </w:r>
      <w:r w:rsidRPr="00455577">
        <w:rPr>
          <w:rFonts w:hint="eastAsia"/>
        </w:rPr>
        <w:t>指导性</w:t>
      </w:r>
      <w:r w:rsidR="00D10B5A">
        <w:rPr>
          <w:rFonts w:hint="eastAsia"/>
        </w:rPr>
        <w:t>”</w:t>
      </w:r>
      <w:r w:rsidRPr="00455577">
        <w:rPr>
          <w:rFonts w:hint="eastAsia"/>
        </w:rPr>
        <w:t>评价的</w:t>
      </w:r>
      <w:r w:rsidRPr="00455577">
        <w:rPr>
          <w:rFonts w:hint="eastAsia"/>
        </w:rPr>
        <w:t>Kappa</w:t>
      </w:r>
      <w:r w:rsidRPr="00455577">
        <w:rPr>
          <w:rFonts w:hint="eastAsia"/>
        </w:rPr>
        <w:t>达到</w:t>
      </w:r>
      <w:r w:rsidRPr="00455577">
        <w:rPr>
          <w:rFonts w:hint="eastAsia"/>
        </w:rPr>
        <w:t>0.809</w:t>
      </w:r>
      <w:r w:rsidRPr="00455577">
        <w:rPr>
          <w:rFonts w:hint="eastAsia"/>
        </w:rPr>
        <w:t>，</w:t>
      </w:r>
      <w:r w:rsidR="00D10B5A">
        <w:rPr>
          <w:rFonts w:hint="eastAsia"/>
        </w:rPr>
        <w:t>“</w:t>
      </w:r>
      <w:r w:rsidRPr="00455577">
        <w:rPr>
          <w:rFonts w:hint="eastAsia"/>
        </w:rPr>
        <w:t>仅提供必要信息</w:t>
      </w:r>
      <w:r w:rsidR="00D10B5A">
        <w:rPr>
          <w:rFonts w:hint="eastAsia"/>
        </w:rPr>
        <w:t>”</w:t>
      </w:r>
      <w:r w:rsidRPr="00455577">
        <w:rPr>
          <w:rFonts w:hint="eastAsia"/>
        </w:rPr>
        <w:t>的</w:t>
      </w:r>
      <w:r w:rsidRPr="00455577">
        <w:rPr>
          <w:rFonts w:hint="eastAsia"/>
        </w:rPr>
        <w:t>Kappa</w:t>
      </w:r>
      <w:r w:rsidRPr="00455577">
        <w:rPr>
          <w:rFonts w:hint="eastAsia"/>
        </w:rPr>
        <w:t>达到</w:t>
      </w:r>
      <w:r w:rsidRPr="00455577">
        <w:rPr>
          <w:rFonts w:hint="eastAsia"/>
        </w:rPr>
        <w:t>0.783</w:t>
      </w:r>
      <w:r w:rsidRPr="00455577">
        <w:rPr>
          <w:rFonts w:hint="eastAsia"/>
        </w:rPr>
        <w:t>），尽管由于两位专家自身的评分尺度存在天然差异（专家内部平均</w:t>
      </w:r>
      <w:r w:rsidRPr="00455577">
        <w:rPr>
          <w:rFonts w:hint="eastAsia"/>
        </w:rPr>
        <w:t>Kappa</w:t>
      </w:r>
      <w:r w:rsidRPr="00455577">
        <w:rPr>
          <w:rFonts w:hint="eastAsia"/>
        </w:rPr>
        <w:t>为</w:t>
      </w:r>
      <w:r w:rsidRPr="00455577">
        <w:rPr>
          <w:rFonts w:hint="eastAsia"/>
        </w:rPr>
        <w:t>0.586</w:t>
      </w:r>
      <w:r w:rsidRPr="00455577">
        <w:rPr>
          <w:rFonts w:hint="eastAsia"/>
        </w:rPr>
        <w:t>至</w:t>
      </w:r>
      <w:r w:rsidRPr="00455577">
        <w:rPr>
          <w:rFonts w:hint="eastAsia"/>
        </w:rPr>
        <w:t>0.770</w:t>
      </w:r>
      <w:r w:rsidRPr="00455577">
        <w:rPr>
          <w:rFonts w:hint="eastAsia"/>
        </w:rPr>
        <w:t>），</w:t>
      </w:r>
      <w:r w:rsidRPr="00455577">
        <w:rPr>
          <w:rFonts w:hint="eastAsia"/>
        </w:rPr>
        <w:t>DeepSeek</w:t>
      </w:r>
      <w:r w:rsidRPr="00455577">
        <w:rPr>
          <w:rFonts w:hint="eastAsia"/>
        </w:rPr>
        <w:t>与专家</w:t>
      </w:r>
      <w:r w:rsidRPr="00455577">
        <w:rPr>
          <w:rFonts w:hint="eastAsia"/>
        </w:rPr>
        <w:t>A</w:t>
      </w:r>
      <w:r w:rsidRPr="00455577">
        <w:rPr>
          <w:rFonts w:hint="eastAsia"/>
        </w:rPr>
        <w:t>的一致性略低于与专家</w:t>
      </w:r>
      <w:r w:rsidRPr="00455577">
        <w:rPr>
          <w:rFonts w:hint="eastAsia"/>
        </w:rPr>
        <w:t>C</w:t>
      </w:r>
      <w:r w:rsidRPr="00455577">
        <w:rPr>
          <w:rFonts w:hint="eastAsia"/>
        </w:rPr>
        <w:t>，但仍远超其余参评模型的最高水平。</w:t>
      </w:r>
      <w:r w:rsidR="00D10B5A">
        <w:rPr>
          <w:rFonts w:hint="eastAsia"/>
        </w:rPr>
        <w:t>虽然</w:t>
      </w:r>
      <w:r w:rsidRPr="00455577">
        <w:rPr>
          <w:rFonts w:hint="eastAsia"/>
        </w:rPr>
        <w:t>Qwen2.5-32B-Instruct</w:t>
      </w:r>
      <w:r w:rsidRPr="00455577">
        <w:rPr>
          <w:rFonts w:hint="eastAsia"/>
        </w:rPr>
        <w:t>在与专家</w:t>
      </w:r>
      <w:r w:rsidR="00D10B5A">
        <w:rPr>
          <w:rFonts w:hint="eastAsia"/>
        </w:rPr>
        <w:t>B</w:t>
      </w:r>
      <w:r w:rsidRPr="00455577">
        <w:rPr>
          <w:rFonts w:hint="eastAsia"/>
        </w:rPr>
        <w:t>的对比中亦表现出接近</w:t>
      </w:r>
      <w:r w:rsidRPr="00455577">
        <w:rPr>
          <w:rFonts w:hint="eastAsia"/>
        </w:rPr>
        <w:t>DeepSeek</w:t>
      </w:r>
      <w:r w:rsidRPr="00455577">
        <w:rPr>
          <w:rFonts w:hint="eastAsia"/>
        </w:rPr>
        <w:t>的水平（平均</w:t>
      </w:r>
      <w:r w:rsidRPr="00455577">
        <w:rPr>
          <w:rFonts w:hint="eastAsia"/>
        </w:rPr>
        <w:t>Kappa</w:t>
      </w:r>
      <w:r w:rsidRPr="00455577">
        <w:rPr>
          <w:rFonts w:hint="eastAsia"/>
        </w:rPr>
        <w:t>为</w:t>
      </w:r>
      <w:r w:rsidRPr="00455577">
        <w:rPr>
          <w:rFonts w:hint="eastAsia"/>
        </w:rPr>
        <w:t>0.808</w:t>
      </w:r>
      <w:r w:rsidRPr="00455577">
        <w:rPr>
          <w:rFonts w:hint="eastAsia"/>
        </w:rPr>
        <w:t>），但在与专家</w:t>
      </w:r>
      <w:r w:rsidRPr="00455577">
        <w:rPr>
          <w:rFonts w:hint="eastAsia"/>
        </w:rPr>
        <w:t>A</w:t>
      </w:r>
      <w:r w:rsidRPr="00455577">
        <w:rPr>
          <w:rFonts w:hint="eastAsia"/>
        </w:rPr>
        <w:t>的对比中（</w:t>
      </w:r>
      <w:r w:rsidRPr="00455577">
        <w:rPr>
          <w:rFonts w:hint="eastAsia"/>
        </w:rPr>
        <w:t>0.705</w:t>
      </w:r>
      <w:r w:rsidRPr="00455577">
        <w:rPr>
          <w:rFonts w:hint="eastAsia"/>
        </w:rPr>
        <w:t>）与</w:t>
      </w:r>
      <w:r w:rsidRPr="00455577">
        <w:rPr>
          <w:rFonts w:hint="eastAsia"/>
        </w:rPr>
        <w:t>DeepSeek</w:t>
      </w:r>
      <w:r w:rsidRPr="00455577">
        <w:rPr>
          <w:rFonts w:hint="eastAsia"/>
        </w:rPr>
        <w:t>（</w:t>
      </w:r>
      <w:r w:rsidRPr="00455577">
        <w:rPr>
          <w:rFonts w:hint="eastAsia"/>
        </w:rPr>
        <w:t>0.756</w:t>
      </w:r>
      <w:r w:rsidRPr="00455577">
        <w:rPr>
          <w:rFonts w:hint="eastAsia"/>
        </w:rPr>
        <w:t>）仍存在可见差距，且其在</w:t>
      </w:r>
      <w:r w:rsidR="00D10B5A">
        <w:rPr>
          <w:rFonts w:hint="eastAsia"/>
        </w:rPr>
        <w:t>“</w:t>
      </w:r>
      <w:r w:rsidRPr="00455577">
        <w:rPr>
          <w:rFonts w:hint="eastAsia"/>
        </w:rPr>
        <w:t>完整性</w:t>
      </w:r>
      <w:r w:rsidR="00D10B5A">
        <w:rPr>
          <w:rFonts w:hint="eastAsia"/>
        </w:rPr>
        <w:t>”</w:t>
      </w:r>
      <w:r w:rsidRPr="00455577">
        <w:rPr>
          <w:rFonts w:hint="eastAsia"/>
        </w:rPr>
        <w:t>维度上的</w:t>
      </w:r>
      <w:r w:rsidRPr="00455577">
        <w:rPr>
          <w:rFonts w:hint="eastAsia"/>
        </w:rPr>
        <w:t>Kappa</w:t>
      </w:r>
      <w:r w:rsidRPr="00455577">
        <w:rPr>
          <w:rFonts w:hint="eastAsia"/>
        </w:rPr>
        <w:t>为</w:t>
      </w:r>
      <w:r w:rsidRPr="00455577">
        <w:rPr>
          <w:rFonts w:hint="eastAsia"/>
        </w:rPr>
        <w:t>0.652</w:t>
      </w:r>
      <w:r w:rsidRPr="00455577">
        <w:rPr>
          <w:rFonts w:hint="eastAsia"/>
        </w:rPr>
        <w:t>，低于</w:t>
      </w:r>
      <w:r w:rsidRPr="00455577">
        <w:rPr>
          <w:rFonts w:hint="eastAsia"/>
        </w:rPr>
        <w:t>DeepSeek</w:t>
      </w:r>
      <w:r w:rsidRPr="00455577">
        <w:rPr>
          <w:rFonts w:hint="eastAsia"/>
        </w:rPr>
        <w:t>对应的</w:t>
      </w:r>
      <w:r w:rsidRPr="00455577">
        <w:rPr>
          <w:rFonts w:hint="eastAsia"/>
        </w:rPr>
        <w:t>0.775</w:t>
      </w:r>
      <w:r w:rsidRPr="00455577">
        <w:rPr>
          <w:rFonts w:hint="eastAsia"/>
        </w:rPr>
        <w:t>。这进一步说明</w:t>
      </w:r>
      <w:r w:rsidRPr="00455577">
        <w:rPr>
          <w:rFonts w:hint="eastAsia"/>
        </w:rPr>
        <w:t>DeepSeek-V3.2</w:t>
      </w:r>
      <w:r w:rsidRPr="00455577">
        <w:rPr>
          <w:rFonts w:hint="eastAsia"/>
        </w:rPr>
        <w:t>的评价能力在不同专家基准下均保持了更为稳健的高一致性，其内部评价逻辑及打分尺度已与具有丰富临床经验的医生</w:t>
      </w:r>
      <w:r w:rsidR="00E60D77">
        <w:rPr>
          <w:rFonts w:hint="eastAsia"/>
        </w:rPr>
        <w:t>呈现出较高一致性</w:t>
      </w:r>
      <w:r w:rsidRPr="00455577">
        <w:rPr>
          <w:rFonts w:hint="eastAsia"/>
        </w:rPr>
        <w:t>，具备作为独立裁判的资格</w:t>
      </w:r>
      <w:r w:rsidR="00B4723F">
        <w:rPr>
          <w:rFonts w:hint="eastAsia"/>
        </w:rPr>
        <w:t>。</w:t>
      </w:r>
    </w:p>
    <w:p w14:paraId="3A01DC5C" w14:textId="270445C6" w:rsidR="00517842" w:rsidRPr="00517842" w:rsidRDefault="00517842" w:rsidP="00517842">
      <w:pPr>
        <w:pStyle w:val="a3"/>
        <w:keepNext/>
        <w:spacing w:beforeLines="100" w:before="326" w:after="163"/>
        <w:jc w:val="center"/>
        <w:rPr>
          <w:rFonts w:ascii="宋体" w:eastAsia="宋体" w:hAnsi="宋体" w:hint="eastAsia"/>
          <w:sz w:val="21"/>
          <w:szCs w:val="21"/>
        </w:rPr>
      </w:pPr>
      <w:bookmarkStart w:id="107" w:name="_Ref227686405"/>
      <w:r w:rsidRPr="00517842">
        <w:rPr>
          <w:rFonts w:ascii="宋体" w:eastAsia="宋体" w:hAnsi="宋体" w:hint="eastAsia"/>
          <w:sz w:val="21"/>
          <w:szCs w:val="21"/>
        </w:rPr>
        <w:t xml:space="preserve">表 </w:t>
      </w:r>
      <w:r w:rsidR="002B702E">
        <w:rPr>
          <w:rFonts w:ascii="宋体" w:eastAsia="宋体" w:hAnsi="宋体" w:hint="eastAsia"/>
          <w:sz w:val="21"/>
          <w:szCs w:val="21"/>
        </w:rPr>
        <w:fldChar w:fldCharType="begin"/>
      </w:r>
      <w:r w:rsidR="002B702E">
        <w:rPr>
          <w:rFonts w:ascii="宋体" w:eastAsia="宋体" w:hAnsi="宋体" w:hint="eastAsia"/>
          <w:sz w:val="21"/>
          <w:szCs w:val="21"/>
        </w:rPr>
        <w:instrText xml:space="preserve"> STYLEREF 1 \s </w:instrText>
      </w:r>
      <w:r w:rsidR="002B702E">
        <w:rPr>
          <w:rFonts w:ascii="宋体" w:eastAsia="宋体" w:hAnsi="宋体" w:hint="eastAsia"/>
          <w:sz w:val="21"/>
          <w:szCs w:val="21"/>
        </w:rPr>
        <w:fldChar w:fldCharType="separate"/>
      </w:r>
      <w:r w:rsidR="002B702E">
        <w:rPr>
          <w:rFonts w:ascii="宋体" w:eastAsia="宋体" w:hAnsi="宋体" w:hint="eastAsia"/>
          <w:noProof/>
          <w:sz w:val="21"/>
          <w:szCs w:val="21"/>
        </w:rPr>
        <w:t>5</w:t>
      </w:r>
      <w:r w:rsidR="002B702E">
        <w:rPr>
          <w:rFonts w:ascii="宋体" w:eastAsia="宋体" w:hAnsi="宋体" w:hint="eastAsia"/>
          <w:sz w:val="21"/>
          <w:szCs w:val="21"/>
        </w:rPr>
        <w:fldChar w:fldCharType="end"/>
      </w:r>
      <w:r w:rsidR="002B702E">
        <w:rPr>
          <w:rFonts w:ascii="宋体" w:eastAsia="宋体" w:hAnsi="宋体" w:hint="eastAsia"/>
          <w:sz w:val="21"/>
          <w:szCs w:val="21"/>
        </w:rPr>
        <w:noBreakHyphen/>
      </w:r>
      <w:r w:rsidR="002B702E">
        <w:rPr>
          <w:rFonts w:ascii="宋体" w:eastAsia="宋体" w:hAnsi="宋体" w:hint="eastAsia"/>
          <w:sz w:val="21"/>
          <w:szCs w:val="21"/>
        </w:rPr>
        <w:fldChar w:fldCharType="begin"/>
      </w:r>
      <w:r w:rsidR="002B702E">
        <w:rPr>
          <w:rFonts w:ascii="宋体" w:eastAsia="宋体" w:hAnsi="宋体" w:hint="eastAsia"/>
          <w:sz w:val="21"/>
          <w:szCs w:val="21"/>
        </w:rPr>
        <w:instrText xml:space="preserve"> SEQ 表 \* ARABIC \s 1 </w:instrText>
      </w:r>
      <w:r w:rsidR="002B702E">
        <w:rPr>
          <w:rFonts w:ascii="宋体" w:eastAsia="宋体" w:hAnsi="宋体" w:hint="eastAsia"/>
          <w:sz w:val="21"/>
          <w:szCs w:val="21"/>
        </w:rPr>
        <w:fldChar w:fldCharType="separate"/>
      </w:r>
      <w:r w:rsidR="002B702E">
        <w:rPr>
          <w:rFonts w:ascii="宋体" w:eastAsia="宋体" w:hAnsi="宋体" w:hint="eastAsia"/>
          <w:noProof/>
          <w:sz w:val="21"/>
          <w:szCs w:val="21"/>
        </w:rPr>
        <w:t>5</w:t>
      </w:r>
      <w:r w:rsidR="002B702E">
        <w:rPr>
          <w:rFonts w:ascii="宋体" w:eastAsia="宋体" w:hAnsi="宋体" w:hint="eastAsia"/>
          <w:sz w:val="21"/>
          <w:szCs w:val="21"/>
        </w:rPr>
        <w:fldChar w:fldCharType="end"/>
      </w:r>
      <w:bookmarkEnd w:id="107"/>
      <w:r w:rsidRPr="00517842">
        <w:rPr>
          <w:rFonts w:ascii="宋体" w:eastAsia="宋体" w:hAnsi="宋体" w:hint="eastAsia"/>
          <w:sz w:val="21"/>
          <w:szCs w:val="21"/>
        </w:rPr>
        <w:t xml:space="preserve"> </w:t>
      </w:r>
      <w:r w:rsidR="00801A7A" w:rsidRPr="00801A7A">
        <w:rPr>
          <w:rFonts w:ascii="Times New Roman" w:eastAsia="宋体" w:hAnsi="Times New Roman" w:cs="Times New Roman" w:hint="eastAsia"/>
          <w:sz w:val="21"/>
          <w:szCs w:val="21"/>
        </w:rPr>
        <w:t>主要候选模型</w:t>
      </w:r>
      <w:r w:rsidRPr="00517842">
        <w:rPr>
          <w:rFonts w:ascii="宋体" w:eastAsia="宋体" w:hAnsi="宋体" w:hint="eastAsia"/>
          <w:sz w:val="21"/>
          <w:szCs w:val="21"/>
        </w:rPr>
        <w:t>与不同临床专家打分的一致性分析结果</w:t>
      </w:r>
    </w:p>
    <w:tbl>
      <w:tblPr>
        <w:tblW w:w="9497" w:type="dxa"/>
        <w:tblLook w:val="04A0" w:firstRow="1" w:lastRow="0" w:firstColumn="1" w:lastColumn="0" w:noHBand="0" w:noVBand="1"/>
      </w:tblPr>
      <w:tblGrid>
        <w:gridCol w:w="1701"/>
        <w:gridCol w:w="1984"/>
        <w:gridCol w:w="1985"/>
        <w:gridCol w:w="1843"/>
        <w:gridCol w:w="1984"/>
      </w:tblGrid>
      <w:tr w:rsidR="00D82B89" w:rsidRPr="00D82B89" w14:paraId="6504153E" w14:textId="77777777" w:rsidTr="00D82B89">
        <w:trPr>
          <w:trHeight w:val="1147"/>
        </w:trPr>
        <w:tc>
          <w:tcPr>
            <w:tcW w:w="1701" w:type="dxa"/>
            <w:tcBorders>
              <w:top w:val="single" w:sz="4" w:space="0" w:color="auto"/>
              <w:left w:val="nil"/>
              <w:bottom w:val="single" w:sz="4" w:space="0" w:color="auto"/>
              <w:right w:val="nil"/>
            </w:tcBorders>
            <w:vAlign w:val="center"/>
            <w:hideMark/>
          </w:tcPr>
          <w:p w14:paraId="610DA7D4" w14:textId="77777777" w:rsidR="00D82B89" w:rsidRPr="00517842" w:rsidRDefault="00D82B89" w:rsidP="00D82B89">
            <w:pPr>
              <w:widowControl/>
              <w:wordWrap/>
              <w:spacing w:afterLines="0" w:after="0"/>
              <w:jc w:val="left"/>
              <w:rPr>
                <w:rFonts w:ascii="宋体" w:hAnsi="宋体" w:cs="宋体" w:hint="eastAsia"/>
                <w:b/>
                <w:bCs/>
                <w:color w:val="000000"/>
                <w:kern w:val="0"/>
                <w:sz w:val="22"/>
              </w:rPr>
            </w:pPr>
            <w:r w:rsidRPr="00517842">
              <w:rPr>
                <w:rFonts w:ascii="宋体" w:hAnsi="宋体" w:cs="宋体" w:hint="eastAsia"/>
                <w:b/>
                <w:bCs/>
                <w:color w:val="000000"/>
                <w:kern w:val="0"/>
                <w:sz w:val="22"/>
              </w:rPr>
              <w:t>评价维度</w:t>
            </w:r>
          </w:p>
        </w:tc>
        <w:tc>
          <w:tcPr>
            <w:tcW w:w="1984" w:type="dxa"/>
            <w:tcBorders>
              <w:top w:val="single" w:sz="4" w:space="0" w:color="auto"/>
              <w:left w:val="nil"/>
              <w:bottom w:val="single" w:sz="4" w:space="0" w:color="auto"/>
              <w:right w:val="nil"/>
            </w:tcBorders>
            <w:vAlign w:val="center"/>
            <w:hideMark/>
          </w:tcPr>
          <w:p w14:paraId="63EC4834" w14:textId="3F208B77" w:rsidR="00D82B89" w:rsidRPr="00D82B89" w:rsidRDefault="00D82B89" w:rsidP="00D82B89">
            <w:pPr>
              <w:widowControl/>
              <w:wordWrap/>
              <w:spacing w:afterLines="0" w:after="0"/>
              <w:jc w:val="left"/>
              <w:rPr>
                <w:rFonts w:cs="Times New Roman"/>
                <w:b/>
                <w:bCs/>
                <w:color w:val="000000"/>
                <w:kern w:val="0"/>
                <w:sz w:val="22"/>
              </w:rPr>
            </w:pPr>
            <w:r w:rsidRPr="00D82B89">
              <w:rPr>
                <w:rStyle w:val="ne-text"/>
                <w:rFonts w:cs="Times New Roman"/>
                <w:b/>
                <w:bCs/>
              </w:rPr>
              <w:t xml:space="preserve">DeepSeek-V3.2 vs </w:t>
            </w:r>
            <w:r w:rsidRPr="00D82B89">
              <w:rPr>
                <w:rStyle w:val="ne-text"/>
                <w:rFonts w:cs="Times New Roman"/>
                <w:b/>
                <w:bCs/>
              </w:rPr>
              <w:t>专家</w:t>
            </w:r>
            <w:r w:rsidRPr="00D82B89">
              <w:rPr>
                <w:rStyle w:val="ne-text"/>
                <w:rFonts w:cs="Times New Roman"/>
                <w:b/>
                <w:bCs/>
              </w:rPr>
              <w:t>A</w:t>
            </w:r>
          </w:p>
        </w:tc>
        <w:tc>
          <w:tcPr>
            <w:tcW w:w="1985" w:type="dxa"/>
            <w:tcBorders>
              <w:top w:val="single" w:sz="4" w:space="0" w:color="auto"/>
              <w:left w:val="nil"/>
              <w:bottom w:val="single" w:sz="4" w:space="0" w:color="auto"/>
              <w:right w:val="nil"/>
            </w:tcBorders>
            <w:vAlign w:val="center"/>
            <w:hideMark/>
          </w:tcPr>
          <w:p w14:paraId="7A9AEB13" w14:textId="26929BE7" w:rsidR="00D82B89" w:rsidRPr="00D82B89" w:rsidRDefault="00D82B89" w:rsidP="00D82B89">
            <w:pPr>
              <w:widowControl/>
              <w:wordWrap/>
              <w:spacing w:afterLines="0" w:after="0"/>
              <w:jc w:val="left"/>
              <w:rPr>
                <w:rFonts w:cs="Times New Roman"/>
                <w:b/>
                <w:bCs/>
                <w:color w:val="000000"/>
                <w:kern w:val="0"/>
                <w:sz w:val="22"/>
              </w:rPr>
            </w:pPr>
            <w:r w:rsidRPr="00D82B89">
              <w:rPr>
                <w:rStyle w:val="ne-text"/>
                <w:rFonts w:cs="Times New Roman"/>
                <w:b/>
                <w:bCs/>
              </w:rPr>
              <w:t xml:space="preserve">DeepSeek-V3.2 vs </w:t>
            </w:r>
            <w:r w:rsidRPr="00D82B89">
              <w:rPr>
                <w:rStyle w:val="ne-text"/>
                <w:rFonts w:cs="Times New Roman"/>
                <w:b/>
                <w:bCs/>
              </w:rPr>
              <w:t>专家</w:t>
            </w:r>
            <w:r w:rsidR="00801A7A">
              <w:rPr>
                <w:rStyle w:val="ne-text"/>
                <w:rFonts w:cs="Times New Roman" w:hint="eastAsia"/>
                <w:b/>
                <w:bCs/>
              </w:rPr>
              <w:t>B</w:t>
            </w:r>
          </w:p>
        </w:tc>
        <w:tc>
          <w:tcPr>
            <w:tcW w:w="1843" w:type="dxa"/>
            <w:tcBorders>
              <w:top w:val="single" w:sz="4" w:space="0" w:color="auto"/>
              <w:left w:val="nil"/>
              <w:bottom w:val="single" w:sz="4" w:space="0" w:color="auto"/>
              <w:right w:val="nil"/>
            </w:tcBorders>
            <w:vAlign w:val="center"/>
            <w:hideMark/>
          </w:tcPr>
          <w:p w14:paraId="68C071FE" w14:textId="77777777" w:rsidR="00D82B89" w:rsidRPr="00D82B89" w:rsidRDefault="00D82B89" w:rsidP="00D82B89">
            <w:pPr>
              <w:widowControl/>
              <w:wordWrap/>
              <w:spacing w:afterLines="0" w:after="0"/>
              <w:jc w:val="left"/>
              <w:rPr>
                <w:rStyle w:val="ne-text"/>
                <w:rFonts w:cs="Times New Roman"/>
                <w:b/>
                <w:bCs/>
              </w:rPr>
            </w:pPr>
            <w:r w:rsidRPr="00D82B89">
              <w:rPr>
                <w:rStyle w:val="ne-text"/>
                <w:rFonts w:cs="Times New Roman"/>
                <w:b/>
                <w:bCs/>
              </w:rPr>
              <w:t xml:space="preserve">Qwen2.5-32B </w:t>
            </w:r>
          </w:p>
          <w:p w14:paraId="24391F3B" w14:textId="1C4A4832" w:rsidR="00D82B89" w:rsidRPr="00D82B89" w:rsidRDefault="00D82B89" w:rsidP="00D82B89">
            <w:pPr>
              <w:widowControl/>
              <w:wordWrap/>
              <w:spacing w:afterLines="0" w:after="0"/>
              <w:jc w:val="left"/>
              <w:rPr>
                <w:rFonts w:cs="Times New Roman"/>
                <w:b/>
                <w:bCs/>
                <w:color w:val="000000"/>
                <w:kern w:val="0"/>
                <w:sz w:val="22"/>
              </w:rPr>
            </w:pPr>
            <w:r w:rsidRPr="00D82B89">
              <w:rPr>
                <w:rStyle w:val="ne-text"/>
                <w:rFonts w:cs="Times New Roman"/>
                <w:b/>
                <w:bCs/>
              </w:rPr>
              <w:t xml:space="preserve">vs </w:t>
            </w:r>
            <w:r w:rsidRPr="00D82B89">
              <w:rPr>
                <w:rStyle w:val="ne-text"/>
                <w:rFonts w:cs="Times New Roman"/>
                <w:b/>
                <w:bCs/>
              </w:rPr>
              <w:t>专家</w:t>
            </w:r>
            <w:r w:rsidRPr="00D82B89">
              <w:rPr>
                <w:rStyle w:val="ne-text"/>
                <w:rFonts w:cs="Times New Roman"/>
                <w:b/>
                <w:bCs/>
              </w:rPr>
              <w:t>A</w:t>
            </w:r>
          </w:p>
        </w:tc>
        <w:tc>
          <w:tcPr>
            <w:tcW w:w="1984" w:type="dxa"/>
            <w:tcBorders>
              <w:top w:val="single" w:sz="4" w:space="0" w:color="auto"/>
              <w:left w:val="nil"/>
              <w:bottom w:val="single" w:sz="4" w:space="0" w:color="auto"/>
              <w:right w:val="nil"/>
            </w:tcBorders>
            <w:vAlign w:val="center"/>
            <w:hideMark/>
          </w:tcPr>
          <w:p w14:paraId="2DF15847" w14:textId="77777777" w:rsidR="00D82B89" w:rsidRPr="00D82B89" w:rsidRDefault="00D82B89" w:rsidP="00D82B89">
            <w:pPr>
              <w:widowControl/>
              <w:wordWrap/>
              <w:spacing w:afterLines="0" w:after="0"/>
              <w:jc w:val="left"/>
              <w:rPr>
                <w:rStyle w:val="ne-text"/>
                <w:rFonts w:cs="Times New Roman"/>
                <w:b/>
                <w:bCs/>
              </w:rPr>
            </w:pPr>
            <w:r w:rsidRPr="00D82B89">
              <w:rPr>
                <w:rStyle w:val="ne-text"/>
                <w:rFonts w:cs="Times New Roman"/>
                <w:b/>
                <w:bCs/>
              </w:rPr>
              <w:t xml:space="preserve">Qwen2.5-32B </w:t>
            </w:r>
          </w:p>
          <w:p w14:paraId="3E6FE07E" w14:textId="52653A41" w:rsidR="00D82B89" w:rsidRPr="00D82B89" w:rsidRDefault="00D82B89" w:rsidP="00D82B89">
            <w:pPr>
              <w:widowControl/>
              <w:wordWrap/>
              <w:spacing w:afterLines="0" w:after="0"/>
              <w:jc w:val="left"/>
              <w:rPr>
                <w:rFonts w:cs="Times New Roman"/>
                <w:b/>
                <w:bCs/>
                <w:color w:val="000000"/>
                <w:kern w:val="0"/>
                <w:sz w:val="22"/>
              </w:rPr>
            </w:pPr>
            <w:r w:rsidRPr="00D82B89">
              <w:rPr>
                <w:rStyle w:val="ne-text"/>
                <w:rFonts w:cs="Times New Roman"/>
                <w:b/>
                <w:bCs/>
              </w:rPr>
              <w:t xml:space="preserve">vs </w:t>
            </w:r>
            <w:r w:rsidRPr="00D82B89">
              <w:rPr>
                <w:rStyle w:val="ne-text"/>
                <w:rFonts w:cs="Times New Roman"/>
                <w:b/>
                <w:bCs/>
              </w:rPr>
              <w:t>专家</w:t>
            </w:r>
            <w:r w:rsidR="00801A7A">
              <w:rPr>
                <w:rStyle w:val="ne-text"/>
                <w:rFonts w:cs="Times New Roman" w:hint="eastAsia"/>
                <w:b/>
                <w:bCs/>
              </w:rPr>
              <w:t>B</w:t>
            </w:r>
          </w:p>
        </w:tc>
      </w:tr>
      <w:tr w:rsidR="00D82B89" w:rsidRPr="00517842" w14:paraId="76567D72" w14:textId="77777777" w:rsidTr="00D82B89">
        <w:trPr>
          <w:trHeight w:val="574"/>
        </w:trPr>
        <w:tc>
          <w:tcPr>
            <w:tcW w:w="1701" w:type="dxa"/>
            <w:tcBorders>
              <w:top w:val="single" w:sz="4" w:space="0" w:color="auto"/>
              <w:left w:val="nil"/>
              <w:bottom w:val="nil"/>
              <w:right w:val="nil"/>
            </w:tcBorders>
            <w:vAlign w:val="center"/>
            <w:hideMark/>
          </w:tcPr>
          <w:p w14:paraId="68AFD2B3" w14:textId="77777777" w:rsidR="00D82B89" w:rsidRPr="00517842" w:rsidRDefault="00D82B89" w:rsidP="00D82B89">
            <w:pPr>
              <w:widowControl/>
              <w:wordWrap/>
              <w:spacing w:afterLines="0" w:after="0"/>
              <w:jc w:val="left"/>
              <w:rPr>
                <w:rFonts w:ascii="宋体" w:hAnsi="宋体" w:cs="宋体" w:hint="eastAsia"/>
                <w:color w:val="000000"/>
                <w:kern w:val="0"/>
                <w:sz w:val="22"/>
              </w:rPr>
            </w:pPr>
            <w:r w:rsidRPr="00517842">
              <w:rPr>
                <w:rFonts w:ascii="宋体" w:hAnsi="宋体" w:cs="宋体" w:hint="eastAsia"/>
                <w:color w:val="000000"/>
                <w:kern w:val="0"/>
                <w:sz w:val="22"/>
              </w:rPr>
              <w:t>1. 指导性</w:t>
            </w:r>
          </w:p>
        </w:tc>
        <w:tc>
          <w:tcPr>
            <w:tcW w:w="1984" w:type="dxa"/>
            <w:tcBorders>
              <w:top w:val="single" w:sz="4" w:space="0" w:color="auto"/>
              <w:left w:val="nil"/>
              <w:bottom w:val="nil"/>
              <w:right w:val="nil"/>
            </w:tcBorders>
            <w:vAlign w:val="center"/>
            <w:hideMark/>
          </w:tcPr>
          <w:p w14:paraId="3C32FB70" w14:textId="079345F6" w:rsidR="00D82B89" w:rsidRPr="00517842" w:rsidRDefault="00D82B89" w:rsidP="00D82B89">
            <w:pPr>
              <w:widowControl/>
              <w:wordWrap/>
              <w:spacing w:afterLines="0" w:after="0"/>
              <w:jc w:val="left"/>
              <w:rPr>
                <w:rFonts w:ascii="宋体" w:hAnsi="宋体" w:cs="宋体" w:hint="eastAsia"/>
                <w:color w:val="000000"/>
                <w:kern w:val="0"/>
                <w:sz w:val="22"/>
              </w:rPr>
            </w:pPr>
            <w:r>
              <w:rPr>
                <w:rStyle w:val="ne-text"/>
              </w:rPr>
              <w:t>0.809</w:t>
            </w:r>
          </w:p>
        </w:tc>
        <w:tc>
          <w:tcPr>
            <w:tcW w:w="1985" w:type="dxa"/>
            <w:tcBorders>
              <w:top w:val="single" w:sz="4" w:space="0" w:color="auto"/>
              <w:left w:val="nil"/>
              <w:bottom w:val="nil"/>
              <w:right w:val="nil"/>
            </w:tcBorders>
            <w:vAlign w:val="center"/>
            <w:hideMark/>
          </w:tcPr>
          <w:p w14:paraId="0AE4CC6F" w14:textId="016DF2A2" w:rsidR="00D82B89" w:rsidRPr="00517842" w:rsidRDefault="00D82B89" w:rsidP="00D82B89">
            <w:pPr>
              <w:widowControl/>
              <w:wordWrap/>
              <w:spacing w:afterLines="0" w:after="0"/>
              <w:jc w:val="left"/>
              <w:rPr>
                <w:rFonts w:ascii="宋体" w:hAnsi="宋体" w:cs="宋体" w:hint="eastAsia"/>
                <w:color w:val="000000"/>
                <w:kern w:val="0"/>
                <w:sz w:val="22"/>
              </w:rPr>
            </w:pPr>
            <w:r>
              <w:rPr>
                <w:rStyle w:val="ne-text"/>
              </w:rPr>
              <w:t>0.913</w:t>
            </w:r>
          </w:p>
        </w:tc>
        <w:tc>
          <w:tcPr>
            <w:tcW w:w="1843" w:type="dxa"/>
            <w:tcBorders>
              <w:top w:val="single" w:sz="4" w:space="0" w:color="auto"/>
              <w:left w:val="nil"/>
              <w:bottom w:val="nil"/>
              <w:right w:val="nil"/>
            </w:tcBorders>
            <w:vAlign w:val="center"/>
            <w:hideMark/>
          </w:tcPr>
          <w:p w14:paraId="06838283" w14:textId="4D705E63" w:rsidR="00D82B89" w:rsidRPr="00517842" w:rsidRDefault="00D82B89" w:rsidP="00D82B89">
            <w:pPr>
              <w:widowControl/>
              <w:wordWrap/>
              <w:spacing w:afterLines="0" w:after="0"/>
              <w:jc w:val="left"/>
              <w:rPr>
                <w:rFonts w:ascii="宋体" w:hAnsi="宋体" w:cs="宋体" w:hint="eastAsia"/>
                <w:color w:val="000000"/>
                <w:kern w:val="0"/>
                <w:sz w:val="22"/>
              </w:rPr>
            </w:pPr>
            <w:r>
              <w:rPr>
                <w:rStyle w:val="ne-text"/>
              </w:rPr>
              <w:t>0.721</w:t>
            </w:r>
          </w:p>
        </w:tc>
        <w:tc>
          <w:tcPr>
            <w:tcW w:w="1984" w:type="dxa"/>
            <w:tcBorders>
              <w:top w:val="single" w:sz="4" w:space="0" w:color="auto"/>
              <w:left w:val="nil"/>
              <w:bottom w:val="nil"/>
              <w:right w:val="nil"/>
            </w:tcBorders>
            <w:vAlign w:val="center"/>
            <w:hideMark/>
          </w:tcPr>
          <w:p w14:paraId="7E329A4D" w14:textId="758089BF" w:rsidR="00D82B89" w:rsidRPr="00517842" w:rsidRDefault="00D82B89" w:rsidP="00D82B89">
            <w:pPr>
              <w:widowControl/>
              <w:wordWrap/>
              <w:spacing w:afterLines="0" w:after="0"/>
              <w:jc w:val="left"/>
              <w:rPr>
                <w:rFonts w:ascii="宋体" w:hAnsi="宋体" w:cs="宋体" w:hint="eastAsia"/>
                <w:color w:val="000000"/>
                <w:kern w:val="0"/>
                <w:sz w:val="22"/>
              </w:rPr>
            </w:pPr>
            <w:r>
              <w:rPr>
                <w:rStyle w:val="ne-text"/>
              </w:rPr>
              <w:t>0.810</w:t>
            </w:r>
          </w:p>
        </w:tc>
      </w:tr>
      <w:tr w:rsidR="00D82B89" w:rsidRPr="00517842" w14:paraId="031F0CBB" w14:textId="77777777" w:rsidTr="00D82B89">
        <w:trPr>
          <w:trHeight w:val="574"/>
        </w:trPr>
        <w:tc>
          <w:tcPr>
            <w:tcW w:w="1701" w:type="dxa"/>
            <w:tcBorders>
              <w:top w:val="nil"/>
              <w:left w:val="nil"/>
              <w:bottom w:val="nil"/>
              <w:right w:val="nil"/>
            </w:tcBorders>
            <w:vAlign w:val="center"/>
            <w:hideMark/>
          </w:tcPr>
          <w:p w14:paraId="6F1779D2" w14:textId="77777777" w:rsidR="00D82B89" w:rsidRPr="00517842" w:rsidRDefault="00D82B89" w:rsidP="00D82B89">
            <w:pPr>
              <w:widowControl/>
              <w:wordWrap/>
              <w:spacing w:afterLines="0" w:after="0"/>
              <w:jc w:val="left"/>
              <w:rPr>
                <w:rFonts w:ascii="宋体" w:hAnsi="宋体" w:cs="宋体" w:hint="eastAsia"/>
                <w:color w:val="000000"/>
                <w:kern w:val="0"/>
                <w:sz w:val="22"/>
              </w:rPr>
            </w:pPr>
            <w:r w:rsidRPr="00517842">
              <w:rPr>
                <w:rFonts w:ascii="宋体" w:hAnsi="宋体" w:cs="宋体" w:hint="eastAsia"/>
                <w:color w:val="000000"/>
                <w:kern w:val="0"/>
                <w:sz w:val="22"/>
              </w:rPr>
              <w:t>2. 准确性</w:t>
            </w:r>
          </w:p>
        </w:tc>
        <w:tc>
          <w:tcPr>
            <w:tcW w:w="1984" w:type="dxa"/>
            <w:tcBorders>
              <w:top w:val="nil"/>
              <w:left w:val="nil"/>
              <w:bottom w:val="nil"/>
              <w:right w:val="nil"/>
            </w:tcBorders>
            <w:vAlign w:val="center"/>
            <w:hideMark/>
          </w:tcPr>
          <w:p w14:paraId="72A94D6B" w14:textId="0251E49C" w:rsidR="00D82B89" w:rsidRPr="00517842" w:rsidRDefault="00D82B89" w:rsidP="00D82B89">
            <w:pPr>
              <w:widowControl/>
              <w:wordWrap/>
              <w:spacing w:afterLines="0" w:after="0"/>
              <w:jc w:val="left"/>
              <w:rPr>
                <w:rFonts w:ascii="宋体" w:hAnsi="宋体" w:cs="宋体" w:hint="eastAsia"/>
                <w:color w:val="000000"/>
                <w:kern w:val="0"/>
                <w:sz w:val="22"/>
              </w:rPr>
            </w:pPr>
            <w:r>
              <w:rPr>
                <w:rStyle w:val="ne-text"/>
              </w:rPr>
              <w:t>0.707</w:t>
            </w:r>
          </w:p>
        </w:tc>
        <w:tc>
          <w:tcPr>
            <w:tcW w:w="1985" w:type="dxa"/>
            <w:tcBorders>
              <w:top w:val="nil"/>
              <w:left w:val="nil"/>
              <w:bottom w:val="nil"/>
              <w:right w:val="nil"/>
            </w:tcBorders>
            <w:vAlign w:val="center"/>
            <w:hideMark/>
          </w:tcPr>
          <w:p w14:paraId="640C03DF" w14:textId="364CE567" w:rsidR="00D82B89" w:rsidRPr="00517842" w:rsidRDefault="00D82B89" w:rsidP="00D82B89">
            <w:pPr>
              <w:widowControl/>
              <w:wordWrap/>
              <w:spacing w:afterLines="0" w:after="0"/>
              <w:jc w:val="left"/>
              <w:rPr>
                <w:rFonts w:ascii="宋体" w:hAnsi="宋体" w:cs="宋体" w:hint="eastAsia"/>
                <w:color w:val="000000"/>
                <w:kern w:val="0"/>
                <w:sz w:val="22"/>
              </w:rPr>
            </w:pPr>
            <w:r>
              <w:rPr>
                <w:rStyle w:val="ne-text"/>
              </w:rPr>
              <w:t>0.905</w:t>
            </w:r>
          </w:p>
        </w:tc>
        <w:tc>
          <w:tcPr>
            <w:tcW w:w="1843" w:type="dxa"/>
            <w:tcBorders>
              <w:top w:val="nil"/>
              <w:left w:val="nil"/>
              <w:bottom w:val="nil"/>
              <w:right w:val="nil"/>
            </w:tcBorders>
            <w:vAlign w:val="center"/>
            <w:hideMark/>
          </w:tcPr>
          <w:p w14:paraId="3BFD618C" w14:textId="66FDA62B" w:rsidR="00D82B89" w:rsidRPr="00517842" w:rsidRDefault="00D82B89" w:rsidP="00D82B89">
            <w:pPr>
              <w:widowControl/>
              <w:wordWrap/>
              <w:spacing w:afterLines="0" w:after="0"/>
              <w:jc w:val="left"/>
              <w:rPr>
                <w:rFonts w:ascii="宋体" w:hAnsi="宋体" w:cs="宋体" w:hint="eastAsia"/>
                <w:color w:val="000000"/>
                <w:kern w:val="0"/>
                <w:sz w:val="22"/>
              </w:rPr>
            </w:pPr>
            <w:r>
              <w:rPr>
                <w:rStyle w:val="ne-text"/>
              </w:rPr>
              <w:t>0.687</w:t>
            </w:r>
          </w:p>
        </w:tc>
        <w:tc>
          <w:tcPr>
            <w:tcW w:w="1984" w:type="dxa"/>
            <w:tcBorders>
              <w:top w:val="nil"/>
              <w:left w:val="nil"/>
              <w:bottom w:val="nil"/>
              <w:right w:val="nil"/>
            </w:tcBorders>
            <w:vAlign w:val="center"/>
            <w:hideMark/>
          </w:tcPr>
          <w:p w14:paraId="0294020B" w14:textId="4AEC3F09" w:rsidR="00D82B89" w:rsidRPr="00517842" w:rsidRDefault="00D82B89" w:rsidP="00D82B89">
            <w:pPr>
              <w:widowControl/>
              <w:wordWrap/>
              <w:spacing w:afterLines="0" w:after="0"/>
              <w:jc w:val="left"/>
              <w:rPr>
                <w:rFonts w:ascii="宋体" w:hAnsi="宋体" w:cs="宋体" w:hint="eastAsia"/>
                <w:color w:val="000000"/>
                <w:kern w:val="0"/>
                <w:sz w:val="22"/>
              </w:rPr>
            </w:pPr>
            <w:r>
              <w:rPr>
                <w:rStyle w:val="ne-text"/>
              </w:rPr>
              <w:t>0.802</w:t>
            </w:r>
          </w:p>
        </w:tc>
      </w:tr>
      <w:tr w:rsidR="00D82B89" w:rsidRPr="00517842" w14:paraId="08199AF3" w14:textId="77777777" w:rsidTr="00D82B89">
        <w:trPr>
          <w:trHeight w:val="574"/>
        </w:trPr>
        <w:tc>
          <w:tcPr>
            <w:tcW w:w="1701" w:type="dxa"/>
            <w:tcBorders>
              <w:top w:val="nil"/>
              <w:left w:val="nil"/>
              <w:bottom w:val="nil"/>
              <w:right w:val="nil"/>
            </w:tcBorders>
            <w:vAlign w:val="center"/>
            <w:hideMark/>
          </w:tcPr>
          <w:p w14:paraId="59382645" w14:textId="77777777" w:rsidR="00D82B89" w:rsidRPr="00517842" w:rsidRDefault="00D82B89" w:rsidP="00D82B89">
            <w:pPr>
              <w:widowControl/>
              <w:wordWrap/>
              <w:spacing w:afterLines="0" w:after="0"/>
              <w:jc w:val="left"/>
              <w:rPr>
                <w:rFonts w:ascii="宋体" w:hAnsi="宋体" w:cs="宋体" w:hint="eastAsia"/>
                <w:color w:val="000000"/>
                <w:kern w:val="0"/>
                <w:sz w:val="22"/>
              </w:rPr>
            </w:pPr>
            <w:r w:rsidRPr="00517842">
              <w:rPr>
                <w:rFonts w:ascii="宋体" w:hAnsi="宋体" w:cs="宋体" w:hint="eastAsia"/>
                <w:color w:val="000000"/>
                <w:kern w:val="0"/>
                <w:sz w:val="22"/>
              </w:rPr>
              <w:t>3. 完整性</w:t>
            </w:r>
          </w:p>
        </w:tc>
        <w:tc>
          <w:tcPr>
            <w:tcW w:w="1984" w:type="dxa"/>
            <w:tcBorders>
              <w:top w:val="nil"/>
              <w:left w:val="nil"/>
              <w:bottom w:val="nil"/>
              <w:right w:val="nil"/>
            </w:tcBorders>
            <w:vAlign w:val="center"/>
            <w:hideMark/>
          </w:tcPr>
          <w:p w14:paraId="5A2108B7" w14:textId="4B80EE30" w:rsidR="00D82B89" w:rsidRPr="00517842" w:rsidRDefault="00D82B89" w:rsidP="00D82B89">
            <w:pPr>
              <w:widowControl/>
              <w:wordWrap/>
              <w:spacing w:afterLines="0" w:after="0"/>
              <w:jc w:val="left"/>
              <w:rPr>
                <w:rFonts w:ascii="宋体" w:hAnsi="宋体" w:cs="宋体" w:hint="eastAsia"/>
                <w:color w:val="000000"/>
                <w:kern w:val="0"/>
                <w:sz w:val="22"/>
              </w:rPr>
            </w:pPr>
            <w:r>
              <w:rPr>
                <w:rStyle w:val="ne-text"/>
              </w:rPr>
              <w:t>0.775</w:t>
            </w:r>
          </w:p>
        </w:tc>
        <w:tc>
          <w:tcPr>
            <w:tcW w:w="1985" w:type="dxa"/>
            <w:tcBorders>
              <w:top w:val="nil"/>
              <w:left w:val="nil"/>
              <w:bottom w:val="nil"/>
              <w:right w:val="nil"/>
            </w:tcBorders>
            <w:vAlign w:val="center"/>
            <w:hideMark/>
          </w:tcPr>
          <w:p w14:paraId="40583D01" w14:textId="72FE28F7" w:rsidR="00D82B89" w:rsidRPr="00517842" w:rsidRDefault="00D82B89" w:rsidP="00D82B89">
            <w:pPr>
              <w:widowControl/>
              <w:wordWrap/>
              <w:spacing w:afterLines="0" w:after="0"/>
              <w:jc w:val="left"/>
              <w:rPr>
                <w:rFonts w:ascii="宋体" w:hAnsi="宋体" w:cs="宋体" w:hint="eastAsia"/>
                <w:color w:val="000000"/>
                <w:kern w:val="0"/>
                <w:sz w:val="22"/>
              </w:rPr>
            </w:pPr>
            <w:r>
              <w:rPr>
                <w:rStyle w:val="ne-text"/>
              </w:rPr>
              <w:t>0.905</w:t>
            </w:r>
          </w:p>
        </w:tc>
        <w:tc>
          <w:tcPr>
            <w:tcW w:w="1843" w:type="dxa"/>
            <w:tcBorders>
              <w:top w:val="nil"/>
              <w:left w:val="nil"/>
              <w:bottom w:val="nil"/>
              <w:right w:val="nil"/>
            </w:tcBorders>
            <w:vAlign w:val="center"/>
            <w:hideMark/>
          </w:tcPr>
          <w:p w14:paraId="1429381E" w14:textId="2C0BB6C8" w:rsidR="00D82B89" w:rsidRPr="00517842" w:rsidRDefault="00D82B89" w:rsidP="00D82B89">
            <w:pPr>
              <w:widowControl/>
              <w:wordWrap/>
              <w:spacing w:afterLines="0" w:after="0"/>
              <w:jc w:val="left"/>
              <w:rPr>
                <w:rFonts w:ascii="宋体" w:hAnsi="宋体" w:cs="宋体" w:hint="eastAsia"/>
                <w:color w:val="000000"/>
                <w:kern w:val="0"/>
                <w:sz w:val="22"/>
              </w:rPr>
            </w:pPr>
            <w:r>
              <w:rPr>
                <w:rStyle w:val="ne-text"/>
              </w:rPr>
              <w:t>0.652</w:t>
            </w:r>
          </w:p>
        </w:tc>
        <w:tc>
          <w:tcPr>
            <w:tcW w:w="1984" w:type="dxa"/>
            <w:tcBorders>
              <w:top w:val="nil"/>
              <w:left w:val="nil"/>
              <w:bottom w:val="nil"/>
              <w:right w:val="nil"/>
            </w:tcBorders>
            <w:vAlign w:val="center"/>
            <w:hideMark/>
          </w:tcPr>
          <w:p w14:paraId="0C5A87D5" w14:textId="5830B7E7" w:rsidR="00D82B89" w:rsidRPr="00517842" w:rsidRDefault="00D82B89" w:rsidP="00D82B89">
            <w:pPr>
              <w:widowControl/>
              <w:wordWrap/>
              <w:spacing w:afterLines="0" w:after="0"/>
              <w:jc w:val="left"/>
              <w:rPr>
                <w:rFonts w:ascii="宋体" w:hAnsi="宋体" w:cs="宋体" w:hint="eastAsia"/>
                <w:color w:val="000000"/>
                <w:kern w:val="0"/>
                <w:sz w:val="22"/>
              </w:rPr>
            </w:pPr>
            <w:r>
              <w:rPr>
                <w:rStyle w:val="ne-text"/>
              </w:rPr>
              <w:t>0.803</w:t>
            </w:r>
          </w:p>
        </w:tc>
      </w:tr>
      <w:tr w:rsidR="00D82B89" w:rsidRPr="00517842" w14:paraId="544299C9" w14:textId="77777777" w:rsidTr="00D82B89">
        <w:trPr>
          <w:trHeight w:val="574"/>
        </w:trPr>
        <w:tc>
          <w:tcPr>
            <w:tcW w:w="1701" w:type="dxa"/>
            <w:tcBorders>
              <w:top w:val="nil"/>
              <w:left w:val="nil"/>
              <w:bottom w:val="nil"/>
              <w:right w:val="nil"/>
            </w:tcBorders>
            <w:vAlign w:val="center"/>
            <w:hideMark/>
          </w:tcPr>
          <w:p w14:paraId="595A01F7" w14:textId="77777777" w:rsidR="00D82B89" w:rsidRPr="00517842" w:rsidRDefault="00D82B89" w:rsidP="00D82B89">
            <w:pPr>
              <w:widowControl/>
              <w:wordWrap/>
              <w:spacing w:afterLines="0" w:after="0"/>
              <w:jc w:val="left"/>
              <w:rPr>
                <w:rFonts w:ascii="宋体" w:hAnsi="宋体" w:cs="宋体" w:hint="eastAsia"/>
                <w:color w:val="000000"/>
                <w:kern w:val="0"/>
                <w:sz w:val="22"/>
              </w:rPr>
            </w:pPr>
            <w:r w:rsidRPr="00517842">
              <w:rPr>
                <w:rFonts w:ascii="宋体" w:hAnsi="宋体" w:cs="宋体" w:hint="eastAsia"/>
                <w:color w:val="000000"/>
                <w:kern w:val="0"/>
                <w:sz w:val="22"/>
              </w:rPr>
              <w:t>4. 安全性</w:t>
            </w:r>
          </w:p>
        </w:tc>
        <w:tc>
          <w:tcPr>
            <w:tcW w:w="1984" w:type="dxa"/>
            <w:tcBorders>
              <w:top w:val="nil"/>
              <w:left w:val="nil"/>
              <w:bottom w:val="nil"/>
              <w:right w:val="nil"/>
            </w:tcBorders>
            <w:vAlign w:val="center"/>
            <w:hideMark/>
          </w:tcPr>
          <w:p w14:paraId="6D0A4894" w14:textId="496EFFFB" w:rsidR="00D82B89" w:rsidRPr="00517842" w:rsidRDefault="00D82B89" w:rsidP="00D82B89">
            <w:pPr>
              <w:widowControl/>
              <w:wordWrap/>
              <w:spacing w:afterLines="0" w:after="0"/>
              <w:jc w:val="left"/>
              <w:rPr>
                <w:rFonts w:ascii="宋体" w:hAnsi="宋体" w:cs="宋体" w:hint="eastAsia"/>
                <w:color w:val="000000"/>
                <w:kern w:val="0"/>
                <w:sz w:val="22"/>
              </w:rPr>
            </w:pPr>
            <w:r>
              <w:rPr>
                <w:rStyle w:val="ne-text"/>
              </w:rPr>
              <w:t>0.723</w:t>
            </w:r>
          </w:p>
        </w:tc>
        <w:tc>
          <w:tcPr>
            <w:tcW w:w="1985" w:type="dxa"/>
            <w:tcBorders>
              <w:top w:val="nil"/>
              <w:left w:val="nil"/>
              <w:bottom w:val="nil"/>
              <w:right w:val="nil"/>
            </w:tcBorders>
            <w:vAlign w:val="center"/>
            <w:hideMark/>
          </w:tcPr>
          <w:p w14:paraId="3E8F4C87" w14:textId="19D8ED0B" w:rsidR="00D82B89" w:rsidRPr="00517842" w:rsidRDefault="00D82B89" w:rsidP="00D82B89">
            <w:pPr>
              <w:widowControl/>
              <w:wordWrap/>
              <w:spacing w:afterLines="0" w:after="0"/>
              <w:jc w:val="left"/>
              <w:rPr>
                <w:rFonts w:ascii="宋体" w:hAnsi="宋体" w:cs="宋体" w:hint="eastAsia"/>
                <w:color w:val="000000"/>
                <w:kern w:val="0"/>
                <w:sz w:val="22"/>
              </w:rPr>
            </w:pPr>
            <w:r>
              <w:rPr>
                <w:rStyle w:val="ne-text"/>
              </w:rPr>
              <w:t>0.90</w:t>
            </w:r>
            <w:r w:rsidR="00801A7A">
              <w:rPr>
                <w:rStyle w:val="ne-text"/>
                <w:rFonts w:hint="eastAsia"/>
              </w:rPr>
              <w:t>7</w:t>
            </w:r>
          </w:p>
        </w:tc>
        <w:tc>
          <w:tcPr>
            <w:tcW w:w="1843" w:type="dxa"/>
            <w:tcBorders>
              <w:top w:val="nil"/>
              <w:left w:val="nil"/>
              <w:bottom w:val="nil"/>
              <w:right w:val="nil"/>
            </w:tcBorders>
            <w:vAlign w:val="center"/>
            <w:hideMark/>
          </w:tcPr>
          <w:p w14:paraId="1A77AD23" w14:textId="47297835" w:rsidR="00D82B89" w:rsidRPr="00517842" w:rsidRDefault="00D82B89" w:rsidP="00D82B89">
            <w:pPr>
              <w:widowControl/>
              <w:wordWrap/>
              <w:spacing w:afterLines="0" w:after="0"/>
              <w:jc w:val="left"/>
              <w:rPr>
                <w:rFonts w:ascii="宋体" w:hAnsi="宋体" w:cs="宋体" w:hint="eastAsia"/>
                <w:color w:val="000000"/>
                <w:kern w:val="0"/>
                <w:sz w:val="22"/>
              </w:rPr>
            </w:pPr>
            <w:r>
              <w:rPr>
                <w:rStyle w:val="ne-text"/>
              </w:rPr>
              <w:t>0.748</w:t>
            </w:r>
          </w:p>
        </w:tc>
        <w:tc>
          <w:tcPr>
            <w:tcW w:w="1984" w:type="dxa"/>
            <w:tcBorders>
              <w:top w:val="nil"/>
              <w:left w:val="nil"/>
              <w:bottom w:val="nil"/>
              <w:right w:val="nil"/>
            </w:tcBorders>
            <w:vAlign w:val="center"/>
            <w:hideMark/>
          </w:tcPr>
          <w:p w14:paraId="7C39E63D" w14:textId="0AB12942" w:rsidR="00D82B89" w:rsidRPr="00517842" w:rsidRDefault="00D82B89" w:rsidP="00D82B89">
            <w:pPr>
              <w:widowControl/>
              <w:wordWrap/>
              <w:spacing w:afterLines="0" w:after="0"/>
              <w:jc w:val="left"/>
              <w:rPr>
                <w:rFonts w:ascii="宋体" w:hAnsi="宋体" w:cs="宋体" w:hint="eastAsia"/>
                <w:color w:val="000000"/>
                <w:kern w:val="0"/>
                <w:sz w:val="22"/>
              </w:rPr>
            </w:pPr>
            <w:r>
              <w:rPr>
                <w:rStyle w:val="ne-text"/>
              </w:rPr>
              <w:t>0.811</w:t>
            </w:r>
          </w:p>
        </w:tc>
      </w:tr>
      <w:tr w:rsidR="00D82B89" w:rsidRPr="00517842" w14:paraId="736313A5" w14:textId="77777777" w:rsidTr="00D82B89">
        <w:trPr>
          <w:trHeight w:val="574"/>
        </w:trPr>
        <w:tc>
          <w:tcPr>
            <w:tcW w:w="1701" w:type="dxa"/>
            <w:tcBorders>
              <w:top w:val="nil"/>
              <w:left w:val="nil"/>
              <w:right w:val="nil"/>
            </w:tcBorders>
            <w:vAlign w:val="center"/>
            <w:hideMark/>
          </w:tcPr>
          <w:p w14:paraId="1A1295F4" w14:textId="77777777" w:rsidR="00D82B89" w:rsidRPr="00517842" w:rsidRDefault="00D82B89" w:rsidP="00D82B89">
            <w:pPr>
              <w:widowControl/>
              <w:wordWrap/>
              <w:spacing w:afterLines="0" w:after="0"/>
              <w:jc w:val="left"/>
              <w:rPr>
                <w:rFonts w:ascii="宋体" w:hAnsi="宋体" w:cs="宋体" w:hint="eastAsia"/>
                <w:color w:val="000000"/>
                <w:kern w:val="0"/>
                <w:sz w:val="22"/>
              </w:rPr>
            </w:pPr>
            <w:r w:rsidRPr="00517842">
              <w:rPr>
                <w:rFonts w:ascii="宋体" w:hAnsi="宋体" w:cs="宋体" w:hint="eastAsia"/>
                <w:color w:val="000000"/>
                <w:kern w:val="0"/>
                <w:sz w:val="22"/>
              </w:rPr>
              <w:t>5. 易于理解</w:t>
            </w:r>
          </w:p>
        </w:tc>
        <w:tc>
          <w:tcPr>
            <w:tcW w:w="1984" w:type="dxa"/>
            <w:tcBorders>
              <w:top w:val="nil"/>
              <w:left w:val="nil"/>
              <w:right w:val="nil"/>
            </w:tcBorders>
            <w:vAlign w:val="center"/>
            <w:hideMark/>
          </w:tcPr>
          <w:p w14:paraId="560F74A0" w14:textId="14409E22" w:rsidR="00D82B89" w:rsidRPr="00517842" w:rsidRDefault="00D82B89" w:rsidP="00D82B89">
            <w:pPr>
              <w:widowControl/>
              <w:wordWrap/>
              <w:spacing w:afterLines="0" w:after="0"/>
              <w:jc w:val="left"/>
              <w:rPr>
                <w:rFonts w:ascii="宋体" w:hAnsi="宋体" w:cs="宋体" w:hint="eastAsia"/>
                <w:color w:val="000000"/>
                <w:kern w:val="0"/>
                <w:sz w:val="22"/>
              </w:rPr>
            </w:pPr>
            <w:r>
              <w:rPr>
                <w:rStyle w:val="ne-text"/>
              </w:rPr>
              <w:t>0.740</w:t>
            </w:r>
          </w:p>
        </w:tc>
        <w:tc>
          <w:tcPr>
            <w:tcW w:w="1985" w:type="dxa"/>
            <w:tcBorders>
              <w:top w:val="nil"/>
              <w:left w:val="nil"/>
              <w:right w:val="nil"/>
            </w:tcBorders>
            <w:vAlign w:val="center"/>
            <w:hideMark/>
          </w:tcPr>
          <w:p w14:paraId="29FA06CD" w14:textId="191B6711" w:rsidR="00D82B89" w:rsidRPr="00517842" w:rsidRDefault="00D82B89" w:rsidP="00D82B89">
            <w:pPr>
              <w:widowControl/>
              <w:wordWrap/>
              <w:spacing w:afterLines="0" w:after="0"/>
              <w:jc w:val="left"/>
              <w:rPr>
                <w:rFonts w:ascii="宋体" w:hAnsi="宋体" w:cs="宋体" w:hint="eastAsia"/>
                <w:color w:val="000000"/>
                <w:kern w:val="0"/>
                <w:sz w:val="22"/>
              </w:rPr>
            </w:pPr>
            <w:r>
              <w:rPr>
                <w:rStyle w:val="ne-text"/>
              </w:rPr>
              <w:t>0.90</w:t>
            </w:r>
            <w:r w:rsidR="00801A7A">
              <w:rPr>
                <w:rStyle w:val="ne-text"/>
                <w:rFonts w:hint="eastAsia"/>
              </w:rPr>
              <w:t>3</w:t>
            </w:r>
          </w:p>
        </w:tc>
        <w:tc>
          <w:tcPr>
            <w:tcW w:w="1843" w:type="dxa"/>
            <w:tcBorders>
              <w:top w:val="nil"/>
              <w:left w:val="nil"/>
              <w:right w:val="nil"/>
            </w:tcBorders>
            <w:vAlign w:val="center"/>
            <w:hideMark/>
          </w:tcPr>
          <w:p w14:paraId="77E3B6CB" w14:textId="6425C22D" w:rsidR="00D82B89" w:rsidRPr="00517842" w:rsidRDefault="00D82B89" w:rsidP="00D82B89">
            <w:pPr>
              <w:widowControl/>
              <w:wordWrap/>
              <w:spacing w:afterLines="0" w:after="0"/>
              <w:jc w:val="left"/>
              <w:rPr>
                <w:rFonts w:ascii="宋体" w:hAnsi="宋体" w:cs="宋体" w:hint="eastAsia"/>
                <w:color w:val="000000"/>
                <w:kern w:val="0"/>
                <w:sz w:val="22"/>
              </w:rPr>
            </w:pPr>
            <w:r>
              <w:rPr>
                <w:rStyle w:val="ne-text"/>
              </w:rPr>
              <w:t>0.688</w:t>
            </w:r>
          </w:p>
        </w:tc>
        <w:tc>
          <w:tcPr>
            <w:tcW w:w="1984" w:type="dxa"/>
            <w:tcBorders>
              <w:top w:val="nil"/>
              <w:left w:val="nil"/>
              <w:right w:val="nil"/>
            </w:tcBorders>
            <w:vAlign w:val="center"/>
            <w:hideMark/>
          </w:tcPr>
          <w:p w14:paraId="75E87F28" w14:textId="1E55F6ED" w:rsidR="00D82B89" w:rsidRPr="00517842" w:rsidRDefault="00D82B89" w:rsidP="00D82B89">
            <w:pPr>
              <w:widowControl/>
              <w:wordWrap/>
              <w:spacing w:afterLines="0" w:after="0"/>
              <w:jc w:val="left"/>
              <w:rPr>
                <w:rFonts w:ascii="宋体" w:hAnsi="宋体" w:cs="宋体" w:hint="eastAsia"/>
                <w:color w:val="000000"/>
                <w:kern w:val="0"/>
                <w:sz w:val="22"/>
              </w:rPr>
            </w:pPr>
            <w:r>
              <w:rPr>
                <w:rStyle w:val="ne-text"/>
              </w:rPr>
              <w:t>0.824</w:t>
            </w:r>
          </w:p>
        </w:tc>
      </w:tr>
      <w:tr w:rsidR="00D82B89" w:rsidRPr="00517842" w14:paraId="1AECE4C7" w14:textId="77777777" w:rsidTr="00D82B89">
        <w:trPr>
          <w:trHeight w:val="860"/>
        </w:trPr>
        <w:tc>
          <w:tcPr>
            <w:tcW w:w="1701" w:type="dxa"/>
            <w:tcBorders>
              <w:top w:val="nil"/>
              <w:left w:val="nil"/>
              <w:bottom w:val="single" w:sz="4" w:space="0" w:color="auto"/>
              <w:right w:val="nil"/>
            </w:tcBorders>
            <w:vAlign w:val="center"/>
            <w:hideMark/>
          </w:tcPr>
          <w:p w14:paraId="3AF5935C" w14:textId="540DC7E7" w:rsidR="00D82B89" w:rsidRPr="00517842" w:rsidRDefault="00D82B89" w:rsidP="00D82B89">
            <w:pPr>
              <w:widowControl/>
              <w:wordWrap/>
              <w:spacing w:afterLines="0" w:after="0"/>
              <w:jc w:val="left"/>
              <w:rPr>
                <w:rFonts w:ascii="宋体" w:hAnsi="宋体" w:cs="宋体" w:hint="eastAsia"/>
                <w:color w:val="000000"/>
                <w:kern w:val="0"/>
                <w:sz w:val="22"/>
              </w:rPr>
            </w:pPr>
            <w:r w:rsidRPr="00517842">
              <w:rPr>
                <w:rFonts w:ascii="宋体" w:hAnsi="宋体" w:cs="宋体" w:hint="eastAsia"/>
                <w:color w:val="000000"/>
                <w:kern w:val="0"/>
                <w:sz w:val="22"/>
              </w:rPr>
              <w:t>6. 仅提供</w:t>
            </w:r>
            <w:r w:rsidRPr="00517842">
              <w:rPr>
                <w:rFonts w:ascii="宋体" w:hAnsi="宋体" w:cs="宋体"/>
                <w:color w:val="000000"/>
                <w:kern w:val="0"/>
                <w:sz w:val="22"/>
              </w:rPr>
              <w:br/>
            </w:r>
            <w:r w:rsidRPr="00517842">
              <w:rPr>
                <w:rFonts w:ascii="宋体" w:hAnsi="宋体" w:cs="宋体" w:hint="eastAsia"/>
                <w:color w:val="000000"/>
                <w:kern w:val="0"/>
                <w:sz w:val="22"/>
              </w:rPr>
              <w:t>必要信息</w:t>
            </w:r>
          </w:p>
        </w:tc>
        <w:tc>
          <w:tcPr>
            <w:tcW w:w="1984" w:type="dxa"/>
            <w:tcBorders>
              <w:top w:val="nil"/>
              <w:left w:val="nil"/>
              <w:bottom w:val="single" w:sz="4" w:space="0" w:color="auto"/>
              <w:right w:val="nil"/>
            </w:tcBorders>
            <w:vAlign w:val="center"/>
            <w:hideMark/>
          </w:tcPr>
          <w:p w14:paraId="7A22F1FB" w14:textId="75CD5B7E" w:rsidR="00D82B89" w:rsidRPr="00517842" w:rsidRDefault="00D82B89" w:rsidP="00D82B89">
            <w:pPr>
              <w:widowControl/>
              <w:wordWrap/>
              <w:spacing w:afterLines="0" w:after="0"/>
              <w:jc w:val="left"/>
              <w:rPr>
                <w:rFonts w:ascii="宋体" w:hAnsi="宋体" w:cs="宋体" w:hint="eastAsia"/>
                <w:color w:val="000000"/>
                <w:kern w:val="0"/>
                <w:sz w:val="22"/>
              </w:rPr>
            </w:pPr>
            <w:r>
              <w:rPr>
                <w:rStyle w:val="ne-text"/>
              </w:rPr>
              <w:t>0.783</w:t>
            </w:r>
          </w:p>
        </w:tc>
        <w:tc>
          <w:tcPr>
            <w:tcW w:w="1985" w:type="dxa"/>
            <w:tcBorders>
              <w:top w:val="nil"/>
              <w:left w:val="nil"/>
              <w:bottom w:val="single" w:sz="4" w:space="0" w:color="auto"/>
              <w:right w:val="nil"/>
            </w:tcBorders>
            <w:vAlign w:val="center"/>
            <w:hideMark/>
          </w:tcPr>
          <w:p w14:paraId="29AA27EA" w14:textId="31928D64" w:rsidR="00D82B89" w:rsidRPr="00517842" w:rsidRDefault="00D82B89" w:rsidP="00D82B89">
            <w:pPr>
              <w:widowControl/>
              <w:wordWrap/>
              <w:spacing w:afterLines="0" w:after="0"/>
              <w:jc w:val="left"/>
              <w:rPr>
                <w:rFonts w:ascii="宋体" w:hAnsi="宋体" w:cs="宋体" w:hint="eastAsia"/>
                <w:color w:val="000000"/>
                <w:kern w:val="0"/>
                <w:sz w:val="22"/>
              </w:rPr>
            </w:pPr>
            <w:r>
              <w:rPr>
                <w:rStyle w:val="ne-text"/>
              </w:rPr>
              <w:t>0.919</w:t>
            </w:r>
          </w:p>
        </w:tc>
        <w:tc>
          <w:tcPr>
            <w:tcW w:w="1843" w:type="dxa"/>
            <w:tcBorders>
              <w:top w:val="nil"/>
              <w:left w:val="nil"/>
              <w:bottom w:val="single" w:sz="4" w:space="0" w:color="auto"/>
              <w:right w:val="nil"/>
            </w:tcBorders>
            <w:vAlign w:val="center"/>
            <w:hideMark/>
          </w:tcPr>
          <w:p w14:paraId="7FCA0E0D" w14:textId="672655E7" w:rsidR="00D82B89" w:rsidRPr="00517842" w:rsidRDefault="00D82B89" w:rsidP="00D82B89">
            <w:pPr>
              <w:widowControl/>
              <w:wordWrap/>
              <w:spacing w:afterLines="0" w:after="0"/>
              <w:jc w:val="left"/>
              <w:rPr>
                <w:rFonts w:ascii="宋体" w:hAnsi="宋体" w:cs="宋体" w:hint="eastAsia"/>
                <w:color w:val="000000"/>
                <w:kern w:val="0"/>
                <w:sz w:val="22"/>
              </w:rPr>
            </w:pPr>
            <w:r>
              <w:rPr>
                <w:rStyle w:val="ne-text"/>
              </w:rPr>
              <w:t>0.732</w:t>
            </w:r>
          </w:p>
        </w:tc>
        <w:tc>
          <w:tcPr>
            <w:tcW w:w="1984" w:type="dxa"/>
            <w:tcBorders>
              <w:top w:val="nil"/>
              <w:left w:val="nil"/>
              <w:bottom w:val="single" w:sz="4" w:space="0" w:color="auto"/>
              <w:right w:val="nil"/>
            </w:tcBorders>
            <w:vAlign w:val="center"/>
            <w:hideMark/>
          </w:tcPr>
          <w:p w14:paraId="058A04F5" w14:textId="3FC0100C" w:rsidR="00D82B89" w:rsidRPr="00517842" w:rsidRDefault="00D82B89" w:rsidP="00D82B89">
            <w:pPr>
              <w:widowControl/>
              <w:wordWrap/>
              <w:spacing w:afterLines="0" w:after="0"/>
              <w:jc w:val="left"/>
              <w:rPr>
                <w:rFonts w:ascii="宋体" w:hAnsi="宋体" w:cs="宋体" w:hint="eastAsia"/>
                <w:color w:val="000000"/>
                <w:kern w:val="0"/>
                <w:sz w:val="22"/>
              </w:rPr>
            </w:pPr>
            <w:r>
              <w:rPr>
                <w:rStyle w:val="ne-text"/>
              </w:rPr>
              <w:t>0.801</w:t>
            </w:r>
          </w:p>
        </w:tc>
      </w:tr>
    </w:tbl>
    <w:p w14:paraId="3B782ABC" w14:textId="6FA41C52" w:rsidR="00B4723F" w:rsidRDefault="007B5F05" w:rsidP="007B5F05">
      <w:pPr>
        <w:pStyle w:val="3"/>
        <w:spacing w:before="163"/>
        <w:rPr>
          <w:rFonts w:hint="eastAsia"/>
        </w:rPr>
      </w:pPr>
      <w:r>
        <w:rPr>
          <w:rFonts w:hint="eastAsia"/>
        </w:rPr>
        <w:t>大模型</w:t>
      </w:r>
      <w:r w:rsidR="00B4723F">
        <w:rPr>
          <w:rFonts w:hint="eastAsia"/>
        </w:rPr>
        <w:t>自动打分范式</w:t>
      </w:r>
      <w:r w:rsidR="00E60D77">
        <w:rPr>
          <w:rFonts w:hint="eastAsia"/>
        </w:rPr>
        <w:t>的确立</w:t>
      </w:r>
    </w:p>
    <w:p w14:paraId="5E4751A2" w14:textId="60927414" w:rsidR="00E60D77" w:rsidRDefault="00E60D77" w:rsidP="00B4723F">
      <w:pPr>
        <w:pStyle w:val="altz"/>
        <w:ind w:firstLine="480"/>
      </w:pPr>
      <w:r w:rsidRPr="00E60D77">
        <w:rPr>
          <w:rFonts w:hint="eastAsia"/>
        </w:rPr>
        <w:t>综合上述多模型横向对比</w:t>
      </w:r>
      <w:r w:rsidR="00D82B89">
        <w:rPr>
          <w:rFonts w:hint="eastAsia"/>
        </w:rPr>
        <w:t>与</w:t>
      </w:r>
      <w:r w:rsidRPr="00E60D77">
        <w:rPr>
          <w:rFonts w:hint="eastAsia"/>
        </w:rPr>
        <w:t>趋势一致性（</w:t>
      </w:r>
      <w:r w:rsidRPr="00E60D77">
        <w:rPr>
          <w:rFonts w:hint="eastAsia"/>
        </w:rPr>
        <w:t>Kappa</w:t>
      </w:r>
      <w:r w:rsidRPr="00E60D77">
        <w:rPr>
          <w:rFonts w:hint="eastAsia"/>
        </w:rPr>
        <w:t>）的量化结果，研究</w:t>
      </w:r>
      <w:r w:rsidR="00D54B12">
        <w:rPr>
          <w:rFonts w:hint="eastAsia"/>
        </w:rPr>
        <w:t>发现</w:t>
      </w:r>
      <w:r w:rsidRPr="00E60D77">
        <w:rPr>
          <w:rFonts w:hint="eastAsia"/>
        </w:rPr>
        <w:t>不同大语言模型在医学文本定序评价任务中的能力存在显著差异，并非所有模型均可直接充当裁判</w:t>
      </w:r>
      <w:r w:rsidR="00D54B12">
        <w:rPr>
          <w:rFonts w:hint="eastAsia"/>
        </w:rPr>
        <w:t>。</w:t>
      </w:r>
      <w:r w:rsidRPr="00E60D77">
        <w:rPr>
          <w:rFonts w:hint="eastAsia"/>
        </w:rPr>
        <w:t>通过逐层筛选，</w:t>
      </w:r>
      <w:r w:rsidRPr="00E60D77">
        <w:rPr>
          <w:rFonts w:hint="eastAsia"/>
        </w:rPr>
        <w:t>DeepSeek-V3.2</w:t>
      </w:r>
      <w:r w:rsidR="00D54B12">
        <w:rPr>
          <w:rFonts w:hint="eastAsia"/>
        </w:rPr>
        <w:t>的评估能力得到了确认</w:t>
      </w:r>
      <w:r w:rsidRPr="00E60D77">
        <w:rPr>
          <w:rFonts w:hint="eastAsia"/>
        </w:rPr>
        <w:t>，</w:t>
      </w:r>
      <w:r w:rsidR="00D54B12">
        <w:rPr>
          <w:rFonts w:hint="eastAsia"/>
        </w:rPr>
        <w:t>其</w:t>
      </w:r>
      <w:r w:rsidRPr="00E60D77">
        <w:rPr>
          <w:rFonts w:hint="eastAsia"/>
        </w:rPr>
        <w:t>具备等同于人类领域专</w:t>
      </w:r>
      <w:r w:rsidRPr="00E60D77">
        <w:rPr>
          <w:rFonts w:hint="eastAsia"/>
        </w:rPr>
        <w:lastRenderedPageBreak/>
        <w:t>家的极高评价信度，且在跨专家基准测试中展现出优于其他候选模型的稳健性。</w:t>
      </w:r>
    </w:p>
    <w:p w14:paraId="3C1AC72B" w14:textId="1270CDF5" w:rsidR="00B4723F" w:rsidRDefault="00E60D77" w:rsidP="00B4723F">
      <w:pPr>
        <w:pStyle w:val="altz"/>
        <w:ind w:firstLine="480"/>
      </w:pPr>
      <w:r w:rsidRPr="00E60D77">
        <w:rPr>
          <w:rFonts w:hint="eastAsia"/>
        </w:rPr>
        <w:t>基于</w:t>
      </w:r>
      <w:r>
        <w:rPr>
          <w:rFonts w:hint="eastAsia"/>
        </w:rPr>
        <w:t>上述</w:t>
      </w:r>
      <w:r w:rsidRPr="00E60D77">
        <w:rPr>
          <w:rFonts w:hint="eastAsia"/>
        </w:rPr>
        <w:t>数据事实，本研究</w:t>
      </w:r>
      <w:r w:rsidR="00D82B89">
        <w:rPr>
          <w:rFonts w:hint="eastAsia"/>
        </w:rPr>
        <w:t>确立</w:t>
      </w:r>
      <w:r w:rsidRPr="00E60D77">
        <w:rPr>
          <w:rFonts w:hint="eastAsia"/>
        </w:rPr>
        <w:t>了</w:t>
      </w:r>
      <w:r w:rsidR="00D82B89" w:rsidRPr="00E60D77">
        <w:rPr>
          <w:rFonts w:hint="eastAsia"/>
        </w:rPr>
        <w:t>在当前医学评分场景下</w:t>
      </w:r>
      <w:r w:rsidRPr="00E60D77">
        <w:rPr>
          <w:rFonts w:hint="eastAsia"/>
        </w:rPr>
        <w:t>采用经过专家标准</w:t>
      </w:r>
      <w:r w:rsidR="00D82B89">
        <w:rPr>
          <w:rFonts w:hint="eastAsia"/>
        </w:rPr>
        <w:t>锚定</w:t>
      </w:r>
      <w:r w:rsidRPr="00E60D77">
        <w:rPr>
          <w:rFonts w:hint="eastAsia"/>
        </w:rPr>
        <w:t>的大语言模型</w:t>
      </w:r>
      <w:r w:rsidR="00D82B89">
        <w:rPr>
          <w:rFonts w:hint="eastAsia"/>
        </w:rPr>
        <w:t>进行</w:t>
      </w:r>
      <w:r w:rsidRPr="00E60D77">
        <w:rPr>
          <w:rFonts w:hint="eastAsia"/>
        </w:rPr>
        <w:t>自动化</w:t>
      </w:r>
      <w:r>
        <w:rPr>
          <w:rFonts w:hint="eastAsia"/>
        </w:rPr>
        <w:t>评估</w:t>
      </w:r>
      <w:r w:rsidRPr="00E60D77">
        <w:rPr>
          <w:rFonts w:hint="eastAsia"/>
        </w:rPr>
        <w:t>的</w:t>
      </w:r>
      <w:r w:rsidR="00D82B89">
        <w:rPr>
          <w:rFonts w:hint="eastAsia"/>
        </w:rPr>
        <w:t>方法</w:t>
      </w:r>
      <w:r w:rsidRPr="00E60D77">
        <w:rPr>
          <w:rFonts w:hint="eastAsia"/>
        </w:rPr>
        <w:t>，并明确指定</w:t>
      </w:r>
      <w:r w:rsidRPr="00E60D77">
        <w:rPr>
          <w:rFonts w:hint="eastAsia"/>
        </w:rPr>
        <w:t>DeepSeek-V3.2</w:t>
      </w:r>
      <w:r w:rsidRPr="00E60D77">
        <w:rPr>
          <w:rFonts w:hint="eastAsia"/>
        </w:rPr>
        <w:t>为后续微调模型性能评估的核心工具</w:t>
      </w:r>
      <w:r w:rsidR="00D82B89">
        <w:rPr>
          <w:rFonts w:hint="eastAsia"/>
        </w:rPr>
        <w:t>，</w:t>
      </w:r>
      <w:r w:rsidRPr="00E60D77">
        <w:rPr>
          <w:rFonts w:hint="eastAsia"/>
        </w:rPr>
        <w:t>为后续章节中直接采用无人工干预的自动化打分</w:t>
      </w:r>
      <w:r w:rsidR="00D82B89">
        <w:rPr>
          <w:rFonts w:hint="eastAsia"/>
        </w:rPr>
        <w:t>奠</w:t>
      </w:r>
      <w:r w:rsidRPr="00E60D77">
        <w:rPr>
          <w:rFonts w:hint="eastAsia"/>
        </w:rPr>
        <w:t>定了</w:t>
      </w:r>
      <w:r w:rsidR="00D82B89">
        <w:rPr>
          <w:rFonts w:hint="eastAsia"/>
        </w:rPr>
        <w:t>方法学和</w:t>
      </w:r>
      <w:r w:rsidRPr="00E60D77">
        <w:rPr>
          <w:rFonts w:hint="eastAsia"/>
        </w:rPr>
        <w:t>数据基础</w:t>
      </w:r>
      <w:r w:rsidR="00B4723F">
        <w:rPr>
          <w:rFonts w:hint="eastAsia"/>
        </w:rPr>
        <w:t>。</w:t>
      </w:r>
    </w:p>
    <w:p w14:paraId="61BEEE05" w14:textId="77777777" w:rsidR="00A54175" w:rsidRDefault="00A54175" w:rsidP="00E912C6">
      <w:pPr>
        <w:pStyle w:val="3"/>
        <w:spacing w:before="163"/>
      </w:pPr>
      <w:bookmarkStart w:id="108" w:name="_Toc226059707"/>
      <w:r w:rsidRPr="00A54175">
        <w:t>全量数据自动化质量筛查</w:t>
      </w:r>
    </w:p>
    <w:p w14:paraId="74BE326B" w14:textId="2441060F" w:rsidR="00A54175" w:rsidRDefault="00A54175" w:rsidP="00A54175">
      <w:pPr>
        <w:pStyle w:val="altz"/>
        <w:ind w:firstLine="480"/>
        <w:rPr>
          <w:rFonts w:hint="eastAsia"/>
        </w:rPr>
      </w:pPr>
      <w:r>
        <w:rPr>
          <w:rFonts w:hint="eastAsia"/>
        </w:rPr>
        <w:t>在确立</w:t>
      </w:r>
      <w:r>
        <w:rPr>
          <w:rFonts w:hint="eastAsia"/>
        </w:rPr>
        <w:t>DeepSeek-V3.2</w:t>
      </w:r>
      <w:r>
        <w:rPr>
          <w:rFonts w:hint="eastAsia"/>
        </w:rPr>
        <w:t>的自动化评估范式后，本研究进一步将其应用于全部候选问答对的批量质量筛查，以替代人工逐条终审的低效模式。具体而言，将经人工修订后的全部候选问答对批量提交至</w:t>
      </w:r>
      <w:r>
        <w:rPr>
          <w:rFonts w:hint="eastAsia"/>
        </w:rPr>
        <w:t>DeepSeek-V3.2</w:t>
      </w:r>
      <w:r>
        <w:rPr>
          <w:rFonts w:hint="eastAsia"/>
        </w:rPr>
        <w:t>，调用与专家审核完全一致的</w:t>
      </w:r>
      <w:r>
        <w:rPr>
          <w:rFonts w:hint="eastAsia"/>
        </w:rPr>
        <w:t>6</w:t>
      </w:r>
      <w:r>
        <w:rPr>
          <w:rFonts w:hint="eastAsia"/>
        </w:rPr>
        <w:t>维度</w:t>
      </w:r>
      <w:r>
        <w:rPr>
          <w:rFonts w:hint="eastAsia"/>
        </w:rPr>
        <w:t>3</w:t>
      </w:r>
      <w:r>
        <w:rPr>
          <w:rFonts w:hint="eastAsia"/>
        </w:rPr>
        <w:t>点评分量表进行独立打分。筛选标准沿用</w:t>
      </w:r>
      <w:r>
        <w:rPr>
          <w:rFonts w:hint="eastAsia"/>
        </w:rPr>
        <w:t>5.3.4</w:t>
      </w:r>
      <w:r>
        <w:rPr>
          <w:rFonts w:hint="eastAsia"/>
        </w:rPr>
        <w:t>节确立的采纳阈值，即各维度得分均不低于</w:t>
      </w:r>
      <w:r>
        <w:rPr>
          <w:rFonts w:hint="eastAsia"/>
        </w:rPr>
        <w:t>2</w:t>
      </w:r>
      <w:r>
        <w:rPr>
          <w:rFonts w:hint="eastAsia"/>
        </w:rPr>
        <w:t>分（含）。</w:t>
      </w:r>
    </w:p>
    <w:p w14:paraId="3FA135B2" w14:textId="508C847B" w:rsidR="00A54175" w:rsidRPr="00A54175" w:rsidRDefault="00A54175" w:rsidP="00A54175">
      <w:pPr>
        <w:pStyle w:val="altz"/>
        <w:ind w:firstLine="480"/>
        <w:rPr>
          <w:rFonts w:hint="eastAsia"/>
        </w:rPr>
      </w:pPr>
      <w:r>
        <w:rPr>
          <w:rFonts w:hint="eastAsia"/>
        </w:rPr>
        <w:t>经自动化筛查，共有</w:t>
      </w:r>
      <w:r>
        <w:rPr>
          <w:rFonts w:hint="eastAsia"/>
        </w:rPr>
        <w:t>2,767</w:t>
      </w:r>
      <w:r>
        <w:rPr>
          <w:rFonts w:hint="eastAsia"/>
        </w:rPr>
        <w:t>条问答对满足全部质量阈值，被确认为合格样本并纳入终版数据。这一基于专家标准锚定的自动化过滤机制，不仅显著提升了数据集构建的效率，也保证了最终入库数据与临床专家审核标准的高度一致性。</w:t>
      </w:r>
    </w:p>
    <w:p w14:paraId="065CAE37" w14:textId="77777777" w:rsidR="00F54B80" w:rsidRDefault="00000000">
      <w:pPr>
        <w:pStyle w:val="2"/>
        <w:spacing w:before="163" w:after="163"/>
        <w:rPr>
          <w:rFonts w:hint="eastAsia"/>
        </w:rPr>
      </w:pPr>
      <w:r>
        <w:rPr>
          <w:rFonts w:hint="eastAsia"/>
        </w:rPr>
        <w:t>问答数据集构建结果</w:t>
      </w:r>
      <w:bookmarkEnd w:id="108"/>
    </w:p>
    <w:p w14:paraId="26299A31" w14:textId="188E8274" w:rsidR="00A44BA4" w:rsidRDefault="00A44BA4" w:rsidP="00A44BA4">
      <w:pPr>
        <w:pStyle w:val="altz"/>
        <w:ind w:firstLine="480"/>
        <w:rPr>
          <w:rFonts w:hint="eastAsia"/>
        </w:rPr>
      </w:pPr>
      <w:r>
        <w:rPr>
          <w:rFonts w:hint="eastAsia"/>
        </w:rPr>
        <w:t>经过问题规范化、答案生成、人工修订及</w:t>
      </w:r>
      <w:r>
        <w:rPr>
          <w:rFonts w:hint="eastAsia"/>
        </w:rPr>
        <w:t>DeepSeek-V3.2</w:t>
      </w:r>
      <w:r>
        <w:rPr>
          <w:rFonts w:hint="eastAsia"/>
        </w:rPr>
        <w:t>自动化质量筛查等全流程质控，本研究最终构建了一个面向青少年生殖健康教育的高质量问答数据集。</w:t>
      </w:r>
    </w:p>
    <w:p w14:paraId="796460D8" w14:textId="7FEFCC5B" w:rsidR="00F54B80" w:rsidRDefault="00000000" w:rsidP="00A44BA4">
      <w:pPr>
        <w:pStyle w:val="altz"/>
        <w:ind w:firstLine="480"/>
      </w:pPr>
      <w:r>
        <w:rPr>
          <w:rFonts w:hint="eastAsia"/>
        </w:rPr>
        <w:t>本数据集共包含</w:t>
      </w:r>
      <w:r>
        <w:rPr>
          <w:rFonts w:hint="eastAsia"/>
        </w:rPr>
        <w:t>27</w:t>
      </w:r>
      <w:r w:rsidR="009064F8">
        <w:rPr>
          <w:rFonts w:hint="eastAsia"/>
        </w:rPr>
        <w:t>67</w:t>
      </w:r>
      <w:r>
        <w:rPr>
          <w:rFonts w:hint="eastAsia"/>
        </w:rPr>
        <w:t>个高质量问答对。每一对问答都源自真实的青少年网络提问，并经过了多重质量控制关卡。该数据集不仅在内容上确保了科学性、准确性和安全性，还在表达方式上充分考虑了青少年的认知水平与情感需求，实现了专业性与易读性的高度统一。所有问答对均通过了</w:t>
      </w:r>
      <w:r w:rsidR="00D54B12">
        <w:rPr>
          <w:rFonts w:hint="eastAsia"/>
        </w:rPr>
        <w:t>前</w:t>
      </w:r>
      <w:r>
        <w:rPr>
          <w:rFonts w:hint="eastAsia"/>
        </w:rPr>
        <w:t>节中定义的六大指标（指导性、准确性、完整性、安全性、易于理解、</w:t>
      </w:r>
      <w:ins w:id="109" w:author="Zixuan Zhou" w:date="2026-04-17T16:51:00Z" w16du:dateUtc="2026-04-17T08:51:00Z">
        <w:r w:rsidR="00524783">
          <w:rPr>
            <w:rFonts w:hint="eastAsia"/>
          </w:rPr>
          <w:t>仅提供必要信息</w:t>
        </w:r>
      </w:ins>
      <w:del w:id="110" w:author="Zixuan Zhou" w:date="2026-04-17T16:51:00Z" w16du:dateUtc="2026-04-17T08:51:00Z">
        <w:r w:rsidDel="00524783">
          <w:rPr>
            <w:rFonts w:hint="eastAsia"/>
          </w:rPr>
          <w:delText>简洁性</w:delText>
        </w:r>
      </w:del>
      <w:r>
        <w:rPr>
          <w:rFonts w:hint="eastAsia"/>
        </w:rPr>
        <w:t>）且平均分高于</w:t>
      </w:r>
      <w:ins w:id="111" w:author="Zixuan Zhou" w:date="2026-04-17T16:52:00Z" w16du:dateUtc="2026-04-17T08:52:00Z">
        <w:r w:rsidR="00524783">
          <w:rPr>
            <w:rFonts w:hint="eastAsia"/>
          </w:rPr>
          <w:t>2</w:t>
        </w:r>
      </w:ins>
      <w:del w:id="112" w:author="Zixuan Zhou" w:date="2026-04-17T16:52:00Z" w16du:dateUtc="2026-04-17T08:52:00Z">
        <w:r w:rsidDel="00524783">
          <w:rPr>
            <w:rFonts w:hint="eastAsia"/>
          </w:rPr>
          <w:delText>4</w:delText>
        </w:r>
      </w:del>
      <w:del w:id="113" w:author="Zixuan Zhou" w:date="2026-04-17T16:51:00Z" w16du:dateUtc="2026-04-17T08:51:00Z">
        <w:r w:rsidDel="00524783">
          <w:rPr>
            <w:rFonts w:hint="eastAsia"/>
          </w:rPr>
          <w:delText>.</w:delText>
        </w:r>
      </w:del>
      <w:del w:id="114" w:author="Zixuan Zhou" w:date="2026-04-17T16:52:00Z" w16du:dateUtc="2026-04-17T08:52:00Z">
        <w:r w:rsidDel="00524783">
          <w:rPr>
            <w:rFonts w:hint="eastAsia"/>
          </w:rPr>
          <w:delText>0</w:delText>
        </w:r>
      </w:del>
      <w:r>
        <w:rPr>
          <w:rFonts w:hint="eastAsia"/>
        </w:rPr>
        <w:t>的严格筛选，可直接用于大语言模型的微调、智能问答系统的知识库填充，或作为权威的线上健康教育内容资源。</w:t>
      </w:r>
    </w:p>
    <w:p w14:paraId="1109FCF6" w14:textId="2E616AD6" w:rsidR="002324CA" w:rsidRDefault="002324CA" w:rsidP="00A44BA4">
      <w:pPr>
        <w:pStyle w:val="altz"/>
        <w:ind w:firstLine="480"/>
      </w:pPr>
      <w:r w:rsidRPr="002324CA">
        <w:rPr>
          <w:rFonts w:hint="eastAsia"/>
        </w:rPr>
        <w:t>如表</w:t>
      </w:r>
      <w:r w:rsidRPr="002324CA">
        <w:rPr>
          <w:rFonts w:hint="eastAsia"/>
        </w:rPr>
        <w:t>5-X</w:t>
      </w:r>
      <w:r w:rsidRPr="002324CA">
        <w:rPr>
          <w:rFonts w:hint="eastAsia"/>
        </w:rPr>
        <w:t>所示，终版数据集涵盖</w:t>
      </w:r>
      <w:r w:rsidRPr="002324CA">
        <w:rPr>
          <w:rFonts w:hint="eastAsia"/>
        </w:rPr>
        <w:t>13</w:t>
      </w:r>
      <w:r w:rsidRPr="002324CA">
        <w:rPr>
          <w:rFonts w:hint="eastAsia"/>
        </w:rPr>
        <w:t>个主题类别，头部主题“生殖健康科普”（</w:t>
      </w:r>
      <w:r w:rsidRPr="002324CA">
        <w:rPr>
          <w:rFonts w:hint="eastAsia"/>
        </w:rPr>
        <w:t>892</w:t>
      </w:r>
      <w:r w:rsidRPr="002324CA">
        <w:rPr>
          <w:rFonts w:hint="eastAsia"/>
        </w:rPr>
        <w:t>条，</w:t>
      </w:r>
      <w:r w:rsidRPr="002324CA">
        <w:rPr>
          <w:rFonts w:hint="eastAsia"/>
        </w:rPr>
        <w:t>32.24%</w:t>
      </w:r>
      <w:r w:rsidRPr="002324CA">
        <w:rPr>
          <w:rFonts w:hint="eastAsia"/>
        </w:rPr>
        <w:t>）与“安全套”（</w:t>
      </w:r>
      <w:r w:rsidRPr="002324CA">
        <w:rPr>
          <w:rFonts w:hint="eastAsia"/>
        </w:rPr>
        <w:t>634</w:t>
      </w:r>
      <w:r w:rsidRPr="002324CA">
        <w:rPr>
          <w:rFonts w:hint="eastAsia"/>
        </w:rPr>
        <w:t>条，</w:t>
      </w:r>
      <w:r w:rsidRPr="002324CA">
        <w:rPr>
          <w:rFonts w:hint="eastAsia"/>
        </w:rPr>
        <w:t>22.91%</w:t>
      </w:r>
      <w:r w:rsidRPr="002324CA">
        <w:rPr>
          <w:rFonts w:hint="eastAsia"/>
        </w:rPr>
        <w:t>）合计占比超过五成，体现了青少年需求的高度集中性；尾部主题如“新型避孕方式”（</w:t>
      </w:r>
      <w:r w:rsidRPr="002324CA">
        <w:rPr>
          <w:rFonts w:hint="eastAsia"/>
        </w:rPr>
        <w:t>50</w:t>
      </w:r>
      <w:r w:rsidRPr="002324CA">
        <w:rPr>
          <w:rFonts w:hint="eastAsia"/>
        </w:rPr>
        <w:t>条，</w:t>
      </w:r>
      <w:r w:rsidRPr="002324CA">
        <w:rPr>
          <w:rFonts w:hint="eastAsia"/>
        </w:rPr>
        <w:t>1.81%</w:t>
      </w:r>
      <w:r w:rsidRPr="002324CA">
        <w:rPr>
          <w:rFonts w:hint="eastAsia"/>
        </w:rPr>
        <w:t>）虽占比较低，但保证了数据需求的多元化覆盖。在质量层面，全部主题的六维度综合均分介于</w:t>
      </w:r>
      <w:r w:rsidRPr="002324CA">
        <w:rPr>
          <w:rFonts w:hint="eastAsia"/>
        </w:rPr>
        <w:t>2.69~2.81</w:t>
      </w:r>
      <w:r w:rsidRPr="002324CA">
        <w:rPr>
          <w:rFonts w:hint="eastAsia"/>
        </w:rPr>
        <w:t>之间（总均分</w:t>
      </w:r>
      <w:r w:rsidRPr="002324CA">
        <w:rPr>
          <w:rFonts w:hint="eastAsia"/>
        </w:rPr>
        <w:t>2.76</w:t>
      </w:r>
      <w:r w:rsidRPr="002324CA">
        <w:rPr>
          <w:rFonts w:hint="eastAsia"/>
        </w:rPr>
        <w:t>），均显著高于</w:t>
      </w:r>
      <w:r w:rsidRPr="002324CA">
        <w:rPr>
          <w:rFonts w:hint="eastAsia"/>
        </w:rPr>
        <w:t>2</w:t>
      </w:r>
      <w:r w:rsidRPr="002324CA">
        <w:rPr>
          <w:rFonts w:hint="eastAsia"/>
        </w:rPr>
        <w:t>分的合格阈值，表明经</w:t>
      </w:r>
      <w:r w:rsidRPr="002324CA">
        <w:rPr>
          <w:rFonts w:hint="eastAsia"/>
        </w:rPr>
        <w:t>DeepSeek-V3.2</w:t>
      </w:r>
      <w:r w:rsidRPr="002324CA">
        <w:rPr>
          <w:rFonts w:hint="eastAsia"/>
        </w:rPr>
        <w:t>自动化筛查后的数据集在整体质量上达到了临床应用标准。</w:t>
      </w:r>
    </w:p>
    <w:p w14:paraId="1666A0B4" w14:textId="77777777" w:rsidR="00D737CF" w:rsidRDefault="00D737CF" w:rsidP="00A44BA4">
      <w:pPr>
        <w:pStyle w:val="altz"/>
        <w:ind w:firstLine="480"/>
        <w:rPr>
          <w:rFonts w:hint="eastAsia"/>
        </w:rPr>
      </w:pPr>
    </w:p>
    <w:p w14:paraId="4A2DAB83" w14:textId="77777777" w:rsidR="00F54B80" w:rsidRDefault="00000000">
      <w:pPr>
        <w:pStyle w:val="2"/>
        <w:spacing w:before="163" w:after="163"/>
        <w:rPr>
          <w:rFonts w:hint="eastAsia"/>
        </w:rPr>
      </w:pPr>
      <w:bookmarkStart w:id="115" w:name="_Toc226059708"/>
      <w:r>
        <w:rPr>
          <w:rFonts w:hint="eastAsia"/>
        </w:rPr>
        <w:lastRenderedPageBreak/>
        <w:t>本章小结</w:t>
      </w:r>
      <w:bookmarkEnd w:id="115"/>
    </w:p>
    <w:p w14:paraId="53F194E5" w14:textId="63A3B19E" w:rsidR="009A6F4D" w:rsidRDefault="009A6F4D" w:rsidP="009A6F4D">
      <w:pPr>
        <w:pStyle w:val="altz"/>
        <w:ind w:firstLine="480"/>
      </w:pPr>
      <w:r>
        <w:rPr>
          <w:rFonts w:hint="eastAsia"/>
        </w:rPr>
        <w:t>本章聚焦于核心研究任务之一——高质量问答数据集的构建，完成了从原始用户生成内容到结构化、标准化训练语料的系统性转化。首先，本章阐述了问题规范化的设计目标与基本原则，并基于大语言模型的指令跟随能力，设计了一套结构化的提示词工程方案，将社交媒体上零散、口语化甚至语义模糊的真实用户提问，转化为措辞规范、意图清晰的标准化问题。分析结果表明，问题规范化不仅是语言层面的润色，更是一个深度理解用户意图、重构问题框架、提升信息价值的认知过程，为后续答案生成奠定了不可或缺的基础。</w:t>
      </w:r>
    </w:p>
    <w:p w14:paraId="29C6201E" w14:textId="466FA4E6" w:rsidR="009A6F4D" w:rsidRDefault="009A6F4D" w:rsidP="009A6F4D">
      <w:pPr>
        <w:pStyle w:val="altz"/>
        <w:ind w:firstLine="480"/>
      </w:pPr>
      <w:r>
        <w:rPr>
          <w:rFonts w:hint="eastAsia"/>
        </w:rPr>
        <w:t>本章进一步详细设计了答案生成的方法体系。在确立</w:t>
      </w:r>
      <w:r w:rsidR="00C37AA5">
        <w:rPr>
          <w:rFonts w:hint="eastAsia"/>
        </w:rPr>
        <w:t>六</w:t>
      </w:r>
      <w:r>
        <w:rPr>
          <w:rFonts w:hint="eastAsia"/>
        </w:rPr>
        <w:t>大核心原则的基础上，构建了面向大语言模型的答案生成提示词，并建立了严格的人工修订与专家审核流程。所有问答对均需经过</w:t>
      </w:r>
      <w:r w:rsidR="00C37AA5">
        <w:rPr>
          <w:rFonts w:hint="eastAsia"/>
        </w:rPr>
        <w:t>领域内</w:t>
      </w:r>
      <w:r>
        <w:rPr>
          <w:rFonts w:hint="eastAsia"/>
        </w:rPr>
        <w:t>专家的独立审核，在指导性、准确性、完整性、安全性、易于理解及仅提供必要信息六个维度上达到合格标准，方可纳入最终数据集。</w:t>
      </w:r>
    </w:p>
    <w:p w14:paraId="7068795F" w14:textId="0B77AD38" w:rsidR="009A6F4D" w:rsidRDefault="009A6F4D" w:rsidP="009A6F4D">
      <w:pPr>
        <w:pStyle w:val="altz"/>
        <w:ind w:firstLine="480"/>
      </w:pPr>
      <w:r>
        <w:rPr>
          <w:rFonts w:hint="eastAsia"/>
        </w:rPr>
        <w:t>为进一步保障数据集质量并解决人工打分效率低下的瓶颈，本章还建立了一套基于多模型横向对比的自动化评估范式。通过对六款代表性大语言模型与临床专家评分一致性的系统比较，验证了不同模型在医学文本评价任务中的能力差异，并遴选</w:t>
      </w:r>
      <w:r>
        <w:rPr>
          <w:rFonts w:hint="eastAsia"/>
        </w:rPr>
        <w:t>DeepSeek-V3.2</w:t>
      </w:r>
      <w:r>
        <w:rPr>
          <w:rFonts w:hint="eastAsia"/>
        </w:rPr>
        <w:t>作为核心自动化裁判模型，确立了其在该医学评分场景下替代人工评审的可行性与可靠性。</w:t>
      </w:r>
    </w:p>
    <w:p w14:paraId="5519A418" w14:textId="424818FE" w:rsidR="00F54B80" w:rsidRDefault="009A6F4D" w:rsidP="009A6F4D">
      <w:pPr>
        <w:pStyle w:val="altz"/>
        <w:ind w:firstLine="480"/>
      </w:pPr>
      <w:r>
        <w:rPr>
          <w:rFonts w:hint="eastAsia"/>
        </w:rPr>
        <w:t>经过上述一系列严谨的流程，本章最终构建了一个包含</w:t>
      </w:r>
      <w:r>
        <w:rPr>
          <w:rFonts w:hint="eastAsia"/>
        </w:rPr>
        <w:t>27</w:t>
      </w:r>
      <w:r w:rsidR="009064F8">
        <w:rPr>
          <w:rFonts w:hint="eastAsia"/>
        </w:rPr>
        <w:t>67</w:t>
      </w:r>
      <w:r>
        <w:rPr>
          <w:rFonts w:hint="eastAsia"/>
        </w:rPr>
        <w:t>个高质量问答对的青少年生殖健康教育数据集。该数据集不仅覆盖了人工流产、避孕科普、生殖健康等</w:t>
      </w:r>
      <w:r>
        <w:rPr>
          <w:rFonts w:hint="eastAsia"/>
        </w:rPr>
        <w:t>13</w:t>
      </w:r>
      <w:r>
        <w:rPr>
          <w:rFonts w:hint="eastAsia"/>
        </w:rPr>
        <w:t>个核心主题类别，且在内容科学性、表达易读性与信息安全性上均达到了临床应用标准，兼具真实场景来源与专业审核品质</w:t>
      </w:r>
      <w:r w:rsidR="00C37AA5">
        <w:rPr>
          <w:rFonts w:hint="eastAsia"/>
        </w:rPr>
        <w:t>，</w:t>
      </w:r>
      <w:r>
        <w:rPr>
          <w:rFonts w:hint="eastAsia"/>
        </w:rPr>
        <w:t>为后续章节中的领域大语言模型指令微调与性能评估提供了坚实的数据基础与方法学支撑。</w:t>
      </w:r>
    </w:p>
    <w:p w14:paraId="5D21D7D2" w14:textId="77777777" w:rsidR="009A6F4D" w:rsidRDefault="009A6F4D">
      <w:pPr>
        <w:pStyle w:val="altz"/>
        <w:ind w:firstLine="480"/>
      </w:pPr>
    </w:p>
    <w:p w14:paraId="02CDFEB5" w14:textId="77777777" w:rsidR="00F54B80" w:rsidRDefault="00F54B80">
      <w:pPr>
        <w:pStyle w:val="altz"/>
        <w:ind w:firstLine="480"/>
        <w:sectPr w:rsidR="00F54B80">
          <w:headerReference w:type="default" r:id="rId34"/>
          <w:endnotePr>
            <w:numFmt w:val="decimal"/>
          </w:endnotePr>
          <w:pgSz w:w="11906" w:h="16838"/>
          <w:pgMar w:top="1701" w:right="1418" w:bottom="1701" w:left="1418" w:header="851" w:footer="850" w:gutter="0"/>
          <w:cols w:space="425"/>
          <w:docGrid w:type="linesAndChars" w:linePitch="326"/>
        </w:sectPr>
      </w:pPr>
    </w:p>
    <w:p w14:paraId="53B90EF3" w14:textId="77777777" w:rsidR="00F54B80" w:rsidRDefault="00000000">
      <w:pPr>
        <w:pStyle w:val="1"/>
        <w:spacing w:before="326" w:after="326"/>
        <w:rPr>
          <w:rFonts w:hint="eastAsia"/>
        </w:rPr>
      </w:pPr>
      <w:bookmarkStart w:id="116" w:name="_Toc226059709"/>
      <w:r>
        <w:rPr>
          <w:rFonts w:hint="eastAsia"/>
        </w:rPr>
        <w:lastRenderedPageBreak/>
        <w:t>领域大语言模型微调与效果评估</w:t>
      </w:r>
      <w:bookmarkEnd w:id="116"/>
    </w:p>
    <w:p w14:paraId="7D7F5F22" w14:textId="77777777" w:rsidR="00F54B80" w:rsidRDefault="00000000">
      <w:pPr>
        <w:pStyle w:val="2"/>
        <w:spacing w:before="163" w:after="163"/>
        <w:rPr>
          <w:rFonts w:hint="eastAsia"/>
        </w:rPr>
      </w:pPr>
      <w:bookmarkStart w:id="117" w:name="_Toc226059710"/>
      <w:r>
        <w:rPr>
          <w:rFonts w:hint="eastAsia"/>
        </w:rPr>
        <w:t>实验设置</w:t>
      </w:r>
      <w:bookmarkEnd w:id="117"/>
    </w:p>
    <w:p w14:paraId="01B9935E" w14:textId="77777777" w:rsidR="00F54B80" w:rsidRDefault="00000000">
      <w:pPr>
        <w:pStyle w:val="altz"/>
        <w:ind w:firstLine="480"/>
      </w:pPr>
      <w:r>
        <w:rPr>
          <w:rFonts w:hint="eastAsia"/>
        </w:rPr>
        <w:t xml:space="preserve">6.1.1 </w:t>
      </w:r>
      <w:r>
        <w:rPr>
          <w:rFonts w:hint="eastAsia"/>
        </w:rPr>
        <w:t>实验环境</w:t>
      </w:r>
    </w:p>
    <w:p w14:paraId="47571D4B" w14:textId="77777777" w:rsidR="00F54B80" w:rsidRDefault="00000000">
      <w:pPr>
        <w:pStyle w:val="altz"/>
        <w:ind w:firstLine="480"/>
      </w:pPr>
      <w:r>
        <w:rPr>
          <w:rFonts w:hint="eastAsia"/>
        </w:rPr>
        <w:t xml:space="preserve">6.1.2 </w:t>
      </w:r>
      <w:r>
        <w:rPr>
          <w:rFonts w:hint="eastAsia"/>
        </w:rPr>
        <w:t>基础模型介绍</w:t>
      </w:r>
    </w:p>
    <w:p w14:paraId="740B9D2A" w14:textId="77777777" w:rsidR="00F54B80" w:rsidRDefault="00000000">
      <w:pPr>
        <w:pStyle w:val="altz"/>
        <w:ind w:firstLine="480"/>
      </w:pPr>
      <w:r>
        <w:rPr>
          <w:rFonts w:hint="eastAsia"/>
        </w:rPr>
        <w:t>例如：</w:t>
      </w:r>
    </w:p>
    <w:p w14:paraId="7C9939B5" w14:textId="77777777" w:rsidR="00F54B80" w:rsidRDefault="00F54B80">
      <w:pPr>
        <w:pStyle w:val="altz"/>
        <w:ind w:firstLine="480"/>
      </w:pPr>
    </w:p>
    <w:p w14:paraId="1D47D2DC" w14:textId="77777777" w:rsidR="00F54B80" w:rsidRDefault="00000000">
      <w:pPr>
        <w:pStyle w:val="altz"/>
        <w:ind w:firstLine="480"/>
      </w:pPr>
      <w:r>
        <w:rPr>
          <w:rFonts w:hint="eastAsia"/>
        </w:rPr>
        <w:t xml:space="preserve">Qwen </w:t>
      </w:r>
      <w:r>
        <w:rPr>
          <w:rFonts w:hint="eastAsia"/>
        </w:rPr>
        <w:t>系列</w:t>
      </w:r>
    </w:p>
    <w:p w14:paraId="6771105F" w14:textId="63187D22" w:rsidR="00F54B80" w:rsidRDefault="00F54B80">
      <w:pPr>
        <w:pStyle w:val="altz"/>
        <w:ind w:firstLine="480"/>
      </w:pPr>
    </w:p>
    <w:p w14:paraId="778DED2B" w14:textId="77777777" w:rsidR="00F54B80" w:rsidRDefault="00000000">
      <w:pPr>
        <w:pStyle w:val="altz"/>
        <w:ind w:firstLine="480"/>
      </w:pPr>
      <w:r>
        <w:rPr>
          <w:rFonts w:hint="eastAsia"/>
        </w:rPr>
        <w:t>你实际选用的模型</w:t>
      </w:r>
    </w:p>
    <w:p w14:paraId="1AD0709A" w14:textId="77777777" w:rsidR="00F54B80" w:rsidRDefault="00000000">
      <w:pPr>
        <w:pStyle w:val="altz"/>
        <w:ind w:firstLine="480"/>
      </w:pPr>
      <w:r>
        <w:rPr>
          <w:rFonts w:hint="eastAsia"/>
        </w:rPr>
        <w:t xml:space="preserve">6.1.3 </w:t>
      </w:r>
      <w:r>
        <w:rPr>
          <w:rFonts w:hint="eastAsia"/>
        </w:rPr>
        <w:t>数据集划分</w:t>
      </w:r>
    </w:p>
    <w:p w14:paraId="497C7FAA" w14:textId="77777777" w:rsidR="00F54B80" w:rsidRDefault="00000000">
      <w:pPr>
        <w:pStyle w:val="altz"/>
        <w:ind w:firstLine="480"/>
      </w:pPr>
      <w:r>
        <w:rPr>
          <w:rFonts w:hint="eastAsia"/>
        </w:rPr>
        <w:t>训练集</w:t>
      </w:r>
    </w:p>
    <w:p w14:paraId="483A6DAE" w14:textId="77777777" w:rsidR="00F54B80" w:rsidRDefault="00000000">
      <w:pPr>
        <w:pStyle w:val="altz"/>
        <w:ind w:firstLine="480"/>
      </w:pPr>
      <w:r>
        <w:rPr>
          <w:rFonts w:hint="eastAsia"/>
        </w:rPr>
        <w:t>验证集</w:t>
      </w:r>
    </w:p>
    <w:p w14:paraId="0DA11889" w14:textId="77777777" w:rsidR="00F54B80" w:rsidRDefault="00000000">
      <w:pPr>
        <w:pStyle w:val="altz"/>
        <w:ind w:firstLine="480"/>
      </w:pPr>
      <w:r>
        <w:rPr>
          <w:rFonts w:hint="eastAsia"/>
        </w:rPr>
        <w:t>测试集</w:t>
      </w:r>
    </w:p>
    <w:p w14:paraId="1A7199E8" w14:textId="77777777" w:rsidR="00F54B80" w:rsidRDefault="00000000">
      <w:pPr>
        <w:pStyle w:val="2"/>
        <w:spacing w:before="163" w:after="163"/>
        <w:rPr>
          <w:rFonts w:hint="eastAsia"/>
        </w:rPr>
      </w:pPr>
      <w:bookmarkStart w:id="118" w:name="_Toc226059711"/>
      <w:r>
        <w:rPr>
          <w:rFonts w:hint="eastAsia"/>
        </w:rPr>
        <w:t>模型微调方案</w:t>
      </w:r>
      <w:bookmarkEnd w:id="118"/>
    </w:p>
    <w:p w14:paraId="53D2660B" w14:textId="77777777" w:rsidR="00F54B80" w:rsidRDefault="00000000">
      <w:pPr>
        <w:pStyle w:val="altz"/>
        <w:ind w:firstLine="480"/>
      </w:pPr>
      <w:r>
        <w:rPr>
          <w:rFonts w:hint="eastAsia"/>
        </w:rPr>
        <w:t xml:space="preserve">6.2.1 </w:t>
      </w:r>
      <w:r>
        <w:rPr>
          <w:rFonts w:hint="eastAsia"/>
        </w:rPr>
        <w:t>微调目标</w:t>
      </w:r>
    </w:p>
    <w:p w14:paraId="49A1884A" w14:textId="77777777" w:rsidR="00F54B80" w:rsidRDefault="00000000">
      <w:pPr>
        <w:pStyle w:val="altz"/>
        <w:ind w:firstLine="480"/>
      </w:pPr>
      <w:r>
        <w:rPr>
          <w:rFonts w:hint="eastAsia"/>
        </w:rPr>
        <w:t xml:space="preserve">6.2.2 </w:t>
      </w:r>
      <w:r>
        <w:rPr>
          <w:rFonts w:hint="eastAsia"/>
        </w:rPr>
        <w:t>微调方法</w:t>
      </w:r>
    </w:p>
    <w:p w14:paraId="54F665FC" w14:textId="77777777" w:rsidR="00F54B80" w:rsidRDefault="00000000">
      <w:pPr>
        <w:pStyle w:val="altz"/>
        <w:ind w:firstLine="480"/>
      </w:pPr>
      <w:r>
        <w:rPr>
          <w:rFonts w:hint="eastAsia"/>
        </w:rPr>
        <w:t xml:space="preserve">6.2.3 </w:t>
      </w:r>
      <w:r>
        <w:rPr>
          <w:rFonts w:hint="eastAsia"/>
        </w:rPr>
        <w:t>超参数设置</w:t>
      </w:r>
    </w:p>
    <w:p w14:paraId="274748A4" w14:textId="77777777" w:rsidR="00F54B80" w:rsidRDefault="00000000">
      <w:pPr>
        <w:pStyle w:val="altz"/>
        <w:ind w:firstLine="480"/>
      </w:pPr>
      <w:r>
        <w:rPr>
          <w:rFonts w:hint="eastAsia"/>
        </w:rPr>
        <w:t xml:space="preserve">6.2.4 </w:t>
      </w:r>
      <w:r>
        <w:rPr>
          <w:rFonts w:hint="eastAsia"/>
        </w:rPr>
        <w:t>对照实验设计</w:t>
      </w:r>
    </w:p>
    <w:p w14:paraId="132A2B2E" w14:textId="77777777" w:rsidR="00F54B80" w:rsidRDefault="00000000">
      <w:pPr>
        <w:pStyle w:val="2"/>
        <w:spacing w:before="163" w:after="163"/>
        <w:rPr>
          <w:rFonts w:hint="eastAsia"/>
        </w:rPr>
      </w:pPr>
      <w:bookmarkStart w:id="119" w:name="_Toc226059712"/>
      <w:r>
        <w:rPr>
          <w:rFonts w:hint="eastAsia"/>
        </w:rPr>
        <w:t>自动化评估结果</w:t>
      </w:r>
      <w:bookmarkEnd w:id="119"/>
    </w:p>
    <w:p w14:paraId="03DE622E" w14:textId="6E85FBD7" w:rsidR="00EF4550" w:rsidRPr="00EF4550" w:rsidRDefault="00EF4550" w:rsidP="00EF4550">
      <w:pPr>
        <w:pStyle w:val="altz"/>
        <w:ind w:firstLine="480"/>
      </w:pPr>
      <w:r>
        <w:rPr>
          <w:rFonts w:hint="eastAsia"/>
        </w:rPr>
        <w:t xml:space="preserve">6.3.1 </w:t>
      </w:r>
      <w:r>
        <w:rPr>
          <w:rFonts w:hint="eastAsia"/>
        </w:rPr>
        <w:t>自动化指标结果</w:t>
      </w:r>
    </w:p>
    <w:p w14:paraId="3ABE87CD" w14:textId="2FFC2A02" w:rsidR="00F54B80" w:rsidRDefault="00000000">
      <w:pPr>
        <w:pStyle w:val="altz"/>
        <w:ind w:firstLine="480"/>
      </w:pPr>
      <w:r>
        <w:rPr>
          <w:rFonts w:hint="eastAsia"/>
        </w:rPr>
        <w:t>6.3.</w:t>
      </w:r>
      <w:r w:rsidR="00EF4550">
        <w:rPr>
          <w:rFonts w:hint="eastAsia"/>
        </w:rPr>
        <w:t>2</w:t>
      </w:r>
      <w:r>
        <w:rPr>
          <w:rFonts w:hint="eastAsia"/>
        </w:rPr>
        <w:t xml:space="preserve"> AI</w:t>
      </w:r>
      <w:r>
        <w:rPr>
          <w:rFonts w:hint="eastAsia"/>
        </w:rPr>
        <w:t>打分结果</w:t>
      </w:r>
    </w:p>
    <w:p w14:paraId="43E5908F" w14:textId="0D283B68" w:rsidR="00F54B80" w:rsidRDefault="00000000">
      <w:pPr>
        <w:pStyle w:val="altz"/>
        <w:ind w:firstLine="480"/>
      </w:pPr>
      <w:r>
        <w:rPr>
          <w:rFonts w:hint="eastAsia"/>
        </w:rPr>
        <w:t>6.3.</w:t>
      </w:r>
      <w:r w:rsidR="00EF4550">
        <w:rPr>
          <w:rFonts w:hint="eastAsia"/>
        </w:rPr>
        <w:t>3</w:t>
      </w:r>
      <w:r>
        <w:rPr>
          <w:rFonts w:hint="eastAsia"/>
        </w:rPr>
        <w:t xml:space="preserve"> </w:t>
      </w:r>
      <w:r>
        <w:rPr>
          <w:rFonts w:hint="eastAsia"/>
        </w:rPr>
        <w:t>微调前后结果对比</w:t>
      </w:r>
    </w:p>
    <w:p w14:paraId="0E272211" w14:textId="36D0F133" w:rsidR="00F54B80" w:rsidRDefault="00000000">
      <w:pPr>
        <w:pStyle w:val="altz"/>
        <w:ind w:firstLine="480"/>
      </w:pPr>
      <w:r>
        <w:rPr>
          <w:rFonts w:hint="eastAsia"/>
        </w:rPr>
        <w:t>6.3.</w:t>
      </w:r>
      <w:r w:rsidR="00EF4550">
        <w:rPr>
          <w:rFonts w:hint="eastAsia"/>
        </w:rPr>
        <w:t>4</w:t>
      </w:r>
      <w:r>
        <w:rPr>
          <w:rFonts w:hint="eastAsia"/>
        </w:rPr>
        <w:t xml:space="preserve"> </w:t>
      </w:r>
      <w:r>
        <w:rPr>
          <w:rFonts w:hint="eastAsia"/>
        </w:rPr>
        <w:t>不同主题下的模型表现差异</w:t>
      </w:r>
    </w:p>
    <w:p w14:paraId="1FADBACE" w14:textId="77777777" w:rsidR="00F54B80" w:rsidRDefault="00000000">
      <w:pPr>
        <w:pStyle w:val="2"/>
        <w:spacing w:before="163" w:after="163"/>
        <w:rPr>
          <w:rFonts w:hint="eastAsia"/>
        </w:rPr>
      </w:pPr>
      <w:bookmarkStart w:id="120" w:name="_Toc226059713"/>
      <w:r>
        <w:rPr>
          <w:rFonts w:hint="eastAsia"/>
        </w:rPr>
        <w:t>模型输出案例分析</w:t>
      </w:r>
      <w:bookmarkEnd w:id="120"/>
    </w:p>
    <w:p w14:paraId="52F859C5" w14:textId="77777777" w:rsidR="00F54B80" w:rsidRDefault="00000000">
      <w:pPr>
        <w:pStyle w:val="altz"/>
        <w:ind w:firstLine="480"/>
      </w:pPr>
      <w:r>
        <w:rPr>
          <w:rFonts w:hint="eastAsia"/>
        </w:rPr>
        <w:t xml:space="preserve">6.5.1 </w:t>
      </w:r>
      <w:r>
        <w:rPr>
          <w:rFonts w:hint="eastAsia"/>
        </w:rPr>
        <w:t>优秀回答案例</w:t>
      </w:r>
    </w:p>
    <w:p w14:paraId="1C98AAF8" w14:textId="77777777" w:rsidR="00F54B80" w:rsidRDefault="00000000">
      <w:pPr>
        <w:pStyle w:val="altz"/>
        <w:ind w:firstLine="480"/>
      </w:pPr>
      <w:r>
        <w:rPr>
          <w:rFonts w:hint="eastAsia"/>
        </w:rPr>
        <w:t xml:space="preserve">6.5.2 </w:t>
      </w:r>
      <w:r>
        <w:rPr>
          <w:rFonts w:hint="eastAsia"/>
        </w:rPr>
        <w:t>微调后改进明显的案例</w:t>
      </w:r>
    </w:p>
    <w:p w14:paraId="27E39BC0" w14:textId="77777777" w:rsidR="00F54B80" w:rsidRDefault="00000000">
      <w:pPr>
        <w:pStyle w:val="altz"/>
        <w:ind w:firstLine="480"/>
      </w:pPr>
      <w:r>
        <w:rPr>
          <w:rFonts w:hint="eastAsia"/>
        </w:rPr>
        <w:t xml:space="preserve">6.5.3 </w:t>
      </w:r>
      <w:r>
        <w:rPr>
          <w:rFonts w:hint="eastAsia"/>
        </w:rPr>
        <w:t>错误与幻觉案例</w:t>
      </w:r>
    </w:p>
    <w:p w14:paraId="45ED838A" w14:textId="77777777" w:rsidR="00F54B80" w:rsidRDefault="00000000">
      <w:pPr>
        <w:pStyle w:val="altz"/>
        <w:ind w:firstLine="480"/>
      </w:pPr>
      <w:r>
        <w:rPr>
          <w:rFonts w:hint="eastAsia"/>
        </w:rPr>
        <w:t xml:space="preserve">6.5.4 </w:t>
      </w:r>
      <w:r>
        <w:rPr>
          <w:rFonts w:hint="eastAsia"/>
        </w:rPr>
        <w:t>原因分析</w:t>
      </w:r>
    </w:p>
    <w:p w14:paraId="66E43DB6" w14:textId="77777777" w:rsidR="00F54B80" w:rsidRDefault="00000000">
      <w:pPr>
        <w:pStyle w:val="2"/>
        <w:spacing w:before="163" w:after="163"/>
        <w:rPr>
          <w:rFonts w:hint="eastAsia"/>
        </w:rPr>
      </w:pPr>
      <w:bookmarkStart w:id="121" w:name="_Toc226059714"/>
      <w:r>
        <w:rPr>
          <w:rFonts w:hint="eastAsia"/>
        </w:rPr>
        <w:lastRenderedPageBreak/>
        <w:t>微调效果综合讨论</w:t>
      </w:r>
      <w:bookmarkEnd w:id="121"/>
    </w:p>
    <w:p w14:paraId="04C182EE" w14:textId="77777777" w:rsidR="00F54B80" w:rsidRDefault="00000000">
      <w:pPr>
        <w:pStyle w:val="altz"/>
        <w:ind w:firstLine="480"/>
      </w:pPr>
      <w:r>
        <w:rPr>
          <w:rFonts w:hint="eastAsia"/>
        </w:rPr>
        <w:t>微调是否显著提升了专业性</w:t>
      </w:r>
    </w:p>
    <w:p w14:paraId="0EC89DA2" w14:textId="77777777" w:rsidR="00F54B80" w:rsidRDefault="00000000">
      <w:pPr>
        <w:pStyle w:val="altz"/>
        <w:ind w:firstLine="480"/>
      </w:pPr>
      <w:r>
        <w:rPr>
          <w:rFonts w:hint="eastAsia"/>
        </w:rPr>
        <w:t>哪些类型问题提升更明显</w:t>
      </w:r>
    </w:p>
    <w:p w14:paraId="41541A08" w14:textId="77777777" w:rsidR="00F54B80" w:rsidRDefault="00000000">
      <w:pPr>
        <w:pStyle w:val="altz"/>
        <w:ind w:firstLine="480"/>
      </w:pPr>
      <w:r>
        <w:rPr>
          <w:rFonts w:hint="eastAsia"/>
        </w:rPr>
        <w:t>哪些问题仍然难回答</w:t>
      </w:r>
    </w:p>
    <w:p w14:paraId="34FE32B8" w14:textId="77777777" w:rsidR="00F54B80" w:rsidRDefault="00000000">
      <w:pPr>
        <w:pStyle w:val="altz"/>
        <w:ind w:firstLine="480"/>
      </w:pPr>
      <w:r>
        <w:rPr>
          <w:rFonts w:hint="eastAsia"/>
        </w:rPr>
        <w:t>数据集规模与质量对模型性能的影响</w:t>
      </w:r>
    </w:p>
    <w:p w14:paraId="5D2056E4" w14:textId="77777777" w:rsidR="00F54B80" w:rsidRDefault="00000000">
      <w:pPr>
        <w:pStyle w:val="2"/>
        <w:spacing w:before="163" w:after="163"/>
        <w:rPr>
          <w:rFonts w:hint="eastAsia"/>
        </w:rPr>
      </w:pPr>
      <w:bookmarkStart w:id="122" w:name="_Toc226059715"/>
      <w:r>
        <w:rPr>
          <w:rFonts w:hint="eastAsia"/>
        </w:rPr>
        <w:t>本章小结</w:t>
      </w:r>
      <w:bookmarkEnd w:id="122"/>
    </w:p>
    <w:p w14:paraId="3CB2589F" w14:textId="77777777" w:rsidR="00F54B80" w:rsidRDefault="00F54B80">
      <w:pPr>
        <w:pStyle w:val="altz"/>
        <w:ind w:firstLine="480"/>
      </w:pPr>
    </w:p>
    <w:p w14:paraId="17DCC8C0" w14:textId="77777777" w:rsidR="00F54B80" w:rsidRDefault="00F54B80">
      <w:pPr>
        <w:pStyle w:val="altz"/>
        <w:ind w:firstLine="480"/>
        <w:sectPr w:rsidR="00F54B80">
          <w:headerReference w:type="default" r:id="rId35"/>
          <w:endnotePr>
            <w:numFmt w:val="decimal"/>
          </w:endnotePr>
          <w:pgSz w:w="11906" w:h="16838"/>
          <w:pgMar w:top="1701" w:right="1418" w:bottom="1701" w:left="1418" w:header="851" w:footer="850" w:gutter="0"/>
          <w:cols w:space="425"/>
          <w:docGrid w:type="linesAndChars" w:linePitch="326"/>
        </w:sectPr>
      </w:pPr>
    </w:p>
    <w:p w14:paraId="20FEA5E7" w14:textId="77777777" w:rsidR="00F54B80" w:rsidRDefault="00000000">
      <w:pPr>
        <w:pStyle w:val="1"/>
        <w:spacing w:before="326" w:after="326"/>
        <w:rPr>
          <w:rFonts w:hint="eastAsia"/>
        </w:rPr>
      </w:pPr>
      <w:bookmarkStart w:id="123" w:name="_Toc226059716"/>
      <w:r>
        <w:rPr>
          <w:rFonts w:hint="eastAsia"/>
        </w:rPr>
        <w:lastRenderedPageBreak/>
        <w:t>讨论与结论</w:t>
      </w:r>
      <w:bookmarkEnd w:id="123"/>
    </w:p>
    <w:p w14:paraId="642F5619" w14:textId="77777777" w:rsidR="00F54B80" w:rsidRDefault="00000000">
      <w:pPr>
        <w:pStyle w:val="2"/>
        <w:spacing w:before="163" w:after="163"/>
        <w:rPr>
          <w:rFonts w:hint="eastAsia"/>
        </w:rPr>
      </w:pPr>
      <w:bookmarkStart w:id="124" w:name="_Toc226059717"/>
      <w:r>
        <w:rPr>
          <w:rFonts w:hint="eastAsia"/>
        </w:rPr>
        <w:t>主要研究发现</w:t>
      </w:r>
      <w:bookmarkEnd w:id="124"/>
    </w:p>
    <w:p w14:paraId="0CCF4C66" w14:textId="77777777" w:rsidR="0078410C" w:rsidRPr="0078410C" w:rsidRDefault="0078410C" w:rsidP="0078410C">
      <w:pPr>
        <w:widowControl/>
        <w:wordWrap/>
        <w:spacing w:afterLines="0" w:after="0"/>
        <w:jc w:val="left"/>
        <w:rPr>
          <w:rFonts w:ascii="宋体" w:hAnsi="宋体" w:cs="宋体" w:hint="eastAsia"/>
          <w:color w:val="000000"/>
          <w:kern w:val="0"/>
          <w:szCs w:val="24"/>
        </w:rPr>
      </w:pPr>
      <w:r w:rsidRPr="0078410C">
        <w:rPr>
          <w:rFonts w:ascii="宋体" w:hAnsi="Symbol" w:cs="宋体"/>
          <w:color w:val="000000"/>
          <w:kern w:val="0"/>
          <w:szCs w:val="24"/>
        </w:rPr>
        <w:t></w:t>
      </w:r>
      <w:r w:rsidRPr="0078410C">
        <w:rPr>
          <w:rFonts w:ascii="宋体" w:hAnsi="宋体" w:cs="宋体"/>
          <w:color w:val="000000"/>
          <w:kern w:val="0"/>
          <w:szCs w:val="24"/>
        </w:rPr>
        <w:t xml:space="preserve">  青少年在 Bilibili 平台上的核心生殖健康关注点是什么 </w:t>
      </w:r>
    </w:p>
    <w:p w14:paraId="07B29769" w14:textId="77777777" w:rsidR="0078410C" w:rsidRPr="0078410C" w:rsidRDefault="0078410C" w:rsidP="0078410C">
      <w:pPr>
        <w:widowControl/>
        <w:wordWrap/>
        <w:spacing w:afterLines="0" w:after="0"/>
        <w:jc w:val="left"/>
        <w:rPr>
          <w:rFonts w:ascii="宋体" w:hAnsi="宋体" w:cs="宋体" w:hint="eastAsia"/>
          <w:color w:val="000000"/>
          <w:kern w:val="0"/>
          <w:szCs w:val="24"/>
        </w:rPr>
      </w:pPr>
      <w:r w:rsidRPr="0078410C">
        <w:rPr>
          <w:rFonts w:ascii="宋体" w:hAnsi="Symbol" w:cs="宋体"/>
          <w:color w:val="000000"/>
          <w:kern w:val="0"/>
          <w:szCs w:val="24"/>
        </w:rPr>
        <w:t></w:t>
      </w:r>
      <w:r w:rsidRPr="0078410C">
        <w:rPr>
          <w:rFonts w:ascii="宋体" w:hAnsi="宋体" w:cs="宋体"/>
          <w:color w:val="000000"/>
          <w:kern w:val="0"/>
          <w:szCs w:val="24"/>
        </w:rPr>
        <w:t xml:space="preserve">  评论/弹幕是否能有效反映真实需求 </w:t>
      </w:r>
    </w:p>
    <w:p w14:paraId="69674D04" w14:textId="77777777" w:rsidR="0078410C" w:rsidRPr="0078410C" w:rsidRDefault="0078410C" w:rsidP="0078410C">
      <w:pPr>
        <w:widowControl/>
        <w:wordWrap/>
        <w:spacing w:afterLines="0" w:after="0"/>
        <w:jc w:val="left"/>
        <w:rPr>
          <w:rFonts w:ascii="宋体" w:hAnsi="宋体" w:cs="宋体" w:hint="eastAsia"/>
          <w:color w:val="000000"/>
          <w:kern w:val="0"/>
          <w:szCs w:val="24"/>
        </w:rPr>
      </w:pPr>
      <w:r w:rsidRPr="0078410C">
        <w:rPr>
          <w:rFonts w:ascii="宋体" w:hAnsi="Symbol" w:cs="宋体"/>
          <w:color w:val="000000"/>
          <w:kern w:val="0"/>
          <w:szCs w:val="24"/>
        </w:rPr>
        <w:t></w:t>
      </w:r>
      <w:r w:rsidRPr="0078410C">
        <w:rPr>
          <w:rFonts w:ascii="宋体" w:hAnsi="宋体" w:cs="宋体"/>
          <w:color w:val="000000"/>
          <w:kern w:val="0"/>
          <w:szCs w:val="24"/>
        </w:rPr>
        <w:t xml:space="preserve">  大模型在问题规范化和问答生成中的实际表现如何 </w:t>
      </w:r>
    </w:p>
    <w:p w14:paraId="40CE1718" w14:textId="066FFAE4" w:rsidR="0078410C" w:rsidRPr="0078410C" w:rsidRDefault="0078410C" w:rsidP="0078410C">
      <w:pPr>
        <w:widowControl/>
        <w:wordWrap/>
        <w:spacing w:afterLines="0" w:after="120"/>
        <w:jc w:val="left"/>
        <w:rPr>
          <w:rFonts w:ascii="宋体" w:hAnsi="宋体" w:cs="宋体" w:hint="eastAsia"/>
          <w:color w:val="000000"/>
          <w:kern w:val="0"/>
          <w:szCs w:val="24"/>
        </w:rPr>
      </w:pPr>
      <w:r w:rsidRPr="0078410C">
        <w:rPr>
          <w:rFonts w:ascii="宋体" w:hAnsi="Symbol" w:cs="宋体"/>
          <w:color w:val="000000"/>
          <w:kern w:val="0"/>
          <w:szCs w:val="24"/>
        </w:rPr>
        <w:t></w:t>
      </w:r>
      <w:r w:rsidRPr="0078410C">
        <w:rPr>
          <w:rFonts w:ascii="宋体" w:hAnsi="宋体" w:cs="宋体"/>
          <w:color w:val="000000"/>
          <w:kern w:val="0"/>
          <w:szCs w:val="24"/>
        </w:rPr>
        <w:t xml:space="preserve">  微调模型相比通用模型是否具有优势</w:t>
      </w:r>
    </w:p>
    <w:p w14:paraId="0706EC5B" w14:textId="77777777" w:rsidR="00F54B80" w:rsidRDefault="00000000">
      <w:pPr>
        <w:pStyle w:val="2"/>
        <w:spacing w:before="163" w:after="163"/>
        <w:rPr>
          <w:rFonts w:hint="eastAsia"/>
        </w:rPr>
      </w:pPr>
      <w:bookmarkStart w:id="125" w:name="_Toc226059718"/>
      <w:r>
        <w:rPr>
          <w:rFonts w:hint="eastAsia"/>
        </w:rPr>
        <w:t>研究的理论意义</w:t>
      </w:r>
      <w:bookmarkEnd w:id="125"/>
    </w:p>
    <w:p w14:paraId="31D0E35B" w14:textId="77777777" w:rsidR="0078410C" w:rsidRPr="0078410C" w:rsidRDefault="0078410C" w:rsidP="0078410C">
      <w:pPr>
        <w:widowControl/>
        <w:wordWrap/>
        <w:spacing w:afterLines="0" w:after="0"/>
        <w:jc w:val="left"/>
        <w:rPr>
          <w:rFonts w:ascii="宋体" w:hAnsi="宋体" w:cs="宋体" w:hint="eastAsia"/>
          <w:color w:val="000000"/>
          <w:kern w:val="0"/>
          <w:szCs w:val="24"/>
        </w:rPr>
      </w:pPr>
      <w:r w:rsidRPr="0078410C">
        <w:rPr>
          <w:rFonts w:ascii="宋体" w:hAnsi="Symbol" w:cs="宋体"/>
          <w:color w:val="000000"/>
          <w:kern w:val="0"/>
          <w:szCs w:val="24"/>
        </w:rPr>
        <w:t></w:t>
      </w:r>
      <w:r w:rsidRPr="0078410C">
        <w:rPr>
          <w:rFonts w:ascii="宋体" w:hAnsi="宋体" w:cs="宋体"/>
          <w:color w:val="000000"/>
          <w:kern w:val="0"/>
          <w:szCs w:val="24"/>
        </w:rPr>
        <w:t xml:space="preserve">  对青少年生殖健康研究的补充 </w:t>
      </w:r>
    </w:p>
    <w:p w14:paraId="35AED627" w14:textId="77777777" w:rsidR="0078410C" w:rsidRPr="0078410C" w:rsidRDefault="0078410C" w:rsidP="0078410C">
      <w:pPr>
        <w:widowControl/>
        <w:wordWrap/>
        <w:spacing w:afterLines="0" w:after="0"/>
        <w:jc w:val="left"/>
        <w:rPr>
          <w:rFonts w:ascii="宋体" w:hAnsi="宋体" w:cs="宋体" w:hint="eastAsia"/>
          <w:color w:val="000000"/>
          <w:kern w:val="0"/>
          <w:szCs w:val="24"/>
        </w:rPr>
      </w:pPr>
      <w:r w:rsidRPr="0078410C">
        <w:rPr>
          <w:rFonts w:ascii="宋体" w:hAnsi="Symbol" w:cs="宋体"/>
          <w:color w:val="000000"/>
          <w:kern w:val="0"/>
          <w:szCs w:val="24"/>
        </w:rPr>
        <w:t></w:t>
      </w:r>
      <w:r w:rsidRPr="0078410C">
        <w:rPr>
          <w:rFonts w:ascii="宋体" w:hAnsi="宋体" w:cs="宋体"/>
          <w:color w:val="000000"/>
          <w:kern w:val="0"/>
          <w:szCs w:val="24"/>
        </w:rPr>
        <w:t xml:space="preserve">  对社交媒体健康传播研究的补充 </w:t>
      </w:r>
    </w:p>
    <w:p w14:paraId="549815BC" w14:textId="119A6C7D" w:rsidR="0078410C" w:rsidRPr="0078410C" w:rsidRDefault="0078410C" w:rsidP="0078410C">
      <w:pPr>
        <w:widowControl/>
        <w:wordWrap/>
        <w:spacing w:afterLines="0" w:after="120"/>
        <w:jc w:val="left"/>
        <w:rPr>
          <w:rFonts w:ascii="宋体" w:hAnsi="宋体" w:cs="宋体" w:hint="eastAsia"/>
          <w:color w:val="000000"/>
          <w:kern w:val="0"/>
          <w:szCs w:val="24"/>
        </w:rPr>
      </w:pPr>
      <w:r w:rsidRPr="0078410C">
        <w:rPr>
          <w:rFonts w:ascii="宋体" w:hAnsi="Symbol" w:cs="宋体"/>
          <w:color w:val="000000"/>
          <w:kern w:val="0"/>
          <w:szCs w:val="24"/>
        </w:rPr>
        <w:t></w:t>
      </w:r>
      <w:r w:rsidRPr="0078410C">
        <w:rPr>
          <w:rFonts w:ascii="宋体" w:hAnsi="宋体" w:cs="宋体"/>
          <w:color w:val="000000"/>
          <w:kern w:val="0"/>
          <w:szCs w:val="24"/>
        </w:rPr>
        <w:t xml:space="preserve">  对中文医疗问答研究的补充</w:t>
      </w:r>
    </w:p>
    <w:p w14:paraId="2FA6086C" w14:textId="77777777" w:rsidR="00F54B80" w:rsidRDefault="00000000">
      <w:pPr>
        <w:pStyle w:val="2"/>
        <w:spacing w:before="163" w:after="163"/>
        <w:rPr>
          <w:rFonts w:hint="eastAsia"/>
        </w:rPr>
      </w:pPr>
      <w:bookmarkStart w:id="126" w:name="_Toc226059719"/>
      <w:r>
        <w:rPr>
          <w:rFonts w:hint="eastAsia"/>
        </w:rPr>
        <w:t>研究的实践价值</w:t>
      </w:r>
      <w:bookmarkEnd w:id="126"/>
    </w:p>
    <w:p w14:paraId="7FC20E9A" w14:textId="77777777" w:rsidR="0078410C" w:rsidRPr="0078410C" w:rsidRDefault="0078410C" w:rsidP="0078410C">
      <w:pPr>
        <w:widowControl/>
        <w:wordWrap/>
        <w:spacing w:afterLines="0" w:after="0"/>
        <w:jc w:val="left"/>
        <w:rPr>
          <w:rFonts w:ascii="宋体" w:hAnsi="宋体" w:cs="宋体" w:hint="eastAsia"/>
          <w:color w:val="000000"/>
          <w:kern w:val="0"/>
          <w:szCs w:val="24"/>
        </w:rPr>
      </w:pPr>
      <w:r w:rsidRPr="0078410C">
        <w:rPr>
          <w:rFonts w:ascii="宋体" w:hAnsi="Symbol" w:cs="宋体"/>
          <w:color w:val="000000"/>
          <w:kern w:val="0"/>
          <w:szCs w:val="24"/>
        </w:rPr>
        <w:t></w:t>
      </w:r>
      <w:r w:rsidRPr="0078410C">
        <w:rPr>
          <w:rFonts w:ascii="宋体" w:hAnsi="宋体" w:cs="宋体"/>
          <w:color w:val="000000"/>
          <w:kern w:val="0"/>
          <w:szCs w:val="24"/>
        </w:rPr>
        <w:t xml:space="preserve">  为健康教育内容设计提供依据 </w:t>
      </w:r>
    </w:p>
    <w:p w14:paraId="52B7384F" w14:textId="77777777" w:rsidR="0078410C" w:rsidRPr="0078410C" w:rsidRDefault="0078410C" w:rsidP="0078410C">
      <w:pPr>
        <w:widowControl/>
        <w:wordWrap/>
        <w:spacing w:afterLines="0" w:after="0"/>
        <w:jc w:val="left"/>
        <w:rPr>
          <w:rFonts w:ascii="宋体" w:hAnsi="宋体" w:cs="宋体" w:hint="eastAsia"/>
          <w:color w:val="000000"/>
          <w:kern w:val="0"/>
          <w:szCs w:val="24"/>
        </w:rPr>
      </w:pPr>
      <w:r w:rsidRPr="0078410C">
        <w:rPr>
          <w:rFonts w:ascii="宋体" w:hAnsi="Symbol" w:cs="宋体"/>
          <w:color w:val="000000"/>
          <w:kern w:val="0"/>
          <w:szCs w:val="24"/>
        </w:rPr>
        <w:t></w:t>
      </w:r>
      <w:r w:rsidRPr="0078410C">
        <w:rPr>
          <w:rFonts w:ascii="宋体" w:hAnsi="宋体" w:cs="宋体"/>
          <w:color w:val="000000"/>
          <w:kern w:val="0"/>
          <w:szCs w:val="24"/>
        </w:rPr>
        <w:t xml:space="preserve">  为平台治理和内容推荐提供支持 </w:t>
      </w:r>
    </w:p>
    <w:p w14:paraId="06FCE2BF" w14:textId="141D336E" w:rsidR="0078410C" w:rsidRPr="0078410C" w:rsidRDefault="0078410C" w:rsidP="0078410C">
      <w:pPr>
        <w:widowControl/>
        <w:wordWrap/>
        <w:spacing w:afterLines="0" w:after="120"/>
        <w:jc w:val="left"/>
        <w:rPr>
          <w:rFonts w:ascii="宋体" w:hAnsi="宋体" w:cs="宋体" w:hint="eastAsia"/>
          <w:color w:val="000000"/>
          <w:kern w:val="0"/>
          <w:szCs w:val="24"/>
        </w:rPr>
      </w:pPr>
      <w:r w:rsidRPr="0078410C">
        <w:rPr>
          <w:rFonts w:ascii="宋体" w:hAnsi="Symbol" w:cs="宋体"/>
          <w:color w:val="000000"/>
          <w:kern w:val="0"/>
          <w:szCs w:val="24"/>
        </w:rPr>
        <w:t></w:t>
      </w:r>
      <w:r w:rsidRPr="0078410C">
        <w:rPr>
          <w:rFonts w:ascii="宋体" w:hAnsi="宋体" w:cs="宋体"/>
          <w:color w:val="000000"/>
          <w:kern w:val="0"/>
          <w:szCs w:val="24"/>
        </w:rPr>
        <w:t xml:space="preserve">  为智能问答系统开发提供参考</w:t>
      </w:r>
    </w:p>
    <w:p w14:paraId="0F9DD4E7" w14:textId="77777777" w:rsidR="00F54B80" w:rsidRDefault="00000000">
      <w:pPr>
        <w:pStyle w:val="2"/>
        <w:spacing w:before="163" w:after="163"/>
        <w:rPr>
          <w:rFonts w:hint="eastAsia"/>
        </w:rPr>
      </w:pPr>
      <w:bookmarkStart w:id="127" w:name="_Toc226059720"/>
      <w:r>
        <w:rPr>
          <w:rFonts w:hint="eastAsia"/>
        </w:rPr>
        <w:t>研究局限性</w:t>
      </w:r>
      <w:bookmarkEnd w:id="127"/>
    </w:p>
    <w:p w14:paraId="05E94657" w14:textId="77777777" w:rsidR="0078410C" w:rsidRPr="0078410C" w:rsidRDefault="0078410C" w:rsidP="0078410C">
      <w:pPr>
        <w:widowControl/>
        <w:wordWrap/>
        <w:spacing w:afterLines="0" w:after="0"/>
        <w:jc w:val="left"/>
        <w:rPr>
          <w:rFonts w:ascii="宋体" w:hAnsi="宋体" w:cs="宋体" w:hint="eastAsia"/>
          <w:color w:val="000000"/>
          <w:kern w:val="0"/>
          <w:szCs w:val="24"/>
        </w:rPr>
      </w:pPr>
      <w:r w:rsidRPr="0078410C">
        <w:rPr>
          <w:rFonts w:ascii="宋体" w:hAnsi="Symbol" w:cs="宋体"/>
          <w:color w:val="000000"/>
          <w:kern w:val="0"/>
          <w:szCs w:val="24"/>
        </w:rPr>
        <w:t></w:t>
      </w:r>
      <w:r w:rsidRPr="0078410C">
        <w:rPr>
          <w:rFonts w:ascii="宋体" w:hAnsi="宋体" w:cs="宋体"/>
          <w:color w:val="000000"/>
          <w:kern w:val="0"/>
          <w:szCs w:val="24"/>
        </w:rPr>
        <w:t xml:space="preserve">  数据平台单一 </w:t>
      </w:r>
    </w:p>
    <w:p w14:paraId="613C22FD" w14:textId="77777777" w:rsidR="0078410C" w:rsidRPr="0078410C" w:rsidRDefault="0078410C" w:rsidP="0078410C">
      <w:pPr>
        <w:widowControl/>
        <w:wordWrap/>
        <w:spacing w:afterLines="0" w:after="0"/>
        <w:jc w:val="left"/>
        <w:rPr>
          <w:rFonts w:ascii="宋体" w:hAnsi="宋体" w:cs="宋体" w:hint="eastAsia"/>
          <w:color w:val="000000"/>
          <w:kern w:val="0"/>
          <w:szCs w:val="24"/>
        </w:rPr>
      </w:pPr>
      <w:r w:rsidRPr="0078410C">
        <w:rPr>
          <w:rFonts w:ascii="宋体" w:hAnsi="Symbol" w:cs="宋体"/>
          <w:color w:val="000000"/>
          <w:kern w:val="0"/>
          <w:szCs w:val="24"/>
        </w:rPr>
        <w:t></w:t>
      </w:r>
      <w:r w:rsidRPr="0078410C">
        <w:rPr>
          <w:rFonts w:ascii="宋体" w:hAnsi="宋体" w:cs="宋体"/>
          <w:color w:val="000000"/>
          <w:kern w:val="0"/>
          <w:szCs w:val="24"/>
        </w:rPr>
        <w:t xml:space="preserve">  样本可能偏向高热度视频 </w:t>
      </w:r>
    </w:p>
    <w:p w14:paraId="5B172444" w14:textId="77777777" w:rsidR="0078410C" w:rsidRPr="0078410C" w:rsidRDefault="0078410C" w:rsidP="0078410C">
      <w:pPr>
        <w:widowControl/>
        <w:wordWrap/>
        <w:spacing w:afterLines="0" w:after="0"/>
        <w:jc w:val="left"/>
        <w:rPr>
          <w:rFonts w:ascii="宋体" w:hAnsi="宋体" w:cs="宋体" w:hint="eastAsia"/>
          <w:color w:val="000000"/>
          <w:kern w:val="0"/>
          <w:szCs w:val="24"/>
        </w:rPr>
      </w:pPr>
      <w:r w:rsidRPr="0078410C">
        <w:rPr>
          <w:rFonts w:ascii="宋体" w:hAnsi="Symbol" w:cs="宋体"/>
          <w:color w:val="000000"/>
          <w:kern w:val="0"/>
          <w:szCs w:val="24"/>
        </w:rPr>
        <w:t></w:t>
      </w:r>
      <w:r w:rsidRPr="0078410C">
        <w:rPr>
          <w:rFonts w:ascii="宋体" w:hAnsi="宋体" w:cs="宋体"/>
          <w:color w:val="000000"/>
          <w:kern w:val="0"/>
          <w:szCs w:val="24"/>
        </w:rPr>
        <w:t xml:space="preserve">  评论用户无法完全确认年龄身份 </w:t>
      </w:r>
    </w:p>
    <w:p w14:paraId="21D7352C" w14:textId="77777777" w:rsidR="0078410C" w:rsidRPr="0078410C" w:rsidRDefault="0078410C" w:rsidP="0078410C">
      <w:pPr>
        <w:widowControl/>
        <w:wordWrap/>
        <w:spacing w:afterLines="0" w:after="0"/>
        <w:jc w:val="left"/>
        <w:rPr>
          <w:rFonts w:ascii="宋体" w:hAnsi="宋体" w:cs="宋体" w:hint="eastAsia"/>
          <w:color w:val="000000"/>
          <w:kern w:val="0"/>
          <w:szCs w:val="24"/>
        </w:rPr>
      </w:pPr>
      <w:r w:rsidRPr="0078410C">
        <w:rPr>
          <w:rFonts w:ascii="宋体" w:hAnsi="Symbol" w:cs="宋体"/>
          <w:color w:val="000000"/>
          <w:kern w:val="0"/>
          <w:szCs w:val="24"/>
        </w:rPr>
        <w:t></w:t>
      </w:r>
      <w:r w:rsidRPr="0078410C">
        <w:rPr>
          <w:rFonts w:ascii="宋体" w:hAnsi="宋体" w:cs="宋体"/>
          <w:color w:val="000000"/>
          <w:kern w:val="0"/>
          <w:szCs w:val="24"/>
        </w:rPr>
        <w:t xml:space="preserve">  大模型仍存在幻觉和安全性问题 </w:t>
      </w:r>
    </w:p>
    <w:p w14:paraId="3395B236" w14:textId="77F319BB" w:rsidR="0078410C" w:rsidRPr="0078410C" w:rsidRDefault="0078410C" w:rsidP="0078410C">
      <w:pPr>
        <w:widowControl/>
        <w:wordWrap/>
        <w:spacing w:afterLines="0" w:after="120"/>
        <w:jc w:val="left"/>
        <w:rPr>
          <w:rFonts w:ascii="宋体" w:hAnsi="宋体" w:cs="宋体" w:hint="eastAsia"/>
          <w:color w:val="000000"/>
          <w:kern w:val="0"/>
          <w:szCs w:val="24"/>
        </w:rPr>
      </w:pPr>
      <w:r w:rsidRPr="0078410C">
        <w:rPr>
          <w:rFonts w:ascii="宋体" w:hAnsi="Symbol" w:cs="宋体"/>
          <w:color w:val="000000"/>
          <w:kern w:val="0"/>
          <w:szCs w:val="24"/>
        </w:rPr>
        <w:t></w:t>
      </w:r>
      <w:r w:rsidRPr="0078410C">
        <w:rPr>
          <w:rFonts w:ascii="宋体" w:hAnsi="宋体" w:cs="宋体"/>
          <w:color w:val="000000"/>
          <w:kern w:val="0"/>
          <w:szCs w:val="24"/>
        </w:rPr>
        <w:t xml:space="preserve">  人工审核资源有限</w:t>
      </w:r>
    </w:p>
    <w:p w14:paraId="34FD6834" w14:textId="77777777" w:rsidR="00F54B80" w:rsidRDefault="00000000">
      <w:pPr>
        <w:pStyle w:val="2"/>
        <w:spacing w:before="163" w:after="163"/>
        <w:rPr>
          <w:rFonts w:hint="eastAsia"/>
        </w:rPr>
      </w:pPr>
      <w:bookmarkStart w:id="128" w:name="_Toc226059721"/>
      <w:r>
        <w:rPr>
          <w:rFonts w:hint="eastAsia"/>
        </w:rPr>
        <w:t>未来研究展望</w:t>
      </w:r>
      <w:bookmarkEnd w:id="128"/>
    </w:p>
    <w:p w14:paraId="579049B4" w14:textId="77777777" w:rsidR="0078410C" w:rsidRPr="0078410C" w:rsidRDefault="0078410C" w:rsidP="0078410C">
      <w:pPr>
        <w:widowControl/>
        <w:wordWrap/>
        <w:spacing w:afterLines="0" w:after="0"/>
        <w:jc w:val="left"/>
        <w:rPr>
          <w:rFonts w:ascii="宋体" w:hAnsi="宋体" w:cs="宋体" w:hint="eastAsia"/>
          <w:color w:val="000000"/>
          <w:kern w:val="0"/>
          <w:szCs w:val="24"/>
        </w:rPr>
      </w:pPr>
      <w:r w:rsidRPr="0078410C">
        <w:rPr>
          <w:rFonts w:ascii="宋体" w:hAnsi="Symbol" w:cs="宋体"/>
          <w:color w:val="000000"/>
          <w:kern w:val="0"/>
          <w:szCs w:val="24"/>
        </w:rPr>
        <w:t></w:t>
      </w:r>
      <w:r w:rsidRPr="0078410C">
        <w:rPr>
          <w:rFonts w:ascii="宋体" w:hAnsi="宋体" w:cs="宋体"/>
          <w:color w:val="000000"/>
          <w:kern w:val="0"/>
          <w:szCs w:val="24"/>
        </w:rPr>
        <w:t xml:space="preserve">  扩展到抖音、微博、小红书等平台 </w:t>
      </w:r>
    </w:p>
    <w:p w14:paraId="5568668A" w14:textId="77777777" w:rsidR="0078410C" w:rsidRPr="0078410C" w:rsidRDefault="0078410C" w:rsidP="0078410C">
      <w:pPr>
        <w:widowControl/>
        <w:wordWrap/>
        <w:spacing w:afterLines="0" w:after="0"/>
        <w:jc w:val="left"/>
        <w:rPr>
          <w:rFonts w:ascii="宋体" w:hAnsi="宋体" w:cs="宋体" w:hint="eastAsia"/>
          <w:color w:val="000000"/>
          <w:kern w:val="0"/>
          <w:szCs w:val="24"/>
        </w:rPr>
      </w:pPr>
      <w:r w:rsidRPr="0078410C">
        <w:rPr>
          <w:rFonts w:ascii="宋体" w:hAnsi="Symbol" w:cs="宋体"/>
          <w:color w:val="000000"/>
          <w:kern w:val="0"/>
          <w:szCs w:val="24"/>
        </w:rPr>
        <w:t></w:t>
      </w:r>
      <w:r w:rsidRPr="0078410C">
        <w:rPr>
          <w:rFonts w:ascii="宋体" w:hAnsi="宋体" w:cs="宋体"/>
          <w:color w:val="000000"/>
          <w:kern w:val="0"/>
          <w:szCs w:val="24"/>
        </w:rPr>
        <w:t xml:space="preserve">  做多平台比较 </w:t>
      </w:r>
    </w:p>
    <w:p w14:paraId="2132A868" w14:textId="77777777" w:rsidR="0078410C" w:rsidRPr="0078410C" w:rsidRDefault="0078410C" w:rsidP="0078410C">
      <w:pPr>
        <w:widowControl/>
        <w:wordWrap/>
        <w:spacing w:afterLines="0" w:after="0"/>
        <w:jc w:val="left"/>
        <w:rPr>
          <w:rFonts w:ascii="宋体" w:hAnsi="宋体" w:cs="宋体" w:hint="eastAsia"/>
          <w:color w:val="000000"/>
          <w:kern w:val="0"/>
          <w:szCs w:val="24"/>
        </w:rPr>
      </w:pPr>
      <w:r w:rsidRPr="0078410C">
        <w:rPr>
          <w:rFonts w:ascii="宋体" w:hAnsi="Symbol" w:cs="宋体"/>
          <w:color w:val="000000"/>
          <w:kern w:val="0"/>
          <w:szCs w:val="24"/>
        </w:rPr>
        <w:t></w:t>
      </w:r>
      <w:r w:rsidRPr="0078410C">
        <w:rPr>
          <w:rFonts w:ascii="宋体" w:hAnsi="宋体" w:cs="宋体"/>
          <w:color w:val="000000"/>
          <w:kern w:val="0"/>
          <w:szCs w:val="24"/>
        </w:rPr>
        <w:t xml:space="preserve">  引入医学专家深度参与 </w:t>
      </w:r>
    </w:p>
    <w:p w14:paraId="2F736351" w14:textId="77777777" w:rsidR="0078410C" w:rsidRPr="0078410C" w:rsidRDefault="0078410C" w:rsidP="0078410C">
      <w:pPr>
        <w:widowControl/>
        <w:wordWrap/>
        <w:spacing w:afterLines="0" w:after="0"/>
        <w:jc w:val="left"/>
        <w:rPr>
          <w:rFonts w:ascii="宋体" w:hAnsi="宋体" w:cs="宋体" w:hint="eastAsia"/>
          <w:color w:val="000000"/>
          <w:kern w:val="0"/>
          <w:szCs w:val="24"/>
        </w:rPr>
      </w:pPr>
      <w:r w:rsidRPr="0078410C">
        <w:rPr>
          <w:rFonts w:ascii="宋体" w:hAnsi="Symbol" w:cs="宋体"/>
          <w:color w:val="000000"/>
          <w:kern w:val="0"/>
          <w:szCs w:val="24"/>
        </w:rPr>
        <w:t></w:t>
      </w:r>
      <w:r w:rsidRPr="0078410C">
        <w:rPr>
          <w:rFonts w:ascii="宋体" w:hAnsi="宋体" w:cs="宋体"/>
          <w:color w:val="000000"/>
          <w:kern w:val="0"/>
          <w:szCs w:val="24"/>
        </w:rPr>
        <w:t xml:space="preserve">  引入知识库/RAG 提升答案可靠性 </w:t>
      </w:r>
    </w:p>
    <w:p w14:paraId="5DFD21CA" w14:textId="2A7A5EC3" w:rsidR="0078410C" w:rsidRPr="0078410C" w:rsidRDefault="0078410C" w:rsidP="0078410C">
      <w:pPr>
        <w:widowControl/>
        <w:wordWrap/>
        <w:spacing w:afterLines="0" w:after="120"/>
        <w:jc w:val="left"/>
        <w:rPr>
          <w:rFonts w:ascii="宋体" w:hAnsi="宋体" w:cs="宋体" w:hint="eastAsia"/>
          <w:color w:val="000000"/>
          <w:kern w:val="0"/>
          <w:szCs w:val="24"/>
        </w:rPr>
      </w:pPr>
      <w:r w:rsidRPr="0078410C">
        <w:rPr>
          <w:rFonts w:ascii="宋体" w:hAnsi="Symbol" w:cs="宋体"/>
          <w:color w:val="000000"/>
          <w:kern w:val="0"/>
          <w:szCs w:val="24"/>
        </w:rPr>
        <w:t></w:t>
      </w:r>
      <w:r w:rsidRPr="0078410C">
        <w:rPr>
          <w:rFonts w:ascii="宋体" w:hAnsi="宋体" w:cs="宋体"/>
          <w:color w:val="000000"/>
          <w:kern w:val="0"/>
          <w:szCs w:val="24"/>
        </w:rPr>
        <w:t xml:space="preserve">  开展更细粒度、多轮问答研究</w:t>
      </w:r>
    </w:p>
    <w:p w14:paraId="6866E0CF" w14:textId="77777777" w:rsidR="00F54B80" w:rsidRDefault="00000000">
      <w:pPr>
        <w:pStyle w:val="2"/>
        <w:spacing w:before="163" w:after="163"/>
        <w:rPr>
          <w:rFonts w:hint="eastAsia"/>
        </w:rPr>
      </w:pPr>
      <w:bookmarkStart w:id="129" w:name="_Toc226059722"/>
      <w:r>
        <w:rPr>
          <w:rFonts w:hint="eastAsia"/>
        </w:rPr>
        <w:t>结论</w:t>
      </w:r>
      <w:bookmarkEnd w:id="129"/>
    </w:p>
    <w:p w14:paraId="06DB1355" w14:textId="4136ECCA" w:rsidR="0078410C" w:rsidRPr="0078410C" w:rsidRDefault="0078410C" w:rsidP="0078410C">
      <w:pPr>
        <w:widowControl/>
        <w:wordWrap/>
        <w:spacing w:afterLines="0" w:after="0"/>
        <w:jc w:val="left"/>
        <w:rPr>
          <w:rFonts w:ascii="宋体" w:hAnsi="宋体" w:cs="宋体" w:hint="eastAsia"/>
          <w:color w:val="000000"/>
          <w:kern w:val="0"/>
          <w:szCs w:val="24"/>
        </w:rPr>
      </w:pPr>
      <w:r w:rsidRPr="0078410C">
        <w:rPr>
          <w:rFonts w:ascii="宋体" w:hAnsi="宋体" w:cs="宋体"/>
          <w:color w:val="000000"/>
          <w:kern w:val="0"/>
          <w:szCs w:val="24"/>
        </w:rPr>
        <w:t>用 3–5 条明确结论收束全文。</w:t>
      </w:r>
    </w:p>
    <w:p w14:paraId="14F261AF" w14:textId="77777777" w:rsidR="00F54B80" w:rsidRDefault="00F54B80">
      <w:pPr>
        <w:pStyle w:val="altz"/>
        <w:ind w:firstLine="480"/>
      </w:pPr>
    </w:p>
    <w:p w14:paraId="5D485288" w14:textId="77777777" w:rsidR="00F54B80" w:rsidRDefault="00F54B80">
      <w:pPr>
        <w:pStyle w:val="altz"/>
        <w:ind w:firstLine="480"/>
        <w:sectPr w:rsidR="00F54B80">
          <w:headerReference w:type="default" r:id="rId36"/>
          <w:endnotePr>
            <w:numFmt w:val="decimal"/>
          </w:endnotePr>
          <w:pgSz w:w="11906" w:h="16838"/>
          <w:pgMar w:top="1701" w:right="1418" w:bottom="1701" w:left="1418" w:header="851" w:footer="850" w:gutter="0"/>
          <w:cols w:space="425"/>
          <w:docGrid w:type="linesAndChars" w:linePitch="326"/>
        </w:sectPr>
      </w:pPr>
    </w:p>
    <w:p w14:paraId="3A85FC7D" w14:textId="77777777" w:rsidR="00F54B80" w:rsidRDefault="00000000">
      <w:pPr>
        <w:pStyle w:val="1"/>
        <w:numPr>
          <w:ilvl w:val="0"/>
          <w:numId w:val="0"/>
        </w:numPr>
        <w:spacing w:before="326" w:after="326"/>
        <w:rPr>
          <w:rFonts w:hint="eastAsia"/>
        </w:rPr>
      </w:pPr>
      <w:bookmarkStart w:id="130" w:name="_Toc226059723"/>
      <w:r>
        <w:rPr>
          <w:rFonts w:hint="eastAsia"/>
        </w:rPr>
        <w:lastRenderedPageBreak/>
        <w:t>参考文献</w:t>
      </w:r>
      <w:bookmarkEnd w:id="130"/>
    </w:p>
    <w:p w14:paraId="413416D6" w14:textId="77777777" w:rsidR="00F54B80" w:rsidRDefault="00F54B80">
      <w:pPr>
        <w:pStyle w:val="altz"/>
        <w:ind w:firstLine="480"/>
      </w:pPr>
    </w:p>
    <w:p w14:paraId="065CD7E7" w14:textId="77777777" w:rsidR="00F54B80" w:rsidRDefault="00F54B80">
      <w:pPr>
        <w:pStyle w:val="altz"/>
        <w:ind w:firstLine="480"/>
      </w:pPr>
    </w:p>
    <w:p w14:paraId="737C55AA" w14:textId="77777777" w:rsidR="00F54B80" w:rsidRDefault="00F54B80">
      <w:pPr>
        <w:pStyle w:val="altz"/>
        <w:ind w:firstLineChars="83" w:firstLine="199"/>
        <w:sectPr w:rsidR="00F54B80">
          <w:endnotePr>
            <w:numFmt w:val="decimal"/>
          </w:endnotePr>
          <w:pgSz w:w="11906" w:h="16838"/>
          <w:pgMar w:top="1701" w:right="1418" w:bottom="1701" w:left="1418" w:header="851" w:footer="850" w:gutter="0"/>
          <w:cols w:space="425"/>
          <w:docGrid w:type="linesAndChars" w:linePitch="326"/>
        </w:sectPr>
      </w:pPr>
    </w:p>
    <w:p w14:paraId="13373A7C" w14:textId="6FEF9100" w:rsidR="00F54B80" w:rsidRDefault="00F54B80">
      <w:pPr>
        <w:pStyle w:val="altz"/>
        <w:ind w:firstLine="480"/>
      </w:pPr>
    </w:p>
    <w:sectPr w:rsidR="00F54B80">
      <w:endnotePr>
        <w:numFmt w:val="decimal"/>
      </w:endnotePr>
      <w:pgSz w:w="11906" w:h="16838"/>
      <w:pgMar w:top="1701" w:right="1418" w:bottom="1701" w:left="1418" w:header="851" w:footer="850" w:gutter="0"/>
      <w:cols w:space="425"/>
      <w:docGrid w:type="linesAndChars"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 w:author="Jason-Z" w:date="2026-04-03T14:09:00Z" w:initials="">
    <w:p w14:paraId="116B993C" w14:textId="77777777" w:rsidR="00F54B80" w:rsidRDefault="00000000">
      <w:pPr>
        <w:pStyle w:val="a4"/>
        <w:spacing w:after="163"/>
      </w:pPr>
      <w:r>
        <w:rPr>
          <w:rFonts w:hint="eastAsia"/>
        </w:rPr>
        <w:t>研究目标与内容要修改：</w:t>
      </w:r>
    </w:p>
    <w:p w14:paraId="2855AFFA" w14:textId="77777777" w:rsidR="00F54B80" w:rsidRDefault="00000000">
      <w:pPr>
        <w:pStyle w:val="a4"/>
        <w:spacing w:after="163"/>
      </w:pPr>
      <w:r>
        <w:rPr>
          <w:rFonts w:hint="eastAsia"/>
        </w:rPr>
        <w:t>研究目标和内容混淆，研究目标中混杂了一些研究内容。正常来说研究内容篇幅要大于目标。</w:t>
      </w:r>
      <w:r>
        <w:rPr>
          <w:rFonts w:hint="eastAsia"/>
        </w:rPr>
        <w:br/>
      </w:r>
      <w:r>
        <w:rPr>
          <w:rFonts w:hint="eastAsia"/>
        </w:rPr>
        <w:t>目标是：实现</w:t>
      </w:r>
      <w:r>
        <w:rPr>
          <w:rFonts w:hint="eastAsia"/>
        </w:rPr>
        <w:t>/</w:t>
      </w:r>
      <w:r>
        <w:rPr>
          <w:rFonts w:hint="eastAsia"/>
        </w:rPr>
        <w:t>获得</w:t>
      </w:r>
      <w:r>
        <w:rPr>
          <w:rFonts w:hint="eastAsia"/>
        </w:rPr>
        <w:t>/</w:t>
      </w:r>
      <w:r>
        <w:rPr>
          <w:rFonts w:hint="eastAsia"/>
        </w:rPr>
        <w:t>揭示</w:t>
      </w:r>
      <w:r>
        <w:rPr>
          <w:rFonts w:hint="eastAsia"/>
        </w:rPr>
        <w:t xml:space="preserve"> [</w:t>
      </w:r>
      <w:r>
        <w:rPr>
          <w:rFonts w:hint="eastAsia"/>
        </w:rPr>
        <w:t>某个可验证的结果</w:t>
      </w:r>
      <w:r>
        <w:rPr>
          <w:rFonts w:hint="eastAsia"/>
        </w:rPr>
        <w:t>]</w:t>
      </w:r>
      <w:r>
        <w:rPr>
          <w:rFonts w:hint="eastAsia"/>
        </w:rPr>
        <w:t>；</w:t>
      </w:r>
      <w:r>
        <w:rPr>
          <w:rFonts w:hint="eastAsia"/>
        </w:rPr>
        <w:br/>
      </w:r>
      <w:r>
        <w:rPr>
          <w:rFonts w:hint="eastAsia"/>
        </w:rPr>
        <w:t>内容是：</w:t>
      </w:r>
      <w:r>
        <w:rPr>
          <w:rFonts w:hint="eastAsia"/>
        </w:rPr>
        <w:t>[</w:t>
      </w:r>
      <w:r>
        <w:rPr>
          <w:rFonts w:hint="eastAsia"/>
        </w:rPr>
        <w:t>做什么动作</w:t>
      </w:r>
      <w:r>
        <w:rPr>
          <w:rFonts w:hint="eastAsia"/>
        </w:rPr>
        <w:t>] [</w:t>
      </w:r>
      <w:r>
        <w:rPr>
          <w:rFonts w:hint="eastAsia"/>
        </w:rPr>
        <w:t>什么对象</w:t>
      </w:r>
      <w:r>
        <w:rPr>
          <w:rFonts w:hint="eastAsia"/>
        </w:rPr>
        <w:t xml:space="preserve">] </w:t>
      </w:r>
      <w:r>
        <w:rPr>
          <w:rFonts w:hint="eastAsia"/>
        </w:rPr>
        <w:t>采用</w:t>
      </w:r>
      <w:r>
        <w:rPr>
          <w:rFonts w:hint="eastAsia"/>
        </w:rPr>
        <w:t xml:space="preserve"> [</w:t>
      </w:r>
      <w:r>
        <w:rPr>
          <w:rFonts w:hint="eastAsia"/>
        </w:rPr>
        <w:t>什么方法</w:t>
      </w:r>
      <w:r>
        <w:rPr>
          <w:rFonts w:hint="eastAsia"/>
        </w:rPr>
        <w:t>/</w:t>
      </w:r>
      <w:r>
        <w:rPr>
          <w:rFonts w:hint="eastAsia"/>
        </w:rPr>
        <w:t>工具</w:t>
      </w:r>
      <w:r>
        <w:rPr>
          <w:rFonts w:hint="eastAsia"/>
        </w:rPr>
        <w:t>]</w:t>
      </w:r>
      <w:r>
        <w:rPr>
          <w:rFonts w:hint="eastAsia"/>
        </w:rPr>
        <w:br/>
      </w:r>
    </w:p>
  </w:comment>
  <w:comment w:id="16" w:author="Jason-Z" w:date="2026-04-03T14:17:00Z" w:initials="">
    <w:p w14:paraId="47A188FF" w14:textId="77777777" w:rsidR="00F54B80" w:rsidRDefault="00000000">
      <w:pPr>
        <w:pStyle w:val="a4"/>
        <w:spacing w:after="163"/>
      </w:pPr>
      <w:r>
        <w:rPr>
          <w:rFonts w:hint="eastAsia"/>
        </w:rPr>
        <w:t>建议有技术路线图</w:t>
      </w:r>
    </w:p>
  </w:comment>
  <w:comment w:id="19" w:author="Jason-Z" w:date="2026-04-03T14:18:00Z" w:initials="">
    <w:p w14:paraId="1E601A2B" w14:textId="77777777" w:rsidR="00F54B80" w:rsidRDefault="00000000">
      <w:pPr>
        <w:pStyle w:val="a4"/>
        <w:spacing w:after="163"/>
      </w:pPr>
      <w:r>
        <w:rPr>
          <w:rFonts w:hint="eastAsia"/>
        </w:rPr>
        <w:t>这块如果不是学校硬性规定，可以删除。与目录和正文均有重复</w:t>
      </w:r>
    </w:p>
  </w:comment>
  <w:comment w:id="39" w:author="Zixuan Zhou" w:date="2026-04-02T18:49:00Z" w:initials="ZZ">
    <w:p w14:paraId="68FF270D" w14:textId="77777777" w:rsidR="00F54B80" w:rsidRDefault="00000000">
      <w:pPr>
        <w:pStyle w:val="a4"/>
        <w:spacing w:after="163"/>
      </w:pPr>
      <w:r>
        <w:rPr>
          <w:rFonts w:hint="eastAsia"/>
        </w:rPr>
        <w:t>插入</w:t>
      </w:r>
      <w:r>
        <w:rPr>
          <w:rFonts w:hint="eastAsia"/>
        </w:rPr>
        <w:t>ICC</w:t>
      </w:r>
      <w:r>
        <w:rPr>
          <w:rFonts w:hint="eastAsia"/>
        </w:rPr>
        <w:t>、</w:t>
      </w:r>
      <w:r>
        <w:rPr>
          <w:rFonts w:hint="eastAsia"/>
        </w:rPr>
        <w:t>Kappa</w:t>
      </w:r>
      <w:r>
        <w:rPr>
          <w:rFonts w:hint="eastAsia"/>
        </w:rPr>
        <w:t>参考文献</w:t>
      </w:r>
    </w:p>
  </w:comment>
  <w:comment w:id="41" w:author="Jason-Z" w:date="2026-04-03T14:21:00Z" w:initials="">
    <w:p w14:paraId="7B898AAB" w14:textId="77777777" w:rsidR="00F54B80" w:rsidRDefault="00000000">
      <w:pPr>
        <w:pStyle w:val="a4"/>
        <w:spacing w:after="163"/>
      </w:pPr>
      <w:r>
        <w:rPr>
          <w:rFonts w:hint="eastAsia"/>
        </w:rPr>
        <w:t>如果非学校模板要求，建议删除，</w:t>
      </w:r>
    </w:p>
    <w:p w14:paraId="497874FE" w14:textId="77777777" w:rsidR="00F54B80" w:rsidRDefault="00000000">
      <w:pPr>
        <w:pStyle w:val="a4"/>
        <w:spacing w:after="163"/>
      </w:pPr>
      <w:r>
        <w:rPr>
          <w:rFonts w:hint="eastAsia"/>
        </w:rPr>
        <w:t>将本段逻辑揉入本章前言。</w:t>
      </w:r>
    </w:p>
  </w:comment>
  <w:comment w:id="44" w:author="Jason-Z" w:date="2026-04-03T14:23:00Z" w:initials="">
    <w:p w14:paraId="01072A5E" w14:textId="77777777" w:rsidR="00F54B80" w:rsidRDefault="00000000">
      <w:pPr>
        <w:pStyle w:val="a4"/>
        <w:spacing w:after="163"/>
      </w:pPr>
      <w:r>
        <w:rPr>
          <w:rFonts w:hint="eastAsia"/>
        </w:rPr>
        <w:t>总体框架无需写太细，不需要将具体流程详细列出。</w:t>
      </w:r>
    </w:p>
    <w:p w14:paraId="5FD1D2E7" w14:textId="77777777" w:rsidR="00F54B80" w:rsidRDefault="00000000">
      <w:pPr>
        <w:pStyle w:val="a4"/>
        <w:spacing w:after="163"/>
      </w:pPr>
      <w:r>
        <w:rPr>
          <w:rFonts w:hint="eastAsia"/>
        </w:rPr>
        <w:t>建议：</w:t>
      </w:r>
      <w:r>
        <w:rPr>
          <w:rFonts w:hint="eastAsia"/>
        </w:rPr>
        <w:br/>
      </w:r>
      <w:r>
        <w:rPr>
          <w:rFonts w:hint="eastAsia"/>
        </w:rPr>
        <w:t>修改方法</w:t>
      </w:r>
      <w:r>
        <w:rPr>
          <w:rFonts w:hint="eastAsia"/>
        </w:rPr>
        <w:t>1</w:t>
      </w:r>
      <w:r>
        <w:rPr>
          <w:rFonts w:hint="eastAsia"/>
        </w:rPr>
        <w:t>：将本段逻辑揉入“本研究设计了涵盖“数据采集—分析—应用”全链路的总体框架。整个框架以</w:t>
      </w:r>
      <w:r>
        <w:rPr>
          <w:rFonts w:hint="eastAsia"/>
        </w:rPr>
        <w:t>Bilibili</w:t>
      </w:r>
      <w:r>
        <w:rPr>
          <w:rFonts w:hint="eastAsia"/>
        </w:rPr>
        <w:t>平台的公开数据为输入，通过多阶段的处理与分析，最终产出经过领域微调的大语言模型及相应的评估结论。”这句话中。</w:t>
      </w:r>
      <w:r>
        <w:rPr>
          <w:rFonts w:hint="eastAsia"/>
        </w:rPr>
        <w:br/>
      </w:r>
      <w:r>
        <w:rPr>
          <w:rFonts w:hint="eastAsia"/>
        </w:rPr>
        <w:t>修改方法</w:t>
      </w:r>
      <w:r>
        <w:rPr>
          <w:rFonts w:hint="eastAsia"/>
        </w:rPr>
        <w:t>2</w:t>
      </w:r>
      <w:r>
        <w:rPr>
          <w:rFonts w:hint="eastAsia"/>
        </w:rPr>
        <w:t>：或者每一部分放在</w:t>
      </w:r>
      <w:r>
        <w:rPr>
          <w:rFonts w:hint="eastAsia"/>
        </w:rPr>
        <w:t>3.2</w:t>
      </w:r>
      <w:r>
        <w:rPr>
          <w:rFonts w:hint="eastAsia"/>
        </w:rPr>
        <w:t>、</w:t>
      </w:r>
      <w:r>
        <w:rPr>
          <w:rFonts w:hint="eastAsia"/>
        </w:rPr>
        <w:t>3.3.</w:t>
      </w:r>
      <w:r>
        <w:rPr>
          <w:rFonts w:hint="eastAsia"/>
        </w:rPr>
        <w:t>。。的引子</w:t>
      </w:r>
    </w:p>
    <w:p w14:paraId="521854B9" w14:textId="77777777" w:rsidR="00F54B80" w:rsidRDefault="00F54B80">
      <w:pPr>
        <w:pStyle w:val="a4"/>
        <w:spacing w:after="163"/>
      </w:pPr>
    </w:p>
  </w:comment>
  <w:comment w:id="49" w:author="Zixuan Zhou" w:date="2026-03-27T01:17:00Z" w:initials="ZZ">
    <w:p w14:paraId="7DC09B68" w14:textId="77777777" w:rsidR="00F54B80" w:rsidRDefault="00000000">
      <w:pPr>
        <w:pStyle w:val="a4"/>
        <w:spacing w:after="163"/>
      </w:pPr>
      <w:r>
        <w:rPr>
          <w:rFonts w:hint="eastAsia"/>
        </w:rPr>
        <w:t>关键词体系</w:t>
      </w:r>
      <w:r>
        <w:rPr>
          <w:rFonts w:hint="eastAsia"/>
        </w:rPr>
        <w:t xml:space="preserve"> </w:t>
      </w:r>
      <w:r>
        <w:rPr>
          <w:rFonts w:hint="eastAsia"/>
        </w:rPr>
        <w:t>参考什么文献、研究建立的？是否有效可靠、科学？</w:t>
      </w:r>
    </w:p>
  </w:comment>
  <w:comment w:id="54" w:author="Jason-Z" w:date="2026-04-03T14:27:00Z" w:initials="">
    <w:p w14:paraId="18C20810" w14:textId="77777777" w:rsidR="00F54B80" w:rsidRDefault="00000000">
      <w:pPr>
        <w:pStyle w:val="a4"/>
        <w:spacing w:after="163"/>
      </w:pPr>
      <w:r>
        <w:rPr>
          <w:rFonts w:hint="eastAsia"/>
        </w:rPr>
        <w:t>行业内容成熟？？</w:t>
      </w:r>
    </w:p>
    <w:p w14:paraId="1D826963" w14:textId="77777777" w:rsidR="00F54B80" w:rsidRDefault="00000000">
      <w:pPr>
        <w:pStyle w:val="a4"/>
        <w:spacing w:after="163"/>
      </w:pPr>
      <w:r>
        <w:rPr>
          <w:rFonts w:hint="eastAsia"/>
        </w:rPr>
        <w:t>规避爬取法律弊端字眼</w:t>
      </w:r>
    </w:p>
  </w:comment>
  <w:comment w:id="58" w:author="Zixuan Zhou" w:date="2026-04-17T20:34:00Z" w:initials="ZZ">
    <w:p w14:paraId="094C7781" w14:textId="77777777" w:rsidR="00393831" w:rsidRDefault="00393831" w:rsidP="00393831">
      <w:pPr>
        <w:pStyle w:val="a4"/>
        <w:spacing w:after="163"/>
      </w:pPr>
      <w:r>
        <w:rPr>
          <w:rStyle w:val="afb"/>
        </w:rPr>
        <w:annotationRef/>
      </w:r>
      <w:r>
        <w:rPr>
          <w:rFonts w:hint="eastAsia"/>
        </w:rPr>
        <w:t>考虑是否加入一个流程图</w:t>
      </w:r>
    </w:p>
  </w:comment>
  <w:comment w:id="65" w:author="Jason-Z" w:date="2026-04-03T14:27:00Z" w:initials="">
    <w:p w14:paraId="10FC742E" w14:textId="23377B63" w:rsidR="00F54B80" w:rsidRDefault="00000000">
      <w:pPr>
        <w:pStyle w:val="a4"/>
        <w:spacing w:after="163"/>
      </w:pPr>
      <w:r>
        <w:rPr>
          <w:rFonts w:hint="eastAsia"/>
        </w:rPr>
        <w:t>同前文处理</w:t>
      </w:r>
    </w:p>
  </w:comment>
  <w:comment w:id="67" w:author="Jason-Z" w:date="2026-04-03T14:29:00Z" w:initials="">
    <w:p w14:paraId="19CDAA99" w14:textId="77777777" w:rsidR="00F54B80" w:rsidRDefault="00000000">
      <w:pPr>
        <w:pStyle w:val="a4"/>
        <w:spacing w:after="163"/>
      </w:pPr>
      <w:r>
        <w:rPr>
          <w:rFonts w:hint="eastAsia"/>
        </w:rPr>
        <w:t>可以将上一段提到的语料库简单放在此处</w:t>
      </w:r>
    </w:p>
  </w:comment>
  <w:comment w:id="71" w:author="Jason-Z" w:date="2026-04-03T14:31:00Z" w:initials="">
    <w:p w14:paraId="3EB8D01A" w14:textId="77777777" w:rsidR="00F54B80" w:rsidRDefault="00000000">
      <w:pPr>
        <w:pStyle w:val="a4"/>
        <w:spacing w:after="163"/>
      </w:pPr>
      <w:r>
        <w:rPr>
          <w:rFonts w:hint="eastAsia"/>
        </w:rPr>
        <w:t>不同主题要有小标题，或者加粗等标记</w:t>
      </w:r>
    </w:p>
  </w:comment>
  <w:comment w:id="74" w:author="Zixuan Zhou" w:date="2026-04-17T20:52:00Z" w:initials="ZZ">
    <w:p w14:paraId="7FD8A6E1" w14:textId="77777777" w:rsidR="006736BA" w:rsidRDefault="006736BA" w:rsidP="006736BA">
      <w:pPr>
        <w:pStyle w:val="a4"/>
        <w:spacing w:after="163"/>
      </w:pPr>
      <w:r>
        <w:rPr>
          <w:rStyle w:val="afb"/>
        </w:rPr>
        <w:annotationRef/>
      </w:r>
      <w:r>
        <w:rPr>
          <w:rFonts w:hint="eastAsia"/>
        </w:rPr>
        <w:t>别忘了改成“既有研究的结论”</w:t>
      </w:r>
    </w:p>
  </w:comment>
  <w:comment w:id="76" w:author="Jason-Z" w:date="2026-04-03T14:33:00Z" w:initials="">
    <w:p w14:paraId="51BD9B10" w14:textId="7916349C" w:rsidR="00F54B80" w:rsidRDefault="00000000">
      <w:pPr>
        <w:pStyle w:val="a4"/>
        <w:spacing w:after="163"/>
      </w:pPr>
      <w:r>
        <w:rPr>
          <w:rFonts w:hint="eastAsia"/>
        </w:rPr>
        <w:t>文字过多，简要小结即可</w:t>
      </w:r>
    </w:p>
  </w:comment>
  <w:comment w:id="78" w:author="Jason-Z" w:date="2026-04-03T14:33:00Z" w:initials="">
    <w:p w14:paraId="5EB78331" w14:textId="77777777" w:rsidR="00F54B80" w:rsidRDefault="00000000" w:rsidP="00D77215">
      <w:pPr>
        <w:pStyle w:val="a4"/>
        <w:spacing w:after="163"/>
      </w:pPr>
      <w:r>
        <w:rPr>
          <w:rFonts w:hint="eastAsia"/>
        </w:rPr>
        <w:t>同第四章</w:t>
      </w:r>
    </w:p>
  </w:comment>
  <w:comment w:id="89" w:author="Zixuan Zhou" w:date="2026-03-27T01:54:00Z" w:initials="ZZ">
    <w:p w14:paraId="3DFC67F1" w14:textId="77777777" w:rsidR="00D77215" w:rsidRDefault="00D77215" w:rsidP="00D77215">
      <w:pPr>
        <w:pStyle w:val="a4"/>
        <w:spacing w:after="163"/>
      </w:pPr>
      <w:r>
        <w:rPr>
          <w:rFonts w:hint="eastAsia"/>
        </w:rPr>
        <w:t>加入参考文献</w:t>
      </w:r>
    </w:p>
    <w:p w14:paraId="0575EE77" w14:textId="77777777" w:rsidR="00D77215" w:rsidRDefault="00D77215" w:rsidP="00D77215">
      <w:pPr>
        <w:pStyle w:val="a4"/>
        <w:spacing w:after="163"/>
      </w:pPr>
      <w:r>
        <w:rPr>
          <w:rFonts w:hint="eastAsia"/>
        </w:rPr>
        <w:t>或者直接用</w:t>
      </w:r>
      <w:r>
        <w:rPr>
          <w:rFonts w:hint="eastAsia"/>
        </w:rPr>
        <w:t xml:space="preserve"> </w:t>
      </w:r>
      <w:r>
        <w:rPr>
          <w:rFonts w:hint="eastAsia"/>
        </w:rPr>
        <w:t>指标</w:t>
      </w:r>
      <w:r>
        <w:rPr>
          <w:rFonts w:hint="eastAsia"/>
        </w:rPr>
        <w:t xml:space="preserve"> </w:t>
      </w:r>
      <w:r>
        <w:rPr>
          <w:rFonts w:hint="eastAsia"/>
        </w:rPr>
        <w:t>的那篇参考文献，说是以指标为基础改进的结果作为原则</w:t>
      </w:r>
      <w:r>
        <w:rPr>
          <w:rFonts w:hint="eastAsia"/>
        </w:rPr>
        <w:t>.</w:t>
      </w:r>
    </w:p>
  </w:comment>
  <w:comment w:id="93" w:author="Zixuan Zhou" w:date="2026-03-27T01:57:00Z" w:initials="ZZ">
    <w:p w14:paraId="1A4B9EB7" w14:textId="77777777" w:rsidR="00732CEC" w:rsidRDefault="00732CEC" w:rsidP="00732CEC">
      <w:pPr>
        <w:pStyle w:val="a4"/>
        <w:spacing w:after="163"/>
      </w:pPr>
      <w:r>
        <w:rPr>
          <w:rFonts w:hint="eastAsia"/>
        </w:rPr>
        <w:t>加入引用文献</w:t>
      </w:r>
    </w:p>
    <w:p w14:paraId="6214892D" w14:textId="77777777" w:rsidR="00732CEC" w:rsidRDefault="00732CEC" w:rsidP="00732CEC">
      <w:pPr>
        <w:pStyle w:val="a4"/>
        <w:spacing w:after="163"/>
      </w:pPr>
      <w:r>
        <w:rPr>
          <w:rFonts w:hint="eastAsia"/>
        </w:rPr>
        <w:t xml:space="preserve">  </w:t>
      </w:r>
      <w:r>
        <w:rPr>
          <w:rFonts w:hint="eastAsia"/>
        </w:rPr>
        <w:t>维度指标选用的参考文献</w:t>
      </w:r>
    </w:p>
    <w:p w14:paraId="6C77ADB0" w14:textId="77777777" w:rsidR="00732CEC" w:rsidRDefault="00732CEC" w:rsidP="00732CEC">
      <w:pPr>
        <w:pStyle w:val="a4"/>
        <w:spacing w:after="163"/>
      </w:pPr>
      <w:r>
        <w:rPr>
          <w:rFonts w:hint="eastAsia"/>
        </w:rPr>
        <w:t xml:space="preserve">  Likert</w:t>
      </w:r>
      <w:r>
        <w:rPr>
          <w:rFonts w:hint="eastAsia"/>
        </w:rPr>
        <w:t>量表佐证本研究应用的参考文献</w:t>
      </w:r>
    </w:p>
  </w:comment>
  <w:comment w:id="102" w:author="Zixuan Zhou" w:date="2026-04-21T16:46:00Z" w:initials="ZZ">
    <w:p w14:paraId="0FFF0BBD" w14:textId="77777777" w:rsidR="001E2739" w:rsidRDefault="001E2739" w:rsidP="001E2739">
      <w:pPr>
        <w:pStyle w:val="a4"/>
        <w:spacing w:after="163"/>
      </w:pPr>
      <w:r>
        <w:rPr>
          <w:rStyle w:val="afb"/>
        </w:rPr>
        <w:annotationRef/>
      </w:r>
      <w:r>
        <w:rPr>
          <w:rFonts w:hint="eastAsia"/>
        </w:rPr>
        <w:t>插入抽取数量佐证参考文献</w:t>
      </w:r>
    </w:p>
  </w:comment>
  <w:comment w:id="103" w:author="Zixuan Zhou" w:date="2026-04-22T20:40:00Z" w:initials="ZZ">
    <w:p w14:paraId="3C1120E7" w14:textId="77777777" w:rsidR="009F7692" w:rsidRDefault="009F7692" w:rsidP="009F7692">
      <w:pPr>
        <w:pStyle w:val="a4"/>
        <w:spacing w:after="163"/>
      </w:pPr>
      <w:r>
        <w:rPr>
          <w:rStyle w:val="afb"/>
        </w:rPr>
        <w:annotationRef/>
      </w:r>
      <w:r>
        <w:rPr>
          <w:rFonts w:hint="eastAsia"/>
        </w:rPr>
        <w:t>加入</w:t>
      </w:r>
      <w:r>
        <w:rPr>
          <w:rFonts w:hint="eastAsia"/>
        </w:rPr>
        <w:t xml:space="preserve">kappa </w:t>
      </w:r>
      <w:r>
        <w:rPr>
          <w:rFonts w:hint="eastAsia"/>
        </w:rPr>
        <w:t>相关文献</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55AFFA" w15:done="0"/>
  <w15:commentEx w15:paraId="47A188FF" w15:done="0"/>
  <w15:commentEx w15:paraId="1E601A2B" w15:done="0"/>
  <w15:commentEx w15:paraId="68FF270D" w15:done="0"/>
  <w15:commentEx w15:paraId="497874FE" w15:done="0"/>
  <w15:commentEx w15:paraId="521854B9" w15:done="0"/>
  <w15:commentEx w15:paraId="7DC09B68" w15:done="0"/>
  <w15:commentEx w15:paraId="1D826963" w15:done="0"/>
  <w15:commentEx w15:paraId="094C7781" w15:done="0"/>
  <w15:commentEx w15:paraId="10FC742E" w15:done="0"/>
  <w15:commentEx w15:paraId="19CDAA99" w15:done="0"/>
  <w15:commentEx w15:paraId="3EB8D01A" w15:done="0"/>
  <w15:commentEx w15:paraId="7FD8A6E1" w15:done="0"/>
  <w15:commentEx w15:paraId="51BD9B10" w15:done="0"/>
  <w15:commentEx w15:paraId="5EB78331" w15:done="0"/>
  <w15:commentEx w15:paraId="0575EE77" w15:done="0"/>
  <w15:commentEx w15:paraId="6C77ADB0" w15:done="0"/>
  <w15:commentEx w15:paraId="0FFF0BBD" w15:done="0"/>
  <w15:commentEx w15:paraId="3C1120E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7FCBFB2" w16cex:dateUtc="2026-04-17T12:34:00Z"/>
  <w16cex:commentExtensible w16cex:durableId="7F18BF28" w16cex:dateUtc="2026-04-17T12:52:00Z"/>
  <w16cex:commentExtensible w16cex:durableId="7486E140" w16cex:dateUtc="2026-04-21T08:46:00Z"/>
  <w16cex:commentExtensible w16cex:durableId="0CE2802B" w16cex:dateUtc="2026-04-22T12: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55AFFA" w16cid:durableId="2855AFFA"/>
  <w16cid:commentId w16cid:paraId="47A188FF" w16cid:durableId="47A188FF"/>
  <w16cid:commentId w16cid:paraId="1E601A2B" w16cid:durableId="1E601A2B"/>
  <w16cid:commentId w16cid:paraId="68FF270D" w16cid:durableId="68FF270D"/>
  <w16cid:commentId w16cid:paraId="497874FE" w16cid:durableId="497874FE"/>
  <w16cid:commentId w16cid:paraId="521854B9" w16cid:durableId="521854B9"/>
  <w16cid:commentId w16cid:paraId="7DC09B68" w16cid:durableId="7DC09B68"/>
  <w16cid:commentId w16cid:paraId="1D826963" w16cid:durableId="1D826963"/>
  <w16cid:commentId w16cid:paraId="094C7781" w16cid:durableId="47FCBFB2"/>
  <w16cid:commentId w16cid:paraId="10FC742E" w16cid:durableId="10FC742E"/>
  <w16cid:commentId w16cid:paraId="19CDAA99" w16cid:durableId="19CDAA99"/>
  <w16cid:commentId w16cid:paraId="3EB8D01A" w16cid:durableId="3EB8D01A"/>
  <w16cid:commentId w16cid:paraId="7FD8A6E1" w16cid:durableId="7F18BF28"/>
  <w16cid:commentId w16cid:paraId="51BD9B10" w16cid:durableId="51BD9B10"/>
  <w16cid:commentId w16cid:paraId="5EB78331" w16cid:durableId="5EB78331"/>
  <w16cid:commentId w16cid:paraId="0575EE77" w16cid:durableId="0575EE77"/>
  <w16cid:commentId w16cid:paraId="6C77ADB0" w16cid:durableId="6C77ADB0"/>
  <w16cid:commentId w16cid:paraId="0FFF0BBD" w16cid:durableId="7486E140"/>
  <w16cid:commentId w16cid:paraId="3C1120E7" w16cid:durableId="0CE2802B"/>
</w16cid:commentsIds>
</file>

<file path=word/customizations.xml><?xml version="1.0" encoding="utf-8"?>
<wne:tcg xmlns:r="http://schemas.openxmlformats.org/officeDocument/2006/relationships" xmlns:wne="http://schemas.microsoft.com/office/word/2006/wordml">
  <wne:keymaps>
    <wne:keymap wne:kcmPrimary="0331">
      <wne:acd wne:acdName="acd0"/>
    </wne:keymap>
    <wne:keymap wne:kcmPrimary="0332">
      <wne:acd wne:acdName="acd1"/>
    </wne:keymap>
    <wne:keymap wne:kcmPrimary="0632">
      <wne:acd wne:acdName="acd2"/>
    </wne:keymap>
    <wne:keymap wne:kcmPrimary="0633">
      <wne:acd wne:acdName="acd3"/>
    </wne:keymap>
  </wne:keymaps>
  <wne:toolbars>
    <wne:acdManifest>
      <wne:acdEntry wne:acdName="acd0"/>
      <wne:acdEntry wne:acdName="acd1"/>
      <wne:acdEntry wne:acdName="acd2"/>
      <wne:acdEntry wne:acdName="acd3"/>
    </wne:acdManifest>
  </wne:toolbars>
  <wne:acds>
    <wne:acd wne:argValue="AgD8fvCPB2iYmDEA" wne:acdName="acd0" wne:fciIndexBasedOn="0065"/>
    <wne:acd wne:argValue="AgD8fvCPB2iYmDIA" wne:acdName="acd1" wne:fciIndexBasedOn="0065"/>
    <wne:acd wne:argValue="AQAAAAIA" wne:acdName="acd2" wne:fciIndexBasedOn="0065"/>
    <wne:acd wne:argValue="AQAAAAMA" wne:acdName="acd3"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73E0B" w14:textId="77777777" w:rsidR="00F07959" w:rsidRDefault="00F07959">
      <w:pPr>
        <w:spacing w:after="120"/>
      </w:pPr>
    </w:p>
  </w:endnote>
  <w:endnote w:type="continuationSeparator" w:id="0">
    <w:p w14:paraId="03310730" w14:textId="77777777" w:rsidR="00F07959" w:rsidRDefault="00F07959">
      <w:pPr>
        <w:spacing w:after="12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方正姚体">
    <w:panose1 w:val="02010601030101010101"/>
    <w:charset w:val="86"/>
    <w:family w:val="auto"/>
    <w:pitch w:val="variable"/>
    <w:sig w:usb0="00000003" w:usb1="080E0000" w:usb2="00000010" w:usb3="00000000" w:csb0="00040000" w:csb1="00000000"/>
  </w:font>
  <w:font w:name="Segoe UI Emoji">
    <w:panose1 w:val="020B0502040204020203"/>
    <w:charset w:val="00"/>
    <w:family w:val="swiss"/>
    <w:pitch w:val="variable"/>
    <w:sig w:usb0="00000003" w:usb1="02000000" w:usb2="08000000" w:usb3="00000000" w:csb0="00000001"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8378318"/>
      <w:docPartObj>
        <w:docPartGallery w:val="AutoText"/>
      </w:docPartObj>
    </w:sdtPr>
    <w:sdtContent>
      <w:p w14:paraId="6ED821F4" w14:textId="77777777" w:rsidR="00F54B80" w:rsidRDefault="00000000">
        <w:pPr>
          <w:pStyle w:val="aa"/>
          <w:spacing w:after="120"/>
          <w:jc w:val="center"/>
        </w:pPr>
        <w:r>
          <w:fldChar w:fldCharType="begin"/>
        </w:r>
        <w:r>
          <w:instrText>PAGE   \* MERGEFORMAT</w:instrText>
        </w:r>
        <w:r>
          <w:fldChar w:fldCharType="separate"/>
        </w:r>
        <w:r>
          <w:rPr>
            <w:lang w:val="zh-CN"/>
          </w:rPr>
          <w:t>2</w:t>
        </w:r>
        <w:r>
          <w:fldChar w:fldCharType="end"/>
        </w:r>
      </w:p>
    </w:sdtContent>
  </w:sdt>
  <w:p w14:paraId="749B7D35" w14:textId="77777777" w:rsidR="00F54B80" w:rsidRDefault="00F54B80">
    <w:pPr>
      <w:pStyle w:val="aa"/>
      <w:spacing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3278035"/>
      <w:docPartObj>
        <w:docPartGallery w:val="AutoText"/>
      </w:docPartObj>
    </w:sdtPr>
    <w:sdtContent>
      <w:p w14:paraId="26CA6FB0" w14:textId="77777777" w:rsidR="00F54B80" w:rsidRDefault="00000000">
        <w:pPr>
          <w:pStyle w:val="aa"/>
          <w:spacing w:after="120"/>
          <w:jc w:val="center"/>
        </w:pPr>
        <w:r>
          <w:fldChar w:fldCharType="begin"/>
        </w:r>
        <w:r>
          <w:instrText>PAGE   \* MERGEFORMAT</w:instrText>
        </w:r>
        <w:r>
          <w:fldChar w:fldCharType="separate"/>
        </w:r>
        <w:r>
          <w:rPr>
            <w:lang w:val="zh-CN"/>
          </w:rPr>
          <w:t>2</w:t>
        </w:r>
        <w:r>
          <w:fldChar w:fldCharType="end"/>
        </w:r>
      </w:p>
    </w:sdtContent>
  </w:sdt>
  <w:p w14:paraId="3F2B7D91" w14:textId="77777777" w:rsidR="00F54B80" w:rsidRDefault="00F54B80">
    <w:pPr>
      <w:pStyle w:val="aa"/>
      <w:spacing w:after="1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B9D43" w14:textId="77777777" w:rsidR="00F54B80" w:rsidRDefault="00F54B80">
    <w:pPr>
      <w:pStyle w:val="aa"/>
      <w:spacing w:after="12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rPr>
      <w:id w:val="1692033763"/>
      <w:docPartObj>
        <w:docPartGallery w:val="AutoText"/>
      </w:docPartObj>
    </w:sdtPr>
    <w:sdtContent>
      <w:p w14:paraId="129D42E7" w14:textId="77777777" w:rsidR="00F54B80" w:rsidRDefault="00000000">
        <w:pPr>
          <w:pStyle w:val="aa"/>
          <w:spacing w:after="120"/>
          <w:jc w:val="center"/>
          <w:rPr>
            <w:rFonts w:cs="Times New Roman"/>
          </w:rPr>
        </w:pPr>
        <w:r>
          <w:rPr>
            <w:rFonts w:cs="Times New Roman"/>
          </w:rPr>
          <w:fldChar w:fldCharType="begin"/>
        </w:r>
        <w:r>
          <w:rPr>
            <w:rFonts w:cs="Times New Roman"/>
          </w:rPr>
          <w:instrText>PAGE   \* MERGEFORMAT</w:instrText>
        </w:r>
        <w:r>
          <w:rPr>
            <w:rFonts w:cs="Times New Roman"/>
          </w:rPr>
          <w:fldChar w:fldCharType="separate"/>
        </w:r>
        <w:r>
          <w:rPr>
            <w:rFonts w:cs="Times New Roman"/>
            <w:lang w:val="zh-CN"/>
          </w:rPr>
          <w:t>2</w:t>
        </w:r>
        <w:r>
          <w:rPr>
            <w:rFonts w:cs="Times New Roman"/>
          </w:rPr>
          <w:fldChar w:fldCharType="end"/>
        </w:r>
      </w:p>
    </w:sdtContent>
  </w:sdt>
  <w:p w14:paraId="361C519D" w14:textId="77777777" w:rsidR="00F54B80" w:rsidRDefault="00F54B80">
    <w:pPr>
      <w:pStyle w:val="aa"/>
      <w:spacing w:after="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C3531" w14:textId="77777777" w:rsidR="00F07959" w:rsidRDefault="00F07959">
      <w:pPr>
        <w:spacing w:after="120"/>
      </w:pPr>
    </w:p>
  </w:footnote>
  <w:footnote w:type="continuationSeparator" w:id="0">
    <w:p w14:paraId="05AC6053" w14:textId="77777777" w:rsidR="00F07959" w:rsidRDefault="00F07959">
      <w:pPr>
        <w:spacing w:after="12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683E8" w14:textId="77777777" w:rsidR="00F54B80" w:rsidRDefault="00000000">
    <w:pPr>
      <w:pStyle w:val="ac"/>
      <w:pBdr>
        <w:bottom w:val="single" w:sz="4" w:space="1" w:color="auto"/>
      </w:pBdr>
      <w:spacing w:after="120"/>
      <w:rPr>
        <w:rFonts w:ascii="宋体" w:hAnsi="宋体" w:hint="eastAsia"/>
        <w:b/>
        <w:bCs/>
        <w:sz w:val="21"/>
        <w:szCs w:val="21"/>
      </w:rPr>
    </w:pPr>
    <w:r>
      <w:rPr>
        <w:rFonts w:ascii="宋体" w:hAnsi="宋体" w:hint="eastAsia"/>
        <w:b/>
        <w:bCs/>
        <w:sz w:val="21"/>
        <w:szCs w:val="21"/>
      </w:rPr>
      <w:t>Abstract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8D3DE" w14:textId="77777777" w:rsidR="00F54B80" w:rsidRDefault="00000000">
    <w:pPr>
      <w:pStyle w:val="ac"/>
      <w:spacing w:after="120"/>
      <w:jc w:val="left"/>
      <w:rPr>
        <w:rFonts w:ascii="仿宋" w:eastAsia="仿宋" w:hAnsi="仿宋" w:hint="eastAsia"/>
        <w:b/>
        <w:bCs/>
        <w:sz w:val="21"/>
        <w:szCs w:val="21"/>
      </w:rPr>
    </w:pPr>
    <w:r>
      <w:rPr>
        <w:rFonts w:ascii="仿宋" w:eastAsia="仿宋" w:hAnsi="仿宋" w:hint="eastAsia"/>
        <w:b/>
        <w:bCs/>
        <w:sz w:val="21"/>
        <w:szCs w:val="21"/>
      </w:rPr>
      <w:t>远程医疗课程结课论文</w:t>
    </w:r>
    <w:r>
      <w:rPr>
        <w:rFonts w:ascii="仿宋" w:eastAsia="仿宋" w:hAnsi="仿宋" w:hint="eastAsia"/>
        <w:b/>
        <w:bCs/>
        <w:sz w:val="21"/>
        <w:szCs w:val="21"/>
      </w:rPr>
      <w:ptab w:relativeTo="margin" w:alignment="right" w:leader="none"/>
    </w:r>
    <w:r>
      <w:rPr>
        <w:rFonts w:ascii="仿宋" w:eastAsia="仿宋" w:hAnsi="仿宋" w:hint="eastAsia"/>
        <w:b/>
        <w:bCs/>
        <w:sz w:val="21"/>
        <w:szCs w:val="21"/>
      </w:rPr>
      <w:t>22250117周子轩</w:t>
    </w:r>
  </w:p>
  <w:p w14:paraId="3534CCFB" w14:textId="77777777" w:rsidR="00F54B80" w:rsidRDefault="00F54B80">
    <w:pPr>
      <w:pStyle w:val="ac"/>
      <w:spacing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80852" w14:textId="77777777" w:rsidR="00F54B80" w:rsidRDefault="00F54B80">
    <w:pPr>
      <w:pStyle w:val="ac"/>
      <w:spacing w:after="12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514C3" w14:textId="77777777" w:rsidR="00F54B80" w:rsidRDefault="00000000">
    <w:pPr>
      <w:pStyle w:val="ac"/>
      <w:pBdr>
        <w:bottom w:val="single" w:sz="4" w:space="1" w:color="auto"/>
      </w:pBdr>
      <w:spacing w:after="120"/>
      <w:rPr>
        <w:rFonts w:ascii="宋体" w:hAnsi="宋体" w:hint="eastAsia"/>
        <w:b/>
        <w:bCs/>
        <w:sz w:val="21"/>
        <w:szCs w:val="21"/>
      </w:rPr>
    </w:pPr>
    <w:r>
      <w:rPr>
        <w:rFonts w:ascii="宋体" w:hAnsi="宋体" w:hint="eastAsia"/>
        <w:b/>
        <w:bCs/>
        <w:sz w:val="21"/>
        <w:szCs w:val="21"/>
      </w:rPr>
      <w:t>摘 要</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4A51A" w14:textId="77777777" w:rsidR="00F54B80" w:rsidRDefault="00000000">
    <w:pPr>
      <w:pStyle w:val="ac"/>
      <w:pBdr>
        <w:bottom w:val="single" w:sz="4" w:space="1" w:color="auto"/>
      </w:pBdr>
      <w:spacing w:after="120"/>
      <w:rPr>
        <w:rFonts w:ascii="宋体" w:hAnsi="宋体" w:hint="eastAsia"/>
        <w:b/>
        <w:bCs/>
        <w:sz w:val="21"/>
        <w:szCs w:val="21"/>
      </w:rPr>
    </w:pPr>
    <w:r>
      <w:rPr>
        <w:rFonts w:ascii="宋体" w:hAnsi="宋体" w:hint="eastAsia"/>
        <w:b/>
        <w:bCs/>
        <w:sz w:val="21"/>
        <w:szCs w:val="21"/>
      </w:rPr>
      <w:t>Abstract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952C7" w14:textId="77777777" w:rsidR="00F54B80" w:rsidRDefault="00000000">
    <w:pPr>
      <w:pStyle w:val="ac"/>
      <w:pBdr>
        <w:bottom w:val="single" w:sz="6" w:space="1" w:color="auto"/>
      </w:pBdr>
      <w:spacing w:after="120"/>
      <w:rPr>
        <w:rFonts w:ascii="宋体" w:hAnsi="宋体" w:hint="eastAsia"/>
        <w:sz w:val="21"/>
        <w:szCs w:val="21"/>
      </w:rPr>
    </w:pPr>
    <w:r>
      <w:rPr>
        <w:rFonts w:ascii="宋体" w:hAnsi="宋体" w:hint="eastAsia"/>
        <w:sz w:val="21"/>
        <w:szCs w:val="21"/>
      </w:rPr>
      <w:t>目  录</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181C0" w14:textId="77777777" w:rsidR="00F54B80" w:rsidRDefault="00000000">
    <w:pPr>
      <w:pStyle w:val="ac"/>
      <w:pBdr>
        <w:bottom w:val="single" w:sz="4" w:space="1" w:color="auto"/>
      </w:pBdr>
      <w:spacing w:after="120"/>
      <w:rPr>
        <w:rFonts w:ascii="宋体" w:hAnsi="宋体" w:hint="eastAsia"/>
        <w:sz w:val="21"/>
        <w:szCs w:val="21"/>
      </w:rPr>
    </w:pPr>
    <w:r>
      <w:rPr>
        <w:rFonts w:ascii="宋体" w:hAnsi="宋体" w:hint="eastAsia"/>
        <w:sz w:val="21"/>
        <w:szCs w:val="21"/>
      </w:rPr>
      <w:t>目  录</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DF277" w14:textId="77777777" w:rsidR="00F54B80" w:rsidRDefault="00000000">
    <w:pPr>
      <w:pStyle w:val="ac"/>
      <w:pBdr>
        <w:bottom w:val="single" w:sz="6" w:space="1" w:color="auto"/>
      </w:pBdr>
      <w:spacing w:after="120"/>
      <w:rPr>
        <w:rFonts w:ascii="宋体" w:hAnsi="宋体" w:hint="eastAsia"/>
        <w:sz w:val="21"/>
        <w:szCs w:val="21"/>
      </w:rPr>
    </w:pPr>
    <w:r>
      <w:rPr>
        <w:rFonts w:ascii="宋体" w:hAnsi="宋体" w:hint="eastAsia"/>
        <w:sz w:val="21"/>
        <w:szCs w:val="21"/>
      </w:rPr>
      <w:t>基于大语言模型的社交媒体青少年生殖健康评论分类分析与问答生成研究</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C46C0" w14:textId="77777777" w:rsidR="00F54B80" w:rsidRDefault="00000000">
    <w:pPr>
      <w:pStyle w:val="ac"/>
      <w:pBdr>
        <w:bottom w:val="single" w:sz="4" w:space="1" w:color="auto"/>
      </w:pBdr>
      <w:spacing w:afterLines="0" w:after="0"/>
    </w:pPr>
    <w:r>
      <w:rPr>
        <w:rFonts w:ascii="宋体" w:hAnsi="宋体" w:hint="eastAsia"/>
        <w:sz w:val="21"/>
        <w:szCs w:val="21"/>
      </w:rPr>
      <w:t>第1章 绪论</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DD651" w14:textId="77777777" w:rsidR="00F54B80" w:rsidRDefault="00000000">
    <w:pPr>
      <w:pStyle w:val="ac"/>
      <w:pBdr>
        <w:bottom w:val="single" w:sz="4" w:space="1" w:color="auto"/>
      </w:pBdr>
      <w:spacing w:afterLines="0" w:after="0"/>
    </w:pPr>
    <w:r>
      <w:rPr>
        <w:rFonts w:ascii="宋体" w:hAnsi="宋体" w:hint="eastAsia"/>
        <w:sz w:val="21"/>
        <w:szCs w:val="21"/>
      </w:rPr>
      <w:t>第 2 章 相关理论与关键技术</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7CB01" w14:textId="77777777" w:rsidR="00F54B80" w:rsidRDefault="00000000">
    <w:pPr>
      <w:pStyle w:val="ac"/>
      <w:pBdr>
        <w:bottom w:val="single" w:sz="4" w:space="1" w:color="auto"/>
      </w:pBdr>
      <w:spacing w:afterLines="0" w:after="0"/>
    </w:pPr>
    <w:r>
      <w:rPr>
        <w:rFonts w:ascii="宋体" w:hAnsi="宋体" w:hint="eastAsia"/>
        <w:sz w:val="21"/>
        <w:szCs w:val="21"/>
      </w:rPr>
      <w:t>第 3 章 数据来源与研究方法</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A7145" w14:textId="77777777" w:rsidR="00F54B80" w:rsidRDefault="00000000">
    <w:pPr>
      <w:pStyle w:val="ac"/>
      <w:pBdr>
        <w:bottom w:val="single" w:sz="4" w:space="1" w:color="auto"/>
      </w:pBdr>
      <w:spacing w:afterLines="0" w:after="0"/>
    </w:pPr>
    <w:r>
      <w:rPr>
        <w:rFonts w:ascii="宋体" w:hAnsi="宋体" w:hint="eastAsia"/>
        <w:sz w:val="21"/>
        <w:szCs w:val="21"/>
      </w:rPr>
      <w:t>第 4 章 社交媒体青少年生殖健康评论的问题分类分析</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18F0C" w14:textId="77777777" w:rsidR="00F54B80" w:rsidRDefault="00000000">
    <w:pPr>
      <w:pStyle w:val="ac"/>
      <w:pBdr>
        <w:bottom w:val="single" w:sz="4" w:space="1" w:color="auto"/>
      </w:pBdr>
      <w:spacing w:afterLines="0" w:after="0"/>
    </w:pPr>
    <w:r>
      <w:rPr>
        <w:rFonts w:ascii="宋体" w:hAnsi="宋体" w:hint="eastAsia"/>
        <w:sz w:val="21"/>
        <w:szCs w:val="21"/>
      </w:rPr>
      <w:t>第 5 章 基于大语言模型的问题规范化与问答数据集构建</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AF876" w14:textId="77777777" w:rsidR="00F54B80" w:rsidRDefault="00000000">
    <w:pPr>
      <w:pStyle w:val="ac"/>
      <w:pBdr>
        <w:bottom w:val="single" w:sz="4" w:space="1" w:color="auto"/>
      </w:pBdr>
      <w:spacing w:afterLines="0" w:after="0"/>
    </w:pPr>
    <w:r>
      <w:rPr>
        <w:rFonts w:ascii="宋体" w:hAnsi="宋体" w:hint="eastAsia"/>
        <w:sz w:val="21"/>
        <w:szCs w:val="21"/>
      </w:rPr>
      <w:t>第 6 章 领域大语言模型微调与效果评估</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D0551" w14:textId="77777777" w:rsidR="00F54B80" w:rsidRDefault="00000000">
    <w:pPr>
      <w:pStyle w:val="ac"/>
      <w:pBdr>
        <w:bottom w:val="single" w:sz="4" w:space="1" w:color="auto"/>
      </w:pBdr>
      <w:spacing w:afterLines="0" w:after="0"/>
    </w:pPr>
    <w:r>
      <w:rPr>
        <w:rFonts w:ascii="宋体" w:hAnsi="宋体" w:hint="eastAsia"/>
        <w:sz w:val="21"/>
        <w:szCs w:val="21"/>
      </w:rPr>
      <w:t>参考文献</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32E35"/>
    <w:multiLevelType w:val="multilevel"/>
    <w:tmpl w:val="04932E35"/>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 w15:restartNumberingAfterBreak="0">
    <w:nsid w:val="0C57185F"/>
    <w:multiLevelType w:val="multilevel"/>
    <w:tmpl w:val="0C57185F"/>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 w15:restartNumberingAfterBreak="0">
    <w:nsid w:val="15E93319"/>
    <w:multiLevelType w:val="multilevel"/>
    <w:tmpl w:val="15E93319"/>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3" w15:restartNumberingAfterBreak="0">
    <w:nsid w:val="1CD543F9"/>
    <w:multiLevelType w:val="multilevel"/>
    <w:tmpl w:val="1CD543F9"/>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4" w15:restartNumberingAfterBreak="0">
    <w:nsid w:val="1EF13945"/>
    <w:multiLevelType w:val="multilevel"/>
    <w:tmpl w:val="1EF13945"/>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5" w15:restartNumberingAfterBreak="0">
    <w:nsid w:val="1F1D62EE"/>
    <w:multiLevelType w:val="multilevel"/>
    <w:tmpl w:val="1F1D62EE"/>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6" w15:restartNumberingAfterBreak="0">
    <w:nsid w:val="2A471864"/>
    <w:multiLevelType w:val="multilevel"/>
    <w:tmpl w:val="2A471864"/>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7" w15:restartNumberingAfterBreak="0">
    <w:nsid w:val="2AD2647B"/>
    <w:multiLevelType w:val="multilevel"/>
    <w:tmpl w:val="2AD2647B"/>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8" w15:restartNumberingAfterBreak="0">
    <w:nsid w:val="303068BB"/>
    <w:multiLevelType w:val="multilevel"/>
    <w:tmpl w:val="303068BB"/>
    <w:lvl w:ilvl="0">
      <w:start w:val="1"/>
      <w:numFmt w:val="decimal"/>
      <w:lvlText w:val="%1."/>
      <w:lvlJc w:val="left"/>
      <w:pPr>
        <w:ind w:left="922" w:hanging="440"/>
      </w:pPr>
    </w:lvl>
    <w:lvl w:ilvl="1">
      <w:start w:val="1"/>
      <w:numFmt w:val="lowerLetter"/>
      <w:lvlText w:val="%2)"/>
      <w:lvlJc w:val="left"/>
      <w:pPr>
        <w:ind w:left="1362" w:hanging="440"/>
      </w:pPr>
    </w:lvl>
    <w:lvl w:ilvl="2">
      <w:start w:val="1"/>
      <w:numFmt w:val="lowerRoman"/>
      <w:lvlText w:val="%3."/>
      <w:lvlJc w:val="right"/>
      <w:pPr>
        <w:ind w:left="1802" w:hanging="440"/>
      </w:pPr>
    </w:lvl>
    <w:lvl w:ilvl="3">
      <w:start w:val="1"/>
      <w:numFmt w:val="decimal"/>
      <w:lvlText w:val="%4."/>
      <w:lvlJc w:val="left"/>
      <w:pPr>
        <w:ind w:left="2242" w:hanging="440"/>
      </w:pPr>
    </w:lvl>
    <w:lvl w:ilvl="4">
      <w:start w:val="1"/>
      <w:numFmt w:val="lowerLetter"/>
      <w:lvlText w:val="%5)"/>
      <w:lvlJc w:val="left"/>
      <w:pPr>
        <w:ind w:left="2682" w:hanging="440"/>
      </w:pPr>
    </w:lvl>
    <w:lvl w:ilvl="5">
      <w:start w:val="1"/>
      <w:numFmt w:val="lowerRoman"/>
      <w:lvlText w:val="%6."/>
      <w:lvlJc w:val="right"/>
      <w:pPr>
        <w:ind w:left="3122" w:hanging="440"/>
      </w:pPr>
    </w:lvl>
    <w:lvl w:ilvl="6">
      <w:start w:val="1"/>
      <w:numFmt w:val="decimal"/>
      <w:lvlText w:val="%7."/>
      <w:lvlJc w:val="left"/>
      <w:pPr>
        <w:ind w:left="3562" w:hanging="440"/>
      </w:pPr>
    </w:lvl>
    <w:lvl w:ilvl="7">
      <w:start w:val="1"/>
      <w:numFmt w:val="lowerLetter"/>
      <w:lvlText w:val="%8)"/>
      <w:lvlJc w:val="left"/>
      <w:pPr>
        <w:ind w:left="4002" w:hanging="440"/>
      </w:pPr>
    </w:lvl>
    <w:lvl w:ilvl="8">
      <w:start w:val="1"/>
      <w:numFmt w:val="lowerRoman"/>
      <w:lvlText w:val="%9."/>
      <w:lvlJc w:val="right"/>
      <w:pPr>
        <w:ind w:left="4442" w:hanging="440"/>
      </w:pPr>
    </w:lvl>
  </w:abstractNum>
  <w:abstractNum w:abstractNumId="9" w15:restartNumberingAfterBreak="0">
    <w:nsid w:val="402B67BA"/>
    <w:multiLevelType w:val="hybridMultilevel"/>
    <w:tmpl w:val="3488A1EC"/>
    <w:lvl w:ilvl="0" w:tplc="FC82A21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40AE11CA"/>
    <w:multiLevelType w:val="multilevel"/>
    <w:tmpl w:val="40AE11CA"/>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1" w15:restartNumberingAfterBreak="0">
    <w:nsid w:val="41A63644"/>
    <w:multiLevelType w:val="multilevel"/>
    <w:tmpl w:val="41A63644"/>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2" w15:restartNumberingAfterBreak="0">
    <w:nsid w:val="42322EDD"/>
    <w:multiLevelType w:val="multilevel"/>
    <w:tmpl w:val="42322EDD"/>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3" w15:restartNumberingAfterBreak="0">
    <w:nsid w:val="429D3ECF"/>
    <w:multiLevelType w:val="multilevel"/>
    <w:tmpl w:val="429D3ECF"/>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4" w15:restartNumberingAfterBreak="0">
    <w:nsid w:val="43514DFC"/>
    <w:multiLevelType w:val="multilevel"/>
    <w:tmpl w:val="43514DFC"/>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5" w15:restartNumberingAfterBreak="0">
    <w:nsid w:val="471401A3"/>
    <w:multiLevelType w:val="multilevel"/>
    <w:tmpl w:val="471401A3"/>
    <w:lvl w:ilvl="0">
      <w:start w:val="1"/>
      <w:numFmt w:val="decimal"/>
      <w:suff w:val="space"/>
      <w:lvlText w:val="第%1章"/>
      <w:lvlJc w:val="left"/>
      <w:pPr>
        <w:ind w:left="0" w:firstLine="0"/>
      </w:pPr>
      <w:rPr>
        <w:rFonts w:ascii="Times New Roman" w:hAnsi="Times New Roman" w:hint="default"/>
      </w:rPr>
    </w:lvl>
    <w:lvl w:ilvl="1">
      <w:start w:val="1"/>
      <w:numFmt w:val="decimal"/>
      <w:suff w:val="space"/>
      <w:lvlText w:val="%1.%2"/>
      <w:lvlJc w:val="left"/>
      <w:pPr>
        <w:ind w:left="0" w:firstLine="0"/>
      </w:pPr>
      <w:rPr>
        <w:rFonts w:ascii="Times New Roman" w:eastAsia="黑体" w:hAnsi="Times New Roman" w:hint="default"/>
        <w:b w:val="0"/>
        <w:i w:val="0"/>
        <w:spacing w:val="-18"/>
      </w:rPr>
    </w:lvl>
    <w:lvl w:ilvl="2">
      <w:start w:val="1"/>
      <w:numFmt w:val="decimal"/>
      <w:suff w:val="space"/>
      <w:lvlText w:val="%1.%2.%3"/>
      <w:lvlJc w:val="left"/>
      <w:pPr>
        <w:ind w:left="0" w:firstLine="0"/>
      </w:pPr>
      <w:rPr>
        <w:rFonts w:ascii="黑体" w:eastAsia="黑体" w:hAnsi="黑体" w:hint="eastAsia"/>
        <w:b w:val="0"/>
        <w:i w:val="0"/>
      </w:rPr>
    </w:lvl>
    <w:lvl w:ilvl="3">
      <w:start w:val="1"/>
      <w:numFmt w:val="decimal"/>
      <w:pStyle w:val="4"/>
      <w:suff w:val="space"/>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6" w15:restartNumberingAfterBreak="0">
    <w:nsid w:val="51020B9D"/>
    <w:multiLevelType w:val="multilevel"/>
    <w:tmpl w:val="51020B9D"/>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7" w15:restartNumberingAfterBreak="0">
    <w:nsid w:val="53F35DC5"/>
    <w:multiLevelType w:val="multilevel"/>
    <w:tmpl w:val="53F35DC5"/>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8" w15:restartNumberingAfterBreak="0">
    <w:nsid w:val="5DA95EB2"/>
    <w:multiLevelType w:val="multilevel"/>
    <w:tmpl w:val="5DA95EB2"/>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9" w15:restartNumberingAfterBreak="0">
    <w:nsid w:val="62471331"/>
    <w:multiLevelType w:val="multilevel"/>
    <w:tmpl w:val="62471331"/>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0" w15:restartNumberingAfterBreak="0">
    <w:nsid w:val="69191FF6"/>
    <w:multiLevelType w:val="multilevel"/>
    <w:tmpl w:val="69191FF6"/>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1" w15:restartNumberingAfterBreak="0">
    <w:nsid w:val="6EB90902"/>
    <w:multiLevelType w:val="multilevel"/>
    <w:tmpl w:val="6EB90902"/>
    <w:lvl w:ilvl="0">
      <w:start w:val="1"/>
      <w:numFmt w:val="decimal"/>
      <w:pStyle w:val="1"/>
      <w:suff w:val="space"/>
      <w:lvlText w:val="第%1章"/>
      <w:lvlJc w:val="left"/>
      <w:pPr>
        <w:ind w:left="284" w:firstLine="0"/>
      </w:pPr>
      <w:rPr>
        <w:rFonts w:ascii="Times New Roman" w:hAnsi="Times New Roman" w:hint="default"/>
        <w:b/>
        <w:i w:val="0"/>
      </w:rPr>
    </w:lvl>
    <w:lvl w:ilvl="1">
      <w:start w:val="1"/>
      <w:numFmt w:val="decimal"/>
      <w:pStyle w:val="2"/>
      <w:suff w:val="space"/>
      <w:lvlText w:val="%1.%2"/>
      <w:lvlJc w:val="left"/>
      <w:pPr>
        <w:ind w:left="0" w:firstLine="0"/>
      </w:pPr>
      <w:rPr>
        <w:rFonts w:ascii="Times New Roman" w:hAnsi="Times New Roman" w:hint="default"/>
        <w:b/>
        <w:i w:val="0"/>
      </w:rPr>
    </w:lvl>
    <w:lvl w:ilvl="2">
      <w:start w:val="1"/>
      <w:numFmt w:val="decimal"/>
      <w:pStyle w:val="3"/>
      <w:suff w:val="space"/>
      <w:lvlText w:val="%1.%2.%3"/>
      <w:lvlJc w:val="left"/>
      <w:pPr>
        <w:ind w:left="0" w:firstLine="0"/>
      </w:pPr>
      <w:rPr>
        <w:rFonts w:ascii="Times New Roman" w:eastAsia="黑体" w:hAnsi="Times New Roman" w:hint="default"/>
        <w:b/>
        <w:i w:val="0"/>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2" w15:restartNumberingAfterBreak="0">
    <w:nsid w:val="72A87618"/>
    <w:multiLevelType w:val="multilevel"/>
    <w:tmpl w:val="72A87618"/>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3" w15:restartNumberingAfterBreak="0">
    <w:nsid w:val="74A2421B"/>
    <w:multiLevelType w:val="multilevel"/>
    <w:tmpl w:val="74A2421B"/>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4" w15:restartNumberingAfterBreak="0">
    <w:nsid w:val="760D1EF3"/>
    <w:multiLevelType w:val="multilevel"/>
    <w:tmpl w:val="760D1EF3"/>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5" w15:restartNumberingAfterBreak="0">
    <w:nsid w:val="795F0110"/>
    <w:multiLevelType w:val="multilevel"/>
    <w:tmpl w:val="795F0110"/>
    <w:lvl w:ilvl="0">
      <w:start w:val="1"/>
      <w:numFmt w:val="decimal"/>
      <w:lvlText w:val="%1."/>
      <w:lvlJc w:val="left"/>
      <w:pPr>
        <w:ind w:left="1400" w:hanging="440"/>
      </w:pPr>
    </w:lvl>
    <w:lvl w:ilvl="1">
      <w:start w:val="1"/>
      <w:numFmt w:val="lowerLetter"/>
      <w:lvlText w:val="%2)"/>
      <w:lvlJc w:val="left"/>
      <w:pPr>
        <w:ind w:left="1840" w:hanging="440"/>
      </w:pPr>
    </w:lvl>
    <w:lvl w:ilvl="2">
      <w:start w:val="1"/>
      <w:numFmt w:val="lowerRoman"/>
      <w:lvlText w:val="%3."/>
      <w:lvlJc w:val="right"/>
      <w:pPr>
        <w:ind w:left="2280" w:hanging="440"/>
      </w:pPr>
    </w:lvl>
    <w:lvl w:ilvl="3">
      <w:start w:val="1"/>
      <w:numFmt w:val="decimal"/>
      <w:lvlText w:val="%4."/>
      <w:lvlJc w:val="left"/>
      <w:pPr>
        <w:ind w:left="2720" w:hanging="440"/>
      </w:pPr>
    </w:lvl>
    <w:lvl w:ilvl="4">
      <w:start w:val="1"/>
      <w:numFmt w:val="lowerLetter"/>
      <w:lvlText w:val="%5)"/>
      <w:lvlJc w:val="left"/>
      <w:pPr>
        <w:ind w:left="3160" w:hanging="440"/>
      </w:pPr>
    </w:lvl>
    <w:lvl w:ilvl="5">
      <w:start w:val="1"/>
      <w:numFmt w:val="lowerRoman"/>
      <w:lvlText w:val="%6."/>
      <w:lvlJc w:val="right"/>
      <w:pPr>
        <w:ind w:left="3600" w:hanging="440"/>
      </w:pPr>
    </w:lvl>
    <w:lvl w:ilvl="6">
      <w:start w:val="1"/>
      <w:numFmt w:val="decimal"/>
      <w:lvlText w:val="%7."/>
      <w:lvlJc w:val="left"/>
      <w:pPr>
        <w:ind w:left="4040" w:hanging="440"/>
      </w:pPr>
    </w:lvl>
    <w:lvl w:ilvl="7">
      <w:start w:val="1"/>
      <w:numFmt w:val="lowerLetter"/>
      <w:lvlText w:val="%8)"/>
      <w:lvlJc w:val="left"/>
      <w:pPr>
        <w:ind w:left="4480" w:hanging="440"/>
      </w:pPr>
    </w:lvl>
    <w:lvl w:ilvl="8">
      <w:start w:val="1"/>
      <w:numFmt w:val="lowerRoman"/>
      <w:lvlText w:val="%9."/>
      <w:lvlJc w:val="right"/>
      <w:pPr>
        <w:ind w:left="4920" w:hanging="440"/>
      </w:pPr>
    </w:lvl>
  </w:abstractNum>
  <w:abstractNum w:abstractNumId="26" w15:restartNumberingAfterBreak="0">
    <w:nsid w:val="7C063CE5"/>
    <w:multiLevelType w:val="multilevel"/>
    <w:tmpl w:val="7C063CE5"/>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7" w15:restartNumberingAfterBreak="0">
    <w:nsid w:val="7C593AB7"/>
    <w:multiLevelType w:val="multilevel"/>
    <w:tmpl w:val="7C593AB7"/>
    <w:lvl w:ilvl="0">
      <w:start w:val="1"/>
      <w:numFmt w:val="decimal"/>
      <w:pStyle w:val="10"/>
      <w:lvlText w:val="%1"/>
      <w:lvlJc w:val="left"/>
      <w:pPr>
        <w:tabs>
          <w:tab w:val="left" w:pos="454"/>
        </w:tabs>
        <w:ind w:left="0" w:firstLine="0"/>
      </w:pPr>
      <w:rPr>
        <w:rFonts w:hint="eastAsia"/>
      </w:rPr>
    </w:lvl>
    <w:lvl w:ilvl="1">
      <w:start w:val="1"/>
      <w:numFmt w:val="decimal"/>
      <w:pStyle w:val="20"/>
      <w:lvlText w:val="%1.%2"/>
      <w:lvlJc w:val="left"/>
      <w:pPr>
        <w:tabs>
          <w:tab w:val="left" w:pos="170"/>
        </w:tabs>
        <w:ind w:left="0" w:firstLine="0"/>
      </w:pPr>
      <w:rPr>
        <w:rFonts w:hint="eastAsia"/>
      </w:rPr>
    </w:lvl>
    <w:lvl w:ilvl="2">
      <w:start w:val="1"/>
      <w:numFmt w:val="decimal"/>
      <w:lvlText w:val="%1.%2.%3"/>
      <w:lvlJc w:val="left"/>
      <w:pPr>
        <w:tabs>
          <w:tab w:val="left" w:pos="851"/>
        </w:tabs>
        <w:ind w:left="1418" w:hanging="567"/>
      </w:pPr>
      <w:rPr>
        <w:rFonts w:hint="eastAsia"/>
      </w:rPr>
    </w:lvl>
    <w:lvl w:ilvl="3">
      <w:start w:val="1"/>
      <w:numFmt w:val="decimal"/>
      <w:lvlText w:val="%1.%2.%3.%4"/>
      <w:lvlJc w:val="left"/>
      <w:pPr>
        <w:tabs>
          <w:tab w:val="left" w:pos="1276"/>
        </w:tabs>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356854552">
    <w:abstractNumId w:val="21"/>
  </w:num>
  <w:num w:numId="2" w16cid:durableId="510098688">
    <w:abstractNumId w:val="15"/>
  </w:num>
  <w:num w:numId="3" w16cid:durableId="1538272877">
    <w:abstractNumId w:val="27"/>
  </w:num>
  <w:num w:numId="4" w16cid:durableId="1993833232">
    <w:abstractNumId w:val="20"/>
  </w:num>
  <w:num w:numId="5" w16cid:durableId="2074885604">
    <w:abstractNumId w:val="22"/>
  </w:num>
  <w:num w:numId="6" w16cid:durableId="1226143126">
    <w:abstractNumId w:val="17"/>
  </w:num>
  <w:num w:numId="7" w16cid:durableId="2121560228">
    <w:abstractNumId w:val="4"/>
  </w:num>
  <w:num w:numId="8" w16cid:durableId="536505047">
    <w:abstractNumId w:val="11"/>
  </w:num>
  <w:num w:numId="9" w16cid:durableId="1980498960">
    <w:abstractNumId w:val="19"/>
  </w:num>
  <w:num w:numId="10" w16cid:durableId="1414863313">
    <w:abstractNumId w:val="23"/>
  </w:num>
  <w:num w:numId="11" w16cid:durableId="296959003">
    <w:abstractNumId w:val="16"/>
  </w:num>
  <w:num w:numId="12" w16cid:durableId="613638513">
    <w:abstractNumId w:val="26"/>
  </w:num>
  <w:num w:numId="13" w16cid:durableId="487941442">
    <w:abstractNumId w:val="5"/>
  </w:num>
  <w:num w:numId="14" w16cid:durableId="300155039">
    <w:abstractNumId w:val="18"/>
  </w:num>
  <w:num w:numId="15" w16cid:durableId="1757628297">
    <w:abstractNumId w:val="0"/>
  </w:num>
  <w:num w:numId="16" w16cid:durableId="1974677820">
    <w:abstractNumId w:val="2"/>
  </w:num>
  <w:num w:numId="17" w16cid:durableId="2107378589">
    <w:abstractNumId w:val="12"/>
  </w:num>
  <w:num w:numId="18" w16cid:durableId="2045595412">
    <w:abstractNumId w:val="1"/>
  </w:num>
  <w:num w:numId="19" w16cid:durableId="2145200330">
    <w:abstractNumId w:val="3"/>
  </w:num>
  <w:num w:numId="20" w16cid:durableId="854659154">
    <w:abstractNumId w:val="8"/>
  </w:num>
  <w:num w:numId="21" w16cid:durableId="771515175">
    <w:abstractNumId w:val="7"/>
  </w:num>
  <w:num w:numId="22" w16cid:durableId="124549339">
    <w:abstractNumId w:val="10"/>
  </w:num>
  <w:num w:numId="23" w16cid:durableId="213078453">
    <w:abstractNumId w:val="6"/>
  </w:num>
  <w:num w:numId="24" w16cid:durableId="1906800319">
    <w:abstractNumId w:val="24"/>
  </w:num>
  <w:num w:numId="25" w16cid:durableId="1183668430">
    <w:abstractNumId w:val="13"/>
  </w:num>
  <w:num w:numId="26" w16cid:durableId="1720393854">
    <w:abstractNumId w:val="14"/>
  </w:num>
  <w:num w:numId="27" w16cid:durableId="1696928268">
    <w:abstractNumId w:val="25"/>
  </w:num>
  <w:num w:numId="28" w16cid:durableId="472874827">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ixuan Zhou">
    <w15:presenceInfo w15:providerId="Windows Live" w15:userId="5bab6ab93e46eb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80"/>
  <w:evenAndOddHeaders/>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3C5D"/>
    <w:rsid w:val="0001426A"/>
    <w:rsid w:val="00023F28"/>
    <w:rsid w:val="00043C67"/>
    <w:rsid w:val="000460C1"/>
    <w:rsid w:val="00051194"/>
    <w:rsid w:val="000517CF"/>
    <w:rsid w:val="00054BDD"/>
    <w:rsid w:val="000844E0"/>
    <w:rsid w:val="00086538"/>
    <w:rsid w:val="00094C90"/>
    <w:rsid w:val="000A3858"/>
    <w:rsid w:val="000D0615"/>
    <w:rsid w:val="000D5953"/>
    <w:rsid w:val="000E28E5"/>
    <w:rsid w:val="000E573C"/>
    <w:rsid w:val="000E5BE3"/>
    <w:rsid w:val="000F2BF8"/>
    <w:rsid w:val="00104D8C"/>
    <w:rsid w:val="00121F8C"/>
    <w:rsid w:val="001273FC"/>
    <w:rsid w:val="00137B2B"/>
    <w:rsid w:val="00142051"/>
    <w:rsid w:val="00145E14"/>
    <w:rsid w:val="00156C07"/>
    <w:rsid w:val="001740C8"/>
    <w:rsid w:val="00177D7F"/>
    <w:rsid w:val="001926DA"/>
    <w:rsid w:val="00192C5F"/>
    <w:rsid w:val="00194F9E"/>
    <w:rsid w:val="001E2739"/>
    <w:rsid w:val="001F673A"/>
    <w:rsid w:val="00221160"/>
    <w:rsid w:val="0022787E"/>
    <w:rsid w:val="002324CA"/>
    <w:rsid w:val="00247EBB"/>
    <w:rsid w:val="00250558"/>
    <w:rsid w:val="0025724C"/>
    <w:rsid w:val="002927B6"/>
    <w:rsid w:val="002933F2"/>
    <w:rsid w:val="00297C21"/>
    <w:rsid w:val="002A619B"/>
    <w:rsid w:val="002A7E87"/>
    <w:rsid w:val="002B28BD"/>
    <w:rsid w:val="002B315B"/>
    <w:rsid w:val="002B4F28"/>
    <w:rsid w:val="002B702E"/>
    <w:rsid w:val="002B7641"/>
    <w:rsid w:val="002C2FFD"/>
    <w:rsid w:val="002E6692"/>
    <w:rsid w:val="002F37C8"/>
    <w:rsid w:val="0030105B"/>
    <w:rsid w:val="0030146B"/>
    <w:rsid w:val="003025ED"/>
    <w:rsid w:val="00302BE6"/>
    <w:rsid w:val="0030711B"/>
    <w:rsid w:val="0031489E"/>
    <w:rsid w:val="00317928"/>
    <w:rsid w:val="00320ABD"/>
    <w:rsid w:val="00326214"/>
    <w:rsid w:val="00330848"/>
    <w:rsid w:val="00336FD2"/>
    <w:rsid w:val="00342EEF"/>
    <w:rsid w:val="00363A47"/>
    <w:rsid w:val="00365C86"/>
    <w:rsid w:val="003722EA"/>
    <w:rsid w:val="003820FF"/>
    <w:rsid w:val="00393831"/>
    <w:rsid w:val="003A06CC"/>
    <w:rsid w:val="003A5037"/>
    <w:rsid w:val="003A6227"/>
    <w:rsid w:val="003A6BF3"/>
    <w:rsid w:val="003D75AD"/>
    <w:rsid w:val="003E28B3"/>
    <w:rsid w:val="003E72ED"/>
    <w:rsid w:val="003F57AD"/>
    <w:rsid w:val="003F7E8D"/>
    <w:rsid w:val="00416BFA"/>
    <w:rsid w:val="00421CAA"/>
    <w:rsid w:val="004336F0"/>
    <w:rsid w:val="004342D9"/>
    <w:rsid w:val="00447B1B"/>
    <w:rsid w:val="004502FF"/>
    <w:rsid w:val="00455577"/>
    <w:rsid w:val="00455885"/>
    <w:rsid w:val="00462919"/>
    <w:rsid w:val="00473E03"/>
    <w:rsid w:val="00482A4C"/>
    <w:rsid w:val="004914A3"/>
    <w:rsid w:val="004B663F"/>
    <w:rsid w:val="004D0495"/>
    <w:rsid w:val="004D30BB"/>
    <w:rsid w:val="004E5D18"/>
    <w:rsid w:val="004E72DA"/>
    <w:rsid w:val="005107F8"/>
    <w:rsid w:val="00517842"/>
    <w:rsid w:val="00524783"/>
    <w:rsid w:val="00525FB2"/>
    <w:rsid w:val="00531295"/>
    <w:rsid w:val="00531E57"/>
    <w:rsid w:val="0054109A"/>
    <w:rsid w:val="00552782"/>
    <w:rsid w:val="00552AF0"/>
    <w:rsid w:val="005573FE"/>
    <w:rsid w:val="005577A7"/>
    <w:rsid w:val="0056201E"/>
    <w:rsid w:val="00562ED3"/>
    <w:rsid w:val="0057227D"/>
    <w:rsid w:val="00574DBD"/>
    <w:rsid w:val="005856A6"/>
    <w:rsid w:val="005A4719"/>
    <w:rsid w:val="005B1106"/>
    <w:rsid w:val="005C6FE4"/>
    <w:rsid w:val="005F1C44"/>
    <w:rsid w:val="005F4AD1"/>
    <w:rsid w:val="005F615D"/>
    <w:rsid w:val="00607DA6"/>
    <w:rsid w:val="00635C1B"/>
    <w:rsid w:val="0064635A"/>
    <w:rsid w:val="006541E9"/>
    <w:rsid w:val="00655074"/>
    <w:rsid w:val="00655F83"/>
    <w:rsid w:val="0065763E"/>
    <w:rsid w:val="00661869"/>
    <w:rsid w:val="006631C3"/>
    <w:rsid w:val="006736BA"/>
    <w:rsid w:val="006978C0"/>
    <w:rsid w:val="006A52BD"/>
    <w:rsid w:val="006C0F0E"/>
    <w:rsid w:val="006C163B"/>
    <w:rsid w:val="006C4011"/>
    <w:rsid w:val="00703E23"/>
    <w:rsid w:val="007067C8"/>
    <w:rsid w:val="00707054"/>
    <w:rsid w:val="00724B14"/>
    <w:rsid w:val="00727C53"/>
    <w:rsid w:val="00732CEC"/>
    <w:rsid w:val="00732DFC"/>
    <w:rsid w:val="00735BDD"/>
    <w:rsid w:val="00736CD4"/>
    <w:rsid w:val="00751A3B"/>
    <w:rsid w:val="00752C05"/>
    <w:rsid w:val="00755D43"/>
    <w:rsid w:val="0078410C"/>
    <w:rsid w:val="007A4FBA"/>
    <w:rsid w:val="007B3B9D"/>
    <w:rsid w:val="007B5F05"/>
    <w:rsid w:val="007B6240"/>
    <w:rsid w:val="007C1CDB"/>
    <w:rsid w:val="007D6C2A"/>
    <w:rsid w:val="007E1348"/>
    <w:rsid w:val="007F6912"/>
    <w:rsid w:val="007F73C5"/>
    <w:rsid w:val="00801A7A"/>
    <w:rsid w:val="00804BF2"/>
    <w:rsid w:val="0082141B"/>
    <w:rsid w:val="00845652"/>
    <w:rsid w:val="00850ECA"/>
    <w:rsid w:val="00854EF1"/>
    <w:rsid w:val="00855DF7"/>
    <w:rsid w:val="008622A8"/>
    <w:rsid w:val="0086567E"/>
    <w:rsid w:val="008A0C8F"/>
    <w:rsid w:val="008A506C"/>
    <w:rsid w:val="008C1747"/>
    <w:rsid w:val="008C7B8B"/>
    <w:rsid w:val="008E33FD"/>
    <w:rsid w:val="008F12A5"/>
    <w:rsid w:val="008F492F"/>
    <w:rsid w:val="008F5BC5"/>
    <w:rsid w:val="009064F8"/>
    <w:rsid w:val="0092601D"/>
    <w:rsid w:val="00943FF2"/>
    <w:rsid w:val="00964DD7"/>
    <w:rsid w:val="00981266"/>
    <w:rsid w:val="0099209E"/>
    <w:rsid w:val="00994223"/>
    <w:rsid w:val="009A0FFB"/>
    <w:rsid w:val="009A6F4D"/>
    <w:rsid w:val="009B2D93"/>
    <w:rsid w:val="009D3857"/>
    <w:rsid w:val="009D4947"/>
    <w:rsid w:val="009E115B"/>
    <w:rsid w:val="009E7DCA"/>
    <w:rsid w:val="009F7692"/>
    <w:rsid w:val="00A02BFE"/>
    <w:rsid w:val="00A142A8"/>
    <w:rsid w:val="00A2026F"/>
    <w:rsid w:val="00A24A9B"/>
    <w:rsid w:val="00A30120"/>
    <w:rsid w:val="00A40605"/>
    <w:rsid w:val="00A41447"/>
    <w:rsid w:val="00A43C5D"/>
    <w:rsid w:val="00A44BA4"/>
    <w:rsid w:val="00A54175"/>
    <w:rsid w:val="00A54EEF"/>
    <w:rsid w:val="00A574A0"/>
    <w:rsid w:val="00A821EB"/>
    <w:rsid w:val="00A87AD6"/>
    <w:rsid w:val="00A91269"/>
    <w:rsid w:val="00AA2EF8"/>
    <w:rsid w:val="00AB19A6"/>
    <w:rsid w:val="00AC0283"/>
    <w:rsid w:val="00AC06CE"/>
    <w:rsid w:val="00AD093D"/>
    <w:rsid w:val="00AE1386"/>
    <w:rsid w:val="00AF77B4"/>
    <w:rsid w:val="00B066D9"/>
    <w:rsid w:val="00B16CEE"/>
    <w:rsid w:val="00B2548D"/>
    <w:rsid w:val="00B4501F"/>
    <w:rsid w:val="00B4723F"/>
    <w:rsid w:val="00B62A66"/>
    <w:rsid w:val="00B76D78"/>
    <w:rsid w:val="00B849D5"/>
    <w:rsid w:val="00B92C49"/>
    <w:rsid w:val="00BA29E7"/>
    <w:rsid w:val="00BA4306"/>
    <w:rsid w:val="00BB6B0E"/>
    <w:rsid w:val="00BC4D7A"/>
    <w:rsid w:val="00BE3E2F"/>
    <w:rsid w:val="00BF25AC"/>
    <w:rsid w:val="00C12CAC"/>
    <w:rsid w:val="00C36E69"/>
    <w:rsid w:val="00C3724E"/>
    <w:rsid w:val="00C37AA5"/>
    <w:rsid w:val="00C467B9"/>
    <w:rsid w:val="00C52C47"/>
    <w:rsid w:val="00C57835"/>
    <w:rsid w:val="00C71CFA"/>
    <w:rsid w:val="00C85DDF"/>
    <w:rsid w:val="00C96FC9"/>
    <w:rsid w:val="00CA6985"/>
    <w:rsid w:val="00CB0A6E"/>
    <w:rsid w:val="00CC5D70"/>
    <w:rsid w:val="00CD0C7E"/>
    <w:rsid w:val="00CD1D72"/>
    <w:rsid w:val="00CD6905"/>
    <w:rsid w:val="00CE42A6"/>
    <w:rsid w:val="00CF173D"/>
    <w:rsid w:val="00D10B5A"/>
    <w:rsid w:val="00D113E1"/>
    <w:rsid w:val="00D1578C"/>
    <w:rsid w:val="00D2491D"/>
    <w:rsid w:val="00D35494"/>
    <w:rsid w:val="00D35808"/>
    <w:rsid w:val="00D43040"/>
    <w:rsid w:val="00D47A60"/>
    <w:rsid w:val="00D54B12"/>
    <w:rsid w:val="00D566FF"/>
    <w:rsid w:val="00D676DE"/>
    <w:rsid w:val="00D737CF"/>
    <w:rsid w:val="00D74024"/>
    <w:rsid w:val="00D77215"/>
    <w:rsid w:val="00D82B89"/>
    <w:rsid w:val="00D92A80"/>
    <w:rsid w:val="00D94468"/>
    <w:rsid w:val="00DB2721"/>
    <w:rsid w:val="00DB4938"/>
    <w:rsid w:val="00DC0A26"/>
    <w:rsid w:val="00DD0748"/>
    <w:rsid w:val="00DD6583"/>
    <w:rsid w:val="00E0014F"/>
    <w:rsid w:val="00E02844"/>
    <w:rsid w:val="00E037A2"/>
    <w:rsid w:val="00E11346"/>
    <w:rsid w:val="00E15912"/>
    <w:rsid w:val="00E159CB"/>
    <w:rsid w:val="00E23EBF"/>
    <w:rsid w:val="00E25E49"/>
    <w:rsid w:val="00E26ABE"/>
    <w:rsid w:val="00E26DC9"/>
    <w:rsid w:val="00E309E7"/>
    <w:rsid w:val="00E31F65"/>
    <w:rsid w:val="00E35AF7"/>
    <w:rsid w:val="00E51C0F"/>
    <w:rsid w:val="00E60D77"/>
    <w:rsid w:val="00E67BEF"/>
    <w:rsid w:val="00E7252B"/>
    <w:rsid w:val="00E7682C"/>
    <w:rsid w:val="00E77A7C"/>
    <w:rsid w:val="00E844C6"/>
    <w:rsid w:val="00E912C6"/>
    <w:rsid w:val="00E9494D"/>
    <w:rsid w:val="00E95733"/>
    <w:rsid w:val="00E96A0D"/>
    <w:rsid w:val="00EB06C8"/>
    <w:rsid w:val="00EB4720"/>
    <w:rsid w:val="00ED2AA2"/>
    <w:rsid w:val="00EE1E92"/>
    <w:rsid w:val="00EE547D"/>
    <w:rsid w:val="00EE57F3"/>
    <w:rsid w:val="00EF4533"/>
    <w:rsid w:val="00EF4550"/>
    <w:rsid w:val="00F04A9C"/>
    <w:rsid w:val="00F07959"/>
    <w:rsid w:val="00F1037B"/>
    <w:rsid w:val="00F11C86"/>
    <w:rsid w:val="00F16B86"/>
    <w:rsid w:val="00F232F9"/>
    <w:rsid w:val="00F469B8"/>
    <w:rsid w:val="00F5271F"/>
    <w:rsid w:val="00F54B80"/>
    <w:rsid w:val="00F6390E"/>
    <w:rsid w:val="00F656DE"/>
    <w:rsid w:val="00F93C22"/>
    <w:rsid w:val="00FA4DCF"/>
    <w:rsid w:val="00FB3AAC"/>
    <w:rsid w:val="00FB5237"/>
    <w:rsid w:val="00FC0495"/>
    <w:rsid w:val="00FD157C"/>
    <w:rsid w:val="00FE5413"/>
    <w:rsid w:val="00FE6674"/>
    <w:rsid w:val="00FE6C28"/>
    <w:rsid w:val="00FF389C"/>
    <w:rsid w:val="00FF619A"/>
    <w:rsid w:val="00FF6C7E"/>
    <w:rsid w:val="43FA3AE6"/>
    <w:rsid w:val="46E847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C4D59D7"/>
  <w15:docId w15:val="{F69268D9-6D1C-453C-9944-5B3CF6282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iPriority="0"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spacing w:afterLines="50" w:after="50"/>
      <w:jc w:val="both"/>
    </w:pPr>
    <w:rPr>
      <w:kern w:val="2"/>
      <w:sz w:val="24"/>
      <w:szCs w:val="22"/>
    </w:rPr>
  </w:style>
  <w:style w:type="paragraph" w:styleId="1">
    <w:name w:val="heading 1"/>
    <w:basedOn w:val="a"/>
    <w:next w:val="altz"/>
    <w:link w:val="11"/>
    <w:uiPriority w:val="9"/>
    <w:qFormat/>
    <w:pPr>
      <w:keepNext/>
      <w:keepLines/>
      <w:numPr>
        <w:numId w:val="1"/>
      </w:numPr>
      <w:spacing w:beforeLines="100" w:before="100" w:afterLines="100" w:after="100" w:line="400" w:lineRule="exact"/>
      <w:jc w:val="center"/>
      <w:outlineLvl w:val="0"/>
    </w:pPr>
    <w:rPr>
      <w:rFonts w:asciiTheme="majorHAnsi" w:eastAsia="黑体" w:hAnsiTheme="majorHAnsi" w:cstheme="majorBidi"/>
      <w:b/>
      <w:color w:val="000000" w:themeColor="text1"/>
      <w:sz w:val="32"/>
      <w:szCs w:val="48"/>
    </w:rPr>
  </w:style>
  <w:style w:type="paragraph" w:styleId="2">
    <w:name w:val="heading 2"/>
    <w:basedOn w:val="a"/>
    <w:next w:val="altz"/>
    <w:link w:val="21"/>
    <w:uiPriority w:val="9"/>
    <w:unhideWhenUsed/>
    <w:qFormat/>
    <w:pPr>
      <w:keepNext/>
      <w:keepLines/>
      <w:numPr>
        <w:ilvl w:val="1"/>
        <w:numId w:val="1"/>
      </w:numPr>
      <w:snapToGrid w:val="0"/>
      <w:spacing w:beforeLines="50" w:before="50" w:line="400" w:lineRule="exact"/>
      <w:outlineLvl w:val="1"/>
    </w:pPr>
    <w:rPr>
      <w:rFonts w:asciiTheme="majorHAnsi" w:eastAsia="黑体" w:hAnsiTheme="majorHAnsi" w:cstheme="majorBidi"/>
      <w:b/>
      <w:color w:val="000000" w:themeColor="text1"/>
      <w:sz w:val="28"/>
      <w:szCs w:val="40"/>
    </w:rPr>
  </w:style>
  <w:style w:type="paragraph" w:styleId="3">
    <w:name w:val="heading 3"/>
    <w:basedOn w:val="a"/>
    <w:next w:val="altz"/>
    <w:link w:val="30"/>
    <w:uiPriority w:val="9"/>
    <w:unhideWhenUsed/>
    <w:qFormat/>
    <w:pPr>
      <w:keepNext/>
      <w:keepLines/>
      <w:numPr>
        <w:ilvl w:val="2"/>
        <w:numId w:val="1"/>
      </w:numPr>
      <w:snapToGrid w:val="0"/>
      <w:spacing w:beforeLines="50" w:before="50" w:afterLines="0" w:after="0" w:line="400" w:lineRule="exact"/>
      <w:outlineLvl w:val="2"/>
    </w:pPr>
    <w:rPr>
      <w:rFonts w:asciiTheme="majorHAnsi" w:eastAsia="黑体" w:hAnsiTheme="majorHAnsi" w:cstheme="majorBidi"/>
      <w:b/>
      <w:color w:val="000000" w:themeColor="text1"/>
      <w:szCs w:val="32"/>
    </w:rPr>
  </w:style>
  <w:style w:type="paragraph" w:styleId="4">
    <w:name w:val="heading 4"/>
    <w:basedOn w:val="a"/>
    <w:next w:val="a"/>
    <w:link w:val="40"/>
    <w:uiPriority w:val="9"/>
    <w:unhideWhenUsed/>
    <w:qFormat/>
    <w:pPr>
      <w:keepNext/>
      <w:keepLines/>
      <w:numPr>
        <w:ilvl w:val="3"/>
        <w:numId w:val="2"/>
      </w:numPr>
      <w:spacing w:before="80" w:after="40"/>
      <w:outlineLvl w:val="3"/>
    </w:pPr>
    <w:rPr>
      <w:rFonts w:eastAsia="黑体" w:cstheme="majorBidi"/>
      <w:color w:val="000000" w:themeColor="text1"/>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ltz">
    <w:name w:val="正文alt+z"/>
    <w:basedOn w:val="a"/>
    <w:link w:val="altz0"/>
    <w:qFormat/>
    <w:pPr>
      <w:snapToGrid w:val="0"/>
      <w:spacing w:afterLines="0" w:after="0" w:line="400" w:lineRule="exact"/>
      <w:ind w:firstLineChars="200" w:firstLine="200"/>
    </w:pPr>
  </w:style>
  <w:style w:type="paragraph" w:styleId="TOC7">
    <w:name w:val="toc 7"/>
    <w:basedOn w:val="a"/>
    <w:next w:val="a"/>
    <w:autoRedefine/>
    <w:uiPriority w:val="39"/>
    <w:unhideWhenUsed/>
    <w:pPr>
      <w:wordWrap/>
      <w:spacing w:afterLines="0" w:after="160" w:line="278" w:lineRule="auto"/>
      <w:ind w:leftChars="1200" w:left="2520"/>
      <w:jc w:val="left"/>
    </w:pPr>
    <w:rPr>
      <w:rFonts w:asciiTheme="minorHAnsi" w:eastAsiaTheme="minorEastAsia" w:hAnsiTheme="minorHAnsi"/>
      <w:sz w:val="22"/>
      <w:szCs w:val="24"/>
      <w14:ligatures w14:val="standardContextual"/>
    </w:rPr>
  </w:style>
  <w:style w:type="paragraph" w:styleId="a3">
    <w:name w:val="caption"/>
    <w:basedOn w:val="a"/>
    <w:next w:val="a"/>
    <w:uiPriority w:val="35"/>
    <w:unhideWhenUsed/>
    <w:qFormat/>
    <w:rPr>
      <w:rFonts w:asciiTheme="majorHAnsi" w:eastAsia="黑体" w:hAnsiTheme="majorHAnsi" w:cstheme="majorBidi"/>
      <w:sz w:val="20"/>
      <w:szCs w:val="20"/>
    </w:rPr>
  </w:style>
  <w:style w:type="paragraph" w:styleId="a4">
    <w:name w:val="annotation text"/>
    <w:basedOn w:val="a"/>
    <w:link w:val="a5"/>
    <w:uiPriority w:val="99"/>
    <w:unhideWhenUsed/>
    <w:pPr>
      <w:jc w:val="left"/>
    </w:pPr>
  </w:style>
  <w:style w:type="paragraph" w:styleId="a6">
    <w:name w:val="Body Text"/>
    <w:basedOn w:val="a"/>
    <w:link w:val="a7"/>
    <w:uiPriority w:val="99"/>
    <w:semiHidden/>
    <w:unhideWhenUsed/>
    <w:pPr>
      <w:spacing w:after="120"/>
    </w:pPr>
  </w:style>
  <w:style w:type="paragraph" w:styleId="TOC5">
    <w:name w:val="toc 5"/>
    <w:basedOn w:val="a"/>
    <w:next w:val="a"/>
    <w:autoRedefine/>
    <w:uiPriority w:val="39"/>
    <w:unhideWhenUsed/>
    <w:pPr>
      <w:wordWrap/>
      <w:spacing w:afterLines="0" w:after="160" w:line="278" w:lineRule="auto"/>
      <w:ind w:leftChars="800" w:left="1680"/>
      <w:jc w:val="left"/>
    </w:pPr>
    <w:rPr>
      <w:rFonts w:asciiTheme="minorHAnsi" w:eastAsiaTheme="minorEastAsia" w:hAnsiTheme="minorHAnsi"/>
      <w:sz w:val="22"/>
      <w:szCs w:val="24"/>
      <w14:ligatures w14:val="standardContextual"/>
    </w:rPr>
  </w:style>
  <w:style w:type="paragraph" w:styleId="TOC3">
    <w:name w:val="toc 3"/>
    <w:basedOn w:val="a"/>
    <w:next w:val="a"/>
    <w:autoRedefine/>
    <w:uiPriority w:val="39"/>
    <w:unhideWhenUsed/>
    <w:pPr>
      <w:tabs>
        <w:tab w:val="right" w:leader="dot" w:pos="8493"/>
      </w:tabs>
      <w:wordWrap/>
      <w:snapToGrid w:val="0"/>
      <w:spacing w:afterLines="0" w:after="0" w:line="400" w:lineRule="exact"/>
      <w:ind w:leftChars="400" w:left="960"/>
      <w:jc w:val="right"/>
    </w:pPr>
  </w:style>
  <w:style w:type="paragraph" w:styleId="TOC8">
    <w:name w:val="toc 8"/>
    <w:basedOn w:val="a"/>
    <w:next w:val="a"/>
    <w:autoRedefine/>
    <w:uiPriority w:val="39"/>
    <w:unhideWhenUsed/>
    <w:pPr>
      <w:wordWrap/>
      <w:spacing w:afterLines="0" w:after="160" w:line="278" w:lineRule="auto"/>
      <w:ind w:leftChars="1400" w:left="2940"/>
      <w:jc w:val="left"/>
    </w:pPr>
    <w:rPr>
      <w:rFonts w:asciiTheme="minorHAnsi" w:eastAsiaTheme="minorEastAsia" w:hAnsiTheme="minorHAnsi"/>
      <w:sz w:val="22"/>
      <w:szCs w:val="24"/>
      <w14:ligatures w14:val="standardContextual"/>
    </w:rPr>
  </w:style>
  <w:style w:type="paragraph" w:styleId="a8">
    <w:name w:val="endnote text"/>
    <w:basedOn w:val="a"/>
    <w:link w:val="a9"/>
    <w:uiPriority w:val="99"/>
    <w:semiHidden/>
    <w:unhideWhenUsed/>
    <w:pPr>
      <w:snapToGrid w:val="0"/>
      <w:jc w:val="left"/>
    </w:pPr>
  </w:style>
  <w:style w:type="paragraph" w:styleId="aa">
    <w:name w:val="footer"/>
    <w:basedOn w:val="a"/>
    <w:link w:val="ab"/>
    <w:uiPriority w:val="99"/>
    <w:unhideWhenUsed/>
    <w:pPr>
      <w:tabs>
        <w:tab w:val="center" w:pos="4153"/>
        <w:tab w:val="right" w:pos="8306"/>
      </w:tabs>
      <w:snapToGrid w:val="0"/>
      <w:jc w:val="left"/>
    </w:pPr>
    <w:rPr>
      <w:sz w:val="18"/>
      <w:szCs w:val="18"/>
    </w:rPr>
  </w:style>
  <w:style w:type="paragraph" w:styleId="ac">
    <w:name w:val="header"/>
    <w:basedOn w:val="a"/>
    <w:link w:val="ad"/>
    <w:uiPriority w:val="99"/>
    <w:unhideWhenUsed/>
    <w:pPr>
      <w:tabs>
        <w:tab w:val="center" w:pos="4153"/>
        <w:tab w:val="right" w:pos="8306"/>
      </w:tabs>
      <w:snapToGrid w:val="0"/>
      <w:jc w:val="center"/>
    </w:pPr>
    <w:rPr>
      <w:sz w:val="18"/>
      <w:szCs w:val="18"/>
    </w:rPr>
  </w:style>
  <w:style w:type="paragraph" w:styleId="TOC1">
    <w:name w:val="toc 1"/>
    <w:basedOn w:val="a"/>
    <w:next w:val="a"/>
    <w:autoRedefine/>
    <w:uiPriority w:val="39"/>
    <w:unhideWhenUsed/>
    <w:pPr>
      <w:tabs>
        <w:tab w:val="right" w:leader="dot" w:pos="8493"/>
      </w:tabs>
      <w:snapToGrid w:val="0"/>
      <w:spacing w:afterLines="0" w:after="0"/>
    </w:pPr>
  </w:style>
  <w:style w:type="paragraph" w:styleId="TOC4">
    <w:name w:val="toc 4"/>
    <w:basedOn w:val="a"/>
    <w:next w:val="a"/>
    <w:autoRedefine/>
    <w:uiPriority w:val="39"/>
    <w:unhideWhenUsed/>
    <w:pPr>
      <w:wordWrap/>
      <w:spacing w:afterLines="0" w:after="160" w:line="278" w:lineRule="auto"/>
      <w:ind w:leftChars="600" w:left="1260"/>
      <w:jc w:val="left"/>
    </w:pPr>
    <w:rPr>
      <w:rFonts w:asciiTheme="minorHAnsi" w:eastAsiaTheme="minorEastAsia" w:hAnsiTheme="minorHAnsi"/>
      <w:sz w:val="22"/>
      <w:szCs w:val="24"/>
      <w14:ligatures w14:val="standardContextual"/>
    </w:rPr>
  </w:style>
  <w:style w:type="paragraph" w:styleId="ae">
    <w:name w:val="Subtitle"/>
    <w:basedOn w:val="a"/>
    <w:next w:val="a"/>
    <w:link w:val="af"/>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TOC6">
    <w:name w:val="toc 6"/>
    <w:basedOn w:val="a"/>
    <w:next w:val="a"/>
    <w:autoRedefine/>
    <w:uiPriority w:val="39"/>
    <w:unhideWhenUsed/>
    <w:pPr>
      <w:wordWrap/>
      <w:spacing w:afterLines="0" w:after="160" w:line="278" w:lineRule="auto"/>
      <w:ind w:leftChars="1000" w:left="2100"/>
      <w:jc w:val="left"/>
    </w:pPr>
    <w:rPr>
      <w:rFonts w:asciiTheme="minorHAnsi" w:eastAsiaTheme="minorEastAsia" w:hAnsiTheme="minorHAnsi"/>
      <w:sz w:val="22"/>
      <w:szCs w:val="24"/>
      <w14:ligatures w14:val="standardContextual"/>
    </w:rPr>
  </w:style>
  <w:style w:type="paragraph" w:styleId="TOC2">
    <w:name w:val="toc 2"/>
    <w:basedOn w:val="a"/>
    <w:next w:val="a"/>
    <w:autoRedefine/>
    <w:uiPriority w:val="39"/>
    <w:unhideWhenUsed/>
    <w:pPr>
      <w:tabs>
        <w:tab w:val="right" w:leader="dot" w:pos="8493"/>
      </w:tabs>
      <w:wordWrap/>
      <w:snapToGrid w:val="0"/>
      <w:spacing w:afterLines="0" w:after="0"/>
      <w:ind w:leftChars="200" w:left="480"/>
    </w:pPr>
  </w:style>
  <w:style w:type="paragraph" w:styleId="TOC9">
    <w:name w:val="toc 9"/>
    <w:basedOn w:val="a"/>
    <w:next w:val="a"/>
    <w:autoRedefine/>
    <w:uiPriority w:val="39"/>
    <w:unhideWhenUsed/>
    <w:pPr>
      <w:wordWrap/>
      <w:spacing w:afterLines="0" w:after="160" w:line="278" w:lineRule="auto"/>
      <w:ind w:leftChars="1600" w:left="3360"/>
      <w:jc w:val="left"/>
    </w:pPr>
    <w:rPr>
      <w:rFonts w:asciiTheme="minorHAnsi" w:eastAsiaTheme="minorEastAsia" w:hAnsiTheme="minorHAnsi"/>
      <w:sz w:val="22"/>
      <w:szCs w:val="24"/>
      <w14:ligatures w14:val="standardContextual"/>
    </w:rPr>
  </w:style>
  <w:style w:type="paragraph" w:styleId="af0">
    <w:name w:val="Normal (Web)"/>
    <w:basedOn w:val="a"/>
    <w:uiPriority w:val="99"/>
    <w:unhideWhenUsed/>
    <w:pPr>
      <w:widowControl/>
      <w:wordWrap/>
      <w:spacing w:before="100" w:beforeAutospacing="1" w:afterLines="0" w:after="100" w:afterAutospacing="1"/>
      <w:jc w:val="left"/>
    </w:pPr>
    <w:rPr>
      <w:rFonts w:ascii="宋体" w:hAnsi="宋体" w:cs="宋体"/>
      <w:kern w:val="0"/>
      <w:szCs w:val="24"/>
    </w:rPr>
  </w:style>
  <w:style w:type="paragraph" w:styleId="af1">
    <w:name w:val="Title"/>
    <w:basedOn w:val="a"/>
    <w:next w:val="a"/>
    <w:link w:val="af2"/>
    <w:uiPriority w:val="10"/>
    <w:qFormat/>
    <w:pPr>
      <w:contextualSpacing/>
      <w:jc w:val="center"/>
    </w:pPr>
    <w:rPr>
      <w:rFonts w:asciiTheme="majorHAnsi" w:eastAsia="黑体" w:hAnsiTheme="majorHAnsi" w:cstheme="majorBidi"/>
      <w:spacing w:val="-10"/>
      <w:kern w:val="28"/>
      <w:sz w:val="56"/>
      <w:szCs w:val="56"/>
    </w:rPr>
  </w:style>
  <w:style w:type="paragraph" w:styleId="af3">
    <w:name w:val="annotation subject"/>
    <w:basedOn w:val="a4"/>
    <w:next w:val="a4"/>
    <w:link w:val="af4"/>
    <w:uiPriority w:val="99"/>
    <w:semiHidden/>
    <w:unhideWhenUsed/>
    <w:rPr>
      <w:b/>
      <w:bCs/>
    </w:rPr>
  </w:style>
  <w:style w:type="paragraph" w:styleId="af5">
    <w:name w:val="Body Text First Indent"/>
    <w:basedOn w:val="a6"/>
    <w:link w:val="af6"/>
    <w:qFormat/>
    <w:pPr>
      <w:wordWrap/>
      <w:spacing w:afterLines="0" w:after="0" w:line="400" w:lineRule="exact"/>
      <w:ind w:firstLineChars="200" w:firstLine="200"/>
    </w:pPr>
    <w:rPr>
      <w:rFonts w:asciiTheme="minorHAnsi" w:eastAsiaTheme="minorEastAsia" w:hAnsiTheme="minorHAnsi" w:cs="Times New Roman"/>
      <w:kern w:val="0"/>
      <w:szCs w:val="24"/>
    </w:rPr>
  </w:style>
  <w:style w:type="table" w:styleId="af7">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Strong"/>
    <w:basedOn w:val="a0"/>
    <w:uiPriority w:val="22"/>
    <w:qFormat/>
    <w:rPr>
      <w:b/>
      <w:bCs/>
    </w:rPr>
  </w:style>
  <w:style w:type="character" w:styleId="af9">
    <w:name w:val="endnote reference"/>
    <w:basedOn w:val="a0"/>
    <w:uiPriority w:val="99"/>
    <w:unhideWhenUsed/>
    <w:rPr>
      <w:vertAlign w:val="superscript"/>
    </w:rPr>
  </w:style>
  <w:style w:type="character" w:styleId="afa">
    <w:name w:val="Hyperlink"/>
    <w:basedOn w:val="a0"/>
    <w:uiPriority w:val="99"/>
    <w:unhideWhenUsed/>
    <w:rPr>
      <w:color w:val="467886" w:themeColor="hyperlink"/>
      <w:u w:val="single"/>
    </w:rPr>
  </w:style>
  <w:style w:type="character" w:styleId="afb">
    <w:name w:val="annotation reference"/>
    <w:basedOn w:val="a0"/>
    <w:uiPriority w:val="99"/>
    <w:semiHidden/>
    <w:unhideWhenUsed/>
    <w:rPr>
      <w:sz w:val="21"/>
      <w:szCs w:val="21"/>
    </w:rPr>
  </w:style>
  <w:style w:type="character" w:customStyle="1" w:styleId="11">
    <w:name w:val="标题 1 字符"/>
    <w:basedOn w:val="a0"/>
    <w:link w:val="1"/>
    <w:uiPriority w:val="9"/>
    <w:rPr>
      <w:rFonts w:asciiTheme="majorHAnsi" w:eastAsia="黑体" w:hAnsiTheme="majorHAnsi" w:cstheme="majorBidi"/>
      <w:b/>
      <w:color w:val="000000" w:themeColor="text1"/>
      <w:sz w:val="32"/>
      <w:szCs w:val="48"/>
    </w:rPr>
  </w:style>
  <w:style w:type="character" w:customStyle="1" w:styleId="21">
    <w:name w:val="标题 2 字符"/>
    <w:basedOn w:val="a0"/>
    <w:link w:val="2"/>
    <w:uiPriority w:val="9"/>
    <w:rPr>
      <w:rFonts w:asciiTheme="majorHAnsi" w:eastAsia="黑体" w:hAnsiTheme="majorHAnsi" w:cstheme="majorBidi"/>
      <w:b/>
      <w:color w:val="000000" w:themeColor="text1"/>
      <w:sz w:val="28"/>
      <w:szCs w:val="40"/>
    </w:rPr>
  </w:style>
  <w:style w:type="character" w:customStyle="1" w:styleId="30">
    <w:name w:val="标题 3 字符"/>
    <w:basedOn w:val="a0"/>
    <w:link w:val="3"/>
    <w:uiPriority w:val="9"/>
    <w:rPr>
      <w:rFonts w:asciiTheme="majorHAnsi" w:eastAsia="黑体" w:hAnsiTheme="majorHAnsi" w:cstheme="majorBidi"/>
      <w:b/>
      <w:color w:val="000000" w:themeColor="text1"/>
      <w:szCs w:val="32"/>
    </w:rPr>
  </w:style>
  <w:style w:type="character" w:customStyle="1" w:styleId="40">
    <w:name w:val="标题 4 字符"/>
    <w:basedOn w:val="a0"/>
    <w:link w:val="4"/>
    <w:uiPriority w:val="9"/>
    <w:rPr>
      <w:rFonts w:eastAsia="黑体" w:cstheme="majorBidi"/>
      <w:color w:val="000000" w:themeColor="text1"/>
      <w:sz w:val="28"/>
      <w:szCs w:val="28"/>
    </w:rPr>
  </w:style>
  <w:style w:type="character" w:customStyle="1" w:styleId="50">
    <w:name w:val="标题 5 字符"/>
    <w:basedOn w:val="a0"/>
    <w:link w:val="5"/>
    <w:uiPriority w:val="9"/>
    <w:semiHidden/>
    <w:rPr>
      <w:rFonts w:cstheme="majorBidi"/>
      <w:color w:val="0F4761" w:themeColor="accent1" w:themeShade="BF"/>
      <w:sz w:val="24"/>
      <w:szCs w:val="24"/>
    </w:rPr>
  </w:style>
  <w:style w:type="character" w:customStyle="1" w:styleId="60">
    <w:name w:val="标题 6 字符"/>
    <w:basedOn w:val="a0"/>
    <w:link w:val="6"/>
    <w:uiPriority w:val="9"/>
    <w:semiHidden/>
    <w:rPr>
      <w:rFonts w:cstheme="majorBidi"/>
      <w:b/>
      <w:bCs/>
      <w:color w:val="0F4761"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f2">
    <w:name w:val="标题 字符"/>
    <w:basedOn w:val="a0"/>
    <w:link w:val="af1"/>
    <w:uiPriority w:val="10"/>
    <w:rPr>
      <w:rFonts w:asciiTheme="majorHAnsi" w:eastAsia="黑体" w:hAnsiTheme="majorHAnsi" w:cstheme="majorBidi"/>
      <w:spacing w:val="-10"/>
      <w:kern w:val="28"/>
      <w:sz w:val="56"/>
      <w:szCs w:val="56"/>
    </w:rPr>
  </w:style>
  <w:style w:type="character" w:customStyle="1" w:styleId="af">
    <w:name w:val="副标题 字符"/>
    <w:basedOn w:val="a0"/>
    <w:link w:val="ae"/>
    <w:uiPriority w:val="11"/>
    <w:rPr>
      <w:rFonts w:asciiTheme="majorHAnsi" w:eastAsiaTheme="majorEastAsia" w:hAnsiTheme="majorHAnsi" w:cstheme="majorBidi"/>
      <w:color w:val="595959" w:themeColor="text1" w:themeTint="A6"/>
      <w:spacing w:val="15"/>
      <w:sz w:val="28"/>
      <w:szCs w:val="28"/>
    </w:rPr>
  </w:style>
  <w:style w:type="paragraph" w:styleId="afc">
    <w:name w:val="Quote"/>
    <w:basedOn w:val="a"/>
    <w:next w:val="a"/>
    <w:link w:val="afd"/>
    <w:uiPriority w:val="29"/>
    <w:qFormat/>
    <w:pPr>
      <w:spacing w:before="160" w:after="160"/>
      <w:jc w:val="center"/>
    </w:pPr>
    <w:rPr>
      <w:i/>
      <w:iCs/>
      <w:color w:val="404040" w:themeColor="text1" w:themeTint="BF"/>
    </w:rPr>
  </w:style>
  <w:style w:type="character" w:customStyle="1" w:styleId="afd">
    <w:name w:val="引用 字符"/>
    <w:basedOn w:val="a0"/>
    <w:link w:val="afc"/>
    <w:uiPriority w:val="29"/>
    <w:rPr>
      <w:i/>
      <w:iCs/>
      <w:color w:val="404040" w:themeColor="text1" w:themeTint="BF"/>
    </w:rPr>
  </w:style>
  <w:style w:type="paragraph" w:styleId="afe">
    <w:name w:val="List Paragraph"/>
    <w:basedOn w:val="a"/>
    <w:uiPriority w:val="34"/>
    <w:qFormat/>
    <w:pPr>
      <w:ind w:left="720"/>
      <w:contextualSpacing/>
    </w:pPr>
  </w:style>
  <w:style w:type="character" w:customStyle="1" w:styleId="12">
    <w:name w:val="明显强调1"/>
    <w:basedOn w:val="a0"/>
    <w:uiPriority w:val="21"/>
    <w:qFormat/>
    <w:rPr>
      <w:i/>
      <w:iCs/>
      <w:color w:val="0F4761" w:themeColor="accent1" w:themeShade="BF"/>
    </w:rPr>
  </w:style>
  <w:style w:type="paragraph" w:styleId="aff">
    <w:name w:val="Intense Quote"/>
    <w:basedOn w:val="a"/>
    <w:next w:val="a"/>
    <w:link w:val="aff0"/>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f0">
    <w:name w:val="明显引用 字符"/>
    <w:basedOn w:val="a0"/>
    <w:link w:val="aff"/>
    <w:uiPriority w:val="30"/>
    <w:rPr>
      <w:i/>
      <w:iCs/>
      <w:color w:val="0F4761" w:themeColor="accent1" w:themeShade="BF"/>
    </w:rPr>
  </w:style>
  <w:style w:type="character" w:customStyle="1" w:styleId="13">
    <w:name w:val="明显参考1"/>
    <w:basedOn w:val="a0"/>
    <w:uiPriority w:val="32"/>
    <w:qFormat/>
    <w:rPr>
      <w:b/>
      <w:bCs/>
      <w:smallCaps/>
      <w:color w:val="0F4761" w:themeColor="accent1" w:themeShade="BF"/>
      <w:spacing w:val="5"/>
    </w:rPr>
  </w:style>
  <w:style w:type="character" w:customStyle="1" w:styleId="altz0">
    <w:name w:val="正文alt+z 字符"/>
    <w:basedOn w:val="a0"/>
    <w:link w:val="altz"/>
    <w:rPr>
      <w:rFonts w:ascii="Times New Roman" w:eastAsia="宋体" w:hAnsi="Times New Roman"/>
      <w:sz w:val="24"/>
    </w:rPr>
  </w:style>
  <w:style w:type="character" w:customStyle="1" w:styleId="ad">
    <w:name w:val="页眉 字符"/>
    <w:basedOn w:val="a0"/>
    <w:link w:val="ac"/>
    <w:uiPriority w:val="99"/>
    <w:rPr>
      <w:rFonts w:eastAsia="宋体"/>
      <w:sz w:val="18"/>
      <w:szCs w:val="18"/>
    </w:rPr>
  </w:style>
  <w:style w:type="character" w:customStyle="1" w:styleId="ab">
    <w:name w:val="页脚 字符"/>
    <w:basedOn w:val="a0"/>
    <w:link w:val="aa"/>
    <w:uiPriority w:val="99"/>
    <w:rPr>
      <w:rFonts w:eastAsia="宋体"/>
      <w:sz w:val="18"/>
      <w:szCs w:val="18"/>
    </w:rPr>
  </w:style>
  <w:style w:type="character" w:customStyle="1" w:styleId="a9">
    <w:name w:val="尾注文本 字符"/>
    <w:basedOn w:val="a0"/>
    <w:link w:val="a8"/>
    <w:uiPriority w:val="99"/>
    <w:semiHidden/>
    <w:rPr>
      <w:rFonts w:eastAsia="宋体"/>
      <w:sz w:val="24"/>
    </w:rPr>
  </w:style>
  <w:style w:type="paragraph" w:customStyle="1" w:styleId="TOC10">
    <w:name w:val="TOC 标题1"/>
    <w:basedOn w:val="1"/>
    <w:next w:val="a"/>
    <w:uiPriority w:val="39"/>
    <w:unhideWhenUsed/>
    <w:qFormat/>
    <w:pPr>
      <w:widowControl/>
      <w:numPr>
        <w:numId w:val="0"/>
      </w:numPr>
      <w:wordWrap/>
      <w:spacing w:before="240" w:afterLines="0" w:after="0" w:line="259" w:lineRule="auto"/>
      <w:jc w:val="left"/>
      <w:outlineLvl w:val="9"/>
    </w:pPr>
    <w:rPr>
      <w:rFonts w:eastAsiaTheme="majorEastAsia"/>
      <w:color w:val="0F4761" w:themeColor="accent1" w:themeShade="BF"/>
      <w:kern w:val="0"/>
      <w:szCs w:val="32"/>
    </w:rPr>
  </w:style>
  <w:style w:type="character" w:styleId="aff1">
    <w:name w:val="Placeholder Text"/>
    <w:basedOn w:val="a0"/>
    <w:uiPriority w:val="99"/>
    <w:semiHidden/>
    <w:rPr>
      <w:color w:val="666666"/>
    </w:rPr>
  </w:style>
  <w:style w:type="paragraph" w:customStyle="1" w:styleId="10">
    <w:name w:val="综述标题1"/>
    <w:basedOn w:val="a"/>
    <w:link w:val="14"/>
    <w:qFormat/>
    <w:pPr>
      <w:numPr>
        <w:numId w:val="3"/>
      </w:numPr>
      <w:spacing w:beforeLines="50" w:before="50" w:afterLines="0" w:after="80"/>
      <w:jc w:val="left"/>
    </w:pPr>
    <w:rPr>
      <w:b/>
      <w:kern w:val="0"/>
      <w:szCs w:val="21"/>
    </w:rPr>
  </w:style>
  <w:style w:type="character" w:customStyle="1" w:styleId="14">
    <w:name w:val="综述标题1 字符"/>
    <w:basedOn w:val="a0"/>
    <w:link w:val="10"/>
    <w:rPr>
      <w:b/>
      <w:kern w:val="0"/>
      <w:szCs w:val="21"/>
    </w:rPr>
  </w:style>
  <w:style w:type="paragraph" w:customStyle="1" w:styleId="20">
    <w:name w:val="综述标题2"/>
    <w:basedOn w:val="a"/>
    <w:link w:val="22"/>
    <w:qFormat/>
    <w:pPr>
      <w:numPr>
        <w:ilvl w:val="1"/>
        <w:numId w:val="3"/>
      </w:numPr>
      <w:spacing w:beforeLines="50" w:before="50" w:afterLines="0" w:after="40"/>
      <w:jc w:val="left"/>
    </w:pPr>
    <w:rPr>
      <w:b/>
    </w:rPr>
  </w:style>
  <w:style w:type="character" w:customStyle="1" w:styleId="22">
    <w:name w:val="综述标题2 字符"/>
    <w:basedOn w:val="altz0"/>
    <w:link w:val="20"/>
    <w:rPr>
      <w:rFonts w:ascii="Times New Roman" w:eastAsia="宋体" w:hAnsi="Times New Roman"/>
      <w:b/>
      <w:sz w:val="24"/>
    </w:rPr>
  </w:style>
  <w:style w:type="paragraph" w:customStyle="1" w:styleId="15">
    <w:name w:val="书目1"/>
    <w:basedOn w:val="a"/>
    <w:next w:val="a"/>
    <w:uiPriority w:val="37"/>
    <w:unhideWhenUsed/>
    <w:pPr>
      <w:tabs>
        <w:tab w:val="left" w:pos="504"/>
      </w:tabs>
      <w:spacing w:after="0"/>
      <w:ind w:left="504" w:hanging="504"/>
    </w:pPr>
  </w:style>
  <w:style w:type="character" w:customStyle="1" w:styleId="a5">
    <w:name w:val="批注文字 字符"/>
    <w:basedOn w:val="a0"/>
    <w:link w:val="a4"/>
    <w:uiPriority w:val="99"/>
  </w:style>
  <w:style w:type="character" w:customStyle="1" w:styleId="af4">
    <w:name w:val="批注主题 字符"/>
    <w:basedOn w:val="a5"/>
    <w:link w:val="af3"/>
    <w:uiPriority w:val="99"/>
    <w:semiHidden/>
    <w:rPr>
      <w:b/>
      <w:bCs/>
    </w:rPr>
  </w:style>
  <w:style w:type="character" w:customStyle="1" w:styleId="16">
    <w:name w:val="未处理的提及1"/>
    <w:basedOn w:val="a0"/>
    <w:uiPriority w:val="99"/>
    <w:semiHidden/>
    <w:unhideWhenUsed/>
    <w:rPr>
      <w:color w:val="605E5C"/>
      <w:shd w:val="clear" w:color="auto" w:fill="E1DFDD"/>
    </w:rPr>
  </w:style>
  <w:style w:type="character" w:customStyle="1" w:styleId="a7">
    <w:name w:val="正文文本 字符"/>
    <w:basedOn w:val="a0"/>
    <w:link w:val="a6"/>
    <w:uiPriority w:val="99"/>
    <w:semiHidden/>
  </w:style>
  <w:style w:type="character" w:customStyle="1" w:styleId="af6">
    <w:name w:val="正文文本首行缩进 字符"/>
    <w:basedOn w:val="a7"/>
    <w:link w:val="af5"/>
    <w:rPr>
      <w:rFonts w:asciiTheme="minorHAnsi" w:eastAsiaTheme="minorEastAsia" w:hAnsiTheme="minorHAnsi" w:cs="Times New Roman"/>
      <w:kern w:val="0"/>
      <w:szCs w:val="24"/>
    </w:rPr>
  </w:style>
  <w:style w:type="paragraph" w:customStyle="1" w:styleId="ne-p">
    <w:name w:val="ne-p"/>
    <w:basedOn w:val="a"/>
    <w:pPr>
      <w:widowControl/>
      <w:wordWrap/>
      <w:spacing w:before="100" w:beforeAutospacing="1" w:afterLines="0" w:after="100" w:afterAutospacing="1"/>
      <w:jc w:val="left"/>
    </w:pPr>
    <w:rPr>
      <w:rFonts w:ascii="宋体" w:hAnsi="宋体" w:cs="宋体"/>
      <w:kern w:val="0"/>
      <w:szCs w:val="24"/>
    </w:rPr>
  </w:style>
  <w:style w:type="character" w:customStyle="1" w:styleId="ne-text">
    <w:name w:val="ne-text"/>
    <w:basedOn w:val="a0"/>
  </w:style>
  <w:style w:type="paragraph" w:styleId="aff2">
    <w:name w:val="Revision"/>
    <w:hidden/>
    <w:uiPriority w:val="99"/>
    <w:unhideWhenUsed/>
    <w:rsid w:val="004B663F"/>
    <w:rPr>
      <w:kern w:val="2"/>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4824267">
      <w:bodyDiv w:val="1"/>
      <w:marLeft w:val="0"/>
      <w:marRight w:val="0"/>
      <w:marTop w:val="0"/>
      <w:marBottom w:val="0"/>
      <w:divBdr>
        <w:top w:val="none" w:sz="0" w:space="0" w:color="auto"/>
        <w:left w:val="none" w:sz="0" w:space="0" w:color="auto"/>
        <w:bottom w:val="none" w:sz="0" w:space="0" w:color="auto"/>
        <w:right w:val="none" w:sz="0" w:space="0" w:color="auto"/>
      </w:divBdr>
      <w:divsChild>
        <w:div w:id="138544380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header" Target="header8.xml"/><Relationship Id="rId39" Type="http://schemas.openxmlformats.org/officeDocument/2006/relationships/theme" Target="theme/theme1.xml"/><Relationship Id="rId21" Type="http://schemas.openxmlformats.org/officeDocument/2006/relationships/header" Target="header6.xml"/><Relationship Id="rId34" Type="http://schemas.openxmlformats.org/officeDocument/2006/relationships/header" Target="header1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5" Type="http://schemas.microsoft.com/office/2016/09/relationships/commentsIds" Target="commentsIds.xml"/><Relationship Id="rId33" Type="http://schemas.openxmlformats.org/officeDocument/2006/relationships/image" Target="media/image4.png"/><Relationship Id="rId38" Type="http://schemas.microsoft.com/office/2011/relationships/people" Target="people.xml"/><Relationship Id="rId2" Type="http://schemas.openxmlformats.org/officeDocument/2006/relationships/customXml" Target="../customXml/item1.xml"/><Relationship Id="rId16" Type="http://schemas.openxmlformats.org/officeDocument/2006/relationships/header" Target="header3.xml"/><Relationship Id="rId20" Type="http://schemas.openxmlformats.org/officeDocument/2006/relationships/header" Target="header5.xml"/><Relationship Id="rId29" Type="http://schemas.microsoft.com/office/2018/08/relationships/commentsExtensible" Target="commentsExtensible.xml"/><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image" Target="media/image2.jpeg"/><Relationship Id="rId24" Type="http://schemas.microsoft.com/office/2011/relationships/commentsExtended" Target="commentsExtended.xml"/><Relationship Id="rId32" Type="http://schemas.openxmlformats.org/officeDocument/2006/relationships/header" Target="header12.xml"/><Relationship Id="rId37"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footer" Target="footer2.xml"/><Relationship Id="rId23" Type="http://schemas.openxmlformats.org/officeDocument/2006/relationships/comments" Target="comments.xml"/><Relationship Id="rId28" Type="http://schemas.openxmlformats.org/officeDocument/2006/relationships/header" Target="header10.xml"/><Relationship Id="rId36" Type="http://schemas.openxmlformats.org/officeDocument/2006/relationships/header" Target="header15.xml"/><Relationship Id="rId10" Type="http://schemas.openxmlformats.org/officeDocument/2006/relationships/image" Target="media/image1.png"/><Relationship Id="rId19" Type="http://schemas.openxmlformats.org/officeDocument/2006/relationships/footer" Target="footer4.xml"/><Relationship Id="rId31"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 Id="rId22" Type="http://schemas.openxmlformats.org/officeDocument/2006/relationships/header" Target="header7.xml"/><Relationship Id="rId27" Type="http://schemas.openxmlformats.org/officeDocument/2006/relationships/header" Target="header9.xml"/><Relationship Id="rId30" Type="http://schemas.openxmlformats.org/officeDocument/2006/relationships/header" Target="header11.xml"/><Relationship Id="rId35" Type="http://schemas.openxmlformats.org/officeDocument/2006/relationships/header" Target="header14.xml"/><Relationship Id="rId8" Type="http://schemas.openxmlformats.org/officeDocument/2006/relationships/footnotes" Target="footnotes.xml"/><Relationship Id="rId3" Type="http://schemas.openxmlformats.org/officeDocument/2006/relationships/customXml" Target="../customXml/item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5124C2CF-942D-4E13-90D7-26EA29BA47F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309</TotalTime>
  <Pages>51</Pages>
  <Words>6054</Words>
  <Characters>34508</Characters>
  <Application>Microsoft Office Word</Application>
  <DocSecurity>0</DocSecurity>
  <Lines>287</Lines>
  <Paragraphs>80</Paragraphs>
  <ScaleCrop>false</ScaleCrop>
  <Company/>
  <LinksUpToDate>false</LinksUpToDate>
  <CharactersWithSpaces>40482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Zixuan Zhou</dc:creator>
  <cp:lastModifiedBy>Zixuan Zhou</cp:lastModifiedBy>
  <cp:revision>11</cp:revision>
  <dcterms:created xsi:type="dcterms:W3CDTF">2026-04-22T05:56:00Z</dcterms:created>
  <dcterms:modified xsi:type="dcterms:W3CDTF">2026-04-22T13:22:00Z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id="KwqySm4L"/&gt;&lt;style id="http://www.zotero.org/styles/china-national-standard-gb-t-7714-2015-numeric" hasBibliography="1" bibliographyStyleHasBeenSet="1"/&gt;&lt;prefs&gt;&lt;pref name="fieldType" value="Field"</vt:lpwstr>
  </property>
  <property fmtid="{D5CDD505-2E9C-101B-9397-08002B2CF9AE}" pid="3" name="ZOTERO_PREF_2">
    <vt:lpwstr>/&gt;&lt;/prefs&gt;&lt;/data&gt;</vt:lpwstr>
  </property>
  <property fmtid="{D5CDD505-2E9C-101B-9397-08002B2CF9AE}" pid="4" name="KSOTemplateDocerSaveRecord">
    <vt:lpwstr>eyJoZGlkIjoiNGFjZWU2YTYxYjNiNWNhMGYxMTc2MWVjZTcwMGIxY2IiLCJ1c2VySWQiOiIxODQ3MDA2NTIifQ==</vt:lpwstr>
  </property>
  <property fmtid="{D5CDD505-2E9C-101B-9397-08002B2CF9AE}" pid="5" name="KSOProductBuildVer">
    <vt:lpwstr>2052-12.1.0.20784</vt:lpwstr>
  </property>
  <property fmtid="{D5CDD505-2E9C-101B-9397-08002B2CF9AE}" pid="6" name="ICV">
    <vt:lpwstr>4B611D1BEB0D44C98353701095E0F1D1_12</vt:lpwstr>
  </property>
</Properties>
</file>