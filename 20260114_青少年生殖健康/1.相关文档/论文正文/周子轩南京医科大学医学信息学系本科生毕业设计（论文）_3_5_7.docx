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5480E716" w14:textId="67B4E639" w:rsidR="001704E8" w:rsidRDefault="00380D35">
          <w:pPr>
            <w:pStyle w:val="TOC1"/>
            <w:wordWrap/>
            <w:snapToGrid/>
            <w:spacing w:line="400" w:lineRule="exact"/>
            <w:rPr>
              <w:ins w:id="0" w:author="Zixuan Zhou" w:date="2026-04-27T21:54:00Z" w16du:dateUtc="2026-04-27T13:54:00Z"/>
              <w:rFonts w:asciiTheme="minorHAnsi" w:eastAsiaTheme="minorEastAsia" w:hAnsiTheme="minorHAnsi" w:hint="eastAsia"/>
              <w:noProof/>
              <w:sz w:val="22"/>
              <w:szCs w:val="24"/>
              <w14:ligatures w14:val="standardContextual"/>
            </w:rPr>
            <w:pPrChange w:id="1" w:author="Zixuan Zhou" w:date="2026-04-27T21:54:00Z" w16du:dateUtc="2026-04-27T13:54:00Z">
              <w:pPr>
                <w:pStyle w:val="TOC1"/>
              </w:pPr>
            </w:pPrChange>
          </w:pPr>
          <w:r>
            <w:fldChar w:fldCharType="begin"/>
          </w:r>
          <w:r>
            <w:instrText xml:space="preserve"> TOC \o "1-3" \h \z \u </w:instrText>
          </w:r>
          <w:r>
            <w:fldChar w:fldCharType="separate"/>
          </w:r>
          <w:ins w:id="2" w:author="Zixuan Zhou" w:date="2026-04-27T21:54:00Z" w16du:dateUtc="2026-04-27T13:54:00Z">
            <w:r w:rsidR="001704E8" w:rsidRPr="001B0A35">
              <w:rPr>
                <w:rStyle w:val="afb"/>
                <w:rFonts w:hint="eastAsia"/>
                <w:noProof/>
              </w:rPr>
              <w:fldChar w:fldCharType="begin"/>
            </w:r>
            <w:r w:rsidR="001704E8" w:rsidRPr="001B0A35">
              <w:rPr>
                <w:rStyle w:val="afb"/>
                <w:rFonts w:hint="eastAsia"/>
                <w:noProof/>
              </w:rPr>
              <w:instrText xml:space="preserve"> </w:instrText>
            </w:r>
            <w:r w:rsidR="001704E8">
              <w:rPr>
                <w:rFonts w:hint="eastAsia"/>
                <w:noProof/>
              </w:rPr>
              <w:instrText>HYPERLINK \l "_Toc228219271"</w:instrText>
            </w:r>
            <w:r w:rsidR="001704E8" w:rsidRPr="001B0A35">
              <w:rPr>
                <w:rStyle w:val="afb"/>
                <w:rFonts w:hint="eastAsia"/>
                <w:noProof/>
              </w:rPr>
              <w:instrText xml:space="preserve"> </w:instrText>
            </w:r>
            <w:r w:rsidR="001704E8" w:rsidRPr="001B0A35">
              <w:rPr>
                <w:rStyle w:val="afb"/>
                <w:rFonts w:hint="eastAsia"/>
                <w:noProof/>
              </w:rPr>
            </w:r>
            <w:r w:rsidR="001704E8" w:rsidRPr="001B0A35">
              <w:rPr>
                <w:rStyle w:val="afb"/>
                <w:rFonts w:hint="eastAsia"/>
                <w:noProof/>
              </w:rPr>
              <w:fldChar w:fldCharType="separate"/>
            </w:r>
            <w:r w:rsidR="001704E8" w:rsidRPr="001B0A35">
              <w:rPr>
                <w:rStyle w:val="afb"/>
                <w:rFonts w:hint="eastAsia"/>
                <w:noProof/>
              </w:rPr>
              <w:t>摘</w:t>
            </w:r>
            <w:r w:rsidR="001704E8" w:rsidRPr="001B0A35">
              <w:rPr>
                <w:rStyle w:val="afb"/>
                <w:rFonts w:hint="eastAsia"/>
                <w:noProof/>
              </w:rPr>
              <w:t xml:space="preserve">  </w:t>
            </w:r>
            <w:r w:rsidR="001704E8" w:rsidRPr="001B0A35">
              <w:rPr>
                <w:rStyle w:val="afb"/>
                <w:rFonts w:hint="eastAsia"/>
                <w:noProof/>
              </w:rPr>
              <w:t>要</w:t>
            </w:r>
            <w:r w:rsidR="001704E8">
              <w:rPr>
                <w:rFonts w:hint="eastAsia"/>
                <w:noProof/>
                <w:webHidden/>
              </w:rPr>
              <w:tab/>
            </w:r>
            <w:r w:rsidR="001704E8">
              <w:rPr>
                <w:rFonts w:hint="eastAsia"/>
                <w:noProof/>
                <w:webHidden/>
              </w:rPr>
              <w:fldChar w:fldCharType="begin"/>
            </w:r>
            <w:r w:rsidR="001704E8">
              <w:rPr>
                <w:rFonts w:hint="eastAsia"/>
                <w:noProof/>
                <w:webHidden/>
              </w:rPr>
              <w:instrText xml:space="preserve"> </w:instrText>
            </w:r>
            <w:r w:rsidR="001704E8">
              <w:rPr>
                <w:noProof/>
                <w:webHidden/>
              </w:rPr>
              <w:instrText>PAGEREF _Toc228219271 \h</w:instrText>
            </w:r>
            <w:r w:rsidR="001704E8">
              <w:rPr>
                <w:rFonts w:hint="eastAsia"/>
                <w:noProof/>
                <w:webHidden/>
              </w:rPr>
              <w:instrText xml:space="preserve"> </w:instrText>
            </w:r>
          </w:ins>
          <w:r w:rsidR="001704E8">
            <w:rPr>
              <w:rFonts w:hint="eastAsia"/>
              <w:noProof/>
              <w:webHidden/>
            </w:rPr>
          </w:r>
          <w:ins w:id="3" w:author="Zixuan Zhou" w:date="2026-04-27T21:54:00Z" w16du:dateUtc="2026-04-27T13:54:00Z">
            <w:r w:rsidR="001704E8">
              <w:rPr>
                <w:rFonts w:hint="eastAsia"/>
                <w:noProof/>
                <w:webHidden/>
              </w:rPr>
              <w:fldChar w:fldCharType="separate"/>
            </w:r>
            <w:r w:rsidR="001704E8">
              <w:rPr>
                <w:noProof/>
                <w:webHidden/>
              </w:rPr>
              <w:t>IV</w:t>
            </w:r>
            <w:r w:rsidR="001704E8">
              <w:rPr>
                <w:rFonts w:hint="eastAsia"/>
                <w:noProof/>
                <w:webHidden/>
              </w:rPr>
              <w:fldChar w:fldCharType="end"/>
            </w:r>
            <w:r w:rsidR="001704E8" w:rsidRPr="001B0A35">
              <w:rPr>
                <w:rStyle w:val="afb"/>
                <w:rFonts w:hint="eastAsia"/>
                <w:noProof/>
              </w:rPr>
              <w:fldChar w:fldCharType="end"/>
            </w:r>
          </w:ins>
        </w:p>
        <w:p w14:paraId="702E2AD4" w14:textId="36FCAF59" w:rsidR="001704E8" w:rsidRDefault="001704E8">
          <w:pPr>
            <w:pStyle w:val="TOC1"/>
            <w:wordWrap/>
            <w:snapToGrid/>
            <w:spacing w:line="400" w:lineRule="exact"/>
            <w:rPr>
              <w:ins w:id="4" w:author="Zixuan Zhou" w:date="2026-04-27T21:54:00Z" w16du:dateUtc="2026-04-27T13:54:00Z"/>
              <w:rFonts w:asciiTheme="minorHAnsi" w:eastAsiaTheme="minorEastAsia" w:hAnsiTheme="minorHAnsi" w:hint="eastAsia"/>
              <w:noProof/>
              <w:sz w:val="22"/>
              <w:szCs w:val="24"/>
              <w14:ligatures w14:val="standardContextual"/>
            </w:rPr>
            <w:pPrChange w:id="5" w:author="Zixuan Zhou" w:date="2026-04-27T21:54:00Z" w16du:dateUtc="2026-04-27T13:54:00Z">
              <w:pPr>
                <w:pStyle w:val="TOC1"/>
              </w:pPr>
            </w:pPrChange>
          </w:pPr>
          <w:ins w:id="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_Toc228219272 \h</w:instrText>
            </w:r>
            <w:r>
              <w:rPr>
                <w:rFonts w:hint="eastAsia"/>
                <w:noProof/>
                <w:webHidden/>
              </w:rPr>
              <w:instrText xml:space="preserve"> </w:instrText>
            </w:r>
          </w:ins>
          <w:r>
            <w:rPr>
              <w:rFonts w:hint="eastAsia"/>
              <w:noProof/>
              <w:webHidden/>
            </w:rPr>
          </w:r>
          <w:ins w:id="7" w:author="Zixuan Zhou" w:date="2026-04-27T21:54:00Z" w16du:dateUtc="2026-04-27T13:54:00Z">
            <w:r>
              <w:rPr>
                <w:rFonts w:hint="eastAsia"/>
                <w:noProof/>
                <w:webHidden/>
              </w:rPr>
              <w:fldChar w:fldCharType="separate"/>
            </w:r>
            <w:r>
              <w:rPr>
                <w:noProof/>
                <w:webHidden/>
              </w:rPr>
              <w:t>V</w:t>
            </w:r>
            <w:r>
              <w:rPr>
                <w:rFonts w:hint="eastAsia"/>
                <w:noProof/>
                <w:webHidden/>
              </w:rPr>
              <w:fldChar w:fldCharType="end"/>
            </w:r>
            <w:r w:rsidRPr="001B0A35">
              <w:rPr>
                <w:rStyle w:val="afb"/>
                <w:rFonts w:hint="eastAsia"/>
                <w:noProof/>
              </w:rPr>
              <w:fldChar w:fldCharType="end"/>
            </w:r>
          </w:ins>
        </w:p>
        <w:p w14:paraId="362E002D" w14:textId="1E1645C6" w:rsidR="001704E8" w:rsidRDefault="001704E8">
          <w:pPr>
            <w:pStyle w:val="TOC1"/>
            <w:tabs>
              <w:tab w:val="left" w:pos="1260"/>
            </w:tabs>
            <w:wordWrap/>
            <w:snapToGrid/>
            <w:spacing w:line="400" w:lineRule="exact"/>
            <w:rPr>
              <w:ins w:id="8" w:author="Zixuan Zhou" w:date="2026-04-27T21:54:00Z" w16du:dateUtc="2026-04-27T13:54:00Z"/>
              <w:rFonts w:asciiTheme="minorHAnsi" w:eastAsiaTheme="minorEastAsia" w:hAnsiTheme="minorHAnsi" w:hint="eastAsia"/>
              <w:noProof/>
              <w:sz w:val="22"/>
              <w:szCs w:val="24"/>
              <w14:ligatures w14:val="standardContextual"/>
            </w:rPr>
            <w:pPrChange w:id="9" w:author="Zixuan Zhou" w:date="2026-04-27T21:54:00Z" w16du:dateUtc="2026-04-27T13:54:00Z">
              <w:pPr>
                <w:pStyle w:val="TOC1"/>
                <w:tabs>
                  <w:tab w:val="left" w:pos="1260"/>
                </w:tabs>
              </w:pPr>
            </w:pPrChange>
          </w:pPr>
          <w:ins w:id="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1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_Toc228219273 \h</w:instrText>
            </w:r>
            <w:r>
              <w:rPr>
                <w:rFonts w:hint="eastAsia"/>
                <w:noProof/>
                <w:webHidden/>
              </w:rPr>
              <w:instrText xml:space="preserve"> </w:instrText>
            </w:r>
          </w:ins>
          <w:r>
            <w:rPr>
              <w:rFonts w:hint="eastAsia"/>
              <w:noProof/>
              <w:webHidden/>
            </w:rPr>
          </w:r>
          <w:ins w:id="11" w:author="Zixuan Zhou" w:date="2026-04-27T21:54:00Z" w16du:dateUtc="2026-04-27T13:54:00Z">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1DC98D40" w14:textId="53BC8144" w:rsidR="001704E8" w:rsidRDefault="001704E8">
          <w:pPr>
            <w:pStyle w:val="TOC2"/>
            <w:snapToGrid/>
            <w:spacing w:line="400" w:lineRule="exact"/>
            <w:rPr>
              <w:ins w:id="12" w:author="Zixuan Zhou" w:date="2026-04-27T21:54:00Z" w16du:dateUtc="2026-04-27T13:54:00Z"/>
              <w:rFonts w:asciiTheme="minorHAnsi" w:eastAsiaTheme="minorEastAsia" w:hAnsiTheme="minorHAnsi" w:hint="eastAsia"/>
              <w:noProof/>
              <w:sz w:val="22"/>
              <w:szCs w:val="24"/>
              <w14:ligatures w14:val="standardContextual"/>
            </w:rPr>
            <w:pPrChange w:id="13" w:author="Zixuan Zhou" w:date="2026-04-27T21:54:00Z" w16du:dateUtc="2026-04-27T13:54:00Z">
              <w:pPr>
                <w:pStyle w:val="TOC2"/>
              </w:pPr>
            </w:pPrChange>
          </w:pPr>
          <w:ins w:id="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1.1 </w:t>
            </w:r>
            <w:r w:rsidRPr="001B0A35">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_Toc228219274 \h</w:instrText>
            </w:r>
            <w:r>
              <w:rPr>
                <w:rFonts w:hint="eastAsia"/>
                <w:noProof/>
                <w:webHidden/>
              </w:rPr>
              <w:instrText xml:space="preserve"> </w:instrText>
            </w:r>
          </w:ins>
          <w:r>
            <w:rPr>
              <w:rFonts w:hint="eastAsia"/>
              <w:noProof/>
              <w:webHidden/>
            </w:rPr>
          </w:r>
          <w:ins w:id="15" w:author="Zixuan Zhou" w:date="2026-04-27T21:54:00Z" w16du:dateUtc="2026-04-27T13:54:00Z">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583C8DFD" w14:textId="071AF298" w:rsidR="001704E8" w:rsidRDefault="001704E8">
          <w:pPr>
            <w:pStyle w:val="TOC2"/>
            <w:snapToGrid/>
            <w:spacing w:line="400" w:lineRule="exact"/>
            <w:rPr>
              <w:ins w:id="16" w:author="Zixuan Zhou" w:date="2026-04-27T21:54:00Z" w16du:dateUtc="2026-04-27T13:54:00Z"/>
              <w:rFonts w:asciiTheme="minorHAnsi" w:eastAsiaTheme="minorEastAsia" w:hAnsiTheme="minorHAnsi" w:hint="eastAsia"/>
              <w:noProof/>
              <w:sz w:val="22"/>
              <w:szCs w:val="24"/>
              <w14:ligatures w14:val="standardContextual"/>
            </w:rPr>
            <w:pPrChange w:id="17" w:author="Zixuan Zhou" w:date="2026-04-27T21:54:00Z" w16du:dateUtc="2026-04-27T13:54:00Z">
              <w:pPr>
                <w:pStyle w:val="TOC2"/>
              </w:pPr>
            </w:pPrChange>
          </w:pPr>
          <w:ins w:id="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 </w:t>
            </w:r>
            <w:r w:rsidRPr="001B0A35">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_Toc228219275 \h</w:instrText>
            </w:r>
            <w:r>
              <w:rPr>
                <w:rFonts w:hint="eastAsia"/>
                <w:noProof/>
                <w:webHidden/>
              </w:rPr>
              <w:instrText xml:space="preserve"> </w:instrText>
            </w:r>
          </w:ins>
          <w:r>
            <w:rPr>
              <w:rFonts w:hint="eastAsia"/>
              <w:noProof/>
              <w:webHidden/>
            </w:rPr>
          </w:r>
          <w:ins w:id="19" w:author="Zixuan Zhou" w:date="2026-04-27T21:54:00Z" w16du:dateUtc="2026-04-27T13:54:00Z">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26201687" w14:textId="42F2FE14" w:rsidR="001704E8" w:rsidRDefault="001704E8">
          <w:pPr>
            <w:pStyle w:val="TOC3"/>
            <w:snapToGrid/>
            <w:rPr>
              <w:ins w:id="20" w:author="Zixuan Zhou" w:date="2026-04-27T21:54:00Z" w16du:dateUtc="2026-04-27T13:54:00Z"/>
              <w:rFonts w:asciiTheme="minorHAnsi" w:eastAsiaTheme="minorEastAsia" w:hAnsiTheme="minorHAnsi" w:hint="eastAsia"/>
              <w:noProof/>
              <w:sz w:val="22"/>
              <w:szCs w:val="24"/>
              <w14:ligatures w14:val="standardContextual"/>
            </w:rPr>
            <w:pPrChange w:id="21" w:author="Zixuan Zhou" w:date="2026-04-27T21:54:00Z" w16du:dateUtc="2026-04-27T13:54:00Z">
              <w:pPr>
                <w:pStyle w:val="TOC3"/>
              </w:pPr>
            </w:pPrChange>
          </w:pPr>
          <w:ins w:id="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1.2.1 </w:t>
            </w:r>
            <w:r w:rsidRPr="001B0A35">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_Toc228219276 \h</w:instrText>
            </w:r>
            <w:r>
              <w:rPr>
                <w:rFonts w:hint="eastAsia"/>
                <w:noProof/>
                <w:webHidden/>
              </w:rPr>
              <w:instrText xml:space="preserve"> </w:instrText>
            </w:r>
          </w:ins>
          <w:r>
            <w:rPr>
              <w:rFonts w:hint="eastAsia"/>
              <w:noProof/>
              <w:webHidden/>
            </w:rPr>
          </w:r>
          <w:ins w:id="23" w:author="Zixuan Zhou" w:date="2026-04-27T21:54:00Z" w16du:dateUtc="2026-04-27T13:54:00Z">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380CF6EF" w14:textId="42650FDC" w:rsidR="001704E8" w:rsidRDefault="001704E8">
          <w:pPr>
            <w:pStyle w:val="TOC3"/>
            <w:snapToGrid/>
            <w:rPr>
              <w:ins w:id="24" w:author="Zixuan Zhou" w:date="2026-04-27T21:54:00Z" w16du:dateUtc="2026-04-27T13:54:00Z"/>
              <w:rFonts w:asciiTheme="minorHAnsi" w:eastAsiaTheme="minorEastAsia" w:hAnsiTheme="minorHAnsi" w:hint="eastAsia"/>
              <w:noProof/>
              <w:sz w:val="22"/>
              <w:szCs w:val="24"/>
              <w14:ligatures w14:val="standardContextual"/>
            </w:rPr>
            <w:pPrChange w:id="25" w:author="Zixuan Zhou" w:date="2026-04-27T21:54:00Z" w16du:dateUtc="2026-04-27T13:54:00Z">
              <w:pPr>
                <w:pStyle w:val="TOC3"/>
              </w:pPr>
            </w:pPrChange>
          </w:pPr>
          <w:ins w:id="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1.2.2 </w:t>
            </w:r>
            <w:r w:rsidRPr="001B0A35">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_Toc228219277 \h</w:instrText>
            </w:r>
            <w:r>
              <w:rPr>
                <w:rFonts w:hint="eastAsia"/>
                <w:noProof/>
                <w:webHidden/>
              </w:rPr>
              <w:instrText xml:space="preserve"> </w:instrText>
            </w:r>
          </w:ins>
          <w:r>
            <w:rPr>
              <w:rFonts w:hint="eastAsia"/>
              <w:noProof/>
              <w:webHidden/>
            </w:rPr>
          </w:r>
          <w:ins w:id="27" w:author="Zixuan Zhou" w:date="2026-04-27T21:54:00Z" w16du:dateUtc="2026-04-27T13:54:00Z">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646A0A03" w14:textId="38A22318" w:rsidR="001704E8" w:rsidRDefault="001704E8">
          <w:pPr>
            <w:pStyle w:val="TOC2"/>
            <w:snapToGrid/>
            <w:spacing w:line="400" w:lineRule="exact"/>
            <w:rPr>
              <w:ins w:id="28" w:author="Zixuan Zhou" w:date="2026-04-27T21:54:00Z" w16du:dateUtc="2026-04-27T13:54:00Z"/>
              <w:rFonts w:asciiTheme="minorHAnsi" w:eastAsiaTheme="minorEastAsia" w:hAnsiTheme="minorHAnsi" w:hint="eastAsia"/>
              <w:noProof/>
              <w:sz w:val="22"/>
              <w:szCs w:val="24"/>
              <w14:ligatures w14:val="standardContextual"/>
            </w:rPr>
            <w:pPrChange w:id="29" w:author="Zixuan Zhou" w:date="2026-04-27T21:54:00Z" w16du:dateUtc="2026-04-27T13:54:00Z">
              <w:pPr>
                <w:pStyle w:val="TOC2"/>
              </w:pPr>
            </w:pPrChange>
          </w:pPr>
          <w:ins w:id="3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1.3 </w:t>
            </w:r>
            <w:r w:rsidRPr="001B0A35">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_Toc228219278 \h</w:instrText>
            </w:r>
            <w:r>
              <w:rPr>
                <w:rFonts w:hint="eastAsia"/>
                <w:noProof/>
                <w:webHidden/>
              </w:rPr>
              <w:instrText xml:space="preserve"> </w:instrText>
            </w:r>
          </w:ins>
          <w:r>
            <w:rPr>
              <w:rFonts w:hint="eastAsia"/>
              <w:noProof/>
              <w:webHidden/>
            </w:rPr>
          </w:r>
          <w:ins w:id="31" w:author="Zixuan Zhou" w:date="2026-04-27T21:54:00Z" w16du:dateUtc="2026-04-27T13:54:00Z">
            <w:r>
              <w:rPr>
                <w:rFonts w:hint="eastAsia"/>
                <w:noProof/>
                <w:webHidden/>
              </w:rPr>
              <w:fldChar w:fldCharType="separate"/>
            </w:r>
            <w:r>
              <w:rPr>
                <w:noProof/>
                <w:webHidden/>
              </w:rPr>
              <w:t>3</w:t>
            </w:r>
            <w:r>
              <w:rPr>
                <w:rFonts w:hint="eastAsia"/>
                <w:noProof/>
                <w:webHidden/>
              </w:rPr>
              <w:fldChar w:fldCharType="end"/>
            </w:r>
            <w:r w:rsidRPr="001B0A35">
              <w:rPr>
                <w:rStyle w:val="afb"/>
                <w:rFonts w:hint="eastAsia"/>
                <w:noProof/>
              </w:rPr>
              <w:fldChar w:fldCharType="end"/>
            </w:r>
          </w:ins>
        </w:p>
        <w:p w14:paraId="530EF11A" w14:textId="2A685666" w:rsidR="001704E8" w:rsidRDefault="001704E8">
          <w:pPr>
            <w:pStyle w:val="TOC2"/>
            <w:snapToGrid/>
            <w:spacing w:line="400" w:lineRule="exact"/>
            <w:rPr>
              <w:ins w:id="32" w:author="Zixuan Zhou" w:date="2026-04-27T21:54:00Z" w16du:dateUtc="2026-04-27T13:54:00Z"/>
              <w:rFonts w:asciiTheme="minorHAnsi" w:eastAsiaTheme="minorEastAsia" w:hAnsiTheme="minorHAnsi" w:hint="eastAsia"/>
              <w:noProof/>
              <w:sz w:val="22"/>
              <w:szCs w:val="24"/>
              <w14:ligatures w14:val="standardContextual"/>
            </w:rPr>
            <w:pPrChange w:id="33" w:author="Zixuan Zhou" w:date="2026-04-27T21:54:00Z" w16du:dateUtc="2026-04-27T13:54:00Z">
              <w:pPr>
                <w:pStyle w:val="TOC2"/>
              </w:pPr>
            </w:pPrChange>
          </w:pPr>
          <w:ins w:id="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1.4 </w:t>
            </w:r>
            <w:r w:rsidRPr="001B0A35">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_Toc228219279 \h</w:instrText>
            </w:r>
            <w:r>
              <w:rPr>
                <w:rFonts w:hint="eastAsia"/>
                <w:noProof/>
                <w:webHidden/>
              </w:rPr>
              <w:instrText xml:space="preserve"> </w:instrText>
            </w:r>
          </w:ins>
          <w:r>
            <w:rPr>
              <w:rFonts w:hint="eastAsia"/>
              <w:noProof/>
              <w:webHidden/>
            </w:rPr>
          </w:r>
          <w:ins w:id="35" w:author="Zixuan Zhou" w:date="2026-04-27T21:54:00Z" w16du:dateUtc="2026-04-27T13:54:00Z">
            <w:r>
              <w:rPr>
                <w:rFonts w:hint="eastAsia"/>
                <w:noProof/>
                <w:webHidden/>
              </w:rPr>
              <w:fldChar w:fldCharType="separate"/>
            </w:r>
            <w:r>
              <w:rPr>
                <w:noProof/>
                <w:webHidden/>
              </w:rPr>
              <w:t>4</w:t>
            </w:r>
            <w:r>
              <w:rPr>
                <w:rFonts w:hint="eastAsia"/>
                <w:noProof/>
                <w:webHidden/>
              </w:rPr>
              <w:fldChar w:fldCharType="end"/>
            </w:r>
            <w:r w:rsidRPr="001B0A35">
              <w:rPr>
                <w:rStyle w:val="afb"/>
                <w:rFonts w:hint="eastAsia"/>
                <w:noProof/>
              </w:rPr>
              <w:fldChar w:fldCharType="end"/>
            </w:r>
          </w:ins>
        </w:p>
        <w:p w14:paraId="7F444E61" w14:textId="1A1A39B3" w:rsidR="001704E8" w:rsidRDefault="001704E8">
          <w:pPr>
            <w:pStyle w:val="TOC2"/>
            <w:snapToGrid/>
            <w:spacing w:line="400" w:lineRule="exact"/>
            <w:rPr>
              <w:ins w:id="36" w:author="Zixuan Zhou" w:date="2026-04-27T21:54:00Z" w16du:dateUtc="2026-04-27T13:54:00Z"/>
              <w:rFonts w:asciiTheme="minorHAnsi" w:eastAsiaTheme="minorEastAsia" w:hAnsiTheme="minorHAnsi" w:hint="eastAsia"/>
              <w:noProof/>
              <w:sz w:val="22"/>
              <w:szCs w:val="24"/>
              <w14:ligatures w14:val="standardContextual"/>
            </w:rPr>
            <w:pPrChange w:id="37" w:author="Zixuan Zhou" w:date="2026-04-27T21:54:00Z" w16du:dateUtc="2026-04-27T13:54:00Z">
              <w:pPr>
                <w:pStyle w:val="TOC2"/>
              </w:pPr>
            </w:pPrChange>
          </w:pPr>
          <w:ins w:id="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1.5 </w:t>
            </w:r>
            <w:r w:rsidRPr="001B0A35">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_Toc228219280 \h</w:instrText>
            </w:r>
            <w:r>
              <w:rPr>
                <w:rFonts w:hint="eastAsia"/>
                <w:noProof/>
                <w:webHidden/>
              </w:rPr>
              <w:instrText xml:space="preserve"> </w:instrText>
            </w:r>
          </w:ins>
          <w:r>
            <w:rPr>
              <w:rFonts w:hint="eastAsia"/>
              <w:noProof/>
              <w:webHidden/>
            </w:rPr>
          </w:r>
          <w:ins w:id="39" w:author="Zixuan Zhou" w:date="2026-04-27T21:54:00Z" w16du:dateUtc="2026-04-27T13:54:00Z">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7A7FDA91" w14:textId="3B24F1D8" w:rsidR="001704E8" w:rsidRDefault="001704E8">
          <w:pPr>
            <w:pStyle w:val="TOC2"/>
            <w:snapToGrid/>
            <w:spacing w:line="400" w:lineRule="exact"/>
            <w:rPr>
              <w:ins w:id="40" w:author="Zixuan Zhou" w:date="2026-04-27T21:54:00Z" w16du:dateUtc="2026-04-27T13:54:00Z"/>
              <w:rFonts w:asciiTheme="minorHAnsi" w:eastAsiaTheme="minorEastAsia" w:hAnsiTheme="minorHAnsi" w:hint="eastAsia"/>
              <w:noProof/>
              <w:sz w:val="22"/>
              <w:szCs w:val="24"/>
              <w14:ligatures w14:val="standardContextual"/>
            </w:rPr>
            <w:pPrChange w:id="41" w:author="Zixuan Zhou" w:date="2026-04-27T21:54:00Z" w16du:dateUtc="2026-04-27T13:54:00Z">
              <w:pPr>
                <w:pStyle w:val="TOC2"/>
              </w:pPr>
            </w:pPrChange>
          </w:pPr>
          <w:ins w:id="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1.6 </w:t>
            </w:r>
            <w:r w:rsidRPr="001B0A35">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_Toc228219281 \h</w:instrText>
            </w:r>
            <w:r>
              <w:rPr>
                <w:rFonts w:hint="eastAsia"/>
                <w:noProof/>
                <w:webHidden/>
              </w:rPr>
              <w:instrText xml:space="preserve"> </w:instrText>
            </w:r>
          </w:ins>
          <w:r>
            <w:rPr>
              <w:rFonts w:hint="eastAsia"/>
              <w:noProof/>
              <w:webHidden/>
            </w:rPr>
          </w:r>
          <w:ins w:id="43" w:author="Zixuan Zhou" w:date="2026-04-27T21:54:00Z" w16du:dateUtc="2026-04-27T13:54:00Z">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15F0EC48" w14:textId="31FE64D3" w:rsidR="001704E8" w:rsidRDefault="001704E8">
          <w:pPr>
            <w:pStyle w:val="TOC2"/>
            <w:snapToGrid/>
            <w:spacing w:line="400" w:lineRule="exact"/>
            <w:rPr>
              <w:ins w:id="44" w:author="Zixuan Zhou" w:date="2026-04-27T21:54:00Z" w16du:dateUtc="2026-04-27T13:54:00Z"/>
              <w:rFonts w:asciiTheme="minorHAnsi" w:eastAsiaTheme="minorEastAsia" w:hAnsiTheme="minorHAnsi" w:hint="eastAsia"/>
              <w:noProof/>
              <w:sz w:val="22"/>
              <w:szCs w:val="24"/>
              <w14:ligatures w14:val="standardContextual"/>
            </w:rPr>
            <w:pPrChange w:id="45" w:author="Zixuan Zhou" w:date="2026-04-27T21:54:00Z" w16du:dateUtc="2026-04-27T13:54:00Z">
              <w:pPr>
                <w:pStyle w:val="TOC2"/>
              </w:pPr>
            </w:pPrChange>
          </w:pPr>
          <w:ins w:id="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1.7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_Toc228219282 \h</w:instrText>
            </w:r>
            <w:r>
              <w:rPr>
                <w:rFonts w:hint="eastAsia"/>
                <w:noProof/>
                <w:webHidden/>
              </w:rPr>
              <w:instrText xml:space="preserve"> </w:instrText>
            </w:r>
          </w:ins>
          <w:r>
            <w:rPr>
              <w:rFonts w:hint="eastAsia"/>
              <w:noProof/>
              <w:webHidden/>
            </w:rPr>
          </w:r>
          <w:ins w:id="47" w:author="Zixuan Zhou" w:date="2026-04-27T21:54:00Z" w16du:dateUtc="2026-04-27T13:54:00Z">
            <w:r>
              <w:rPr>
                <w:rFonts w:hint="eastAsia"/>
                <w:noProof/>
                <w:webHidden/>
              </w:rPr>
              <w:fldChar w:fldCharType="separate"/>
            </w:r>
            <w:r>
              <w:rPr>
                <w:noProof/>
                <w:webHidden/>
              </w:rPr>
              <w:t>6</w:t>
            </w:r>
            <w:r>
              <w:rPr>
                <w:rFonts w:hint="eastAsia"/>
                <w:noProof/>
                <w:webHidden/>
              </w:rPr>
              <w:fldChar w:fldCharType="end"/>
            </w:r>
            <w:r w:rsidRPr="001B0A35">
              <w:rPr>
                <w:rStyle w:val="afb"/>
                <w:rFonts w:hint="eastAsia"/>
                <w:noProof/>
              </w:rPr>
              <w:fldChar w:fldCharType="end"/>
            </w:r>
          </w:ins>
        </w:p>
        <w:p w14:paraId="56A54685" w14:textId="41208A04" w:rsidR="001704E8" w:rsidRDefault="001704E8">
          <w:pPr>
            <w:pStyle w:val="TOC1"/>
            <w:tabs>
              <w:tab w:val="left" w:pos="1260"/>
            </w:tabs>
            <w:wordWrap/>
            <w:snapToGrid/>
            <w:spacing w:line="400" w:lineRule="exact"/>
            <w:rPr>
              <w:ins w:id="48" w:author="Zixuan Zhou" w:date="2026-04-27T21:54:00Z" w16du:dateUtc="2026-04-27T13:54:00Z"/>
              <w:rFonts w:asciiTheme="minorHAnsi" w:eastAsiaTheme="minorEastAsia" w:hAnsiTheme="minorHAnsi" w:hint="eastAsia"/>
              <w:noProof/>
              <w:sz w:val="22"/>
              <w:szCs w:val="24"/>
              <w14:ligatures w14:val="standardContextual"/>
            </w:rPr>
            <w:pPrChange w:id="49" w:author="Zixuan Zhou" w:date="2026-04-27T21:54:00Z" w16du:dateUtc="2026-04-27T13:54:00Z">
              <w:pPr>
                <w:pStyle w:val="TOC1"/>
                <w:tabs>
                  <w:tab w:val="left" w:pos="1260"/>
                </w:tabs>
              </w:pPr>
            </w:pPrChange>
          </w:pPr>
          <w:ins w:id="5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2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_Toc228219283 \h</w:instrText>
            </w:r>
            <w:r>
              <w:rPr>
                <w:rFonts w:hint="eastAsia"/>
                <w:noProof/>
                <w:webHidden/>
              </w:rPr>
              <w:instrText xml:space="preserve"> </w:instrText>
            </w:r>
          </w:ins>
          <w:r>
            <w:rPr>
              <w:rFonts w:hint="eastAsia"/>
              <w:noProof/>
              <w:webHidden/>
            </w:rPr>
          </w:r>
          <w:ins w:id="51" w:author="Zixuan Zhou" w:date="2026-04-27T21:54:00Z" w16du:dateUtc="2026-04-27T13:54:00Z">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D8F3748" w14:textId="0978D295" w:rsidR="001704E8" w:rsidRDefault="001704E8">
          <w:pPr>
            <w:pStyle w:val="TOC2"/>
            <w:snapToGrid/>
            <w:spacing w:line="400" w:lineRule="exact"/>
            <w:rPr>
              <w:ins w:id="52" w:author="Zixuan Zhou" w:date="2026-04-27T21:54:00Z" w16du:dateUtc="2026-04-27T13:54:00Z"/>
              <w:rFonts w:asciiTheme="minorHAnsi" w:eastAsiaTheme="minorEastAsia" w:hAnsiTheme="minorHAnsi" w:hint="eastAsia"/>
              <w:noProof/>
              <w:sz w:val="22"/>
              <w:szCs w:val="24"/>
              <w14:ligatures w14:val="standardContextual"/>
            </w:rPr>
            <w:pPrChange w:id="53" w:author="Zixuan Zhou" w:date="2026-04-27T21:54:00Z" w16du:dateUtc="2026-04-27T13:54:00Z">
              <w:pPr>
                <w:pStyle w:val="TOC2"/>
              </w:pPr>
            </w:pPrChange>
          </w:pPr>
          <w:ins w:id="5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 </w:t>
            </w:r>
            <w:r w:rsidRPr="001B0A35">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_Toc228219284 \h</w:instrText>
            </w:r>
            <w:r>
              <w:rPr>
                <w:rFonts w:hint="eastAsia"/>
                <w:noProof/>
                <w:webHidden/>
              </w:rPr>
              <w:instrText xml:space="preserve"> </w:instrText>
            </w:r>
          </w:ins>
          <w:r>
            <w:rPr>
              <w:rFonts w:hint="eastAsia"/>
              <w:noProof/>
              <w:webHidden/>
            </w:rPr>
          </w:r>
          <w:ins w:id="55" w:author="Zixuan Zhou" w:date="2026-04-27T21:54:00Z" w16du:dateUtc="2026-04-27T13:54:00Z">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A488C44" w14:textId="7986C7B8" w:rsidR="001704E8" w:rsidRDefault="001704E8">
          <w:pPr>
            <w:pStyle w:val="TOC3"/>
            <w:snapToGrid/>
            <w:rPr>
              <w:ins w:id="56" w:author="Zixuan Zhou" w:date="2026-04-27T21:54:00Z" w16du:dateUtc="2026-04-27T13:54:00Z"/>
              <w:rFonts w:asciiTheme="minorHAnsi" w:eastAsiaTheme="minorEastAsia" w:hAnsiTheme="minorHAnsi" w:hint="eastAsia"/>
              <w:noProof/>
              <w:sz w:val="22"/>
              <w:szCs w:val="24"/>
              <w14:ligatures w14:val="standardContextual"/>
            </w:rPr>
            <w:pPrChange w:id="57" w:author="Zixuan Zhou" w:date="2026-04-27T21:54:00Z" w16du:dateUtc="2026-04-27T13:54:00Z">
              <w:pPr>
                <w:pStyle w:val="TOC3"/>
              </w:pPr>
            </w:pPrChange>
          </w:pPr>
          <w:ins w:id="5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2.1.1 </w:t>
            </w:r>
            <w:r w:rsidRPr="001B0A35">
              <w:rPr>
                <w:rStyle w:val="afb"/>
                <w:rFonts w:hint="eastAsia"/>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_Toc228219285 \h</w:instrText>
            </w:r>
            <w:r>
              <w:rPr>
                <w:rFonts w:hint="eastAsia"/>
                <w:noProof/>
                <w:webHidden/>
              </w:rPr>
              <w:instrText xml:space="preserve"> </w:instrText>
            </w:r>
          </w:ins>
          <w:r>
            <w:rPr>
              <w:rFonts w:hint="eastAsia"/>
              <w:noProof/>
              <w:webHidden/>
            </w:rPr>
          </w:r>
          <w:ins w:id="59" w:author="Zixuan Zhou" w:date="2026-04-27T21:54:00Z" w16du:dateUtc="2026-04-27T13:54:00Z">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6C39CEA3" w14:textId="64B43496" w:rsidR="001704E8" w:rsidRDefault="001704E8">
          <w:pPr>
            <w:pStyle w:val="TOC3"/>
            <w:snapToGrid/>
            <w:rPr>
              <w:ins w:id="60" w:author="Zixuan Zhou" w:date="2026-04-27T21:54:00Z" w16du:dateUtc="2026-04-27T13:54:00Z"/>
              <w:rFonts w:asciiTheme="minorHAnsi" w:eastAsiaTheme="minorEastAsia" w:hAnsiTheme="minorHAnsi" w:hint="eastAsia"/>
              <w:noProof/>
              <w:sz w:val="22"/>
              <w:szCs w:val="24"/>
              <w14:ligatures w14:val="standardContextual"/>
            </w:rPr>
            <w:pPrChange w:id="61" w:author="Zixuan Zhou" w:date="2026-04-27T21:54:00Z" w16du:dateUtc="2026-04-27T13:54:00Z">
              <w:pPr>
                <w:pStyle w:val="TOC3"/>
              </w:pPr>
            </w:pPrChange>
          </w:pPr>
          <w:ins w:id="6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2.1.2 </w:t>
            </w:r>
            <w:r w:rsidRPr="001B0A35">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_Toc228219286 \h</w:instrText>
            </w:r>
            <w:r>
              <w:rPr>
                <w:rFonts w:hint="eastAsia"/>
                <w:noProof/>
                <w:webHidden/>
              </w:rPr>
              <w:instrText xml:space="preserve"> </w:instrText>
            </w:r>
          </w:ins>
          <w:r>
            <w:rPr>
              <w:rFonts w:hint="eastAsia"/>
              <w:noProof/>
              <w:webHidden/>
            </w:rPr>
          </w:r>
          <w:ins w:id="63" w:author="Zixuan Zhou" w:date="2026-04-27T21:54:00Z" w16du:dateUtc="2026-04-27T13:54:00Z">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00B93D6D" w14:textId="1EE2F40F" w:rsidR="001704E8" w:rsidRDefault="001704E8">
          <w:pPr>
            <w:pStyle w:val="TOC3"/>
            <w:snapToGrid/>
            <w:rPr>
              <w:ins w:id="64" w:author="Zixuan Zhou" w:date="2026-04-27T21:54:00Z" w16du:dateUtc="2026-04-27T13:54:00Z"/>
              <w:rFonts w:asciiTheme="minorHAnsi" w:eastAsiaTheme="minorEastAsia" w:hAnsiTheme="minorHAnsi" w:hint="eastAsia"/>
              <w:noProof/>
              <w:sz w:val="22"/>
              <w:szCs w:val="24"/>
              <w14:ligatures w14:val="standardContextual"/>
            </w:rPr>
            <w:pPrChange w:id="65" w:author="Zixuan Zhou" w:date="2026-04-27T21:54:00Z" w16du:dateUtc="2026-04-27T13:54:00Z">
              <w:pPr>
                <w:pStyle w:val="TOC3"/>
              </w:pPr>
            </w:pPrChange>
          </w:pPr>
          <w:ins w:id="6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2.1.3 </w:t>
            </w:r>
            <w:r w:rsidRPr="001B0A35">
              <w:rPr>
                <w:rStyle w:val="afb"/>
                <w:rFonts w:hint="eastAsia"/>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_Toc228219287 \h</w:instrText>
            </w:r>
            <w:r>
              <w:rPr>
                <w:rFonts w:hint="eastAsia"/>
                <w:noProof/>
                <w:webHidden/>
              </w:rPr>
              <w:instrText xml:space="preserve"> </w:instrText>
            </w:r>
          </w:ins>
          <w:r>
            <w:rPr>
              <w:rFonts w:hint="eastAsia"/>
              <w:noProof/>
              <w:webHidden/>
            </w:rPr>
          </w:r>
          <w:ins w:id="67" w:author="Zixuan Zhou" w:date="2026-04-27T21:54:00Z" w16du:dateUtc="2026-04-27T13:54:00Z">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D763BF6" w14:textId="057D6A21" w:rsidR="001704E8" w:rsidRDefault="001704E8">
          <w:pPr>
            <w:pStyle w:val="TOC2"/>
            <w:snapToGrid/>
            <w:spacing w:line="400" w:lineRule="exact"/>
            <w:rPr>
              <w:ins w:id="68" w:author="Zixuan Zhou" w:date="2026-04-27T21:54:00Z" w16du:dateUtc="2026-04-27T13:54:00Z"/>
              <w:rFonts w:asciiTheme="minorHAnsi" w:eastAsiaTheme="minorEastAsia" w:hAnsiTheme="minorHAnsi" w:hint="eastAsia"/>
              <w:noProof/>
              <w:sz w:val="22"/>
              <w:szCs w:val="24"/>
              <w14:ligatures w14:val="standardContextual"/>
            </w:rPr>
            <w:pPrChange w:id="69" w:author="Zixuan Zhou" w:date="2026-04-27T21:54:00Z" w16du:dateUtc="2026-04-27T13:54:00Z">
              <w:pPr>
                <w:pStyle w:val="TOC2"/>
              </w:pPr>
            </w:pPrChange>
          </w:pPr>
          <w:ins w:id="7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 </w:t>
            </w:r>
            <w:r w:rsidRPr="001B0A35">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_Toc228219288 \h</w:instrText>
            </w:r>
            <w:r>
              <w:rPr>
                <w:rFonts w:hint="eastAsia"/>
                <w:noProof/>
                <w:webHidden/>
              </w:rPr>
              <w:instrText xml:space="preserve"> </w:instrText>
            </w:r>
          </w:ins>
          <w:r>
            <w:rPr>
              <w:rFonts w:hint="eastAsia"/>
              <w:noProof/>
              <w:webHidden/>
            </w:rPr>
          </w:r>
          <w:ins w:id="71" w:author="Zixuan Zhou" w:date="2026-04-27T21:54:00Z" w16du:dateUtc="2026-04-27T13:54:00Z">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BE74382" w14:textId="0E0A3786" w:rsidR="001704E8" w:rsidRDefault="001704E8">
          <w:pPr>
            <w:pStyle w:val="TOC3"/>
            <w:snapToGrid/>
            <w:rPr>
              <w:ins w:id="72" w:author="Zixuan Zhou" w:date="2026-04-27T21:54:00Z" w16du:dateUtc="2026-04-27T13:54:00Z"/>
              <w:rFonts w:asciiTheme="minorHAnsi" w:eastAsiaTheme="minorEastAsia" w:hAnsiTheme="minorHAnsi" w:hint="eastAsia"/>
              <w:noProof/>
              <w:sz w:val="22"/>
              <w:szCs w:val="24"/>
              <w14:ligatures w14:val="standardContextual"/>
            </w:rPr>
            <w:pPrChange w:id="73" w:author="Zixuan Zhou" w:date="2026-04-27T21:54:00Z" w16du:dateUtc="2026-04-27T13:54:00Z">
              <w:pPr>
                <w:pStyle w:val="TOC3"/>
              </w:pPr>
            </w:pPrChange>
          </w:pPr>
          <w:ins w:id="7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2.2.1 </w:t>
            </w:r>
            <w:r w:rsidRPr="001B0A35">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_Toc228219289 \h</w:instrText>
            </w:r>
            <w:r>
              <w:rPr>
                <w:rFonts w:hint="eastAsia"/>
                <w:noProof/>
                <w:webHidden/>
              </w:rPr>
              <w:instrText xml:space="preserve"> </w:instrText>
            </w:r>
          </w:ins>
          <w:r>
            <w:rPr>
              <w:rFonts w:hint="eastAsia"/>
              <w:noProof/>
              <w:webHidden/>
            </w:rPr>
          </w:r>
          <w:ins w:id="75" w:author="Zixuan Zhou" w:date="2026-04-27T21:54:00Z" w16du:dateUtc="2026-04-27T13:54:00Z">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21589D4" w14:textId="6DB8E249" w:rsidR="001704E8" w:rsidRDefault="001704E8">
          <w:pPr>
            <w:pStyle w:val="TOC3"/>
            <w:snapToGrid/>
            <w:rPr>
              <w:ins w:id="76" w:author="Zixuan Zhou" w:date="2026-04-27T21:54:00Z" w16du:dateUtc="2026-04-27T13:54:00Z"/>
              <w:rFonts w:asciiTheme="minorHAnsi" w:eastAsiaTheme="minorEastAsia" w:hAnsiTheme="minorHAnsi" w:hint="eastAsia"/>
              <w:noProof/>
              <w:sz w:val="22"/>
              <w:szCs w:val="24"/>
              <w14:ligatures w14:val="standardContextual"/>
            </w:rPr>
            <w:pPrChange w:id="77" w:author="Zixuan Zhou" w:date="2026-04-27T21:54:00Z" w16du:dateUtc="2026-04-27T13:54:00Z">
              <w:pPr>
                <w:pStyle w:val="TOC3"/>
              </w:pPr>
            </w:pPrChange>
          </w:pPr>
          <w:ins w:id="7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2.2.2 </w:t>
            </w:r>
            <w:r w:rsidRPr="001B0A35">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_Toc228219290 \h</w:instrText>
            </w:r>
            <w:r>
              <w:rPr>
                <w:rFonts w:hint="eastAsia"/>
                <w:noProof/>
                <w:webHidden/>
              </w:rPr>
              <w:instrText xml:space="preserve"> </w:instrText>
            </w:r>
          </w:ins>
          <w:r>
            <w:rPr>
              <w:rFonts w:hint="eastAsia"/>
              <w:noProof/>
              <w:webHidden/>
            </w:rPr>
          </w:r>
          <w:ins w:id="79" w:author="Zixuan Zhou" w:date="2026-04-27T21:54:00Z" w16du:dateUtc="2026-04-27T13:54:00Z">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F5534F3" w14:textId="42F43329" w:rsidR="001704E8" w:rsidRDefault="001704E8">
          <w:pPr>
            <w:pStyle w:val="TOC3"/>
            <w:snapToGrid/>
            <w:rPr>
              <w:ins w:id="80" w:author="Zixuan Zhou" w:date="2026-04-27T21:54:00Z" w16du:dateUtc="2026-04-27T13:54:00Z"/>
              <w:rFonts w:asciiTheme="minorHAnsi" w:eastAsiaTheme="minorEastAsia" w:hAnsiTheme="minorHAnsi" w:hint="eastAsia"/>
              <w:noProof/>
              <w:sz w:val="22"/>
              <w:szCs w:val="24"/>
              <w14:ligatures w14:val="standardContextual"/>
            </w:rPr>
            <w:pPrChange w:id="81" w:author="Zixuan Zhou" w:date="2026-04-27T21:54:00Z" w16du:dateUtc="2026-04-27T13:54:00Z">
              <w:pPr>
                <w:pStyle w:val="TOC3"/>
              </w:pPr>
            </w:pPrChange>
          </w:pPr>
          <w:ins w:id="8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2.2.3 </w:t>
            </w:r>
            <w:r w:rsidRPr="001B0A35">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_Toc228219291 \h</w:instrText>
            </w:r>
            <w:r>
              <w:rPr>
                <w:rFonts w:hint="eastAsia"/>
                <w:noProof/>
                <w:webHidden/>
              </w:rPr>
              <w:instrText xml:space="preserve"> </w:instrText>
            </w:r>
          </w:ins>
          <w:r>
            <w:rPr>
              <w:rFonts w:hint="eastAsia"/>
              <w:noProof/>
              <w:webHidden/>
            </w:rPr>
          </w:r>
          <w:ins w:id="83" w:author="Zixuan Zhou" w:date="2026-04-27T21:54:00Z" w16du:dateUtc="2026-04-27T13:54:00Z">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2DD2B30" w14:textId="2D06595F" w:rsidR="001704E8" w:rsidRDefault="001704E8">
          <w:pPr>
            <w:pStyle w:val="TOC3"/>
            <w:snapToGrid/>
            <w:rPr>
              <w:ins w:id="84" w:author="Zixuan Zhou" w:date="2026-04-27T21:54:00Z" w16du:dateUtc="2026-04-27T13:54:00Z"/>
              <w:rFonts w:asciiTheme="minorHAnsi" w:eastAsiaTheme="minorEastAsia" w:hAnsiTheme="minorHAnsi" w:hint="eastAsia"/>
              <w:noProof/>
              <w:sz w:val="22"/>
              <w:szCs w:val="24"/>
              <w14:ligatures w14:val="standardContextual"/>
            </w:rPr>
            <w:pPrChange w:id="85" w:author="Zixuan Zhou" w:date="2026-04-27T21:54:00Z" w16du:dateUtc="2026-04-27T13:54:00Z">
              <w:pPr>
                <w:pStyle w:val="TOC3"/>
              </w:pPr>
            </w:pPrChange>
          </w:pPr>
          <w:ins w:id="8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2.2.4 </w:t>
            </w:r>
            <w:r w:rsidRPr="001B0A35">
              <w:rPr>
                <w:rStyle w:val="afb"/>
                <w:rFonts w:hint="eastAsia"/>
                <w:noProof/>
              </w:rPr>
              <w:t>模型微调</w:t>
            </w:r>
            <w:r w:rsidRPr="001B0A35">
              <w:rPr>
                <w:rStyle w:val="afb"/>
                <w:rFonts w:ascii="黑体" w:hAnsi="黑体" w:hint="eastAsia"/>
                <w:noProof/>
              </w:rPr>
              <w:t>-</w:t>
            </w:r>
            <w:r w:rsidRPr="001B0A35">
              <w:rPr>
                <w:rStyle w:val="afb"/>
                <w:rFonts w:cs="Times New Roman"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_Toc228219292 \h</w:instrText>
            </w:r>
            <w:r>
              <w:rPr>
                <w:rFonts w:hint="eastAsia"/>
                <w:noProof/>
                <w:webHidden/>
              </w:rPr>
              <w:instrText xml:space="preserve"> </w:instrText>
            </w:r>
          </w:ins>
          <w:r>
            <w:rPr>
              <w:rFonts w:hint="eastAsia"/>
              <w:noProof/>
              <w:webHidden/>
            </w:rPr>
          </w:r>
          <w:ins w:id="87" w:author="Zixuan Zhou" w:date="2026-04-27T21:54:00Z" w16du:dateUtc="2026-04-27T13:54:00Z">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59CEB344" w14:textId="6A2E0A22" w:rsidR="001704E8" w:rsidRDefault="001704E8">
          <w:pPr>
            <w:pStyle w:val="TOC2"/>
            <w:snapToGrid/>
            <w:spacing w:line="400" w:lineRule="exact"/>
            <w:rPr>
              <w:ins w:id="88" w:author="Zixuan Zhou" w:date="2026-04-27T21:54:00Z" w16du:dateUtc="2026-04-27T13:54:00Z"/>
              <w:rFonts w:asciiTheme="minorHAnsi" w:eastAsiaTheme="minorEastAsia" w:hAnsiTheme="minorHAnsi" w:hint="eastAsia"/>
              <w:noProof/>
              <w:sz w:val="22"/>
              <w:szCs w:val="24"/>
              <w14:ligatures w14:val="standardContextual"/>
            </w:rPr>
            <w:pPrChange w:id="89" w:author="Zixuan Zhou" w:date="2026-04-27T21:54:00Z" w16du:dateUtc="2026-04-27T13:54:00Z">
              <w:pPr>
                <w:pStyle w:val="TOC2"/>
              </w:pPr>
            </w:pPrChange>
          </w:pPr>
          <w:ins w:id="9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2.3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_Toc228219307 \h</w:instrText>
            </w:r>
            <w:r>
              <w:rPr>
                <w:rFonts w:hint="eastAsia"/>
                <w:noProof/>
                <w:webHidden/>
              </w:rPr>
              <w:instrText xml:space="preserve"> </w:instrText>
            </w:r>
          </w:ins>
          <w:r>
            <w:rPr>
              <w:rFonts w:hint="eastAsia"/>
              <w:noProof/>
              <w:webHidden/>
            </w:rPr>
          </w:r>
          <w:ins w:id="91" w:author="Zixuan Zhou" w:date="2026-04-27T21:54:00Z" w16du:dateUtc="2026-04-27T13:54:00Z">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9C027F2" w14:textId="6DCA796D" w:rsidR="001704E8" w:rsidRDefault="001704E8">
          <w:pPr>
            <w:pStyle w:val="TOC1"/>
            <w:tabs>
              <w:tab w:val="left" w:pos="1260"/>
            </w:tabs>
            <w:wordWrap/>
            <w:snapToGrid/>
            <w:spacing w:line="400" w:lineRule="exact"/>
            <w:rPr>
              <w:ins w:id="92" w:author="Zixuan Zhou" w:date="2026-04-27T21:54:00Z" w16du:dateUtc="2026-04-27T13:54:00Z"/>
              <w:rFonts w:asciiTheme="minorHAnsi" w:eastAsiaTheme="minorEastAsia" w:hAnsiTheme="minorHAnsi" w:hint="eastAsia"/>
              <w:noProof/>
              <w:sz w:val="22"/>
              <w:szCs w:val="24"/>
              <w14:ligatures w14:val="standardContextual"/>
            </w:rPr>
            <w:pPrChange w:id="93" w:author="Zixuan Zhou" w:date="2026-04-27T21:54:00Z" w16du:dateUtc="2026-04-27T13:54:00Z">
              <w:pPr>
                <w:pStyle w:val="TOC1"/>
                <w:tabs>
                  <w:tab w:val="left" w:pos="1260"/>
                </w:tabs>
              </w:pPr>
            </w:pPrChange>
          </w:pPr>
          <w:ins w:id="9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3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_Toc228219308 \h</w:instrText>
            </w:r>
            <w:r>
              <w:rPr>
                <w:rFonts w:hint="eastAsia"/>
                <w:noProof/>
                <w:webHidden/>
              </w:rPr>
              <w:instrText xml:space="preserve"> </w:instrText>
            </w:r>
          </w:ins>
          <w:r>
            <w:rPr>
              <w:rFonts w:hint="eastAsia"/>
              <w:noProof/>
              <w:webHidden/>
            </w:rPr>
          </w:r>
          <w:ins w:id="95" w:author="Zixuan Zhou" w:date="2026-04-27T21:54:00Z" w16du:dateUtc="2026-04-27T13:54:00Z">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0BC94C81" w14:textId="41F10F10" w:rsidR="001704E8" w:rsidRDefault="001704E8">
          <w:pPr>
            <w:pStyle w:val="TOC2"/>
            <w:snapToGrid/>
            <w:spacing w:line="400" w:lineRule="exact"/>
            <w:rPr>
              <w:ins w:id="96" w:author="Zixuan Zhou" w:date="2026-04-27T21:54:00Z" w16du:dateUtc="2026-04-27T13:54:00Z"/>
              <w:rFonts w:asciiTheme="minorHAnsi" w:eastAsiaTheme="minorEastAsia" w:hAnsiTheme="minorHAnsi" w:hint="eastAsia"/>
              <w:noProof/>
              <w:sz w:val="22"/>
              <w:szCs w:val="24"/>
              <w14:ligatures w14:val="standardContextual"/>
            </w:rPr>
            <w:pPrChange w:id="97" w:author="Zixuan Zhou" w:date="2026-04-27T21:54:00Z" w16du:dateUtc="2026-04-27T13:54:00Z">
              <w:pPr>
                <w:pStyle w:val="TOC2"/>
              </w:pPr>
            </w:pPrChange>
          </w:pPr>
          <w:ins w:id="9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 </w:t>
            </w:r>
            <w:r w:rsidRPr="001B0A35">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_Toc228219309 \h</w:instrText>
            </w:r>
            <w:r>
              <w:rPr>
                <w:rFonts w:hint="eastAsia"/>
                <w:noProof/>
                <w:webHidden/>
              </w:rPr>
              <w:instrText xml:space="preserve"> </w:instrText>
            </w:r>
          </w:ins>
          <w:r>
            <w:rPr>
              <w:rFonts w:hint="eastAsia"/>
              <w:noProof/>
              <w:webHidden/>
            </w:rPr>
          </w:r>
          <w:ins w:id="99" w:author="Zixuan Zhou" w:date="2026-04-27T21:54:00Z" w16du:dateUtc="2026-04-27T13:54:00Z">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4889F52" w14:textId="24640B31" w:rsidR="001704E8" w:rsidRDefault="001704E8">
          <w:pPr>
            <w:pStyle w:val="TOC3"/>
            <w:snapToGrid/>
            <w:rPr>
              <w:ins w:id="100" w:author="Zixuan Zhou" w:date="2026-04-27T21:54:00Z" w16du:dateUtc="2026-04-27T13:54:00Z"/>
              <w:rFonts w:asciiTheme="minorHAnsi" w:eastAsiaTheme="minorEastAsia" w:hAnsiTheme="minorHAnsi" w:hint="eastAsia"/>
              <w:noProof/>
              <w:sz w:val="22"/>
              <w:szCs w:val="24"/>
              <w14:ligatures w14:val="standardContextual"/>
            </w:rPr>
            <w:pPrChange w:id="101" w:author="Zixuan Zhou" w:date="2026-04-27T21:54:00Z" w16du:dateUtc="2026-04-27T13:54:00Z">
              <w:pPr>
                <w:pStyle w:val="TOC3"/>
              </w:pPr>
            </w:pPrChange>
          </w:pPr>
          <w:ins w:id="10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3.1.1 </w:t>
            </w:r>
            <w:r w:rsidRPr="001B0A35">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_Toc228219310 \h</w:instrText>
            </w:r>
            <w:r>
              <w:rPr>
                <w:rFonts w:hint="eastAsia"/>
                <w:noProof/>
                <w:webHidden/>
              </w:rPr>
              <w:instrText xml:space="preserve"> </w:instrText>
            </w:r>
          </w:ins>
          <w:r>
            <w:rPr>
              <w:rFonts w:hint="eastAsia"/>
              <w:noProof/>
              <w:webHidden/>
            </w:rPr>
          </w:r>
          <w:ins w:id="103" w:author="Zixuan Zhou" w:date="2026-04-27T21:54:00Z" w16du:dateUtc="2026-04-27T13:54:00Z">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854D7F1" w14:textId="130B4529" w:rsidR="001704E8" w:rsidRDefault="001704E8">
          <w:pPr>
            <w:pStyle w:val="TOC3"/>
            <w:snapToGrid/>
            <w:rPr>
              <w:ins w:id="104" w:author="Zixuan Zhou" w:date="2026-04-27T21:54:00Z" w16du:dateUtc="2026-04-27T13:54:00Z"/>
              <w:rFonts w:asciiTheme="minorHAnsi" w:eastAsiaTheme="minorEastAsia" w:hAnsiTheme="minorHAnsi" w:hint="eastAsia"/>
              <w:noProof/>
              <w:sz w:val="22"/>
              <w:szCs w:val="24"/>
              <w14:ligatures w14:val="standardContextual"/>
            </w:rPr>
            <w:pPrChange w:id="105" w:author="Zixuan Zhou" w:date="2026-04-27T21:54:00Z" w16du:dateUtc="2026-04-27T13:54:00Z">
              <w:pPr>
                <w:pStyle w:val="TOC3"/>
              </w:pPr>
            </w:pPrChange>
          </w:pPr>
          <w:ins w:id="10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3.1.2 </w:t>
            </w:r>
            <w:r w:rsidRPr="001B0A35">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_Toc228219311 \h</w:instrText>
            </w:r>
            <w:r>
              <w:rPr>
                <w:rFonts w:hint="eastAsia"/>
                <w:noProof/>
                <w:webHidden/>
              </w:rPr>
              <w:instrText xml:space="preserve"> </w:instrText>
            </w:r>
          </w:ins>
          <w:r>
            <w:rPr>
              <w:rFonts w:hint="eastAsia"/>
              <w:noProof/>
              <w:webHidden/>
            </w:rPr>
          </w:r>
          <w:ins w:id="107" w:author="Zixuan Zhou" w:date="2026-04-27T21:54:00Z" w16du:dateUtc="2026-04-27T13:54:00Z">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79ED1981" w14:textId="7EF5C5DC" w:rsidR="001704E8" w:rsidRDefault="001704E8">
          <w:pPr>
            <w:pStyle w:val="TOC3"/>
            <w:snapToGrid/>
            <w:rPr>
              <w:ins w:id="108" w:author="Zixuan Zhou" w:date="2026-04-27T21:54:00Z" w16du:dateUtc="2026-04-27T13:54:00Z"/>
              <w:rFonts w:asciiTheme="minorHAnsi" w:eastAsiaTheme="minorEastAsia" w:hAnsiTheme="minorHAnsi" w:hint="eastAsia"/>
              <w:noProof/>
              <w:sz w:val="22"/>
              <w:szCs w:val="24"/>
              <w14:ligatures w14:val="standardContextual"/>
            </w:rPr>
            <w:pPrChange w:id="109" w:author="Zixuan Zhou" w:date="2026-04-27T21:54:00Z" w16du:dateUtc="2026-04-27T13:54:00Z">
              <w:pPr>
                <w:pStyle w:val="TOC3"/>
              </w:pPr>
            </w:pPrChange>
          </w:pPr>
          <w:ins w:id="1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3.1.3 </w:t>
            </w:r>
            <w:r w:rsidRPr="001B0A35">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_Toc228219312 \h</w:instrText>
            </w:r>
            <w:r>
              <w:rPr>
                <w:rFonts w:hint="eastAsia"/>
                <w:noProof/>
                <w:webHidden/>
              </w:rPr>
              <w:instrText xml:space="preserve"> </w:instrText>
            </w:r>
          </w:ins>
          <w:r>
            <w:rPr>
              <w:rFonts w:hint="eastAsia"/>
              <w:noProof/>
              <w:webHidden/>
            </w:rPr>
          </w:r>
          <w:ins w:id="111" w:author="Zixuan Zhou" w:date="2026-04-27T21:54:00Z" w16du:dateUtc="2026-04-27T13:54:00Z">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17F86BB7" w14:textId="698D4757" w:rsidR="001704E8" w:rsidRDefault="001704E8">
          <w:pPr>
            <w:pStyle w:val="TOC2"/>
            <w:snapToGrid/>
            <w:spacing w:line="400" w:lineRule="exact"/>
            <w:rPr>
              <w:ins w:id="112" w:author="Zixuan Zhou" w:date="2026-04-27T21:54:00Z" w16du:dateUtc="2026-04-27T13:54:00Z"/>
              <w:rFonts w:asciiTheme="minorHAnsi" w:eastAsiaTheme="minorEastAsia" w:hAnsiTheme="minorHAnsi" w:hint="eastAsia"/>
              <w:noProof/>
              <w:sz w:val="22"/>
              <w:szCs w:val="24"/>
              <w14:ligatures w14:val="standardContextual"/>
            </w:rPr>
            <w:pPrChange w:id="113" w:author="Zixuan Zhou" w:date="2026-04-27T21:54:00Z" w16du:dateUtc="2026-04-27T13:54:00Z">
              <w:pPr>
                <w:pStyle w:val="TOC2"/>
              </w:pPr>
            </w:pPrChange>
          </w:pPr>
          <w:ins w:id="1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 </w:t>
            </w:r>
            <w:r w:rsidRPr="001B0A35">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_Toc228219313 \h</w:instrText>
            </w:r>
            <w:r>
              <w:rPr>
                <w:rFonts w:hint="eastAsia"/>
                <w:noProof/>
                <w:webHidden/>
              </w:rPr>
              <w:instrText xml:space="preserve"> </w:instrText>
            </w:r>
          </w:ins>
          <w:r>
            <w:rPr>
              <w:rFonts w:hint="eastAsia"/>
              <w:noProof/>
              <w:webHidden/>
            </w:rPr>
          </w:r>
          <w:ins w:id="115" w:author="Zixuan Zhou" w:date="2026-04-27T21:54:00Z" w16du:dateUtc="2026-04-27T13:54:00Z">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30491D14" w14:textId="7294B151" w:rsidR="001704E8" w:rsidRDefault="001704E8">
          <w:pPr>
            <w:pStyle w:val="TOC3"/>
            <w:snapToGrid/>
            <w:rPr>
              <w:ins w:id="116" w:author="Zixuan Zhou" w:date="2026-04-27T21:54:00Z" w16du:dateUtc="2026-04-27T13:54:00Z"/>
              <w:rFonts w:asciiTheme="minorHAnsi" w:eastAsiaTheme="minorEastAsia" w:hAnsiTheme="minorHAnsi" w:hint="eastAsia"/>
              <w:noProof/>
              <w:sz w:val="22"/>
              <w:szCs w:val="24"/>
              <w14:ligatures w14:val="standardContextual"/>
            </w:rPr>
            <w:pPrChange w:id="117" w:author="Zixuan Zhou" w:date="2026-04-27T21:54:00Z" w16du:dateUtc="2026-04-27T13:54:00Z">
              <w:pPr>
                <w:pStyle w:val="TOC3"/>
              </w:pPr>
            </w:pPrChange>
          </w:pPr>
          <w:ins w:id="1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3.2.1 </w:t>
            </w:r>
            <w:r w:rsidRPr="001B0A35">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_Toc228219314 \h</w:instrText>
            </w:r>
            <w:r>
              <w:rPr>
                <w:rFonts w:hint="eastAsia"/>
                <w:noProof/>
                <w:webHidden/>
              </w:rPr>
              <w:instrText xml:space="preserve"> </w:instrText>
            </w:r>
          </w:ins>
          <w:r>
            <w:rPr>
              <w:rFonts w:hint="eastAsia"/>
              <w:noProof/>
              <w:webHidden/>
            </w:rPr>
          </w:r>
          <w:ins w:id="119" w:author="Zixuan Zhou" w:date="2026-04-27T21:54:00Z" w16du:dateUtc="2026-04-27T13:54:00Z">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7FED5AAF" w14:textId="76611639" w:rsidR="001704E8" w:rsidRDefault="001704E8">
          <w:pPr>
            <w:pStyle w:val="TOC3"/>
            <w:snapToGrid/>
            <w:rPr>
              <w:ins w:id="120" w:author="Zixuan Zhou" w:date="2026-04-27T21:54:00Z" w16du:dateUtc="2026-04-27T13:54:00Z"/>
              <w:rFonts w:asciiTheme="minorHAnsi" w:eastAsiaTheme="minorEastAsia" w:hAnsiTheme="minorHAnsi" w:hint="eastAsia"/>
              <w:noProof/>
              <w:sz w:val="22"/>
              <w:szCs w:val="24"/>
              <w14:ligatures w14:val="standardContextual"/>
            </w:rPr>
            <w:pPrChange w:id="121" w:author="Zixuan Zhou" w:date="2026-04-27T21:54:00Z" w16du:dateUtc="2026-04-27T13:54:00Z">
              <w:pPr>
                <w:pStyle w:val="TOC3"/>
              </w:pPr>
            </w:pPrChange>
          </w:pPr>
          <w:ins w:id="1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3.2.2 </w:t>
            </w:r>
            <w:r w:rsidRPr="001B0A35">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_Toc228219315 \h</w:instrText>
            </w:r>
            <w:r>
              <w:rPr>
                <w:rFonts w:hint="eastAsia"/>
                <w:noProof/>
                <w:webHidden/>
              </w:rPr>
              <w:instrText xml:space="preserve"> </w:instrText>
            </w:r>
          </w:ins>
          <w:r>
            <w:rPr>
              <w:rFonts w:hint="eastAsia"/>
              <w:noProof/>
              <w:webHidden/>
            </w:rPr>
          </w:r>
          <w:ins w:id="123"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FBCE448" w14:textId="2A3FAF20" w:rsidR="001704E8" w:rsidRDefault="001704E8">
          <w:pPr>
            <w:pStyle w:val="TOC3"/>
            <w:snapToGrid/>
            <w:rPr>
              <w:ins w:id="124" w:author="Zixuan Zhou" w:date="2026-04-27T21:54:00Z" w16du:dateUtc="2026-04-27T13:54:00Z"/>
              <w:rFonts w:asciiTheme="minorHAnsi" w:eastAsiaTheme="minorEastAsia" w:hAnsiTheme="minorHAnsi" w:hint="eastAsia"/>
              <w:noProof/>
              <w:sz w:val="22"/>
              <w:szCs w:val="24"/>
              <w14:ligatures w14:val="standardContextual"/>
            </w:rPr>
            <w:pPrChange w:id="125" w:author="Zixuan Zhou" w:date="2026-04-27T21:54:00Z" w16du:dateUtc="2026-04-27T13:54:00Z">
              <w:pPr>
                <w:pStyle w:val="TOC3"/>
              </w:pPr>
            </w:pPrChange>
          </w:pPr>
          <w:ins w:id="1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3.2.3 </w:t>
            </w:r>
            <w:r w:rsidRPr="001B0A35">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_Toc228219316 \h</w:instrText>
            </w:r>
            <w:r>
              <w:rPr>
                <w:rFonts w:hint="eastAsia"/>
                <w:noProof/>
                <w:webHidden/>
              </w:rPr>
              <w:instrText xml:space="preserve"> </w:instrText>
            </w:r>
          </w:ins>
          <w:r>
            <w:rPr>
              <w:rFonts w:hint="eastAsia"/>
              <w:noProof/>
              <w:webHidden/>
            </w:rPr>
          </w:r>
          <w:ins w:id="127"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1C8E8FFA" w14:textId="4D9B3D09" w:rsidR="001704E8" w:rsidRDefault="001704E8">
          <w:pPr>
            <w:pStyle w:val="TOC2"/>
            <w:snapToGrid/>
            <w:spacing w:line="400" w:lineRule="exact"/>
            <w:rPr>
              <w:ins w:id="128" w:author="Zixuan Zhou" w:date="2026-04-27T21:54:00Z" w16du:dateUtc="2026-04-27T13:54:00Z"/>
              <w:rFonts w:asciiTheme="minorHAnsi" w:eastAsiaTheme="minorEastAsia" w:hAnsiTheme="minorHAnsi" w:hint="eastAsia"/>
              <w:noProof/>
              <w:sz w:val="22"/>
              <w:szCs w:val="24"/>
              <w14:ligatures w14:val="standardContextual"/>
            </w:rPr>
            <w:pPrChange w:id="129" w:author="Zixuan Zhou" w:date="2026-04-27T21:54:00Z" w16du:dateUtc="2026-04-27T13:54:00Z">
              <w:pPr>
                <w:pStyle w:val="TOC2"/>
              </w:pPr>
            </w:pPrChange>
          </w:pPr>
          <w:ins w:id="130"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"_Toc228219317"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 </w:t>
            </w:r>
            <w:r w:rsidRPr="001B0A35">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_Toc228219317 \h</w:instrText>
            </w:r>
            <w:r>
              <w:rPr>
                <w:rFonts w:hint="eastAsia"/>
                <w:noProof/>
                <w:webHidden/>
              </w:rPr>
              <w:instrText xml:space="preserve"> </w:instrText>
            </w:r>
          </w:ins>
          <w:r>
            <w:rPr>
              <w:rFonts w:hint="eastAsia"/>
              <w:noProof/>
              <w:webHidden/>
            </w:rPr>
          </w:r>
          <w:ins w:id="131"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43619ED" w14:textId="18D14EAF" w:rsidR="001704E8" w:rsidRDefault="001704E8">
          <w:pPr>
            <w:pStyle w:val="TOC3"/>
            <w:snapToGrid/>
            <w:rPr>
              <w:ins w:id="132" w:author="Zixuan Zhou" w:date="2026-04-27T21:54:00Z" w16du:dateUtc="2026-04-27T13:54:00Z"/>
              <w:rFonts w:asciiTheme="minorHAnsi" w:eastAsiaTheme="minorEastAsia" w:hAnsiTheme="minorHAnsi" w:hint="eastAsia"/>
              <w:noProof/>
              <w:sz w:val="22"/>
              <w:szCs w:val="24"/>
              <w14:ligatures w14:val="standardContextual"/>
            </w:rPr>
            <w:pPrChange w:id="133" w:author="Zixuan Zhou" w:date="2026-04-27T21:54:00Z" w16du:dateUtc="2026-04-27T13:54:00Z">
              <w:pPr>
                <w:pStyle w:val="TOC3"/>
              </w:pPr>
            </w:pPrChange>
          </w:pPr>
          <w:ins w:id="1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3.3.1 </w:t>
            </w:r>
            <w:r w:rsidRPr="001B0A35">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_Toc228219318 \h</w:instrText>
            </w:r>
            <w:r>
              <w:rPr>
                <w:rFonts w:hint="eastAsia"/>
                <w:noProof/>
                <w:webHidden/>
              </w:rPr>
              <w:instrText xml:space="preserve"> </w:instrText>
            </w:r>
          </w:ins>
          <w:r>
            <w:rPr>
              <w:rFonts w:hint="eastAsia"/>
              <w:noProof/>
              <w:webHidden/>
            </w:rPr>
          </w:r>
          <w:ins w:id="135"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A8D641A" w14:textId="746CB9F8" w:rsidR="001704E8" w:rsidRDefault="001704E8">
          <w:pPr>
            <w:pStyle w:val="TOC3"/>
            <w:snapToGrid/>
            <w:rPr>
              <w:ins w:id="136" w:author="Zixuan Zhou" w:date="2026-04-27T21:54:00Z" w16du:dateUtc="2026-04-27T13:54:00Z"/>
              <w:rFonts w:asciiTheme="minorHAnsi" w:eastAsiaTheme="minorEastAsia" w:hAnsiTheme="minorHAnsi" w:hint="eastAsia"/>
              <w:noProof/>
              <w:sz w:val="22"/>
              <w:szCs w:val="24"/>
              <w14:ligatures w14:val="standardContextual"/>
            </w:rPr>
            <w:pPrChange w:id="137" w:author="Zixuan Zhou" w:date="2026-04-27T21:54:00Z" w16du:dateUtc="2026-04-27T13:54:00Z">
              <w:pPr>
                <w:pStyle w:val="TOC3"/>
              </w:pPr>
            </w:pPrChange>
          </w:pPr>
          <w:ins w:id="1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3.3.2 </w:t>
            </w:r>
            <w:r w:rsidRPr="001B0A35">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_Toc228219319 \h</w:instrText>
            </w:r>
            <w:r>
              <w:rPr>
                <w:rFonts w:hint="eastAsia"/>
                <w:noProof/>
                <w:webHidden/>
              </w:rPr>
              <w:instrText xml:space="preserve"> </w:instrText>
            </w:r>
          </w:ins>
          <w:r>
            <w:rPr>
              <w:rFonts w:hint="eastAsia"/>
              <w:noProof/>
              <w:webHidden/>
            </w:rPr>
          </w:r>
          <w:ins w:id="139"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D460C78" w14:textId="22632516" w:rsidR="001704E8" w:rsidRDefault="001704E8">
          <w:pPr>
            <w:pStyle w:val="TOC3"/>
            <w:snapToGrid/>
            <w:rPr>
              <w:ins w:id="140" w:author="Zixuan Zhou" w:date="2026-04-27T21:54:00Z" w16du:dateUtc="2026-04-27T13:54:00Z"/>
              <w:rFonts w:asciiTheme="minorHAnsi" w:eastAsiaTheme="minorEastAsia" w:hAnsiTheme="minorHAnsi" w:hint="eastAsia"/>
              <w:noProof/>
              <w:sz w:val="22"/>
              <w:szCs w:val="24"/>
              <w14:ligatures w14:val="standardContextual"/>
            </w:rPr>
            <w:pPrChange w:id="141" w:author="Zixuan Zhou" w:date="2026-04-27T21:54:00Z" w16du:dateUtc="2026-04-27T13:54:00Z">
              <w:pPr>
                <w:pStyle w:val="TOC3"/>
              </w:pPr>
            </w:pPrChange>
          </w:pPr>
          <w:ins w:id="1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3.3.3 </w:t>
            </w:r>
            <w:r w:rsidRPr="001B0A35">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_Toc228219320 \h</w:instrText>
            </w:r>
            <w:r>
              <w:rPr>
                <w:rFonts w:hint="eastAsia"/>
                <w:noProof/>
                <w:webHidden/>
              </w:rPr>
              <w:instrText xml:space="preserve"> </w:instrText>
            </w:r>
          </w:ins>
          <w:r>
            <w:rPr>
              <w:rFonts w:hint="eastAsia"/>
              <w:noProof/>
              <w:webHidden/>
            </w:rPr>
          </w:r>
          <w:ins w:id="143" w:author="Zixuan Zhou" w:date="2026-04-27T21:54:00Z" w16du:dateUtc="2026-04-27T13:54:00Z">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735914F5" w14:textId="20867403" w:rsidR="001704E8" w:rsidRDefault="001704E8">
          <w:pPr>
            <w:pStyle w:val="TOC3"/>
            <w:snapToGrid/>
            <w:rPr>
              <w:ins w:id="144" w:author="Zixuan Zhou" w:date="2026-04-27T21:54:00Z" w16du:dateUtc="2026-04-27T13:54:00Z"/>
              <w:rFonts w:asciiTheme="minorHAnsi" w:eastAsiaTheme="minorEastAsia" w:hAnsiTheme="minorHAnsi" w:hint="eastAsia"/>
              <w:noProof/>
              <w:sz w:val="22"/>
              <w:szCs w:val="24"/>
              <w14:ligatures w14:val="standardContextual"/>
            </w:rPr>
            <w:pPrChange w:id="145" w:author="Zixuan Zhou" w:date="2026-04-27T21:54:00Z" w16du:dateUtc="2026-04-27T13:54:00Z">
              <w:pPr>
                <w:pStyle w:val="TOC3"/>
              </w:pPr>
            </w:pPrChange>
          </w:pPr>
          <w:ins w:id="1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3.3.4 </w:t>
            </w:r>
            <w:r w:rsidRPr="001B0A35">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_Toc228219321 \h</w:instrText>
            </w:r>
            <w:r>
              <w:rPr>
                <w:rFonts w:hint="eastAsia"/>
                <w:noProof/>
                <w:webHidden/>
              </w:rPr>
              <w:instrText xml:space="preserve"> </w:instrText>
            </w:r>
          </w:ins>
          <w:r>
            <w:rPr>
              <w:rFonts w:hint="eastAsia"/>
              <w:noProof/>
              <w:webHidden/>
            </w:rPr>
          </w:r>
          <w:ins w:id="147" w:author="Zixuan Zhou" w:date="2026-04-27T21:54:00Z" w16du:dateUtc="2026-04-27T13:54:00Z">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3B85F224" w14:textId="3FE71EA0" w:rsidR="001704E8" w:rsidRDefault="001704E8">
          <w:pPr>
            <w:pStyle w:val="TOC2"/>
            <w:snapToGrid/>
            <w:spacing w:line="400" w:lineRule="exact"/>
            <w:rPr>
              <w:ins w:id="148" w:author="Zixuan Zhou" w:date="2026-04-27T21:54:00Z" w16du:dateUtc="2026-04-27T13:54:00Z"/>
              <w:rFonts w:asciiTheme="minorHAnsi" w:eastAsiaTheme="minorEastAsia" w:hAnsiTheme="minorHAnsi" w:hint="eastAsia"/>
              <w:noProof/>
              <w:sz w:val="22"/>
              <w:szCs w:val="24"/>
              <w14:ligatures w14:val="standardContextual"/>
            </w:rPr>
            <w:pPrChange w:id="149" w:author="Zixuan Zhou" w:date="2026-04-27T21:54:00Z" w16du:dateUtc="2026-04-27T13:54:00Z">
              <w:pPr>
                <w:pStyle w:val="TOC2"/>
              </w:pPr>
            </w:pPrChange>
          </w:pPr>
          <w:ins w:id="15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3.4 </w:t>
            </w:r>
            <w:r w:rsidRPr="001B0A35">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_Toc228219322 \h</w:instrText>
            </w:r>
            <w:r>
              <w:rPr>
                <w:rFonts w:hint="eastAsia"/>
                <w:noProof/>
                <w:webHidden/>
              </w:rPr>
              <w:instrText xml:space="preserve"> </w:instrText>
            </w:r>
          </w:ins>
          <w:r>
            <w:rPr>
              <w:rFonts w:hint="eastAsia"/>
              <w:noProof/>
              <w:webHidden/>
            </w:rPr>
          </w:r>
          <w:ins w:id="151" w:author="Zixuan Zhou" w:date="2026-04-27T21:54:00Z" w16du:dateUtc="2026-04-27T13:54:00Z">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1CA721BA" w14:textId="20839341" w:rsidR="001704E8" w:rsidRDefault="001704E8">
          <w:pPr>
            <w:pStyle w:val="TOC2"/>
            <w:snapToGrid/>
            <w:spacing w:line="400" w:lineRule="exact"/>
            <w:rPr>
              <w:ins w:id="152" w:author="Zixuan Zhou" w:date="2026-04-27T21:54:00Z" w16du:dateUtc="2026-04-27T13:54:00Z"/>
              <w:rFonts w:asciiTheme="minorHAnsi" w:eastAsiaTheme="minorEastAsia" w:hAnsiTheme="minorHAnsi" w:hint="eastAsia"/>
              <w:noProof/>
              <w:sz w:val="22"/>
              <w:szCs w:val="24"/>
              <w14:ligatures w14:val="standardContextual"/>
            </w:rPr>
            <w:pPrChange w:id="153" w:author="Zixuan Zhou" w:date="2026-04-27T21:54:00Z" w16du:dateUtc="2026-04-27T13:54:00Z">
              <w:pPr>
                <w:pStyle w:val="TOC2"/>
              </w:pPr>
            </w:pPrChange>
          </w:pPr>
          <w:ins w:id="15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_Toc228219323 \h</w:instrText>
            </w:r>
            <w:r>
              <w:rPr>
                <w:rFonts w:hint="eastAsia"/>
                <w:noProof/>
                <w:webHidden/>
              </w:rPr>
              <w:instrText xml:space="preserve"> </w:instrText>
            </w:r>
          </w:ins>
          <w:r>
            <w:rPr>
              <w:rFonts w:hint="eastAsia"/>
              <w:noProof/>
              <w:webHidden/>
            </w:rPr>
          </w:r>
          <w:ins w:id="155" w:author="Zixuan Zhou" w:date="2026-04-27T21:54:00Z" w16du:dateUtc="2026-04-27T13:54:00Z">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52C59D75" w14:textId="2330E9B9" w:rsidR="001704E8" w:rsidRDefault="001704E8">
          <w:pPr>
            <w:pStyle w:val="TOC1"/>
            <w:tabs>
              <w:tab w:val="left" w:pos="1260"/>
            </w:tabs>
            <w:wordWrap/>
            <w:snapToGrid/>
            <w:spacing w:line="400" w:lineRule="exact"/>
            <w:rPr>
              <w:ins w:id="156" w:author="Zixuan Zhou" w:date="2026-04-27T21:54:00Z" w16du:dateUtc="2026-04-27T13:54:00Z"/>
              <w:rFonts w:asciiTheme="minorHAnsi" w:eastAsiaTheme="minorEastAsia" w:hAnsiTheme="minorHAnsi" w:hint="eastAsia"/>
              <w:noProof/>
              <w:sz w:val="22"/>
              <w:szCs w:val="24"/>
              <w14:ligatures w14:val="standardContextual"/>
            </w:rPr>
            <w:pPrChange w:id="157" w:author="Zixuan Zhou" w:date="2026-04-27T21:54:00Z" w16du:dateUtc="2026-04-27T13:54:00Z">
              <w:pPr>
                <w:pStyle w:val="TOC1"/>
                <w:tabs>
                  <w:tab w:val="left" w:pos="1260"/>
                </w:tabs>
              </w:pPr>
            </w:pPrChange>
          </w:pPr>
          <w:ins w:id="15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4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_Toc228219324 \h</w:instrText>
            </w:r>
            <w:r>
              <w:rPr>
                <w:rFonts w:hint="eastAsia"/>
                <w:noProof/>
                <w:webHidden/>
              </w:rPr>
              <w:instrText xml:space="preserve"> </w:instrText>
            </w:r>
          </w:ins>
          <w:r>
            <w:rPr>
              <w:rFonts w:hint="eastAsia"/>
              <w:noProof/>
              <w:webHidden/>
            </w:rPr>
          </w:r>
          <w:ins w:id="159" w:author="Zixuan Zhou" w:date="2026-04-27T21:54:00Z" w16du:dateUtc="2026-04-27T13:54:00Z">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023676E3" w14:textId="0E752ACD" w:rsidR="001704E8" w:rsidRDefault="001704E8">
          <w:pPr>
            <w:pStyle w:val="TOC2"/>
            <w:snapToGrid/>
            <w:spacing w:line="400" w:lineRule="exact"/>
            <w:rPr>
              <w:ins w:id="160" w:author="Zixuan Zhou" w:date="2026-04-27T21:54:00Z" w16du:dateUtc="2026-04-27T13:54:00Z"/>
              <w:rFonts w:asciiTheme="minorHAnsi" w:eastAsiaTheme="minorEastAsia" w:hAnsiTheme="minorHAnsi" w:hint="eastAsia"/>
              <w:noProof/>
              <w:sz w:val="22"/>
              <w:szCs w:val="24"/>
              <w14:ligatures w14:val="standardContextual"/>
            </w:rPr>
            <w:pPrChange w:id="161" w:author="Zixuan Zhou" w:date="2026-04-27T21:54:00Z" w16du:dateUtc="2026-04-27T13:54:00Z">
              <w:pPr>
                <w:pStyle w:val="TOC2"/>
              </w:pPr>
            </w:pPrChange>
          </w:pPr>
          <w:ins w:id="16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4.1 </w:t>
            </w:r>
            <w:r w:rsidRPr="001B0A35">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_Toc228219325 \h</w:instrText>
            </w:r>
            <w:r>
              <w:rPr>
                <w:rFonts w:hint="eastAsia"/>
                <w:noProof/>
                <w:webHidden/>
              </w:rPr>
              <w:instrText xml:space="preserve"> </w:instrText>
            </w:r>
          </w:ins>
          <w:r>
            <w:rPr>
              <w:rFonts w:hint="eastAsia"/>
              <w:noProof/>
              <w:webHidden/>
            </w:rPr>
          </w:r>
          <w:ins w:id="163" w:author="Zixuan Zhou" w:date="2026-04-27T21:54:00Z" w16du:dateUtc="2026-04-27T13:54:00Z">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7E7B8CB9" w14:textId="1ACAE11C" w:rsidR="001704E8" w:rsidRDefault="001704E8">
          <w:pPr>
            <w:pStyle w:val="TOC2"/>
            <w:snapToGrid/>
            <w:spacing w:line="400" w:lineRule="exact"/>
            <w:rPr>
              <w:ins w:id="164" w:author="Zixuan Zhou" w:date="2026-04-27T21:54:00Z" w16du:dateUtc="2026-04-27T13:54:00Z"/>
              <w:rFonts w:asciiTheme="minorHAnsi" w:eastAsiaTheme="minorEastAsia" w:hAnsiTheme="minorHAnsi" w:hint="eastAsia"/>
              <w:noProof/>
              <w:sz w:val="22"/>
              <w:szCs w:val="24"/>
              <w14:ligatures w14:val="standardContextual"/>
            </w:rPr>
            <w:pPrChange w:id="165" w:author="Zixuan Zhou" w:date="2026-04-27T21:54:00Z" w16du:dateUtc="2026-04-27T13:54:00Z">
              <w:pPr>
                <w:pStyle w:val="TOC2"/>
              </w:pPr>
            </w:pPrChange>
          </w:pPr>
          <w:ins w:id="16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4.2 </w:t>
            </w:r>
            <w:r w:rsidRPr="001B0A35">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_Toc228219328 \h</w:instrText>
            </w:r>
            <w:r>
              <w:rPr>
                <w:rFonts w:hint="eastAsia"/>
                <w:noProof/>
                <w:webHidden/>
              </w:rPr>
              <w:instrText xml:space="preserve"> </w:instrText>
            </w:r>
          </w:ins>
          <w:r>
            <w:rPr>
              <w:rFonts w:hint="eastAsia"/>
              <w:noProof/>
              <w:webHidden/>
            </w:rPr>
          </w:r>
          <w:ins w:id="167" w:author="Zixuan Zhou" w:date="2026-04-27T21:54:00Z" w16du:dateUtc="2026-04-27T13:54:00Z">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64D28021" w14:textId="232D064A" w:rsidR="001704E8" w:rsidRDefault="001704E8">
          <w:pPr>
            <w:pStyle w:val="TOC2"/>
            <w:snapToGrid/>
            <w:spacing w:line="400" w:lineRule="exact"/>
            <w:rPr>
              <w:ins w:id="168" w:author="Zixuan Zhou" w:date="2026-04-27T21:54:00Z" w16du:dateUtc="2026-04-27T13:54:00Z"/>
              <w:rFonts w:asciiTheme="minorHAnsi" w:eastAsiaTheme="minorEastAsia" w:hAnsiTheme="minorHAnsi" w:hint="eastAsia"/>
              <w:noProof/>
              <w:sz w:val="22"/>
              <w:szCs w:val="24"/>
              <w14:ligatures w14:val="standardContextual"/>
            </w:rPr>
            <w:pPrChange w:id="169" w:author="Zixuan Zhou" w:date="2026-04-27T21:54:00Z" w16du:dateUtc="2026-04-27T13:54:00Z">
              <w:pPr>
                <w:pStyle w:val="TOC2"/>
              </w:pPr>
            </w:pPrChange>
          </w:pPr>
          <w:ins w:id="17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4.3 </w:t>
            </w:r>
            <w:r w:rsidRPr="001B0A35">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_Toc228219329 \h</w:instrText>
            </w:r>
            <w:r>
              <w:rPr>
                <w:rFonts w:hint="eastAsia"/>
                <w:noProof/>
                <w:webHidden/>
              </w:rPr>
              <w:instrText xml:space="preserve"> </w:instrText>
            </w:r>
          </w:ins>
          <w:r>
            <w:rPr>
              <w:rFonts w:hint="eastAsia"/>
              <w:noProof/>
              <w:webHidden/>
            </w:rPr>
          </w:r>
          <w:ins w:id="171" w:author="Zixuan Zhou" w:date="2026-04-27T21:54:00Z" w16du:dateUtc="2026-04-27T13:54:00Z">
            <w:r>
              <w:rPr>
                <w:rFonts w:hint="eastAsia"/>
                <w:noProof/>
                <w:webHidden/>
              </w:rPr>
              <w:fldChar w:fldCharType="separate"/>
            </w:r>
            <w:r>
              <w:rPr>
                <w:noProof/>
                <w:webHidden/>
              </w:rPr>
              <w:t>17</w:t>
            </w:r>
            <w:r>
              <w:rPr>
                <w:rFonts w:hint="eastAsia"/>
                <w:noProof/>
                <w:webHidden/>
              </w:rPr>
              <w:fldChar w:fldCharType="end"/>
            </w:r>
            <w:r w:rsidRPr="001B0A35">
              <w:rPr>
                <w:rStyle w:val="afb"/>
                <w:rFonts w:hint="eastAsia"/>
                <w:noProof/>
              </w:rPr>
              <w:fldChar w:fldCharType="end"/>
            </w:r>
          </w:ins>
        </w:p>
        <w:p w14:paraId="7A8A6A8B" w14:textId="5209A181" w:rsidR="001704E8" w:rsidRDefault="001704E8">
          <w:pPr>
            <w:pStyle w:val="TOC2"/>
            <w:snapToGrid/>
            <w:spacing w:line="400" w:lineRule="exact"/>
            <w:rPr>
              <w:ins w:id="172" w:author="Zixuan Zhou" w:date="2026-04-27T21:54:00Z" w16du:dateUtc="2026-04-27T13:54:00Z"/>
              <w:rFonts w:asciiTheme="minorHAnsi" w:eastAsiaTheme="minorEastAsia" w:hAnsiTheme="minorHAnsi" w:hint="eastAsia"/>
              <w:noProof/>
              <w:sz w:val="22"/>
              <w:szCs w:val="24"/>
              <w14:ligatures w14:val="standardContextual"/>
            </w:rPr>
            <w:pPrChange w:id="173" w:author="Zixuan Zhou" w:date="2026-04-27T21:54:00Z" w16du:dateUtc="2026-04-27T13:54:00Z">
              <w:pPr>
                <w:pStyle w:val="TOC2"/>
              </w:pPr>
            </w:pPrChange>
          </w:pPr>
          <w:ins w:id="17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4.4 </w:t>
            </w:r>
            <w:r w:rsidRPr="001B0A35">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_Toc228219330 \h</w:instrText>
            </w:r>
            <w:r>
              <w:rPr>
                <w:rFonts w:hint="eastAsia"/>
                <w:noProof/>
                <w:webHidden/>
              </w:rPr>
              <w:instrText xml:space="preserve"> </w:instrText>
            </w:r>
          </w:ins>
          <w:r>
            <w:rPr>
              <w:rFonts w:hint="eastAsia"/>
              <w:noProof/>
              <w:webHidden/>
            </w:rPr>
          </w:r>
          <w:ins w:id="175" w:author="Zixuan Zhou" w:date="2026-04-27T21:54:00Z" w16du:dateUtc="2026-04-27T13:54:00Z">
            <w:r>
              <w:rPr>
                <w:rFonts w:hint="eastAsia"/>
                <w:noProof/>
                <w:webHidden/>
              </w:rPr>
              <w:fldChar w:fldCharType="separate"/>
            </w:r>
            <w:r>
              <w:rPr>
                <w:noProof/>
                <w:webHidden/>
              </w:rPr>
              <w:t>18</w:t>
            </w:r>
            <w:r>
              <w:rPr>
                <w:rFonts w:hint="eastAsia"/>
                <w:noProof/>
                <w:webHidden/>
              </w:rPr>
              <w:fldChar w:fldCharType="end"/>
            </w:r>
            <w:r w:rsidRPr="001B0A35">
              <w:rPr>
                <w:rStyle w:val="afb"/>
                <w:rFonts w:hint="eastAsia"/>
                <w:noProof/>
              </w:rPr>
              <w:fldChar w:fldCharType="end"/>
            </w:r>
          </w:ins>
        </w:p>
        <w:p w14:paraId="2B2660AA" w14:textId="634690F9" w:rsidR="001704E8" w:rsidRDefault="001704E8">
          <w:pPr>
            <w:pStyle w:val="TOC2"/>
            <w:snapToGrid/>
            <w:spacing w:line="400" w:lineRule="exact"/>
            <w:rPr>
              <w:ins w:id="176" w:author="Zixuan Zhou" w:date="2026-04-27T21:54:00Z" w16du:dateUtc="2026-04-27T13:54:00Z"/>
              <w:rFonts w:asciiTheme="minorHAnsi" w:eastAsiaTheme="minorEastAsia" w:hAnsiTheme="minorHAnsi" w:hint="eastAsia"/>
              <w:noProof/>
              <w:sz w:val="22"/>
              <w:szCs w:val="24"/>
              <w14:ligatures w14:val="standardContextual"/>
            </w:rPr>
            <w:pPrChange w:id="177" w:author="Zixuan Zhou" w:date="2026-04-27T21:54:00Z" w16du:dateUtc="2026-04-27T13:54:00Z">
              <w:pPr>
                <w:pStyle w:val="TOC2"/>
              </w:pPr>
            </w:pPrChange>
          </w:pPr>
          <w:ins w:id="17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_Toc228219331 \h</w:instrText>
            </w:r>
            <w:r>
              <w:rPr>
                <w:rFonts w:hint="eastAsia"/>
                <w:noProof/>
                <w:webHidden/>
              </w:rPr>
              <w:instrText xml:space="preserve"> </w:instrText>
            </w:r>
          </w:ins>
          <w:r>
            <w:rPr>
              <w:rFonts w:hint="eastAsia"/>
              <w:noProof/>
              <w:webHidden/>
            </w:rPr>
          </w:r>
          <w:ins w:id="179" w:author="Zixuan Zhou" w:date="2026-04-27T21:54:00Z" w16du:dateUtc="2026-04-27T13:54:00Z">
            <w:r>
              <w:rPr>
                <w:rFonts w:hint="eastAsia"/>
                <w:noProof/>
                <w:webHidden/>
              </w:rPr>
              <w:fldChar w:fldCharType="separate"/>
            </w:r>
            <w:r>
              <w:rPr>
                <w:noProof/>
                <w:webHidden/>
              </w:rPr>
              <w:t>19</w:t>
            </w:r>
            <w:r>
              <w:rPr>
                <w:rFonts w:hint="eastAsia"/>
                <w:noProof/>
                <w:webHidden/>
              </w:rPr>
              <w:fldChar w:fldCharType="end"/>
            </w:r>
            <w:r w:rsidRPr="001B0A35">
              <w:rPr>
                <w:rStyle w:val="afb"/>
                <w:rFonts w:hint="eastAsia"/>
                <w:noProof/>
              </w:rPr>
              <w:fldChar w:fldCharType="end"/>
            </w:r>
          </w:ins>
        </w:p>
        <w:p w14:paraId="7A57317F" w14:textId="6A1EFD73" w:rsidR="001704E8" w:rsidRDefault="001704E8">
          <w:pPr>
            <w:pStyle w:val="TOC1"/>
            <w:tabs>
              <w:tab w:val="left" w:pos="1260"/>
            </w:tabs>
            <w:wordWrap/>
            <w:snapToGrid/>
            <w:spacing w:line="400" w:lineRule="exact"/>
            <w:rPr>
              <w:ins w:id="180" w:author="Zixuan Zhou" w:date="2026-04-27T21:54:00Z" w16du:dateUtc="2026-04-27T13:54:00Z"/>
              <w:rFonts w:asciiTheme="minorHAnsi" w:eastAsiaTheme="minorEastAsia" w:hAnsiTheme="minorHAnsi" w:hint="eastAsia"/>
              <w:noProof/>
              <w:sz w:val="22"/>
              <w:szCs w:val="24"/>
              <w14:ligatures w14:val="standardContextual"/>
            </w:rPr>
            <w:pPrChange w:id="181" w:author="Zixuan Zhou" w:date="2026-04-27T21:54:00Z" w16du:dateUtc="2026-04-27T13:54:00Z">
              <w:pPr>
                <w:pStyle w:val="TOC1"/>
                <w:tabs>
                  <w:tab w:val="left" w:pos="1260"/>
                </w:tabs>
              </w:pPr>
            </w:pPrChange>
          </w:pPr>
          <w:ins w:id="18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5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_Toc228219332 \h</w:instrText>
            </w:r>
            <w:r>
              <w:rPr>
                <w:rFonts w:hint="eastAsia"/>
                <w:noProof/>
                <w:webHidden/>
              </w:rPr>
              <w:instrText xml:space="preserve"> </w:instrText>
            </w:r>
          </w:ins>
          <w:r>
            <w:rPr>
              <w:rFonts w:hint="eastAsia"/>
              <w:noProof/>
              <w:webHidden/>
            </w:rPr>
          </w:r>
          <w:ins w:id="183" w:author="Zixuan Zhou" w:date="2026-04-27T21:54:00Z" w16du:dateUtc="2026-04-27T13:54:00Z">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7E12C9DF" w14:textId="670ACE7E" w:rsidR="001704E8" w:rsidRDefault="001704E8">
          <w:pPr>
            <w:pStyle w:val="TOC2"/>
            <w:snapToGrid/>
            <w:spacing w:line="400" w:lineRule="exact"/>
            <w:rPr>
              <w:ins w:id="184" w:author="Zixuan Zhou" w:date="2026-04-27T21:54:00Z" w16du:dateUtc="2026-04-27T13:54:00Z"/>
              <w:rFonts w:asciiTheme="minorHAnsi" w:eastAsiaTheme="minorEastAsia" w:hAnsiTheme="minorHAnsi" w:hint="eastAsia"/>
              <w:noProof/>
              <w:sz w:val="22"/>
              <w:szCs w:val="24"/>
              <w14:ligatures w14:val="standardContextual"/>
            </w:rPr>
            <w:pPrChange w:id="185" w:author="Zixuan Zhou" w:date="2026-04-27T21:54:00Z" w16du:dateUtc="2026-04-27T13:54:00Z">
              <w:pPr>
                <w:pStyle w:val="TOC2"/>
              </w:pPr>
            </w:pPrChange>
          </w:pPr>
          <w:ins w:id="18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 </w:t>
            </w:r>
            <w:r w:rsidRPr="001B0A35">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_Toc228219333 \h</w:instrText>
            </w:r>
            <w:r>
              <w:rPr>
                <w:rFonts w:hint="eastAsia"/>
                <w:noProof/>
                <w:webHidden/>
              </w:rPr>
              <w:instrText xml:space="preserve"> </w:instrText>
            </w:r>
          </w:ins>
          <w:r>
            <w:rPr>
              <w:rFonts w:hint="eastAsia"/>
              <w:noProof/>
              <w:webHidden/>
            </w:rPr>
          </w:r>
          <w:ins w:id="187" w:author="Zixuan Zhou" w:date="2026-04-27T21:54:00Z" w16du:dateUtc="2026-04-27T13:54:00Z">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1D77037" w14:textId="42C4DA41" w:rsidR="001704E8" w:rsidRDefault="001704E8">
          <w:pPr>
            <w:pStyle w:val="TOC3"/>
            <w:snapToGrid/>
            <w:rPr>
              <w:ins w:id="188" w:author="Zixuan Zhou" w:date="2026-04-27T21:54:00Z" w16du:dateUtc="2026-04-27T13:54:00Z"/>
              <w:rFonts w:asciiTheme="minorHAnsi" w:eastAsiaTheme="minorEastAsia" w:hAnsiTheme="minorHAnsi" w:hint="eastAsia"/>
              <w:noProof/>
              <w:sz w:val="22"/>
              <w:szCs w:val="24"/>
              <w14:ligatures w14:val="standardContextual"/>
            </w:rPr>
            <w:pPrChange w:id="189" w:author="Zixuan Zhou" w:date="2026-04-27T21:54:00Z" w16du:dateUtc="2026-04-27T13:54:00Z">
              <w:pPr>
                <w:pStyle w:val="TOC3"/>
              </w:pPr>
            </w:pPrChange>
          </w:pPr>
          <w:ins w:id="19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5.1.1 </w:t>
            </w:r>
            <w:r w:rsidRPr="001B0A35">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_Toc228219334 \h</w:instrText>
            </w:r>
            <w:r>
              <w:rPr>
                <w:rFonts w:hint="eastAsia"/>
                <w:noProof/>
                <w:webHidden/>
              </w:rPr>
              <w:instrText xml:space="preserve"> </w:instrText>
            </w:r>
          </w:ins>
          <w:r>
            <w:rPr>
              <w:rFonts w:hint="eastAsia"/>
              <w:noProof/>
              <w:webHidden/>
            </w:rPr>
          </w:r>
          <w:ins w:id="191" w:author="Zixuan Zhou" w:date="2026-04-27T21:54:00Z" w16du:dateUtc="2026-04-27T13:54:00Z">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0F8BFBA" w14:textId="33A2FFCC" w:rsidR="001704E8" w:rsidRDefault="001704E8">
          <w:pPr>
            <w:pStyle w:val="TOC3"/>
            <w:snapToGrid/>
            <w:rPr>
              <w:ins w:id="192" w:author="Zixuan Zhou" w:date="2026-04-27T21:54:00Z" w16du:dateUtc="2026-04-27T13:54:00Z"/>
              <w:rFonts w:asciiTheme="minorHAnsi" w:eastAsiaTheme="minorEastAsia" w:hAnsiTheme="minorHAnsi" w:hint="eastAsia"/>
              <w:noProof/>
              <w:sz w:val="22"/>
              <w:szCs w:val="24"/>
              <w14:ligatures w14:val="standardContextual"/>
            </w:rPr>
            <w:pPrChange w:id="193" w:author="Zixuan Zhou" w:date="2026-04-27T21:54:00Z" w16du:dateUtc="2026-04-27T13:54:00Z">
              <w:pPr>
                <w:pStyle w:val="TOC3"/>
              </w:pPr>
            </w:pPrChange>
          </w:pPr>
          <w:ins w:id="19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5.1.2 </w:t>
            </w:r>
            <w:r w:rsidRPr="001B0A35">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_Toc228219335 \h</w:instrText>
            </w:r>
            <w:r>
              <w:rPr>
                <w:rFonts w:hint="eastAsia"/>
                <w:noProof/>
                <w:webHidden/>
              </w:rPr>
              <w:instrText xml:space="preserve"> </w:instrText>
            </w:r>
          </w:ins>
          <w:r>
            <w:rPr>
              <w:rFonts w:hint="eastAsia"/>
              <w:noProof/>
              <w:webHidden/>
            </w:rPr>
          </w:r>
          <w:ins w:id="195" w:author="Zixuan Zhou" w:date="2026-04-27T21:54:00Z" w16du:dateUtc="2026-04-27T13:54:00Z">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51E022ED" w14:textId="0CDFDFEB" w:rsidR="001704E8" w:rsidRDefault="001704E8">
          <w:pPr>
            <w:pStyle w:val="TOC3"/>
            <w:snapToGrid/>
            <w:rPr>
              <w:ins w:id="196" w:author="Zixuan Zhou" w:date="2026-04-27T21:54:00Z" w16du:dateUtc="2026-04-27T13:54:00Z"/>
              <w:rFonts w:asciiTheme="minorHAnsi" w:eastAsiaTheme="minorEastAsia" w:hAnsiTheme="minorHAnsi" w:hint="eastAsia"/>
              <w:noProof/>
              <w:sz w:val="22"/>
              <w:szCs w:val="24"/>
              <w14:ligatures w14:val="standardContextual"/>
            </w:rPr>
            <w:pPrChange w:id="197" w:author="Zixuan Zhou" w:date="2026-04-27T21:54:00Z" w16du:dateUtc="2026-04-27T13:54:00Z">
              <w:pPr>
                <w:pStyle w:val="TOC3"/>
              </w:pPr>
            </w:pPrChange>
          </w:pPr>
          <w:ins w:id="19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5.1.3 </w:t>
            </w:r>
            <w:r w:rsidRPr="001B0A35">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_Toc228219336 \h</w:instrText>
            </w:r>
            <w:r>
              <w:rPr>
                <w:rFonts w:hint="eastAsia"/>
                <w:noProof/>
                <w:webHidden/>
              </w:rPr>
              <w:instrText xml:space="preserve"> </w:instrText>
            </w:r>
          </w:ins>
          <w:r>
            <w:rPr>
              <w:rFonts w:hint="eastAsia"/>
              <w:noProof/>
              <w:webHidden/>
            </w:rPr>
          </w:r>
          <w:ins w:id="199" w:author="Zixuan Zhou" w:date="2026-04-27T21:54:00Z" w16du:dateUtc="2026-04-27T13:54:00Z">
            <w:r>
              <w:rPr>
                <w:rFonts w:hint="eastAsia"/>
                <w:noProof/>
                <w:webHidden/>
              </w:rPr>
              <w:fldChar w:fldCharType="separate"/>
            </w:r>
            <w:r>
              <w:rPr>
                <w:noProof/>
                <w:webHidden/>
              </w:rPr>
              <w:t>21</w:t>
            </w:r>
            <w:r>
              <w:rPr>
                <w:rFonts w:hint="eastAsia"/>
                <w:noProof/>
                <w:webHidden/>
              </w:rPr>
              <w:fldChar w:fldCharType="end"/>
            </w:r>
            <w:r w:rsidRPr="001B0A35">
              <w:rPr>
                <w:rStyle w:val="afb"/>
                <w:rFonts w:hint="eastAsia"/>
                <w:noProof/>
              </w:rPr>
              <w:fldChar w:fldCharType="end"/>
            </w:r>
          </w:ins>
        </w:p>
        <w:p w14:paraId="1EA8CE91" w14:textId="601E8872" w:rsidR="001704E8" w:rsidRDefault="001704E8">
          <w:pPr>
            <w:pStyle w:val="TOC2"/>
            <w:snapToGrid/>
            <w:spacing w:line="400" w:lineRule="exact"/>
            <w:rPr>
              <w:ins w:id="200" w:author="Zixuan Zhou" w:date="2026-04-27T21:54:00Z" w16du:dateUtc="2026-04-27T13:54:00Z"/>
              <w:rFonts w:asciiTheme="minorHAnsi" w:eastAsiaTheme="minorEastAsia" w:hAnsiTheme="minorHAnsi" w:hint="eastAsia"/>
              <w:noProof/>
              <w:sz w:val="22"/>
              <w:szCs w:val="24"/>
              <w14:ligatures w14:val="standardContextual"/>
            </w:rPr>
            <w:pPrChange w:id="201" w:author="Zixuan Zhou" w:date="2026-04-27T21:54:00Z" w16du:dateUtc="2026-04-27T13:54:00Z">
              <w:pPr>
                <w:pStyle w:val="TOC2"/>
              </w:pPr>
            </w:pPrChange>
          </w:pPr>
          <w:ins w:id="20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 </w:t>
            </w:r>
            <w:r w:rsidRPr="001B0A35">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_Toc228219363 \h</w:instrText>
            </w:r>
            <w:r>
              <w:rPr>
                <w:rFonts w:hint="eastAsia"/>
                <w:noProof/>
                <w:webHidden/>
              </w:rPr>
              <w:instrText xml:space="preserve"> </w:instrText>
            </w:r>
          </w:ins>
          <w:r>
            <w:rPr>
              <w:rFonts w:hint="eastAsia"/>
              <w:noProof/>
              <w:webHidden/>
            </w:rPr>
          </w:r>
          <w:ins w:id="203" w:author="Zixuan Zhou" w:date="2026-04-27T21:54:00Z" w16du:dateUtc="2026-04-27T13:54:00Z">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4D095CCD" w14:textId="63F60612" w:rsidR="001704E8" w:rsidRDefault="001704E8">
          <w:pPr>
            <w:pStyle w:val="TOC3"/>
            <w:snapToGrid/>
            <w:rPr>
              <w:ins w:id="204" w:author="Zixuan Zhou" w:date="2026-04-27T21:54:00Z" w16du:dateUtc="2026-04-27T13:54:00Z"/>
              <w:rFonts w:asciiTheme="minorHAnsi" w:eastAsiaTheme="minorEastAsia" w:hAnsiTheme="minorHAnsi" w:hint="eastAsia"/>
              <w:noProof/>
              <w:sz w:val="22"/>
              <w:szCs w:val="24"/>
              <w14:ligatures w14:val="standardContextual"/>
            </w:rPr>
            <w:pPrChange w:id="205" w:author="Zixuan Zhou" w:date="2026-04-27T21:54:00Z" w16du:dateUtc="2026-04-27T13:54:00Z">
              <w:pPr>
                <w:pStyle w:val="TOC3"/>
              </w:pPr>
            </w:pPrChange>
          </w:pPr>
          <w:ins w:id="20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5.2.1 </w:t>
            </w:r>
            <w:r w:rsidRPr="001B0A35">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_Toc228219364 \h</w:instrText>
            </w:r>
            <w:r>
              <w:rPr>
                <w:rFonts w:hint="eastAsia"/>
                <w:noProof/>
                <w:webHidden/>
              </w:rPr>
              <w:instrText xml:space="preserve"> </w:instrText>
            </w:r>
          </w:ins>
          <w:r>
            <w:rPr>
              <w:rFonts w:hint="eastAsia"/>
              <w:noProof/>
              <w:webHidden/>
            </w:rPr>
          </w:r>
          <w:ins w:id="207" w:author="Zixuan Zhou" w:date="2026-04-27T21:54:00Z" w16du:dateUtc="2026-04-27T13:54:00Z">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B3A134A" w14:textId="5C5D70A5" w:rsidR="001704E8" w:rsidRDefault="001704E8">
          <w:pPr>
            <w:pStyle w:val="TOC3"/>
            <w:snapToGrid/>
            <w:rPr>
              <w:ins w:id="208" w:author="Zixuan Zhou" w:date="2026-04-27T21:54:00Z" w16du:dateUtc="2026-04-27T13:54:00Z"/>
              <w:rFonts w:asciiTheme="minorHAnsi" w:eastAsiaTheme="minorEastAsia" w:hAnsiTheme="minorHAnsi" w:hint="eastAsia"/>
              <w:noProof/>
              <w:sz w:val="22"/>
              <w:szCs w:val="24"/>
              <w14:ligatures w14:val="standardContextual"/>
            </w:rPr>
            <w:pPrChange w:id="209" w:author="Zixuan Zhou" w:date="2026-04-27T21:54:00Z" w16du:dateUtc="2026-04-27T13:54:00Z">
              <w:pPr>
                <w:pStyle w:val="TOC3"/>
              </w:pPr>
            </w:pPrChange>
          </w:pPr>
          <w:ins w:id="2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5.2.2 </w:t>
            </w:r>
            <w:r w:rsidRPr="001B0A35">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_Toc228219365 \h</w:instrText>
            </w:r>
            <w:r>
              <w:rPr>
                <w:rFonts w:hint="eastAsia"/>
                <w:noProof/>
                <w:webHidden/>
              </w:rPr>
              <w:instrText xml:space="preserve"> </w:instrText>
            </w:r>
          </w:ins>
          <w:r>
            <w:rPr>
              <w:rFonts w:hint="eastAsia"/>
              <w:noProof/>
              <w:webHidden/>
            </w:rPr>
          </w:r>
          <w:ins w:id="211" w:author="Zixuan Zhou" w:date="2026-04-27T21:54:00Z" w16du:dateUtc="2026-04-27T13:54:00Z">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E02F085" w14:textId="1C48A5FC" w:rsidR="001704E8" w:rsidRDefault="001704E8">
          <w:pPr>
            <w:pStyle w:val="TOC3"/>
            <w:snapToGrid/>
            <w:rPr>
              <w:ins w:id="212" w:author="Zixuan Zhou" w:date="2026-04-27T21:54:00Z" w16du:dateUtc="2026-04-27T13:54:00Z"/>
              <w:rFonts w:asciiTheme="minorHAnsi" w:eastAsiaTheme="minorEastAsia" w:hAnsiTheme="minorHAnsi" w:hint="eastAsia"/>
              <w:noProof/>
              <w:sz w:val="22"/>
              <w:szCs w:val="24"/>
              <w14:ligatures w14:val="standardContextual"/>
            </w:rPr>
            <w:pPrChange w:id="213" w:author="Zixuan Zhou" w:date="2026-04-27T21:54:00Z" w16du:dateUtc="2026-04-27T13:54:00Z">
              <w:pPr>
                <w:pStyle w:val="TOC3"/>
              </w:pPr>
            </w:pPrChange>
          </w:pPr>
          <w:ins w:id="2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5.2.3 </w:t>
            </w:r>
            <w:r w:rsidRPr="001B0A35">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_Toc228219366 \h</w:instrText>
            </w:r>
            <w:r>
              <w:rPr>
                <w:rFonts w:hint="eastAsia"/>
                <w:noProof/>
                <w:webHidden/>
              </w:rPr>
              <w:instrText xml:space="preserve"> </w:instrText>
            </w:r>
          </w:ins>
          <w:r>
            <w:rPr>
              <w:rFonts w:hint="eastAsia"/>
              <w:noProof/>
              <w:webHidden/>
            </w:rPr>
          </w:r>
          <w:ins w:id="215" w:author="Zixuan Zhou" w:date="2026-04-27T21:54:00Z" w16du:dateUtc="2026-04-27T13:54:00Z">
            <w:r>
              <w:rPr>
                <w:rFonts w:hint="eastAsia"/>
                <w:noProof/>
                <w:webHidden/>
              </w:rPr>
              <w:fldChar w:fldCharType="separate"/>
            </w:r>
            <w:r>
              <w:rPr>
                <w:noProof/>
                <w:webHidden/>
              </w:rPr>
              <w:t>23</w:t>
            </w:r>
            <w:r>
              <w:rPr>
                <w:rFonts w:hint="eastAsia"/>
                <w:noProof/>
                <w:webHidden/>
              </w:rPr>
              <w:fldChar w:fldCharType="end"/>
            </w:r>
            <w:r w:rsidRPr="001B0A35">
              <w:rPr>
                <w:rStyle w:val="afb"/>
                <w:rFonts w:hint="eastAsia"/>
                <w:noProof/>
              </w:rPr>
              <w:fldChar w:fldCharType="end"/>
            </w:r>
          </w:ins>
        </w:p>
        <w:p w14:paraId="51D21B39" w14:textId="70D28734" w:rsidR="001704E8" w:rsidRDefault="001704E8">
          <w:pPr>
            <w:pStyle w:val="TOC3"/>
            <w:snapToGrid/>
            <w:rPr>
              <w:ins w:id="216" w:author="Zixuan Zhou" w:date="2026-04-27T21:54:00Z" w16du:dateUtc="2026-04-27T13:54:00Z"/>
              <w:rFonts w:asciiTheme="minorHAnsi" w:eastAsiaTheme="minorEastAsia" w:hAnsiTheme="minorHAnsi" w:hint="eastAsia"/>
              <w:noProof/>
              <w:sz w:val="22"/>
              <w:szCs w:val="24"/>
              <w14:ligatures w14:val="standardContextual"/>
            </w:rPr>
            <w:pPrChange w:id="217" w:author="Zixuan Zhou" w:date="2026-04-27T21:54:00Z" w16du:dateUtc="2026-04-27T13:54:00Z">
              <w:pPr>
                <w:pStyle w:val="TOC3"/>
              </w:pPr>
            </w:pPrChange>
          </w:pPr>
          <w:ins w:id="2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5.2.4 </w:t>
            </w:r>
            <w:r w:rsidRPr="001B0A35">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_Toc228219367 \h</w:instrText>
            </w:r>
            <w:r>
              <w:rPr>
                <w:rFonts w:hint="eastAsia"/>
                <w:noProof/>
                <w:webHidden/>
              </w:rPr>
              <w:instrText xml:space="preserve"> </w:instrText>
            </w:r>
          </w:ins>
          <w:r>
            <w:rPr>
              <w:rFonts w:hint="eastAsia"/>
              <w:noProof/>
              <w:webHidden/>
            </w:rPr>
          </w:r>
          <w:ins w:id="219" w:author="Zixuan Zhou" w:date="2026-04-27T21:54:00Z" w16du:dateUtc="2026-04-27T13:54:00Z">
            <w:r>
              <w:rPr>
                <w:rFonts w:hint="eastAsia"/>
                <w:noProof/>
                <w:webHidden/>
              </w:rPr>
              <w:fldChar w:fldCharType="separate"/>
            </w:r>
            <w:r>
              <w:rPr>
                <w:noProof/>
                <w:webHidden/>
              </w:rPr>
              <w:t>24</w:t>
            </w:r>
            <w:r>
              <w:rPr>
                <w:rFonts w:hint="eastAsia"/>
                <w:noProof/>
                <w:webHidden/>
              </w:rPr>
              <w:fldChar w:fldCharType="end"/>
            </w:r>
            <w:r w:rsidRPr="001B0A35">
              <w:rPr>
                <w:rStyle w:val="afb"/>
                <w:rFonts w:hint="eastAsia"/>
                <w:noProof/>
              </w:rPr>
              <w:fldChar w:fldCharType="end"/>
            </w:r>
          </w:ins>
        </w:p>
        <w:p w14:paraId="046B2BC2" w14:textId="435B2C9B" w:rsidR="001704E8" w:rsidRDefault="001704E8">
          <w:pPr>
            <w:pStyle w:val="TOC2"/>
            <w:snapToGrid/>
            <w:spacing w:line="400" w:lineRule="exact"/>
            <w:rPr>
              <w:ins w:id="220" w:author="Zixuan Zhou" w:date="2026-04-27T21:54:00Z" w16du:dateUtc="2026-04-27T13:54:00Z"/>
              <w:rFonts w:asciiTheme="minorHAnsi" w:eastAsiaTheme="minorEastAsia" w:hAnsiTheme="minorHAnsi" w:hint="eastAsia"/>
              <w:noProof/>
              <w:sz w:val="22"/>
              <w:szCs w:val="24"/>
              <w14:ligatures w14:val="standardContextual"/>
            </w:rPr>
            <w:pPrChange w:id="221" w:author="Zixuan Zhou" w:date="2026-04-27T21:54:00Z" w16du:dateUtc="2026-04-27T13:54:00Z">
              <w:pPr>
                <w:pStyle w:val="TOC2"/>
              </w:pPr>
            </w:pPrChange>
          </w:pPr>
          <w:ins w:id="2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 </w:t>
            </w:r>
            <w:r w:rsidRPr="001B0A35">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_Toc228219368 \h</w:instrText>
            </w:r>
            <w:r>
              <w:rPr>
                <w:rFonts w:hint="eastAsia"/>
                <w:noProof/>
                <w:webHidden/>
              </w:rPr>
              <w:instrText xml:space="preserve"> </w:instrText>
            </w:r>
          </w:ins>
          <w:r>
            <w:rPr>
              <w:rFonts w:hint="eastAsia"/>
              <w:noProof/>
              <w:webHidden/>
            </w:rPr>
          </w:r>
          <w:ins w:id="223" w:author="Zixuan Zhou" w:date="2026-04-27T21:54:00Z" w16du:dateUtc="2026-04-27T13:54:00Z">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1E7A60FC" w14:textId="55F58D78" w:rsidR="001704E8" w:rsidRDefault="001704E8">
          <w:pPr>
            <w:pStyle w:val="TOC3"/>
            <w:snapToGrid/>
            <w:rPr>
              <w:ins w:id="224" w:author="Zixuan Zhou" w:date="2026-04-27T21:54:00Z" w16du:dateUtc="2026-04-27T13:54:00Z"/>
              <w:rFonts w:asciiTheme="minorHAnsi" w:eastAsiaTheme="minorEastAsia" w:hAnsiTheme="minorHAnsi" w:hint="eastAsia"/>
              <w:noProof/>
              <w:sz w:val="22"/>
              <w:szCs w:val="24"/>
              <w14:ligatures w14:val="standardContextual"/>
            </w:rPr>
            <w:pPrChange w:id="225" w:author="Zixuan Zhou" w:date="2026-04-27T21:54:00Z" w16du:dateUtc="2026-04-27T13:54:00Z">
              <w:pPr>
                <w:pStyle w:val="TOC3"/>
              </w:pPr>
            </w:pPrChange>
          </w:pPr>
          <w:ins w:id="2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5.3.1 </w:t>
            </w:r>
            <w:r w:rsidRPr="001B0A35">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_Toc228219369 \h</w:instrText>
            </w:r>
            <w:r>
              <w:rPr>
                <w:rFonts w:hint="eastAsia"/>
                <w:noProof/>
                <w:webHidden/>
              </w:rPr>
              <w:instrText xml:space="preserve"> </w:instrText>
            </w:r>
          </w:ins>
          <w:r>
            <w:rPr>
              <w:rFonts w:hint="eastAsia"/>
              <w:noProof/>
              <w:webHidden/>
            </w:rPr>
          </w:r>
          <w:ins w:id="227" w:author="Zixuan Zhou" w:date="2026-04-27T21:54:00Z" w16du:dateUtc="2026-04-27T13:54:00Z">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57E75D2A" w14:textId="06294397" w:rsidR="001704E8" w:rsidRDefault="001704E8">
          <w:pPr>
            <w:pStyle w:val="TOC3"/>
            <w:snapToGrid/>
            <w:rPr>
              <w:ins w:id="228" w:author="Zixuan Zhou" w:date="2026-04-27T21:54:00Z" w16du:dateUtc="2026-04-27T13:54:00Z"/>
              <w:rFonts w:asciiTheme="minorHAnsi" w:eastAsiaTheme="minorEastAsia" w:hAnsiTheme="minorHAnsi" w:hint="eastAsia"/>
              <w:noProof/>
              <w:sz w:val="22"/>
              <w:szCs w:val="24"/>
              <w14:ligatures w14:val="standardContextual"/>
            </w:rPr>
            <w:pPrChange w:id="229" w:author="Zixuan Zhou" w:date="2026-04-27T21:54:00Z" w16du:dateUtc="2026-04-27T13:54:00Z">
              <w:pPr>
                <w:pStyle w:val="TOC3"/>
              </w:pPr>
            </w:pPrChange>
          </w:pPr>
          <w:ins w:id="23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5.3.2 </w:t>
            </w:r>
            <w:r w:rsidRPr="001B0A35">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_Toc228219370 \h</w:instrText>
            </w:r>
            <w:r>
              <w:rPr>
                <w:rFonts w:hint="eastAsia"/>
                <w:noProof/>
                <w:webHidden/>
              </w:rPr>
              <w:instrText xml:space="preserve"> </w:instrText>
            </w:r>
          </w:ins>
          <w:r>
            <w:rPr>
              <w:rFonts w:hint="eastAsia"/>
              <w:noProof/>
              <w:webHidden/>
            </w:rPr>
          </w:r>
          <w:ins w:id="231" w:author="Zixuan Zhou" w:date="2026-04-27T21:54:00Z" w16du:dateUtc="2026-04-27T13:54:00Z">
            <w:r>
              <w:rPr>
                <w:rFonts w:hint="eastAsia"/>
                <w:noProof/>
                <w:webHidden/>
              </w:rPr>
              <w:fldChar w:fldCharType="separate"/>
            </w:r>
            <w:r>
              <w:rPr>
                <w:noProof/>
                <w:webHidden/>
              </w:rPr>
              <w:t>26</w:t>
            </w:r>
            <w:r>
              <w:rPr>
                <w:rFonts w:hint="eastAsia"/>
                <w:noProof/>
                <w:webHidden/>
              </w:rPr>
              <w:fldChar w:fldCharType="end"/>
            </w:r>
            <w:r w:rsidRPr="001B0A35">
              <w:rPr>
                <w:rStyle w:val="afb"/>
                <w:rFonts w:hint="eastAsia"/>
                <w:noProof/>
              </w:rPr>
              <w:fldChar w:fldCharType="end"/>
            </w:r>
          </w:ins>
        </w:p>
        <w:p w14:paraId="61EE083F" w14:textId="7FBF47FC" w:rsidR="001704E8" w:rsidRDefault="001704E8">
          <w:pPr>
            <w:pStyle w:val="TOC3"/>
            <w:snapToGrid/>
            <w:rPr>
              <w:ins w:id="232" w:author="Zixuan Zhou" w:date="2026-04-27T21:54:00Z" w16du:dateUtc="2026-04-27T13:54:00Z"/>
              <w:rFonts w:asciiTheme="minorHAnsi" w:eastAsiaTheme="minorEastAsia" w:hAnsiTheme="minorHAnsi" w:hint="eastAsia"/>
              <w:noProof/>
              <w:sz w:val="22"/>
              <w:szCs w:val="24"/>
              <w14:ligatures w14:val="standardContextual"/>
            </w:rPr>
            <w:pPrChange w:id="233" w:author="Zixuan Zhou" w:date="2026-04-27T21:54:00Z" w16du:dateUtc="2026-04-27T13:54:00Z">
              <w:pPr>
                <w:pStyle w:val="TOC3"/>
              </w:pPr>
            </w:pPrChange>
          </w:pPr>
          <w:ins w:id="2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5.3.3 </w:t>
            </w:r>
            <w:r w:rsidRPr="001B0A35">
              <w:rPr>
                <w:rStyle w:val="afb"/>
                <w:rFonts w:hint="eastAsia"/>
                <w:noProof/>
              </w:rPr>
              <w:t>专家内部一致性与</w:t>
            </w:r>
            <w:r w:rsidRPr="001B0A35">
              <w:rPr>
                <w:rStyle w:val="afb"/>
                <w:rFonts w:hint="eastAsia"/>
                <w:noProof/>
              </w:rPr>
              <w:t>AI</w:t>
            </w:r>
            <w:r w:rsidRPr="001B0A35">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_Toc228219371 \h</w:instrText>
            </w:r>
            <w:r>
              <w:rPr>
                <w:rFonts w:hint="eastAsia"/>
                <w:noProof/>
                <w:webHidden/>
              </w:rPr>
              <w:instrText xml:space="preserve"> </w:instrText>
            </w:r>
          </w:ins>
          <w:r>
            <w:rPr>
              <w:rFonts w:hint="eastAsia"/>
              <w:noProof/>
              <w:webHidden/>
            </w:rPr>
          </w:r>
          <w:ins w:id="235" w:author="Zixuan Zhou" w:date="2026-04-27T21:54:00Z" w16du:dateUtc="2026-04-27T13:54:00Z">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03BF39A0" w14:textId="054854EE" w:rsidR="001704E8" w:rsidRDefault="001704E8">
          <w:pPr>
            <w:pStyle w:val="TOC3"/>
            <w:snapToGrid/>
            <w:rPr>
              <w:ins w:id="236" w:author="Zixuan Zhou" w:date="2026-04-27T21:54:00Z" w16du:dateUtc="2026-04-27T13:54:00Z"/>
              <w:rFonts w:asciiTheme="minorHAnsi" w:eastAsiaTheme="minorEastAsia" w:hAnsiTheme="minorHAnsi" w:hint="eastAsia"/>
              <w:noProof/>
              <w:sz w:val="22"/>
              <w:szCs w:val="24"/>
              <w14:ligatures w14:val="standardContextual"/>
            </w:rPr>
            <w:pPrChange w:id="237" w:author="Zixuan Zhou" w:date="2026-04-27T21:54:00Z" w16du:dateUtc="2026-04-27T13:54:00Z">
              <w:pPr>
                <w:pStyle w:val="TOC3"/>
              </w:pPr>
            </w:pPrChange>
          </w:pPr>
          <w:ins w:id="2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5.3.4</w:t>
            </w:r>
            <w:r w:rsidRPr="001B0A35">
              <w:rPr>
                <w:rStyle w:val="afb"/>
                <w:rFonts w:cs="Times New Roman" w:hint="eastAsia"/>
                <w:noProof/>
              </w:rPr>
              <w:t xml:space="preserve"> DeepSeek-V3.2</w:t>
            </w:r>
            <w:r w:rsidRPr="001B0A35">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_Toc228219372 \h</w:instrText>
            </w:r>
            <w:r>
              <w:rPr>
                <w:rFonts w:hint="eastAsia"/>
                <w:noProof/>
                <w:webHidden/>
              </w:rPr>
              <w:instrText xml:space="preserve"> </w:instrText>
            </w:r>
          </w:ins>
          <w:r>
            <w:rPr>
              <w:rFonts w:hint="eastAsia"/>
              <w:noProof/>
              <w:webHidden/>
            </w:rPr>
          </w:r>
          <w:ins w:id="239" w:author="Zixuan Zhou" w:date="2026-04-27T21:54:00Z" w16du:dateUtc="2026-04-27T13:54:00Z">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5A124F58" w14:textId="5FFCF5C4" w:rsidR="001704E8" w:rsidRDefault="001704E8">
          <w:pPr>
            <w:pStyle w:val="TOC3"/>
            <w:snapToGrid/>
            <w:rPr>
              <w:ins w:id="240" w:author="Zixuan Zhou" w:date="2026-04-27T21:54:00Z" w16du:dateUtc="2026-04-27T13:54:00Z"/>
              <w:rFonts w:asciiTheme="minorHAnsi" w:eastAsiaTheme="minorEastAsia" w:hAnsiTheme="minorHAnsi" w:hint="eastAsia"/>
              <w:noProof/>
              <w:sz w:val="22"/>
              <w:szCs w:val="24"/>
              <w14:ligatures w14:val="standardContextual"/>
            </w:rPr>
            <w:pPrChange w:id="241" w:author="Zixuan Zhou" w:date="2026-04-27T21:54:00Z" w16du:dateUtc="2026-04-27T13:54:00Z">
              <w:pPr>
                <w:pStyle w:val="TOC3"/>
              </w:pPr>
            </w:pPrChange>
          </w:pPr>
          <w:ins w:id="2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5.3.5 </w:t>
            </w:r>
            <w:r w:rsidRPr="001B0A35">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_Toc228219373 \h</w:instrText>
            </w:r>
            <w:r>
              <w:rPr>
                <w:rFonts w:hint="eastAsia"/>
                <w:noProof/>
                <w:webHidden/>
              </w:rPr>
              <w:instrText xml:space="preserve"> </w:instrText>
            </w:r>
          </w:ins>
          <w:r>
            <w:rPr>
              <w:rFonts w:hint="eastAsia"/>
              <w:noProof/>
              <w:webHidden/>
            </w:rPr>
          </w:r>
          <w:ins w:id="243" w:author="Zixuan Zhou" w:date="2026-04-27T21:54:00Z" w16du:dateUtc="2026-04-27T13:54:00Z">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0B7AC0DC" w14:textId="28809C59" w:rsidR="001704E8" w:rsidRDefault="001704E8">
          <w:pPr>
            <w:pStyle w:val="TOC3"/>
            <w:snapToGrid/>
            <w:rPr>
              <w:ins w:id="244" w:author="Zixuan Zhou" w:date="2026-04-27T21:54:00Z" w16du:dateUtc="2026-04-27T13:54:00Z"/>
              <w:rFonts w:asciiTheme="minorHAnsi" w:eastAsiaTheme="minorEastAsia" w:hAnsiTheme="minorHAnsi" w:hint="eastAsia"/>
              <w:noProof/>
              <w:sz w:val="22"/>
              <w:szCs w:val="24"/>
              <w14:ligatures w14:val="standardContextual"/>
            </w:rPr>
            <w:pPrChange w:id="245" w:author="Zixuan Zhou" w:date="2026-04-27T21:54:00Z" w16du:dateUtc="2026-04-27T13:54:00Z">
              <w:pPr>
                <w:pStyle w:val="TOC3"/>
              </w:pPr>
            </w:pPrChange>
          </w:pPr>
          <w:ins w:id="2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5.3.6 </w:t>
            </w:r>
            <w:r w:rsidRPr="001B0A35">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_Toc228219374 \h</w:instrText>
            </w:r>
            <w:r>
              <w:rPr>
                <w:rFonts w:hint="eastAsia"/>
                <w:noProof/>
                <w:webHidden/>
              </w:rPr>
              <w:instrText xml:space="preserve"> </w:instrText>
            </w:r>
          </w:ins>
          <w:r>
            <w:rPr>
              <w:rFonts w:hint="eastAsia"/>
              <w:noProof/>
              <w:webHidden/>
            </w:rPr>
          </w:r>
          <w:ins w:id="247" w:author="Zixuan Zhou" w:date="2026-04-27T21:54:00Z" w16du:dateUtc="2026-04-27T13:54:00Z">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7F455BE2" w14:textId="7A6D3AB2" w:rsidR="001704E8" w:rsidRDefault="001704E8">
          <w:pPr>
            <w:pStyle w:val="TOC2"/>
            <w:snapToGrid/>
            <w:spacing w:line="400" w:lineRule="exact"/>
            <w:rPr>
              <w:ins w:id="248" w:author="Zixuan Zhou" w:date="2026-04-27T21:54:00Z" w16du:dateUtc="2026-04-27T13:54:00Z"/>
              <w:rFonts w:asciiTheme="minorHAnsi" w:eastAsiaTheme="minorEastAsia" w:hAnsiTheme="minorHAnsi" w:hint="eastAsia"/>
              <w:noProof/>
              <w:sz w:val="22"/>
              <w:szCs w:val="24"/>
              <w14:ligatures w14:val="standardContextual"/>
            </w:rPr>
            <w:pPrChange w:id="249" w:author="Zixuan Zhou" w:date="2026-04-27T21:54:00Z" w16du:dateUtc="2026-04-27T13:54:00Z">
              <w:pPr>
                <w:pStyle w:val="TOC2"/>
              </w:pPr>
            </w:pPrChange>
          </w:pPr>
          <w:ins w:id="25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5.4 </w:t>
            </w:r>
            <w:r w:rsidRPr="001B0A35">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_Toc228219375 \h</w:instrText>
            </w:r>
            <w:r>
              <w:rPr>
                <w:rFonts w:hint="eastAsia"/>
                <w:noProof/>
                <w:webHidden/>
              </w:rPr>
              <w:instrText xml:space="preserve"> </w:instrText>
            </w:r>
          </w:ins>
          <w:r>
            <w:rPr>
              <w:rFonts w:hint="eastAsia"/>
              <w:noProof/>
              <w:webHidden/>
            </w:rPr>
          </w:r>
          <w:ins w:id="251" w:author="Zixuan Zhou" w:date="2026-04-27T21:54:00Z" w16du:dateUtc="2026-04-27T13:54:00Z">
            <w:r>
              <w:rPr>
                <w:rFonts w:hint="eastAsia"/>
                <w:noProof/>
                <w:webHidden/>
              </w:rPr>
              <w:fldChar w:fldCharType="separate"/>
            </w:r>
            <w:r>
              <w:rPr>
                <w:noProof/>
                <w:webHidden/>
              </w:rPr>
              <w:t>30</w:t>
            </w:r>
            <w:r>
              <w:rPr>
                <w:rFonts w:hint="eastAsia"/>
                <w:noProof/>
                <w:webHidden/>
              </w:rPr>
              <w:fldChar w:fldCharType="end"/>
            </w:r>
            <w:r w:rsidRPr="001B0A35">
              <w:rPr>
                <w:rStyle w:val="afb"/>
                <w:rFonts w:hint="eastAsia"/>
                <w:noProof/>
              </w:rPr>
              <w:fldChar w:fldCharType="end"/>
            </w:r>
          </w:ins>
        </w:p>
        <w:p w14:paraId="22E2F480" w14:textId="66B9B0B3" w:rsidR="001704E8" w:rsidRDefault="001704E8">
          <w:pPr>
            <w:pStyle w:val="TOC2"/>
            <w:snapToGrid/>
            <w:spacing w:line="400" w:lineRule="exact"/>
            <w:rPr>
              <w:ins w:id="252" w:author="Zixuan Zhou" w:date="2026-04-27T21:54:00Z" w16du:dateUtc="2026-04-27T13:54:00Z"/>
              <w:rFonts w:asciiTheme="minorHAnsi" w:eastAsiaTheme="minorEastAsia" w:hAnsiTheme="minorHAnsi" w:hint="eastAsia"/>
              <w:noProof/>
              <w:sz w:val="22"/>
              <w:szCs w:val="24"/>
              <w14:ligatures w14:val="standardContextual"/>
            </w:rPr>
            <w:pPrChange w:id="253" w:author="Zixuan Zhou" w:date="2026-04-27T21:54:00Z" w16du:dateUtc="2026-04-27T13:54:00Z">
              <w:pPr>
                <w:pStyle w:val="TOC2"/>
              </w:pPr>
            </w:pPrChange>
          </w:pPr>
          <w:ins w:id="25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_Toc228219376 \h</w:instrText>
            </w:r>
            <w:r>
              <w:rPr>
                <w:rFonts w:hint="eastAsia"/>
                <w:noProof/>
                <w:webHidden/>
              </w:rPr>
              <w:instrText xml:space="preserve"> </w:instrText>
            </w:r>
          </w:ins>
          <w:r>
            <w:rPr>
              <w:rFonts w:hint="eastAsia"/>
              <w:noProof/>
              <w:webHidden/>
            </w:rPr>
          </w:r>
          <w:ins w:id="255" w:author="Zixuan Zhou" w:date="2026-04-27T21:54:00Z" w16du:dateUtc="2026-04-27T13:54:00Z">
            <w:r>
              <w:rPr>
                <w:rFonts w:hint="eastAsia"/>
                <w:noProof/>
                <w:webHidden/>
              </w:rPr>
              <w:fldChar w:fldCharType="separate"/>
            </w:r>
            <w:r>
              <w:rPr>
                <w:noProof/>
                <w:webHidden/>
              </w:rPr>
              <w:t>31</w:t>
            </w:r>
            <w:r>
              <w:rPr>
                <w:rFonts w:hint="eastAsia"/>
                <w:noProof/>
                <w:webHidden/>
              </w:rPr>
              <w:fldChar w:fldCharType="end"/>
            </w:r>
            <w:r w:rsidRPr="001B0A35">
              <w:rPr>
                <w:rStyle w:val="afb"/>
                <w:rFonts w:hint="eastAsia"/>
                <w:noProof/>
              </w:rPr>
              <w:fldChar w:fldCharType="end"/>
            </w:r>
          </w:ins>
        </w:p>
        <w:p w14:paraId="77CA8EAA" w14:textId="6E2ABC2B" w:rsidR="001704E8" w:rsidRDefault="001704E8">
          <w:pPr>
            <w:pStyle w:val="TOC1"/>
            <w:tabs>
              <w:tab w:val="left" w:pos="1260"/>
            </w:tabs>
            <w:wordWrap/>
            <w:snapToGrid/>
            <w:spacing w:line="400" w:lineRule="exact"/>
            <w:rPr>
              <w:ins w:id="256" w:author="Zixuan Zhou" w:date="2026-04-27T21:54:00Z" w16du:dateUtc="2026-04-27T13:54:00Z"/>
              <w:rFonts w:asciiTheme="minorHAnsi" w:eastAsiaTheme="minorEastAsia" w:hAnsiTheme="minorHAnsi" w:hint="eastAsia"/>
              <w:noProof/>
              <w:sz w:val="22"/>
              <w:szCs w:val="24"/>
              <w14:ligatures w14:val="standardContextual"/>
            </w:rPr>
            <w:pPrChange w:id="257" w:author="Zixuan Zhou" w:date="2026-04-27T21:54:00Z" w16du:dateUtc="2026-04-27T13:54:00Z">
              <w:pPr>
                <w:pStyle w:val="TOC1"/>
                <w:tabs>
                  <w:tab w:val="left" w:pos="1260"/>
                </w:tabs>
              </w:pPr>
            </w:pPrChange>
          </w:pPr>
          <w:ins w:id="25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6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_Toc228219377 \h</w:instrText>
            </w:r>
            <w:r>
              <w:rPr>
                <w:rFonts w:hint="eastAsia"/>
                <w:noProof/>
                <w:webHidden/>
              </w:rPr>
              <w:instrText xml:space="preserve"> </w:instrText>
            </w:r>
          </w:ins>
          <w:r>
            <w:rPr>
              <w:rFonts w:hint="eastAsia"/>
              <w:noProof/>
              <w:webHidden/>
            </w:rPr>
          </w:r>
          <w:ins w:id="259" w:author="Zixuan Zhou" w:date="2026-04-27T21:54:00Z" w16du:dateUtc="2026-04-27T13:54:00Z">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0D00A7E" w14:textId="205707B3" w:rsidR="001704E8" w:rsidRDefault="001704E8">
          <w:pPr>
            <w:pStyle w:val="TOC2"/>
            <w:snapToGrid/>
            <w:spacing w:line="400" w:lineRule="exact"/>
            <w:rPr>
              <w:ins w:id="260" w:author="Zixuan Zhou" w:date="2026-04-27T21:54:00Z" w16du:dateUtc="2026-04-27T13:54:00Z"/>
              <w:rFonts w:asciiTheme="minorHAnsi" w:eastAsiaTheme="minorEastAsia" w:hAnsiTheme="minorHAnsi" w:hint="eastAsia"/>
              <w:noProof/>
              <w:sz w:val="22"/>
              <w:szCs w:val="24"/>
              <w14:ligatures w14:val="standardContextual"/>
            </w:rPr>
            <w:pPrChange w:id="261" w:author="Zixuan Zhou" w:date="2026-04-27T21:54:00Z" w16du:dateUtc="2026-04-27T13:54:00Z">
              <w:pPr>
                <w:pStyle w:val="TOC2"/>
              </w:pPr>
            </w:pPrChange>
          </w:pPr>
          <w:ins w:id="26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 </w:t>
            </w:r>
            <w:r w:rsidRPr="001B0A35">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_Toc228219378 \h</w:instrText>
            </w:r>
            <w:r>
              <w:rPr>
                <w:rFonts w:hint="eastAsia"/>
                <w:noProof/>
                <w:webHidden/>
              </w:rPr>
              <w:instrText xml:space="preserve"> </w:instrText>
            </w:r>
          </w:ins>
          <w:r>
            <w:rPr>
              <w:rFonts w:hint="eastAsia"/>
              <w:noProof/>
              <w:webHidden/>
            </w:rPr>
          </w:r>
          <w:ins w:id="263" w:author="Zixuan Zhou" w:date="2026-04-27T21:54:00Z" w16du:dateUtc="2026-04-27T13:54:00Z">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82F4BA1" w14:textId="377CE9E5" w:rsidR="001704E8" w:rsidRDefault="001704E8">
          <w:pPr>
            <w:pStyle w:val="TOC3"/>
            <w:snapToGrid/>
            <w:rPr>
              <w:ins w:id="264" w:author="Zixuan Zhou" w:date="2026-04-27T21:54:00Z" w16du:dateUtc="2026-04-27T13:54:00Z"/>
              <w:rFonts w:asciiTheme="minorHAnsi" w:eastAsiaTheme="minorEastAsia" w:hAnsiTheme="minorHAnsi" w:hint="eastAsia"/>
              <w:noProof/>
              <w:sz w:val="22"/>
              <w:szCs w:val="24"/>
              <w14:ligatures w14:val="standardContextual"/>
            </w:rPr>
            <w:pPrChange w:id="265" w:author="Zixuan Zhou" w:date="2026-04-27T21:54:00Z" w16du:dateUtc="2026-04-27T13:54:00Z">
              <w:pPr>
                <w:pStyle w:val="TOC3"/>
              </w:pPr>
            </w:pPrChange>
          </w:pPr>
          <w:ins w:id="266"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6.1.1 </w:t>
            </w:r>
            <w:r w:rsidRPr="001B0A35">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_Toc228219379 \h</w:instrText>
            </w:r>
            <w:r>
              <w:rPr>
                <w:rFonts w:hint="eastAsia"/>
                <w:noProof/>
                <w:webHidden/>
              </w:rPr>
              <w:instrText xml:space="preserve"> </w:instrText>
            </w:r>
          </w:ins>
          <w:r>
            <w:rPr>
              <w:rFonts w:hint="eastAsia"/>
              <w:noProof/>
              <w:webHidden/>
            </w:rPr>
          </w:r>
          <w:ins w:id="267" w:author="Zixuan Zhou" w:date="2026-04-27T21:54:00Z" w16du:dateUtc="2026-04-27T13:54:00Z">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097540C0" w14:textId="18353C6A" w:rsidR="001704E8" w:rsidRDefault="001704E8">
          <w:pPr>
            <w:pStyle w:val="TOC3"/>
            <w:snapToGrid/>
            <w:rPr>
              <w:ins w:id="268" w:author="Zixuan Zhou" w:date="2026-04-27T21:54:00Z" w16du:dateUtc="2026-04-27T13:54:00Z"/>
              <w:rFonts w:asciiTheme="minorHAnsi" w:eastAsiaTheme="minorEastAsia" w:hAnsiTheme="minorHAnsi" w:hint="eastAsia"/>
              <w:noProof/>
              <w:sz w:val="22"/>
              <w:szCs w:val="24"/>
              <w14:ligatures w14:val="standardContextual"/>
            </w:rPr>
            <w:pPrChange w:id="269" w:author="Zixuan Zhou" w:date="2026-04-27T21:54:00Z" w16du:dateUtc="2026-04-27T13:54:00Z">
              <w:pPr>
                <w:pStyle w:val="TOC3"/>
              </w:pPr>
            </w:pPrChange>
          </w:pPr>
          <w:ins w:id="27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6.1.2 </w:t>
            </w:r>
            <w:r w:rsidRPr="001B0A35">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_Toc228219381 \h</w:instrText>
            </w:r>
            <w:r>
              <w:rPr>
                <w:rFonts w:hint="eastAsia"/>
                <w:noProof/>
                <w:webHidden/>
              </w:rPr>
              <w:instrText xml:space="preserve"> </w:instrText>
            </w:r>
          </w:ins>
          <w:r>
            <w:rPr>
              <w:rFonts w:hint="eastAsia"/>
              <w:noProof/>
              <w:webHidden/>
            </w:rPr>
          </w:r>
          <w:ins w:id="271" w:author="Zixuan Zhou" w:date="2026-04-27T21:54:00Z" w16du:dateUtc="2026-04-27T13:54:00Z">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7241B062" w14:textId="46380D4E" w:rsidR="001704E8" w:rsidRDefault="001704E8">
          <w:pPr>
            <w:pStyle w:val="TOC3"/>
            <w:snapToGrid/>
            <w:rPr>
              <w:ins w:id="272" w:author="Zixuan Zhou" w:date="2026-04-27T21:54:00Z" w16du:dateUtc="2026-04-27T13:54:00Z"/>
              <w:rFonts w:asciiTheme="minorHAnsi" w:eastAsiaTheme="minorEastAsia" w:hAnsiTheme="minorHAnsi" w:hint="eastAsia"/>
              <w:noProof/>
              <w:sz w:val="22"/>
              <w:szCs w:val="24"/>
              <w14:ligatures w14:val="standardContextual"/>
            </w:rPr>
            <w:pPrChange w:id="273" w:author="Zixuan Zhou" w:date="2026-04-27T21:54:00Z" w16du:dateUtc="2026-04-27T13:54:00Z">
              <w:pPr>
                <w:pStyle w:val="TOC3"/>
              </w:pPr>
            </w:pPrChange>
          </w:pPr>
          <w:ins w:id="27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6.1.3 </w:t>
            </w:r>
            <w:r w:rsidRPr="001B0A35">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_Toc228219382 \h</w:instrText>
            </w:r>
            <w:r>
              <w:rPr>
                <w:rFonts w:hint="eastAsia"/>
                <w:noProof/>
                <w:webHidden/>
              </w:rPr>
              <w:instrText xml:space="preserve"> </w:instrText>
            </w:r>
          </w:ins>
          <w:r>
            <w:rPr>
              <w:rFonts w:hint="eastAsia"/>
              <w:noProof/>
              <w:webHidden/>
            </w:rPr>
          </w:r>
          <w:ins w:id="275" w:author="Zixuan Zhou" w:date="2026-04-27T21:54:00Z" w16du:dateUtc="2026-04-27T13:54:00Z">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5D188700" w14:textId="4D8AED3A" w:rsidR="001704E8" w:rsidRDefault="001704E8">
          <w:pPr>
            <w:pStyle w:val="TOC2"/>
            <w:snapToGrid/>
            <w:spacing w:line="400" w:lineRule="exact"/>
            <w:rPr>
              <w:ins w:id="276" w:author="Zixuan Zhou" w:date="2026-04-27T21:54:00Z" w16du:dateUtc="2026-04-27T13:54:00Z"/>
              <w:rFonts w:asciiTheme="minorHAnsi" w:eastAsiaTheme="minorEastAsia" w:hAnsiTheme="minorHAnsi" w:hint="eastAsia"/>
              <w:noProof/>
              <w:sz w:val="22"/>
              <w:szCs w:val="24"/>
              <w14:ligatures w14:val="standardContextual"/>
            </w:rPr>
            <w:pPrChange w:id="277" w:author="Zixuan Zhou" w:date="2026-04-27T21:54:00Z" w16du:dateUtc="2026-04-27T13:54:00Z">
              <w:pPr>
                <w:pStyle w:val="TOC2"/>
              </w:pPr>
            </w:pPrChange>
          </w:pPr>
          <w:ins w:id="27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 </w:t>
            </w:r>
            <w:r w:rsidRPr="001B0A35">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_Toc228219383 \h</w:instrText>
            </w:r>
            <w:r>
              <w:rPr>
                <w:rFonts w:hint="eastAsia"/>
                <w:noProof/>
                <w:webHidden/>
              </w:rPr>
              <w:instrText xml:space="preserve"> </w:instrText>
            </w:r>
          </w:ins>
          <w:r>
            <w:rPr>
              <w:rFonts w:hint="eastAsia"/>
              <w:noProof/>
              <w:webHidden/>
            </w:rPr>
          </w:r>
          <w:ins w:id="279" w:author="Zixuan Zhou" w:date="2026-04-27T21:54:00Z" w16du:dateUtc="2026-04-27T13:54:00Z">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10FFFE51" w14:textId="6B66697C" w:rsidR="001704E8" w:rsidRDefault="001704E8">
          <w:pPr>
            <w:pStyle w:val="TOC3"/>
            <w:snapToGrid/>
            <w:rPr>
              <w:ins w:id="280" w:author="Zixuan Zhou" w:date="2026-04-27T21:54:00Z" w16du:dateUtc="2026-04-27T13:54:00Z"/>
              <w:rFonts w:asciiTheme="minorHAnsi" w:eastAsiaTheme="minorEastAsia" w:hAnsiTheme="minorHAnsi" w:hint="eastAsia"/>
              <w:noProof/>
              <w:sz w:val="22"/>
              <w:szCs w:val="24"/>
              <w14:ligatures w14:val="standardContextual"/>
            </w:rPr>
            <w:pPrChange w:id="281" w:author="Zixuan Zhou" w:date="2026-04-27T21:54:00Z" w16du:dateUtc="2026-04-27T13:54:00Z">
              <w:pPr>
                <w:pStyle w:val="TOC3"/>
              </w:pPr>
            </w:pPrChange>
          </w:pPr>
          <w:ins w:id="28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6.2.1 </w:t>
            </w:r>
            <w:r w:rsidRPr="001B0A35">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_Toc228219384 \h</w:instrText>
            </w:r>
            <w:r>
              <w:rPr>
                <w:rFonts w:hint="eastAsia"/>
                <w:noProof/>
                <w:webHidden/>
              </w:rPr>
              <w:instrText xml:space="preserve"> </w:instrText>
            </w:r>
          </w:ins>
          <w:r>
            <w:rPr>
              <w:rFonts w:hint="eastAsia"/>
              <w:noProof/>
              <w:webHidden/>
            </w:rPr>
          </w:r>
          <w:ins w:id="283" w:author="Zixuan Zhou" w:date="2026-04-27T21:54:00Z" w16du:dateUtc="2026-04-27T13:54:00Z">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47CC31CE" w14:textId="6A9846A2" w:rsidR="001704E8" w:rsidRDefault="001704E8">
          <w:pPr>
            <w:pStyle w:val="TOC3"/>
            <w:snapToGrid/>
            <w:rPr>
              <w:ins w:id="284" w:author="Zixuan Zhou" w:date="2026-04-27T21:54:00Z" w16du:dateUtc="2026-04-27T13:54:00Z"/>
              <w:rFonts w:asciiTheme="minorHAnsi" w:eastAsiaTheme="minorEastAsia" w:hAnsiTheme="minorHAnsi" w:hint="eastAsia"/>
              <w:noProof/>
              <w:sz w:val="22"/>
              <w:szCs w:val="24"/>
              <w14:ligatures w14:val="standardContextual"/>
            </w:rPr>
            <w:pPrChange w:id="285" w:author="Zixuan Zhou" w:date="2026-04-27T21:54:00Z" w16du:dateUtc="2026-04-27T13:54:00Z">
              <w:pPr>
                <w:pStyle w:val="TOC3"/>
              </w:pPr>
            </w:pPrChange>
          </w:pPr>
          <w:ins w:id="28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6.2.2 </w:t>
            </w:r>
            <w:r w:rsidRPr="001B0A35">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_Toc228219385 \h</w:instrText>
            </w:r>
            <w:r>
              <w:rPr>
                <w:rFonts w:hint="eastAsia"/>
                <w:noProof/>
                <w:webHidden/>
              </w:rPr>
              <w:instrText xml:space="preserve"> </w:instrText>
            </w:r>
          </w:ins>
          <w:r>
            <w:rPr>
              <w:rFonts w:hint="eastAsia"/>
              <w:noProof/>
              <w:webHidden/>
            </w:rPr>
          </w:r>
          <w:ins w:id="287" w:author="Zixuan Zhou" w:date="2026-04-27T21:54:00Z" w16du:dateUtc="2026-04-27T13:54:00Z">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7F9F9781" w14:textId="5672167E" w:rsidR="001704E8" w:rsidRDefault="001704E8">
          <w:pPr>
            <w:pStyle w:val="TOC3"/>
            <w:snapToGrid/>
            <w:rPr>
              <w:ins w:id="288" w:author="Zixuan Zhou" w:date="2026-04-27T21:54:00Z" w16du:dateUtc="2026-04-27T13:54:00Z"/>
              <w:rFonts w:asciiTheme="minorHAnsi" w:eastAsiaTheme="minorEastAsia" w:hAnsiTheme="minorHAnsi" w:hint="eastAsia"/>
              <w:noProof/>
              <w:sz w:val="22"/>
              <w:szCs w:val="24"/>
              <w14:ligatures w14:val="standardContextual"/>
            </w:rPr>
            <w:pPrChange w:id="289" w:author="Zixuan Zhou" w:date="2026-04-27T21:54:00Z" w16du:dateUtc="2026-04-27T13:54:00Z">
              <w:pPr>
                <w:pStyle w:val="TOC3"/>
              </w:pPr>
            </w:pPrChange>
          </w:pPr>
          <w:ins w:id="29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6.2.3 </w:t>
            </w:r>
            <w:r w:rsidRPr="001B0A35">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_Toc228219386 \h</w:instrText>
            </w:r>
            <w:r>
              <w:rPr>
                <w:rFonts w:hint="eastAsia"/>
                <w:noProof/>
                <w:webHidden/>
              </w:rPr>
              <w:instrText xml:space="preserve"> </w:instrText>
            </w:r>
          </w:ins>
          <w:r>
            <w:rPr>
              <w:rFonts w:hint="eastAsia"/>
              <w:noProof/>
              <w:webHidden/>
            </w:rPr>
          </w:r>
          <w:ins w:id="291" w:author="Zixuan Zhou" w:date="2026-04-27T21:54:00Z" w16du:dateUtc="2026-04-27T13:54:00Z">
            <w:r>
              <w:rPr>
                <w:rFonts w:hint="eastAsia"/>
                <w:noProof/>
                <w:webHidden/>
              </w:rPr>
              <w:fldChar w:fldCharType="separate"/>
            </w:r>
            <w:r>
              <w:rPr>
                <w:noProof/>
                <w:webHidden/>
              </w:rPr>
              <w:t>35</w:t>
            </w:r>
            <w:r>
              <w:rPr>
                <w:rFonts w:hint="eastAsia"/>
                <w:noProof/>
                <w:webHidden/>
              </w:rPr>
              <w:fldChar w:fldCharType="end"/>
            </w:r>
            <w:r w:rsidRPr="001B0A35">
              <w:rPr>
                <w:rStyle w:val="afb"/>
                <w:rFonts w:hint="eastAsia"/>
                <w:noProof/>
              </w:rPr>
              <w:fldChar w:fldCharType="end"/>
            </w:r>
          </w:ins>
        </w:p>
        <w:p w14:paraId="288430BE" w14:textId="2EB493EB" w:rsidR="001704E8" w:rsidRDefault="001704E8">
          <w:pPr>
            <w:pStyle w:val="TOC3"/>
            <w:snapToGrid/>
            <w:rPr>
              <w:ins w:id="292" w:author="Zixuan Zhou" w:date="2026-04-27T21:54:00Z" w16du:dateUtc="2026-04-27T13:54:00Z"/>
              <w:rFonts w:asciiTheme="minorHAnsi" w:eastAsiaTheme="minorEastAsia" w:hAnsiTheme="minorHAnsi" w:hint="eastAsia"/>
              <w:noProof/>
              <w:sz w:val="22"/>
              <w:szCs w:val="24"/>
              <w14:ligatures w14:val="standardContextual"/>
            </w:rPr>
            <w:pPrChange w:id="293" w:author="Zixuan Zhou" w:date="2026-04-27T21:54:00Z" w16du:dateUtc="2026-04-27T13:54:00Z">
              <w:pPr>
                <w:pStyle w:val="TOC3"/>
              </w:pPr>
            </w:pPrChange>
          </w:pPr>
          <w:ins w:id="29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6.2.4 </w:t>
            </w:r>
            <w:r w:rsidRPr="001B0A35">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_Toc228219387 \h</w:instrText>
            </w:r>
            <w:r>
              <w:rPr>
                <w:rFonts w:hint="eastAsia"/>
                <w:noProof/>
                <w:webHidden/>
              </w:rPr>
              <w:instrText xml:space="preserve"> </w:instrText>
            </w:r>
          </w:ins>
          <w:r>
            <w:rPr>
              <w:rFonts w:hint="eastAsia"/>
              <w:noProof/>
              <w:webHidden/>
            </w:rPr>
          </w:r>
          <w:ins w:id="295" w:author="Zixuan Zhou" w:date="2026-04-27T21:54:00Z" w16du:dateUtc="2026-04-27T13:54:00Z">
            <w:r>
              <w:rPr>
                <w:rFonts w:hint="eastAsia"/>
                <w:noProof/>
                <w:webHidden/>
              </w:rPr>
              <w:fldChar w:fldCharType="separate"/>
            </w:r>
            <w:r>
              <w:rPr>
                <w:noProof/>
                <w:webHidden/>
              </w:rPr>
              <w:t>36</w:t>
            </w:r>
            <w:r>
              <w:rPr>
                <w:rFonts w:hint="eastAsia"/>
                <w:noProof/>
                <w:webHidden/>
              </w:rPr>
              <w:fldChar w:fldCharType="end"/>
            </w:r>
            <w:r w:rsidRPr="001B0A35">
              <w:rPr>
                <w:rStyle w:val="afb"/>
                <w:rFonts w:hint="eastAsia"/>
                <w:noProof/>
              </w:rPr>
              <w:fldChar w:fldCharType="end"/>
            </w:r>
          </w:ins>
        </w:p>
        <w:p w14:paraId="724EACAE" w14:textId="427A39AD" w:rsidR="001704E8" w:rsidRDefault="001704E8">
          <w:pPr>
            <w:pStyle w:val="TOC2"/>
            <w:snapToGrid/>
            <w:spacing w:line="400" w:lineRule="exact"/>
            <w:rPr>
              <w:ins w:id="296" w:author="Zixuan Zhou" w:date="2026-04-27T21:54:00Z" w16du:dateUtc="2026-04-27T13:54:00Z"/>
              <w:rFonts w:asciiTheme="minorHAnsi" w:eastAsiaTheme="minorEastAsia" w:hAnsiTheme="minorHAnsi" w:hint="eastAsia"/>
              <w:noProof/>
              <w:sz w:val="22"/>
              <w:szCs w:val="24"/>
              <w14:ligatures w14:val="standardContextual"/>
            </w:rPr>
            <w:pPrChange w:id="297" w:author="Zixuan Zhou" w:date="2026-04-27T21:54:00Z" w16du:dateUtc="2026-04-27T13:54:00Z">
              <w:pPr>
                <w:pStyle w:val="TOC2"/>
              </w:pPr>
            </w:pPrChange>
          </w:pPr>
          <w:ins w:id="29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 </w:t>
            </w:r>
            <w:r w:rsidRPr="001B0A35">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_Toc228219388 \h</w:instrText>
            </w:r>
            <w:r>
              <w:rPr>
                <w:rFonts w:hint="eastAsia"/>
                <w:noProof/>
                <w:webHidden/>
              </w:rPr>
              <w:instrText xml:space="preserve"> </w:instrText>
            </w:r>
          </w:ins>
          <w:r>
            <w:rPr>
              <w:rFonts w:hint="eastAsia"/>
              <w:noProof/>
              <w:webHidden/>
            </w:rPr>
          </w:r>
          <w:ins w:id="299" w:author="Zixuan Zhou" w:date="2026-04-27T21:54:00Z" w16du:dateUtc="2026-04-27T13:54:00Z">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4F43903D" w14:textId="2DAA2C40" w:rsidR="001704E8" w:rsidRDefault="001704E8">
          <w:pPr>
            <w:pStyle w:val="TOC3"/>
            <w:snapToGrid/>
            <w:rPr>
              <w:ins w:id="300" w:author="Zixuan Zhou" w:date="2026-04-27T21:54:00Z" w16du:dateUtc="2026-04-27T13:54:00Z"/>
              <w:rFonts w:asciiTheme="minorHAnsi" w:eastAsiaTheme="minorEastAsia" w:hAnsiTheme="minorHAnsi" w:hint="eastAsia"/>
              <w:noProof/>
              <w:sz w:val="22"/>
              <w:szCs w:val="24"/>
              <w14:ligatures w14:val="standardContextual"/>
            </w:rPr>
            <w:pPrChange w:id="301" w:author="Zixuan Zhou" w:date="2026-04-27T21:54:00Z" w16du:dateUtc="2026-04-27T13:54:00Z">
              <w:pPr>
                <w:pStyle w:val="TOC3"/>
              </w:pPr>
            </w:pPrChange>
          </w:pPr>
          <w:ins w:id="30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6.3.1 </w:t>
            </w:r>
            <w:r w:rsidRPr="001B0A35">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_Toc228219389 \h</w:instrText>
            </w:r>
            <w:r>
              <w:rPr>
                <w:rFonts w:hint="eastAsia"/>
                <w:noProof/>
                <w:webHidden/>
              </w:rPr>
              <w:instrText xml:space="preserve"> </w:instrText>
            </w:r>
          </w:ins>
          <w:r>
            <w:rPr>
              <w:rFonts w:hint="eastAsia"/>
              <w:noProof/>
              <w:webHidden/>
            </w:rPr>
          </w:r>
          <w:ins w:id="303" w:author="Zixuan Zhou" w:date="2026-04-27T21:54:00Z" w16du:dateUtc="2026-04-27T13:54:00Z">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6E0145E8" w14:textId="2D78DCE0" w:rsidR="001704E8" w:rsidRDefault="001704E8">
          <w:pPr>
            <w:pStyle w:val="TOC3"/>
            <w:snapToGrid/>
            <w:rPr>
              <w:ins w:id="304" w:author="Zixuan Zhou" w:date="2026-04-27T21:54:00Z" w16du:dateUtc="2026-04-27T13:54:00Z"/>
              <w:rFonts w:asciiTheme="minorHAnsi" w:eastAsiaTheme="minorEastAsia" w:hAnsiTheme="minorHAnsi" w:hint="eastAsia"/>
              <w:noProof/>
              <w:sz w:val="22"/>
              <w:szCs w:val="24"/>
              <w14:ligatures w14:val="standardContextual"/>
            </w:rPr>
            <w:pPrChange w:id="305" w:author="Zixuan Zhou" w:date="2026-04-27T21:54:00Z" w16du:dateUtc="2026-04-27T13:54:00Z">
              <w:pPr>
                <w:pStyle w:val="TOC3"/>
              </w:pPr>
            </w:pPrChange>
          </w:pPr>
          <w:ins w:id="30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6.3.2</w:t>
            </w:r>
            <w:r w:rsidRPr="001B0A35">
              <w:rPr>
                <w:rStyle w:val="afb"/>
                <w:rFonts w:cs="Times New Roman" w:hint="eastAsia"/>
                <w:noProof/>
              </w:rPr>
              <w:t xml:space="preserve"> AI</w:t>
            </w:r>
            <w:r w:rsidRPr="001B0A35">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_Toc228219390 \h</w:instrText>
            </w:r>
            <w:r>
              <w:rPr>
                <w:rFonts w:hint="eastAsia"/>
                <w:noProof/>
                <w:webHidden/>
              </w:rPr>
              <w:instrText xml:space="preserve"> </w:instrText>
            </w:r>
          </w:ins>
          <w:r>
            <w:rPr>
              <w:rFonts w:hint="eastAsia"/>
              <w:noProof/>
              <w:webHidden/>
            </w:rPr>
          </w:r>
          <w:ins w:id="307" w:author="Zixuan Zhou" w:date="2026-04-27T21:54:00Z" w16du:dateUtc="2026-04-27T13:54:00Z">
            <w:r>
              <w:rPr>
                <w:rFonts w:hint="eastAsia"/>
                <w:noProof/>
                <w:webHidden/>
              </w:rPr>
              <w:fldChar w:fldCharType="separate"/>
            </w:r>
            <w:r>
              <w:rPr>
                <w:noProof/>
                <w:webHidden/>
              </w:rPr>
              <w:t>39</w:t>
            </w:r>
            <w:r>
              <w:rPr>
                <w:rFonts w:hint="eastAsia"/>
                <w:noProof/>
                <w:webHidden/>
              </w:rPr>
              <w:fldChar w:fldCharType="end"/>
            </w:r>
            <w:r w:rsidRPr="001B0A35">
              <w:rPr>
                <w:rStyle w:val="afb"/>
                <w:rFonts w:hint="eastAsia"/>
                <w:noProof/>
              </w:rPr>
              <w:fldChar w:fldCharType="end"/>
            </w:r>
          </w:ins>
        </w:p>
        <w:p w14:paraId="41E3B5A4" w14:textId="2B1CF11B" w:rsidR="001704E8" w:rsidRDefault="001704E8">
          <w:pPr>
            <w:pStyle w:val="TOC3"/>
            <w:snapToGrid/>
            <w:rPr>
              <w:ins w:id="308" w:author="Zixuan Zhou" w:date="2026-04-27T21:54:00Z" w16du:dateUtc="2026-04-27T13:54:00Z"/>
              <w:rFonts w:asciiTheme="minorHAnsi" w:eastAsiaTheme="minorEastAsia" w:hAnsiTheme="minorHAnsi" w:hint="eastAsia"/>
              <w:noProof/>
              <w:sz w:val="22"/>
              <w:szCs w:val="24"/>
              <w14:ligatures w14:val="standardContextual"/>
            </w:rPr>
            <w:pPrChange w:id="309" w:author="Zixuan Zhou" w:date="2026-04-27T21:54:00Z" w16du:dateUtc="2026-04-27T13:54:00Z">
              <w:pPr>
                <w:pStyle w:val="TOC3"/>
              </w:pPr>
            </w:pPrChange>
          </w:pPr>
          <w:ins w:id="3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6.3.3 </w:t>
            </w:r>
            <w:r w:rsidRPr="001B0A35">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_Toc228219391 \h</w:instrText>
            </w:r>
            <w:r>
              <w:rPr>
                <w:rFonts w:hint="eastAsia"/>
                <w:noProof/>
                <w:webHidden/>
              </w:rPr>
              <w:instrText xml:space="preserve"> </w:instrText>
            </w:r>
          </w:ins>
          <w:r>
            <w:rPr>
              <w:rFonts w:hint="eastAsia"/>
              <w:noProof/>
              <w:webHidden/>
            </w:rPr>
          </w:r>
          <w:ins w:id="311" w:author="Zixuan Zhou" w:date="2026-04-27T21:54:00Z" w16du:dateUtc="2026-04-27T13:54:00Z">
            <w:r>
              <w:rPr>
                <w:rFonts w:hint="eastAsia"/>
                <w:noProof/>
                <w:webHidden/>
              </w:rPr>
              <w:fldChar w:fldCharType="separate"/>
            </w:r>
            <w:r>
              <w:rPr>
                <w:noProof/>
                <w:webHidden/>
              </w:rPr>
              <w:t>41</w:t>
            </w:r>
            <w:r>
              <w:rPr>
                <w:rFonts w:hint="eastAsia"/>
                <w:noProof/>
                <w:webHidden/>
              </w:rPr>
              <w:fldChar w:fldCharType="end"/>
            </w:r>
            <w:r w:rsidRPr="001B0A35">
              <w:rPr>
                <w:rStyle w:val="afb"/>
                <w:rFonts w:hint="eastAsia"/>
                <w:noProof/>
              </w:rPr>
              <w:fldChar w:fldCharType="end"/>
            </w:r>
          </w:ins>
        </w:p>
        <w:p w14:paraId="57BC1ED5" w14:textId="767A782B" w:rsidR="001704E8" w:rsidRDefault="001704E8">
          <w:pPr>
            <w:pStyle w:val="TOC3"/>
            <w:snapToGrid/>
            <w:rPr>
              <w:ins w:id="312" w:author="Zixuan Zhou" w:date="2026-04-27T21:54:00Z" w16du:dateUtc="2026-04-27T13:54:00Z"/>
              <w:rFonts w:asciiTheme="minorHAnsi" w:eastAsiaTheme="minorEastAsia" w:hAnsiTheme="minorHAnsi" w:hint="eastAsia"/>
              <w:noProof/>
              <w:sz w:val="22"/>
              <w:szCs w:val="24"/>
              <w14:ligatures w14:val="standardContextual"/>
            </w:rPr>
            <w:pPrChange w:id="313" w:author="Zixuan Zhou" w:date="2026-04-27T21:54:00Z" w16du:dateUtc="2026-04-27T13:54:00Z">
              <w:pPr>
                <w:pStyle w:val="TOC3"/>
              </w:pPr>
            </w:pPrChange>
          </w:pPr>
          <w:ins w:id="3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6.3.4 </w:t>
            </w:r>
            <w:r w:rsidRPr="001B0A35">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_Toc228219392 \h</w:instrText>
            </w:r>
            <w:r>
              <w:rPr>
                <w:rFonts w:hint="eastAsia"/>
                <w:noProof/>
                <w:webHidden/>
              </w:rPr>
              <w:instrText xml:space="preserve"> </w:instrText>
            </w:r>
          </w:ins>
          <w:r>
            <w:rPr>
              <w:rFonts w:hint="eastAsia"/>
              <w:noProof/>
              <w:webHidden/>
            </w:rPr>
          </w:r>
          <w:ins w:id="315" w:author="Zixuan Zhou" w:date="2026-04-27T21:54:00Z" w16du:dateUtc="2026-04-27T13:54:00Z">
            <w:r>
              <w:rPr>
                <w:rFonts w:hint="eastAsia"/>
                <w:noProof/>
                <w:webHidden/>
              </w:rPr>
              <w:fldChar w:fldCharType="separate"/>
            </w:r>
            <w:r>
              <w:rPr>
                <w:noProof/>
                <w:webHidden/>
              </w:rPr>
              <w:t>45</w:t>
            </w:r>
            <w:r>
              <w:rPr>
                <w:rFonts w:hint="eastAsia"/>
                <w:noProof/>
                <w:webHidden/>
              </w:rPr>
              <w:fldChar w:fldCharType="end"/>
            </w:r>
            <w:r w:rsidRPr="001B0A35">
              <w:rPr>
                <w:rStyle w:val="afb"/>
                <w:rFonts w:hint="eastAsia"/>
                <w:noProof/>
              </w:rPr>
              <w:fldChar w:fldCharType="end"/>
            </w:r>
          </w:ins>
        </w:p>
        <w:p w14:paraId="66F7AB71" w14:textId="4958DCB7" w:rsidR="001704E8" w:rsidRDefault="001704E8">
          <w:pPr>
            <w:pStyle w:val="TOC2"/>
            <w:snapToGrid/>
            <w:spacing w:line="400" w:lineRule="exact"/>
            <w:rPr>
              <w:ins w:id="316" w:author="Zixuan Zhou" w:date="2026-04-27T21:54:00Z" w16du:dateUtc="2026-04-27T13:54:00Z"/>
              <w:rFonts w:asciiTheme="minorHAnsi" w:eastAsiaTheme="minorEastAsia" w:hAnsiTheme="minorHAnsi" w:hint="eastAsia"/>
              <w:noProof/>
              <w:sz w:val="22"/>
              <w:szCs w:val="24"/>
              <w14:ligatures w14:val="standardContextual"/>
            </w:rPr>
            <w:pPrChange w:id="317" w:author="Zixuan Zhou" w:date="2026-04-27T21:54:00Z" w16du:dateUtc="2026-04-27T13:54:00Z">
              <w:pPr>
                <w:pStyle w:val="TOC2"/>
              </w:pPr>
            </w:pPrChange>
          </w:pPr>
          <w:ins w:id="3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6.4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_Toc228219393 \h</w:instrText>
            </w:r>
            <w:r>
              <w:rPr>
                <w:rFonts w:hint="eastAsia"/>
                <w:noProof/>
                <w:webHidden/>
              </w:rPr>
              <w:instrText xml:space="preserve"> </w:instrText>
            </w:r>
          </w:ins>
          <w:r>
            <w:rPr>
              <w:rFonts w:hint="eastAsia"/>
              <w:noProof/>
              <w:webHidden/>
            </w:rPr>
          </w:r>
          <w:ins w:id="319" w:author="Zixuan Zhou" w:date="2026-04-27T21:54:00Z" w16du:dateUtc="2026-04-27T13:54:00Z">
            <w:r>
              <w:rPr>
                <w:rFonts w:hint="eastAsia"/>
                <w:noProof/>
                <w:webHidden/>
              </w:rPr>
              <w:fldChar w:fldCharType="separate"/>
            </w:r>
            <w:r>
              <w:rPr>
                <w:noProof/>
                <w:webHidden/>
              </w:rPr>
              <w:t>47</w:t>
            </w:r>
            <w:r>
              <w:rPr>
                <w:rFonts w:hint="eastAsia"/>
                <w:noProof/>
                <w:webHidden/>
              </w:rPr>
              <w:fldChar w:fldCharType="end"/>
            </w:r>
            <w:r w:rsidRPr="001B0A35">
              <w:rPr>
                <w:rStyle w:val="afb"/>
                <w:rFonts w:hint="eastAsia"/>
                <w:noProof/>
              </w:rPr>
              <w:fldChar w:fldCharType="end"/>
            </w:r>
          </w:ins>
        </w:p>
        <w:p w14:paraId="4678F4A1" w14:textId="474F70F9" w:rsidR="001704E8" w:rsidRDefault="001704E8">
          <w:pPr>
            <w:pStyle w:val="TOC1"/>
            <w:tabs>
              <w:tab w:val="left" w:pos="1260"/>
            </w:tabs>
            <w:wordWrap/>
            <w:snapToGrid/>
            <w:spacing w:line="400" w:lineRule="exact"/>
            <w:rPr>
              <w:ins w:id="320" w:author="Zixuan Zhou" w:date="2026-04-27T21:54:00Z" w16du:dateUtc="2026-04-27T13:54:00Z"/>
              <w:rFonts w:asciiTheme="minorHAnsi" w:eastAsiaTheme="minorEastAsia" w:hAnsiTheme="minorHAnsi" w:hint="eastAsia"/>
              <w:noProof/>
              <w:sz w:val="22"/>
              <w:szCs w:val="24"/>
              <w14:ligatures w14:val="standardContextual"/>
            </w:rPr>
            <w:pPrChange w:id="321" w:author="Zixuan Zhou" w:date="2026-04-27T21:54:00Z" w16du:dateUtc="2026-04-27T13:54:00Z">
              <w:pPr>
                <w:pStyle w:val="TOC1"/>
                <w:tabs>
                  <w:tab w:val="left" w:pos="1260"/>
                </w:tabs>
              </w:pPr>
            </w:pPrChange>
          </w:pPr>
          <w:ins w:id="3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7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_Toc228219394 \h</w:instrText>
            </w:r>
            <w:r>
              <w:rPr>
                <w:rFonts w:hint="eastAsia"/>
                <w:noProof/>
                <w:webHidden/>
              </w:rPr>
              <w:instrText xml:space="preserve"> </w:instrText>
            </w:r>
          </w:ins>
          <w:r>
            <w:rPr>
              <w:rFonts w:hint="eastAsia"/>
              <w:noProof/>
              <w:webHidden/>
            </w:rPr>
          </w:r>
          <w:ins w:id="323" w:author="Zixuan Zhou" w:date="2026-04-27T21:54:00Z" w16du:dateUtc="2026-04-27T13:54:00Z">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94D9184" w14:textId="1F074507" w:rsidR="001704E8" w:rsidRDefault="001704E8">
          <w:pPr>
            <w:pStyle w:val="TOC2"/>
            <w:snapToGrid/>
            <w:spacing w:line="400" w:lineRule="exact"/>
            <w:rPr>
              <w:ins w:id="324" w:author="Zixuan Zhou" w:date="2026-04-27T21:54:00Z" w16du:dateUtc="2026-04-27T13:54:00Z"/>
              <w:rFonts w:asciiTheme="minorHAnsi" w:eastAsiaTheme="minorEastAsia" w:hAnsiTheme="minorHAnsi" w:hint="eastAsia"/>
              <w:noProof/>
              <w:sz w:val="22"/>
              <w:szCs w:val="24"/>
              <w14:ligatures w14:val="standardContextual"/>
            </w:rPr>
            <w:pPrChange w:id="325" w:author="Zixuan Zhou" w:date="2026-04-27T21:54:00Z" w16du:dateUtc="2026-04-27T13:54:00Z">
              <w:pPr>
                <w:pStyle w:val="TOC2"/>
              </w:pPr>
            </w:pPrChange>
          </w:pPr>
          <w:ins w:id="3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7.1 </w:t>
            </w:r>
            <w:r w:rsidRPr="001B0A35">
              <w:rPr>
                <w:rStyle w:val="afb"/>
                <w:rFonts w:hint="eastAsia"/>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_Toc228219395 \h</w:instrText>
            </w:r>
            <w:r>
              <w:rPr>
                <w:rFonts w:hint="eastAsia"/>
                <w:noProof/>
                <w:webHidden/>
              </w:rPr>
              <w:instrText xml:space="preserve"> </w:instrText>
            </w:r>
          </w:ins>
          <w:r>
            <w:rPr>
              <w:rFonts w:hint="eastAsia"/>
              <w:noProof/>
              <w:webHidden/>
            </w:rPr>
          </w:r>
          <w:ins w:id="327" w:author="Zixuan Zhou" w:date="2026-04-27T21:54:00Z" w16du:dateUtc="2026-04-27T13:54:00Z">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1FD4444E" w14:textId="3331D073" w:rsidR="001704E8" w:rsidRDefault="001704E8">
          <w:pPr>
            <w:pStyle w:val="TOC2"/>
            <w:snapToGrid/>
            <w:spacing w:line="400" w:lineRule="exact"/>
            <w:rPr>
              <w:ins w:id="328" w:author="Zixuan Zhou" w:date="2026-04-27T21:54:00Z" w16du:dateUtc="2026-04-27T13:54:00Z"/>
              <w:rFonts w:asciiTheme="minorHAnsi" w:eastAsiaTheme="minorEastAsia" w:hAnsiTheme="minorHAnsi" w:hint="eastAsia"/>
              <w:noProof/>
              <w:sz w:val="22"/>
              <w:szCs w:val="24"/>
              <w14:ligatures w14:val="standardContextual"/>
            </w:rPr>
            <w:pPrChange w:id="329" w:author="Zixuan Zhou" w:date="2026-04-27T21:54:00Z" w16du:dateUtc="2026-04-27T13:54:00Z">
              <w:pPr>
                <w:pStyle w:val="TOC2"/>
              </w:pPr>
            </w:pPrChange>
          </w:pPr>
          <w:ins w:id="33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7.2 </w:t>
            </w:r>
            <w:r w:rsidRPr="001B0A35">
              <w:rPr>
                <w:rStyle w:val="afb"/>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_Toc228219396 \h</w:instrText>
            </w:r>
            <w:r>
              <w:rPr>
                <w:rFonts w:hint="eastAsia"/>
                <w:noProof/>
                <w:webHidden/>
              </w:rPr>
              <w:instrText xml:space="preserve"> </w:instrText>
            </w:r>
          </w:ins>
          <w:r>
            <w:rPr>
              <w:rFonts w:hint="eastAsia"/>
              <w:noProof/>
              <w:webHidden/>
            </w:rPr>
          </w:r>
          <w:ins w:id="331" w:author="Zixuan Zhou" w:date="2026-04-27T21:54:00Z" w16du:dateUtc="2026-04-27T13:54:00Z">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D4D2586" w14:textId="136C80A1" w:rsidR="001704E8" w:rsidRDefault="001704E8">
          <w:pPr>
            <w:pStyle w:val="TOC2"/>
            <w:snapToGrid/>
            <w:spacing w:line="400" w:lineRule="exact"/>
            <w:rPr>
              <w:ins w:id="332" w:author="Zixuan Zhou" w:date="2026-04-27T21:54:00Z" w16du:dateUtc="2026-04-27T13:54:00Z"/>
              <w:rFonts w:asciiTheme="minorHAnsi" w:eastAsiaTheme="minorEastAsia" w:hAnsiTheme="minorHAnsi" w:hint="eastAsia"/>
              <w:noProof/>
              <w:sz w:val="22"/>
              <w:szCs w:val="24"/>
              <w14:ligatures w14:val="standardContextual"/>
            </w:rPr>
            <w:pPrChange w:id="333" w:author="Zixuan Zhou" w:date="2026-04-27T21:54:00Z" w16du:dateUtc="2026-04-27T13:54:00Z">
              <w:pPr>
                <w:pStyle w:val="TOC2"/>
              </w:pPr>
            </w:pPrChange>
          </w:pPr>
          <w:ins w:id="3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7.3 </w:t>
            </w:r>
            <w:r w:rsidRPr="001B0A35">
              <w:rPr>
                <w:rStyle w:val="afb"/>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_Toc228219397 \h</w:instrText>
            </w:r>
            <w:r>
              <w:rPr>
                <w:rFonts w:hint="eastAsia"/>
                <w:noProof/>
                <w:webHidden/>
              </w:rPr>
              <w:instrText xml:space="preserve"> </w:instrText>
            </w:r>
          </w:ins>
          <w:r>
            <w:rPr>
              <w:rFonts w:hint="eastAsia"/>
              <w:noProof/>
              <w:webHidden/>
            </w:rPr>
          </w:r>
          <w:ins w:id="335" w:author="Zixuan Zhou" w:date="2026-04-27T21:54:00Z" w16du:dateUtc="2026-04-27T13:54:00Z">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03A56092" w14:textId="4813CDBB" w:rsidR="001704E8" w:rsidRDefault="001704E8">
          <w:pPr>
            <w:pStyle w:val="TOC1"/>
            <w:tabs>
              <w:tab w:val="left" w:pos="1260"/>
            </w:tabs>
            <w:wordWrap/>
            <w:snapToGrid/>
            <w:spacing w:line="400" w:lineRule="exact"/>
            <w:rPr>
              <w:ins w:id="336" w:author="Zixuan Zhou" w:date="2026-04-27T21:54:00Z" w16du:dateUtc="2026-04-27T13:54:00Z"/>
              <w:rFonts w:asciiTheme="minorHAnsi" w:eastAsiaTheme="minorEastAsia" w:hAnsiTheme="minorHAnsi" w:hint="eastAsia"/>
              <w:noProof/>
              <w:sz w:val="22"/>
              <w:szCs w:val="24"/>
              <w14:ligatures w14:val="standardContextual"/>
            </w:rPr>
            <w:pPrChange w:id="337" w:author="Zixuan Zhou" w:date="2026-04-27T21:54:00Z" w16du:dateUtc="2026-04-27T13:54:00Z">
              <w:pPr>
                <w:pStyle w:val="TOC1"/>
                <w:tabs>
                  <w:tab w:val="left" w:pos="1260"/>
                </w:tabs>
              </w:pPr>
            </w:pPrChange>
          </w:pPr>
          <w:ins w:id="3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附录</w:t>
            </w:r>
            <w:r w:rsidRPr="001B0A35">
              <w:rPr>
                <w:rStyle w:val="afb"/>
                <w:rFonts w:cs="Times New Roman" w:hint="eastAsia"/>
                <w:noProof/>
              </w:rPr>
              <w:t>A</w:t>
            </w:r>
            <w:r>
              <w:rPr>
                <w:rFonts w:asciiTheme="minorHAnsi" w:eastAsiaTheme="minorEastAsia" w:hAnsiTheme="minorHAnsi" w:hint="eastAsia"/>
                <w:noProof/>
                <w:sz w:val="22"/>
                <w:szCs w:val="24"/>
                <w14:ligatures w14:val="standardContextual"/>
              </w:rPr>
              <w:tab/>
            </w:r>
            <w:r w:rsidRPr="001B0A35">
              <w:rPr>
                <w:rStyle w:val="afb"/>
                <w:rFonts w:hint="eastAsia"/>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_Toc228219398 \h</w:instrText>
            </w:r>
            <w:r>
              <w:rPr>
                <w:rFonts w:hint="eastAsia"/>
                <w:noProof/>
                <w:webHidden/>
              </w:rPr>
              <w:instrText xml:space="preserve"> </w:instrText>
            </w:r>
          </w:ins>
          <w:r>
            <w:rPr>
              <w:rFonts w:hint="eastAsia"/>
              <w:noProof/>
              <w:webHidden/>
            </w:rPr>
          </w:r>
          <w:ins w:id="339" w:author="Zixuan Zhou" w:date="2026-04-27T21:54:00Z" w16du:dateUtc="2026-04-27T13:54:00Z">
            <w:r>
              <w:rPr>
                <w:rFonts w:hint="eastAsia"/>
                <w:noProof/>
                <w:webHidden/>
              </w:rPr>
              <w:fldChar w:fldCharType="separate"/>
            </w:r>
            <w:r>
              <w:rPr>
                <w:noProof/>
                <w:webHidden/>
              </w:rPr>
              <w:t>50</w:t>
            </w:r>
            <w:r>
              <w:rPr>
                <w:rFonts w:hint="eastAsia"/>
                <w:noProof/>
                <w:webHidden/>
              </w:rPr>
              <w:fldChar w:fldCharType="end"/>
            </w:r>
            <w:r w:rsidRPr="001B0A35">
              <w:rPr>
                <w:rStyle w:val="afb"/>
                <w:rFonts w:hint="eastAsia"/>
                <w:noProof/>
              </w:rPr>
              <w:fldChar w:fldCharType="end"/>
            </w:r>
          </w:ins>
        </w:p>
        <w:p w14:paraId="7A76812D" w14:textId="3535DC41" w:rsidR="001704E8" w:rsidRDefault="001704E8">
          <w:pPr>
            <w:pStyle w:val="TOC1"/>
            <w:wordWrap/>
            <w:snapToGrid/>
            <w:spacing w:line="400" w:lineRule="exact"/>
            <w:rPr>
              <w:ins w:id="340" w:author="Zixuan Zhou" w:date="2026-04-27T21:54:00Z" w16du:dateUtc="2026-04-27T13:54:00Z"/>
              <w:rFonts w:asciiTheme="minorHAnsi" w:eastAsiaTheme="minorEastAsia" w:hAnsiTheme="minorHAnsi" w:hint="eastAsia"/>
              <w:noProof/>
              <w:sz w:val="22"/>
              <w:szCs w:val="24"/>
              <w14:ligatures w14:val="standardContextual"/>
            </w:rPr>
            <w:pPrChange w:id="341" w:author="Zixuan Zhou" w:date="2026-04-27T21:54:00Z" w16du:dateUtc="2026-04-27T13:54:00Z">
              <w:pPr>
                <w:pStyle w:val="TOC1"/>
              </w:pPr>
            </w:pPrChange>
          </w:pPr>
          <w:ins w:id="3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_Toc228219399 \h</w:instrText>
            </w:r>
            <w:r>
              <w:rPr>
                <w:rFonts w:hint="eastAsia"/>
                <w:noProof/>
                <w:webHidden/>
              </w:rPr>
              <w:instrText xml:space="preserve"> </w:instrText>
            </w:r>
          </w:ins>
          <w:r>
            <w:rPr>
              <w:rFonts w:hint="eastAsia"/>
              <w:noProof/>
              <w:webHidden/>
            </w:rPr>
          </w:r>
          <w:ins w:id="343" w:author="Zixuan Zhou" w:date="2026-04-27T21:54:00Z" w16du:dateUtc="2026-04-27T13:54:00Z">
            <w:r>
              <w:rPr>
                <w:rFonts w:hint="eastAsia"/>
                <w:noProof/>
                <w:webHidden/>
              </w:rPr>
              <w:fldChar w:fldCharType="separate"/>
            </w:r>
            <w:r>
              <w:rPr>
                <w:noProof/>
                <w:webHidden/>
              </w:rPr>
              <w:t>51</w:t>
            </w:r>
            <w:r>
              <w:rPr>
                <w:rFonts w:hint="eastAsia"/>
                <w:noProof/>
                <w:webHidden/>
              </w:rPr>
              <w:fldChar w:fldCharType="end"/>
            </w:r>
            <w:r w:rsidRPr="001B0A35">
              <w:rPr>
                <w:rStyle w:val="afb"/>
                <w:rFonts w:hint="eastAsia"/>
                <w:noProof/>
              </w:rPr>
              <w:fldChar w:fldCharType="end"/>
            </w:r>
          </w:ins>
        </w:p>
        <w:p w14:paraId="2F4687C5" w14:textId="7B110F35" w:rsidR="001704E8" w:rsidRDefault="001704E8">
          <w:pPr>
            <w:pStyle w:val="TOC1"/>
            <w:wordWrap/>
            <w:snapToGrid/>
            <w:spacing w:line="400" w:lineRule="exact"/>
            <w:rPr>
              <w:ins w:id="344" w:author="Zixuan Zhou" w:date="2026-04-27T21:54:00Z" w16du:dateUtc="2026-04-27T13:54:00Z"/>
              <w:rFonts w:asciiTheme="minorHAnsi" w:eastAsiaTheme="minorEastAsia" w:hAnsiTheme="minorHAnsi" w:hint="eastAsia"/>
              <w:noProof/>
              <w:sz w:val="22"/>
              <w:szCs w:val="24"/>
              <w14:ligatures w14:val="standardContextual"/>
            </w:rPr>
            <w:pPrChange w:id="345" w:author="Zixuan Zhou" w:date="2026-04-27T21:54:00Z" w16du:dateUtc="2026-04-27T13:54:00Z">
              <w:pPr>
                <w:pStyle w:val="TOC1"/>
              </w:pPr>
            </w:pPrChange>
          </w:pPr>
          <w:ins w:id="3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"_Toc228219400"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致</w:t>
            </w:r>
            <w:r w:rsidRPr="001B0A35">
              <w:rPr>
                <w:rStyle w:val="afb"/>
                <w:rFonts w:hint="eastAsia"/>
                <w:noProof/>
              </w:rPr>
              <w:t xml:space="preserve">  </w:t>
            </w:r>
            <w:r w:rsidRPr="001B0A35">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_Toc228219400 \h</w:instrText>
            </w:r>
            <w:r>
              <w:rPr>
                <w:rFonts w:hint="eastAsia"/>
                <w:noProof/>
                <w:webHidden/>
              </w:rPr>
              <w:instrText xml:space="preserve"> </w:instrText>
            </w:r>
          </w:ins>
          <w:r>
            <w:rPr>
              <w:rFonts w:hint="eastAsia"/>
              <w:noProof/>
              <w:webHidden/>
            </w:rPr>
          </w:r>
          <w:ins w:id="347" w:author="Zixuan Zhou" w:date="2026-04-27T21:54:00Z" w16du:dateUtc="2026-04-27T13:54:00Z">
            <w:r>
              <w:rPr>
                <w:rFonts w:hint="eastAsia"/>
                <w:noProof/>
                <w:webHidden/>
              </w:rPr>
              <w:fldChar w:fldCharType="separate"/>
            </w:r>
            <w:r>
              <w:rPr>
                <w:noProof/>
                <w:webHidden/>
              </w:rPr>
              <w:t>55</w:t>
            </w:r>
            <w:r>
              <w:rPr>
                <w:rFonts w:hint="eastAsia"/>
                <w:noProof/>
                <w:webHidden/>
              </w:rPr>
              <w:fldChar w:fldCharType="end"/>
            </w:r>
            <w:r w:rsidRPr="001B0A35">
              <w:rPr>
                <w:rStyle w:val="afb"/>
                <w:rFonts w:hint="eastAsia"/>
                <w:noProof/>
              </w:rPr>
              <w:fldChar w:fldCharType="end"/>
            </w:r>
          </w:ins>
        </w:p>
        <w:p w14:paraId="3012D1E9" w14:textId="3FD3641D" w:rsidR="00BA1BF6" w:rsidDel="00DC6D96" w:rsidRDefault="00BA1BF6">
          <w:pPr>
            <w:pStyle w:val="TOC1"/>
            <w:wordWrap/>
            <w:snapToGrid/>
            <w:spacing w:line="400" w:lineRule="exact"/>
            <w:rPr>
              <w:del w:id="348" w:author="Zixuan Zhou" w:date="2026-04-27T03:45:00Z" w16du:dateUtc="2026-04-26T19:45:00Z"/>
              <w:rFonts w:asciiTheme="minorHAnsi" w:eastAsiaTheme="minorEastAsia" w:hAnsiTheme="minorHAnsi" w:hint="eastAsia"/>
              <w:noProof/>
              <w:sz w:val="22"/>
              <w:szCs w:val="24"/>
              <w14:ligatures w14:val="standardContextual"/>
            </w:rPr>
          </w:pPr>
          <w:del w:id="349" w:author="Zixuan Zhou" w:date="2026-04-27T03:45:00Z" w16du:dateUtc="2026-04-26T19:45:00Z">
            <w:r w:rsidRPr="00DC6D96" w:rsidDel="00DC6D96">
              <w:rPr>
                <w:rFonts w:hint="eastAsia"/>
                <w:rPrChange w:id="350" w:author="Zixuan Zhou" w:date="2026-04-27T03:45:00Z" w16du:dateUtc="2026-04-26T19:45:00Z">
                  <w:rPr>
                    <w:rStyle w:val="afb"/>
                    <w:rFonts w:hint="eastAsia"/>
                    <w:noProof/>
                  </w:rPr>
                </w:rPrChange>
              </w:rPr>
              <w:delText>摘</w:delText>
            </w:r>
            <w:r w:rsidRPr="00DC6D96" w:rsidDel="00DC6D96">
              <w:rPr>
                <w:rPrChange w:id="351" w:author="Zixuan Zhou" w:date="2026-04-27T03:45:00Z" w16du:dateUtc="2026-04-26T19:45:00Z">
                  <w:rPr>
                    <w:rStyle w:val="afb"/>
                    <w:noProof/>
                  </w:rPr>
                </w:rPrChange>
              </w:rPr>
              <w:delText xml:space="preserve">  </w:delText>
            </w:r>
            <w:r w:rsidRPr="00DC6D96" w:rsidDel="00DC6D96">
              <w:rPr>
                <w:rFonts w:hint="eastAsia"/>
                <w:rPrChange w:id="352" w:author="Zixuan Zhou" w:date="2026-04-27T03:45:00Z" w16du:dateUtc="2026-04-26T19:45:00Z">
                  <w:rPr>
                    <w:rStyle w:val="afb"/>
                    <w:rFonts w:hint="eastAsia"/>
                    <w:noProof/>
                  </w:rPr>
                </w:rPrChange>
              </w:rPr>
              <w:delText>要</w:delText>
            </w:r>
            <w:r w:rsidDel="00DC6D96">
              <w:rPr>
                <w:rFonts w:hint="eastAsia"/>
                <w:noProof/>
                <w:webHidden/>
              </w:rPr>
              <w:tab/>
            </w:r>
            <w:r w:rsidDel="00DC6D96">
              <w:rPr>
                <w:noProof/>
                <w:webHidden/>
              </w:rPr>
              <w:delText>IV</w:delText>
            </w:r>
          </w:del>
        </w:p>
        <w:p w14:paraId="5D0BA425" w14:textId="704AA2C7" w:rsidR="00BA1BF6" w:rsidDel="00DC6D96" w:rsidRDefault="00BA1BF6">
          <w:pPr>
            <w:pStyle w:val="TOC1"/>
            <w:wordWrap/>
            <w:snapToGrid/>
            <w:spacing w:line="400" w:lineRule="exact"/>
            <w:rPr>
              <w:del w:id="353" w:author="Zixuan Zhou" w:date="2026-04-27T03:45:00Z" w16du:dateUtc="2026-04-26T19:45:00Z"/>
              <w:rFonts w:asciiTheme="minorHAnsi" w:eastAsiaTheme="minorEastAsia" w:hAnsiTheme="minorHAnsi" w:hint="eastAsia"/>
              <w:noProof/>
              <w:sz w:val="22"/>
              <w:szCs w:val="24"/>
              <w14:ligatures w14:val="standardContextual"/>
            </w:rPr>
          </w:pPr>
          <w:del w:id="354" w:author="Zixuan Zhou" w:date="2026-04-27T03:45:00Z" w16du:dateUtc="2026-04-26T19:45:00Z">
            <w:r w:rsidRPr="00DC6D96" w:rsidDel="00DC6D96">
              <w:rPr>
                <w:rPrChange w:id="355" w:author="Zixuan Zhou" w:date="2026-04-27T03:45:00Z" w16du:dateUtc="2026-04-26T19:45:00Z">
                  <w:rPr>
                    <w:rStyle w:val="afb"/>
                    <w:rFonts w:cs="Times New Roman"/>
                    <w:noProof/>
                  </w:rPr>
                </w:rPrChange>
              </w:rPr>
              <w:delText>Abstract</w:delText>
            </w:r>
            <w:r w:rsidDel="00DC6D96">
              <w:rPr>
                <w:rFonts w:hint="eastAsia"/>
                <w:noProof/>
                <w:webHidden/>
              </w:rPr>
              <w:tab/>
            </w:r>
            <w:r w:rsidDel="00DC6D96">
              <w:rPr>
                <w:noProof/>
                <w:webHidden/>
              </w:rPr>
              <w:delText>V</w:delText>
            </w:r>
          </w:del>
        </w:p>
        <w:p w14:paraId="22A50ABE" w14:textId="67A3B2C7" w:rsidR="00BA1BF6" w:rsidDel="00DC6D96" w:rsidRDefault="00BA1BF6">
          <w:pPr>
            <w:pStyle w:val="TOC1"/>
            <w:tabs>
              <w:tab w:val="left" w:pos="1260"/>
            </w:tabs>
            <w:wordWrap/>
            <w:snapToGrid/>
            <w:spacing w:line="400" w:lineRule="exact"/>
            <w:rPr>
              <w:del w:id="356" w:author="Zixuan Zhou" w:date="2026-04-27T03:45:00Z" w16du:dateUtc="2026-04-26T19:45:00Z"/>
              <w:rFonts w:asciiTheme="minorHAnsi" w:eastAsiaTheme="minorEastAsia" w:hAnsiTheme="minorHAnsi" w:hint="eastAsia"/>
              <w:noProof/>
              <w:sz w:val="22"/>
              <w:szCs w:val="24"/>
              <w14:ligatures w14:val="standardContextual"/>
            </w:rPr>
          </w:pPr>
          <w:del w:id="357" w:author="Zixuan Zhou" w:date="2026-04-27T03:45:00Z" w16du:dateUtc="2026-04-26T19:45:00Z">
            <w:r w:rsidRPr="00DC6D96" w:rsidDel="00DC6D96">
              <w:rPr>
                <w:rFonts w:hint="eastAsia"/>
                <w:rPrChange w:id="358" w:author="Zixuan Zhou" w:date="2026-04-27T03:45:00Z" w16du:dateUtc="2026-04-26T19:45:00Z">
                  <w:rPr>
                    <w:rStyle w:val="afb"/>
                    <w:rFonts w:hint="eastAsia"/>
                    <w:noProof/>
                  </w:rPr>
                </w:rPrChange>
              </w:rPr>
              <w:delText>第</w:delText>
            </w:r>
            <w:r w:rsidRPr="00DC6D96" w:rsidDel="00DC6D96">
              <w:rPr>
                <w:rPrChange w:id="359" w:author="Zixuan Zhou" w:date="2026-04-27T03:45:00Z" w16du:dateUtc="2026-04-26T19:45:00Z">
                  <w:rPr>
                    <w:rStyle w:val="afb"/>
                    <w:noProof/>
                  </w:rPr>
                </w:rPrChange>
              </w:rPr>
              <w:delText xml:space="preserve"> 1 </w:delText>
            </w:r>
            <w:r w:rsidRPr="00DC6D96" w:rsidDel="00DC6D96">
              <w:rPr>
                <w:rFonts w:hint="eastAsia"/>
                <w:rPrChange w:id="36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361" w:author="Zixuan Zhou" w:date="2026-04-27T03:45:00Z" w16du:dateUtc="2026-04-26T19:45:00Z">
                  <w:rPr>
                    <w:rStyle w:val="afb"/>
                    <w:rFonts w:hint="eastAsia"/>
                    <w:noProof/>
                  </w:rPr>
                </w:rPrChange>
              </w:rPr>
              <w:delText>绪论</w:delText>
            </w:r>
            <w:r w:rsidDel="00DC6D96">
              <w:rPr>
                <w:rFonts w:hint="eastAsia"/>
                <w:noProof/>
                <w:webHidden/>
              </w:rPr>
              <w:tab/>
            </w:r>
            <w:r w:rsidDel="00DC6D96">
              <w:rPr>
                <w:noProof/>
                <w:webHidden/>
              </w:rPr>
              <w:delText>1</w:delText>
            </w:r>
          </w:del>
        </w:p>
        <w:p w14:paraId="3099D2B2" w14:textId="367A04D2" w:rsidR="00BA1BF6" w:rsidDel="00DC6D96" w:rsidRDefault="00BA1BF6">
          <w:pPr>
            <w:pStyle w:val="TOC2"/>
            <w:snapToGrid/>
            <w:spacing w:line="400" w:lineRule="exact"/>
            <w:rPr>
              <w:del w:id="362" w:author="Zixuan Zhou" w:date="2026-04-27T03:45:00Z" w16du:dateUtc="2026-04-26T19:45:00Z"/>
              <w:rFonts w:asciiTheme="minorHAnsi" w:eastAsiaTheme="minorEastAsia" w:hAnsiTheme="minorHAnsi" w:hint="eastAsia"/>
              <w:noProof/>
              <w:sz w:val="22"/>
              <w:szCs w:val="24"/>
              <w14:ligatures w14:val="standardContextual"/>
            </w:rPr>
          </w:pPr>
          <w:del w:id="363" w:author="Zixuan Zhou" w:date="2026-04-27T03:45:00Z" w16du:dateUtc="2026-04-26T19:45:00Z">
            <w:r w:rsidRPr="00DC6D96" w:rsidDel="00DC6D96">
              <w:rPr>
                <w:rPrChange w:id="364" w:author="Zixuan Zhou" w:date="2026-04-27T03:45:00Z" w16du:dateUtc="2026-04-26T19:45:00Z">
                  <w:rPr>
                    <w:rStyle w:val="afb"/>
                    <w:noProof/>
                  </w:rPr>
                </w:rPrChange>
              </w:rPr>
              <w:delText xml:space="preserve">1.1 </w:delText>
            </w:r>
            <w:r w:rsidRPr="00DC6D96" w:rsidDel="00DC6D96">
              <w:rPr>
                <w:rFonts w:hint="eastAsia"/>
                <w:rPrChange w:id="365" w:author="Zixuan Zhou" w:date="2026-04-27T03:45:00Z" w16du:dateUtc="2026-04-26T19:45:00Z">
                  <w:rPr>
                    <w:rStyle w:val="afb"/>
                    <w:rFonts w:hint="eastAsia"/>
                    <w:noProof/>
                  </w:rPr>
                </w:rPrChange>
              </w:rPr>
              <w:delText>研究背景</w:delText>
            </w:r>
            <w:r w:rsidDel="00DC6D96">
              <w:rPr>
                <w:rFonts w:hint="eastAsia"/>
                <w:noProof/>
                <w:webHidden/>
              </w:rPr>
              <w:tab/>
            </w:r>
            <w:r w:rsidDel="00DC6D96">
              <w:rPr>
                <w:noProof/>
                <w:webHidden/>
              </w:rPr>
              <w:delText>1</w:delText>
            </w:r>
          </w:del>
        </w:p>
        <w:p w14:paraId="1834CEEF" w14:textId="7F7A0815" w:rsidR="00BA1BF6" w:rsidDel="00DC6D96" w:rsidRDefault="00BA1BF6">
          <w:pPr>
            <w:pStyle w:val="TOC2"/>
            <w:snapToGrid/>
            <w:spacing w:line="400" w:lineRule="exact"/>
            <w:rPr>
              <w:del w:id="366" w:author="Zixuan Zhou" w:date="2026-04-27T03:45:00Z" w16du:dateUtc="2026-04-26T19:45:00Z"/>
              <w:rFonts w:asciiTheme="minorHAnsi" w:eastAsiaTheme="minorEastAsia" w:hAnsiTheme="minorHAnsi" w:hint="eastAsia"/>
              <w:noProof/>
              <w:sz w:val="22"/>
              <w:szCs w:val="24"/>
              <w14:ligatures w14:val="standardContextual"/>
            </w:rPr>
          </w:pPr>
          <w:del w:id="367" w:author="Zixuan Zhou" w:date="2026-04-27T03:45:00Z" w16du:dateUtc="2026-04-26T19:45:00Z">
            <w:r w:rsidRPr="00DC6D96" w:rsidDel="00DC6D96">
              <w:rPr>
                <w:rPrChange w:id="368" w:author="Zixuan Zhou" w:date="2026-04-27T03:45:00Z" w16du:dateUtc="2026-04-26T19:45:00Z">
                  <w:rPr>
                    <w:rStyle w:val="afb"/>
                    <w:noProof/>
                  </w:rPr>
                </w:rPrChange>
              </w:rPr>
              <w:delText xml:space="preserve">1.2 </w:delText>
            </w:r>
            <w:r w:rsidRPr="00DC6D96" w:rsidDel="00DC6D96">
              <w:rPr>
                <w:rFonts w:hint="eastAsia"/>
                <w:rPrChange w:id="369" w:author="Zixuan Zhou" w:date="2026-04-27T03:45:00Z" w16du:dateUtc="2026-04-26T19:45:00Z">
                  <w:rPr>
                    <w:rStyle w:val="afb"/>
                    <w:rFonts w:hint="eastAsia"/>
                    <w:noProof/>
                  </w:rPr>
                </w:rPrChange>
              </w:rPr>
              <w:delText>研究意义</w:delText>
            </w:r>
            <w:r w:rsidDel="00DC6D96">
              <w:rPr>
                <w:rFonts w:hint="eastAsia"/>
                <w:noProof/>
                <w:webHidden/>
              </w:rPr>
              <w:tab/>
            </w:r>
            <w:r w:rsidDel="00DC6D96">
              <w:rPr>
                <w:noProof/>
                <w:webHidden/>
              </w:rPr>
              <w:delText>2</w:delText>
            </w:r>
          </w:del>
        </w:p>
        <w:p w14:paraId="3CF35940" w14:textId="0DA3C729" w:rsidR="00BA1BF6" w:rsidDel="00DC6D96" w:rsidRDefault="00BA1BF6">
          <w:pPr>
            <w:pStyle w:val="TOC3"/>
            <w:snapToGrid/>
            <w:rPr>
              <w:del w:id="370" w:author="Zixuan Zhou" w:date="2026-04-27T03:45:00Z" w16du:dateUtc="2026-04-26T19:45:00Z"/>
              <w:rFonts w:asciiTheme="minorHAnsi" w:eastAsiaTheme="minorEastAsia" w:hAnsiTheme="minorHAnsi" w:hint="eastAsia"/>
              <w:noProof/>
              <w:sz w:val="22"/>
              <w:szCs w:val="24"/>
              <w14:ligatures w14:val="standardContextual"/>
            </w:rPr>
          </w:pPr>
          <w:del w:id="371" w:author="Zixuan Zhou" w:date="2026-04-27T03:45:00Z" w16du:dateUtc="2026-04-26T19:45:00Z">
            <w:r w:rsidRPr="00DC6D96" w:rsidDel="00DC6D96">
              <w:rPr>
                <w:rPrChange w:id="372" w:author="Zixuan Zhou" w:date="2026-04-27T03:45:00Z" w16du:dateUtc="2026-04-26T19:45:00Z">
                  <w:rPr>
                    <w:rStyle w:val="afb"/>
                    <w:noProof/>
                  </w:rPr>
                </w:rPrChange>
              </w:rPr>
              <w:delText xml:space="preserve">1.2.1 </w:delText>
            </w:r>
            <w:r w:rsidRPr="00DC6D96" w:rsidDel="00DC6D96">
              <w:rPr>
                <w:rFonts w:hint="eastAsia"/>
                <w:rPrChange w:id="373" w:author="Zixuan Zhou" w:date="2026-04-27T03:45:00Z" w16du:dateUtc="2026-04-26T19:45:00Z">
                  <w:rPr>
                    <w:rStyle w:val="afb"/>
                    <w:rFonts w:hint="eastAsia"/>
                    <w:noProof/>
                  </w:rPr>
                </w:rPrChange>
              </w:rPr>
              <w:delText>理论意义</w:delText>
            </w:r>
            <w:r w:rsidDel="00DC6D96">
              <w:rPr>
                <w:rFonts w:hint="eastAsia"/>
                <w:noProof/>
                <w:webHidden/>
              </w:rPr>
              <w:tab/>
            </w:r>
            <w:r w:rsidDel="00DC6D96">
              <w:rPr>
                <w:noProof/>
                <w:webHidden/>
              </w:rPr>
              <w:delText>2</w:delText>
            </w:r>
          </w:del>
        </w:p>
        <w:p w14:paraId="5EB3CF74" w14:textId="4771D66A" w:rsidR="00BA1BF6" w:rsidDel="00DC6D96" w:rsidRDefault="00BA1BF6">
          <w:pPr>
            <w:pStyle w:val="TOC3"/>
            <w:snapToGrid/>
            <w:rPr>
              <w:del w:id="374" w:author="Zixuan Zhou" w:date="2026-04-27T03:45:00Z" w16du:dateUtc="2026-04-26T19:45:00Z"/>
              <w:rFonts w:asciiTheme="minorHAnsi" w:eastAsiaTheme="minorEastAsia" w:hAnsiTheme="minorHAnsi" w:hint="eastAsia"/>
              <w:noProof/>
              <w:sz w:val="22"/>
              <w:szCs w:val="24"/>
              <w14:ligatures w14:val="standardContextual"/>
            </w:rPr>
          </w:pPr>
          <w:del w:id="375" w:author="Zixuan Zhou" w:date="2026-04-27T03:45:00Z" w16du:dateUtc="2026-04-26T19:45:00Z">
            <w:r w:rsidRPr="00DC6D96" w:rsidDel="00DC6D96">
              <w:rPr>
                <w:rPrChange w:id="376" w:author="Zixuan Zhou" w:date="2026-04-27T03:45:00Z" w16du:dateUtc="2026-04-26T19:45:00Z">
                  <w:rPr>
                    <w:rStyle w:val="afb"/>
                    <w:noProof/>
                  </w:rPr>
                </w:rPrChange>
              </w:rPr>
              <w:delText xml:space="preserve">1.2.2 </w:delText>
            </w:r>
            <w:r w:rsidRPr="00DC6D96" w:rsidDel="00DC6D96">
              <w:rPr>
                <w:rFonts w:hint="eastAsia"/>
                <w:rPrChange w:id="377" w:author="Zixuan Zhou" w:date="2026-04-27T03:45:00Z" w16du:dateUtc="2026-04-26T19:45:00Z">
                  <w:rPr>
                    <w:rStyle w:val="afb"/>
                    <w:rFonts w:hint="eastAsia"/>
                    <w:noProof/>
                  </w:rPr>
                </w:rPrChange>
              </w:rPr>
              <w:delText>实践意义</w:delText>
            </w:r>
            <w:r w:rsidDel="00DC6D96">
              <w:rPr>
                <w:rFonts w:hint="eastAsia"/>
                <w:noProof/>
                <w:webHidden/>
              </w:rPr>
              <w:tab/>
            </w:r>
            <w:r w:rsidDel="00DC6D96">
              <w:rPr>
                <w:noProof/>
                <w:webHidden/>
              </w:rPr>
              <w:delText>2</w:delText>
            </w:r>
          </w:del>
        </w:p>
        <w:p w14:paraId="332A81DD" w14:textId="757899D8" w:rsidR="00BA1BF6" w:rsidDel="00DC6D96" w:rsidRDefault="00BA1BF6">
          <w:pPr>
            <w:pStyle w:val="TOC2"/>
            <w:snapToGrid/>
            <w:spacing w:line="400" w:lineRule="exact"/>
            <w:rPr>
              <w:del w:id="378" w:author="Zixuan Zhou" w:date="2026-04-27T03:45:00Z" w16du:dateUtc="2026-04-26T19:45:00Z"/>
              <w:rFonts w:asciiTheme="minorHAnsi" w:eastAsiaTheme="minorEastAsia" w:hAnsiTheme="minorHAnsi" w:hint="eastAsia"/>
              <w:noProof/>
              <w:sz w:val="22"/>
              <w:szCs w:val="24"/>
              <w14:ligatures w14:val="standardContextual"/>
            </w:rPr>
          </w:pPr>
          <w:del w:id="379" w:author="Zixuan Zhou" w:date="2026-04-27T03:45:00Z" w16du:dateUtc="2026-04-26T19:45:00Z">
            <w:r w:rsidRPr="00DC6D96" w:rsidDel="00DC6D96">
              <w:rPr>
                <w:rPrChange w:id="380" w:author="Zixuan Zhou" w:date="2026-04-27T03:45:00Z" w16du:dateUtc="2026-04-26T19:45:00Z">
                  <w:rPr>
                    <w:rStyle w:val="afb"/>
                    <w:noProof/>
                  </w:rPr>
                </w:rPrChange>
              </w:rPr>
              <w:delText xml:space="preserve">1.3 </w:delText>
            </w:r>
            <w:r w:rsidRPr="00DC6D96" w:rsidDel="00DC6D96">
              <w:rPr>
                <w:rFonts w:hint="eastAsia"/>
                <w:rPrChange w:id="381" w:author="Zixuan Zhou" w:date="2026-04-27T03:45:00Z" w16du:dateUtc="2026-04-26T19:45:00Z">
                  <w:rPr>
                    <w:rStyle w:val="afb"/>
                    <w:rFonts w:hint="eastAsia"/>
                    <w:noProof/>
                  </w:rPr>
                </w:rPrChange>
              </w:rPr>
              <w:delText>国内外研究现状</w:delText>
            </w:r>
            <w:r w:rsidDel="00DC6D96">
              <w:rPr>
                <w:rFonts w:hint="eastAsia"/>
                <w:noProof/>
                <w:webHidden/>
              </w:rPr>
              <w:tab/>
            </w:r>
            <w:r w:rsidDel="00DC6D96">
              <w:rPr>
                <w:noProof/>
                <w:webHidden/>
              </w:rPr>
              <w:delText>3</w:delText>
            </w:r>
          </w:del>
        </w:p>
        <w:p w14:paraId="00C4C445" w14:textId="585D0AD0" w:rsidR="00BA1BF6" w:rsidDel="00DC6D96" w:rsidRDefault="00BA1BF6">
          <w:pPr>
            <w:pStyle w:val="TOC3"/>
            <w:snapToGrid/>
            <w:rPr>
              <w:del w:id="382" w:author="Zixuan Zhou" w:date="2026-04-27T03:45:00Z" w16du:dateUtc="2026-04-26T19:45:00Z"/>
              <w:rFonts w:asciiTheme="minorHAnsi" w:eastAsiaTheme="minorEastAsia" w:hAnsiTheme="minorHAnsi" w:hint="eastAsia"/>
              <w:noProof/>
              <w:sz w:val="22"/>
              <w:szCs w:val="24"/>
              <w14:ligatures w14:val="standardContextual"/>
            </w:rPr>
          </w:pPr>
          <w:del w:id="383" w:author="Zixuan Zhou" w:date="2026-04-27T03:45:00Z" w16du:dateUtc="2026-04-26T19:45:00Z">
            <w:r w:rsidRPr="00DC6D96" w:rsidDel="00DC6D96">
              <w:rPr>
                <w:rPrChange w:id="384" w:author="Zixuan Zhou" w:date="2026-04-27T03:45:00Z" w16du:dateUtc="2026-04-26T19:45:00Z">
                  <w:rPr>
                    <w:rStyle w:val="afb"/>
                    <w:noProof/>
                  </w:rPr>
                </w:rPrChange>
              </w:rPr>
              <w:delText xml:space="preserve">1.3.1 </w:delText>
            </w:r>
            <w:r w:rsidRPr="00DC6D96" w:rsidDel="00DC6D96">
              <w:rPr>
                <w:rFonts w:hint="eastAsia"/>
                <w:rPrChange w:id="385" w:author="Zixuan Zhou" w:date="2026-04-27T03:45:00Z" w16du:dateUtc="2026-04-26T19:45:00Z">
                  <w:rPr>
                    <w:rStyle w:val="afb"/>
                    <w:rFonts w:hint="eastAsia"/>
                    <w:noProof/>
                  </w:rPr>
                </w:rPrChange>
              </w:rPr>
              <w:delText>青少年生殖健康教育研究现状</w:delText>
            </w:r>
            <w:r w:rsidDel="00DC6D96">
              <w:rPr>
                <w:rFonts w:hint="eastAsia"/>
                <w:noProof/>
                <w:webHidden/>
              </w:rPr>
              <w:tab/>
            </w:r>
            <w:r w:rsidDel="00DC6D96">
              <w:rPr>
                <w:noProof/>
                <w:webHidden/>
              </w:rPr>
              <w:delText>3</w:delText>
            </w:r>
          </w:del>
        </w:p>
        <w:p w14:paraId="17AA3B66" w14:textId="3E10EE5E" w:rsidR="00BA1BF6" w:rsidDel="00DC6D96" w:rsidRDefault="00BA1BF6">
          <w:pPr>
            <w:pStyle w:val="TOC3"/>
            <w:snapToGrid/>
            <w:rPr>
              <w:del w:id="386" w:author="Zixuan Zhou" w:date="2026-04-27T03:45:00Z" w16du:dateUtc="2026-04-26T19:45:00Z"/>
              <w:rFonts w:asciiTheme="minorHAnsi" w:eastAsiaTheme="minorEastAsia" w:hAnsiTheme="minorHAnsi" w:hint="eastAsia"/>
              <w:noProof/>
              <w:sz w:val="22"/>
              <w:szCs w:val="24"/>
              <w14:ligatures w14:val="standardContextual"/>
            </w:rPr>
          </w:pPr>
          <w:del w:id="387" w:author="Zixuan Zhou" w:date="2026-04-27T03:45:00Z" w16du:dateUtc="2026-04-26T19:45:00Z">
            <w:r w:rsidRPr="00DC6D96" w:rsidDel="00DC6D96">
              <w:rPr>
                <w:rPrChange w:id="388" w:author="Zixuan Zhou" w:date="2026-04-27T03:45:00Z" w16du:dateUtc="2026-04-26T19:45:00Z">
                  <w:rPr>
                    <w:rStyle w:val="afb"/>
                    <w:noProof/>
                  </w:rPr>
                </w:rPrChange>
              </w:rPr>
              <w:delText xml:space="preserve">1.3.2 </w:delText>
            </w:r>
            <w:r w:rsidRPr="00DC6D96" w:rsidDel="00DC6D96">
              <w:rPr>
                <w:rFonts w:hint="eastAsia"/>
                <w:rPrChange w:id="389" w:author="Zixuan Zhou" w:date="2026-04-27T03:45:00Z" w16du:dateUtc="2026-04-26T19:45:00Z">
                  <w:rPr>
                    <w:rStyle w:val="afb"/>
                    <w:rFonts w:hint="eastAsia"/>
                    <w:noProof/>
                  </w:rPr>
                </w:rPrChange>
              </w:rPr>
              <w:delText>社交媒体健康传播研究现状</w:delText>
            </w:r>
            <w:r w:rsidDel="00DC6D96">
              <w:rPr>
                <w:rFonts w:hint="eastAsia"/>
                <w:noProof/>
                <w:webHidden/>
              </w:rPr>
              <w:tab/>
            </w:r>
            <w:r w:rsidDel="00DC6D96">
              <w:rPr>
                <w:noProof/>
                <w:webHidden/>
              </w:rPr>
              <w:delText>3</w:delText>
            </w:r>
          </w:del>
        </w:p>
        <w:p w14:paraId="78B57199" w14:textId="5E9DA0C7" w:rsidR="00BA1BF6" w:rsidDel="00DC6D96" w:rsidRDefault="00BA1BF6">
          <w:pPr>
            <w:pStyle w:val="TOC3"/>
            <w:snapToGrid/>
            <w:rPr>
              <w:del w:id="390" w:author="Zixuan Zhou" w:date="2026-04-27T03:45:00Z" w16du:dateUtc="2026-04-26T19:45:00Z"/>
              <w:rFonts w:asciiTheme="minorHAnsi" w:eastAsiaTheme="minorEastAsia" w:hAnsiTheme="minorHAnsi" w:hint="eastAsia"/>
              <w:noProof/>
              <w:sz w:val="22"/>
              <w:szCs w:val="24"/>
              <w14:ligatures w14:val="standardContextual"/>
            </w:rPr>
          </w:pPr>
          <w:del w:id="391" w:author="Zixuan Zhou" w:date="2026-04-27T03:45:00Z" w16du:dateUtc="2026-04-26T19:45:00Z">
            <w:r w:rsidRPr="00DC6D96" w:rsidDel="00DC6D96">
              <w:rPr>
                <w:rPrChange w:id="392" w:author="Zixuan Zhou" w:date="2026-04-27T03:45:00Z" w16du:dateUtc="2026-04-26T19:45:00Z">
                  <w:rPr>
                    <w:rStyle w:val="afb"/>
                    <w:noProof/>
                  </w:rPr>
                </w:rPrChange>
              </w:rPr>
              <w:delText xml:space="preserve">1.3.3 </w:delText>
            </w:r>
            <w:r w:rsidRPr="00DC6D96" w:rsidDel="00DC6D96">
              <w:rPr>
                <w:rFonts w:hint="eastAsia"/>
                <w:rPrChange w:id="393" w:author="Zixuan Zhou" w:date="2026-04-27T03:45:00Z" w16du:dateUtc="2026-04-26T19:45:00Z">
                  <w:rPr>
                    <w:rStyle w:val="afb"/>
                    <w:rFonts w:hint="eastAsia"/>
                    <w:noProof/>
                  </w:rPr>
                </w:rPrChange>
              </w:rPr>
              <w:delText>评论文本挖掘与问题分类研究现状</w:delText>
            </w:r>
            <w:r w:rsidDel="00DC6D96">
              <w:rPr>
                <w:rFonts w:hint="eastAsia"/>
                <w:noProof/>
                <w:webHidden/>
              </w:rPr>
              <w:tab/>
            </w:r>
            <w:r w:rsidDel="00DC6D96">
              <w:rPr>
                <w:noProof/>
                <w:webHidden/>
              </w:rPr>
              <w:delText>3</w:delText>
            </w:r>
          </w:del>
        </w:p>
        <w:p w14:paraId="63D3F31A" w14:textId="7E7E0F94" w:rsidR="00BA1BF6" w:rsidDel="00DC6D96" w:rsidRDefault="00BA1BF6">
          <w:pPr>
            <w:pStyle w:val="TOC3"/>
            <w:snapToGrid/>
            <w:rPr>
              <w:del w:id="394" w:author="Zixuan Zhou" w:date="2026-04-27T03:45:00Z" w16du:dateUtc="2026-04-26T19:45:00Z"/>
              <w:rFonts w:asciiTheme="minorHAnsi" w:eastAsiaTheme="minorEastAsia" w:hAnsiTheme="minorHAnsi" w:hint="eastAsia"/>
              <w:noProof/>
              <w:sz w:val="22"/>
              <w:szCs w:val="24"/>
              <w14:ligatures w14:val="standardContextual"/>
            </w:rPr>
          </w:pPr>
          <w:del w:id="395" w:author="Zixuan Zhou" w:date="2026-04-27T03:45:00Z" w16du:dateUtc="2026-04-26T19:45:00Z">
            <w:r w:rsidRPr="00DC6D96" w:rsidDel="00DC6D96">
              <w:rPr>
                <w:rPrChange w:id="396" w:author="Zixuan Zhou" w:date="2026-04-27T03:45:00Z" w16du:dateUtc="2026-04-26T19:45:00Z">
                  <w:rPr>
                    <w:rStyle w:val="afb"/>
                    <w:noProof/>
                  </w:rPr>
                </w:rPrChange>
              </w:rPr>
              <w:delText xml:space="preserve">1.3.4 </w:delText>
            </w:r>
            <w:r w:rsidRPr="00DC6D96" w:rsidDel="00DC6D96">
              <w:rPr>
                <w:rFonts w:hint="eastAsia"/>
                <w:rPrChange w:id="397" w:author="Zixuan Zhou" w:date="2026-04-27T03:45:00Z" w16du:dateUtc="2026-04-26T19:45:00Z">
                  <w:rPr>
                    <w:rStyle w:val="afb"/>
                    <w:rFonts w:hint="eastAsia"/>
                    <w:noProof/>
                  </w:rPr>
                </w:rPrChange>
              </w:rPr>
              <w:delText>大语言模型在医疗问答中的应用现状</w:delText>
            </w:r>
            <w:r w:rsidDel="00DC6D96">
              <w:rPr>
                <w:rFonts w:hint="eastAsia"/>
                <w:noProof/>
                <w:webHidden/>
              </w:rPr>
              <w:tab/>
            </w:r>
            <w:r w:rsidDel="00DC6D96">
              <w:rPr>
                <w:noProof/>
                <w:webHidden/>
              </w:rPr>
              <w:delText>4</w:delText>
            </w:r>
          </w:del>
        </w:p>
        <w:p w14:paraId="5522200F" w14:textId="664B4816" w:rsidR="00BA1BF6" w:rsidDel="00DC6D96" w:rsidRDefault="00BA1BF6">
          <w:pPr>
            <w:pStyle w:val="TOC3"/>
            <w:snapToGrid/>
            <w:rPr>
              <w:del w:id="398" w:author="Zixuan Zhou" w:date="2026-04-27T03:45:00Z" w16du:dateUtc="2026-04-26T19:45:00Z"/>
              <w:rFonts w:asciiTheme="minorHAnsi" w:eastAsiaTheme="minorEastAsia" w:hAnsiTheme="minorHAnsi" w:hint="eastAsia"/>
              <w:noProof/>
              <w:sz w:val="22"/>
              <w:szCs w:val="24"/>
              <w14:ligatures w14:val="standardContextual"/>
            </w:rPr>
          </w:pPr>
          <w:del w:id="399" w:author="Zixuan Zhou" w:date="2026-04-27T03:45:00Z" w16du:dateUtc="2026-04-26T19:45:00Z">
            <w:r w:rsidRPr="00DC6D96" w:rsidDel="00DC6D96">
              <w:rPr>
                <w:rPrChange w:id="400" w:author="Zixuan Zhou" w:date="2026-04-27T03:45:00Z" w16du:dateUtc="2026-04-26T19:45:00Z">
                  <w:rPr>
                    <w:rStyle w:val="afb"/>
                    <w:noProof/>
                  </w:rPr>
                </w:rPrChange>
              </w:rPr>
              <w:delText xml:space="preserve">1.3.5 </w:delText>
            </w:r>
            <w:r w:rsidRPr="00DC6D96" w:rsidDel="00DC6D96">
              <w:rPr>
                <w:rFonts w:hint="eastAsia"/>
                <w:rPrChange w:id="401" w:author="Zixuan Zhou" w:date="2026-04-27T03:45:00Z" w16du:dateUtc="2026-04-26T19:45:00Z">
                  <w:rPr>
                    <w:rStyle w:val="afb"/>
                    <w:rFonts w:hint="eastAsia"/>
                    <w:noProof/>
                  </w:rPr>
                </w:rPrChange>
              </w:rPr>
              <w:delText>现有研究不足</w:delText>
            </w:r>
            <w:r w:rsidDel="00DC6D96">
              <w:rPr>
                <w:rFonts w:hint="eastAsia"/>
                <w:noProof/>
                <w:webHidden/>
              </w:rPr>
              <w:tab/>
            </w:r>
            <w:r w:rsidDel="00DC6D96">
              <w:rPr>
                <w:noProof/>
                <w:webHidden/>
              </w:rPr>
              <w:delText>4</w:delText>
            </w:r>
          </w:del>
        </w:p>
        <w:p w14:paraId="1934C3B5" w14:textId="10360C58" w:rsidR="00BA1BF6" w:rsidDel="00DC6D96" w:rsidRDefault="00BA1BF6">
          <w:pPr>
            <w:pStyle w:val="TOC2"/>
            <w:snapToGrid/>
            <w:spacing w:line="400" w:lineRule="exact"/>
            <w:rPr>
              <w:del w:id="402" w:author="Zixuan Zhou" w:date="2026-04-27T03:45:00Z" w16du:dateUtc="2026-04-26T19:45:00Z"/>
              <w:rFonts w:asciiTheme="minorHAnsi" w:eastAsiaTheme="minorEastAsia" w:hAnsiTheme="minorHAnsi" w:hint="eastAsia"/>
              <w:noProof/>
              <w:sz w:val="22"/>
              <w:szCs w:val="24"/>
              <w14:ligatures w14:val="standardContextual"/>
            </w:rPr>
          </w:pPr>
          <w:del w:id="403" w:author="Zixuan Zhou" w:date="2026-04-27T03:45:00Z" w16du:dateUtc="2026-04-26T19:45:00Z">
            <w:r w:rsidRPr="00DC6D96" w:rsidDel="00DC6D96">
              <w:rPr>
                <w:rPrChange w:id="404" w:author="Zixuan Zhou" w:date="2026-04-27T03:45:00Z" w16du:dateUtc="2026-04-26T19:45:00Z">
                  <w:rPr>
                    <w:rStyle w:val="afb"/>
                    <w:noProof/>
                  </w:rPr>
                </w:rPrChange>
              </w:rPr>
              <w:delText xml:space="preserve">1.4 </w:delText>
            </w:r>
            <w:r w:rsidRPr="00DC6D96" w:rsidDel="00DC6D96">
              <w:rPr>
                <w:rFonts w:hint="eastAsia"/>
                <w:rPrChange w:id="405" w:author="Zixuan Zhou" w:date="2026-04-27T03:45:00Z" w16du:dateUtc="2026-04-26T19:45:00Z">
                  <w:rPr>
                    <w:rStyle w:val="afb"/>
                    <w:rFonts w:hint="eastAsia"/>
                    <w:noProof/>
                  </w:rPr>
                </w:rPrChange>
              </w:rPr>
              <w:delText>研究目标与研究内容</w:delText>
            </w:r>
            <w:r w:rsidDel="00DC6D96">
              <w:rPr>
                <w:rFonts w:hint="eastAsia"/>
                <w:noProof/>
                <w:webHidden/>
              </w:rPr>
              <w:tab/>
            </w:r>
            <w:r w:rsidDel="00DC6D96">
              <w:rPr>
                <w:noProof/>
                <w:webHidden/>
              </w:rPr>
              <w:delText>4</w:delText>
            </w:r>
          </w:del>
        </w:p>
        <w:p w14:paraId="1844AB95" w14:textId="599DE8B4" w:rsidR="00BA1BF6" w:rsidDel="00DC6D96" w:rsidRDefault="00BA1BF6">
          <w:pPr>
            <w:pStyle w:val="TOC2"/>
            <w:snapToGrid/>
            <w:spacing w:line="400" w:lineRule="exact"/>
            <w:rPr>
              <w:del w:id="406" w:author="Zixuan Zhou" w:date="2026-04-27T03:45:00Z" w16du:dateUtc="2026-04-26T19:45:00Z"/>
              <w:rFonts w:asciiTheme="minorHAnsi" w:eastAsiaTheme="minorEastAsia" w:hAnsiTheme="minorHAnsi" w:hint="eastAsia"/>
              <w:noProof/>
              <w:sz w:val="22"/>
              <w:szCs w:val="24"/>
              <w14:ligatures w14:val="standardContextual"/>
            </w:rPr>
          </w:pPr>
          <w:del w:id="407" w:author="Zixuan Zhou" w:date="2026-04-27T03:45:00Z" w16du:dateUtc="2026-04-26T19:45:00Z">
            <w:r w:rsidRPr="00DC6D96" w:rsidDel="00DC6D96">
              <w:rPr>
                <w:rPrChange w:id="408" w:author="Zixuan Zhou" w:date="2026-04-27T03:45:00Z" w16du:dateUtc="2026-04-26T19:45:00Z">
                  <w:rPr>
                    <w:rStyle w:val="afb"/>
                    <w:noProof/>
                  </w:rPr>
                </w:rPrChange>
              </w:rPr>
              <w:delText xml:space="preserve">1.5 </w:delText>
            </w:r>
            <w:r w:rsidRPr="00DC6D96" w:rsidDel="00DC6D96">
              <w:rPr>
                <w:rFonts w:hint="eastAsia"/>
                <w:rPrChange w:id="409" w:author="Zixuan Zhou" w:date="2026-04-27T03:45:00Z" w16du:dateUtc="2026-04-26T19:45:00Z">
                  <w:rPr>
                    <w:rStyle w:val="afb"/>
                    <w:rFonts w:hint="eastAsia"/>
                    <w:noProof/>
                  </w:rPr>
                </w:rPrChange>
              </w:rPr>
              <w:delText>研究思路与技术路线</w:delText>
            </w:r>
            <w:r w:rsidDel="00DC6D96">
              <w:rPr>
                <w:rFonts w:hint="eastAsia"/>
                <w:noProof/>
                <w:webHidden/>
              </w:rPr>
              <w:tab/>
            </w:r>
            <w:r w:rsidDel="00DC6D96">
              <w:rPr>
                <w:noProof/>
                <w:webHidden/>
              </w:rPr>
              <w:delText>5</w:delText>
            </w:r>
          </w:del>
        </w:p>
        <w:p w14:paraId="1D7728C8" w14:textId="428AFFFA" w:rsidR="00BA1BF6" w:rsidDel="00DC6D96" w:rsidRDefault="00BA1BF6">
          <w:pPr>
            <w:pStyle w:val="TOC2"/>
            <w:snapToGrid/>
            <w:spacing w:line="400" w:lineRule="exact"/>
            <w:rPr>
              <w:del w:id="410" w:author="Zixuan Zhou" w:date="2026-04-27T03:45:00Z" w16du:dateUtc="2026-04-26T19:45:00Z"/>
              <w:rFonts w:asciiTheme="minorHAnsi" w:eastAsiaTheme="minorEastAsia" w:hAnsiTheme="minorHAnsi" w:hint="eastAsia"/>
              <w:noProof/>
              <w:sz w:val="22"/>
              <w:szCs w:val="24"/>
              <w14:ligatures w14:val="standardContextual"/>
            </w:rPr>
          </w:pPr>
          <w:del w:id="411" w:author="Zixuan Zhou" w:date="2026-04-27T03:45:00Z" w16du:dateUtc="2026-04-26T19:45:00Z">
            <w:r w:rsidRPr="00DC6D96" w:rsidDel="00DC6D96">
              <w:rPr>
                <w:rPrChange w:id="412" w:author="Zixuan Zhou" w:date="2026-04-27T03:45:00Z" w16du:dateUtc="2026-04-26T19:45:00Z">
                  <w:rPr>
                    <w:rStyle w:val="afb"/>
                    <w:noProof/>
                  </w:rPr>
                </w:rPrChange>
              </w:rPr>
              <w:delText xml:space="preserve">1.6 </w:delText>
            </w:r>
            <w:r w:rsidRPr="00DC6D96" w:rsidDel="00DC6D96">
              <w:rPr>
                <w:rFonts w:hint="eastAsia"/>
                <w:rPrChange w:id="413" w:author="Zixuan Zhou" w:date="2026-04-27T03:45:00Z" w16du:dateUtc="2026-04-26T19:45:00Z">
                  <w:rPr>
                    <w:rStyle w:val="afb"/>
                    <w:rFonts w:hint="eastAsia"/>
                    <w:noProof/>
                  </w:rPr>
                </w:rPrChange>
              </w:rPr>
              <w:delText>研究创新点</w:delText>
            </w:r>
            <w:r w:rsidDel="00DC6D96">
              <w:rPr>
                <w:rFonts w:hint="eastAsia"/>
                <w:noProof/>
                <w:webHidden/>
              </w:rPr>
              <w:tab/>
            </w:r>
            <w:r w:rsidDel="00DC6D96">
              <w:rPr>
                <w:noProof/>
                <w:webHidden/>
              </w:rPr>
              <w:delText>6</w:delText>
            </w:r>
          </w:del>
        </w:p>
        <w:p w14:paraId="7F64363A" w14:textId="15F92998" w:rsidR="00BA1BF6" w:rsidDel="00DC6D96" w:rsidRDefault="00BA1BF6">
          <w:pPr>
            <w:pStyle w:val="TOC2"/>
            <w:snapToGrid/>
            <w:spacing w:line="400" w:lineRule="exact"/>
            <w:rPr>
              <w:del w:id="414" w:author="Zixuan Zhou" w:date="2026-04-27T03:45:00Z" w16du:dateUtc="2026-04-26T19:45:00Z"/>
              <w:rFonts w:asciiTheme="minorHAnsi" w:eastAsiaTheme="minorEastAsia" w:hAnsiTheme="minorHAnsi" w:hint="eastAsia"/>
              <w:noProof/>
              <w:sz w:val="22"/>
              <w:szCs w:val="24"/>
              <w14:ligatures w14:val="standardContextual"/>
            </w:rPr>
          </w:pPr>
          <w:del w:id="415" w:author="Zixuan Zhou" w:date="2026-04-27T03:45:00Z" w16du:dateUtc="2026-04-26T19:45:00Z">
            <w:r w:rsidRPr="00DC6D96" w:rsidDel="00DC6D96">
              <w:rPr>
                <w:rPrChange w:id="416" w:author="Zixuan Zhou" w:date="2026-04-27T03:45:00Z" w16du:dateUtc="2026-04-26T19:45:00Z">
                  <w:rPr>
                    <w:rStyle w:val="afb"/>
                    <w:noProof/>
                  </w:rPr>
                </w:rPrChange>
              </w:rPr>
              <w:delText xml:space="preserve">1.7 </w:delText>
            </w:r>
            <w:r w:rsidRPr="00DC6D96" w:rsidDel="00DC6D96">
              <w:rPr>
                <w:rFonts w:hint="eastAsia"/>
                <w:rPrChange w:id="417"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6</w:delText>
            </w:r>
          </w:del>
        </w:p>
        <w:p w14:paraId="42814A67" w14:textId="51906F9A" w:rsidR="00BA1BF6" w:rsidDel="00DC6D96" w:rsidRDefault="00BA1BF6">
          <w:pPr>
            <w:pStyle w:val="TOC1"/>
            <w:tabs>
              <w:tab w:val="left" w:pos="1260"/>
            </w:tabs>
            <w:wordWrap/>
            <w:snapToGrid/>
            <w:spacing w:line="400" w:lineRule="exact"/>
            <w:rPr>
              <w:del w:id="418" w:author="Zixuan Zhou" w:date="2026-04-27T03:45:00Z" w16du:dateUtc="2026-04-26T19:45:00Z"/>
              <w:rFonts w:asciiTheme="minorHAnsi" w:eastAsiaTheme="minorEastAsia" w:hAnsiTheme="minorHAnsi" w:hint="eastAsia"/>
              <w:noProof/>
              <w:sz w:val="22"/>
              <w:szCs w:val="24"/>
              <w14:ligatures w14:val="standardContextual"/>
            </w:rPr>
          </w:pPr>
          <w:del w:id="419" w:author="Zixuan Zhou" w:date="2026-04-27T03:45:00Z" w16du:dateUtc="2026-04-26T19:45:00Z">
            <w:r w:rsidRPr="00DC6D96" w:rsidDel="00DC6D96">
              <w:rPr>
                <w:rFonts w:hint="eastAsia"/>
                <w:rPrChange w:id="420" w:author="Zixuan Zhou" w:date="2026-04-27T03:45:00Z" w16du:dateUtc="2026-04-26T19:45:00Z">
                  <w:rPr>
                    <w:rStyle w:val="afb"/>
                    <w:rFonts w:hint="eastAsia"/>
                    <w:noProof/>
                  </w:rPr>
                </w:rPrChange>
              </w:rPr>
              <w:delText>第</w:delText>
            </w:r>
            <w:r w:rsidRPr="00DC6D96" w:rsidDel="00DC6D96">
              <w:rPr>
                <w:rPrChange w:id="421" w:author="Zixuan Zhou" w:date="2026-04-27T03:45:00Z" w16du:dateUtc="2026-04-26T19:45:00Z">
                  <w:rPr>
                    <w:rStyle w:val="afb"/>
                    <w:noProof/>
                  </w:rPr>
                </w:rPrChange>
              </w:rPr>
              <w:delText xml:space="preserve"> 2 </w:delText>
            </w:r>
            <w:r w:rsidRPr="00DC6D96" w:rsidDel="00DC6D96">
              <w:rPr>
                <w:rFonts w:hint="eastAsia"/>
                <w:rPrChange w:id="422"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423" w:author="Zixuan Zhou" w:date="2026-04-27T03:45:00Z" w16du:dateUtc="2026-04-26T19:45:00Z">
                  <w:rPr>
                    <w:rStyle w:val="afb"/>
                    <w:rFonts w:hint="eastAsia"/>
                    <w:noProof/>
                  </w:rPr>
                </w:rPrChange>
              </w:rPr>
              <w:delText>相关理论与关键技术</w:delText>
            </w:r>
            <w:r w:rsidDel="00DC6D96">
              <w:rPr>
                <w:rFonts w:hint="eastAsia"/>
                <w:noProof/>
                <w:webHidden/>
              </w:rPr>
              <w:tab/>
            </w:r>
            <w:r w:rsidDel="00DC6D96">
              <w:rPr>
                <w:noProof/>
                <w:webHidden/>
              </w:rPr>
              <w:delText>8</w:delText>
            </w:r>
          </w:del>
        </w:p>
        <w:p w14:paraId="75102AA8" w14:textId="416F9F3B" w:rsidR="00BA1BF6" w:rsidDel="00DC6D96" w:rsidRDefault="00BA1BF6">
          <w:pPr>
            <w:pStyle w:val="TOC2"/>
            <w:snapToGrid/>
            <w:spacing w:line="400" w:lineRule="exact"/>
            <w:rPr>
              <w:del w:id="424" w:author="Zixuan Zhou" w:date="2026-04-27T03:45:00Z" w16du:dateUtc="2026-04-26T19:45:00Z"/>
              <w:rFonts w:asciiTheme="minorHAnsi" w:eastAsiaTheme="minorEastAsia" w:hAnsiTheme="minorHAnsi" w:hint="eastAsia"/>
              <w:noProof/>
              <w:sz w:val="22"/>
              <w:szCs w:val="24"/>
              <w14:ligatures w14:val="standardContextual"/>
            </w:rPr>
          </w:pPr>
          <w:del w:id="425" w:author="Zixuan Zhou" w:date="2026-04-27T03:45:00Z" w16du:dateUtc="2026-04-26T19:45:00Z">
            <w:r w:rsidRPr="00DC6D96" w:rsidDel="00DC6D96">
              <w:rPr>
                <w:rPrChange w:id="426" w:author="Zixuan Zhou" w:date="2026-04-27T03:45:00Z" w16du:dateUtc="2026-04-26T19:45:00Z">
                  <w:rPr>
                    <w:rStyle w:val="afb"/>
                    <w:noProof/>
                  </w:rPr>
                </w:rPrChange>
              </w:rPr>
              <w:delText xml:space="preserve">2.1 </w:delText>
            </w:r>
            <w:r w:rsidRPr="00DC6D96" w:rsidDel="00DC6D96">
              <w:rPr>
                <w:rFonts w:hint="eastAsia"/>
                <w:rPrChange w:id="427" w:author="Zixuan Zhou" w:date="2026-04-27T03:45:00Z" w16du:dateUtc="2026-04-26T19:45:00Z">
                  <w:rPr>
                    <w:rStyle w:val="afb"/>
                    <w:rFonts w:hint="eastAsia"/>
                    <w:noProof/>
                  </w:rPr>
                </w:rPrChange>
              </w:rPr>
              <w:delText>青少年生殖健康与社交媒体健康传播相关理论</w:delText>
            </w:r>
            <w:r w:rsidDel="00DC6D96">
              <w:rPr>
                <w:rFonts w:hint="eastAsia"/>
                <w:noProof/>
                <w:webHidden/>
              </w:rPr>
              <w:tab/>
            </w:r>
            <w:r w:rsidDel="00DC6D96">
              <w:rPr>
                <w:noProof/>
                <w:webHidden/>
              </w:rPr>
              <w:delText>8</w:delText>
            </w:r>
          </w:del>
        </w:p>
        <w:p w14:paraId="084155B0" w14:textId="568017E3" w:rsidR="00BA1BF6" w:rsidDel="00DC6D96" w:rsidRDefault="00BA1BF6">
          <w:pPr>
            <w:pStyle w:val="TOC3"/>
            <w:snapToGrid/>
            <w:rPr>
              <w:del w:id="428" w:author="Zixuan Zhou" w:date="2026-04-27T03:45:00Z" w16du:dateUtc="2026-04-26T19:45:00Z"/>
              <w:rFonts w:asciiTheme="minorHAnsi" w:eastAsiaTheme="minorEastAsia" w:hAnsiTheme="minorHAnsi" w:hint="eastAsia"/>
              <w:noProof/>
              <w:sz w:val="22"/>
              <w:szCs w:val="24"/>
              <w14:ligatures w14:val="standardContextual"/>
            </w:rPr>
          </w:pPr>
          <w:del w:id="429" w:author="Zixuan Zhou" w:date="2026-04-27T03:45:00Z" w16du:dateUtc="2026-04-26T19:45:00Z">
            <w:r w:rsidRPr="00DC6D96" w:rsidDel="00DC6D96">
              <w:rPr>
                <w:rPrChange w:id="430" w:author="Zixuan Zhou" w:date="2026-04-27T03:45:00Z" w16du:dateUtc="2026-04-26T19:45:00Z">
                  <w:rPr>
                    <w:rStyle w:val="afb"/>
                    <w:noProof/>
                  </w:rPr>
                </w:rPrChange>
              </w:rPr>
              <w:delText xml:space="preserve">2.1.1 </w:delText>
            </w:r>
            <w:r w:rsidRPr="00DC6D96" w:rsidDel="00DC6D96">
              <w:rPr>
                <w:rFonts w:hint="eastAsia"/>
                <w:rPrChange w:id="431" w:author="Zixuan Zhou" w:date="2026-04-27T03:45:00Z" w16du:dateUtc="2026-04-26T19:45:00Z">
                  <w:rPr>
                    <w:rStyle w:val="afb"/>
                    <w:rFonts w:hint="eastAsia"/>
                    <w:noProof/>
                  </w:rPr>
                </w:rPrChange>
              </w:rPr>
              <w:delText>青少年生殖健康的内涵与主要议题</w:delText>
            </w:r>
            <w:r w:rsidDel="00DC6D96">
              <w:rPr>
                <w:rFonts w:hint="eastAsia"/>
                <w:noProof/>
                <w:webHidden/>
              </w:rPr>
              <w:tab/>
            </w:r>
            <w:r w:rsidDel="00DC6D96">
              <w:rPr>
                <w:noProof/>
                <w:webHidden/>
              </w:rPr>
              <w:delText>8</w:delText>
            </w:r>
          </w:del>
        </w:p>
        <w:p w14:paraId="4D80EEB8" w14:textId="0E9ED8BD" w:rsidR="00BA1BF6" w:rsidDel="00DC6D96" w:rsidRDefault="00BA1BF6">
          <w:pPr>
            <w:pStyle w:val="TOC3"/>
            <w:snapToGrid/>
            <w:rPr>
              <w:del w:id="432" w:author="Zixuan Zhou" w:date="2026-04-27T03:45:00Z" w16du:dateUtc="2026-04-26T19:45:00Z"/>
              <w:rFonts w:asciiTheme="minorHAnsi" w:eastAsiaTheme="minorEastAsia" w:hAnsiTheme="minorHAnsi" w:hint="eastAsia"/>
              <w:noProof/>
              <w:sz w:val="22"/>
              <w:szCs w:val="24"/>
              <w14:ligatures w14:val="standardContextual"/>
            </w:rPr>
          </w:pPr>
          <w:del w:id="433" w:author="Zixuan Zhou" w:date="2026-04-27T03:45:00Z" w16du:dateUtc="2026-04-26T19:45:00Z">
            <w:r w:rsidRPr="00DC6D96" w:rsidDel="00DC6D96">
              <w:rPr>
                <w:rPrChange w:id="434" w:author="Zixuan Zhou" w:date="2026-04-27T03:45:00Z" w16du:dateUtc="2026-04-26T19:45:00Z">
                  <w:rPr>
                    <w:rStyle w:val="afb"/>
                    <w:noProof/>
                  </w:rPr>
                </w:rPrChange>
              </w:rPr>
              <w:delText xml:space="preserve">2.1.2 </w:delText>
            </w:r>
            <w:r w:rsidRPr="00DC6D96" w:rsidDel="00DC6D96">
              <w:rPr>
                <w:rFonts w:hint="eastAsia"/>
                <w:rPrChange w:id="435" w:author="Zixuan Zhou" w:date="2026-04-27T03:45:00Z" w16du:dateUtc="2026-04-26T19:45:00Z">
                  <w:rPr>
                    <w:rStyle w:val="afb"/>
                    <w:rFonts w:hint="eastAsia"/>
                    <w:noProof/>
                  </w:rPr>
                </w:rPrChange>
              </w:rPr>
              <w:delText>社交媒体健康传播的特点</w:delText>
            </w:r>
            <w:r w:rsidDel="00DC6D96">
              <w:rPr>
                <w:rFonts w:hint="eastAsia"/>
                <w:noProof/>
                <w:webHidden/>
              </w:rPr>
              <w:tab/>
            </w:r>
            <w:r w:rsidDel="00DC6D96">
              <w:rPr>
                <w:noProof/>
                <w:webHidden/>
              </w:rPr>
              <w:delText>8</w:delText>
            </w:r>
          </w:del>
        </w:p>
        <w:p w14:paraId="6652E202" w14:textId="3B0B6506" w:rsidR="00BA1BF6" w:rsidDel="00DC6D96" w:rsidRDefault="00BA1BF6">
          <w:pPr>
            <w:pStyle w:val="TOC3"/>
            <w:snapToGrid/>
            <w:rPr>
              <w:del w:id="436" w:author="Zixuan Zhou" w:date="2026-04-27T03:45:00Z" w16du:dateUtc="2026-04-26T19:45:00Z"/>
              <w:rFonts w:asciiTheme="minorHAnsi" w:eastAsiaTheme="minorEastAsia" w:hAnsiTheme="minorHAnsi" w:hint="eastAsia"/>
              <w:noProof/>
              <w:sz w:val="22"/>
              <w:szCs w:val="24"/>
              <w14:ligatures w14:val="standardContextual"/>
            </w:rPr>
          </w:pPr>
          <w:del w:id="437" w:author="Zixuan Zhou" w:date="2026-04-27T03:45:00Z" w16du:dateUtc="2026-04-26T19:45:00Z">
            <w:r w:rsidRPr="00DC6D96" w:rsidDel="00DC6D96">
              <w:rPr>
                <w:rPrChange w:id="438" w:author="Zixuan Zhou" w:date="2026-04-27T03:45:00Z" w16du:dateUtc="2026-04-26T19:45:00Z">
                  <w:rPr>
                    <w:rStyle w:val="afb"/>
                    <w:noProof/>
                  </w:rPr>
                </w:rPrChange>
              </w:rPr>
              <w:delText xml:space="preserve">2.1.3 </w:delText>
            </w:r>
            <w:r w:rsidRPr="00DC6D96" w:rsidDel="00DC6D96">
              <w:rPr>
                <w:rFonts w:hint="eastAsia"/>
                <w:rPrChange w:id="439" w:author="Zixuan Zhou" w:date="2026-04-27T03:45:00Z" w16du:dateUtc="2026-04-26T19:45:00Z">
                  <w:rPr>
                    <w:rStyle w:val="afb"/>
                    <w:rFonts w:hint="eastAsia"/>
                    <w:noProof/>
                  </w:rPr>
                </w:rPrChange>
              </w:rPr>
              <w:delText>用户生成内容在健康研究中的价值</w:delText>
            </w:r>
            <w:r w:rsidDel="00DC6D96">
              <w:rPr>
                <w:rFonts w:hint="eastAsia"/>
                <w:noProof/>
                <w:webHidden/>
              </w:rPr>
              <w:tab/>
            </w:r>
            <w:r w:rsidDel="00DC6D96">
              <w:rPr>
                <w:noProof/>
                <w:webHidden/>
              </w:rPr>
              <w:delText>9</w:delText>
            </w:r>
          </w:del>
        </w:p>
        <w:p w14:paraId="14B5466A" w14:textId="7197CF2F" w:rsidR="00BA1BF6" w:rsidDel="00DC6D96" w:rsidRDefault="00BA1BF6">
          <w:pPr>
            <w:pStyle w:val="TOC2"/>
            <w:snapToGrid/>
            <w:spacing w:line="400" w:lineRule="exact"/>
            <w:rPr>
              <w:del w:id="440" w:author="Zixuan Zhou" w:date="2026-04-27T03:45:00Z" w16du:dateUtc="2026-04-26T19:45:00Z"/>
              <w:rFonts w:asciiTheme="minorHAnsi" w:eastAsiaTheme="minorEastAsia" w:hAnsiTheme="minorHAnsi" w:hint="eastAsia"/>
              <w:noProof/>
              <w:sz w:val="22"/>
              <w:szCs w:val="24"/>
              <w14:ligatures w14:val="standardContextual"/>
            </w:rPr>
          </w:pPr>
          <w:del w:id="441" w:author="Zixuan Zhou" w:date="2026-04-27T03:45:00Z" w16du:dateUtc="2026-04-26T19:45:00Z">
            <w:r w:rsidRPr="00DC6D96" w:rsidDel="00DC6D96">
              <w:rPr>
                <w:rPrChange w:id="442" w:author="Zixuan Zhou" w:date="2026-04-27T03:45:00Z" w16du:dateUtc="2026-04-26T19:45:00Z">
                  <w:rPr>
                    <w:rStyle w:val="afb"/>
                    <w:noProof/>
                  </w:rPr>
                </w:rPrChange>
              </w:rPr>
              <w:delText xml:space="preserve">2.2 </w:delText>
            </w:r>
            <w:r w:rsidRPr="00DC6D96" w:rsidDel="00DC6D96">
              <w:rPr>
                <w:rFonts w:hint="eastAsia"/>
                <w:rPrChange w:id="443" w:author="Zixuan Zhou" w:date="2026-04-27T03:45:00Z" w16du:dateUtc="2026-04-26T19:45:00Z">
                  <w:rPr>
                    <w:rStyle w:val="afb"/>
                    <w:rFonts w:hint="eastAsia"/>
                    <w:noProof/>
                  </w:rPr>
                </w:rPrChange>
              </w:rPr>
              <w:delText>大语言模型相关技术</w:delText>
            </w:r>
            <w:r w:rsidDel="00DC6D96">
              <w:rPr>
                <w:rFonts w:hint="eastAsia"/>
                <w:noProof/>
                <w:webHidden/>
              </w:rPr>
              <w:tab/>
            </w:r>
            <w:r w:rsidDel="00DC6D96">
              <w:rPr>
                <w:noProof/>
                <w:webHidden/>
              </w:rPr>
              <w:delText>9</w:delText>
            </w:r>
          </w:del>
        </w:p>
        <w:p w14:paraId="095B0244" w14:textId="4A705056" w:rsidR="00BA1BF6" w:rsidDel="00DC6D96" w:rsidRDefault="00BA1BF6">
          <w:pPr>
            <w:pStyle w:val="TOC3"/>
            <w:snapToGrid/>
            <w:rPr>
              <w:del w:id="444" w:author="Zixuan Zhou" w:date="2026-04-27T03:45:00Z" w16du:dateUtc="2026-04-26T19:45:00Z"/>
              <w:rFonts w:asciiTheme="minorHAnsi" w:eastAsiaTheme="minorEastAsia" w:hAnsiTheme="minorHAnsi" w:hint="eastAsia"/>
              <w:noProof/>
              <w:sz w:val="22"/>
              <w:szCs w:val="24"/>
              <w14:ligatures w14:val="standardContextual"/>
            </w:rPr>
          </w:pPr>
          <w:del w:id="445" w:author="Zixuan Zhou" w:date="2026-04-27T03:45:00Z" w16du:dateUtc="2026-04-26T19:45:00Z">
            <w:r w:rsidRPr="00DC6D96" w:rsidDel="00DC6D96">
              <w:rPr>
                <w:rPrChange w:id="446" w:author="Zixuan Zhou" w:date="2026-04-27T03:45:00Z" w16du:dateUtc="2026-04-26T19:45:00Z">
                  <w:rPr>
                    <w:rStyle w:val="afb"/>
                    <w:noProof/>
                  </w:rPr>
                </w:rPrChange>
              </w:rPr>
              <w:delText xml:space="preserve">2.2.1 </w:delText>
            </w:r>
            <w:r w:rsidRPr="00DC6D96" w:rsidDel="00DC6D96">
              <w:rPr>
                <w:rFonts w:hint="eastAsia"/>
                <w:rPrChange w:id="447" w:author="Zixuan Zhou" w:date="2026-04-27T03:45:00Z" w16du:dateUtc="2026-04-26T19:45:00Z">
                  <w:rPr>
                    <w:rStyle w:val="afb"/>
                    <w:rFonts w:hint="eastAsia"/>
                    <w:noProof/>
                  </w:rPr>
                </w:rPrChange>
              </w:rPr>
              <w:delText>大语言模型基本原理与特点</w:delText>
            </w:r>
            <w:r w:rsidDel="00DC6D96">
              <w:rPr>
                <w:rFonts w:hint="eastAsia"/>
                <w:noProof/>
                <w:webHidden/>
              </w:rPr>
              <w:tab/>
            </w:r>
            <w:r w:rsidDel="00DC6D96">
              <w:rPr>
                <w:noProof/>
                <w:webHidden/>
              </w:rPr>
              <w:delText>9</w:delText>
            </w:r>
          </w:del>
        </w:p>
        <w:p w14:paraId="03728F32" w14:textId="38906D5D" w:rsidR="00BA1BF6" w:rsidDel="00DC6D96" w:rsidRDefault="00BA1BF6">
          <w:pPr>
            <w:pStyle w:val="TOC3"/>
            <w:snapToGrid/>
            <w:rPr>
              <w:del w:id="448" w:author="Zixuan Zhou" w:date="2026-04-27T03:45:00Z" w16du:dateUtc="2026-04-26T19:45:00Z"/>
              <w:rFonts w:asciiTheme="minorHAnsi" w:eastAsiaTheme="minorEastAsia" w:hAnsiTheme="minorHAnsi" w:hint="eastAsia"/>
              <w:noProof/>
              <w:sz w:val="22"/>
              <w:szCs w:val="24"/>
              <w14:ligatures w14:val="standardContextual"/>
            </w:rPr>
          </w:pPr>
          <w:del w:id="449" w:author="Zixuan Zhou" w:date="2026-04-27T03:45:00Z" w16du:dateUtc="2026-04-26T19:45:00Z">
            <w:r w:rsidRPr="00DC6D96" w:rsidDel="00DC6D96">
              <w:rPr>
                <w:rPrChange w:id="450" w:author="Zixuan Zhou" w:date="2026-04-27T03:45:00Z" w16du:dateUtc="2026-04-26T19:45:00Z">
                  <w:rPr>
                    <w:rStyle w:val="afb"/>
                    <w:noProof/>
                  </w:rPr>
                </w:rPrChange>
              </w:rPr>
              <w:delText xml:space="preserve">2.2.2 </w:delText>
            </w:r>
            <w:r w:rsidRPr="00DC6D96" w:rsidDel="00DC6D96">
              <w:rPr>
                <w:rFonts w:hint="eastAsia"/>
                <w:rPrChange w:id="451" w:author="Zixuan Zhou" w:date="2026-04-27T03:45:00Z" w16du:dateUtc="2026-04-26T19:45:00Z">
                  <w:rPr>
                    <w:rStyle w:val="afb"/>
                    <w:rFonts w:hint="eastAsia"/>
                    <w:noProof/>
                  </w:rPr>
                </w:rPrChange>
              </w:rPr>
              <w:delText>大语言模型在医疗健康问答中的应用</w:delText>
            </w:r>
            <w:r w:rsidDel="00DC6D96">
              <w:rPr>
                <w:rFonts w:hint="eastAsia"/>
                <w:noProof/>
                <w:webHidden/>
              </w:rPr>
              <w:tab/>
            </w:r>
            <w:r w:rsidDel="00DC6D96">
              <w:rPr>
                <w:noProof/>
                <w:webHidden/>
              </w:rPr>
              <w:delText>10</w:delText>
            </w:r>
          </w:del>
        </w:p>
        <w:p w14:paraId="5CEC363F" w14:textId="004451B5" w:rsidR="00BA1BF6" w:rsidDel="00DC6D96" w:rsidRDefault="00BA1BF6">
          <w:pPr>
            <w:pStyle w:val="TOC3"/>
            <w:snapToGrid/>
            <w:rPr>
              <w:del w:id="452" w:author="Zixuan Zhou" w:date="2026-04-27T03:45:00Z" w16du:dateUtc="2026-04-26T19:45:00Z"/>
              <w:rFonts w:asciiTheme="minorHAnsi" w:eastAsiaTheme="minorEastAsia" w:hAnsiTheme="minorHAnsi" w:hint="eastAsia"/>
              <w:noProof/>
              <w:sz w:val="22"/>
              <w:szCs w:val="24"/>
              <w14:ligatures w14:val="standardContextual"/>
            </w:rPr>
          </w:pPr>
          <w:del w:id="453" w:author="Zixuan Zhou" w:date="2026-04-27T03:45:00Z" w16du:dateUtc="2026-04-26T19:45:00Z">
            <w:r w:rsidRPr="00DC6D96" w:rsidDel="00DC6D96">
              <w:rPr>
                <w:rPrChange w:id="454" w:author="Zixuan Zhou" w:date="2026-04-27T03:45:00Z" w16du:dateUtc="2026-04-26T19:45:00Z">
                  <w:rPr>
                    <w:rStyle w:val="afb"/>
                    <w:noProof/>
                  </w:rPr>
                </w:rPrChange>
              </w:rPr>
              <w:delText xml:space="preserve">2.2.3 </w:delText>
            </w:r>
            <w:r w:rsidRPr="00DC6D96" w:rsidDel="00DC6D96">
              <w:rPr>
                <w:rFonts w:hint="eastAsia"/>
                <w:rPrChange w:id="455" w:author="Zixuan Zhou" w:date="2026-04-27T03:45:00Z" w16du:dateUtc="2026-04-26T19:45:00Z">
                  <w:rPr>
                    <w:rStyle w:val="afb"/>
                    <w:rFonts w:hint="eastAsia"/>
                    <w:noProof/>
                  </w:rPr>
                </w:rPrChange>
              </w:rPr>
              <w:delText>问题规范化改写、答案生成与指令跟随能力</w:delText>
            </w:r>
            <w:r w:rsidDel="00DC6D96">
              <w:rPr>
                <w:rFonts w:hint="eastAsia"/>
                <w:noProof/>
                <w:webHidden/>
              </w:rPr>
              <w:tab/>
            </w:r>
            <w:r w:rsidDel="00DC6D96">
              <w:rPr>
                <w:noProof/>
                <w:webHidden/>
              </w:rPr>
              <w:delText>10</w:delText>
            </w:r>
          </w:del>
        </w:p>
        <w:p w14:paraId="6CE9FADB" w14:textId="58CF97E5" w:rsidR="00BA1BF6" w:rsidDel="00DC6D96" w:rsidRDefault="00BA1BF6">
          <w:pPr>
            <w:pStyle w:val="TOC3"/>
            <w:snapToGrid/>
            <w:rPr>
              <w:del w:id="456" w:author="Zixuan Zhou" w:date="2026-04-27T03:45:00Z" w16du:dateUtc="2026-04-26T19:45:00Z"/>
              <w:rFonts w:asciiTheme="minorHAnsi" w:eastAsiaTheme="minorEastAsia" w:hAnsiTheme="minorHAnsi" w:hint="eastAsia"/>
              <w:noProof/>
              <w:sz w:val="22"/>
              <w:szCs w:val="24"/>
              <w14:ligatures w14:val="standardContextual"/>
            </w:rPr>
          </w:pPr>
          <w:del w:id="457" w:author="Zixuan Zhou" w:date="2026-04-27T03:45:00Z" w16du:dateUtc="2026-04-26T19:45:00Z">
            <w:r w:rsidRPr="00DC6D96" w:rsidDel="00DC6D96">
              <w:rPr>
                <w:rPrChange w:id="458" w:author="Zixuan Zhou" w:date="2026-04-27T03:45:00Z" w16du:dateUtc="2026-04-26T19:45:00Z">
                  <w:rPr>
                    <w:rStyle w:val="afb"/>
                    <w:noProof/>
                  </w:rPr>
                </w:rPrChange>
              </w:rPr>
              <w:delText xml:space="preserve">2.2.4 </w:delText>
            </w:r>
            <w:r w:rsidRPr="00DC6D96" w:rsidDel="00DC6D96">
              <w:rPr>
                <w:rFonts w:hint="eastAsia"/>
                <w:rPrChange w:id="459" w:author="Zixuan Zhou" w:date="2026-04-27T03:45:00Z" w16du:dateUtc="2026-04-26T19:45:00Z">
                  <w:rPr>
                    <w:rStyle w:val="afb"/>
                    <w:rFonts w:hint="eastAsia"/>
                    <w:noProof/>
                  </w:rPr>
                </w:rPrChange>
              </w:rPr>
              <w:delText>模型微调</w:delText>
            </w:r>
            <w:r w:rsidRPr="00DC6D96" w:rsidDel="00DC6D96">
              <w:rPr>
                <w:rPrChange w:id="460" w:author="Zixuan Zhou" w:date="2026-04-27T03:45:00Z" w16du:dateUtc="2026-04-26T19:45:00Z">
                  <w:rPr>
                    <w:rStyle w:val="afb"/>
                    <w:noProof/>
                  </w:rPr>
                </w:rPrChange>
              </w:rPr>
              <w:delText>-LLaMA Factory</w:delText>
            </w:r>
            <w:r w:rsidDel="00DC6D96">
              <w:rPr>
                <w:rFonts w:hint="eastAsia"/>
                <w:noProof/>
                <w:webHidden/>
              </w:rPr>
              <w:tab/>
            </w:r>
            <w:r w:rsidDel="00DC6D96">
              <w:rPr>
                <w:noProof/>
                <w:webHidden/>
              </w:rPr>
              <w:delText>10</w:delText>
            </w:r>
          </w:del>
        </w:p>
        <w:p w14:paraId="674999F1" w14:textId="47194E25" w:rsidR="00BA1BF6" w:rsidDel="00DC6D96" w:rsidRDefault="00BA1BF6">
          <w:pPr>
            <w:pStyle w:val="TOC2"/>
            <w:snapToGrid/>
            <w:spacing w:line="400" w:lineRule="exact"/>
            <w:rPr>
              <w:del w:id="461" w:author="Zixuan Zhou" w:date="2026-04-27T03:45:00Z" w16du:dateUtc="2026-04-26T19:45:00Z"/>
              <w:rFonts w:asciiTheme="minorHAnsi" w:eastAsiaTheme="minorEastAsia" w:hAnsiTheme="minorHAnsi" w:hint="eastAsia"/>
              <w:noProof/>
              <w:sz w:val="22"/>
              <w:szCs w:val="24"/>
              <w14:ligatures w14:val="standardContextual"/>
            </w:rPr>
          </w:pPr>
          <w:del w:id="462" w:author="Zixuan Zhou" w:date="2026-04-27T03:45:00Z" w16du:dateUtc="2026-04-26T19:45:00Z">
            <w:r w:rsidRPr="00DC6D96" w:rsidDel="00DC6D96">
              <w:rPr>
                <w:rPrChange w:id="463" w:author="Zixuan Zhou" w:date="2026-04-27T03:45:00Z" w16du:dateUtc="2026-04-26T19:45:00Z">
                  <w:rPr>
                    <w:rStyle w:val="afb"/>
                    <w:noProof/>
                  </w:rPr>
                </w:rPrChange>
              </w:rPr>
              <w:delText xml:space="preserve">2.3 </w:delText>
            </w:r>
            <w:r w:rsidRPr="00DC6D96" w:rsidDel="00DC6D96">
              <w:rPr>
                <w:rFonts w:hint="eastAsia"/>
                <w:rPrChange w:id="464" w:author="Zixuan Zhou" w:date="2026-04-27T03:45:00Z" w16du:dateUtc="2026-04-26T19:45:00Z">
                  <w:rPr>
                    <w:rStyle w:val="afb"/>
                    <w:rFonts w:hint="eastAsia"/>
                    <w:noProof/>
                  </w:rPr>
                </w:rPrChange>
              </w:rPr>
              <w:delText>模型评估方法</w:delText>
            </w:r>
            <w:r w:rsidDel="00DC6D96">
              <w:rPr>
                <w:rFonts w:hint="eastAsia"/>
                <w:noProof/>
                <w:webHidden/>
              </w:rPr>
              <w:tab/>
            </w:r>
            <w:r w:rsidDel="00DC6D96">
              <w:rPr>
                <w:noProof/>
                <w:webHidden/>
              </w:rPr>
              <w:delText>10</w:delText>
            </w:r>
          </w:del>
        </w:p>
        <w:p w14:paraId="0DA3B275" w14:textId="7B6B5E4A" w:rsidR="00BA1BF6" w:rsidDel="00DC6D96" w:rsidRDefault="00BA1BF6">
          <w:pPr>
            <w:pStyle w:val="TOC3"/>
            <w:snapToGrid/>
            <w:rPr>
              <w:del w:id="465" w:author="Zixuan Zhou" w:date="2026-04-27T03:45:00Z" w16du:dateUtc="2026-04-26T19:45:00Z"/>
              <w:rFonts w:asciiTheme="minorHAnsi" w:eastAsiaTheme="minorEastAsia" w:hAnsiTheme="minorHAnsi" w:hint="eastAsia"/>
              <w:noProof/>
              <w:sz w:val="22"/>
              <w:szCs w:val="24"/>
              <w14:ligatures w14:val="standardContextual"/>
            </w:rPr>
          </w:pPr>
          <w:del w:id="466" w:author="Zixuan Zhou" w:date="2026-04-27T03:45:00Z" w16du:dateUtc="2026-04-26T19:45:00Z">
            <w:r w:rsidRPr="00DC6D96" w:rsidDel="00DC6D96">
              <w:rPr>
                <w:rPrChange w:id="467" w:author="Zixuan Zhou" w:date="2026-04-27T03:45:00Z" w16du:dateUtc="2026-04-26T19:45:00Z">
                  <w:rPr>
                    <w:rStyle w:val="afb"/>
                    <w:noProof/>
                  </w:rPr>
                </w:rPrChange>
              </w:rPr>
              <w:delText xml:space="preserve">2.3.1 </w:delText>
            </w:r>
            <w:r w:rsidRPr="00DC6D96" w:rsidDel="00DC6D96">
              <w:rPr>
                <w:rFonts w:hint="eastAsia"/>
                <w:rPrChange w:id="468" w:author="Zixuan Zhou" w:date="2026-04-27T03:45:00Z" w16du:dateUtc="2026-04-26T19:45:00Z">
                  <w:rPr>
                    <w:rStyle w:val="afb"/>
                    <w:rFonts w:hint="eastAsia"/>
                    <w:noProof/>
                  </w:rPr>
                </w:rPrChange>
              </w:rPr>
              <w:delText>人工评估维度</w:delText>
            </w:r>
            <w:r w:rsidDel="00DC6D96">
              <w:rPr>
                <w:rFonts w:hint="eastAsia"/>
                <w:noProof/>
                <w:webHidden/>
              </w:rPr>
              <w:tab/>
            </w:r>
            <w:r w:rsidDel="00DC6D96">
              <w:rPr>
                <w:noProof/>
                <w:webHidden/>
              </w:rPr>
              <w:delText>11</w:delText>
            </w:r>
          </w:del>
        </w:p>
        <w:p w14:paraId="5C01E84D" w14:textId="260D6911" w:rsidR="00BA1BF6" w:rsidDel="00DC6D96" w:rsidRDefault="00BA1BF6">
          <w:pPr>
            <w:pStyle w:val="TOC3"/>
            <w:snapToGrid/>
            <w:rPr>
              <w:del w:id="469" w:author="Zixuan Zhou" w:date="2026-04-27T03:45:00Z" w16du:dateUtc="2026-04-26T19:45:00Z"/>
              <w:rFonts w:asciiTheme="minorHAnsi" w:eastAsiaTheme="minorEastAsia" w:hAnsiTheme="minorHAnsi" w:hint="eastAsia"/>
              <w:noProof/>
              <w:sz w:val="22"/>
              <w:szCs w:val="24"/>
              <w14:ligatures w14:val="standardContextual"/>
            </w:rPr>
          </w:pPr>
          <w:del w:id="470" w:author="Zixuan Zhou" w:date="2026-04-27T03:45:00Z" w16du:dateUtc="2026-04-26T19:45:00Z">
            <w:r w:rsidRPr="00DC6D96" w:rsidDel="00DC6D96">
              <w:rPr>
                <w:rPrChange w:id="471" w:author="Zixuan Zhou" w:date="2026-04-27T03:45:00Z" w16du:dateUtc="2026-04-26T19:45:00Z">
                  <w:rPr>
                    <w:rStyle w:val="afb"/>
                    <w:noProof/>
                  </w:rPr>
                </w:rPrChange>
              </w:rPr>
              <w:delText xml:space="preserve">2.3.2 </w:delText>
            </w:r>
            <w:r w:rsidRPr="00DC6D96" w:rsidDel="00DC6D96">
              <w:rPr>
                <w:rFonts w:hint="eastAsia"/>
                <w:rPrChange w:id="472" w:author="Zixuan Zhou" w:date="2026-04-27T03:45:00Z" w16du:dateUtc="2026-04-26T19:45:00Z">
                  <w:rPr>
                    <w:rStyle w:val="afb"/>
                    <w:rFonts w:hint="eastAsia"/>
                    <w:noProof/>
                  </w:rPr>
                </w:rPrChange>
              </w:rPr>
              <w:delText>自动化评估方法</w:delText>
            </w:r>
            <w:r w:rsidDel="00DC6D96">
              <w:rPr>
                <w:rFonts w:hint="eastAsia"/>
                <w:noProof/>
                <w:webHidden/>
              </w:rPr>
              <w:tab/>
            </w:r>
            <w:r w:rsidDel="00DC6D96">
              <w:rPr>
                <w:noProof/>
                <w:webHidden/>
              </w:rPr>
              <w:delText>11</w:delText>
            </w:r>
          </w:del>
        </w:p>
        <w:p w14:paraId="5039BBD8" w14:textId="5932D9FF" w:rsidR="00BA1BF6" w:rsidDel="00DC6D96" w:rsidRDefault="00BA1BF6">
          <w:pPr>
            <w:pStyle w:val="TOC2"/>
            <w:snapToGrid/>
            <w:spacing w:line="400" w:lineRule="exact"/>
            <w:rPr>
              <w:del w:id="473" w:author="Zixuan Zhou" w:date="2026-04-27T03:45:00Z" w16du:dateUtc="2026-04-26T19:45:00Z"/>
              <w:rFonts w:asciiTheme="minorHAnsi" w:eastAsiaTheme="minorEastAsia" w:hAnsiTheme="minorHAnsi" w:hint="eastAsia"/>
              <w:noProof/>
              <w:sz w:val="22"/>
              <w:szCs w:val="24"/>
              <w14:ligatures w14:val="standardContextual"/>
            </w:rPr>
          </w:pPr>
          <w:del w:id="474" w:author="Zixuan Zhou" w:date="2026-04-27T03:45:00Z" w16du:dateUtc="2026-04-26T19:45:00Z">
            <w:r w:rsidRPr="00DC6D96" w:rsidDel="00DC6D96">
              <w:rPr>
                <w:rPrChange w:id="475" w:author="Zixuan Zhou" w:date="2026-04-27T03:45:00Z" w16du:dateUtc="2026-04-26T19:45:00Z">
                  <w:rPr>
                    <w:rStyle w:val="afb"/>
                    <w:noProof/>
                  </w:rPr>
                </w:rPrChange>
              </w:rPr>
              <w:delText xml:space="preserve">2.4 </w:delText>
            </w:r>
            <w:r w:rsidRPr="00DC6D96" w:rsidDel="00DC6D96">
              <w:rPr>
                <w:rFonts w:hint="eastAsia"/>
                <w:rPrChange w:id="476"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11</w:delText>
            </w:r>
          </w:del>
        </w:p>
        <w:p w14:paraId="51E8408F" w14:textId="536A820D" w:rsidR="00BA1BF6" w:rsidDel="00DC6D96" w:rsidRDefault="00BA1BF6">
          <w:pPr>
            <w:pStyle w:val="TOC1"/>
            <w:tabs>
              <w:tab w:val="left" w:pos="1260"/>
            </w:tabs>
            <w:wordWrap/>
            <w:snapToGrid/>
            <w:spacing w:line="400" w:lineRule="exact"/>
            <w:rPr>
              <w:del w:id="477" w:author="Zixuan Zhou" w:date="2026-04-27T03:45:00Z" w16du:dateUtc="2026-04-26T19:45:00Z"/>
              <w:rFonts w:asciiTheme="minorHAnsi" w:eastAsiaTheme="minorEastAsia" w:hAnsiTheme="minorHAnsi" w:hint="eastAsia"/>
              <w:noProof/>
              <w:sz w:val="22"/>
              <w:szCs w:val="24"/>
              <w14:ligatures w14:val="standardContextual"/>
            </w:rPr>
          </w:pPr>
          <w:del w:id="478" w:author="Zixuan Zhou" w:date="2026-04-27T03:45:00Z" w16du:dateUtc="2026-04-26T19:45:00Z">
            <w:r w:rsidRPr="00DC6D96" w:rsidDel="00DC6D96">
              <w:rPr>
                <w:rFonts w:hint="eastAsia"/>
                <w:rPrChange w:id="479" w:author="Zixuan Zhou" w:date="2026-04-27T03:45:00Z" w16du:dateUtc="2026-04-26T19:45:00Z">
                  <w:rPr>
                    <w:rStyle w:val="afb"/>
                    <w:rFonts w:hint="eastAsia"/>
                    <w:noProof/>
                  </w:rPr>
                </w:rPrChange>
              </w:rPr>
              <w:delText>第</w:delText>
            </w:r>
            <w:r w:rsidRPr="00DC6D96" w:rsidDel="00DC6D96">
              <w:rPr>
                <w:rPrChange w:id="480" w:author="Zixuan Zhou" w:date="2026-04-27T03:45:00Z" w16du:dateUtc="2026-04-26T19:45:00Z">
                  <w:rPr>
                    <w:rStyle w:val="afb"/>
                    <w:noProof/>
                  </w:rPr>
                </w:rPrChange>
              </w:rPr>
              <w:delText xml:space="preserve"> 3 </w:delText>
            </w:r>
            <w:r w:rsidRPr="00DC6D96" w:rsidDel="00DC6D96">
              <w:rPr>
                <w:rFonts w:hint="eastAsia"/>
                <w:rPrChange w:id="481"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482" w:author="Zixuan Zhou" w:date="2026-04-27T03:45:00Z" w16du:dateUtc="2026-04-26T19:45:00Z">
                  <w:rPr>
                    <w:rStyle w:val="afb"/>
                    <w:rFonts w:hint="eastAsia"/>
                    <w:noProof/>
                  </w:rPr>
                </w:rPrChange>
              </w:rPr>
              <w:delText>数据来源与处理</w:delText>
            </w:r>
            <w:r w:rsidDel="00DC6D96">
              <w:rPr>
                <w:rFonts w:hint="eastAsia"/>
                <w:noProof/>
                <w:webHidden/>
              </w:rPr>
              <w:tab/>
            </w:r>
            <w:r w:rsidDel="00DC6D96">
              <w:rPr>
                <w:noProof/>
                <w:webHidden/>
              </w:rPr>
              <w:delText>13</w:delText>
            </w:r>
          </w:del>
        </w:p>
        <w:p w14:paraId="560187CA" w14:textId="6CE2FF40" w:rsidR="00BA1BF6" w:rsidDel="00DC6D96" w:rsidRDefault="00BA1BF6">
          <w:pPr>
            <w:pStyle w:val="TOC2"/>
            <w:snapToGrid/>
            <w:spacing w:line="400" w:lineRule="exact"/>
            <w:rPr>
              <w:del w:id="483" w:author="Zixuan Zhou" w:date="2026-04-27T03:45:00Z" w16du:dateUtc="2026-04-26T19:45:00Z"/>
              <w:rFonts w:asciiTheme="minorHAnsi" w:eastAsiaTheme="minorEastAsia" w:hAnsiTheme="minorHAnsi" w:hint="eastAsia"/>
              <w:noProof/>
              <w:sz w:val="22"/>
              <w:szCs w:val="24"/>
              <w14:ligatures w14:val="standardContextual"/>
            </w:rPr>
          </w:pPr>
          <w:del w:id="484" w:author="Zixuan Zhou" w:date="2026-04-27T03:45:00Z" w16du:dateUtc="2026-04-26T19:45:00Z">
            <w:r w:rsidRPr="00DC6D96" w:rsidDel="00DC6D96">
              <w:rPr>
                <w:rPrChange w:id="485" w:author="Zixuan Zhou" w:date="2026-04-27T03:45:00Z" w16du:dateUtc="2026-04-26T19:45:00Z">
                  <w:rPr>
                    <w:rStyle w:val="afb"/>
                    <w:noProof/>
                  </w:rPr>
                </w:rPrChange>
              </w:rPr>
              <w:delText xml:space="preserve">3.1 </w:delText>
            </w:r>
            <w:r w:rsidRPr="00DC6D96" w:rsidDel="00DC6D96">
              <w:rPr>
                <w:rFonts w:hint="eastAsia"/>
                <w:rPrChange w:id="486" w:author="Zixuan Zhou" w:date="2026-04-27T03:45:00Z" w16du:dateUtc="2026-04-26T19:45:00Z">
                  <w:rPr>
                    <w:rStyle w:val="afb"/>
                    <w:rFonts w:hint="eastAsia"/>
                    <w:noProof/>
                  </w:rPr>
                </w:rPrChange>
              </w:rPr>
              <w:delText>数据来源与样本筛选</w:delText>
            </w:r>
            <w:r w:rsidDel="00DC6D96">
              <w:rPr>
                <w:rFonts w:hint="eastAsia"/>
                <w:noProof/>
                <w:webHidden/>
              </w:rPr>
              <w:tab/>
            </w:r>
            <w:r w:rsidDel="00DC6D96">
              <w:rPr>
                <w:noProof/>
                <w:webHidden/>
              </w:rPr>
              <w:delText>13</w:delText>
            </w:r>
          </w:del>
        </w:p>
        <w:p w14:paraId="13C3220F" w14:textId="3AA12CFE" w:rsidR="00BA1BF6" w:rsidDel="00DC6D96" w:rsidRDefault="00BA1BF6">
          <w:pPr>
            <w:pStyle w:val="TOC3"/>
            <w:snapToGrid/>
            <w:rPr>
              <w:del w:id="487" w:author="Zixuan Zhou" w:date="2026-04-27T03:45:00Z" w16du:dateUtc="2026-04-26T19:45:00Z"/>
              <w:rFonts w:asciiTheme="minorHAnsi" w:eastAsiaTheme="minorEastAsia" w:hAnsiTheme="minorHAnsi" w:hint="eastAsia"/>
              <w:noProof/>
              <w:sz w:val="22"/>
              <w:szCs w:val="24"/>
              <w14:ligatures w14:val="standardContextual"/>
            </w:rPr>
          </w:pPr>
          <w:del w:id="488" w:author="Zixuan Zhou" w:date="2026-04-27T03:45:00Z" w16du:dateUtc="2026-04-26T19:45:00Z">
            <w:r w:rsidRPr="00DC6D96" w:rsidDel="00DC6D96">
              <w:rPr>
                <w:rPrChange w:id="489" w:author="Zixuan Zhou" w:date="2026-04-27T03:45:00Z" w16du:dateUtc="2026-04-26T19:45:00Z">
                  <w:rPr>
                    <w:rStyle w:val="afb"/>
                    <w:noProof/>
                  </w:rPr>
                </w:rPrChange>
              </w:rPr>
              <w:delText xml:space="preserve">3.1.1 </w:delText>
            </w:r>
            <w:r w:rsidRPr="00DC6D96" w:rsidDel="00DC6D96">
              <w:rPr>
                <w:rFonts w:hint="eastAsia"/>
                <w:rPrChange w:id="490" w:author="Zixuan Zhou" w:date="2026-04-27T03:45:00Z" w16du:dateUtc="2026-04-26T19:45:00Z">
                  <w:rPr>
                    <w:rStyle w:val="afb"/>
                    <w:rFonts w:hint="eastAsia"/>
                    <w:noProof/>
                  </w:rPr>
                </w:rPrChange>
              </w:rPr>
              <w:delText>数据平台与时间范围</w:delText>
            </w:r>
            <w:r w:rsidDel="00DC6D96">
              <w:rPr>
                <w:rFonts w:hint="eastAsia"/>
                <w:noProof/>
                <w:webHidden/>
              </w:rPr>
              <w:tab/>
            </w:r>
            <w:r w:rsidDel="00DC6D96">
              <w:rPr>
                <w:noProof/>
                <w:webHidden/>
              </w:rPr>
              <w:delText>13</w:delText>
            </w:r>
          </w:del>
        </w:p>
        <w:p w14:paraId="3FFE4C7A" w14:textId="33C04966" w:rsidR="00BA1BF6" w:rsidDel="00DC6D96" w:rsidRDefault="00BA1BF6">
          <w:pPr>
            <w:pStyle w:val="TOC3"/>
            <w:snapToGrid/>
            <w:rPr>
              <w:del w:id="491" w:author="Zixuan Zhou" w:date="2026-04-27T03:45:00Z" w16du:dateUtc="2026-04-26T19:45:00Z"/>
              <w:rFonts w:asciiTheme="minorHAnsi" w:eastAsiaTheme="minorEastAsia" w:hAnsiTheme="minorHAnsi" w:hint="eastAsia"/>
              <w:noProof/>
              <w:sz w:val="22"/>
              <w:szCs w:val="24"/>
              <w14:ligatures w14:val="standardContextual"/>
            </w:rPr>
          </w:pPr>
          <w:del w:id="492" w:author="Zixuan Zhou" w:date="2026-04-27T03:45:00Z" w16du:dateUtc="2026-04-26T19:45:00Z">
            <w:r w:rsidRPr="00DC6D96" w:rsidDel="00DC6D96">
              <w:rPr>
                <w:rPrChange w:id="493" w:author="Zixuan Zhou" w:date="2026-04-27T03:45:00Z" w16du:dateUtc="2026-04-26T19:45:00Z">
                  <w:rPr>
                    <w:rStyle w:val="afb"/>
                    <w:noProof/>
                  </w:rPr>
                </w:rPrChange>
              </w:rPr>
              <w:delText xml:space="preserve">3.1.2 </w:delText>
            </w:r>
            <w:r w:rsidRPr="00DC6D96" w:rsidDel="00DC6D96">
              <w:rPr>
                <w:rFonts w:hint="eastAsia"/>
                <w:rPrChange w:id="494" w:author="Zixuan Zhou" w:date="2026-04-27T03:45:00Z" w16du:dateUtc="2026-04-26T19:45:00Z">
                  <w:rPr>
                    <w:rStyle w:val="afb"/>
                    <w:rFonts w:hint="eastAsia"/>
                    <w:noProof/>
                  </w:rPr>
                </w:rPrChange>
              </w:rPr>
              <w:delText>视频筛选标准</w:delText>
            </w:r>
            <w:r w:rsidDel="00DC6D96">
              <w:rPr>
                <w:rFonts w:hint="eastAsia"/>
                <w:noProof/>
                <w:webHidden/>
              </w:rPr>
              <w:tab/>
            </w:r>
            <w:r w:rsidDel="00DC6D96">
              <w:rPr>
                <w:noProof/>
                <w:webHidden/>
              </w:rPr>
              <w:delText>13</w:delText>
            </w:r>
          </w:del>
        </w:p>
        <w:p w14:paraId="19C8B28C" w14:textId="26A165B6" w:rsidR="00BA1BF6" w:rsidDel="00DC6D96" w:rsidRDefault="00BA1BF6">
          <w:pPr>
            <w:pStyle w:val="TOC3"/>
            <w:snapToGrid/>
            <w:rPr>
              <w:del w:id="495" w:author="Zixuan Zhou" w:date="2026-04-27T03:45:00Z" w16du:dateUtc="2026-04-26T19:45:00Z"/>
              <w:rFonts w:asciiTheme="minorHAnsi" w:eastAsiaTheme="minorEastAsia" w:hAnsiTheme="minorHAnsi" w:hint="eastAsia"/>
              <w:noProof/>
              <w:sz w:val="22"/>
              <w:szCs w:val="24"/>
              <w14:ligatures w14:val="standardContextual"/>
            </w:rPr>
          </w:pPr>
          <w:del w:id="496" w:author="Zixuan Zhou" w:date="2026-04-27T03:45:00Z" w16du:dateUtc="2026-04-26T19:45:00Z">
            <w:r w:rsidRPr="00DC6D96" w:rsidDel="00DC6D96">
              <w:rPr>
                <w:rPrChange w:id="497" w:author="Zixuan Zhou" w:date="2026-04-27T03:45:00Z" w16du:dateUtc="2026-04-26T19:45:00Z">
                  <w:rPr>
                    <w:rStyle w:val="afb"/>
                    <w:noProof/>
                  </w:rPr>
                </w:rPrChange>
              </w:rPr>
              <w:delText xml:space="preserve">3.1.3 </w:delText>
            </w:r>
            <w:r w:rsidRPr="00DC6D96" w:rsidDel="00DC6D96">
              <w:rPr>
                <w:rFonts w:hint="eastAsia"/>
                <w:rPrChange w:id="498" w:author="Zixuan Zhou" w:date="2026-04-27T03:45:00Z" w16du:dateUtc="2026-04-26T19:45:00Z">
                  <w:rPr>
                    <w:rStyle w:val="afb"/>
                    <w:rFonts w:hint="eastAsia"/>
                    <w:noProof/>
                  </w:rPr>
                </w:rPrChange>
              </w:rPr>
              <w:delText>关键词体系设计</w:delText>
            </w:r>
            <w:r w:rsidDel="00DC6D96">
              <w:rPr>
                <w:rFonts w:hint="eastAsia"/>
                <w:noProof/>
                <w:webHidden/>
              </w:rPr>
              <w:tab/>
            </w:r>
            <w:r w:rsidDel="00DC6D96">
              <w:rPr>
                <w:noProof/>
                <w:webHidden/>
              </w:rPr>
              <w:delText>13</w:delText>
            </w:r>
          </w:del>
        </w:p>
        <w:p w14:paraId="4376709D" w14:textId="687295B3" w:rsidR="00BA1BF6" w:rsidDel="00DC6D96" w:rsidRDefault="00BA1BF6">
          <w:pPr>
            <w:pStyle w:val="TOC2"/>
            <w:snapToGrid/>
            <w:spacing w:line="400" w:lineRule="exact"/>
            <w:rPr>
              <w:del w:id="499" w:author="Zixuan Zhou" w:date="2026-04-27T03:45:00Z" w16du:dateUtc="2026-04-26T19:45:00Z"/>
              <w:rFonts w:asciiTheme="minorHAnsi" w:eastAsiaTheme="minorEastAsia" w:hAnsiTheme="minorHAnsi" w:hint="eastAsia"/>
              <w:noProof/>
              <w:sz w:val="22"/>
              <w:szCs w:val="24"/>
              <w14:ligatures w14:val="standardContextual"/>
            </w:rPr>
          </w:pPr>
          <w:del w:id="500" w:author="Zixuan Zhou" w:date="2026-04-27T03:45:00Z" w16du:dateUtc="2026-04-26T19:45:00Z">
            <w:r w:rsidRPr="00DC6D96" w:rsidDel="00DC6D96">
              <w:rPr>
                <w:rPrChange w:id="501" w:author="Zixuan Zhou" w:date="2026-04-27T03:45:00Z" w16du:dateUtc="2026-04-26T19:45:00Z">
                  <w:rPr>
                    <w:rStyle w:val="afb"/>
                    <w:noProof/>
                  </w:rPr>
                </w:rPrChange>
              </w:rPr>
              <w:delText xml:space="preserve">3.2 </w:delText>
            </w:r>
            <w:r w:rsidRPr="00DC6D96" w:rsidDel="00DC6D96">
              <w:rPr>
                <w:rFonts w:hint="eastAsia"/>
                <w:rPrChange w:id="502" w:author="Zixuan Zhou" w:date="2026-04-27T03:45:00Z" w16du:dateUtc="2026-04-26T19:45:00Z">
                  <w:rPr>
                    <w:rStyle w:val="afb"/>
                    <w:rFonts w:hint="eastAsia"/>
                    <w:noProof/>
                  </w:rPr>
                </w:rPrChange>
              </w:rPr>
              <w:delText>数据采集与伦理合规</w:delText>
            </w:r>
            <w:r w:rsidDel="00DC6D96">
              <w:rPr>
                <w:rFonts w:hint="eastAsia"/>
                <w:noProof/>
                <w:webHidden/>
              </w:rPr>
              <w:tab/>
            </w:r>
            <w:r w:rsidDel="00DC6D96">
              <w:rPr>
                <w:noProof/>
                <w:webHidden/>
              </w:rPr>
              <w:delText>15</w:delText>
            </w:r>
          </w:del>
        </w:p>
        <w:p w14:paraId="31CB0303" w14:textId="459C0226" w:rsidR="00BA1BF6" w:rsidDel="00DC6D96" w:rsidRDefault="00BA1BF6">
          <w:pPr>
            <w:pStyle w:val="TOC3"/>
            <w:snapToGrid/>
            <w:rPr>
              <w:del w:id="503" w:author="Zixuan Zhou" w:date="2026-04-27T03:45:00Z" w16du:dateUtc="2026-04-26T19:45:00Z"/>
              <w:rFonts w:asciiTheme="minorHAnsi" w:eastAsiaTheme="minorEastAsia" w:hAnsiTheme="minorHAnsi" w:hint="eastAsia"/>
              <w:noProof/>
              <w:sz w:val="22"/>
              <w:szCs w:val="24"/>
              <w14:ligatures w14:val="standardContextual"/>
            </w:rPr>
          </w:pPr>
          <w:del w:id="504" w:author="Zixuan Zhou" w:date="2026-04-27T03:45:00Z" w16du:dateUtc="2026-04-26T19:45:00Z">
            <w:r w:rsidRPr="00DC6D96" w:rsidDel="00DC6D96">
              <w:rPr>
                <w:rPrChange w:id="505" w:author="Zixuan Zhou" w:date="2026-04-27T03:45:00Z" w16du:dateUtc="2026-04-26T19:45:00Z">
                  <w:rPr>
                    <w:rStyle w:val="afb"/>
                    <w:noProof/>
                  </w:rPr>
                </w:rPrChange>
              </w:rPr>
              <w:delText xml:space="preserve">3.2.1 </w:delText>
            </w:r>
            <w:r w:rsidRPr="00DC6D96" w:rsidDel="00DC6D96">
              <w:rPr>
                <w:rFonts w:hint="eastAsia"/>
                <w:rPrChange w:id="506" w:author="Zixuan Zhou" w:date="2026-04-27T03:45:00Z" w16du:dateUtc="2026-04-26T19:45:00Z">
                  <w:rPr>
                    <w:rStyle w:val="afb"/>
                    <w:rFonts w:hint="eastAsia"/>
                    <w:noProof/>
                  </w:rPr>
                </w:rPrChange>
              </w:rPr>
              <w:delText>数据采集内容</w:delText>
            </w:r>
            <w:r w:rsidDel="00DC6D96">
              <w:rPr>
                <w:rFonts w:hint="eastAsia"/>
                <w:noProof/>
                <w:webHidden/>
              </w:rPr>
              <w:tab/>
            </w:r>
            <w:r w:rsidDel="00DC6D96">
              <w:rPr>
                <w:noProof/>
                <w:webHidden/>
              </w:rPr>
              <w:delText>15</w:delText>
            </w:r>
          </w:del>
        </w:p>
        <w:p w14:paraId="543F6AF9" w14:textId="13461EF3" w:rsidR="00BA1BF6" w:rsidDel="00DC6D96" w:rsidRDefault="00BA1BF6">
          <w:pPr>
            <w:pStyle w:val="TOC3"/>
            <w:snapToGrid/>
            <w:rPr>
              <w:del w:id="507" w:author="Zixuan Zhou" w:date="2026-04-27T03:45:00Z" w16du:dateUtc="2026-04-26T19:45:00Z"/>
              <w:rFonts w:asciiTheme="minorHAnsi" w:eastAsiaTheme="minorEastAsia" w:hAnsiTheme="minorHAnsi" w:hint="eastAsia"/>
              <w:noProof/>
              <w:sz w:val="22"/>
              <w:szCs w:val="24"/>
              <w14:ligatures w14:val="standardContextual"/>
            </w:rPr>
          </w:pPr>
          <w:del w:id="508" w:author="Zixuan Zhou" w:date="2026-04-27T03:45:00Z" w16du:dateUtc="2026-04-26T19:45:00Z">
            <w:r w:rsidRPr="00DC6D96" w:rsidDel="00DC6D96">
              <w:rPr>
                <w:rPrChange w:id="509" w:author="Zixuan Zhou" w:date="2026-04-27T03:45:00Z" w16du:dateUtc="2026-04-26T19:45:00Z">
                  <w:rPr>
                    <w:rStyle w:val="afb"/>
                    <w:noProof/>
                  </w:rPr>
                </w:rPrChange>
              </w:rPr>
              <w:delText xml:space="preserve">3.2.2 </w:delText>
            </w:r>
            <w:r w:rsidRPr="00DC6D96" w:rsidDel="00DC6D96">
              <w:rPr>
                <w:rFonts w:hint="eastAsia"/>
                <w:rPrChange w:id="510" w:author="Zixuan Zhou" w:date="2026-04-27T03:45:00Z" w16du:dateUtc="2026-04-26T19:45:00Z">
                  <w:rPr>
                    <w:rStyle w:val="afb"/>
                    <w:rFonts w:hint="eastAsia"/>
                    <w:noProof/>
                  </w:rPr>
                </w:rPrChange>
              </w:rPr>
              <w:delText>数据脱敏与匿名化处理</w:delText>
            </w:r>
            <w:r w:rsidDel="00DC6D96">
              <w:rPr>
                <w:rFonts w:hint="eastAsia"/>
                <w:noProof/>
                <w:webHidden/>
              </w:rPr>
              <w:tab/>
            </w:r>
            <w:r w:rsidDel="00DC6D96">
              <w:rPr>
                <w:noProof/>
                <w:webHidden/>
              </w:rPr>
              <w:delText>16</w:delText>
            </w:r>
          </w:del>
        </w:p>
        <w:p w14:paraId="1FF7A6FA" w14:textId="2C8CE11F" w:rsidR="00BA1BF6" w:rsidDel="00DC6D96" w:rsidRDefault="00BA1BF6">
          <w:pPr>
            <w:pStyle w:val="TOC3"/>
            <w:snapToGrid/>
            <w:rPr>
              <w:del w:id="511" w:author="Zixuan Zhou" w:date="2026-04-27T03:45:00Z" w16du:dateUtc="2026-04-26T19:45:00Z"/>
              <w:rFonts w:asciiTheme="minorHAnsi" w:eastAsiaTheme="minorEastAsia" w:hAnsiTheme="minorHAnsi" w:hint="eastAsia"/>
              <w:noProof/>
              <w:sz w:val="22"/>
              <w:szCs w:val="24"/>
              <w14:ligatures w14:val="standardContextual"/>
            </w:rPr>
          </w:pPr>
          <w:del w:id="512" w:author="Zixuan Zhou" w:date="2026-04-27T03:45:00Z" w16du:dateUtc="2026-04-26T19:45:00Z">
            <w:r w:rsidRPr="00DC6D96" w:rsidDel="00DC6D96">
              <w:rPr>
                <w:rPrChange w:id="513" w:author="Zixuan Zhou" w:date="2026-04-27T03:45:00Z" w16du:dateUtc="2026-04-26T19:45:00Z">
                  <w:rPr>
                    <w:rStyle w:val="afb"/>
                    <w:noProof/>
                  </w:rPr>
                </w:rPrChange>
              </w:rPr>
              <w:delText xml:space="preserve">3.2.3 </w:delText>
            </w:r>
            <w:r w:rsidRPr="00DC6D96" w:rsidDel="00DC6D96">
              <w:rPr>
                <w:rFonts w:hint="eastAsia"/>
                <w:rPrChange w:id="514" w:author="Zixuan Zhou" w:date="2026-04-27T03:45:00Z" w16du:dateUtc="2026-04-26T19:45:00Z">
                  <w:rPr>
                    <w:rStyle w:val="afb"/>
                    <w:rFonts w:hint="eastAsia"/>
                    <w:noProof/>
                  </w:rPr>
                </w:rPrChange>
              </w:rPr>
              <w:delText>研究伦理与平台合规说明</w:delText>
            </w:r>
            <w:r w:rsidDel="00DC6D96">
              <w:rPr>
                <w:rFonts w:hint="eastAsia"/>
                <w:noProof/>
                <w:webHidden/>
              </w:rPr>
              <w:tab/>
            </w:r>
            <w:r w:rsidDel="00DC6D96">
              <w:rPr>
                <w:noProof/>
                <w:webHidden/>
              </w:rPr>
              <w:delText>16</w:delText>
            </w:r>
          </w:del>
        </w:p>
        <w:p w14:paraId="7ACD9A76" w14:textId="3F6314D1" w:rsidR="00BA1BF6" w:rsidDel="00DC6D96" w:rsidRDefault="00BA1BF6">
          <w:pPr>
            <w:pStyle w:val="TOC2"/>
            <w:snapToGrid/>
            <w:spacing w:line="400" w:lineRule="exact"/>
            <w:rPr>
              <w:del w:id="515" w:author="Zixuan Zhou" w:date="2026-04-27T03:45:00Z" w16du:dateUtc="2026-04-26T19:45:00Z"/>
              <w:rFonts w:asciiTheme="minorHAnsi" w:eastAsiaTheme="minorEastAsia" w:hAnsiTheme="minorHAnsi" w:hint="eastAsia"/>
              <w:noProof/>
              <w:sz w:val="22"/>
              <w:szCs w:val="24"/>
              <w14:ligatures w14:val="standardContextual"/>
            </w:rPr>
          </w:pPr>
          <w:del w:id="516" w:author="Zixuan Zhou" w:date="2026-04-27T03:45:00Z" w16du:dateUtc="2026-04-26T19:45:00Z">
            <w:r w:rsidRPr="00DC6D96" w:rsidDel="00DC6D96">
              <w:rPr>
                <w:rPrChange w:id="517" w:author="Zixuan Zhou" w:date="2026-04-27T03:45:00Z" w16du:dateUtc="2026-04-26T19:45:00Z">
                  <w:rPr>
                    <w:rStyle w:val="afb"/>
                    <w:noProof/>
                  </w:rPr>
                </w:rPrChange>
              </w:rPr>
              <w:delText xml:space="preserve">3.3 </w:delText>
            </w:r>
            <w:r w:rsidRPr="00DC6D96" w:rsidDel="00DC6D96">
              <w:rPr>
                <w:rFonts w:hint="eastAsia"/>
                <w:rPrChange w:id="518" w:author="Zixuan Zhou" w:date="2026-04-27T03:45:00Z" w16du:dateUtc="2026-04-26T19:45:00Z">
                  <w:rPr>
                    <w:rStyle w:val="afb"/>
                    <w:rFonts w:hint="eastAsia"/>
                    <w:noProof/>
                  </w:rPr>
                </w:rPrChange>
              </w:rPr>
              <w:delText>数据预处理</w:delText>
            </w:r>
            <w:r w:rsidDel="00DC6D96">
              <w:rPr>
                <w:rFonts w:hint="eastAsia"/>
                <w:noProof/>
                <w:webHidden/>
              </w:rPr>
              <w:tab/>
            </w:r>
            <w:r w:rsidDel="00DC6D96">
              <w:rPr>
                <w:noProof/>
                <w:webHidden/>
              </w:rPr>
              <w:delText>16</w:delText>
            </w:r>
          </w:del>
        </w:p>
        <w:p w14:paraId="3CAB924F" w14:textId="744BD34F" w:rsidR="00BA1BF6" w:rsidDel="00DC6D96" w:rsidRDefault="00BA1BF6">
          <w:pPr>
            <w:pStyle w:val="TOC3"/>
            <w:snapToGrid/>
            <w:rPr>
              <w:del w:id="519" w:author="Zixuan Zhou" w:date="2026-04-27T03:45:00Z" w16du:dateUtc="2026-04-26T19:45:00Z"/>
              <w:rFonts w:asciiTheme="minorHAnsi" w:eastAsiaTheme="minorEastAsia" w:hAnsiTheme="minorHAnsi" w:hint="eastAsia"/>
              <w:noProof/>
              <w:sz w:val="22"/>
              <w:szCs w:val="24"/>
              <w14:ligatures w14:val="standardContextual"/>
            </w:rPr>
          </w:pPr>
          <w:del w:id="520" w:author="Zixuan Zhou" w:date="2026-04-27T03:45:00Z" w16du:dateUtc="2026-04-26T19:45:00Z">
            <w:r w:rsidRPr="00DC6D96" w:rsidDel="00DC6D96">
              <w:rPr>
                <w:rPrChange w:id="521" w:author="Zixuan Zhou" w:date="2026-04-27T03:45:00Z" w16du:dateUtc="2026-04-26T19:45:00Z">
                  <w:rPr>
                    <w:rStyle w:val="afb"/>
                    <w:noProof/>
                  </w:rPr>
                </w:rPrChange>
              </w:rPr>
              <w:delText xml:space="preserve">3.3.1 </w:delText>
            </w:r>
            <w:r w:rsidRPr="00DC6D96" w:rsidDel="00DC6D96">
              <w:rPr>
                <w:rFonts w:hint="eastAsia"/>
                <w:rPrChange w:id="522" w:author="Zixuan Zhou" w:date="2026-04-27T03:45:00Z" w16du:dateUtc="2026-04-26T19:45:00Z">
                  <w:rPr>
                    <w:rStyle w:val="afb"/>
                    <w:rFonts w:hint="eastAsia"/>
                    <w:noProof/>
                  </w:rPr>
                </w:rPrChange>
              </w:rPr>
              <w:delText>去重与无效数据清洗</w:delText>
            </w:r>
            <w:r w:rsidDel="00DC6D96">
              <w:rPr>
                <w:rFonts w:hint="eastAsia"/>
                <w:noProof/>
                <w:webHidden/>
              </w:rPr>
              <w:tab/>
            </w:r>
            <w:r w:rsidDel="00DC6D96">
              <w:rPr>
                <w:noProof/>
                <w:webHidden/>
              </w:rPr>
              <w:delText>16</w:delText>
            </w:r>
          </w:del>
        </w:p>
        <w:p w14:paraId="1D18BAD7" w14:textId="76062811" w:rsidR="00BA1BF6" w:rsidDel="00DC6D96" w:rsidRDefault="00BA1BF6">
          <w:pPr>
            <w:pStyle w:val="TOC3"/>
            <w:snapToGrid/>
            <w:rPr>
              <w:del w:id="523" w:author="Zixuan Zhou" w:date="2026-04-27T03:45:00Z" w16du:dateUtc="2026-04-26T19:45:00Z"/>
              <w:rFonts w:asciiTheme="minorHAnsi" w:eastAsiaTheme="minorEastAsia" w:hAnsiTheme="minorHAnsi" w:hint="eastAsia"/>
              <w:noProof/>
              <w:sz w:val="22"/>
              <w:szCs w:val="24"/>
              <w14:ligatures w14:val="standardContextual"/>
            </w:rPr>
          </w:pPr>
          <w:del w:id="524" w:author="Zixuan Zhou" w:date="2026-04-27T03:45:00Z" w16du:dateUtc="2026-04-26T19:45:00Z">
            <w:r w:rsidRPr="00DC6D96" w:rsidDel="00DC6D96">
              <w:rPr>
                <w:rPrChange w:id="525" w:author="Zixuan Zhou" w:date="2026-04-27T03:45:00Z" w16du:dateUtc="2026-04-26T19:45:00Z">
                  <w:rPr>
                    <w:rStyle w:val="afb"/>
                    <w:noProof/>
                  </w:rPr>
                </w:rPrChange>
              </w:rPr>
              <w:delText xml:space="preserve">3.3.2 </w:delText>
            </w:r>
            <w:r w:rsidRPr="00DC6D96" w:rsidDel="00DC6D96">
              <w:rPr>
                <w:rFonts w:hint="eastAsia"/>
                <w:rPrChange w:id="526" w:author="Zixuan Zhou" w:date="2026-04-27T03:45:00Z" w16du:dateUtc="2026-04-26T19:45:00Z">
                  <w:rPr>
                    <w:rStyle w:val="afb"/>
                    <w:rFonts w:hint="eastAsia"/>
                    <w:noProof/>
                  </w:rPr>
                </w:rPrChange>
              </w:rPr>
              <w:delText>文本规范化处理</w:delText>
            </w:r>
            <w:r w:rsidDel="00DC6D96">
              <w:rPr>
                <w:rFonts w:hint="eastAsia"/>
                <w:noProof/>
                <w:webHidden/>
              </w:rPr>
              <w:tab/>
            </w:r>
            <w:r w:rsidDel="00DC6D96">
              <w:rPr>
                <w:noProof/>
                <w:webHidden/>
              </w:rPr>
              <w:delText>16</w:delText>
            </w:r>
          </w:del>
        </w:p>
        <w:p w14:paraId="58C49149" w14:textId="122C50EA" w:rsidR="00BA1BF6" w:rsidDel="00DC6D96" w:rsidRDefault="00BA1BF6">
          <w:pPr>
            <w:pStyle w:val="TOC3"/>
            <w:snapToGrid/>
            <w:rPr>
              <w:del w:id="527" w:author="Zixuan Zhou" w:date="2026-04-27T03:45:00Z" w16du:dateUtc="2026-04-26T19:45:00Z"/>
              <w:rFonts w:asciiTheme="minorHAnsi" w:eastAsiaTheme="minorEastAsia" w:hAnsiTheme="minorHAnsi" w:hint="eastAsia"/>
              <w:noProof/>
              <w:sz w:val="22"/>
              <w:szCs w:val="24"/>
              <w14:ligatures w14:val="standardContextual"/>
            </w:rPr>
          </w:pPr>
          <w:del w:id="528" w:author="Zixuan Zhou" w:date="2026-04-27T03:45:00Z" w16du:dateUtc="2026-04-26T19:45:00Z">
            <w:r w:rsidRPr="00DC6D96" w:rsidDel="00DC6D96">
              <w:rPr>
                <w:rPrChange w:id="529" w:author="Zixuan Zhou" w:date="2026-04-27T03:45:00Z" w16du:dateUtc="2026-04-26T19:45:00Z">
                  <w:rPr>
                    <w:rStyle w:val="afb"/>
                    <w:noProof/>
                  </w:rPr>
                </w:rPrChange>
              </w:rPr>
              <w:delText xml:space="preserve">3.3.3 </w:delText>
            </w:r>
            <w:r w:rsidRPr="00DC6D96" w:rsidDel="00DC6D96">
              <w:rPr>
                <w:rFonts w:hint="eastAsia"/>
                <w:rPrChange w:id="530" w:author="Zixuan Zhou" w:date="2026-04-27T03:45:00Z" w16du:dateUtc="2026-04-26T19:45:00Z">
                  <w:rPr>
                    <w:rStyle w:val="afb"/>
                    <w:rFonts w:hint="eastAsia"/>
                    <w:noProof/>
                  </w:rPr>
                </w:rPrChange>
              </w:rPr>
              <w:delText>中文分词与停用词处理</w:delText>
            </w:r>
            <w:r w:rsidDel="00DC6D96">
              <w:rPr>
                <w:rFonts w:hint="eastAsia"/>
                <w:noProof/>
                <w:webHidden/>
              </w:rPr>
              <w:tab/>
            </w:r>
            <w:r w:rsidDel="00DC6D96">
              <w:rPr>
                <w:noProof/>
                <w:webHidden/>
              </w:rPr>
              <w:delText>17</w:delText>
            </w:r>
          </w:del>
        </w:p>
        <w:p w14:paraId="08068CCB" w14:textId="084A60E1" w:rsidR="00BA1BF6" w:rsidDel="00DC6D96" w:rsidRDefault="00BA1BF6">
          <w:pPr>
            <w:pStyle w:val="TOC3"/>
            <w:snapToGrid/>
            <w:rPr>
              <w:del w:id="531" w:author="Zixuan Zhou" w:date="2026-04-27T03:45:00Z" w16du:dateUtc="2026-04-26T19:45:00Z"/>
              <w:rFonts w:asciiTheme="minorHAnsi" w:eastAsiaTheme="minorEastAsia" w:hAnsiTheme="minorHAnsi" w:hint="eastAsia"/>
              <w:noProof/>
              <w:sz w:val="22"/>
              <w:szCs w:val="24"/>
              <w14:ligatures w14:val="standardContextual"/>
            </w:rPr>
          </w:pPr>
          <w:del w:id="532" w:author="Zixuan Zhou" w:date="2026-04-27T03:45:00Z" w16du:dateUtc="2026-04-26T19:45:00Z">
            <w:r w:rsidRPr="00DC6D96" w:rsidDel="00DC6D96">
              <w:rPr>
                <w:rPrChange w:id="533" w:author="Zixuan Zhou" w:date="2026-04-27T03:45:00Z" w16du:dateUtc="2026-04-26T19:45:00Z">
                  <w:rPr>
                    <w:rStyle w:val="afb"/>
                    <w:noProof/>
                  </w:rPr>
                </w:rPrChange>
              </w:rPr>
              <w:delText xml:space="preserve">3.3.4 </w:delText>
            </w:r>
            <w:r w:rsidRPr="00DC6D96" w:rsidDel="00DC6D96">
              <w:rPr>
                <w:rFonts w:hint="eastAsia"/>
                <w:rPrChange w:id="534" w:author="Zixuan Zhou" w:date="2026-04-27T03:45:00Z" w16du:dateUtc="2026-04-26T19:45:00Z">
                  <w:rPr>
                    <w:rStyle w:val="afb"/>
                    <w:rFonts w:hint="eastAsia"/>
                    <w:noProof/>
                  </w:rPr>
                </w:rPrChange>
              </w:rPr>
              <w:delText>噪声、广告、灌水文本识别</w:delText>
            </w:r>
            <w:r w:rsidDel="00DC6D96">
              <w:rPr>
                <w:rFonts w:hint="eastAsia"/>
                <w:noProof/>
                <w:webHidden/>
              </w:rPr>
              <w:tab/>
            </w:r>
            <w:r w:rsidDel="00DC6D96">
              <w:rPr>
                <w:noProof/>
                <w:webHidden/>
              </w:rPr>
              <w:delText>17</w:delText>
            </w:r>
          </w:del>
        </w:p>
        <w:p w14:paraId="7E53F11A" w14:textId="2F7B0DDC" w:rsidR="00BA1BF6" w:rsidDel="00DC6D96" w:rsidRDefault="00BA1BF6">
          <w:pPr>
            <w:pStyle w:val="TOC2"/>
            <w:snapToGrid/>
            <w:spacing w:line="400" w:lineRule="exact"/>
            <w:rPr>
              <w:del w:id="535" w:author="Zixuan Zhou" w:date="2026-04-27T03:45:00Z" w16du:dateUtc="2026-04-26T19:45:00Z"/>
              <w:rFonts w:asciiTheme="minorHAnsi" w:eastAsiaTheme="minorEastAsia" w:hAnsiTheme="minorHAnsi" w:hint="eastAsia"/>
              <w:noProof/>
              <w:sz w:val="22"/>
              <w:szCs w:val="24"/>
              <w14:ligatures w14:val="standardContextual"/>
            </w:rPr>
          </w:pPr>
          <w:del w:id="536" w:author="Zixuan Zhou" w:date="2026-04-27T03:45:00Z" w16du:dateUtc="2026-04-26T19:45:00Z">
            <w:r w:rsidRPr="00DC6D96" w:rsidDel="00DC6D96">
              <w:rPr>
                <w:rPrChange w:id="537" w:author="Zixuan Zhou" w:date="2026-04-27T03:45:00Z" w16du:dateUtc="2026-04-26T19:45:00Z">
                  <w:rPr>
                    <w:rStyle w:val="afb"/>
                    <w:noProof/>
                  </w:rPr>
                </w:rPrChange>
              </w:rPr>
              <w:delText xml:space="preserve">3.4 </w:delText>
            </w:r>
            <w:r w:rsidRPr="00DC6D96" w:rsidDel="00DC6D96">
              <w:rPr>
                <w:rFonts w:hint="eastAsia"/>
                <w:rPrChange w:id="538" w:author="Zixuan Zhou" w:date="2026-04-27T03:45:00Z" w16du:dateUtc="2026-04-26T19:45:00Z">
                  <w:rPr>
                    <w:rStyle w:val="afb"/>
                    <w:rFonts w:hint="eastAsia"/>
                    <w:noProof/>
                  </w:rPr>
                </w:rPrChange>
              </w:rPr>
              <w:delText>问题提取</w:delText>
            </w:r>
            <w:r w:rsidDel="00DC6D96">
              <w:rPr>
                <w:rFonts w:hint="eastAsia"/>
                <w:noProof/>
                <w:webHidden/>
              </w:rPr>
              <w:tab/>
            </w:r>
            <w:r w:rsidDel="00DC6D96">
              <w:rPr>
                <w:noProof/>
                <w:webHidden/>
              </w:rPr>
              <w:delText>17</w:delText>
            </w:r>
          </w:del>
        </w:p>
        <w:p w14:paraId="75557CD6" w14:textId="3193D91D" w:rsidR="00BA1BF6" w:rsidDel="00DC6D96" w:rsidRDefault="00BA1BF6">
          <w:pPr>
            <w:pStyle w:val="TOC2"/>
            <w:snapToGrid/>
            <w:spacing w:line="400" w:lineRule="exact"/>
            <w:rPr>
              <w:del w:id="539" w:author="Zixuan Zhou" w:date="2026-04-27T03:45:00Z" w16du:dateUtc="2026-04-26T19:45:00Z"/>
              <w:rFonts w:asciiTheme="minorHAnsi" w:eastAsiaTheme="minorEastAsia" w:hAnsiTheme="minorHAnsi" w:hint="eastAsia"/>
              <w:noProof/>
              <w:sz w:val="22"/>
              <w:szCs w:val="24"/>
              <w14:ligatures w14:val="standardContextual"/>
            </w:rPr>
          </w:pPr>
          <w:del w:id="540" w:author="Zixuan Zhou" w:date="2026-04-27T03:45:00Z" w16du:dateUtc="2026-04-26T19:45:00Z">
            <w:r w:rsidRPr="00DC6D96" w:rsidDel="00DC6D96">
              <w:rPr>
                <w:rPrChange w:id="541" w:author="Zixuan Zhou" w:date="2026-04-27T03:45:00Z" w16du:dateUtc="2026-04-26T19:45:00Z">
                  <w:rPr>
                    <w:rStyle w:val="afb"/>
                    <w:noProof/>
                  </w:rPr>
                </w:rPrChange>
              </w:rPr>
              <w:delText xml:space="preserve">3.5 </w:delText>
            </w:r>
            <w:r w:rsidRPr="00DC6D96" w:rsidDel="00DC6D96">
              <w:rPr>
                <w:rFonts w:hint="eastAsia"/>
                <w:rPrChange w:id="542"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17</w:delText>
            </w:r>
          </w:del>
        </w:p>
        <w:p w14:paraId="6BA30A76" w14:textId="64921C7B" w:rsidR="00BA1BF6" w:rsidDel="00DC6D96" w:rsidRDefault="00BA1BF6">
          <w:pPr>
            <w:pStyle w:val="TOC1"/>
            <w:tabs>
              <w:tab w:val="left" w:pos="1260"/>
            </w:tabs>
            <w:wordWrap/>
            <w:snapToGrid/>
            <w:spacing w:line="400" w:lineRule="exact"/>
            <w:rPr>
              <w:del w:id="543" w:author="Zixuan Zhou" w:date="2026-04-27T03:45:00Z" w16du:dateUtc="2026-04-26T19:45:00Z"/>
              <w:rFonts w:asciiTheme="minorHAnsi" w:eastAsiaTheme="minorEastAsia" w:hAnsiTheme="minorHAnsi" w:hint="eastAsia"/>
              <w:noProof/>
              <w:sz w:val="22"/>
              <w:szCs w:val="24"/>
              <w14:ligatures w14:val="standardContextual"/>
            </w:rPr>
          </w:pPr>
          <w:del w:id="544" w:author="Zixuan Zhou" w:date="2026-04-27T03:45:00Z" w16du:dateUtc="2026-04-26T19:45:00Z">
            <w:r w:rsidRPr="00DC6D96" w:rsidDel="00DC6D96">
              <w:rPr>
                <w:rFonts w:hint="eastAsia"/>
                <w:rPrChange w:id="545" w:author="Zixuan Zhou" w:date="2026-04-27T03:45:00Z" w16du:dateUtc="2026-04-26T19:45:00Z">
                  <w:rPr>
                    <w:rStyle w:val="afb"/>
                    <w:rFonts w:hint="eastAsia"/>
                    <w:noProof/>
                  </w:rPr>
                </w:rPrChange>
              </w:rPr>
              <w:delText>第</w:delText>
            </w:r>
            <w:r w:rsidRPr="00DC6D96" w:rsidDel="00DC6D96">
              <w:rPr>
                <w:rPrChange w:id="546" w:author="Zixuan Zhou" w:date="2026-04-27T03:45:00Z" w16du:dateUtc="2026-04-26T19:45:00Z">
                  <w:rPr>
                    <w:rStyle w:val="afb"/>
                    <w:noProof/>
                  </w:rPr>
                </w:rPrChange>
              </w:rPr>
              <w:delText xml:space="preserve"> 4 </w:delText>
            </w:r>
            <w:r w:rsidRPr="00DC6D96" w:rsidDel="00DC6D96">
              <w:rPr>
                <w:rFonts w:hint="eastAsia"/>
                <w:rPrChange w:id="547"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548" w:author="Zixuan Zhou" w:date="2026-04-27T03:45:00Z" w16du:dateUtc="2026-04-26T19:45:00Z">
                  <w:rPr>
                    <w:rStyle w:val="afb"/>
                    <w:rFonts w:hint="eastAsia"/>
                    <w:noProof/>
                  </w:rPr>
                </w:rPrChange>
              </w:rPr>
              <w:delText>社交媒体青少年生殖健康评论的问题分类分析</w:delText>
            </w:r>
            <w:r w:rsidDel="00DC6D96">
              <w:rPr>
                <w:rFonts w:hint="eastAsia"/>
                <w:noProof/>
                <w:webHidden/>
              </w:rPr>
              <w:tab/>
            </w:r>
            <w:r w:rsidDel="00DC6D96">
              <w:rPr>
                <w:noProof/>
                <w:webHidden/>
              </w:rPr>
              <w:delText>18</w:delText>
            </w:r>
          </w:del>
        </w:p>
        <w:p w14:paraId="68D54049" w14:textId="0C9A8EC7" w:rsidR="00BA1BF6" w:rsidDel="00DC6D96" w:rsidRDefault="00BA1BF6">
          <w:pPr>
            <w:pStyle w:val="TOC2"/>
            <w:snapToGrid/>
            <w:spacing w:line="400" w:lineRule="exact"/>
            <w:rPr>
              <w:del w:id="549" w:author="Zixuan Zhou" w:date="2026-04-27T03:45:00Z" w16du:dateUtc="2026-04-26T19:45:00Z"/>
              <w:rFonts w:asciiTheme="minorHAnsi" w:eastAsiaTheme="minorEastAsia" w:hAnsiTheme="minorHAnsi" w:hint="eastAsia"/>
              <w:noProof/>
              <w:sz w:val="22"/>
              <w:szCs w:val="24"/>
              <w14:ligatures w14:val="standardContextual"/>
            </w:rPr>
          </w:pPr>
          <w:del w:id="550" w:author="Zixuan Zhou" w:date="2026-04-27T03:45:00Z" w16du:dateUtc="2026-04-26T19:45:00Z">
            <w:r w:rsidRPr="00DC6D96" w:rsidDel="00DC6D96">
              <w:rPr>
                <w:rPrChange w:id="551" w:author="Zixuan Zhou" w:date="2026-04-27T03:45:00Z" w16du:dateUtc="2026-04-26T19:45:00Z">
                  <w:rPr>
                    <w:rStyle w:val="afb"/>
                    <w:noProof/>
                  </w:rPr>
                </w:rPrChange>
              </w:rPr>
              <w:delText xml:space="preserve">4.1 </w:delText>
            </w:r>
            <w:r w:rsidRPr="00DC6D96" w:rsidDel="00DC6D96">
              <w:rPr>
                <w:rFonts w:hint="eastAsia"/>
                <w:rPrChange w:id="552" w:author="Zixuan Zhou" w:date="2026-04-27T03:45:00Z" w16du:dateUtc="2026-04-26T19:45:00Z">
                  <w:rPr>
                    <w:rStyle w:val="afb"/>
                    <w:rFonts w:hint="eastAsia"/>
                    <w:noProof/>
                  </w:rPr>
                </w:rPrChange>
              </w:rPr>
              <w:delText>语料总体特征分析</w:delText>
            </w:r>
            <w:r w:rsidDel="00DC6D96">
              <w:rPr>
                <w:rFonts w:hint="eastAsia"/>
                <w:noProof/>
                <w:webHidden/>
              </w:rPr>
              <w:tab/>
            </w:r>
            <w:r w:rsidDel="00DC6D96">
              <w:rPr>
                <w:noProof/>
                <w:webHidden/>
              </w:rPr>
              <w:delText>18</w:delText>
            </w:r>
          </w:del>
        </w:p>
        <w:p w14:paraId="58100E41" w14:textId="47A674C9" w:rsidR="00BA1BF6" w:rsidDel="00DC6D96" w:rsidRDefault="00BA1BF6">
          <w:pPr>
            <w:pStyle w:val="TOC2"/>
            <w:snapToGrid/>
            <w:spacing w:line="400" w:lineRule="exact"/>
            <w:rPr>
              <w:del w:id="553" w:author="Zixuan Zhou" w:date="2026-04-27T03:45:00Z" w16du:dateUtc="2026-04-26T19:45:00Z"/>
              <w:rFonts w:asciiTheme="minorHAnsi" w:eastAsiaTheme="minorEastAsia" w:hAnsiTheme="minorHAnsi" w:hint="eastAsia"/>
              <w:noProof/>
              <w:sz w:val="22"/>
              <w:szCs w:val="24"/>
              <w14:ligatures w14:val="standardContextual"/>
            </w:rPr>
          </w:pPr>
          <w:del w:id="554" w:author="Zixuan Zhou" w:date="2026-04-27T03:45:00Z" w16du:dateUtc="2026-04-26T19:45:00Z">
            <w:r w:rsidRPr="00DC6D96" w:rsidDel="00DC6D96">
              <w:rPr>
                <w:rPrChange w:id="555" w:author="Zixuan Zhou" w:date="2026-04-27T03:45:00Z" w16du:dateUtc="2026-04-26T19:45:00Z">
                  <w:rPr>
                    <w:rStyle w:val="afb"/>
                    <w:noProof/>
                  </w:rPr>
                </w:rPrChange>
              </w:rPr>
              <w:delText xml:space="preserve">4.2 </w:delText>
            </w:r>
            <w:r w:rsidRPr="00DC6D96" w:rsidDel="00DC6D96">
              <w:rPr>
                <w:rFonts w:hint="eastAsia"/>
                <w:rPrChange w:id="556" w:author="Zixuan Zhou" w:date="2026-04-27T03:45:00Z" w16du:dateUtc="2026-04-26T19:45:00Z">
                  <w:rPr>
                    <w:rStyle w:val="afb"/>
                    <w:rFonts w:hint="eastAsia"/>
                    <w:noProof/>
                  </w:rPr>
                </w:rPrChange>
              </w:rPr>
              <w:delText>问题分类结果</w:delText>
            </w:r>
            <w:r w:rsidDel="00DC6D96">
              <w:rPr>
                <w:rFonts w:hint="eastAsia"/>
                <w:noProof/>
                <w:webHidden/>
              </w:rPr>
              <w:tab/>
            </w:r>
            <w:r w:rsidDel="00DC6D96">
              <w:rPr>
                <w:noProof/>
                <w:webHidden/>
              </w:rPr>
              <w:delText>18</w:delText>
            </w:r>
          </w:del>
        </w:p>
        <w:p w14:paraId="7AFFB65E" w14:textId="5C3D1052" w:rsidR="00BA1BF6" w:rsidDel="00DC6D96" w:rsidRDefault="00BA1BF6">
          <w:pPr>
            <w:pStyle w:val="TOC2"/>
            <w:snapToGrid/>
            <w:spacing w:line="400" w:lineRule="exact"/>
            <w:rPr>
              <w:del w:id="557" w:author="Zixuan Zhou" w:date="2026-04-27T03:45:00Z" w16du:dateUtc="2026-04-26T19:45:00Z"/>
              <w:rFonts w:asciiTheme="minorHAnsi" w:eastAsiaTheme="minorEastAsia" w:hAnsiTheme="minorHAnsi" w:hint="eastAsia"/>
              <w:noProof/>
              <w:sz w:val="22"/>
              <w:szCs w:val="24"/>
              <w14:ligatures w14:val="standardContextual"/>
            </w:rPr>
          </w:pPr>
          <w:del w:id="558" w:author="Zixuan Zhou" w:date="2026-04-27T03:45:00Z" w16du:dateUtc="2026-04-26T19:45:00Z">
            <w:r w:rsidRPr="00DC6D96" w:rsidDel="00DC6D96">
              <w:rPr>
                <w:rPrChange w:id="559" w:author="Zixuan Zhou" w:date="2026-04-27T03:45:00Z" w16du:dateUtc="2026-04-26T19:45:00Z">
                  <w:rPr>
                    <w:rStyle w:val="afb"/>
                    <w:noProof/>
                  </w:rPr>
                </w:rPrChange>
              </w:rPr>
              <w:delText xml:space="preserve">4.3 </w:delText>
            </w:r>
            <w:r w:rsidRPr="00DC6D96" w:rsidDel="00DC6D96">
              <w:rPr>
                <w:rFonts w:hint="eastAsia"/>
                <w:rPrChange w:id="560" w:author="Zixuan Zhou" w:date="2026-04-27T03:45:00Z" w16du:dateUtc="2026-04-26T19:45:00Z">
                  <w:rPr>
                    <w:rStyle w:val="afb"/>
                    <w:rFonts w:hint="eastAsia"/>
                    <w:noProof/>
                  </w:rPr>
                </w:rPrChange>
              </w:rPr>
              <w:delText>不同主题下的问题特征分析</w:delText>
            </w:r>
            <w:r w:rsidDel="00DC6D96">
              <w:rPr>
                <w:rFonts w:hint="eastAsia"/>
                <w:noProof/>
                <w:webHidden/>
              </w:rPr>
              <w:tab/>
            </w:r>
            <w:r w:rsidDel="00DC6D96">
              <w:rPr>
                <w:noProof/>
                <w:webHidden/>
              </w:rPr>
              <w:delText>20</w:delText>
            </w:r>
          </w:del>
        </w:p>
        <w:p w14:paraId="3F041D6C" w14:textId="3B2E620E" w:rsidR="00BA1BF6" w:rsidDel="00DC6D96" w:rsidRDefault="00BA1BF6">
          <w:pPr>
            <w:pStyle w:val="TOC2"/>
            <w:snapToGrid/>
            <w:spacing w:line="400" w:lineRule="exact"/>
            <w:rPr>
              <w:del w:id="561" w:author="Zixuan Zhou" w:date="2026-04-27T03:45:00Z" w16du:dateUtc="2026-04-26T19:45:00Z"/>
              <w:rFonts w:asciiTheme="minorHAnsi" w:eastAsiaTheme="minorEastAsia" w:hAnsiTheme="minorHAnsi" w:hint="eastAsia"/>
              <w:noProof/>
              <w:sz w:val="22"/>
              <w:szCs w:val="24"/>
              <w14:ligatures w14:val="standardContextual"/>
            </w:rPr>
          </w:pPr>
          <w:del w:id="562" w:author="Zixuan Zhou" w:date="2026-04-27T03:45:00Z" w16du:dateUtc="2026-04-26T19:45:00Z">
            <w:r w:rsidRPr="00DC6D96" w:rsidDel="00DC6D96">
              <w:rPr>
                <w:rPrChange w:id="563" w:author="Zixuan Zhou" w:date="2026-04-27T03:45:00Z" w16du:dateUtc="2026-04-26T19:45:00Z">
                  <w:rPr>
                    <w:rStyle w:val="afb"/>
                    <w:noProof/>
                  </w:rPr>
                </w:rPrChange>
              </w:rPr>
              <w:delText xml:space="preserve">4.4 </w:delText>
            </w:r>
            <w:r w:rsidRPr="00DC6D96" w:rsidDel="00DC6D96">
              <w:rPr>
                <w:rFonts w:hint="eastAsia"/>
                <w:rPrChange w:id="564" w:author="Zixuan Zhou" w:date="2026-04-27T03:45:00Z" w16du:dateUtc="2026-04-26T19:45:00Z">
                  <w:rPr>
                    <w:rStyle w:val="afb"/>
                    <w:rFonts w:hint="eastAsia"/>
                    <w:noProof/>
                  </w:rPr>
                </w:rPrChange>
              </w:rPr>
              <w:delText>真实需求与潜在风险分析</w:delText>
            </w:r>
            <w:r w:rsidDel="00DC6D96">
              <w:rPr>
                <w:rFonts w:hint="eastAsia"/>
                <w:noProof/>
                <w:webHidden/>
              </w:rPr>
              <w:tab/>
            </w:r>
            <w:r w:rsidDel="00DC6D96">
              <w:rPr>
                <w:noProof/>
                <w:webHidden/>
              </w:rPr>
              <w:delText>21</w:delText>
            </w:r>
          </w:del>
        </w:p>
        <w:p w14:paraId="1BE99A05" w14:textId="00C30715" w:rsidR="00BA1BF6" w:rsidDel="00DC6D96" w:rsidRDefault="00BA1BF6">
          <w:pPr>
            <w:pStyle w:val="TOC2"/>
            <w:snapToGrid/>
            <w:spacing w:line="400" w:lineRule="exact"/>
            <w:rPr>
              <w:del w:id="565" w:author="Zixuan Zhou" w:date="2026-04-27T03:45:00Z" w16du:dateUtc="2026-04-26T19:45:00Z"/>
              <w:rFonts w:asciiTheme="minorHAnsi" w:eastAsiaTheme="minorEastAsia" w:hAnsiTheme="minorHAnsi" w:hint="eastAsia"/>
              <w:noProof/>
              <w:sz w:val="22"/>
              <w:szCs w:val="24"/>
              <w14:ligatures w14:val="standardContextual"/>
            </w:rPr>
          </w:pPr>
          <w:del w:id="566" w:author="Zixuan Zhou" w:date="2026-04-27T03:45:00Z" w16du:dateUtc="2026-04-26T19:45:00Z">
            <w:r w:rsidRPr="00DC6D96" w:rsidDel="00DC6D96">
              <w:rPr>
                <w:rPrChange w:id="567" w:author="Zixuan Zhou" w:date="2026-04-27T03:45:00Z" w16du:dateUtc="2026-04-26T19:45:00Z">
                  <w:rPr>
                    <w:rStyle w:val="afb"/>
                    <w:noProof/>
                  </w:rPr>
                </w:rPrChange>
              </w:rPr>
              <w:delText xml:space="preserve">4.5 </w:delText>
            </w:r>
            <w:r w:rsidRPr="00DC6D96" w:rsidDel="00DC6D96">
              <w:rPr>
                <w:rFonts w:hint="eastAsia"/>
                <w:rPrChange w:id="568" w:author="Zixuan Zhou" w:date="2026-04-27T03:45:00Z" w16du:dateUtc="2026-04-26T19:45:00Z">
                  <w:rPr>
                    <w:rStyle w:val="afb"/>
                    <w:rFonts w:hint="eastAsia"/>
                    <w:noProof/>
                  </w:rPr>
                </w:rPrChange>
              </w:rPr>
              <w:delText>与已有研究的比较</w:delText>
            </w:r>
            <w:r w:rsidDel="00DC6D96">
              <w:rPr>
                <w:rFonts w:hint="eastAsia"/>
                <w:noProof/>
                <w:webHidden/>
              </w:rPr>
              <w:tab/>
            </w:r>
            <w:r w:rsidDel="00DC6D96">
              <w:rPr>
                <w:noProof/>
                <w:webHidden/>
              </w:rPr>
              <w:delText>22</w:delText>
            </w:r>
          </w:del>
        </w:p>
        <w:p w14:paraId="6BC666DD" w14:textId="540B1313" w:rsidR="00BA1BF6" w:rsidDel="00DC6D96" w:rsidRDefault="00BA1BF6">
          <w:pPr>
            <w:pStyle w:val="TOC2"/>
            <w:snapToGrid/>
            <w:spacing w:line="400" w:lineRule="exact"/>
            <w:rPr>
              <w:del w:id="569" w:author="Zixuan Zhou" w:date="2026-04-27T03:45:00Z" w16du:dateUtc="2026-04-26T19:45:00Z"/>
              <w:rFonts w:asciiTheme="minorHAnsi" w:eastAsiaTheme="minorEastAsia" w:hAnsiTheme="minorHAnsi" w:hint="eastAsia"/>
              <w:noProof/>
              <w:sz w:val="22"/>
              <w:szCs w:val="24"/>
              <w14:ligatures w14:val="standardContextual"/>
            </w:rPr>
          </w:pPr>
          <w:del w:id="570" w:author="Zixuan Zhou" w:date="2026-04-27T03:45:00Z" w16du:dateUtc="2026-04-26T19:45:00Z">
            <w:r w:rsidRPr="00DC6D96" w:rsidDel="00DC6D96">
              <w:rPr>
                <w:rPrChange w:id="571" w:author="Zixuan Zhou" w:date="2026-04-27T03:45:00Z" w16du:dateUtc="2026-04-26T19:45:00Z">
                  <w:rPr>
                    <w:rStyle w:val="afb"/>
                    <w:noProof/>
                  </w:rPr>
                </w:rPrChange>
              </w:rPr>
              <w:delText xml:space="preserve">4.6 </w:delText>
            </w:r>
            <w:r w:rsidRPr="00DC6D96" w:rsidDel="00DC6D96">
              <w:rPr>
                <w:rFonts w:hint="eastAsia"/>
                <w:rPrChange w:id="572"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23</w:delText>
            </w:r>
          </w:del>
        </w:p>
        <w:p w14:paraId="35651D34" w14:textId="425E8425" w:rsidR="00BA1BF6" w:rsidDel="00DC6D96" w:rsidRDefault="00BA1BF6">
          <w:pPr>
            <w:pStyle w:val="TOC1"/>
            <w:tabs>
              <w:tab w:val="left" w:pos="1260"/>
            </w:tabs>
            <w:wordWrap/>
            <w:snapToGrid/>
            <w:spacing w:line="400" w:lineRule="exact"/>
            <w:rPr>
              <w:del w:id="573" w:author="Zixuan Zhou" w:date="2026-04-27T03:45:00Z" w16du:dateUtc="2026-04-26T19:45:00Z"/>
              <w:rFonts w:asciiTheme="minorHAnsi" w:eastAsiaTheme="minorEastAsia" w:hAnsiTheme="minorHAnsi" w:hint="eastAsia"/>
              <w:noProof/>
              <w:sz w:val="22"/>
              <w:szCs w:val="24"/>
              <w14:ligatures w14:val="standardContextual"/>
            </w:rPr>
          </w:pPr>
          <w:del w:id="574" w:author="Zixuan Zhou" w:date="2026-04-27T03:45:00Z" w16du:dateUtc="2026-04-26T19:45:00Z">
            <w:r w:rsidRPr="00DC6D96" w:rsidDel="00DC6D96">
              <w:rPr>
                <w:rFonts w:hint="eastAsia"/>
                <w:rPrChange w:id="575" w:author="Zixuan Zhou" w:date="2026-04-27T03:45:00Z" w16du:dateUtc="2026-04-26T19:45:00Z">
                  <w:rPr>
                    <w:rStyle w:val="afb"/>
                    <w:rFonts w:hint="eastAsia"/>
                    <w:noProof/>
                  </w:rPr>
                </w:rPrChange>
              </w:rPr>
              <w:delText>第</w:delText>
            </w:r>
            <w:r w:rsidRPr="00DC6D96" w:rsidDel="00DC6D96">
              <w:rPr>
                <w:rPrChange w:id="576" w:author="Zixuan Zhou" w:date="2026-04-27T03:45:00Z" w16du:dateUtc="2026-04-26T19:45:00Z">
                  <w:rPr>
                    <w:rStyle w:val="afb"/>
                    <w:noProof/>
                  </w:rPr>
                </w:rPrChange>
              </w:rPr>
              <w:delText xml:space="preserve"> 5 </w:delText>
            </w:r>
            <w:r w:rsidRPr="00DC6D96" w:rsidDel="00DC6D96">
              <w:rPr>
                <w:rFonts w:hint="eastAsia"/>
                <w:rPrChange w:id="577"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578" w:author="Zixuan Zhou" w:date="2026-04-27T03:45:00Z" w16du:dateUtc="2026-04-26T19:45:00Z">
                  <w:rPr>
                    <w:rStyle w:val="afb"/>
                    <w:rFonts w:hint="eastAsia"/>
                    <w:noProof/>
                  </w:rPr>
                </w:rPrChange>
              </w:rPr>
              <w:delText>基于大语言模型的问题规范化与问答数据集构建</w:delText>
            </w:r>
            <w:r w:rsidDel="00DC6D96">
              <w:rPr>
                <w:rFonts w:hint="eastAsia"/>
                <w:noProof/>
                <w:webHidden/>
              </w:rPr>
              <w:tab/>
            </w:r>
            <w:r w:rsidDel="00DC6D96">
              <w:rPr>
                <w:noProof/>
                <w:webHidden/>
              </w:rPr>
              <w:delText>24</w:delText>
            </w:r>
          </w:del>
        </w:p>
        <w:p w14:paraId="031E238B" w14:textId="59AFC135" w:rsidR="00BA1BF6" w:rsidDel="00DC6D96" w:rsidRDefault="00BA1BF6">
          <w:pPr>
            <w:pStyle w:val="TOC2"/>
            <w:snapToGrid/>
            <w:spacing w:line="400" w:lineRule="exact"/>
            <w:rPr>
              <w:del w:id="579" w:author="Zixuan Zhou" w:date="2026-04-27T03:45:00Z" w16du:dateUtc="2026-04-26T19:45:00Z"/>
              <w:rFonts w:asciiTheme="minorHAnsi" w:eastAsiaTheme="minorEastAsia" w:hAnsiTheme="minorHAnsi" w:hint="eastAsia"/>
              <w:noProof/>
              <w:sz w:val="22"/>
              <w:szCs w:val="24"/>
              <w14:ligatures w14:val="standardContextual"/>
            </w:rPr>
          </w:pPr>
          <w:del w:id="580" w:author="Zixuan Zhou" w:date="2026-04-27T03:45:00Z" w16du:dateUtc="2026-04-26T19:45:00Z">
            <w:r w:rsidRPr="00DC6D96" w:rsidDel="00DC6D96">
              <w:rPr>
                <w:rPrChange w:id="581" w:author="Zixuan Zhou" w:date="2026-04-27T03:45:00Z" w16du:dateUtc="2026-04-26T19:45:00Z">
                  <w:rPr>
                    <w:rStyle w:val="afb"/>
                    <w:noProof/>
                  </w:rPr>
                </w:rPrChange>
              </w:rPr>
              <w:delText xml:space="preserve">5.1 </w:delText>
            </w:r>
            <w:r w:rsidRPr="00DC6D96" w:rsidDel="00DC6D96">
              <w:rPr>
                <w:rFonts w:hint="eastAsia"/>
                <w:rPrChange w:id="582" w:author="Zixuan Zhou" w:date="2026-04-27T03:45:00Z" w16du:dateUtc="2026-04-26T19:45:00Z">
                  <w:rPr>
                    <w:rStyle w:val="afb"/>
                    <w:rFonts w:hint="eastAsia"/>
                    <w:noProof/>
                  </w:rPr>
                </w:rPrChange>
              </w:rPr>
              <w:delText>问题规范化设计</w:delText>
            </w:r>
            <w:r w:rsidDel="00DC6D96">
              <w:rPr>
                <w:rFonts w:hint="eastAsia"/>
                <w:noProof/>
                <w:webHidden/>
              </w:rPr>
              <w:tab/>
            </w:r>
            <w:r w:rsidDel="00DC6D96">
              <w:rPr>
                <w:noProof/>
                <w:webHidden/>
              </w:rPr>
              <w:delText>24</w:delText>
            </w:r>
          </w:del>
        </w:p>
        <w:p w14:paraId="36464232" w14:textId="1ABFCBD5" w:rsidR="00BA1BF6" w:rsidDel="00DC6D96" w:rsidRDefault="00BA1BF6">
          <w:pPr>
            <w:pStyle w:val="TOC3"/>
            <w:snapToGrid/>
            <w:rPr>
              <w:del w:id="583" w:author="Zixuan Zhou" w:date="2026-04-27T03:45:00Z" w16du:dateUtc="2026-04-26T19:45:00Z"/>
              <w:rFonts w:asciiTheme="minorHAnsi" w:eastAsiaTheme="minorEastAsia" w:hAnsiTheme="minorHAnsi" w:hint="eastAsia"/>
              <w:noProof/>
              <w:sz w:val="22"/>
              <w:szCs w:val="24"/>
              <w14:ligatures w14:val="standardContextual"/>
            </w:rPr>
          </w:pPr>
          <w:del w:id="584" w:author="Zixuan Zhou" w:date="2026-04-27T03:45:00Z" w16du:dateUtc="2026-04-26T19:45:00Z">
            <w:r w:rsidRPr="00DC6D96" w:rsidDel="00DC6D96">
              <w:rPr>
                <w:rPrChange w:id="585" w:author="Zixuan Zhou" w:date="2026-04-27T03:45:00Z" w16du:dateUtc="2026-04-26T19:45:00Z">
                  <w:rPr>
                    <w:rStyle w:val="afb"/>
                    <w:noProof/>
                  </w:rPr>
                </w:rPrChange>
              </w:rPr>
              <w:delText xml:space="preserve">5.1.1 </w:delText>
            </w:r>
            <w:r w:rsidRPr="00DC6D96" w:rsidDel="00DC6D96">
              <w:rPr>
                <w:rFonts w:hint="eastAsia"/>
                <w:rPrChange w:id="586" w:author="Zixuan Zhou" w:date="2026-04-27T03:45:00Z" w16du:dateUtc="2026-04-26T19:45:00Z">
                  <w:rPr>
                    <w:rStyle w:val="afb"/>
                    <w:rFonts w:hint="eastAsia"/>
                    <w:noProof/>
                  </w:rPr>
                </w:rPrChange>
              </w:rPr>
              <w:delText>规范化目标</w:delText>
            </w:r>
            <w:r w:rsidDel="00DC6D96">
              <w:rPr>
                <w:rFonts w:hint="eastAsia"/>
                <w:noProof/>
                <w:webHidden/>
              </w:rPr>
              <w:tab/>
            </w:r>
            <w:r w:rsidDel="00DC6D96">
              <w:rPr>
                <w:noProof/>
                <w:webHidden/>
              </w:rPr>
              <w:delText>24</w:delText>
            </w:r>
          </w:del>
        </w:p>
        <w:p w14:paraId="40664292" w14:textId="4EA7DE2E" w:rsidR="00BA1BF6" w:rsidDel="00DC6D96" w:rsidRDefault="00BA1BF6">
          <w:pPr>
            <w:pStyle w:val="TOC3"/>
            <w:snapToGrid/>
            <w:rPr>
              <w:del w:id="587" w:author="Zixuan Zhou" w:date="2026-04-27T03:45:00Z" w16du:dateUtc="2026-04-26T19:45:00Z"/>
              <w:rFonts w:asciiTheme="minorHAnsi" w:eastAsiaTheme="minorEastAsia" w:hAnsiTheme="minorHAnsi" w:hint="eastAsia"/>
              <w:noProof/>
              <w:sz w:val="22"/>
              <w:szCs w:val="24"/>
              <w14:ligatures w14:val="standardContextual"/>
            </w:rPr>
          </w:pPr>
          <w:del w:id="588" w:author="Zixuan Zhou" w:date="2026-04-27T03:45:00Z" w16du:dateUtc="2026-04-26T19:45:00Z">
            <w:r w:rsidRPr="00DC6D96" w:rsidDel="00DC6D96">
              <w:rPr>
                <w:rPrChange w:id="589" w:author="Zixuan Zhou" w:date="2026-04-27T03:45:00Z" w16du:dateUtc="2026-04-26T19:45:00Z">
                  <w:rPr>
                    <w:rStyle w:val="afb"/>
                    <w:noProof/>
                  </w:rPr>
                </w:rPrChange>
              </w:rPr>
              <w:delText xml:space="preserve">5.1.2 </w:delText>
            </w:r>
            <w:r w:rsidRPr="00DC6D96" w:rsidDel="00DC6D96">
              <w:rPr>
                <w:rFonts w:hint="eastAsia"/>
                <w:rPrChange w:id="590" w:author="Zixuan Zhou" w:date="2026-04-27T03:45:00Z" w16du:dateUtc="2026-04-26T19:45:00Z">
                  <w:rPr>
                    <w:rStyle w:val="afb"/>
                    <w:rFonts w:hint="eastAsia"/>
                    <w:noProof/>
                  </w:rPr>
                </w:rPrChange>
              </w:rPr>
              <w:delText>规范化原则</w:delText>
            </w:r>
            <w:r w:rsidDel="00DC6D96">
              <w:rPr>
                <w:rFonts w:hint="eastAsia"/>
                <w:noProof/>
                <w:webHidden/>
              </w:rPr>
              <w:tab/>
            </w:r>
            <w:r w:rsidDel="00DC6D96">
              <w:rPr>
                <w:noProof/>
                <w:webHidden/>
              </w:rPr>
              <w:delText>24</w:delText>
            </w:r>
          </w:del>
        </w:p>
        <w:p w14:paraId="2E14B3AE" w14:textId="4B2EA912" w:rsidR="00BA1BF6" w:rsidDel="00DC6D96" w:rsidRDefault="00BA1BF6">
          <w:pPr>
            <w:pStyle w:val="TOC3"/>
            <w:snapToGrid/>
            <w:rPr>
              <w:del w:id="591" w:author="Zixuan Zhou" w:date="2026-04-27T03:45:00Z" w16du:dateUtc="2026-04-26T19:45:00Z"/>
              <w:rFonts w:asciiTheme="minorHAnsi" w:eastAsiaTheme="minorEastAsia" w:hAnsiTheme="minorHAnsi" w:hint="eastAsia"/>
              <w:noProof/>
              <w:sz w:val="22"/>
              <w:szCs w:val="24"/>
              <w14:ligatures w14:val="standardContextual"/>
            </w:rPr>
          </w:pPr>
          <w:del w:id="592" w:author="Zixuan Zhou" w:date="2026-04-27T03:45:00Z" w16du:dateUtc="2026-04-26T19:45:00Z">
            <w:r w:rsidRPr="00DC6D96" w:rsidDel="00DC6D96">
              <w:rPr>
                <w:rPrChange w:id="593" w:author="Zixuan Zhou" w:date="2026-04-27T03:45:00Z" w16du:dateUtc="2026-04-26T19:45:00Z">
                  <w:rPr>
                    <w:rStyle w:val="afb"/>
                    <w:noProof/>
                  </w:rPr>
                </w:rPrChange>
              </w:rPr>
              <w:delText xml:space="preserve">5.1.3 </w:delText>
            </w:r>
            <w:r w:rsidRPr="00DC6D96" w:rsidDel="00DC6D96">
              <w:rPr>
                <w:rFonts w:hint="eastAsia"/>
                <w:rPrChange w:id="594" w:author="Zixuan Zhou" w:date="2026-04-27T03:45:00Z" w16du:dateUtc="2026-04-26T19:45:00Z">
                  <w:rPr>
                    <w:rStyle w:val="afb"/>
                    <w:rFonts w:hint="eastAsia"/>
                    <w:noProof/>
                  </w:rPr>
                </w:rPrChange>
              </w:rPr>
              <w:delText>提示词设计与执行流程</w:delText>
            </w:r>
            <w:r w:rsidDel="00DC6D96">
              <w:rPr>
                <w:rFonts w:hint="eastAsia"/>
                <w:noProof/>
                <w:webHidden/>
              </w:rPr>
              <w:tab/>
            </w:r>
            <w:r w:rsidDel="00DC6D96">
              <w:rPr>
                <w:noProof/>
                <w:webHidden/>
              </w:rPr>
              <w:delText>25</w:delText>
            </w:r>
          </w:del>
        </w:p>
        <w:p w14:paraId="6B3DEF7A" w14:textId="39B731EE" w:rsidR="00BA1BF6" w:rsidDel="00DC6D96" w:rsidRDefault="00BA1BF6">
          <w:pPr>
            <w:pStyle w:val="TOC2"/>
            <w:snapToGrid/>
            <w:spacing w:line="400" w:lineRule="exact"/>
            <w:rPr>
              <w:del w:id="595" w:author="Zixuan Zhou" w:date="2026-04-27T03:45:00Z" w16du:dateUtc="2026-04-26T19:45:00Z"/>
              <w:rFonts w:asciiTheme="minorHAnsi" w:eastAsiaTheme="minorEastAsia" w:hAnsiTheme="minorHAnsi" w:hint="eastAsia"/>
              <w:noProof/>
              <w:sz w:val="22"/>
              <w:szCs w:val="24"/>
              <w14:ligatures w14:val="standardContextual"/>
            </w:rPr>
          </w:pPr>
          <w:del w:id="596" w:author="Zixuan Zhou" w:date="2026-04-27T03:45:00Z" w16du:dateUtc="2026-04-26T19:45:00Z">
            <w:r w:rsidRPr="00DC6D96" w:rsidDel="00DC6D96">
              <w:rPr>
                <w:rPrChange w:id="597" w:author="Zixuan Zhou" w:date="2026-04-27T03:45:00Z" w16du:dateUtc="2026-04-26T19:45:00Z">
                  <w:rPr>
                    <w:rStyle w:val="afb"/>
                    <w:noProof/>
                  </w:rPr>
                </w:rPrChange>
              </w:rPr>
              <w:delText xml:space="preserve">5.2 </w:delText>
            </w:r>
            <w:r w:rsidRPr="00DC6D96" w:rsidDel="00DC6D96">
              <w:rPr>
                <w:rFonts w:hint="eastAsia"/>
                <w:rPrChange w:id="598" w:author="Zixuan Zhou" w:date="2026-04-27T03:45:00Z" w16du:dateUtc="2026-04-26T19:45:00Z">
                  <w:rPr>
                    <w:rStyle w:val="afb"/>
                    <w:rFonts w:hint="eastAsia"/>
                    <w:noProof/>
                  </w:rPr>
                </w:rPrChange>
              </w:rPr>
              <w:delText>问题规范化结果分析</w:delText>
            </w:r>
            <w:r w:rsidDel="00DC6D96">
              <w:rPr>
                <w:rFonts w:hint="eastAsia"/>
                <w:noProof/>
                <w:webHidden/>
              </w:rPr>
              <w:tab/>
            </w:r>
            <w:r w:rsidDel="00DC6D96">
              <w:rPr>
                <w:noProof/>
                <w:webHidden/>
              </w:rPr>
              <w:delText>26</w:delText>
            </w:r>
          </w:del>
        </w:p>
        <w:p w14:paraId="42191049" w14:textId="4F6F3291" w:rsidR="00BA1BF6" w:rsidDel="00DC6D96" w:rsidRDefault="00BA1BF6">
          <w:pPr>
            <w:pStyle w:val="TOC3"/>
            <w:snapToGrid/>
            <w:rPr>
              <w:del w:id="599" w:author="Zixuan Zhou" w:date="2026-04-27T03:45:00Z" w16du:dateUtc="2026-04-26T19:45:00Z"/>
              <w:rFonts w:asciiTheme="minorHAnsi" w:eastAsiaTheme="minorEastAsia" w:hAnsiTheme="minorHAnsi" w:hint="eastAsia"/>
              <w:noProof/>
              <w:sz w:val="22"/>
              <w:szCs w:val="24"/>
              <w14:ligatures w14:val="standardContextual"/>
            </w:rPr>
          </w:pPr>
          <w:del w:id="600" w:author="Zixuan Zhou" w:date="2026-04-27T03:45:00Z" w16du:dateUtc="2026-04-26T19:45:00Z">
            <w:r w:rsidRPr="00DC6D96" w:rsidDel="00DC6D96">
              <w:rPr>
                <w:rPrChange w:id="601" w:author="Zixuan Zhou" w:date="2026-04-27T03:45:00Z" w16du:dateUtc="2026-04-26T19:45:00Z">
                  <w:rPr>
                    <w:rStyle w:val="afb"/>
                    <w:noProof/>
                  </w:rPr>
                </w:rPrChange>
              </w:rPr>
              <w:delText xml:space="preserve">5.2.1 </w:delText>
            </w:r>
            <w:r w:rsidRPr="00DC6D96" w:rsidDel="00DC6D96">
              <w:rPr>
                <w:rFonts w:hint="eastAsia"/>
                <w:rPrChange w:id="602" w:author="Zixuan Zhou" w:date="2026-04-27T03:45:00Z" w16du:dateUtc="2026-04-26T19:45:00Z">
                  <w:rPr>
                    <w:rStyle w:val="afb"/>
                    <w:rFonts w:hint="eastAsia"/>
                    <w:noProof/>
                  </w:rPr>
                </w:rPrChange>
              </w:rPr>
              <w:delText>规范化前后示例对比</w:delText>
            </w:r>
            <w:r w:rsidDel="00DC6D96">
              <w:rPr>
                <w:rFonts w:hint="eastAsia"/>
                <w:noProof/>
                <w:webHidden/>
              </w:rPr>
              <w:tab/>
            </w:r>
            <w:r w:rsidDel="00DC6D96">
              <w:rPr>
                <w:noProof/>
                <w:webHidden/>
              </w:rPr>
              <w:delText>26</w:delText>
            </w:r>
          </w:del>
        </w:p>
        <w:p w14:paraId="569288D3" w14:textId="46810224" w:rsidR="00BA1BF6" w:rsidDel="00DC6D96" w:rsidRDefault="00BA1BF6">
          <w:pPr>
            <w:pStyle w:val="TOC3"/>
            <w:snapToGrid/>
            <w:rPr>
              <w:del w:id="603" w:author="Zixuan Zhou" w:date="2026-04-27T03:45:00Z" w16du:dateUtc="2026-04-26T19:45:00Z"/>
              <w:rFonts w:asciiTheme="minorHAnsi" w:eastAsiaTheme="minorEastAsia" w:hAnsiTheme="minorHAnsi" w:hint="eastAsia"/>
              <w:noProof/>
              <w:sz w:val="22"/>
              <w:szCs w:val="24"/>
              <w14:ligatures w14:val="standardContextual"/>
            </w:rPr>
          </w:pPr>
          <w:del w:id="604" w:author="Zixuan Zhou" w:date="2026-04-27T03:45:00Z" w16du:dateUtc="2026-04-26T19:45:00Z">
            <w:r w:rsidRPr="00DC6D96" w:rsidDel="00DC6D96">
              <w:rPr>
                <w:rPrChange w:id="605" w:author="Zixuan Zhou" w:date="2026-04-27T03:45:00Z" w16du:dateUtc="2026-04-26T19:45:00Z">
                  <w:rPr>
                    <w:rStyle w:val="afb"/>
                    <w:noProof/>
                  </w:rPr>
                </w:rPrChange>
              </w:rPr>
              <w:delText xml:space="preserve">5.2.2 </w:delText>
            </w:r>
            <w:r w:rsidRPr="00DC6D96" w:rsidDel="00DC6D96">
              <w:rPr>
                <w:rFonts w:hint="eastAsia"/>
                <w:rPrChange w:id="606" w:author="Zixuan Zhou" w:date="2026-04-27T03:45:00Z" w16du:dateUtc="2026-04-26T19:45:00Z">
                  <w:rPr>
                    <w:rStyle w:val="afb"/>
                    <w:rFonts w:hint="eastAsia"/>
                    <w:noProof/>
                  </w:rPr>
                </w:rPrChange>
              </w:rPr>
              <w:delText>不同类别问题的改写特点</w:delText>
            </w:r>
            <w:r w:rsidDel="00DC6D96">
              <w:rPr>
                <w:rFonts w:hint="eastAsia"/>
                <w:noProof/>
                <w:webHidden/>
              </w:rPr>
              <w:tab/>
            </w:r>
            <w:r w:rsidDel="00DC6D96">
              <w:rPr>
                <w:noProof/>
                <w:webHidden/>
              </w:rPr>
              <w:delText>27</w:delText>
            </w:r>
          </w:del>
        </w:p>
        <w:p w14:paraId="4E97EB5B" w14:textId="0A93D74A" w:rsidR="00BA1BF6" w:rsidDel="00DC6D96" w:rsidRDefault="00BA1BF6">
          <w:pPr>
            <w:pStyle w:val="TOC2"/>
            <w:snapToGrid/>
            <w:spacing w:line="400" w:lineRule="exact"/>
            <w:rPr>
              <w:del w:id="607" w:author="Zixuan Zhou" w:date="2026-04-27T03:45:00Z" w16du:dateUtc="2026-04-26T19:45:00Z"/>
              <w:rFonts w:asciiTheme="minorHAnsi" w:eastAsiaTheme="minorEastAsia" w:hAnsiTheme="minorHAnsi" w:hint="eastAsia"/>
              <w:noProof/>
              <w:sz w:val="22"/>
              <w:szCs w:val="24"/>
              <w14:ligatures w14:val="standardContextual"/>
            </w:rPr>
          </w:pPr>
          <w:del w:id="608" w:author="Zixuan Zhou" w:date="2026-04-27T03:45:00Z" w16du:dateUtc="2026-04-26T19:45:00Z">
            <w:r w:rsidRPr="00DC6D96" w:rsidDel="00DC6D96">
              <w:rPr>
                <w:rPrChange w:id="609" w:author="Zixuan Zhou" w:date="2026-04-27T03:45:00Z" w16du:dateUtc="2026-04-26T19:45:00Z">
                  <w:rPr>
                    <w:rStyle w:val="afb"/>
                    <w:noProof/>
                  </w:rPr>
                </w:rPrChange>
              </w:rPr>
              <w:delText xml:space="preserve">5.3 </w:delText>
            </w:r>
            <w:r w:rsidRPr="00DC6D96" w:rsidDel="00DC6D96">
              <w:rPr>
                <w:rFonts w:hint="eastAsia"/>
                <w:rPrChange w:id="610" w:author="Zixuan Zhou" w:date="2026-04-27T03:45:00Z" w16du:dateUtc="2026-04-26T19:45:00Z">
                  <w:rPr>
                    <w:rStyle w:val="afb"/>
                    <w:rFonts w:hint="eastAsia"/>
                    <w:noProof/>
                  </w:rPr>
                </w:rPrChange>
              </w:rPr>
              <w:delText>问答生成方法</w:delText>
            </w:r>
            <w:r w:rsidDel="00DC6D96">
              <w:rPr>
                <w:rFonts w:hint="eastAsia"/>
                <w:noProof/>
                <w:webHidden/>
              </w:rPr>
              <w:tab/>
            </w:r>
            <w:r w:rsidDel="00DC6D96">
              <w:rPr>
                <w:noProof/>
                <w:webHidden/>
              </w:rPr>
              <w:delText>28</w:delText>
            </w:r>
          </w:del>
        </w:p>
        <w:p w14:paraId="352CE0B2" w14:textId="2275AAB8" w:rsidR="00BA1BF6" w:rsidDel="00DC6D96" w:rsidRDefault="00BA1BF6">
          <w:pPr>
            <w:pStyle w:val="TOC3"/>
            <w:snapToGrid/>
            <w:rPr>
              <w:del w:id="611" w:author="Zixuan Zhou" w:date="2026-04-27T03:45:00Z" w16du:dateUtc="2026-04-26T19:45:00Z"/>
              <w:rFonts w:asciiTheme="minorHAnsi" w:eastAsiaTheme="minorEastAsia" w:hAnsiTheme="minorHAnsi" w:hint="eastAsia"/>
              <w:noProof/>
              <w:sz w:val="22"/>
              <w:szCs w:val="24"/>
              <w14:ligatures w14:val="standardContextual"/>
            </w:rPr>
          </w:pPr>
          <w:del w:id="612" w:author="Zixuan Zhou" w:date="2026-04-27T03:45:00Z" w16du:dateUtc="2026-04-26T19:45:00Z">
            <w:r w:rsidRPr="00DC6D96" w:rsidDel="00DC6D96">
              <w:rPr>
                <w:rPrChange w:id="613" w:author="Zixuan Zhou" w:date="2026-04-27T03:45:00Z" w16du:dateUtc="2026-04-26T19:45:00Z">
                  <w:rPr>
                    <w:rStyle w:val="afb"/>
                    <w:noProof/>
                  </w:rPr>
                </w:rPrChange>
              </w:rPr>
              <w:delText xml:space="preserve">5.3.1 </w:delText>
            </w:r>
            <w:r w:rsidRPr="00DC6D96" w:rsidDel="00DC6D96">
              <w:rPr>
                <w:rFonts w:hint="eastAsia"/>
                <w:rPrChange w:id="614" w:author="Zixuan Zhou" w:date="2026-04-27T03:45:00Z" w16du:dateUtc="2026-04-26T19:45:00Z">
                  <w:rPr>
                    <w:rStyle w:val="afb"/>
                    <w:rFonts w:hint="eastAsia"/>
                    <w:noProof/>
                  </w:rPr>
                </w:rPrChange>
              </w:rPr>
              <w:delText>答案生成原则</w:delText>
            </w:r>
            <w:r w:rsidDel="00DC6D96">
              <w:rPr>
                <w:rFonts w:hint="eastAsia"/>
                <w:noProof/>
                <w:webHidden/>
              </w:rPr>
              <w:tab/>
            </w:r>
            <w:r w:rsidDel="00DC6D96">
              <w:rPr>
                <w:noProof/>
                <w:webHidden/>
              </w:rPr>
              <w:delText>28</w:delText>
            </w:r>
          </w:del>
        </w:p>
        <w:p w14:paraId="15B4CFF4" w14:textId="0F3335E3" w:rsidR="00BA1BF6" w:rsidDel="00DC6D96" w:rsidRDefault="00BA1BF6">
          <w:pPr>
            <w:pStyle w:val="TOC3"/>
            <w:snapToGrid/>
            <w:rPr>
              <w:del w:id="615" w:author="Zixuan Zhou" w:date="2026-04-27T03:45:00Z" w16du:dateUtc="2026-04-26T19:45:00Z"/>
              <w:rFonts w:asciiTheme="minorHAnsi" w:eastAsiaTheme="minorEastAsia" w:hAnsiTheme="minorHAnsi" w:hint="eastAsia"/>
              <w:noProof/>
              <w:sz w:val="22"/>
              <w:szCs w:val="24"/>
              <w14:ligatures w14:val="standardContextual"/>
            </w:rPr>
          </w:pPr>
          <w:del w:id="616" w:author="Zixuan Zhou" w:date="2026-04-27T03:45:00Z" w16du:dateUtc="2026-04-26T19:45:00Z">
            <w:r w:rsidRPr="00DC6D96" w:rsidDel="00DC6D96">
              <w:rPr>
                <w:rPrChange w:id="617" w:author="Zixuan Zhou" w:date="2026-04-27T03:45:00Z" w16du:dateUtc="2026-04-26T19:45:00Z">
                  <w:rPr>
                    <w:rStyle w:val="afb"/>
                    <w:noProof/>
                  </w:rPr>
                </w:rPrChange>
              </w:rPr>
              <w:delText xml:space="preserve">5.3.2 </w:delText>
            </w:r>
            <w:r w:rsidRPr="00DC6D96" w:rsidDel="00DC6D96">
              <w:rPr>
                <w:rFonts w:hint="eastAsia"/>
                <w:rPrChange w:id="618" w:author="Zixuan Zhou" w:date="2026-04-27T03:45:00Z" w16du:dateUtc="2026-04-26T19:45:00Z">
                  <w:rPr>
                    <w:rStyle w:val="afb"/>
                    <w:rFonts w:hint="eastAsia"/>
                    <w:noProof/>
                  </w:rPr>
                </w:rPrChange>
              </w:rPr>
              <w:delText>答案生成提示设计</w:delText>
            </w:r>
            <w:r w:rsidDel="00DC6D96">
              <w:rPr>
                <w:rFonts w:hint="eastAsia"/>
                <w:noProof/>
                <w:webHidden/>
              </w:rPr>
              <w:tab/>
            </w:r>
            <w:r w:rsidDel="00DC6D96">
              <w:rPr>
                <w:noProof/>
                <w:webHidden/>
              </w:rPr>
              <w:delText>28</w:delText>
            </w:r>
          </w:del>
        </w:p>
        <w:p w14:paraId="549A7B76" w14:textId="3C0114C1" w:rsidR="00BA1BF6" w:rsidDel="00DC6D96" w:rsidRDefault="00BA1BF6">
          <w:pPr>
            <w:pStyle w:val="TOC3"/>
            <w:snapToGrid/>
            <w:rPr>
              <w:del w:id="619" w:author="Zixuan Zhou" w:date="2026-04-27T03:45:00Z" w16du:dateUtc="2026-04-26T19:45:00Z"/>
              <w:rFonts w:asciiTheme="minorHAnsi" w:eastAsiaTheme="minorEastAsia" w:hAnsiTheme="minorHAnsi" w:hint="eastAsia"/>
              <w:noProof/>
              <w:sz w:val="22"/>
              <w:szCs w:val="24"/>
              <w14:ligatures w14:val="standardContextual"/>
            </w:rPr>
          </w:pPr>
          <w:del w:id="620" w:author="Zixuan Zhou" w:date="2026-04-27T03:45:00Z" w16du:dateUtc="2026-04-26T19:45:00Z">
            <w:r w:rsidRPr="00DC6D96" w:rsidDel="00DC6D96">
              <w:rPr>
                <w:rPrChange w:id="621" w:author="Zixuan Zhou" w:date="2026-04-27T03:45:00Z" w16du:dateUtc="2026-04-26T19:45:00Z">
                  <w:rPr>
                    <w:rStyle w:val="afb"/>
                    <w:noProof/>
                  </w:rPr>
                </w:rPrChange>
              </w:rPr>
              <w:delText xml:space="preserve">5.3.3 </w:delText>
            </w:r>
            <w:r w:rsidRPr="00DC6D96" w:rsidDel="00DC6D96">
              <w:rPr>
                <w:rFonts w:hint="eastAsia"/>
                <w:rPrChange w:id="622" w:author="Zixuan Zhou" w:date="2026-04-27T03:45:00Z" w16du:dateUtc="2026-04-26T19:45:00Z">
                  <w:rPr>
                    <w:rStyle w:val="afb"/>
                    <w:rFonts w:hint="eastAsia"/>
                    <w:noProof/>
                  </w:rPr>
                </w:rPrChange>
              </w:rPr>
              <w:delText>人工修订流程</w:delText>
            </w:r>
            <w:r w:rsidDel="00DC6D96">
              <w:rPr>
                <w:rFonts w:hint="eastAsia"/>
                <w:noProof/>
                <w:webHidden/>
              </w:rPr>
              <w:tab/>
            </w:r>
            <w:r w:rsidDel="00DC6D96">
              <w:rPr>
                <w:noProof/>
                <w:webHidden/>
              </w:rPr>
              <w:delText>29</w:delText>
            </w:r>
          </w:del>
        </w:p>
        <w:p w14:paraId="457F4412" w14:textId="0CD94F2E" w:rsidR="00BA1BF6" w:rsidDel="00DC6D96" w:rsidRDefault="00BA1BF6">
          <w:pPr>
            <w:pStyle w:val="TOC3"/>
            <w:snapToGrid/>
            <w:rPr>
              <w:del w:id="623" w:author="Zixuan Zhou" w:date="2026-04-27T03:45:00Z" w16du:dateUtc="2026-04-26T19:45:00Z"/>
              <w:rFonts w:asciiTheme="minorHAnsi" w:eastAsiaTheme="minorEastAsia" w:hAnsiTheme="minorHAnsi" w:hint="eastAsia"/>
              <w:noProof/>
              <w:sz w:val="22"/>
              <w:szCs w:val="24"/>
              <w14:ligatures w14:val="standardContextual"/>
            </w:rPr>
          </w:pPr>
          <w:del w:id="624" w:author="Zixuan Zhou" w:date="2026-04-27T03:45:00Z" w16du:dateUtc="2026-04-26T19:45:00Z">
            <w:r w:rsidRPr="00DC6D96" w:rsidDel="00DC6D96">
              <w:rPr>
                <w:rPrChange w:id="625" w:author="Zixuan Zhou" w:date="2026-04-27T03:45:00Z" w16du:dateUtc="2026-04-26T19:45:00Z">
                  <w:rPr>
                    <w:rStyle w:val="afb"/>
                    <w:noProof/>
                  </w:rPr>
                </w:rPrChange>
              </w:rPr>
              <w:delText xml:space="preserve">5.3.4 </w:delText>
            </w:r>
            <w:r w:rsidRPr="00DC6D96" w:rsidDel="00DC6D96">
              <w:rPr>
                <w:rFonts w:hint="eastAsia"/>
                <w:rPrChange w:id="626" w:author="Zixuan Zhou" w:date="2026-04-27T03:45:00Z" w16du:dateUtc="2026-04-26T19:45:00Z">
                  <w:rPr>
                    <w:rStyle w:val="afb"/>
                    <w:rFonts w:hint="eastAsia"/>
                    <w:noProof/>
                  </w:rPr>
                </w:rPrChange>
              </w:rPr>
              <w:delText>专家审核规则</w:delText>
            </w:r>
            <w:r w:rsidDel="00DC6D96">
              <w:rPr>
                <w:rFonts w:hint="eastAsia"/>
                <w:noProof/>
                <w:webHidden/>
              </w:rPr>
              <w:tab/>
            </w:r>
            <w:r w:rsidDel="00DC6D96">
              <w:rPr>
                <w:noProof/>
                <w:webHidden/>
              </w:rPr>
              <w:delText>29</w:delText>
            </w:r>
          </w:del>
        </w:p>
        <w:p w14:paraId="3E633716" w14:textId="4558FEA3" w:rsidR="00BA1BF6" w:rsidDel="00DC6D96" w:rsidRDefault="00BA1BF6">
          <w:pPr>
            <w:pStyle w:val="TOC2"/>
            <w:snapToGrid/>
            <w:spacing w:line="400" w:lineRule="exact"/>
            <w:rPr>
              <w:del w:id="627" w:author="Zixuan Zhou" w:date="2026-04-27T03:45:00Z" w16du:dateUtc="2026-04-26T19:45:00Z"/>
              <w:rFonts w:asciiTheme="minorHAnsi" w:eastAsiaTheme="minorEastAsia" w:hAnsiTheme="minorHAnsi" w:hint="eastAsia"/>
              <w:noProof/>
              <w:sz w:val="22"/>
              <w:szCs w:val="24"/>
              <w14:ligatures w14:val="standardContextual"/>
            </w:rPr>
          </w:pPr>
          <w:del w:id="628" w:author="Zixuan Zhou" w:date="2026-04-27T03:45:00Z" w16du:dateUtc="2026-04-26T19:45:00Z">
            <w:r w:rsidRPr="00DC6D96" w:rsidDel="00DC6D96">
              <w:rPr>
                <w:rPrChange w:id="629" w:author="Zixuan Zhou" w:date="2026-04-27T03:45:00Z" w16du:dateUtc="2026-04-26T19:45:00Z">
                  <w:rPr>
                    <w:rStyle w:val="afb"/>
                    <w:noProof/>
                  </w:rPr>
                </w:rPrChange>
              </w:rPr>
              <w:delText xml:space="preserve">5.4 </w:delText>
            </w:r>
            <w:r w:rsidRPr="00DC6D96" w:rsidDel="00DC6D96">
              <w:rPr>
                <w:rFonts w:hint="eastAsia"/>
                <w:rPrChange w:id="630" w:author="Zixuan Zhou" w:date="2026-04-27T03:45:00Z" w16du:dateUtc="2026-04-26T19:45:00Z">
                  <w:rPr>
                    <w:rStyle w:val="afb"/>
                    <w:rFonts w:hint="eastAsia"/>
                    <w:noProof/>
                  </w:rPr>
                </w:rPrChange>
              </w:rPr>
              <w:delText>数据集质量评估</w:delText>
            </w:r>
            <w:r w:rsidDel="00DC6D96">
              <w:rPr>
                <w:rFonts w:hint="eastAsia"/>
                <w:noProof/>
                <w:webHidden/>
              </w:rPr>
              <w:tab/>
            </w:r>
            <w:r w:rsidDel="00DC6D96">
              <w:rPr>
                <w:noProof/>
                <w:webHidden/>
              </w:rPr>
              <w:delText>31</w:delText>
            </w:r>
          </w:del>
        </w:p>
        <w:p w14:paraId="7F452AF1" w14:textId="4362A392" w:rsidR="00BA1BF6" w:rsidDel="00DC6D96" w:rsidRDefault="00BA1BF6">
          <w:pPr>
            <w:pStyle w:val="TOC3"/>
            <w:snapToGrid/>
            <w:rPr>
              <w:del w:id="631" w:author="Zixuan Zhou" w:date="2026-04-27T03:45:00Z" w16du:dateUtc="2026-04-26T19:45:00Z"/>
              <w:rFonts w:asciiTheme="minorHAnsi" w:eastAsiaTheme="minorEastAsia" w:hAnsiTheme="minorHAnsi" w:hint="eastAsia"/>
              <w:noProof/>
              <w:sz w:val="22"/>
              <w:szCs w:val="24"/>
              <w14:ligatures w14:val="standardContextual"/>
            </w:rPr>
          </w:pPr>
          <w:del w:id="632" w:author="Zixuan Zhou" w:date="2026-04-27T03:45:00Z" w16du:dateUtc="2026-04-26T19:45:00Z">
            <w:r w:rsidRPr="00DC6D96" w:rsidDel="00DC6D96">
              <w:rPr>
                <w:rPrChange w:id="633" w:author="Zixuan Zhou" w:date="2026-04-27T03:45:00Z" w16du:dateUtc="2026-04-26T19:45:00Z">
                  <w:rPr>
                    <w:rStyle w:val="afb"/>
                    <w:noProof/>
                  </w:rPr>
                </w:rPrChange>
              </w:rPr>
              <w:delText xml:space="preserve">5.4.1 </w:delText>
            </w:r>
            <w:r w:rsidRPr="00DC6D96" w:rsidDel="00DC6D96">
              <w:rPr>
                <w:rFonts w:hint="eastAsia"/>
                <w:rPrChange w:id="634" w:author="Zixuan Zhou" w:date="2026-04-27T03:45:00Z" w16du:dateUtc="2026-04-26T19:45:00Z">
                  <w:rPr>
                    <w:rStyle w:val="afb"/>
                    <w:rFonts w:hint="eastAsia"/>
                    <w:noProof/>
                  </w:rPr>
                </w:rPrChange>
              </w:rPr>
              <w:delText>多维度评估体系设计</w:delText>
            </w:r>
            <w:r w:rsidDel="00DC6D96">
              <w:rPr>
                <w:rFonts w:hint="eastAsia"/>
                <w:noProof/>
                <w:webHidden/>
              </w:rPr>
              <w:tab/>
            </w:r>
            <w:r w:rsidDel="00DC6D96">
              <w:rPr>
                <w:noProof/>
                <w:webHidden/>
              </w:rPr>
              <w:delText>31</w:delText>
            </w:r>
          </w:del>
        </w:p>
        <w:p w14:paraId="1B8D6B98" w14:textId="1B4B6041" w:rsidR="00BA1BF6" w:rsidDel="00DC6D96" w:rsidRDefault="00BA1BF6">
          <w:pPr>
            <w:pStyle w:val="TOC3"/>
            <w:snapToGrid/>
            <w:rPr>
              <w:del w:id="635" w:author="Zixuan Zhou" w:date="2026-04-27T03:45:00Z" w16du:dateUtc="2026-04-26T19:45:00Z"/>
              <w:rFonts w:asciiTheme="minorHAnsi" w:eastAsiaTheme="minorEastAsia" w:hAnsiTheme="minorHAnsi" w:hint="eastAsia"/>
              <w:noProof/>
              <w:sz w:val="22"/>
              <w:szCs w:val="24"/>
              <w14:ligatures w14:val="standardContextual"/>
            </w:rPr>
          </w:pPr>
          <w:del w:id="636" w:author="Zixuan Zhou" w:date="2026-04-27T03:45:00Z" w16du:dateUtc="2026-04-26T19:45:00Z">
            <w:r w:rsidRPr="00DC6D96" w:rsidDel="00DC6D96">
              <w:rPr>
                <w:rPrChange w:id="637" w:author="Zixuan Zhou" w:date="2026-04-27T03:45:00Z" w16du:dateUtc="2026-04-26T19:45:00Z">
                  <w:rPr>
                    <w:rStyle w:val="afb"/>
                    <w:noProof/>
                  </w:rPr>
                </w:rPrChange>
              </w:rPr>
              <w:delText xml:space="preserve">5.4.2 </w:delText>
            </w:r>
            <w:r w:rsidRPr="00DC6D96" w:rsidDel="00DC6D96">
              <w:rPr>
                <w:rFonts w:hint="eastAsia"/>
                <w:rPrChange w:id="638" w:author="Zixuan Zhou" w:date="2026-04-27T03:45:00Z" w16du:dateUtc="2026-04-26T19:45:00Z">
                  <w:rPr>
                    <w:rStyle w:val="afb"/>
                    <w:rFonts w:hint="eastAsia"/>
                    <w:noProof/>
                  </w:rPr>
                </w:rPrChange>
              </w:rPr>
              <w:delText>参评大模型的专家一致性横向对比</w:delText>
            </w:r>
            <w:r w:rsidDel="00DC6D96">
              <w:rPr>
                <w:rFonts w:hint="eastAsia"/>
                <w:noProof/>
                <w:webHidden/>
              </w:rPr>
              <w:tab/>
            </w:r>
            <w:r w:rsidDel="00DC6D96">
              <w:rPr>
                <w:noProof/>
                <w:webHidden/>
              </w:rPr>
              <w:delText>32</w:delText>
            </w:r>
          </w:del>
        </w:p>
        <w:p w14:paraId="1B656C6E" w14:textId="3D1B1B73" w:rsidR="00BA1BF6" w:rsidDel="00DC6D96" w:rsidRDefault="00BA1BF6">
          <w:pPr>
            <w:pStyle w:val="TOC3"/>
            <w:snapToGrid/>
            <w:rPr>
              <w:del w:id="639" w:author="Zixuan Zhou" w:date="2026-04-27T03:45:00Z" w16du:dateUtc="2026-04-26T19:45:00Z"/>
              <w:rFonts w:asciiTheme="minorHAnsi" w:eastAsiaTheme="minorEastAsia" w:hAnsiTheme="minorHAnsi" w:hint="eastAsia"/>
              <w:noProof/>
              <w:sz w:val="22"/>
              <w:szCs w:val="24"/>
              <w14:ligatures w14:val="standardContextual"/>
            </w:rPr>
          </w:pPr>
          <w:del w:id="640" w:author="Zixuan Zhou" w:date="2026-04-27T03:45:00Z" w16du:dateUtc="2026-04-26T19:45:00Z">
            <w:r w:rsidRPr="00DC6D96" w:rsidDel="00DC6D96">
              <w:rPr>
                <w:rPrChange w:id="641" w:author="Zixuan Zhou" w:date="2026-04-27T03:45:00Z" w16du:dateUtc="2026-04-26T19:45:00Z">
                  <w:rPr>
                    <w:rStyle w:val="afb"/>
                    <w:noProof/>
                  </w:rPr>
                </w:rPrChange>
              </w:rPr>
              <w:delText xml:space="preserve">5.4.3 </w:delText>
            </w:r>
            <w:r w:rsidRPr="00DC6D96" w:rsidDel="00DC6D96">
              <w:rPr>
                <w:rFonts w:hint="eastAsia"/>
                <w:rPrChange w:id="642" w:author="Zixuan Zhou" w:date="2026-04-27T03:45:00Z" w16du:dateUtc="2026-04-26T19:45:00Z">
                  <w:rPr>
                    <w:rStyle w:val="afb"/>
                    <w:rFonts w:hint="eastAsia"/>
                    <w:noProof/>
                  </w:rPr>
                </w:rPrChange>
              </w:rPr>
              <w:delText>专家内部一致性与</w:delText>
            </w:r>
            <w:r w:rsidRPr="00DC6D96" w:rsidDel="00DC6D96">
              <w:rPr>
                <w:rPrChange w:id="643" w:author="Zixuan Zhou" w:date="2026-04-27T03:45:00Z" w16du:dateUtc="2026-04-26T19:45:00Z">
                  <w:rPr>
                    <w:rStyle w:val="afb"/>
                    <w:noProof/>
                  </w:rPr>
                </w:rPrChange>
              </w:rPr>
              <w:delText>AI</w:delText>
            </w:r>
            <w:r w:rsidRPr="00DC6D96" w:rsidDel="00DC6D96">
              <w:rPr>
                <w:rFonts w:hint="eastAsia"/>
                <w:rPrChange w:id="644" w:author="Zixuan Zhou" w:date="2026-04-27T03:45:00Z" w16du:dateUtc="2026-04-26T19:45:00Z">
                  <w:rPr>
                    <w:rStyle w:val="afb"/>
                    <w:rFonts w:hint="eastAsia"/>
                    <w:noProof/>
                  </w:rPr>
                </w:rPrChange>
              </w:rPr>
              <w:delText>群体平均一致性对比</w:delText>
            </w:r>
            <w:r w:rsidDel="00DC6D96">
              <w:rPr>
                <w:rFonts w:hint="eastAsia"/>
                <w:noProof/>
                <w:webHidden/>
              </w:rPr>
              <w:tab/>
            </w:r>
            <w:r w:rsidDel="00DC6D96">
              <w:rPr>
                <w:noProof/>
                <w:webHidden/>
              </w:rPr>
              <w:delText>33</w:delText>
            </w:r>
          </w:del>
        </w:p>
        <w:p w14:paraId="1CFD7302" w14:textId="01334DBC" w:rsidR="00BA1BF6" w:rsidDel="00DC6D96" w:rsidRDefault="00BA1BF6">
          <w:pPr>
            <w:pStyle w:val="TOC3"/>
            <w:snapToGrid/>
            <w:rPr>
              <w:del w:id="645" w:author="Zixuan Zhou" w:date="2026-04-27T03:45:00Z" w16du:dateUtc="2026-04-26T19:45:00Z"/>
              <w:rFonts w:asciiTheme="minorHAnsi" w:eastAsiaTheme="minorEastAsia" w:hAnsiTheme="minorHAnsi" w:hint="eastAsia"/>
              <w:noProof/>
              <w:sz w:val="22"/>
              <w:szCs w:val="24"/>
              <w14:ligatures w14:val="standardContextual"/>
            </w:rPr>
          </w:pPr>
          <w:del w:id="646" w:author="Zixuan Zhou" w:date="2026-04-27T03:45:00Z" w16du:dateUtc="2026-04-26T19:45:00Z">
            <w:r w:rsidRPr="00DC6D96" w:rsidDel="00DC6D96">
              <w:rPr>
                <w:rPrChange w:id="647" w:author="Zixuan Zhou" w:date="2026-04-27T03:45:00Z" w16du:dateUtc="2026-04-26T19:45:00Z">
                  <w:rPr>
                    <w:rStyle w:val="afb"/>
                    <w:noProof/>
                  </w:rPr>
                </w:rPrChange>
              </w:rPr>
              <w:delText>5.4.4</w:delText>
            </w:r>
            <w:r w:rsidRPr="00DC6D96" w:rsidDel="00DC6D96">
              <w:rPr>
                <w:rPrChange w:id="648" w:author="Zixuan Zhou" w:date="2026-04-27T03:45:00Z" w16du:dateUtc="2026-04-26T19:45:00Z">
                  <w:rPr>
                    <w:rStyle w:val="afb"/>
                    <w:rFonts w:cs="Times New Roman"/>
                    <w:noProof/>
                  </w:rPr>
                </w:rPrChange>
              </w:rPr>
              <w:delText xml:space="preserve"> DeepSeek-V3.2</w:delText>
            </w:r>
            <w:r w:rsidRPr="00DC6D96" w:rsidDel="00DC6D96">
              <w:rPr>
                <w:rFonts w:hint="eastAsia"/>
                <w:rPrChange w:id="649" w:author="Zixuan Zhou" w:date="2026-04-27T03:45:00Z" w16du:dateUtc="2026-04-26T19:45:00Z">
                  <w:rPr>
                    <w:rStyle w:val="afb"/>
                    <w:rFonts w:hint="eastAsia"/>
                    <w:noProof/>
                  </w:rPr>
                </w:rPrChange>
              </w:rPr>
              <w:delText>的专家级评价能力验证</w:delText>
            </w:r>
            <w:r w:rsidDel="00DC6D96">
              <w:rPr>
                <w:rFonts w:hint="eastAsia"/>
                <w:noProof/>
                <w:webHidden/>
              </w:rPr>
              <w:tab/>
            </w:r>
            <w:r w:rsidDel="00DC6D96">
              <w:rPr>
                <w:noProof/>
                <w:webHidden/>
              </w:rPr>
              <w:delText>34</w:delText>
            </w:r>
          </w:del>
        </w:p>
        <w:p w14:paraId="4231CC4C" w14:textId="19ABA51D" w:rsidR="00BA1BF6" w:rsidDel="00DC6D96" w:rsidRDefault="00BA1BF6">
          <w:pPr>
            <w:pStyle w:val="TOC3"/>
            <w:snapToGrid/>
            <w:rPr>
              <w:del w:id="650" w:author="Zixuan Zhou" w:date="2026-04-27T03:45:00Z" w16du:dateUtc="2026-04-26T19:45:00Z"/>
              <w:rFonts w:asciiTheme="minorHAnsi" w:eastAsiaTheme="minorEastAsia" w:hAnsiTheme="minorHAnsi" w:hint="eastAsia"/>
              <w:noProof/>
              <w:sz w:val="22"/>
              <w:szCs w:val="24"/>
              <w14:ligatures w14:val="standardContextual"/>
            </w:rPr>
          </w:pPr>
          <w:del w:id="651" w:author="Zixuan Zhou" w:date="2026-04-27T03:45:00Z" w16du:dateUtc="2026-04-26T19:45:00Z">
            <w:r w:rsidRPr="00DC6D96" w:rsidDel="00DC6D96">
              <w:rPr>
                <w:rPrChange w:id="652" w:author="Zixuan Zhou" w:date="2026-04-27T03:45:00Z" w16du:dateUtc="2026-04-26T19:45:00Z">
                  <w:rPr>
                    <w:rStyle w:val="afb"/>
                    <w:noProof/>
                  </w:rPr>
                </w:rPrChange>
              </w:rPr>
              <w:delText xml:space="preserve">5.4.5 </w:delText>
            </w:r>
            <w:r w:rsidRPr="00DC6D96" w:rsidDel="00DC6D96">
              <w:rPr>
                <w:rFonts w:hint="eastAsia"/>
                <w:rPrChange w:id="653" w:author="Zixuan Zhou" w:date="2026-04-27T03:45:00Z" w16du:dateUtc="2026-04-26T19:45:00Z">
                  <w:rPr>
                    <w:rStyle w:val="afb"/>
                    <w:rFonts w:hint="eastAsia"/>
                    <w:noProof/>
                  </w:rPr>
                </w:rPrChange>
              </w:rPr>
              <w:delText>大模型自动打分范式的确立</w:delText>
            </w:r>
            <w:r w:rsidDel="00DC6D96">
              <w:rPr>
                <w:rFonts w:hint="eastAsia"/>
                <w:noProof/>
                <w:webHidden/>
              </w:rPr>
              <w:tab/>
            </w:r>
            <w:r w:rsidDel="00DC6D96">
              <w:rPr>
                <w:noProof/>
                <w:webHidden/>
              </w:rPr>
              <w:delText>34</w:delText>
            </w:r>
          </w:del>
        </w:p>
        <w:p w14:paraId="0B775EC6" w14:textId="45DDCB05" w:rsidR="00BA1BF6" w:rsidDel="00DC6D96" w:rsidRDefault="00BA1BF6">
          <w:pPr>
            <w:pStyle w:val="TOC3"/>
            <w:snapToGrid/>
            <w:rPr>
              <w:del w:id="654" w:author="Zixuan Zhou" w:date="2026-04-27T03:45:00Z" w16du:dateUtc="2026-04-26T19:45:00Z"/>
              <w:rFonts w:asciiTheme="minorHAnsi" w:eastAsiaTheme="minorEastAsia" w:hAnsiTheme="minorHAnsi" w:hint="eastAsia"/>
              <w:noProof/>
              <w:sz w:val="22"/>
              <w:szCs w:val="24"/>
              <w14:ligatures w14:val="standardContextual"/>
            </w:rPr>
          </w:pPr>
          <w:del w:id="655" w:author="Zixuan Zhou" w:date="2026-04-27T03:45:00Z" w16du:dateUtc="2026-04-26T19:45:00Z">
            <w:r w:rsidRPr="00DC6D96" w:rsidDel="00DC6D96">
              <w:rPr>
                <w:rPrChange w:id="656" w:author="Zixuan Zhou" w:date="2026-04-27T03:45:00Z" w16du:dateUtc="2026-04-26T19:45:00Z">
                  <w:rPr>
                    <w:rStyle w:val="afb"/>
                    <w:noProof/>
                  </w:rPr>
                </w:rPrChange>
              </w:rPr>
              <w:delText xml:space="preserve">5.4.6 </w:delText>
            </w:r>
            <w:r w:rsidRPr="00DC6D96" w:rsidDel="00DC6D96">
              <w:rPr>
                <w:rFonts w:hint="eastAsia"/>
                <w:rPrChange w:id="657" w:author="Zixuan Zhou" w:date="2026-04-27T03:45:00Z" w16du:dateUtc="2026-04-26T19:45:00Z">
                  <w:rPr>
                    <w:rStyle w:val="afb"/>
                    <w:rFonts w:hint="eastAsia"/>
                    <w:noProof/>
                  </w:rPr>
                </w:rPrChange>
              </w:rPr>
              <w:delText>全量数据自动化质量筛查</w:delText>
            </w:r>
            <w:r w:rsidDel="00DC6D96">
              <w:rPr>
                <w:rFonts w:hint="eastAsia"/>
                <w:noProof/>
                <w:webHidden/>
              </w:rPr>
              <w:tab/>
            </w:r>
            <w:r w:rsidDel="00DC6D96">
              <w:rPr>
                <w:noProof/>
                <w:webHidden/>
              </w:rPr>
              <w:delText>35</w:delText>
            </w:r>
          </w:del>
        </w:p>
        <w:p w14:paraId="7D7B7943" w14:textId="698A5D39" w:rsidR="00BA1BF6" w:rsidDel="00DC6D96" w:rsidRDefault="00BA1BF6">
          <w:pPr>
            <w:pStyle w:val="TOC2"/>
            <w:snapToGrid/>
            <w:spacing w:line="400" w:lineRule="exact"/>
            <w:rPr>
              <w:del w:id="658" w:author="Zixuan Zhou" w:date="2026-04-27T03:45:00Z" w16du:dateUtc="2026-04-26T19:45:00Z"/>
              <w:rFonts w:asciiTheme="minorHAnsi" w:eastAsiaTheme="minorEastAsia" w:hAnsiTheme="minorHAnsi" w:hint="eastAsia"/>
              <w:noProof/>
              <w:sz w:val="22"/>
              <w:szCs w:val="24"/>
              <w14:ligatures w14:val="standardContextual"/>
            </w:rPr>
          </w:pPr>
          <w:del w:id="659" w:author="Zixuan Zhou" w:date="2026-04-27T03:45:00Z" w16du:dateUtc="2026-04-26T19:45:00Z">
            <w:r w:rsidRPr="00DC6D96" w:rsidDel="00DC6D96">
              <w:rPr>
                <w:rPrChange w:id="660" w:author="Zixuan Zhou" w:date="2026-04-27T03:45:00Z" w16du:dateUtc="2026-04-26T19:45:00Z">
                  <w:rPr>
                    <w:rStyle w:val="afb"/>
                    <w:noProof/>
                  </w:rPr>
                </w:rPrChange>
              </w:rPr>
              <w:delText xml:space="preserve">5.5 </w:delText>
            </w:r>
            <w:r w:rsidRPr="00DC6D96" w:rsidDel="00DC6D96">
              <w:rPr>
                <w:rFonts w:hint="eastAsia"/>
                <w:rPrChange w:id="661" w:author="Zixuan Zhou" w:date="2026-04-27T03:45:00Z" w16du:dateUtc="2026-04-26T19:45:00Z">
                  <w:rPr>
                    <w:rStyle w:val="afb"/>
                    <w:rFonts w:hint="eastAsia"/>
                    <w:noProof/>
                  </w:rPr>
                </w:rPrChange>
              </w:rPr>
              <w:delText>问答数据集构建结果</w:delText>
            </w:r>
            <w:r w:rsidDel="00DC6D96">
              <w:rPr>
                <w:rFonts w:hint="eastAsia"/>
                <w:noProof/>
                <w:webHidden/>
              </w:rPr>
              <w:tab/>
            </w:r>
            <w:r w:rsidDel="00DC6D96">
              <w:rPr>
                <w:noProof/>
                <w:webHidden/>
              </w:rPr>
              <w:delText>35</w:delText>
            </w:r>
          </w:del>
        </w:p>
        <w:p w14:paraId="04E80D68" w14:textId="407649C4" w:rsidR="00BA1BF6" w:rsidDel="00DC6D96" w:rsidRDefault="00BA1BF6">
          <w:pPr>
            <w:pStyle w:val="TOC2"/>
            <w:snapToGrid/>
            <w:spacing w:line="400" w:lineRule="exact"/>
            <w:rPr>
              <w:del w:id="662" w:author="Zixuan Zhou" w:date="2026-04-27T03:45:00Z" w16du:dateUtc="2026-04-26T19:45:00Z"/>
              <w:rFonts w:asciiTheme="minorHAnsi" w:eastAsiaTheme="minorEastAsia" w:hAnsiTheme="minorHAnsi" w:hint="eastAsia"/>
              <w:noProof/>
              <w:sz w:val="22"/>
              <w:szCs w:val="24"/>
              <w14:ligatures w14:val="standardContextual"/>
            </w:rPr>
          </w:pPr>
          <w:del w:id="663" w:author="Zixuan Zhou" w:date="2026-04-27T03:45:00Z" w16du:dateUtc="2026-04-26T19:45:00Z">
            <w:r w:rsidRPr="00DC6D96" w:rsidDel="00DC6D96">
              <w:rPr>
                <w:rPrChange w:id="664" w:author="Zixuan Zhou" w:date="2026-04-27T03:45:00Z" w16du:dateUtc="2026-04-26T19:45:00Z">
                  <w:rPr>
                    <w:rStyle w:val="afb"/>
                    <w:noProof/>
                  </w:rPr>
                </w:rPrChange>
              </w:rPr>
              <w:delText xml:space="preserve">5.6 </w:delText>
            </w:r>
            <w:r w:rsidRPr="00DC6D96" w:rsidDel="00DC6D96">
              <w:rPr>
                <w:rFonts w:hint="eastAsia"/>
                <w:rPrChange w:id="665"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36</w:delText>
            </w:r>
          </w:del>
        </w:p>
        <w:p w14:paraId="5557113E" w14:textId="6C10C74B" w:rsidR="00BA1BF6" w:rsidDel="00DC6D96" w:rsidRDefault="00BA1BF6">
          <w:pPr>
            <w:pStyle w:val="TOC1"/>
            <w:tabs>
              <w:tab w:val="left" w:pos="1260"/>
            </w:tabs>
            <w:wordWrap/>
            <w:snapToGrid/>
            <w:spacing w:line="400" w:lineRule="exact"/>
            <w:rPr>
              <w:del w:id="666" w:author="Zixuan Zhou" w:date="2026-04-27T03:45:00Z" w16du:dateUtc="2026-04-26T19:45:00Z"/>
              <w:rFonts w:asciiTheme="minorHAnsi" w:eastAsiaTheme="minorEastAsia" w:hAnsiTheme="minorHAnsi" w:hint="eastAsia"/>
              <w:noProof/>
              <w:sz w:val="22"/>
              <w:szCs w:val="24"/>
              <w14:ligatures w14:val="standardContextual"/>
            </w:rPr>
          </w:pPr>
          <w:del w:id="667" w:author="Zixuan Zhou" w:date="2026-04-27T03:45:00Z" w16du:dateUtc="2026-04-26T19:45:00Z">
            <w:r w:rsidRPr="00DC6D96" w:rsidDel="00DC6D96">
              <w:rPr>
                <w:rFonts w:hint="eastAsia"/>
                <w:rPrChange w:id="668" w:author="Zixuan Zhou" w:date="2026-04-27T03:45:00Z" w16du:dateUtc="2026-04-26T19:45:00Z">
                  <w:rPr>
                    <w:rStyle w:val="afb"/>
                    <w:rFonts w:hint="eastAsia"/>
                    <w:noProof/>
                  </w:rPr>
                </w:rPrChange>
              </w:rPr>
              <w:delText>第</w:delText>
            </w:r>
            <w:r w:rsidRPr="00DC6D96" w:rsidDel="00DC6D96">
              <w:rPr>
                <w:rPrChange w:id="669" w:author="Zixuan Zhou" w:date="2026-04-27T03:45:00Z" w16du:dateUtc="2026-04-26T19:45:00Z">
                  <w:rPr>
                    <w:rStyle w:val="afb"/>
                    <w:noProof/>
                  </w:rPr>
                </w:rPrChange>
              </w:rPr>
              <w:delText xml:space="preserve"> 6 </w:delText>
            </w:r>
            <w:r w:rsidRPr="00DC6D96" w:rsidDel="00DC6D96">
              <w:rPr>
                <w:rFonts w:hint="eastAsia"/>
                <w:rPrChange w:id="67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671" w:author="Zixuan Zhou" w:date="2026-04-27T03:45:00Z" w16du:dateUtc="2026-04-26T19:45:00Z">
                  <w:rPr>
                    <w:rStyle w:val="afb"/>
                    <w:rFonts w:hint="eastAsia"/>
                    <w:noProof/>
                  </w:rPr>
                </w:rPrChange>
              </w:rPr>
              <w:delText>领域大语言模型微调与效果评估</w:delText>
            </w:r>
            <w:r w:rsidDel="00DC6D96">
              <w:rPr>
                <w:rFonts w:hint="eastAsia"/>
                <w:noProof/>
                <w:webHidden/>
              </w:rPr>
              <w:tab/>
            </w:r>
            <w:r w:rsidDel="00DC6D96">
              <w:rPr>
                <w:noProof/>
                <w:webHidden/>
              </w:rPr>
              <w:delText>37</w:delText>
            </w:r>
          </w:del>
        </w:p>
        <w:p w14:paraId="083D55C9" w14:textId="49E941B5" w:rsidR="00BA1BF6" w:rsidDel="00DC6D96" w:rsidRDefault="00BA1BF6">
          <w:pPr>
            <w:pStyle w:val="TOC2"/>
            <w:snapToGrid/>
            <w:spacing w:line="400" w:lineRule="exact"/>
            <w:rPr>
              <w:del w:id="672" w:author="Zixuan Zhou" w:date="2026-04-27T03:45:00Z" w16du:dateUtc="2026-04-26T19:45:00Z"/>
              <w:rFonts w:asciiTheme="minorHAnsi" w:eastAsiaTheme="minorEastAsia" w:hAnsiTheme="minorHAnsi" w:hint="eastAsia"/>
              <w:noProof/>
              <w:sz w:val="22"/>
              <w:szCs w:val="24"/>
              <w14:ligatures w14:val="standardContextual"/>
            </w:rPr>
          </w:pPr>
          <w:del w:id="673" w:author="Zixuan Zhou" w:date="2026-04-27T03:45:00Z" w16du:dateUtc="2026-04-26T19:45:00Z">
            <w:r w:rsidRPr="00DC6D96" w:rsidDel="00DC6D96">
              <w:rPr>
                <w:rPrChange w:id="674" w:author="Zixuan Zhou" w:date="2026-04-27T03:45:00Z" w16du:dateUtc="2026-04-26T19:45:00Z">
                  <w:rPr>
                    <w:rStyle w:val="afb"/>
                    <w:noProof/>
                  </w:rPr>
                </w:rPrChange>
              </w:rPr>
              <w:delText xml:space="preserve">6.1 </w:delText>
            </w:r>
            <w:r w:rsidRPr="00DC6D96" w:rsidDel="00DC6D96">
              <w:rPr>
                <w:rFonts w:hint="eastAsia"/>
                <w:rPrChange w:id="675" w:author="Zixuan Zhou" w:date="2026-04-27T03:45:00Z" w16du:dateUtc="2026-04-26T19:45:00Z">
                  <w:rPr>
                    <w:rStyle w:val="afb"/>
                    <w:rFonts w:hint="eastAsia"/>
                    <w:noProof/>
                  </w:rPr>
                </w:rPrChange>
              </w:rPr>
              <w:delText>实验设置</w:delText>
            </w:r>
            <w:r w:rsidDel="00DC6D96">
              <w:rPr>
                <w:rFonts w:hint="eastAsia"/>
                <w:noProof/>
                <w:webHidden/>
              </w:rPr>
              <w:tab/>
            </w:r>
            <w:r w:rsidDel="00DC6D96">
              <w:rPr>
                <w:noProof/>
                <w:webHidden/>
              </w:rPr>
              <w:delText>37</w:delText>
            </w:r>
          </w:del>
        </w:p>
        <w:p w14:paraId="3410C6D4" w14:textId="553CAD18" w:rsidR="00BA1BF6" w:rsidDel="00DC6D96" w:rsidRDefault="00BA1BF6">
          <w:pPr>
            <w:pStyle w:val="TOC3"/>
            <w:snapToGrid/>
            <w:rPr>
              <w:del w:id="676" w:author="Zixuan Zhou" w:date="2026-04-27T03:45:00Z" w16du:dateUtc="2026-04-26T19:45:00Z"/>
              <w:rFonts w:asciiTheme="minorHAnsi" w:eastAsiaTheme="minorEastAsia" w:hAnsiTheme="minorHAnsi" w:hint="eastAsia"/>
              <w:noProof/>
              <w:sz w:val="22"/>
              <w:szCs w:val="24"/>
              <w14:ligatures w14:val="standardContextual"/>
            </w:rPr>
          </w:pPr>
          <w:del w:id="677" w:author="Zixuan Zhou" w:date="2026-04-27T03:45:00Z" w16du:dateUtc="2026-04-26T19:45:00Z">
            <w:r w:rsidRPr="00DC6D96" w:rsidDel="00DC6D96">
              <w:rPr>
                <w:rPrChange w:id="678" w:author="Zixuan Zhou" w:date="2026-04-27T03:45:00Z" w16du:dateUtc="2026-04-26T19:45:00Z">
                  <w:rPr>
                    <w:rStyle w:val="afb"/>
                    <w:noProof/>
                  </w:rPr>
                </w:rPrChange>
              </w:rPr>
              <w:delText xml:space="preserve">6.1.1 </w:delText>
            </w:r>
            <w:r w:rsidRPr="00DC6D96" w:rsidDel="00DC6D96">
              <w:rPr>
                <w:rFonts w:hint="eastAsia"/>
                <w:rPrChange w:id="679" w:author="Zixuan Zhou" w:date="2026-04-27T03:45:00Z" w16du:dateUtc="2026-04-26T19:45:00Z">
                  <w:rPr>
                    <w:rStyle w:val="afb"/>
                    <w:rFonts w:hint="eastAsia"/>
                    <w:noProof/>
                  </w:rPr>
                </w:rPrChange>
              </w:rPr>
              <w:delText>实验环境</w:delText>
            </w:r>
            <w:r w:rsidDel="00DC6D96">
              <w:rPr>
                <w:rFonts w:hint="eastAsia"/>
                <w:noProof/>
                <w:webHidden/>
              </w:rPr>
              <w:tab/>
            </w:r>
            <w:r w:rsidDel="00DC6D96">
              <w:rPr>
                <w:noProof/>
                <w:webHidden/>
              </w:rPr>
              <w:delText>37</w:delText>
            </w:r>
          </w:del>
        </w:p>
        <w:p w14:paraId="02A87F72" w14:textId="68E76514" w:rsidR="00BA1BF6" w:rsidDel="00DC6D96" w:rsidRDefault="00BA1BF6">
          <w:pPr>
            <w:pStyle w:val="TOC3"/>
            <w:snapToGrid/>
            <w:rPr>
              <w:del w:id="680" w:author="Zixuan Zhou" w:date="2026-04-27T03:45:00Z" w16du:dateUtc="2026-04-26T19:45:00Z"/>
              <w:rFonts w:asciiTheme="minorHAnsi" w:eastAsiaTheme="minorEastAsia" w:hAnsiTheme="minorHAnsi" w:hint="eastAsia"/>
              <w:noProof/>
              <w:sz w:val="22"/>
              <w:szCs w:val="24"/>
              <w14:ligatures w14:val="standardContextual"/>
            </w:rPr>
          </w:pPr>
          <w:del w:id="681" w:author="Zixuan Zhou" w:date="2026-04-27T03:45:00Z" w16du:dateUtc="2026-04-26T19:45:00Z">
            <w:r w:rsidRPr="00DC6D96" w:rsidDel="00DC6D96">
              <w:rPr>
                <w:rPrChange w:id="682" w:author="Zixuan Zhou" w:date="2026-04-27T03:45:00Z" w16du:dateUtc="2026-04-26T19:45:00Z">
                  <w:rPr>
                    <w:rStyle w:val="afb"/>
                    <w:noProof/>
                  </w:rPr>
                </w:rPrChange>
              </w:rPr>
              <w:delText xml:space="preserve">6.1.2 </w:delText>
            </w:r>
            <w:r w:rsidRPr="00DC6D96" w:rsidDel="00DC6D96">
              <w:rPr>
                <w:rFonts w:hint="eastAsia"/>
                <w:rPrChange w:id="683" w:author="Zixuan Zhou" w:date="2026-04-27T03:45:00Z" w16du:dateUtc="2026-04-26T19:45:00Z">
                  <w:rPr>
                    <w:rStyle w:val="afb"/>
                    <w:rFonts w:hint="eastAsia"/>
                    <w:noProof/>
                  </w:rPr>
                </w:rPrChange>
              </w:rPr>
              <w:delText>基础模型介绍</w:delText>
            </w:r>
            <w:r w:rsidDel="00DC6D96">
              <w:rPr>
                <w:rFonts w:hint="eastAsia"/>
                <w:noProof/>
                <w:webHidden/>
              </w:rPr>
              <w:tab/>
            </w:r>
            <w:r w:rsidDel="00DC6D96">
              <w:rPr>
                <w:noProof/>
                <w:webHidden/>
              </w:rPr>
              <w:delText>38</w:delText>
            </w:r>
          </w:del>
        </w:p>
        <w:p w14:paraId="152DF662" w14:textId="52EDF0E7" w:rsidR="00BA1BF6" w:rsidDel="00DC6D96" w:rsidRDefault="00BA1BF6">
          <w:pPr>
            <w:pStyle w:val="TOC3"/>
            <w:snapToGrid/>
            <w:rPr>
              <w:del w:id="684" w:author="Zixuan Zhou" w:date="2026-04-27T03:45:00Z" w16du:dateUtc="2026-04-26T19:45:00Z"/>
              <w:rFonts w:asciiTheme="minorHAnsi" w:eastAsiaTheme="minorEastAsia" w:hAnsiTheme="minorHAnsi" w:hint="eastAsia"/>
              <w:noProof/>
              <w:sz w:val="22"/>
              <w:szCs w:val="24"/>
              <w14:ligatures w14:val="standardContextual"/>
            </w:rPr>
          </w:pPr>
          <w:del w:id="685" w:author="Zixuan Zhou" w:date="2026-04-27T03:45:00Z" w16du:dateUtc="2026-04-26T19:45:00Z">
            <w:r w:rsidRPr="00DC6D96" w:rsidDel="00DC6D96">
              <w:rPr>
                <w:rPrChange w:id="686" w:author="Zixuan Zhou" w:date="2026-04-27T03:45:00Z" w16du:dateUtc="2026-04-26T19:45:00Z">
                  <w:rPr>
                    <w:rStyle w:val="afb"/>
                    <w:noProof/>
                  </w:rPr>
                </w:rPrChange>
              </w:rPr>
              <w:delText xml:space="preserve">6.1.3 </w:delText>
            </w:r>
            <w:r w:rsidRPr="00DC6D96" w:rsidDel="00DC6D96">
              <w:rPr>
                <w:rFonts w:hint="eastAsia"/>
                <w:rPrChange w:id="687" w:author="Zixuan Zhou" w:date="2026-04-27T03:45:00Z" w16du:dateUtc="2026-04-26T19:45:00Z">
                  <w:rPr>
                    <w:rStyle w:val="afb"/>
                    <w:rFonts w:hint="eastAsia"/>
                    <w:noProof/>
                  </w:rPr>
                </w:rPrChange>
              </w:rPr>
              <w:delText>数据集划分</w:delText>
            </w:r>
            <w:r w:rsidDel="00DC6D96">
              <w:rPr>
                <w:rFonts w:hint="eastAsia"/>
                <w:noProof/>
                <w:webHidden/>
              </w:rPr>
              <w:tab/>
            </w:r>
            <w:r w:rsidDel="00DC6D96">
              <w:rPr>
                <w:noProof/>
                <w:webHidden/>
              </w:rPr>
              <w:delText>38</w:delText>
            </w:r>
          </w:del>
        </w:p>
        <w:p w14:paraId="1F51C966" w14:textId="58324FC6" w:rsidR="00BA1BF6" w:rsidDel="00DC6D96" w:rsidRDefault="00BA1BF6">
          <w:pPr>
            <w:pStyle w:val="TOC2"/>
            <w:snapToGrid/>
            <w:spacing w:line="400" w:lineRule="exact"/>
            <w:rPr>
              <w:del w:id="688" w:author="Zixuan Zhou" w:date="2026-04-27T03:45:00Z" w16du:dateUtc="2026-04-26T19:45:00Z"/>
              <w:rFonts w:asciiTheme="minorHAnsi" w:eastAsiaTheme="minorEastAsia" w:hAnsiTheme="minorHAnsi" w:hint="eastAsia"/>
              <w:noProof/>
              <w:sz w:val="22"/>
              <w:szCs w:val="24"/>
              <w14:ligatures w14:val="standardContextual"/>
            </w:rPr>
          </w:pPr>
          <w:del w:id="689" w:author="Zixuan Zhou" w:date="2026-04-27T03:45:00Z" w16du:dateUtc="2026-04-26T19:45:00Z">
            <w:r w:rsidRPr="00DC6D96" w:rsidDel="00DC6D96">
              <w:rPr>
                <w:rPrChange w:id="690" w:author="Zixuan Zhou" w:date="2026-04-27T03:45:00Z" w16du:dateUtc="2026-04-26T19:45:00Z">
                  <w:rPr>
                    <w:rStyle w:val="afb"/>
                    <w:noProof/>
                  </w:rPr>
                </w:rPrChange>
              </w:rPr>
              <w:delText xml:space="preserve">6.2 </w:delText>
            </w:r>
            <w:r w:rsidRPr="00DC6D96" w:rsidDel="00DC6D96">
              <w:rPr>
                <w:rFonts w:hint="eastAsia"/>
                <w:rPrChange w:id="691" w:author="Zixuan Zhou" w:date="2026-04-27T03:45:00Z" w16du:dateUtc="2026-04-26T19:45:00Z">
                  <w:rPr>
                    <w:rStyle w:val="afb"/>
                    <w:rFonts w:hint="eastAsia"/>
                    <w:noProof/>
                  </w:rPr>
                </w:rPrChange>
              </w:rPr>
              <w:delText>模型微调方案</w:delText>
            </w:r>
            <w:r w:rsidDel="00DC6D96">
              <w:rPr>
                <w:rFonts w:hint="eastAsia"/>
                <w:noProof/>
                <w:webHidden/>
              </w:rPr>
              <w:tab/>
            </w:r>
            <w:r w:rsidDel="00DC6D96">
              <w:rPr>
                <w:noProof/>
                <w:webHidden/>
              </w:rPr>
              <w:delText>39</w:delText>
            </w:r>
          </w:del>
        </w:p>
        <w:p w14:paraId="1FA81696" w14:textId="0128F86B" w:rsidR="00BA1BF6" w:rsidDel="00DC6D96" w:rsidRDefault="00BA1BF6">
          <w:pPr>
            <w:pStyle w:val="TOC3"/>
            <w:snapToGrid/>
            <w:rPr>
              <w:del w:id="692" w:author="Zixuan Zhou" w:date="2026-04-27T03:45:00Z" w16du:dateUtc="2026-04-26T19:45:00Z"/>
              <w:rFonts w:asciiTheme="minorHAnsi" w:eastAsiaTheme="minorEastAsia" w:hAnsiTheme="minorHAnsi" w:hint="eastAsia"/>
              <w:noProof/>
              <w:sz w:val="22"/>
              <w:szCs w:val="24"/>
              <w14:ligatures w14:val="standardContextual"/>
            </w:rPr>
          </w:pPr>
          <w:del w:id="693" w:author="Zixuan Zhou" w:date="2026-04-27T03:45:00Z" w16du:dateUtc="2026-04-26T19:45:00Z">
            <w:r w:rsidRPr="00DC6D96" w:rsidDel="00DC6D96">
              <w:rPr>
                <w:rPrChange w:id="694" w:author="Zixuan Zhou" w:date="2026-04-27T03:45:00Z" w16du:dateUtc="2026-04-26T19:45:00Z">
                  <w:rPr>
                    <w:rStyle w:val="afb"/>
                    <w:noProof/>
                  </w:rPr>
                </w:rPrChange>
              </w:rPr>
              <w:delText xml:space="preserve">6.2.1 </w:delText>
            </w:r>
            <w:r w:rsidRPr="00DC6D96" w:rsidDel="00DC6D96">
              <w:rPr>
                <w:rFonts w:hint="eastAsia"/>
                <w:rPrChange w:id="695" w:author="Zixuan Zhou" w:date="2026-04-27T03:45:00Z" w16du:dateUtc="2026-04-26T19:45:00Z">
                  <w:rPr>
                    <w:rStyle w:val="afb"/>
                    <w:rFonts w:hint="eastAsia"/>
                    <w:noProof/>
                  </w:rPr>
                </w:rPrChange>
              </w:rPr>
              <w:delText>微调目标</w:delText>
            </w:r>
            <w:r w:rsidDel="00DC6D96">
              <w:rPr>
                <w:rFonts w:hint="eastAsia"/>
                <w:noProof/>
                <w:webHidden/>
              </w:rPr>
              <w:tab/>
            </w:r>
            <w:r w:rsidDel="00DC6D96">
              <w:rPr>
                <w:noProof/>
                <w:webHidden/>
              </w:rPr>
              <w:delText>39</w:delText>
            </w:r>
          </w:del>
        </w:p>
        <w:p w14:paraId="0E774BBE" w14:textId="2B52ED31" w:rsidR="00BA1BF6" w:rsidDel="00DC6D96" w:rsidRDefault="00BA1BF6">
          <w:pPr>
            <w:pStyle w:val="TOC3"/>
            <w:snapToGrid/>
            <w:rPr>
              <w:del w:id="696" w:author="Zixuan Zhou" w:date="2026-04-27T03:45:00Z" w16du:dateUtc="2026-04-26T19:45:00Z"/>
              <w:rFonts w:asciiTheme="minorHAnsi" w:eastAsiaTheme="minorEastAsia" w:hAnsiTheme="minorHAnsi" w:hint="eastAsia"/>
              <w:noProof/>
              <w:sz w:val="22"/>
              <w:szCs w:val="24"/>
              <w14:ligatures w14:val="standardContextual"/>
            </w:rPr>
          </w:pPr>
          <w:del w:id="697" w:author="Zixuan Zhou" w:date="2026-04-27T03:45:00Z" w16du:dateUtc="2026-04-26T19:45:00Z">
            <w:r w:rsidRPr="00DC6D96" w:rsidDel="00DC6D96">
              <w:rPr>
                <w:rPrChange w:id="698" w:author="Zixuan Zhou" w:date="2026-04-27T03:45:00Z" w16du:dateUtc="2026-04-26T19:45:00Z">
                  <w:rPr>
                    <w:rStyle w:val="afb"/>
                    <w:noProof/>
                  </w:rPr>
                </w:rPrChange>
              </w:rPr>
              <w:delText xml:space="preserve">6.2.2 </w:delText>
            </w:r>
            <w:r w:rsidRPr="00DC6D96" w:rsidDel="00DC6D96">
              <w:rPr>
                <w:rFonts w:hint="eastAsia"/>
                <w:rPrChange w:id="699" w:author="Zixuan Zhou" w:date="2026-04-27T03:45:00Z" w16du:dateUtc="2026-04-26T19:45:00Z">
                  <w:rPr>
                    <w:rStyle w:val="afb"/>
                    <w:rFonts w:hint="eastAsia"/>
                    <w:noProof/>
                  </w:rPr>
                </w:rPrChange>
              </w:rPr>
              <w:delText>微调方法</w:delText>
            </w:r>
            <w:r w:rsidDel="00DC6D96">
              <w:rPr>
                <w:rFonts w:hint="eastAsia"/>
                <w:noProof/>
                <w:webHidden/>
              </w:rPr>
              <w:tab/>
            </w:r>
            <w:r w:rsidDel="00DC6D96">
              <w:rPr>
                <w:noProof/>
                <w:webHidden/>
              </w:rPr>
              <w:delText>39</w:delText>
            </w:r>
          </w:del>
        </w:p>
        <w:p w14:paraId="11A163EF" w14:textId="1E0516D8" w:rsidR="00BA1BF6" w:rsidDel="00DC6D96" w:rsidRDefault="00BA1BF6">
          <w:pPr>
            <w:pStyle w:val="TOC3"/>
            <w:snapToGrid/>
            <w:rPr>
              <w:del w:id="700" w:author="Zixuan Zhou" w:date="2026-04-27T03:45:00Z" w16du:dateUtc="2026-04-26T19:45:00Z"/>
              <w:rFonts w:asciiTheme="minorHAnsi" w:eastAsiaTheme="minorEastAsia" w:hAnsiTheme="minorHAnsi" w:hint="eastAsia"/>
              <w:noProof/>
              <w:sz w:val="22"/>
              <w:szCs w:val="24"/>
              <w14:ligatures w14:val="standardContextual"/>
            </w:rPr>
          </w:pPr>
          <w:del w:id="701" w:author="Zixuan Zhou" w:date="2026-04-27T03:45:00Z" w16du:dateUtc="2026-04-26T19:45:00Z">
            <w:r w:rsidRPr="00DC6D96" w:rsidDel="00DC6D96">
              <w:rPr>
                <w:rPrChange w:id="702" w:author="Zixuan Zhou" w:date="2026-04-27T03:45:00Z" w16du:dateUtc="2026-04-26T19:45:00Z">
                  <w:rPr>
                    <w:rStyle w:val="afb"/>
                    <w:noProof/>
                  </w:rPr>
                </w:rPrChange>
              </w:rPr>
              <w:delText xml:space="preserve">6.2.3 </w:delText>
            </w:r>
            <w:r w:rsidRPr="00DC6D96" w:rsidDel="00DC6D96">
              <w:rPr>
                <w:rFonts w:hint="eastAsia"/>
                <w:rPrChange w:id="703" w:author="Zixuan Zhou" w:date="2026-04-27T03:45:00Z" w16du:dateUtc="2026-04-26T19:45:00Z">
                  <w:rPr>
                    <w:rStyle w:val="afb"/>
                    <w:rFonts w:hint="eastAsia"/>
                    <w:noProof/>
                  </w:rPr>
                </w:rPrChange>
              </w:rPr>
              <w:delText>参数设置</w:delText>
            </w:r>
            <w:r w:rsidDel="00DC6D96">
              <w:rPr>
                <w:rFonts w:hint="eastAsia"/>
                <w:noProof/>
                <w:webHidden/>
              </w:rPr>
              <w:tab/>
            </w:r>
            <w:r w:rsidDel="00DC6D96">
              <w:rPr>
                <w:noProof/>
                <w:webHidden/>
              </w:rPr>
              <w:delText>40</w:delText>
            </w:r>
          </w:del>
        </w:p>
        <w:p w14:paraId="77838C3B" w14:textId="2D59D9D3" w:rsidR="00BA1BF6" w:rsidDel="00DC6D96" w:rsidRDefault="00BA1BF6">
          <w:pPr>
            <w:pStyle w:val="TOC3"/>
            <w:snapToGrid/>
            <w:rPr>
              <w:del w:id="704" w:author="Zixuan Zhou" w:date="2026-04-27T03:45:00Z" w16du:dateUtc="2026-04-26T19:45:00Z"/>
              <w:rFonts w:asciiTheme="minorHAnsi" w:eastAsiaTheme="minorEastAsia" w:hAnsiTheme="minorHAnsi" w:hint="eastAsia"/>
              <w:noProof/>
              <w:sz w:val="22"/>
              <w:szCs w:val="24"/>
              <w14:ligatures w14:val="standardContextual"/>
            </w:rPr>
          </w:pPr>
          <w:del w:id="705" w:author="Zixuan Zhou" w:date="2026-04-27T03:45:00Z" w16du:dateUtc="2026-04-26T19:45:00Z">
            <w:r w:rsidRPr="00DC6D96" w:rsidDel="00DC6D96">
              <w:rPr>
                <w:rPrChange w:id="706" w:author="Zixuan Zhou" w:date="2026-04-27T03:45:00Z" w16du:dateUtc="2026-04-26T19:45:00Z">
                  <w:rPr>
                    <w:rStyle w:val="afb"/>
                    <w:noProof/>
                  </w:rPr>
                </w:rPrChange>
              </w:rPr>
              <w:delText xml:space="preserve">6.2.4 </w:delText>
            </w:r>
            <w:r w:rsidRPr="00DC6D96" w:rsidDel="00DC6D96">
              <w:rPr>
                <w:rFonts w:hint="eastAsia"/>
                <w:rPrChange w:id="707" w:author="Zixuan Zhou" w:date="2026-04-27T03:45:00Z" w16du:dateUtc="2026-04-26T19:45:00Z">
                  <w:rPr>
                    <w:rStyle w:val="afb"/>
                    <w:rFonts w:hint="eastAsia"/>
                    <w:noProof/>
                  </w:rPr>
                </w:rPrChange>
              </w:rPr>
              <w:delText>对照实验设计</w:delText>
            </w:r>
            <w:r w:rsidDel="00DC6D96">
              <w:rPr>
                <w:rFonts w:hint="eastAsia"/>
                <w:noProof/>
                <w:webHidden/>
              </w:rPr>
              <w:tab/>
            </w:r>
            <w:r w:rsidDel="00DC6D96">
              <w:rPr>
                <w:noProof/>
                <w:webHidden/>
              </w:rPr>
              <w:delText>41</w:delText>
            </w:r>
          </w:del>
        </w:p>
        <w:p w14:paraId="0CA7AD6C" w14:textId="0465B2FE" w:rsidR="00BA1BF6" w:rsidDel="00DC6D96" w:rsidRDefault="00BA1BF6">
          <w:pPr>
            <w:pStyle w:val="TOC2"/>
            <w:snapToGrid/>
            <w:spacing w:line="400" w:lineRule="exact"/>
            <w:rPr>
              <w:del w:id="708" w:author="Zixuan Zhou" w:date="2026-04-27T03:45:00Z" w16du:dateUtc="2026-04-26T19:45:00Z"/>
              <w:rFonts w:asciiTheme="minorHAnsi" w:eastAsiaTheme="minorEastAsia" w:hAnsiTheme="minorHAnsi" w:hint="eastAsia"/>
              <w:noProof/>
              <w:sz w:val="22"/>
              <w:szCs w:val="24"/>
              <w14:ligatures w14:val="standardContextual"/>
            </w:rPr>
          </w:pPr>
          <w:del w:id="709" w:author="Zixuan Zhou" w:date="2026-04-27T03:45:00Z" w16du:dateUtc="2026-04-26T19:45:00Z">
            <w:r w:rsidRPr="00DC6D96" w:rsidDel="00DC6D96">
              <w:rPr>
                <w:rPrChange w:id="710" w:author="Zixuan Zhou" w:date="2026-04-27T03:45:00Z" w16du:dateUtc="2026-04-26T19:45:00Z">
                  <w:rPr>
                    <w:rStyle w:val="afb"/>
                    <w:noProof/>
                  </w:rPr>
                </w:rPrChange>
              </w:rPr>
              <w:delText xml:space="preserve">6.3 </w:delText>
            </w:r>
            <w:r w:rsidRPr="00DC6D96" w:rsidDel="00DC6D96">
              <w:rPr>
                <w:rFonts w:hint="eastAsia"/>
                <w:rPrChange w:id="711" w:author="Zixuan Zhou" w:date="2026-04-27T03:45:00Z" w16du:dateUtc="2026-04-26T19:45:00Z">
                  <w:rPr>
                    <w:rStyle w:val="afb"/>
                    <w:rFonts w:hint="eastAsia"/>
                    <w:noProof/>
                  </w:rPr>
                </w:rPrChange>
              </w:rPr>
              <w:delText>微调结果评估</w:delText>
            </w:r>
            <w:r w:rsidDel="00DC6D96">
              <w:rPr>
                <w:rFonts w:hint="eastAsia"/>
                <w:noProof/>
                <w:webHidden/>
              </w:rPr>
              <w:tab/>
            </w:r>
            <w:r w:rsidDel="00DC6D96">
              <w:rPr>
                <w:noProof/>
                <w:webHidden/>
              </w:rPr>
              <w:delText>42</w:delText>
            </w:r>
          </w:del>
        </w:p>
        <w:p w14:paraId="17B4B0A0" w14:textId="70C0A147" w:rsidR="00BA1BF6" w:rsidDel="00DC6D96" w:rsidRDefault="00BA1BF6">
          <w:pPr>
            <w:pStyle w:val="TOC3"/>
            <w:snapToGrid/>
            <w:rPr>
              <w:del w:id="712" w:author="Zixuan Zhou" w:date="2026-04-27T03:45:00Z" w16du:dateUtc="2026-04-26T19:45:00Z"/>
              <w:rFonts w:asciiTheme="minorHAnsi" w:eastAsiaTheme="minorEastAsia" w:hAnsiTheme="minorHAnsi" w:hint="eastAsia"/>
              <w:noProof/>
              <w:sz w:val="22"/>
              <w:szCs w:val="24"/>
              <w14:ligatures w14:val="standardContextual"/>
            </w:rPr>
          </w:pPr>
          <w:del w:id="713" w:author="Zixuan Zhou" w:date="2026-04-27T03:45:00Z" w16du:dateUtc="2026-04-26T19:45:00Z">
            <w:r w:rsidRPr="00DC6D96" w:rsidDel="00DC6D96">
              <w:rPr>
                <w:rPrChange w:id="714" w:author="Zixuan Zhou" w:date="2026-04-27T03:45:00Z" w16du:dateUtc="2026-04-26T19:45:00Z">
                  <w:rPr>
                    <w:rStyle w:val="afb"/>
                    <w:noProof/>
                  </w:rPr>
                </w:rPrChange>
              </w:rPr>
              <w:delText xml:space="preserve">6.3.1 </w:delText>
            </w:r>
            <w:r w:rsidRPr="00DC6D96" w:rsidDel="00DC6D96">
              <w:rPr>
                <w:rFonts w:hint="eastAsia"/>
                <w:rPrChange w:id="715" w:author="Zixuan Zhou" w:date="2026-04-27T03:45:00Z" w16du:dateUtc="2026-04-26T19:45:00Z">
                  <w:rPr>
                    <w:rStyle w:val="afb"/>
                    <w:rFonts w:hint="eastAsia"/>
                    <w:noProof/>
                  </w:rPr>
                </w:rPrChange>
              </w:rPr>
              <w:delText>自动化指标结果</w:delText>
            </w:r>
            <w:r w:rsidDel="00DC6D96">
              <w:rPr>
                <w:rFonts w:hint="eastAsia"/>
                <w:noProof/>
                <w:webHidden/>
              </w:rPr>
              <w:tab/>
            </w:r>
            <w:r w:rsidDel="00DC6D96">
              <w:rPr>
                <w:noProof/>
                <w:webHidden/>
              </w:rPr>
              <w:delText>42</w:delText>
            </w:r>
          </w:del>
        </w:p>
        <w:p w14:paraId="09E899EF" w14:textId="634F8EBB" w:rsidR="00BA1BF6" w:rsidDel="00DC6D96" w:rsidRDefault="00BA1BF6">
          <w:pPr>
            <w:pStyle w:val="TOC3"/>
            <w:snapToGrid/>
            <w:rPr>
              <w:del w:id="716" w:author="Zixuan Zhou" w:date="2026-04-27T03:45:00Z" w16du:dateUtc="2026-04-26T19:45:00Z"/>
              <w:rFonts w:asciiTheme="minorHAnsi" w:eastAsiaTheme="minorEastAsia" w:hAnsiTheme="minorHAnsi" w:hint="eastAsia"/>
              <w:noProof/>
              <w:sz w:val="22"/>
              <w:szCs w:val="24"/>
              <w14:ligatures w14:val="standardContextual"/>
            </w:rPr>
          </w:pPr>
          <w:del w:id="717" w:author="Zixuan Zhou" w:date="2026-04-27T03:45:00Z" w16du:dateUtc="2026-04-26T19:45:00Z">
            <w:r w:rsidRPr="00DC6D96" w:rsidDel="00DC6D96">
              <w:rPr>
                <w:rPrChange w:id="718" w:author="Zixuan Zhou" w:date="2026-04-27T03:45:00Z" w16du:dateUtc="2026-04-26T19:45:00Z">
                  <w:rPr>
                    <w:rStyle w:val="afb"/>
                    <w:noProof/>
                  </w:rPr>
                </w:rPrChange>
              </w:rPr>
              <w:delText>6.3.2 AI</w:delText>
            </w:r>
            <w:r w:rsidRPr="00DC6D96" w:rsidDel="00DC6D96">
              <w:rPr>
                <w:rFonts w:hint="eastAsia"/>
                <w:rPrChange w:id="719" w:author="Zixuan Zhou" w:date="2026-04-27T03:45:00Z" w16du:dateUtc="2026-04-26T19:45:00Z">
                  <w:rPr>
                    <w:rStyle w:val="afb"/>
                    <w:rFonts w:hint="eastAsia"/>
                    <w:noProof/>
                  </w:rPr>
                </w:rPrChange>
              </w:rPr>
              <w:delText>打分结果</w:delText>
            </w:r>
            <w:r w:rsidDel="00DC6D96">
              <w:rPr>
                <w:rFonts w:hint="eastAsia"/>
                <w:noProof/>
                <w:webHidden/>
              </w:rPr>
              <w:tab/>
            </w:r>
            <w:r w:rsidDel="00DC6D96">
              <w:rPr>
                <w:noProof/>
                <w:webHidden/>
              </w:rPr>
              <w:delText>44</w:delText>
            </w:r>
          </w:del>
        </w:p>
        <w:p w14:paraId="3B6614F4" w14:textId="240DC860" w:rsidR="00BA1BF6" w:rsidDel="00DC6D96" w:rsidRDefault="00BA1BF6">
          <w:pPr>
            <w:pStyle w:val="TOC3"/>
            <w:snapToGrid/>
            <w:rPr>
              <w:del w:id="720" w:author="Zixuan Zhou" w:date="2026-04-27T03:45:00Z" w16du:dateUtc="2026-04-26T19:45:00Z"/>
              <w:rFonts w:asciiTheme="minorHAnsi" w:eastAsiaTheme="minorEastAsia" w:hAnsiTheme="minorHAnsi" w:hint="eastAsia"/>
              <w:noProof/>
              <w:sz w:val="22"/>
              <w:szCs w:val="24"/>
              <w14:ligatures w14:val="standardContextual"/>
            </w:rPr>
          </w:pPr>
          <w:del w:id="721" w:author="Zixuan Zhou" w:date="2026-04-27T03:45:00Z" w16du:dateUtc="2026-04-26T19:45:00Z">
            <w:r w:rsidRPr="00DC6D96" w:rsidDel="00DC6D96">
              <w:rPr>
                <w:rPrChange w:id="722" w:author="Zixuan Zhou" w:date="2026-04-27T03:45:00Z" w16du:dateUtc="2026-04-26T19:45:00Z">
                  <w:rPr>
                    <w:rStyle w:val="afb"/>
                    <w:noProof/>
                  </w:rPr>
                </w:rPrChange>
              </w:rPr>
              <w:delText xml:space="preserve">6.3.3 </w:delText>
            </w:r>
            <w:r w:rsidRPr="00DC6D96" w:rsidDel="00DC6D96">
              <w:rPr>
                <w:rFonts w:hint="eastAsia"/>
                <w:rPrChange w:id="723" w:author="Zixuan Zhou" w:date="2026-04-27T03:45:00Z" w16du:dateUtc="2026-04-26T19:45:00Z">
                  <w:rPr>
                    <w:rStyle w:val="afb"/>
                    <w:rFonts w:hint="eastAsia"/>
                    <w:noProof/>
                  </w:rPr>
                </w:rPrChange>
              </w:rPr>
              <w:delText>微调前后结果对比</w:delText>
            </w:r>
            <w:r w:rsidDel="00DC6D96">
              <w:rPr>
                <w:rFonts w:hint="eastAsia"/>
                <w:noProof/>
                <w:webHidden/>
              </w:rPr>
              <w:tab/>
            </w:r>
            <w:r w:rsidDel="00DC6D96">
              <w:rPr>
                <w:noProof/>
                <w:webHidden/>
              </w:rPr>
              <w:delText>46</w:delText>
            </w:r>
          </w:del>
        </w:p>
        <w:p w14:paraId="563EB825" w14:textId="09541A53" w:rsidR="00BA1BF6" w:rsidDel="00DC6D96" w:rsidRDefault="00BA1BF6">
          <w:pPr>
            <w:pStyle w:val="TOC3"/>
            <w:snapToGrid/>
            <w:rPr>
              <w:del w:id="724" w:author="Zixuan Zhou" w:date="2026-04-27T03:45:00Z" w16du:dateUtc="2026-04-26T19:45:00Z"/>
              <w:rFonts w:asciiTheme="minorHAnsi" w:eastAsiaTheme="minorEastAsia" w:hAnsiTheme="minorHAnsi" w:hint="eastAsia"/>
              <w:noProof/>
              <w:sz w:val="22"/>
              <w:szCs w:val="24"/>
              <w14:ligatures w14:val="standardContextual"/>
            </w:rPr>
          </w:pPr>
          <w:del w:id="725" w:author="Zixuan Zhou" w:date="2026-04-27T03:45:00Z" w16du:dateUtc="2026-04-26T19:45:00Z">
            <w:r w:rsidRPr="00DC6D96" w:rsidDel="00DC6D96">
              <w:rPr>
                <w:rPrChange w:id="726" w:author="Zixuan Zhou" w:date="2026-04-27T03:45:00Z" w16du:dateUtc="2026-04-26T19:45:00Z">
                  <w:rPr>
                    <w:rStyle w:val="afb"/>
                    <w:noProof/>
                  </w:rPr>
                </w:rPrChange>
              </w:rPr>
              <w:delText xml:space="preserve">6.3.4 </w:delText>
            </w:r>
            <w:r w:rsidRPr="00DC6D96" w:rsidDel="00DC6D96">
              <w:rPr>
                <w:rFonts w:hint="eastAsia"/>
                <w:rPrChange w:id="727" w:author="Zixuan Zhou" w:date="2026-04-27T03:45:00Z" w16du:dateUtc="2026-04-26T19:45:00Z">
                  <w:rPr>
                    <w:rStyle w:val="afb"/>
                    <w:rFonts w:hint="eastAsia"/>
                    <w:noProof/>
                  </w:rPr>
                </w:rPrChange>
              </w:rPr>
              <w:delText>不同主题下的模型表现差异</w:delText>
            </w:r>
            <w:r w:rsidDel="00DC6D96">
              <w:rPr>
                <w:rFonts w:hint="eastAsia"/>
                <w:noProof/>
                <w:webHidden/>
              </w:rPr>
              <w:tab/>
            </w:r>
            <w:r w:rsidDel="00DC6D96">
              <w:rPr>
                <w:noProof/>
                <w:webHidden/>
              </w:rPr>
              <w:delText>50</w:delText>
            </w:r>
          </w:del>
        </w:p>
        <w:p w14:paraId="3F2B45AC" w14:textId="6F0FDAAA" w:rsidR="00BA1BF6" w:rsidDel="00DC6D96" w:rsidRDefault="00BA1BF6">
          <w:pPr>
            <w:pStyle w:val="TOC2"/>
            <w:snapToGrid/>
            <w:spacing w:line="400" w:lineRule="exact"/>
            <w:rPr>
              <w:del w:id="728" w:author="Zixuan Zhou" w:date="2026-04-27T03:45:00Z" w16du:dateUtc="2026-04-26T19:45:00Z"/>
              <w:rFonts w:asciiTheme="minorHAnsi" w:eastAsiaTheme="minorEastAsia" w:hAnsiTheme="minorHAnsi" w:hint="eastAsia"/>
              <w:noProof/>
              <w:sz w:val="22"/>
              <w:szCs w:val="24"/>
              <w14:ligatures w14:val="standardContextual"/>
            </w:rPr>
          </w:pPr>
          <w:del w:id="729" w:author="Zixuan Zhou" w:date="2026-04-27T03:45:00Z" w16du:dateUtc="2026-04-26T19:45:00Z">
            <w:r w:rsidRPr="00DC6D96" w:rsidDel="00DC6D96">
              <w:rPr>
                <w:rPrChange w:id="730" w:author="Zixuan Zhou" w:date="2026-04-27T03:45:00Z" w16du:dateUtc="2026-04-26T19:45:00Z">
                  <w:rPr>
                    <w:rStyle w:val="afb"/>
                    <w:noProof/>
                  </w:rPr>
                </w:rPrChange>
              </w:rPr>
              <w:delText xml:space="preserve">6.4 </w:delText>
            </w:r>
            <w:r w:rsidRPr="00DC6D96" w:rsidDel="00DC6D96">
              <w:rPr>
                <w:rFonts w:hint="eastAsia"/>
                <w:rPrChange w:id="731" w:author="Zixuan Zhou" w:date="2026-04-27T03:45:00Z" w16du:dateUtc="2026-04-26T19:45:00Z">
                  <w:rPr>
                    <w:rStyle w:val="afb"/>
                    <w:rFonts w:hint="eastAsia"/>
                    <w:noProof/>
                  </w:rPr>
                </w:rPrChange>
              </w:rPr>
              <w:delText>模型输出案例分析</w:delText>
            </w:r>
            <w:r w:rsidDel="00DC6D96">
              <w:rPr>
                <w:rFonts w:hint="eastAsia"/>
                <w:noProof/>
                <w:webHidden/>
              </w:rPr>
              <w:tab/>
            </w:r>
            <w:r w:rsidDel="00DC6D96">
              <w:rPr>
                <w:noProof/>
                <w:webHidden/>
              </w:rPr>
              <w:delText>52</w:delText>
            </w:r>
          </w:del>
        </w:p>
        <w:p w14:paraId="7A1CB657" w14:textId="4B0CC4B4" w:rsidR="00BA1BF6" w:rsidDel="00DC6D96" w:rsidRDefault="00BA1BF6">
          <w:pPr>
            <w:pStyle w:val="TOC3"/>
            <w:snapToGrid/>
            <w:rPr>
              <w:del w:id="732" w:author="Zixuan Zhou" w:date="2026-04-27T03:45:00Z" w16du:dateUtc="2026-04-26T19:45:00Z"/>
              <w:rFonts w:asciiTheme="minorHAnsi" w:eastAsiaTheme="minorEastAsia" w:hAnsiTheme="minorHAnsi" w:hint="eastAsia"/>
              <w:noProof/>
              <w:sz w:val="22"/>
              <w:szCs w:val="24"/>
              <w14:ligatures w14:val="standardContextual"/>
            </w:rPr>
          </w:pPr>
          <w:del w:id="733" w:author="Zixuan Zhou" w:date="2026-04-27T03:45:00Z" w16du:dateUtc="2026-04-26T19:45:00Z">
            <w:r w:rsidRPr="00DC6D96" w:rsidDel="00DC6D96">
              <w:rPr>
                <w:rPrChange w:id="734" w:author="Zixuan Zhou" w:date="2026-04-27T03:45:00Z" w16du:dateUtc="2026-04-26T19:45:00Z">
                  <w:rPr>
                    <w:rStyle w:val="afb"/>
                    <w:noProof/>
                  </w:rPr>
                </w:rPrChange>
              </w:rPr>
              <w:delText xml:space="preserve">6.4.1 </w:delText>
            </w:r>
            <w:r w:rsidRPr="00DC6D96" w:rsidDel="00DC6D96">
              <w:rPr>
                <w:rFonts w:hint="eastAsia"/>
                <w:rPrChange w:id="735" w:author="Zixuan Zhou" w:date="2026-04-27T03:45:00Z" w16du:dateUtc="2026-04-26T19:45:00Z">
                  <w:rPr>
                    <w:rStyle w:val="afb"/>
                    <w:rFonts w:hint="eastAsia"/>
                    <w:noProof/>
                  </w:rPr>
                </w:rPrChange>
              </w:rPr>
              <w:delText>优秀回答案例</w:delText>
            </w:r>
            <w:r w:rsidDel="00DC6D96">
              <w:rPr>
                <w:rFonts w:hint="eastAsia"/>
                <w:noProof/>
                <w:webHidden/>
              </w:rPr>
              <w:tab/>
            </w:r>
            <w:r w:rsidDel="00DC6D96">
              <w:rPr>
                <w:noProof/>
                <w:webHidden/>
              </w:rPr>
              <w:delText>52</w:delText>
            </w:r>
          </w:del>
        </w:p>
        <w:p w14:paraId="3A8C2629" w14:textId="458CB13F" w:rsidR="00BA1BF6" w:rsidDel="00DC6D96" w:rsidRDefault="00BA1BF6">
          <w:pPr>
            <w:pStyle w:val="TOC3"/>
            <w:snapToGrid/>
            <w:rPr>
              <w:del w:id="736" w:author="Zixuan Zhou" w:date="2026-04-27T03:45:00Z" w16du:dateUtc="2026-04-26T19:45:00Z"/>
              <w:rFonts w:asciiTheme="minorHAnsi" w:eastAsiaTheme="minorEastAsia" w:hAnsiTheme="minorHAnsi" w:hint="eastAsia"/>
              <w:noProof/>
              <w:sz w:val="22"/>
              <w:szCs w:val="24"/>
              <w14:ligatures w14:val="standardContextual"/>
            </w:rPr>
          </w:pPr>
          <w:del w:id="737" w:author="Zixuan Zhou" w:date="2026-04-27T03:45:00Z" w16du:dateUtc="2026-04-26T19:45:00Z">
            <w:r w:rsidRPr="00DC6D96" w:rsidDel="00DC6D96">
              <w:rPr>
                <w:rPrChange w:id="738" w:author="Zixuan Zhou" w:date="2026-04-27T03:45:00Z" w16du:dateUtc="2026-04-26T19:45:00Z">
                  <w:rPr>
                    <w:rStyle w:val="afb"/>
                    <w:noProof/>
                  </w:rPr>
                </w:rPrChange>
              </w:rPr>
              <w:delText xml:space="preserve">6.4.2 </w:delText>
            </w:r>
            <w:r w:rsidRPr="00DC6D96" w:rsidDel="00DC6D96">
              <w:rPr>
                <w:rFonts w:hint="eastAsia"/>
                <w:rPrChange w:id="739" w:author="Zixuan Zhou" w:date="2026-04-27T03:45:00Z" w16du:dateUtc="2026-04-26T19:45:00Z">
                  <w:rPr>
                    <w:rStyle w:val="afb"/>
                    <w:rFonts w:hint="eastAsia"/>
                    <w:noProof/>
                  </w:rPr>
                </w:rPrChange>
              </w:rPr>
              <w:delText>微调后改进明显的案例</w:delText>
            </w:r>
            <w:r w:rsidDel="00DC6D96">
              <w:rPr>
                <w:rFonts w:hint="eastAsia"/>
                <w:noProof/>
                <w:webHidden/>
              </w:rPr>
              <w:tab/>
            </w:r>
            <w:r w:rsidDel="00DC6D96">
              <w:rPr>
                <w:noProof/>
                <w:webHidden/>
              </w:rPr>
              <w:delText>53</w:delText>
            </w:r>
          </w:del>
        </w:p>
        <w:p w14:paraId="2DA0C4CB" w14:textId="20D0F598" w:rsidR="00BA1BF6" w:rsidDel="00DC6D96" w:rsidRDefault="00BA1BF6">
          <w:pPr>
            <w:pStyle w:val="TOC3"/>
            <w:snapToGrid/>
            <w:rPr>
              <w:del w:id="740" w:author="Zixuan Zhou" w:date="2026-04-27T03:45:00Z" w16du:dateUtc="2026-04-26T19:45:00Z"/>
              <w:rFonts w:asciiTheme="minorHAnsi" w:eastAsiaTheme="minorEastAsia" w:hAnsiTheme="minorHAnsi" w:hint="eastAsia"/>
              <w:noProof/>
              <w:sz w:val="22"/>
              <w:szCs w:val="24"/>
              <w14:ligatures w14:val="standardContextual"/>
            </w:rPr>
          </w:pPr>
          <w:del w:id="741" w:author="Zixuan Zhou" w:date="2026-04-27T03:45:00Z" w16du:dateUtc="2026-04-26T19:45:00Z">
            <w:r w:rsidRPr="00DC6D96" w:rsidDel="00DC6D96">
              <w:rPr>
                <w:rPrChange w:id="742" w:author="Zixuan Zhou" w:date="2026-04-27T03:45:00Z" w16du:dateUtc="2026-04-26T19:45:00Z">
                  <w:rPr>
                    <w:rStyle w:val="afb"/>
                    <w:noProof/>
                  </w:rPr>
                </w:rPrChange>
              </w:rPr>
              <w:delText xml:space="preserve">6.4.3 </w:delText>
            </w:r>
            <w:r w:rsidRPr="00DC6D96" w:rsidDel="00DC6D96">
              <w:rPr>
                <w:rFonts w:hint="eastAsia"/>
                <w:rPrChange w:id="743" w:author="Zixuan Zhou" w:date="2026-04-27T03:45:00Z" w16du:dateUtc="2026-04-26T19:45:00Z">
                  <w:rPr>
                    <w:rStyle w:val="afb"/>
                    <w:rFonts w:hint="eastAsia"/>
                    <w:noProof/>
                  </w:rPr>
                </w:rPrChange>
              </w:rPr>
              <w:delText>错误与幻觉案例</w:delText>
            </w:r>
            <w:r w:rsidDel="00DC6D96">
              <w:rPr>
                <w:rFonts w:hint="eastAsia"/>
                <w:noProof/>
                <w:webHidden/>
              </w:rPr>
              <w:tab/>
            </w:r>
            <w:r w:rsidDel="00DC6D96">
              <w:rPr>
                <w:noProof/>
                <w:webHidden/>
              </w:rPr>
              <w:delText>54</w:delText>
            </w:r>
          </w:del>
        </w:p>
        <w:p w14:paraId="0BAA67AE" w14:textId="1577A6BB" w:rsidR="00BA1BF6" w:rsidDel="00DC6D96" w:rsidRDefault="00BA1BF6">
          <w:pPr>
            <w:pStyle w:val="TOC3"/>
            <w:snapToGrid/>
            <w:rPr>
              <w:del w:id="744" w:author="Zixuan Zhou" w:date="2026-04-27T03:45:00Z" w16du:dateUtc="2026-04-26T19:45:00Z"/>
              <w:rFonts w:asciiTheme="minorHAnsi" w:eastAsiaTheme="minorEastAsia" w:hAnsiTheme="minorHAnsi" w:hint="eastAsia"/>
              <w:noProof/>
              <w:sz w:val="22"/>
              <w:szCs w:val="24"/>
              <w14:ligatures w14:val="standardContextual"/>
            </w:rPr>
          </w:pPr>
          <w:del w:id="745" w:author="Zixuan Zhou" w:date="2026-04-27T03:45:00Z" w16du:dateUtc="2026-04-26T19:45:00Z">
            <w:r w:rsidRPr="00DC6D96" w:rsidDel="00DC6D96">
              <w:rPr>
                <w:rPrChange w:id="746" w:author="Zixuan Zhou" w:date="2026-04-27T03:45:00Z" w16du:dateUtc="2026-04-26T19:45:00Z">
                  <w:rPr>
                    <w:rStyle w:val="afb"/>
                    <w:noProof/>
                  </w:rPr>
                </w:rPrChange>
              </w:rPr>
              <w:delText xml:space="preserve">6.4.4 </w:delText>
            </w:r>
            <w:r w:rsidRPr="00DC6D96" w:rsidDel="00DC6D96">
              <w:rPr>
                <w:rFonts w:hint="eastAsia"/>
                <w:rPrChange w:id="747" w:author="Zixuan Zhou" w:date="2026-04-27T03:45:00Z" w16du:dateUtc="2026-04-26T19:45:00Z">
                  <w:rPr>
                    <w:rStyle w:val="afb"/>
                    <w:rFonts w:hint="eastAsia"/>
                    <w:noProof/>
                  </w:rPr>
                </w:rPrChange>
              </w:rPr>
              <w:delText>原因分析</w:delText>
            </w:r>
            <w:r w:rsidDel="00DC6D96">
              <w:rPr>
                <w:rFonts w:hint="eastAsia"/>
                <w:noProof/>
                <w:webHidden/>
              </w:rPr>
              <w:tab/>
            </w:r>
            <w:r w:rsidDel="00DC6D96">
              <w:rPr>
                <w:noProof/>
                <w:webHidden/>
              </w:rPr>
              <w:delText>55</w:delText>
            </w:r>
          </w:del>
        </w:p>
        <w:p w14:paraId="23584013" w14:textId="3B612745" w:rsidR="00BA1BF6" w:rsidDel="00DC6D96" w:rsidRDefault="00BA1BF6">
          <w:pPr>
            <w:pStyle w:val="TOC2"/>
            <w:snapToGrid/>
            <w:spacing w:line="400" w:lineRule="exact"/>
            <w:rPr>
              <w:del w:id="748" w:author="Zixuan Zhou" w:date="2026-04-27T03:45:00Z" w16du:dateUtc="2026-04-26T19:45:00Z"/>
              <w:rFonts w:asciiTheme="minorHAnsi" w:eastAsiaTheme="minorEastAsia" w:hAnsiTheme="minorHAnsi" w:hint="eastAsia"/>
              <w:noProof/>
              <w:sz w:val="22"/>
              <w:szCs w:val="24"/>
              <w14:ligatures w14:val="standardContextual"/>
            </w:rPr>
          </w:pPr>
          <w:del w:id="749" w:author="Zixuan Zhou" w:date="2026-04-27T03:45:00Z" w16du:dateUtc="2026-04-26T19:45:00Z">
            <w:r w:rsidRPr="00DC6D96" w:rsidDel="00DC6D96">
              <w:rPr>
                <w:rPrChange w:id="750" w:author="Zixuan Zhou" w:date="2026-04-27T03:45:00Z" w16du:dateUtc="2026-04-26T19:45:00Z">
                  <w:rPr>
                    <w:rStyle w:val="afb"/>
                    <w:noProof/>
                  </w:rPr>
                </w:rPrChange>
              </w:rPr>
              <w:delText xml:space="preserve">6.5 </w:delText>
            </w:r>
            <w:r w:rsidRPr="00DC6D96" w:rsidDel="00DC6D96">
              <w:rPr>
                <w:rFonts w:hint="eastAsia"/>
                <w:rPrChange w:id="751"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56</w:delText>
            </w:r>
          </w:del>
        </w:p>
        <w:p w14:paraId="0B9EE5C8" w14:textId="698E5576" w:rsidR="00BA1BF6" w:rsidDel="00DC6D96" w:rsidRDefault="00BA1BF6">
          <w:pPr>
            <w:pStyle w:val="TOC1"/>
            <w:tabs>
              <w:tab w:val="left" w:pos="1260"/>
            </w:tabs>
            <w:wordWrap/>
            <w:snapToGrid/>
            <w:spacing w:line="400" w:lineRule="exact"/>
            <w:rPr>
              <w:del w:id="752" w:author="Zixuan Zhou" w:date="2026-04-27T03:45:00Z" w16du:dateUtc="2026-04-26T19:45:00Z"/>
              <w:rFonts w:asciiTheme="minorHAnsi" w:eastAsiaTheme="minorEastAsia" w:hAnsiTheme="minorHAnsi" w:hint="eastAsia"/>
              <w:noProof/>
              <w:sz w:val="22"/>
              <w:szCs w:val="24"/>
              <w14:ligatures w14:val="standardContextual"/>
            </w:rPr>
          </w:pPr>
          <w:del w:id="753" w:author="Zixuan Zhou" w:date="2026-04-27T03:45:00Z" w16du:dateUtc="2026-04-26T19:45:00Z">
            <w:r w:rsidRPr="00DC6D96" w:rsidDel="00DC6D96">
              <w:rPr>
                <w:rFonts w:hint="eastAsia"/>
                <w:rPrChange w:id="754" w:author="Zixuan Zhou" w:date="2026-04-27T03:45:00Z" w16du:dateUtc="2026-04-26T19:45:00Z">
                  <w:rPr>
                    <w:rStyle w:val="afb"/>
                    <w:rFonts w:hint="eastAsia"/>
                    <w:noProof/>
                  </w:rPr>
                </w:rPrChange>
              </w:rPr>
              <w:delText>第</w:delText>
            </w:r>
            <w:r w:rsidRPr="00DC6D96" w:rsidDel="00DC6D96">
              <w:rPr>
                <w:rPrChange w:id="755" w:author="Zixuan Zhou" w:date="2026-04-27T03:45:00Z" w16du:dateUtc="2026-04-26T19:45:00Z">
                  <w:rPr>
                    <w:rStyle w:val="afb"/>
                    <w:noProof/>
                  </w:rPr>
                </w:rPrChange>
              </w:rPr>
              <w:delText xml:space="preserve"> 7 </w:delText>
            </w:r>
            <w:r w:rsidRPr="00DC6D96" w:rsidDel="00DC6D96">
              <w:rPr>
                <w:rFonts w:hint="eastAsia"/>
                <w:rPrChange w:id="756"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757" w:author="Zixuan Zhou" w:date="2026-04-27T03:45:00Z" w16du:dateUtc="2026-04-26T19:45:00Z">
                  <w:rPr>
                    <w:rStyle w:val="afb"/>
                    <w:rFonts w:hint="eastAsia"/>
                    <w:noProof/>
                  </w:rPr>
                </w:rPrChange>
              </w:rPr>
              <w:delText>总结与展望</w:delText>
            </w:r>
            <w:r w:rsidDel="00DC6D96">
              <w:rPr>
                <w:rFonts w:hint="eastAsia"/>
                <w:noProof/>
                <w:webHidden/>
              </w:rPr>
              <w:tab/>
            </w:r>
            <w:r w:rsidDel="00DC6D96">
              <w:rPr>
                <w:noProof/>
                <w:webHidden/>
              </w:rPr>
              <w:delText>57</w:delText>
            </w:r>
          </w:del>
        </w:p>
        <w:p w14:paraId="69E1EB11" w14:textId="6635592D" w:rsidR="00BA1BF6" w:rsidDel="00DC6D96" w:rsidRDefault="00BA1BF6">
          <w:pPr>
            <w:pStyle w:val="TOC2"/>
            <w:snapToGrid/>
            <w:spacing w:line="400" w:lineRule="exact"/>
            <w:rPr>
              <w:del w:id="758" w:author="Zixuan Zhou" w:date="2026-04-27T03:45:00Z" w16du:dateUtc="2026-04-26T19:45:00Z"/>
              <w:rFonts w:asciiTheme="minorHAnsi" w:eastAsiaTheme="minorEastAsia" w:hAnsiTheme="minorHAnsi" w:hint="eastAsia"/>
              <w:noProof/>
              <w:sz w:val="22"/>
              <w:szCs w:val="24"/>
              <w14:ligatures w14:val="standardContextual"/>
            </w:rPr>
          </w:pPr>
          <w:del w:id="759" w:author="Zixuan Zhou" w:date="2026-04-27T03:45:00Z" w16du:dateUtc="2026-04-26T19:45:00Z">
            <w:r w:rsidRPr="00DC6D96" w:rsidDel="00DC6D96">
              <w:rPr>
                <w:rPrChange w:id="760" w:author="Zixuan Zhou" w:date="2026-04-27T03:45:00Z" w16du:dateUtc="2026-04-26T19:45:00Z">
                  <w:rPr>
                    <w:rStyle w:val="afb"/>
                    <w:noProof/>
                  </w:rPr>
                </w:rPrChange>
              </w:rPr>
              <w:delText xml:space="preserve">7.1 </w:delText>
            </w:r>
            <w:r w:rsidRPr="00DC6D96" w:rsidDel="00DC6D96">
              <w:rPr>
                <w:rFonts w:hint="eastAsia"/>
                <w:rPrChange w:id="761" w:author="Zixuan Zhou" w:date="2026-04-27T03:45:00Z" w16du:dateUtc="2026-04-26T19:45:00Z">
                  <w:rPr>
                    <w:rStyle w:val="afb"/>
                    <w:rFonts w:hint="eastAsia"/>
                    <w:noProof/>
                  </w:rPr>
                </w:rPrChange>
              </w:rPr>
              <w:delText>主要研究发现</w:delText>
            </w:r>
            <w:r w:rsidDel="00DC6D96">
              <w:rPr>
                <w:rFonts w:hint="eastAsia"/>
                <w:noProof/>
                <w:webHidden/>
              </w:rPr>
              <w:tab/>
            </w:r>
            <w:r w:rsidDel="00DC6D96">
              <w:rPr>
                <w:noProof/>
                <w:webHidden/>
              </w:rPr>
              <w:delText>57</w:delText>
            </w:r>
          </w:del>
        </w:p>
        <w:p w14:paraId="1B03DAF9" w14:textId="19EB11E7" w:rsidR="00BA1BF6" w:rsidDel="00DC6D96" w:rsidRDefault="00BA1BF6">
          <w:pPr>
            <w:pStyle w:val="TOC2"/>
            <w:snapToGrid/>
            <w:spacing w:line="400" w:lineRule="exact"/>
            <w:rPr>
              <w:del w:id="762" w:author="Zixuan Zhou" w:date="2026-04-27T03:45:00Z" w16du:dateUtc="2026-04-26T19:45:00Z"/>
              <w:rFonts w:asciiTheme="minorHAnsi" w:eastAsiaTheme="minorEastAsia" w:hAnsiTheme="minorHAnsi" w:hint="eastAsia"/>
              <w:noProof/>
              <w:sz w:val="22"/>
              <w:szCs w:val="24"/>
              <w14:ligatures w14:val="standardContextual"/>
            </w:rPr>
          </w:pPr>
          <w:del w:id="763" w:author="Zixuan Zhou" w:date="2026-04-27T03:45:00Z" w16du:dateUtc="2026-04-26T19:45:00Z">
            <w:r w:rsidRPr="00DC6D96" w:rsidDel="00DC6D96">
              <w:rPr>
                <w:rPrChange w:id="764" w:author="Zixuan Zhou" w:date="2026-04-27T03:45:00Z" w16du:dateUtc="2026-04-26T19:45:00Z">
                  <w:rPr>
                    <w:rStyle w:val="afb"/>
                    <w:noProof/>
                  </w:rPr>
                </w:rPrChange>
              </w:rPr>
              <w:delText xml:space="preserve">7.2 </w:delText>
            </w:r>
            <w:r w:rsidRPr="00DC6D96" w:rsidDel="00DC6D96">
              <w:rPr>
                <w:rFonts w:hint="eastAsia"/>
                <w:rPrChange w:id="765" w:author="Zixuan Zhou" w:date="2026-04-27T03:45:00Z" w16du:dateUtc="2026-04-26T19:45:00Z">
                  <w:rPr>
                    <w:rStyle w:val="afb"/>
                    <w:rFonts w:hint="eastAsia"/>
                    <w:noProof/>
                  </w:rPr>
                </w:rPrChange>
              </w:rPr>
              <w:delText>研究局限性</w:delText>
            </w:r>
            <w:r w:rsidDel="00DC6D96">
              <w:rPr>
                <w:rFonts w:hint="eastAsia"/>
                <w:noProof/>
                <w:webHidden/>
              </w:rPr>
              <w:tab/>
            </w:r>
            <w:r w:rsidDel="00DC6D96">
              <w:rPr>
                <w:noProof/>
                <w:webHidden/>
              </w:rPr>
              <w:delText>58</w:delText>
            </w:r>
          </w:del>
        </w:p>
        <w:p w14:paraId="7DF4363B" w14:textId="27FB974A" w:rsidR="00BA1BF6" w:rsidDel="00DC6D96" w:rsidRDefault="00BA1BF6">
          <w:pPr>
            <w:pStyle w:val="TOC2"/>
            <w:snapToGrid/>
            <w:spacing w:line="400" w:lineRule="exact"/>
            <w:rPr>
              <w:del w:id="766" w:author="Zixuan Zhou" w:date="2026-04-27T03:45:00Z" w16du:dateUtc="2026-04-26T19:45:00Z"/>
              <w:rFonts w:asciiTheme="minorHAnsi" w:eastAsiaTheme="minorEastAsia" w:hAnsiTheme="minorHAnsi" w:hint="eastAsia"/>
              <w:noProof/>
              <w:sz w:val="22"/>
              <w:szCs w:val="24"/>
              <w14:ligatures w14:val="standardContextual"/>
            </w:rPr>
          </w:pPr>
          <w:del w:id="767" w:author="Zixuan Zhou" w:date="2026-04-27T03:45:00Z" w16du:dateUtc="2026-04-26T19:45:00Z">
            <w:r w:rsidRPr="00DC6D96" w:rsidDel="00DC6D96">
              <w:rPr>
                <w:rPrChange w:id="768" w:author="Zixuan Zhou" w:date="2026-04-27T03:45:00Z" w16du:dateUtc="2026-04-26T19:45:00Z">
                  <w:rPr>
                    <w:rStyle w:val="afb"/>
                    <w:noProof/>
                  </w:rPr>
                </w:rPrChange>
              </w:rPr>
              <w:delText xml:space="preserve">7.3 </w:delText>
            </w:r>
            <w:r w:rsidRPr="00DC6D96" w:rsidDel="00DC6D96">
              <w:rPr>
                <w:rFonts w:hint="eastAsia"/>
                <w:rPrChange w:id="769" w:author="Zixuan Zhou" w:date="2026-04-27T03:45:00Z" w16du:dateUtc="2026-04-26T19:45:00Z">
                  <w:rPr>
                    <w:rStyle w:val="afb"/>
                    <w:rFonts w:hint="eastAsia"/>
                    <w:noProof/>
                  </w:rPr>
                </w:rPrChange>
              </w:rPr>
              <w:delText>未来研究展望</w:delText>
            </w:r>
            <w:r w:rsidDel="00DC6D96">
              <w:rPr>
                <w:rFonts w:hint="eastAsia"/>
                <w:noProof/>
                <w:webHidden/>
              </w:rPr>
              <w:tab/>
            </w:r>
            <w:r w:rsidDel="00DC6D96">
              <w:rPr>
                <w:noProof/>
                <w:webHidden/>
              </w:rPr>
              <w:delText>58</w:delText>
            </w:r>
          </w:del>
        </w:p>
        <w:p w14:paraId="1CD162FB" w14:textId="54D8F832" w:rsidR="00BA1BF6" w:rsidDel="00DC6D96" w:rsidRDefault="00BA1BF6">
          <w:pPr>
            <w:pStyle w:val="TOC1"/>
            <w:tabs>
              <w:tab w:val="left" w:pos="1260"/>
            </w:tabs>
            <w:wordWrap/>
            <w:snapToGrid/>
            <w:spacing w:line="400" w:lineRule="exact"/>
            <w:rPr>
              <w:del w:id="770" w:author="Zixuan Zhou" w:date="2026-04-27T03:45:00Z" w16du:dateUtc="2026-04-26T19:45:00Z"/>
              <w:rFonts w:asciiTheme="minorHAnsi" w:eastAsiaTheme="minorEastAsia" w:hAnsiTheme="minorHAnsi" w:hint="eastAsia"/>
              <w:noProof/>
              <w:sz w:val="22"/>
              <w:szCs w:val="24"/>
              <w14:ligatures w14:val="standardContextual"/>
            </w:rPr>
          </w:pPr>
          <w:del w:id="771" w:author="Zixuan Zhou" w:date="2026-04-27T03:45:00Z" w16du:dateUtc="2026-04-26T19:45:00Z">
            <w:r w:rsidRPr="00DC6D96" w:rsidDel="00DC6D96">
              <w:rPr>
                <w:rFonts w:hint="eastAsia"/>
                <w:rPrChange w:id="772" w:author="Zixuan Zhou" w:date="2026-04-27T03:45:00Z" w16du:dateUtc="2026-04-26T19:45:00Z">
                  <w:rPr>
                    <w:rStyle w:val="afb"/>
                    <w:rFonts w:hint="eastAsia"/>
                    <w:noProof/>
                  </w:rPr>
                </w:rPrChange>
              </w:rPr>
              <w:delText>附录</w:delText>
            </w:r>
            <w:r w:rsidRPr="00DC6D96" w:rsidDel="00DC6D96">
              <w:rPr>
                <w:rPrChange w:id="773" w:author="Zixuan Zhou" w:date="2026-04-27T03:45:00Z" w16du:dateUtc="2026-04-26T19:45:00Z">
                  <w:rPr>
                    <w:rStyle w:val="afb"/>
                    <w:rFonts w:cs="Times New Roman"/>
                    <w:noProof/>
                  </w:rPr>
                </w:rPrChange>
              </w:rPr>
              <w:delText>A</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rPrChange w:id="774" w:author="Zixuan Zhou" w:date="2026-04-27T03:45:00Z" w16du:dateUtc="2026-04-26T19:45:00Z">
                  <w:rPr>
                    <w:rStyle w:val="afb"/>
                    <w:rFonts w:hint="eastAsia"/>
                    <w:noProof/>
                  </w:rPr>
                </w:rPrChange>
              </w:rPr>
              <w:delText>图表索引</w:delText>
            </w:r>
            <w:r w:rsidDel="00DC6D96">
              <w:rPr>
                <w:rFonts w:hint="eastAsia"/>
                <w:noProof/>
                <w:webHidden/>
              </w:rPr>
              <w:tab/>
            </w:r>
            <w:r w:rsidDel="00DC6D96">
              <w:rPr>
                <w:noProof/>
                <w:webHidden/>
              </w:rPr>
              <w:delText>59</w:delText>
            </w:r>
          </w:del>
        </w:p>
        <w:p w14:paraId="27CF003E" w14:textId="51926961" w:rsidR="00BA1BF6" w:rsidDel="00DC6D96" w:rsidRDefault="00BA1BF6">
          <w:pPr>
            <w:pStyle w:val="TOC1"/>
            <w:wordWrap/>
            <w:snapToGrid/>
            <w:spacing w:line="400" w:lineRule="exact"/>
            <w:rPr>
              <w:del w:id="775" w:author="Zixuan Zhou" w:date="2026-04-27T03:45:00Z" w16du:dateUtc="2026-04-26T19:45:00Z"/>
              <w:rFonts w:asciiTheme="minorHAnsi" w:eastAsiaTheme="minorEastAsia" w:hAnsiTheme="minorHAnsi" w:hint="eastAsia"/>
              <w:noProof/>
              <w:sz w:val="22"/>
              <w:szCs w:val="24"/>
              <w14:ligatures w14:val="standardContextual"/>
            </w:rPr>
          </w:pPr>
          <w:del w:id="776" w:author="Zixuan Zhou" w:date="2026-04-27T03:45:00Z" w16du:dateUtc="2026-04-26T19:45:00Z">
            <w:r w:rsidRPr="00DC6D96" w:rsidDel="00DC6D96">
              <w:rPr>
                <w:rFonts w:hint="eastAsia"/>
                <w:rPrChange w:id="777" w:author="Zixuan Zhou" w:date="2026-04-27T03:45:00Z" w16du:dateUtc="2026-04-26T19:45:00Z">
                  <w:rPr>
                    <w:rStyle w:val="afb"/>
                    <w:rFonts w:hint="eastAsia"/>
                    <w:noProof/>
                  </w:rPr>
                </w:rPrChange>
              </w:rPr>
              <w:delText>参考文献</w:delText>
            </w:r>
            <w:r w:rsidDel="00DC6D96">
              <w:rPr>
                <w:rFonts w:hint="eastAsia"/>
                <w:noProof/>
                <w:webHidden/>
              </w:rPr>
              <w:tab/>
            </w:r>
            <w:r w:rsidDel="00DC6D96">
              <w:rPr>
                <w:noProof/>
                <w:webHidden/>
              </w:rPr>
              <w:delText>60</w:delText>
            </w:r>
          </w:del>
        </w:p>
        <w:p w14:paraId="4B4901D2" w14:textId="4F668B15" w:rsidR="00BA1BF6" w:rsidDel="00DC6D96" w:rsidRDefault="00BA1BF6">
          <w:pPr>
            <w:pStyle w:val="TOC1"/>
            <w:wordWrap/>
            <w:snapToGrid/>
            <w:spacing w:line="400" w:lineRule="exact"/>
            <w:rPr>
              <w:del w:id="778" w:author="Zixuan Zhou" w:date="2026-04-27T03:45:00Z" w16du:dateUtc="2026-04-26T19:45:00Z"/>
              <w:rFonts w:asciiTheme="minorHAnsi" w:eastAsiaTheme="minorEastAsia" w:hAnsiTheme="minorHAnsi" w:hint="eastAsia"/>
              <w:noProof/>
              <w:sz w:val="22"/>
              <w:szCs w:val="24"/>
              <w14:ligatures w14:val="standardContextual"/>
            </w:rPr>
          </w:pPr>
          <w:del w:id="779" w:author="Zixuan Zhou" w:date="2026-04-27T03:45:00Z" w16du:dateUtc="2026-04-26T19:45:00Z">
            <w:r w:rsidRPr="00DC6D96" w:rsidDel="00DC6D96">
              <w:rPr>
                <w:rFonts w:hint="eastAsia"/>
                <w:rPrChange w:id="780" w:author="Zixuan Zhou" w:date="2026-04-27T03:45:00Z" w16du:dateUtc="2026-04-26T19:45:00Z">
                  <w:rPr>
                    <w:rStyle w:val="afb"/>
                    <w:rFonts w:hint="eastAsia"/>
                    <w:noProof/>
                  </w:rPr>
                </w:rPrChange>
              </w:rPr>
              <w:delText>致</w:delText>
            </w:r>
            <w:r w:rsidRPr="00DC6D96" w:rsidDel="00DC6D96">
              <w:rPr>
                <w:rPrChange w:id="781" w:author="Zixuan Zhou" w:date="2026-04-27T03:45:00Z" w16du:dateUtc="2026-04-26T19:45:00Z">
                  <w:rPr>
                    <w:rStyle w:val="afb"/>
                    <w:noProof/>
                  </w:rPr>
                </w:rPrChange>
              </w:rPr>
              <w:delText xml:space="preserve">  </w:delText>
            </w:r>
            <w:r w:rsidRPr="00DC6D96" w:rsidDel="00DC6D96">
              <w:rPr>
                <w:rFonts w:hint="eastAsia"/>
                <w:rPrChange w:id="782" w:author="Zixuan Zhou" w:date="2026-04-27T03:45:00Z" w16du:dateUtc="2026-04-26T19:45:00Z">
                  <w:rPr>
                    <w:rStyle w:val="afb"/>
                    <w:rFonts w:hint="eastAsia"/>
                    <w:noProof/>
                  </w:rPr>
                </w:rPrChange>
              </w:rPr>
              <w:delText>谢</w:delText>
            </w:r>
            <w:r w:rsidDel="00DC6D96">
              <w:rPr>
                <w:rFonts w:hint="eastAsia"/>
                <w:noProof/>
                <w:webHidden/>
              </w:rPr>
              <w:tab/>
            </w:r>
            <w:r w:rsidDel="00DC6D96">
              <w:rPr>
                <w:noProof/>
                <w:webHidden/>
              </w:rPr>
              <w:delText>64</w:delText>
            </w:r>
          </w:del>
        </w:p>
        <w:p w14:paraId="73BA16BB" w14:textId="4AD7B113" w:rsidR="00380D35" w:rsidRDefault="00380D35" w:rsidP="00DC6D96">
          <w:pPr>
            <w:wordWrap/>
            <w:spacing w:after="163" w:line="400" w:lineRule="exact"/>
            <w:rPr>
              <w:bCs/>
              <w:lang w:val="zh-CN"/>
            </w:rPr>
          </w:pPr>
          <w:r>
            <w:rPr>
              <w:b/>
              <w:bCs/>
              <w:lang w:val="zh-CN"/>
            </w:rPr>
            <w:fldChar w:fldCharType="end"/>
          </w:r>
        </w:p>
      </w:sdtContent>
    </w:sdt>
    <w:p w14:paraId="47FA5401" w14:textId="77777777" w:rsidR="00380D35" w:rsidRDefault="00380D35" w:rsidP="004A77CC">
      <w:pPr>
        <w:pStyle w:val="altz"/>
        <w:wordWrap/>
        <w:snapToGrid/>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000000" w:rsidP="00BA1BF6">
      <w:pPr>
        <w:pStyle w:val="1"/>
        <w:numPr>
          <w:ilvl w:val="0"/>
          <w:numId w:val="0"/>
        </w:numPr>
        <w:spacing w:before="326" w:after="326"/>
        <w:rPr>
          <w:rFonts w:hint="eastAsia"/>
          <w:szCs w:val="32"/>
        </w:rPr>
      </w:pPr>
      <w:bookmarkStart w:id="783" w:name="_Toc228219271"/>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783"/>
    </w:p>
    <w:p w14:paraId="0AEE0121" w14:textId="0427E2BE"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w:t>
      </w:r>
      <w:del w:id="784" w:author="Zixuan Zhou" w:date="2026-04-27T19:05:00Z" w16du:dateUtc="2026-04-27T11:05:00Z">
        <w:r w:rsidDel="00CE1D22">
          <w:rPr>
            <w:rFonts w:hint="eastAsia"/>
          </w:rPr>
          <w:delText>与此同时，</w:delText>
        </w:r>
      </w:del>
      <w:r>
        <w:rPr>
          <w:rFonts w:hint="eastAsia"/>
        </w:rPr>
        <w:t>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w:t>
      </w:r>
      <w:del w:id="785" w:author="Zixuan Zhou" w:date="2026-04-27T19:05:00Z" w16du:dateUtc="2026-04-27T11:05:00Z">
        <w:r w:rsidDel="00CE1D22">
          <w:rPr>
            <w:rFonts w:hint="eastAsia"/>
          </w:rPr>
          <w:delText>为此，</w:delText>
        </w:r>
      </w:del>
      <w:r>
        <w:rPr>
          <w:rFonts w:hint="eastAsia"/>
        </w:rPr>
        <w:t>本研究提出并实践了一条基于大语言模型的完整技术链路，旨在实现从社交媒体原始评论到高质量问答数据集、再到领域专用模型的系统性转化。</w:t>
      </w:r>
    </w:p>
    <w:p w14:paraId="67ADF5B9" w14:textId="36A052DD"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个热门视频为数据来源，采集约</w:t>
      </w:r>
      <w:r>
        <w:rPr>
          <w:rFonts w:hint="eastAsia"/>
        </w:rPr>
        <w:t>32.8</w:t>
      </w:r>
      <w:r>
        <w:rPr>
          <w:rFonts w:hint="eastAsia"/>
        </w:rPr>
        <w:t>万条评论与</w:t>
      </w:r>
      <w:r>
        <w:rPr>
          <w:rFonts w:hint="eastAsia"/>
        </w:rPr>
        <w:t>43.2</w:t>
      </w:r>
      <w:r>
        <w:rPr>
          <w:rFonts w:hint="eastAsia"/>
        </w:rPr>
        <w:t>万条弹幕，经严格筛选后获得</w:t>
      </w:r>
      <w:del w:id="786" w:author="Zixuan Zhou" w:date="2026-04-27T19:23:00Z" w16du:dateUtc="2026-04-27T11:23:00Z">
        <w:r w:rsidDel="00F36A24">
          <w:rPr>
            <w:rFonts w:hint="eastAsia"/>
          </w:rPr>
          <w:delText>3780</w:delText>
        </w:r>
      </w:del>
      <w:ins w:id="787" w:author="Zixuan Zhou" w:date="2026-04-27T20:23:00Z" w16du:dateUtc="2026-04-27T12:23:00Z">
        <w:r w:rsidR="00631C5C">
          <w:rPr>
            <w:rFonts w:hint="eastAsia"/>
          </w:rPr>
          <w:t>3484</w:t>
        </w:r>
      </w:ins>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ins w:id="788" w:author="Zixuan Zhou" w:date="2026-04-27T19:27:00Z" w16du:dateUtc="2026-04-27T11:27:00Z">
        <w:r w:rsidR="00E75582">
          <w:rPr>
            <w:rFonts w:hint="eastAsia"/>
          </w:rPr>
          <w:t>安全套</w:t>
        </w:r>
      </w:ins>
      <w:del w:id="789" w:author="Zixuan Zhou" w:date="2026-04-27T19:27:00Z" w16du:dateUtc="2026-04-27T11:27:00Z">
        <w:r w:rsidDel="00E75582">
          <w:rPr>
            <w:rFonts w:hint="eastAsia"/>
          </w:rPr>
          <w:delText>生殖健康科普</w:delText>
        </w:r>
      </w:del>
      <w:del w:id="790" w:author="Zixuan Zhou" w:date="2026-04-27T19:12:00Z" w16du:dateUtc="2026-04-27T11:12:00Z">
        <w:r w:rsidDel="00CE1D22">
          <w:rPr>
            <w:rFonts w:hint="eastAsia"/>
          </w:rPr>
          <w:delText>（</w:delText>
        </w:r>
        <w:r w:rsidDel="00CE1D22">
          <w:rPr>
            <w:rFonts w:hint="eastAsia"/>
          </w:rPr>
          <w:delText>31.85%</w:delText>
        </w:r>
        <w:r w:rsidDel="00CE1D22">
          <w:rPr>
            <w:rFonts w:hint="eastAsia"/>
          </w:rPr>
          <w:delText>）</w:delText>
        </w:r>
      </w:del>
      <w:r>
        <w:rPr>
          <w:rFonts w:hint="eastAsia"/>
        </w:rPr>
        <w:t>与</w:t>
      </w:r>
      <w:ins w:id="791" w:author="Zixuan Zhou" w:date="2026-04-27T19:27:00Z" w16du:dateUtc="2026-04-27T11:27:00Z">
        <w:r w:rsidR="00E75582">
          <w:rPr>
            <w:rFonts w:hint="eastAsia"/>
          </w:rPr>
          <w:t>生殖健康科普</w:t>
        </w:r>
      </w:ins>
      <w:del w:id="792" w:author="Zixuan Zhou" w:date="2026-04-27T19:27:00Z" w16du:dateUtc="2026-04-27T11:27:00Z">
        <w:r w:rsidDel="00E75582">
          <w:rPr>
            <w:rFonts w:hint="eastAsia"/>
          </w:rPr>
          <w:delText>安全套</w:delText>
        </w:r>
      </w:del>
      <w:r>
        <w:rPr>
          <w:rFonts w:hint="eastAsia"/>
        </w:rPr>
        <w:t>使用</w:t>
      </w:r>
      <w:del w:id="793" w:author="Zixuan Zhou" w:date="2026-04-27T19:12:00Z" w16du:dateUtc="2026-04-27T11:12:00Z">
        <w:r w:rsidDel="00CE1D22">
          <w:rPr>
            <w:rFonts w:hint="eastAsia"/>
          </w:rPr>
          <w:delText>（</w:delText>
        </w:r>
        <w:r w:rsidDel="00CE1D22">
          <w:rPr>
            <w:rFonts w:hint="eastAsia"/>
          </w:rPr>
          <w:delText>22.62%</w:delText>
        </w:r>
        <w:r w:rsidDel="00CE1D22">
          <w:rPr>
            <w:rFonts w:hint="eastAsia"/>
          </w:rPr>
          <w:delText>）</w:delText>
        </w:r>
      </w:del>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3E444A5F" w:rsidR="00E91712" w:rsidRDefault="00E91712" w:rsidP="00E91712">
      <w:pPr>
        <w:pStyle w:val="altz"/>
        <w:ind w:firstLine="480"/>
      </w:pPr>
      <w:r>
        <w:rPr>
          <w:rFonts w:hint="eastAsia"/>
        </w:rPr>
        <w:t>进一步</w:t>
      </w:r>
      <w:del w:id="794" w:author="Zixuan Zhou" w:date="2026-04-27T19:13:00Z" w16du:dateUtc="2026-04-27T11:13:00Z">
        <w:r w:rsidDel="00CE1D22">
          <w:rPr>
            <w:rFonts w:hint="eastAsia"/>
          </w:rPr>
          <w:delText>地</w:delText>
        </w:r>
      </w:del>
      <w:r>
        <w:rPr>
          <w:rFonts w:hint="eastAsia"/>
        </w:rPr>
        <w:t>，研究以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w:t>
      </w:r>
      <w:del w:id="795" w:author="Zixuan Zhou" w:date="2026-04-27T19:05:00Z" w16du:dateUtc="2026-04-27T11:05:00Z">
        <w:r w:rsidDel="00CE1D22">
          <w:rPr>
            <w:rFonts w:hint="eastAsia"/>
          </w:rPr>
          <w:delText>（</w:delText>
        </w:r>
        <w:r w:rsidDel="00CE1D22">
          <w:rPr>
            <w:rFonts w:hint="eastAsia"/>
          </w:rPr>
          <w:delText>p&lt;0.001</w:delText>
        </w:r>
        <w:r w:rsidDel="00CE1D22">
          <w:rPr>
            <w:rFonts w:hint="eastAsia"/>
          </w:rPr>
          <w:delText>）</w:delText>
        </w:r>
      </w:del>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del w:id="796" w:author="Zixuan Zhou" w:date="2026-04-27T19:13:00Z" w16du:dateUtc="2026-04-27T11:13:00Z">
        <w:r w:rsidDel="00CE1D22">
          <w:rPr>
            <w:rFonts w:hint="eastAsia"/>
          </w:rPr>
          <w:delText>，为后续数据构建提供了明确方向。</w:delText>
        </w:r>
      </w:del>
      <w:ins w:id="797" w:author="Zixuan Zhou" w:date="2026-04-27T19:13:00Z" w16du:dateUtc="2026-04-27T11:13:00Z">
        <w:r w:rsidR="00CE1D22">
          <w:rPr>
            <w:rFonts w:hint="eastAsia"/>
          </w:rPr>
          <w:t>。</w:t>
        </w:r>
      </w:ins>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798" w:name="_Toc228219272"/>
      <w:r>
        <w:rPr>
          <w:rFonts w:ascii="Times New Roman" w:hAnsi="Times New Roman" w:cs="Times New Roman"/>
          <w:szCs w:val="32"/>
        </w:rPr>
        <w:lastRenderedPageBreak/>
        <w:t>Abstract</w:t>
      </w:r>
      <w:bookmarkEnd w:id="798"/>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62CBFAC1" w:rsidR="006C5F90" w:rsidRPr="006C5F90" w:rsidRDefault="006C5F90" w:rsidP="006C5F90">
      <w:pPr>
        <w:pStyle w:val="altz"/>
        <w:ind w:firstLine="480"/>
      </w:pPr>
      <w:r w:rsidRPr="006C5F90">
        <w:t>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2024,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w:t>
      </w:r>
      <w:del w:id="799" w:author="Zixuan Zhou" w:date="2026-04-27T19:15:00Z" w16du:dateUtc="2026-04-27T11:15:00Z">
        <w:r w:rsidRPr="006C5F90" w:rsidDel="00FB472E">
          <w:delText xml:space="preserve"> (31.85%) </w:delText>
        </w:r>
      </w:del>
      <w:ins w:id="800" w:author="Zixuan Zhou" w:date="2026-04-27T19:15:00Z" w16du:dateUtc="2026-04-27T11:15:00Z">
        <w:r w:rsidR="00FB472E">
          <w:rPr>
            <w:rFonts w:hint="eastAsia"/>
          </w:rPr>
          <w:t xml:space="preserve"> </w:t>
        </w:r>
      </w:ins>
      <w:r w:rsidRPr="006C5F90">
        <w:t>and condom use</w:t>
      </w:r>
      <w:del w:id="801" w:author="Zixuan Zhou" w:date="2026-04-27T19:15:00Z" w16du:dateUtc="2026-04-27T11:15:00Z">
        <w:r w:rsidRPr="006C5F90" w:rsidDel="00FB472E">
          <w:delText xml:space="preserve"> (22.62%)</w:delText>
        </w:r>
      </w:del>
      <w:r w:rsidRPr="006C5F90">
        <w:t>, while strong information demands also exist for high-risk topics such as induced abortion.</w:t>
      </w:r>
    </w:p>
    <w:p w14:paraId="3233E6F8" w14:textId="254E4C62" w:rsidR="006C5F90" w:rsidRPr="006C5F90" w:rsidDel="00FB472E" w:rsidRDefault="006C5F90" w:rsidP="006C5F90">
      <w:pPr>
        <w:pStyle w:val="altz"/>
        <w:ind w:firstLine="480"/>
        <w:rPr>
          <w:del w:id="802" w:author="Zixuan Zhou" w:date="2026-04-27T19:15:00Z" w16du:dateUtc="2026-04-27T11:15:00Z"/>
        </w:rPr>
      </w:pPr>
      <w:r w:rsidRPr="006C5F90">
        <w:t>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LoRA-based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high-risk sensitive topics such as induced abortion and coitus interruptus showe</w:t>
      </w:r>
      <w:r w:rsidRPr="006C5F90">
        <w:lastRenderedPageBreak/>
        <w:t>d the most prominent improvement. The study also identified hallucination and safety risks when models encountered frontier unsettled issues and pseudo-concept inquiries</w:t>
      </w:r>
      <w:del w:id="803" w:author="Zixuan Zhou" w:date="2026-04-27T19:15:00Z" w16du:dateUtc="2026-04-27T11:15:00Z">
        <w:r w:rsidRPr="006C5F90" w:rsidDel="00FB472E">
          <w:delText>, providing clear directions for subsequent data construction.</w:delText>
        </w:r>
      </w:del>
    </w:p>
    <w:p w14:paraId="22A7C2EA" w14:textId="77777777" w:rsidR="00FB472E" w:rsidRDefault="00FB472E" w:rsidP="006C5F90">
      <w:pPr>
        <w:pStyle w:val="altz"/>
        <w:ind w:firstLine="480"/>
        <w:rPr>
          <w:ins w:id="804" w:author="Zixuan Zhou" w:date="2026-04-27T19:15:00Z" w16du:dateUtc="2026-04-27T11:15:00Z"/>
        </w:rPr>
      </w:pPr>
      <w:ins w:id="805" w:author="Zixuan Zhou" w:date="2026-04-27T19:15:00Z" w16du:dateUtc="2026-04-27T11:15:00Z">
        <w:r>
          <w:rPr>
            <w:rFonts w:hint="eastAsia"/>
          </w:rPr>
          <w:t>。</w:t>
        </w:r>
      </w:ins>
    </w:p>
    <w:p w14:paraId="0C307BE8" w14:textId="069BD0D9" w:rsidR="006C5F90" w:rsidRPr="006C5F90" w:rsidRDefault="006C5F90" w:rsidP="006C5F90">
      <w:pPr>
        <w:pStyle w:val="altz"/>
        <w:ind w:firstLine="480"/>
      </w:pPr>
      <w:r w:rsidRPr="006C5F9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BA1BF6">
      <w:pPr>
        <w:pStyle w:val="1"/>
        <w:spacing w:before="326" w:after="326"/>
        <w:rPr>
          <w:rFonts w:hint="eastAsia"/>
        </w:rPr>
      </w:pPr>
      <w:bookmarkStart w:id="806" w:name="_Toc228219273"/>
      <w:r>
        <w:rPr>
          <w:rFonts w:hint="eastAsia"/>
        </w:rPr>
        <w:lastRenderedPageBreak/>
        <w:t>绪论</w:t>
      </w:r>
      <w:bookmarkEnd w:id="806"/>
    </w:p>
    <w:p w14:paraId="5E47FEEC" w14:textId="77777777" w:rsidR="00F54B80" w:rsidRDefault="00000000">
      <w:pPr>
        <w:pStyle w:val="2"/>
        <w:spacing w:before="163" w:after="163"/>
        <w:rPr>
          <w:rFonts w:hint="eastAsia"/>
        </w:rPr>
      </w:pPr>
      <w:bookmarkStart w:id="807" w:name="_Toc228219274"/>
      <w:r>
        <w:rPr>
          <w:rFonts w:hint="eastAsia"/>
        </w:rPr>
        <w:t>研究背景</w:t>
      </w:r>
      <w:bookmarkEnd w:id="807"/>
    </w:p>
    <w:p w14:paraId="3CA0A50D" w14:textId="785F575F" w:rsidR="00F54B80" w:rsidRDefault="00000000">
      <w:pPr>
        <w:pStyle w:val="altz"/>
        <w:ind w:firstLine="480"/>
      </w:pPr>
      <w:r>
        <w:rPr>
          <w:rFonts w:hint="eastAsia"/>
        </w:rPr>
        <w:t>生殖健康是青少年身心健康的重要基石</w:t>
      </w:r>
      <w:del w:id="808" w:author="Zixuan Zhou" w:date="2026-04-27T19:18:00Z" w16du:dateUtc="2026-04-27T11:18:00Z">
        <w:r w:rsidDel="00F36A24">
          <w:rPr>
            <w:rFonts w:hint="eastAsia"/>
          </w:rPr>
          <w:delText>，然而</w:delText>
        </w:r>
      </w:del>
      <w:r>
        <w:rPr>
          <w:rFonts w:hint="eastAsia"/>
        </w:rPr>
        <w:t>，与此相关的议题在全球范围内日益严峻，长期未得到足够重视</w:t>
      </w:r>
      <w:r w:rsidR="00E9335A">
        <w:fldChar w:fldCharType="begin"/>
      </w:r>
      <w:r w:rsidR="001704E8">
        <w:instrText xml:space="preserve"> ADDIN ZOTERO_ITEM CSL_CITATION {"citationID":"0MyETLKj","properties":{"formattedCitation":"\\super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1704E8">
        <w:instrText xml:space="preserve"> ADDIN ZOTERO_ITEM CSL_CITATION {"citationID":"BWWWlaYG","properties":{"formattedCitation":"\\super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1704E8">
        <w:instrText xml:space="preserve"> ADDIN ZOTERO_ITEM CSL_CITATION {"citationID":"m3Azm8Yk","properties":{"formattedCitation":"\\super [3]\\nosupersub{}","plainCitation":"[3]","noteIndex":0},"citationItems":[{"id":793,"uris":["http://zotero.org/users/15209510/items/424APIYJ"],"itemData":{"</w:instrText>
      </w:r>
      <w:r w:rsidR="001704E8">
        <w:rPr>
          <w:rFonts w:hint="eastAsia"/>
        </w:rPr>
        <w:instrText>id":793,"type":"article-journal","container-title":"</w:instrText>
      </w:r>
      <w:r w:rsidR="001704E8">
        <w:rPr>
          <w:rFonts w:hint="eastAsia"/>
        </w:rPr>
        <w:instrText>中国计划生育和妇产科</w:instrText>
      </w:r>
      <w:r w:rsidR="001704E8">
        <w:rPr>
          <w:rFonts w:hint="eastAsia"/>
        </w:rPr>
        <w:instrText>","issue":"4","page":"4</w:instrText>
      </w:r>
      <w:r w:rsidR="001704E8">
        <w:rPr>
          <w:rFonts w:hint="eastAsia"/>
        </w:rPr>
        <w:instrText>–</w:instrText>
      </w:r>
      <w:r w:rsidR="001704E8">
        <w:rPr>
          <w:rFonts w:hint="eastAsia"/>
        </w:rPr>
        <w:instrText>6","title":"</w:instrText>
      </w:r>
      <w:r w:rsidR="001704E8">
        <w:rPr>
          <w:rFonts w:hint="eastAsia"/>
        </w:rPr>
        <w:instrText>青少年生殖健康现状</w:instrText>
      </w:r>
      <w:r w:rsidR="001704E8">
        <w:rPr>
          <w:rFonts w:hint="eastAsia"/>
        </w:rPr>
        <w:instrText>","volume":"12","author":[{"literal":"</w:instrText>
      </w:r>
      <w:r w:rsidR="001704E8">
        <w:rPr>
          <w:rFonts w:hint="eastAsia"/>
        </w:rPr>
        <w:instrText>张艺珊</w:instrText>
      </w:r>
      <w:r w:rsidR="001704E8">
        <w:rPr>
          <w:rFonts w:hint="eastAsia"/>
        </w:rPr>
        <w:instrText>"},{"literal":"</w:instrText>
      </w:r>
      <w:r w:rsidR="001704E8">
        <w:rPr>
          <w:rFonts w:hint="eastAsia"/>
        </w:rPr>
        <w:instrText>张雪松</w:instrText>
      </w:r>
      <w:r w:rsidR="001704E8">
        <w:rPr>
          <w:rFonts w:hint="eastAsia"/>
        </w:rPr>
        <w:instrText>"},{"literal":"</w:instrText>
      </w:r>
      <w:r w:rsidR="001704E8">
        <w:rPr>
          <w:rFonts w:hint="eastAsia"/>
        </w:rPr>
        <w:instrText>李晓宇</w:instrText>
      </w:r>
      <w:r w:rsidR="001704E8">
        <w:rPr>
          <w:rFonts w:hint="eastAsia"/>
        </w:rPr>
        <w:instrText>"},{"literal":"</w:instrText>
      </w:r>
      <w:r w:rsidR="001704E8">
        <w:rPr>
          <w:rFonts w:hint="eastAsia"/>
        </w:rPr>
        <w:instrText>顾向应</w:instrText>
      </w:r>
      <w:r w:rsidR="001704E8">
        <w:rPr>
          <w:rFonts w:hint="eastAsia"/>
        </w:rPr>
        <w:instrText>"}],"issued":{"date-parts":[["2020"]]}}}],"schema":"h</w:instrText>
      </w:r>
      <w:r w:rsidR="001704E8">
        <w:instrText xml:space="preserve">ttps://github.com/citation-style-language/schema/raw/master/csl-citation.json"}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1704E8">
        <w:instrText xml:space="preserve"> ADDIN ZOTERO_ITEM CSL_CITATION {"citationID":"wlc5mHRz","properties":{"formattedCitation":"\\super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1704E8">
        <w:instrText xml:space="preserve"> ADDIN ZOTERO_ITEM CSL_CITATION {"citationID":"rq4kZhMQ","properties":{"formattedCitation":"\\super [5]\\nosupersub{}","plainCitation":"[5]","noteIndex":0},"citationItems":[{"id":1018,"uris":["http://zotero.org/users/15209510/items/F3GNTF8U"],"itemData":{</w:instrText>
      </w:r>
      <w:r w:rsidR="001704E8">
        <w:rPr>
          <w:rFonts w:hint="eastAsia"/>
        </w:rPr>
        <w:instrText>"id":1018,"type":"article-journal","abstract":"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"}],"issued":{"date-parts":[["2025"]]}}}],"schema":"https://github.com/citation-style-language/schema/raw/master/csl-citat</w:instrText>
      </w:r>
      <w:r w:rsidR="001704E8">
        <w:instrText xml:space="preserve">ion.json"}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787A0D48"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1704E8">
        <w:instrText xml:space="preserve"> ADDIN ZOTERO_ITEM CSL_CITATION {"citationID":"jYqY1vaC","properties":{"formattedCitation":"\\super [6]\\nosupersub{}","plainCitation":"[6]","noteIndex":0},"citationItems":[{"id":1068,"uris":["http://zotero.org/users/15209510/items/5NRTFFLM"],"itemData":{</w:instrText>
      </w:r>
      <w:r w:rsidR="001704E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Gender Equality and</w:instrText>
      </w:r>
      <w:r w:rsidR="001704E8">
        <w:instrText xml:space="preserve"> the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1704E8">
        <w:instrText xml:space="preserve"> ADDIN ZOTERO_ITEM CSL_CITATION {"citationID":"VcB25hkK","properties":{"formattedCitation":"\\super [7\\uc0\\u8211{}9]\\nosupersub{}","plainCitation":"[7–9]","noteIndex":0},"citationItems":[{"id":1021,"uris":["http://zotero.org/users/15209510/items/8NFXYXT7"],"itemData":{"id":1021,"type":"article-journal","abstract":"Limited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1704E8">
        <w:instrText xml:space="preserve"> ADDIN ZOTERO_ITEM CSL_CITATION {"citationID":"VnU2A2Ts","properties":{"formattedCitation":"\\super [10]\\nosupersub{}","plainCitation":"[10]","noteIndex":0},"citationItems":[{"id":779,"uris":["http://zotero.org/users/15209510/items/GQR7WUBM"],"itemData":</w:instrText>
      </w:r>
      <w:r w:rsidR="001704E8">
        <w:rPr>
          <w:rFonts w:hint="eastAsia"/>
        </w:rPr>
        <w:instrText>{"id":779,"type":"article-journal","abstract":"&lt;sec&gt;\n\t\t\t\t\t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","given":""}],"issued":{"date-parts":[["201</w:instrText>
      </w:r>
      <w:r w:rsidR="001704E8">
        <w:instrText xml:space="preserve">9",10,25]]}}}],"schema":"https://github.com/citation-style-language/schema/raw/master/csl-citation.json"}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73DA85A0"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1704E8">
        <w:instrText xml:space="preserve"> ADDIN ZOTERO_ITEM CSL_CITATION {"citationID":"qXYPhgNT","properties":{"unsorted":false,"formattedCitation":"\\super [11\\uc0\\u8211{}13]\\nosupersub{}","plainCitation":"[11–13]","noteIndex":0},"citationItems":[{"id":1020,"uris":["http://zotero.org/users/15209510/items/UWMYUHM8"],"itemData":{"id":1020,"type":"article-journal","abstract":"BACKGROUND: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1704E8">
        <w:instrText xml:space="preserve"> ADDIN ZOTERO_ITEM CSL_CITATION {"citationID":"SXOEXpVH","properties":{"unsorted":false,"formattedCitation":"\\super [14]\\nosupersub{}","plainCitation":"[14]","noteIndex":0},"citationItems":[{"id":738,"uris":["http://zotero.org/users/15209510/items/EDDFK25C"],"itemData":{"id":738,"type":"article-journal","abstract":"Background: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1704E8">
        <w:instrText xml:space="preserve"> ADDIN ZOTERO_ITEM CSL_CITATION {"citationID":"FGAC6Zhx","properties":{"unsorted":false,"formattedCitation":"\\super [13]\\nosupersub{}","plainCitation":"[13]","noteIndex":0},"citationItems":[{"id":803,"uris":["http://zotero.org/users/15209510/items/HQ6D27SP"],"itemData":{"id":803,"type":"article-journal","abstract":"Background: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1704E8">
        <w:instrText xml:space="preserve"> ADDIN ZOTERO_ITEM CSL_CITATION {"citationID":"A9KIF4xO","properties":{"unsorted":false,"formattedCitation":"\\super [15\\uc0\\u8211{}17]\\nosupersub{}","plainCitation":"[15–17]","noteIndex":0},"citationItems":[{"id":1015,"uris":["http://zotero.org/users/15209510/items/QIBYJSGS"],"itemData":{"id":1015,"type":"article-journal","abstract":"Information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w:instrText>
      </w:r>
      <w:r w:rsidR="001704E8">
        <w:rPr>
          <w:rFonts w:hint="eastAsia"/>
        </w:rPr>
        <w:instrText>021",1,20]]}}},{"id":819,"uris":["http://zotero.org/users/15209510/items/7KYZ6JI8"],"itemData":{"id":819,"type":"article-journal","abstract":"</w:instrText>
      </w:r>
      <w:r w:rsidR="001704E8">
        <w:rPr>
          <w:rFonts w:hint="eastAsia"/>
        </w:rPr>
        <w:instrText>在推进健康中国建设过程中</w:instrText>
      </w:r>
      <w:r w:rsidR="001704E8">
        <w:rPr>
          <w:rFonts w:hint="eastAsia"/>
        </w:rPr>
        <w:instrText>,</w:instrText>
      </w:r>
      <w:r w:rsidR="001704E8">
        <w:rPr>
          <w:rFonts w:hint="eastAsia"/>
        </w:rPr>
        <w:instrText>健康科普类短视频传播作为普及健康生活的重要环节</w:instrText>
      </w:r>
      <w:r w:rsidR="001704E8">
        <w:rPr>
          <w:rFonts w:hint="eastAsia"/>
        </w:rPr>
        <w:instrText>,</w:instrText>
      </w:r>
      <w:r w:rsidR="001704E8">
        <w:rPr>
          <w:rFonts w:hint="eastAsia"/>
        </w:rPr>
        <w:instrText>具有一定的研究价值和现实意义</w:instrText>
      </w:r>
      <w:r w:rsidR="001704E8">
        <w:rPr>
          <w:rFonts w:hint="eastAsia"/>
        </w:rPr>
        <w:instrText>.</w:instrText>
      </w:r>
      <w:r w:rsidR="001704E8">
        <w:rPr>
          <w:rFonts w:hint="eastAsia"/>
        </w:rPr>
        <w:instrText>通过分析抖音账号是否经过认证、是否具有商品广告以及是否具有信息提示</w:instrText>
      </w:r>
      <w:r w:rsidR="001704E8">
        <w:rPr>
          <w:rFonts w:hint="eastAsia"/>
        </w:rPr>
        <w:instrText>3</w:instrText>
      </w:r>
      <w:r w:rsidR="001704E8">
        <w:rPr>
          <w:rFonts w:hint="eastAsia"/>
        </w:rPr>
        <w:instrText>个维度</w:instrText>
      </w:r>
      <w:r w:rsidR="001704E8">
        <w:rPr>
          <w:rFonts w:hint="eastAsia"/>
        </w:rPr>
        <w:instrText>,</w:instrText>
      </w:r>
      <w:r w:rsidR="001704E8">
        <w:rPr>
          <w:rFonts w:hint="eastAsia"/>
        </w:rPr>
        <w:instrText>与用户关注度和点赞量存在显著性差异提出假设</w:instrText>
      </w:r>
      <w:r w:rsidR="001704E8">
        <w:rPr>
          <w:rFonts w:hint="eastAsia"/>
        </w:rPr>
        <w:instrText>,</w:instrText>
      </w:r>
      <w:r w:rsidR="001704E8">
        <w:rPr>
          <w:rFonts w:hint="eastAsia"/>
        </w:rPr>
        <w:instrText>并作出假设验证</w:instrText>
      </w:r>
      <w:r w:rsidR="001704E8">
        <w:rPr>
          <w:rFonts w:hint="eastAsia"/>
        </w:rPr>
        <w:instrText>,</w:instrText>
      </w:r>
      <w:r w:rsidR="001704E8">
        <w:rPr>
          <w:rFonts w:hint="eastAsia"/>
        </w:rPr>
        <w:instrText>发现是否经过认证和是否具有商品广告与用户的关注度和点赞量存在显著性差异</w:instrText>
      </w:r>
      <w:r w:rsidR="001704E8">
        <w:rPr>
          <w:rFonts w:hint="eastAsia"/>
        </w:rPr>
        <w:instrText>,</w:instrText>
      </w:r>
      <w:r w:rsidR="001704E8">
        <w:rPr>
          <w:rFonts w:hint="eastAsia"/>
        </w:rPr>
        <w:instrText>从</w:instrText>
      </w:r>
      <w:r w:rsidR="001704E8">
        <w:rPr>
          <w:rFonts w:hint="eastAsia"/>
        </w:rPr>
        <w:instrText>4</w:instrText>
      </w:r>
      <w:r w:rsidR="001704E8">
        <w:rPr>
          <w:rFonts w:hint="eastAsia"/>
        </w:rPr>
        <w:instrText>个方面提出健康科普类短视频的传播策略</w:instrText>
      </w:r>
      <w:r w:rsidR="001704E8">
        <w:rPr>
          <w:rFonts w:hint="eastAsia"/>
        </w:rPr>
        <w:instrText>.","container-title":"</w:instrText>
      </w:r>
      <w:r w:rsidR="001704E8">
        <w:rPr>
          <w:rFonts w:hint="eastAsia"/>
        </w:rPr>
        <w:instrText>电视技术</w:instrText>
      </w:r>
      <w:r w:rsidR="001704E8">
        <w:rPr>
          <w:rFonts w:hint="eastAsia"/>
        </w:rPr>
        <w:instrText>","DOI":"10.16280/j.videoe.2021.05.010","issue":"45","language":"en","page":"34 - 37","section":"G206","title":"</w:instrText>
      </w:r>
      <w:r w:rsidR="001704E8">
        <w:rPr>
          <w:rFonts w:hint="eastAsia"/>
        </w:rPr>
        <w:instrText>健康科普类短视频的传播策略研究</w:instrText>
      </w:r>
      <w:r w:rsidR="001704E8">
        <w:rPr>
          <w:rFonts w:hint="eastAsia"/>
        </w:rPr>
        <w:instrText xml:space="preserve"> </w:instrText>
      </w:r>
      <w:r w:rsidR="001704E8">
        <w:rPr>
          <w:rFonts w:hint="eastAsia"/>
        </w:rPr>
        <w:instrText>——以抖音为例</w:instrText>
      </w:r>
      <w:r w:rsidR="001704E8">
        <w:rPr>
          <w:rFonts w:hint="eastAsia"/>
        </w:rPr>
        <w:instrText>","volume":"5","author":[{"literal":"</w:instrText>
      </w:r>
      <w:r w:rsidR="001704E8">
        <w:rPr>
          <w:rFonts w:hint="eastAsia"/>
        </w:rPr>
        <w:instrText>郑杰心</w:instrText>
      </w:r>
      <w:r w:rsidR="001704E8">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1704E8">
        <w:instrText xml:space="preserve"> ADDIN ZOTERO_ITEM CSL_CITATION {"citationID":"W7Lbxkid","properties":{"unsorted":false,"formattedCitation":"\\super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1704E8">
        <w:instrText xml:space="preserve"> ADDIN ZOTERO_ITEM CSL_CITATION {"citationID":"ox0p3QRX","properties":{"unsorted":false,"formattedCitation":"\\super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0923CF85" w:rsidR="00F54B80" w:rsidRDefault="00000000">
      <w:pPr>
        <w:pStyle w:val="altz"/>
        <w:ind w:firstLine="480"/>
      </w:pPr>
      <w:r>
        <w:rPr>
          <w:rFonts w:hint="eastAsia"/>
        </w:rPr>
        <w:t>值得注意的是，以往研究多聚焦于视频内容本身，却忽视了平台上由海量用户评论、弹幕及回复所构成的</w:t>
      </w:r>
      <w:del w:id="809" w:author="Zixuan Zhou" w:date="2026-04-27T19:19:00Z" w16du:dateUtc="2026-04-27T11:19:00Z">
        <w:r w:rsidDel="00F36A24">
          <w:rPr>
            <w:rFonts w:hint="eastAsia"/>
          </w:rPr>
          <w:delText>“数字互动层”</w:delText>
        </w:r>
      </w:del>
      <w:ins w:id="810" w:author="Zixuan Zhou" w:date="2026-04-27T19:19:00Z" w16du:dateUtc="2026-04-27T11:19:00Z">
        <w:r w:rsidR="00F36A24">
          <w:rPr>
            <w:rFonts w:hint="eastAsia"/>
          </w:rPr>
          <w:t>互动区</w:t>
        </w:r>
      </w:ins>
      <w:r>
        <w:rPr>
          <w:rFonts w:hint="eastAsia"/>
        </w:rPr>
        <w:t>中蕴含的巨大价值。这些非正式、口语化的用户生成内容</w:t>
      </w:r>
      <w:ins w:id="811" w:author="Zixuan Zhou" w:date="2026-04-27T19:20:00Z" w16du:dateUtc="2026-04-27T11:20:00Z">
        <w:r w:rsidR="00F36A24">
          <w:t>（</w:t>
        </w:r>
        <w:r w:rsidR="00F36A24">
          <w:rPr>
            <w:rFonts w:hint="eastAsia"/>
          </w:rPr>
          <w:t xml:space="preserve">User Generated Content, </w:t>
        </w:r>
        <w:r w:rsidR="00F36A24">
          <w:t>UGC</w:t>
        </w:r>
        <w:r w:rsidR="00F36A24">
          <w:t>）</w:t>
        </w:r>
      </w:ins>
      <w:r>
        <w:rPr>
          <w:rFonts w:hint="eastAsia"/>
        </w:rPr>
        <w:t>，真实地反映了青少年在生殖健康领域的具体困惑、知识盲区和核心诉求，构成了一个自发的“问答社区”</w:t>
      </w:r>
      <w:r w:rsidR="00CC1748">
        <w:fldChar w:fldCharType="begin"/>
      </w:r>
      <w:r w:rsidR="001704E8">
        <w:instrText xml:space="preserve"> ADDIN ZOTERO_ITEM CSL_CITATION {"citationID":"FONDGIqO","properties":{"unsorted":false,"formattedCitation":"\\super [18,20]\\nosupersub{}","plainCitation":"[18,20]","noteIndex":0},"citationItems":[{"id":1011,"uris":["http://zotero.org/users/15209510/items/8BN3BI7X"],"itemData":{"id":1011,"type":"article-journal","abstract":"Background\nSocial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w:instrText>
      </w:r>
      <w:r w:rsidR="001704E8">
        <w:rPr>
          <w:rFonts w:hint="eastAsia"/>
        </w:rPr>
        <w:instrText>//zotero.org/users/15209510/items/PNQKC7EK"],"itemData":{"id":813,"type":"article-journal","abstract":"[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09890085"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1704E8">
        <w:instrText xml:space="preserve"> ADDIN ZOTERO_ITEM CSL_CITATION {"citationID":"oZKRsRF8","properties":{"unsorted":false,"formattedCitation":"\\super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1704E8">
        <w:instrText xml:space="preserve"> ADDIN ZOTERO_ITEM CSL_CITATION {"citationID":"oOS3Ao4p","properties":{"unsorted":false,"formattedCitation":"\\super [22,23]\\nosupersub{}","plainCitation":"[22,23]","noteIndex":0},"citationItems":[{"id":998,"uris":["http://zotero.org/users/15209510/items/Y8P7SYB5"],"itemData":{"id":998,"type":"article-journal","abstract":"With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1704E8">
        <w:instrText xml:space="preserve"> ADDIN ZOTERO_ITEM CSL_CITATION {"citationID":"kiAclqiE","properties":{"unsorted":false,"formattedCitation":"\\super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812" w:name="_Toc228219275"/>
      <w:r>
        <w:rPr>
          <w:rFonts w:hint="eastAsia"/>
        </w:rPr>
        <w:t>研究意义</w:t>
      </w:r>
      <w:bookmarkEnd w:id="812"/>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813" w:name="_Toc228219276"/>
      <w:r>
        <w:t>理论意义</w:t>
      </w:r>
      <w:bookmarkEnd w:id="813"/>
    </w:p>
    <w:p w14:paraId="1D658F12" w14:textId="298B3CA7" w:rsidR="00F54B80" w:rsidRDefault="00000000">
      <w:pPr>
        <w:pStyle w:val="altz"/>
        <w:ind w:firstLine="480"/>
      </w:pPr>
      <w:del w:id="814" w:author="Zixuan Zhou" w:date="2026-04-27T19:20:00Z" w16du:dateUtc="2026-04-27T11:20:00Z">
        <w:r w:rsidDel="00F36A24">
          <w:delText>首先，</w:delText>
        </w:r>
      </w:del>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1704E8">
        <w:instrText xml:space="preserve"> ADDIN ZOTERO_ITEM CSL_CITATION {"citationID":"B9Ql38IB","properties":{"unsorted":false,"formattedCitation":"\\super [15,19]\\nosupersub{}","plainCitation":"[15,19]","noteIndex":0},"citationItems":[{"id":1015,"uris":["http://zotero.org/users/15209510/items/QIBYJSGS"],"itemData":{"id":1015,"type":"article-journal","abstract":"Information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w:instrText>
      </w:r>
      <w:r w:rsidR="001704E8">
        <w:rPr>
          <w:rFonts w:hint="eastAsia"/>
        </w:rPr>
        <w:instrText xml:space="preserve">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xml:space="preserve">). Videos were assessed using the Global Quality Score, modified DISCERN, and Patient Education Materials Assessment Tool (PEMAT-U/A), with interrater reliability assessed via Cohen </w:instrText>
      </w:r>
      <w:r w:rsidR="001704E8">
        <w:rPr>
          <w:rFonts w:hint="eastAsia"/>
        </w:rPr>
        <w:instrText>κ</w:instrText>
      </w:r>
      <w:r w:rsidR="001704E8">
        <w:rPr>
          <w:rFonts w:hint="eastAsia"/>
        </w:rPr>
        <w:instrText>. A corpus of ov</w:instrText>
      </w:r>
      <w:r w:rsidR="001704E8">
        <w:instrText xml:space="preserve">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w:t>
      </w:r>
      <w:del w:id="815" w:author="Zixuan Zhou" w:date="2026-04-27T19:20:00Z" w16du:dateUtc="2026-04-27T11:20:00Z">
        <w:r w:rsidDel="00F36A24">
          <w:delText>（</w:delText>
        </w:r>
        <w:r w:rsidR="00513522" w:rsidDel="00F36A24">
          <w:rPr>
            <w:rFonts w:hint="eastAsia"/>
          </w:rPr>
          <w:delText xml:space="preserve">User Generated Content, </w:delText>
        </w:r>
        <w:r w:rsidDel="00F36A24">
          <w:delText>UGC</w:delText>
        </w:r>
        <w:r w:rsidDel="00F36A24">
          <w:delText>）</w:delText>
        </w:r>
      </w:del>
      <w:r>
        <w:t>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67C7341C" w:rsidR="00F54B80" w:rsidRDefault="00000000">
      <w:pPr>
        <w:pStyle w:val="altz"/>
        <w:ind w:firstLine="480"/>
      </w:pPr>
      <w:r>
        <w:t>本研究丰富了青少年生殖健康信息需求的识别路径。传统的需求分析多依赖问卷调查或访谈，可能存在样本偏差和社会期许效应</w:t>
      </w:r>
      <w:r w:rsidR="00CC1748">
        <w:fldChar w:fldCharType="begin"/>
      </w:r>
      <w:r w:rsidR="001704E8">
        <w:instrText xml:space="preserve"> ADDIN ZOTERO_ITEM CSL_CITATION {"citationID":"vVyuK3RG","properties":{"unsorted":false,"formattedCitation":"\\super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1704E8">
        <w:instrText xml:space="preserve"> ADDIN ZOTERO_ITEM CSL_CITATION {"citationID":"2bJ5j5Bt","properties":{"unsorted":false,"formattedCitation":"\\super [26,27]\\nosupersub{}","plainCitation":"[26,27]","noteIndex":0},"citationItems":[{"id":1005,"uris":["http://zotero.org/users/15209510/items/5YD3W3P2"],"itemData":{"id":1005,"type":"article-journal","abstract":"Considering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09460F8"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rsidR="00513522">
        <w:t>大语言模型</w:t>
      </w:r>
      <w:r>
        <w:t>在处理真实、复杂、口语化健康咨询时的能力与局限，也为如何将通用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1704E8">
        <w:instrText xml:space="preserve"> ADDIN ZOTERO_ITEM CSL_CITATION {"citationID":"YhuZguek","properties":{"unsorted":false,"formattedCitation":"\\super [21,28]\\nosupersub{}","plainCitation":"[21,28]","noteIndex":0},"citationItems":[{"id":999,"uris":["http://zotero.org/users/15209510/items/P6WQ7P2M"],"itemData":{"id":999,"type":"article-journal","abstract":"This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816" w:name="_Toc228219277"/>
      <w:r>
        <w:rPr>
          <w:rFonts w:hint="eastAsia"/>
        </w:rPr>
        <w:t>实践意义</w:t>
      </w:r>
      <w:bookmarkEnd w:id="816"/>
    </w:p>
    <w:p w14:paraId="626763CB" w14:textId="1846CB50"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1704E8">
        <w:instrText xml:space="preserve"> ADDIN ZOTERO_ITEM CSL_CITATION {"citationID":"w6Rf8Brm","properties":{"unsorted":false,"formattedCitation":"\\super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0C78CE19"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w:t>
      </w:r>
      <w:r>
        <w:rPr>
          <w:rFonts w:hint="eastAsia"/>
        </w:rPr>
        <w:lastRenderedPageBreak/>
        <w:t>法与内容审核机制。同时，研究揭示的青少年提问偏好与表达方式，也能为专业科普创作者（如医生、健康机构）提供指南，帮助他们创作出更贴近年轻受众、传播效果更佳的作品</w:t>
      </w:r>
      <w:r w:rsidR="003602B6">
        <w:fldChar w:fldCharType="begin"/>
      </w:r>
      <w:r w:rsidR="001704E8">
        <w:instrText xml:space="preserve"> ADDIN ZOTERO_ITEM CSL_CITATION {"citationID":"XVoaOcnr","properties":{"unsorted":false,"formattedCitation":"\\super [29]\\nosupersub{}","plainCitation":"[29]","noteIndex":0},"citationItems":[{"id":1006,"uris":["http://zotero.org/users/15209510/items/2782</w:instrText>
      </w:r>
      <w:r w:rsidR="001704E8">
        <w:rPr>
          <w:rFonts w:hint="eastAsia"/>
        </w:rPr>
        <w:instrText>5BJZ"],"itemData":{"id":1006,"type":"article-journal","container-title":"</w:instrText>
      </w:r>
      <w:r w:rsidR="001704E8">
        <w:rPr>
          <w:rFonts w:hint="eastAsia"/>
        </w:rPr>
        <w:instrText>东吴学术</w:instrText>
      </w:r>
      <w:r w:rsidR="001704E8">
        <w:rPr>
          <w:rFonts w:hint="eastAsia"/>
        </w:rPr>
        <w:instrText>","title":"</w:instrText>
      </w:r>
      <w:r w:rsidR="001704E8">
        <w:rPr>
          <w:rFonts w:hint="eastAsia"/>
        </w:rPr>
        <w:instrText>抖音短视频平台健康信息的媒介传播及管理策略探析</w:instrText>
      </w:r>
      <w:r w:rsidR="001704E8">
        <w:rPr>
          <w:rFonts w:hint="eastAsia"/>
        </w:rPr>
        <w:instrText>","URL":"https://xueshu.baidu.com/ndscholar/browse/detail?paperid=1p1u0ap0by3y0j201t6002p06q223316&amp;site=xueshu_se","author":[{"literal":"</w:instrText>
      </w:r>
      <w:r w:rsidR="001704E8">
        <w:rPr>
          <w:rFonts w:hint="eastAsia"/>
        </w:rPr>
        <w:instrText>郭守运</w:instrText>
      </w:r>
      <w:r w:rsidR="001704E8">
        <w:rPr>
          <w:rFonts w:hint="eastAsia"/>
        </w:rPr>
        <w:instrText>"},{"literal":"</w:instrText>
      </w:r>
      <w:r w:rsidR="001704E8">
        <w:rPr>
          <w:rFonts w:hint="eastAsia"/>
        </w:rPr>
        <w:instrText>林腾</w:instrText>
      </w:r>
      <w:r w:rsidR="001704E8">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136D7374" w:rsidR="00F54B80" w:rsidRDefault="00000000">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、私密、可靠且富有同理心的信息获取渠道</w:t>
      </w:r>
      <w:r w:rsidR="003602B6">
        <w:fldChar w:fldCharType="begin"/>
      </w:r>
      <w:r w:rsidR="001704E8">
        <w:instrText xml:space="preserve"> ADDIN ZOTERO_ITEM CSL_CITATION {"citationID":"jPNu9Cd5","properties":{"unsorted":false,"formattedCitation":"\\super [30]\\nosupersub{}","plainCitation":"[30]","noteIndex":0},"citationItems":[{"id":992,"uris":["http://zotero.org/users/15209510/items/62ZYCF8U"],"itemData":{"id":992,"type":"article-journal","abstract":"Chatbot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817" w:name="_Toc228219278"/>
      <w:r>
        <w:rPr>
          <w:rFonts w:hint="eastAsia"/>
        </w:rPr>
        <w:t>国内外研究现状</w:t>
      </w:r>
      <w:bookmarkEnd w:id="817"/>
    </w:p>
    <w:p w14:paraId="3C090FF2" w14:textId="410B39B8" w:rsidR="00F54B80" w:rsidDel="00E75582" w:rsidRDefault="00000000">
      <w:pPr>
        <w:pStyle w:val="altz"/>
        <w:ind w:firstLine="480"/>
        <w:rPr>
          <w:del w:id="818" w:author="Zixuan Zhou" w:date="2026-04-27T19:33:00Z" w16du:dateUtc="2026-04-27T11:33:00Z"/>
          <w:rFonts w:hint="eastAsia"/>
        </w:rPr>
        <w:pPrChange w:id="819" w:author="Zixuan Zhou" w:date="2026-04-27T19:33:00Z" w16du:dateUtc="2026-04-27T11:33:00Z">
          <w:pPr>
            <w:pStyle w:val="3"/>
            <w:spacing w:before="163" w:after="163"/>
          </w:pPr>
        </w:pPrChange>
      </w:pPr>
      <w:del w:id="820" w:author="Zixuan Zhou" w:date="2026-04-27T19:33:00Z" w16du:dateUtc="2026-04-27T11:33:00Z">
        <w:r w:rsidDel="00E75582">
          <w:rPr>
            <w:rFonts w:hint="eastAsia"/>
          </w:rPr>
          <w:delText>青少年生殖健康教育研究现状</w:delText>
        </w:r>
      </w:del>
    </w:p>
    <w:p w14:paraId="42B593C0" w14:textId="7A5BA2D6" w:rsidR="00F54B80" w:rsidRDefault="00000000">
      <w:pPr>
        <w:pStyle w:val="altz"/>
        <w:ind w:firstLine="480"/>
      </w:pPr>
      <w:r>
        <w:rPr>
          <w:rFonts w:hint="eastAsia"/>
        </w:rPr>
        <w:t>国内外研究均证实，尽管全面性教育的理念已获广泛认可</w:t>
      </w:r>
      <w:r w:rsidR="003602B6">
        <w:fldChar w:fldCharType="begin"/>
      </w:r>
      <w:r w:rsidR="001704E8">
        <w:instrText xml:space="preserve"> ADDIN ZOTERO_ITEM CSL_CITATION {"citationID":"7gaR6t1f","properties":{"unsorted":false,"formattedCitation":"\\super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1704E8">
        <w:instrText xml:space="preserve"> ADDIN ZOTERO_ITEM CSL_CITATION {"citationID":"NCgGi9AR","properties":{"unsorted":false,"formattedCitation":"\\super [10]\\nosupersub{}","plainCitation":"[10]","noteIndex":0},"citationItems":[{"id":779,"uris":["http://zotero.org/users/15209510/items/GQR7W</w:instrText>
      </w:r>
      <w:r w:rsidR="001704E8">
        <w:rPr>
          <w:rFonts w:hint="eastAsia"/>
        </w:rPr>
        <w:instrText>UBM"],"itemData":{"id":779,"type":"article-journal","abstract":"&lt;sec&gt;\n\t\t\t\t\t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w:instrText>
      </w:r>
      <w:r w:rsidR="001704E8">
        <w:instrText xml:space="preserve">ate-parts":[["2019",10,25]]}}}],"schema":"https://github.com/citation-style-language/schema/raw/master/csl-citation.json"}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1704E8">
        <w:instrText xml:space="preserve"> ADDIN ZOTERO_ITEM CSL_CITATION {"citationID":"EOJnZzvO","properties":{"unsorted":false,"formattedCitation":"\\super [5]\\nosupersub{}","plainCitation":"[5]","noteIndex":0},"citationItems":[{"id":1018,"uris":["http://zotero.org/users/15209510/items/F3GNTF</w:instrText>
      </w:r>
      <w:r w:rsidR="001704E8">
        <w:rPr>
          <w:rFonts w:hint="eastAsia"/>
        </w:rPr>
        <w:instrText>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w:instrText>
      </w:r>
      <w:r w:rsidR="001704E8">
        <w:instrText xml:space="preserve">/master/csl-citation.json"}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w:t>
      </w:r>
      <w:r w:rsidR="003602B6">
        <w:fldChar w:fldCharType="begin"/>
      </w:r>
      <w:r w:rsidR="001704E8">
        <w:instrText xml:space="preserve"> ADDIN ZOTERO_ITEM CSL_CITATION {"citationID":"LXqcLy6x","properties":{"unsorted":false,"formattedCitation":"\\super [11]\\nosupersub{}","plainCitation":"[11]","noteIndex":0},"citationItems":[{"id":1020,"uris":["http://zotero.org/users/15209510/items/UWMYUHM8"],"itemData":{"id":1020,"type":"article-journal","abstract":"BACKGROUND: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3602B6">
        <w:fldChar w:fldCharType="separate"/>
      </w:r>
      <w:r w:rsidR="003602B6" w:rsidRPr="003602B6">
        <w:rPr>
          <w:rFonts w:cs="Times New Roman"/>
          <w:kern w:val="0"/>
          <w:vertAlign w:val="superscript"/>
        </w:rPr>
        <w:t>[11]</w:t>
      </w:r>
      <w:r w:rsidR="003602B6">
        <w:fldChar w:fldCharType="end"/>
      </w:r>
      <w:r>
        <w:rPr>
          <w:rFonts w:hint="eastAsia"/>
        </w:rPr>
        <w:t>。然而，青少年在线提出的真实问题类型多样，反映出传统教育未能满足的细分需求</w:t>
      </w:r>
      <w:r w:rsidR="003602B6">
        <w:fldChar w:fldCharType="begin"/>
      </w:r>
      <w:r w:rsidR="001704E8">
        <w:instrText xml:space="preserve"> ADDIN ZOTERO_ITEM CSL_CITATION {"citationID":"bHzAyctM","properties":{"unsorted":false,"formattedCitation":"\\super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3602B6">
        <w:fldChar w:fldCharType="separate"/>
      </w:r>
      <w:r w:rsidR="003602B6" w:rsidRPr="003602B6">
        <w:rPr>
          <w:rFonts w:cs="Times New Roman"/>
          <w:kern w:val="0"/>
          <w:vertAlign w:val="superscript"/>
        </w:rPr>
        <w:t>[12]</w:t>
      </w:r>
      <w:r w:rsidR="003602B6">
        <w:fldChar w:fldCharType="end"/>
      </w:r>
      <w:r>
        <w:rPr>
          <w:rFonts w:hint="eastAsia"/>
        </w:rPr>
        <w:t>。</w:t>
      </w:r>
    </w:p>
    <w:p w14:paraId="42413D09" w14:textId="78B5D7E3" w:rsidR="00F54B80" w:rsidDel="00E75582" w:rsidRDefault="00000000">
      <w:pPr>
        <w:pStyle w:val="altz"/>
        <w:ind w:firstLine="480"/>
        <w:rPr>
          <w:del w:id="821" w:author="Zixuan Zhou" w:date="2026-04-27T19:33:00Z" w16du:dateUtc="2026-04-27T11:33:00Z"/>
          <w:rFonts w:hint="eastAsia"/>
        </w:rPr>
        <w:pPrChange w:id="822" w:author="Zixuan Zhou" w:date="2026-04-27T19:33:00Z" w16du:dateUtc="2026-04-27T11:33:00Z">
          <w:pPr>
            <w:pStyle w:val="3"/>
            <w:spacing w:before="163" w:after="163"/>
          </w:pPr>
        </w:pPrChange>
      </w:pPr>
      <w:del w:id="823" w:author="Zixuan Zhou" w:date="2026-04-27T19:33:00Z" w16du:dateUtc="2026-04-27T11:33:00Z">
        <w:r w:rsidDel="00E75582">
          <w:rPr>
            <w:rFonts w:hint="eastAsia"/>
          </w:rPr>
          <w:delText>社交媒体健康传播研究现状</w:delText>
        </w:r>
      </w:del>
    </w:p>
    <w:p w14:paraId="5BCF5F7B" w14:textId="79A7C408" w:rsidR="00F54B80" w:rsidRDefault="00000000">
      <w:pPr>
        <w:pStyle w:val="altz"/>
        <w:ind w:firstLine="480"/>
      </w:pPr>
      <w:r>
        <w:rPr>
          <w:rFonts w:hint="eastAsia"/>
        </w:rPr>
        <w:t>社交媒体已成为青少年获取健康信息，特别是敏感健康话题的主要渠道</w:t>
      </w:r>
      <w:r w:rsidR="003602B6">
        <w:fldChar w:fldCharType="begin"/>
      </w:r>
      <w:r w:rsidR="001704E8">
        <w:instrText xml:space="preserve"> ADDIN ZOTERO_ITEM CSL_CITATION {"citationID":"ANG5dIhf","properties":{"unsorted":false,"formattedCitation":"\\super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w:t>
      </w:r>
      <w:r w:rsidR="003602B6">
        <w:fldChar w:fldCharType="begin"/>
      </w:r>
      <w:r w:rsidR="001704E8">
        <w:instrText xml:space="preserve"> ADDIN ZOTERO_ITEM CSL_CITATION {"citationID":"JTOOz0K7","properties":{"unsorted":false,"formattedCitation":"\\super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，专业人士的参与度严重不足</w:t>
      </w:r>
      <w:r w:rsidR="003602B6">
        <w:fldChar w:fldCharType="begin"/>
      </w:r>
      <w:r w:rsidR="001704E8">
        <w:instrText xml:space="preserve"> ADDIN ZOTERO_ITEM CSL_CITATION {"citationID":"XAMH3ogW","properties":{"unsorted":false,"formattedCitation":"\\super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8865EC" w:rsidRPr="008865EC">
        <w:rPr>
          <w:rFonts w:cs="Times New Roman"/>
          <w:kern w:val="0"/>
          <w:vertAlign w:val="superscript"/>
        </w:rPr>
        <w:t>[19]</w:t>
      </w:r>
      <w:r w:rsidR="003602B6">
        <w:fldChar w:fldCharType="end"/>
      </w:r>
      <w:r>
        <w:rPr>
          <w:rFonts w:hint="eastAsia"/>
        </w:rPr>
        <w:t>。另一方面，健康误导信息在社交媒体上普遍存在，其流行率在某些主题上甚至超过</w:t>
      </w:r>
      <w:r>
        <w:rPr>
          <w:rFonts w:hint="eastAsia"/>
        </w:rPr>
        <w:t>50%</w:t>
      </w:r>
      <w:r w:rsidR="003602B6">
        <w:rPr>
          <w:rFonts w:hint="eastAsia"/>
        </w:rPr>
        <w:t xml:space="preserve"> </w:t>
      </w:r>
      <w:r w:rsidR="003602B6">
        <w:fldChar w:fldCharType="begin"/>
      </w:r>
      <w:r w:rsidR="001704E8">
        <w:instrText xml:space="preserve"> ADDIN ZOTERO_ITEM CSL_CITATION {"citationID":"OO8LrPmY","properties":{"unsorted":false,"formattedCitation":"\\super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。尽管如此，社交媒体的互动特性也展现出积极潜力，高质量的科普视频能获得更多积极的用户反馈</w:t>
      </w:r>
      <w:r w:rsidR="003602B6">
        <w:fldChar w:fldCharType="begin"/>
      </w:r>
      <w:r w:rsidR="001704E8">
        <w:instrText xml:space="preserve"> ADDIN ZOTERO_ITEM CSL_CITATION {"citationID":"NoQqnnPS","properties":{"unsorted":false,"formattedCitation":"\\super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3602B6">
        <w:fldChar w:fldCharType="separate"/>
      </w:r>
      <w:r w:rsidR="008865EC" w:rsidRPr="008865EC">
        <w:rPr>
          <w:rFonts w:cs="Times New Roman"/>
          <w:kern w:val="0"/>
          <w:vertAlign w:val="superscript"/>
        </w:rPr>
        <w:t>[20]</w:t>
      </w:r>
      <w:r w:rsidR="003602B6">
        <w:fldChar w:fldCharType="end"/>
      </w:r>
      <w:r>
        <w:rPr>
          <w:rFonts w:hint="eastAsia"/>
        </w:rPr>
        <w:t>，而用户生成内容的真实分享有助于相关话题的“去污名化”</w:t>
      </w:r>
      <w:r w:rsidR="003602B6">
        <w:fldChar w:fldCharType="begin"/>
      </w:r>
      <w:r w:rsidR="001704E8">
        <w:instrText xml:space="preserve"> ADDIN ZOTERO_ITEM CSL_CITATION {"citationID":"lPzVbieJ","properties":{"unsorted":false,"formattedCitation":"\\super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w:t>
      </w:r>
    </w:p>
    <w:p w14:paraId="29E927F1" w14:textId="41D96AFB" w:rsidR="00F54B80" w:rsidDel="00E75582" w:rsidRDefault="00000000">
      <w:pPr>
        <w:pStyle w:val="altz"/>
        <w:ind w:firstLine="480"/>
        <w:rPr>
          <w:del w:id="824" w:author="Zixuan Zhou" w:date="2026-04-27T19:33:00Z" w16du:dateUtc="2026-04-27T11:33:00Z"/>
          <w:rFonts w:hint="eastAsia"/>
        </w:rPr>
        <w:pPrChange w:id="825" w:author="Zixuan Zhou" w:date="2026-04-27T19:33:00Z" w16du:dateUtc="2026-04-27T11:33:00Z">
          <w:pPr>
            <w:pStyle w:val="3"/>
            <w:spacing w:before="163" w:after="163"/>
          </w:pPr>
        </w:pPrChange>
      </w:pPr>
      <w:del w:id="826" w:author="Zixuan Zhou" w:date="2026-04-27T19:33:00Z" w16du:dateUtc="2026-04-27T11:33:00Z">
        <w:r w:rsidDel="00E75582">
          <w:rPr>
            <w:rFonts w:hint="eastAsia"/>
          </w:rPr>
          <w:delText>评论文本挖掘与问题分类研究现状</w:delText>
        </w:r>
      </w:del>
    </w:p>
    <w:p w14:paraId="70AE0145" w14:textId="2F85DF9D" w:rsidR="00F54B80" w:rsidRDefault="00000000">
      <w:pPr>
        <w:pStyle w:val="altz"/>
        <w:ind w:firstLine="480"/>
      </w:pPr>
      <w:r>
        <w:rPr>
          <w:rFonts w:hint="eastAsia"/>
        </w:rPr>
        <w:t>利用自然语言处理技术分析在线健康社区的用户提问已成为一个活跃的研究领域。早期的研究利用传统机器学习方法</w:t>
      </w:r>
      <w:del w:id="827" w:author="Zixuan Zhou" w:date="2026-04-27T03:48:00Z" w16du:dateUtc="2026-04-26T19:48:00Z">
        <w:r w:rsidDel="00B55FF0">
          <w:rPr>
            <w:rFonts w:hint="eastAsia"/>
          </w:rPr>
          <w:delText>（如</w:delText>
        </w:r>
        <w:r w:rsidDel="00B55FF0">
          <w:rPr>
            <w:rFonts w:hint="eastAsia"/>
          </w:rPr>
          <w:delText>SVM</w:delText>
        </w:r>
        <w:r w:rsidDel="00B55FF0">
          <w:rPr>
            <w:rFonts w:hint="eastAsia"/>
          </w:rPr>
          <w:delText>）</w:delText>
        </w:r>
      </w:del>
      <w:r>
        <w:rPr>
          <w:rFonts w:hint="eastAsia"/>
        </w:rPr>
        <w:t>对中文健康问题进行分类，并构建了相应的分类体系，证明了对用户提问进行自动化归类的可行性</w:t>
      </w:r>
      <w:r w:rsidR="00A975E0">
        <w:fldChar w:fldCharType="begin"/>
      </w:r>
      <w:r w:rsidR="001704E8">
        <w:instrText xml:space="preserve"> ADDIN ZOTERO_ITEM CSL_CITATION {"citationID":"GK3xGb27","properties":{"unsorted":false,"formattedCitation":"\\super [27]\\nosupersub{}","plainCitation":"[27]","noteIndex":0},"citationItems":[{"id":1003,"uris":["http://zotero.org/users/15209510/items/AHGG9U4B"],"itemData":{"id":1003,"type":"article-journal","abstract":"Background: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1704E8">
        <w:instrText xml:space="preserve"> ADDIN ZOTERO_ITEM CSL_CITATION {"citationID":"7e4l0uws","properties":{"unsorted":false,"formattedCitation":"\\super [32]\\nosupersub{}","plainCitation":"[32]","noteIndex":0},"citationItems":[{"id":990,"uris":["http://zotero.org/users/15209510/items/ANA8N2YC"],"itemData":{"id":990,"type":"article-journal","abstract":"Question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1704E8">
        <w:instrText xml:space="preserve"> ADDIN ZOTERO_ITEM CSL_CITATION {"citationID":"kVGF3et8","properties":{"unsorted":false,"formattedCitation":"\\super [26]\\nosupersub{}","plainCitation":"[26]","noteIndex":0},"citationItems":[{"id":1005,"uris":["http://zotero.org/users/15209510/items/5YD3W3P2"],"itemData":{"id":1005,"type":"article-journal","abstract":"Considering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14FA8DB8" w14:textId="05EC5CC9" w:rsidR="00F54B80" w:rsidDel="00E75582" w:rsidRDefault="00000000">
      <w:pPr>
        <w:pStyle w:val="altz"/>
        <w:ind w:firstLine="480"/>
        <w:rPr>
          <w:del w:id="828" w:author="Zixuan Zhou" w:date="2026-04-27T19:33:00Z" w16du:dateUtc="2026-04-27T11:33:00Z"/>
          <w:rFonts w:hint="eastAsia"/>
        </w:rPr>
        <w:pPrChange w:id="829" w:author="Zixuan Zhou" w:date="2026-04-27T19:33:00Z" w16du:dateUtc="2026-04-27T11:33:00Z">
          <w:pPr>
            <w:pStyle w:val="3"/>
            <w:spacing w:before="163" w:after="163"/>
          </w:pPr>
        </w:pPrChange>
      </w:pPr>
      <w:del w:id="830" w:author="Zixuan Zhou" w:date="2026-04-27T19:33:00Z" w16du:dateUtc="2026-04-27T11:33:00Z">
        <w:r w:rsidDel="00E75582">
          <w:rPr>
            <w:rFonts w:hint="eastAsia"/>
          </w:rPr>
          <w:delText>大语言模型在医疗问答中的应用现状</w:delText>
        </w:r>
      </w:del>
    </w:p>
    <w:p w14:paraId="6B1B8DEE" w14:textId="4B3F50B4" w:rsidR="00F54B80" w:rsidRDefault="00000000">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Pr>
          <w:rFonts w:hint="eastAsia"/>
        </w:rPr>
        <w:t>USMLE</w:t>
      </w:r>
      <w:r>
        <w:rPr>
          <w:rFonts w:hint="eastAsia"/>
        </w:rPr>
        <w:t>），展现了其强大的医学知识储备</w:t>
      </w:r>
      <w:r w:rsidR="00A975E0">
        <w:fldChar w:fldCharType="begin"/>
      </w:r>
      <w:r w:rsidR="001704E8">
        <w:instrText xml:space="preserve"> ADDIN ZOTERO_ITEM CSL_CITATION {"citationID":"Q2h4PJng","properties":{"unsorted":false,"formattedCitation":"\\super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1704E8">
        <w:instrText xml:space="preserve"> ADDIN ZOTERO_ITEM CSL_CITATION {"citationID":"dlb919cF","properties":{"unsorted":false,"formattedCitation":"\\super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。经过医疗领域专门微调的模型，如谷歌的</w:t>
      </w:r>
      <w:r>
        <w:rPr>
          <w:rFonts w:hint="eastAsia"/>
        </w:rPr>
        <w:t>Med-PaLM 2</w:t>
      </w:r>
      <w:r>
        <w:rPr>
          <w:rFonts w:hint="eastAsia"/>
        </w:rPr>
        <w:t>，其回答准确性已接近专家水平</w:t>
      </w:r>
      <w:r w:rsidR="00A975E0">
        <w:fldChar w:fldCharType="begin"/>
      </w:r>
      <w:r w:rsidR="001704E8">
        <w:instrText xml:space="preserve"> ADDIN ZOTERO_ITEM CSL_CITATION {"citationID":"iU8YU2os","properties":{"unsorted":false,"formattedCitation":"\\super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lastRenderedPageBreak/>
        <w:t>的垂域大模型</w:t>
      </w:r>
      <w:r w:rsidR="00A975E0">
        <w:fldChar w:fldCharType="begin"/>
      </w:r>
      <w:r w:rsidR="001704E8">
        <w:instrText xml:space="preserve"> ADDIN ZOTERO_ITEM CSL_CITATION {"citationID":"1WxYRe8M","properties":{"unsorted":false,"formattedCitation":"\\super [33]\\nosupersub{}","plainCitation":"[33]","noteIndex":0},"citationItems":[{"id":996,"uris":["http://zotero.org/users/15209510/items/3IK4NYCC"],"itemData":{"id":996,"type":"article-journal","abstract":"ChatGPT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w:t>
      </w:r>
      <w:r w:rsidR="00586332">
        <w:fldChar w:fldCharType="begin"/>
      </w:r>
      <w:r w:rsidR="001704E8">
        <w:instrText xml:space="preserve"> ADDIN ZOTERO_ITEM CSL_CITATION {"citationID":"TXHphrcB","properties":{"unsorted":false,"formattedCitation":"\\super [34]\\nosupersub{}","plainCitation":"[34]","noteIndex":0},"citationItems":[{"id":995,"uris":["http://zotero.org/users/15209510/items/QQIEQ35G"],"itemData":{"id":995,"type":"article-journal","abstract":"Natural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740296" w:rsidRPr="00740296">
        <w:rPr>
          <w:rFonts w:cs="Times New Roman"/>
          <w:kern w:val="0"/>
          <w:vertAlign w:val="superscript"/>
        </w:rPr>
        <w:t>[34]</w:t>
      </w:r>
      <w:r w:rsidR="00586332">
        <w:fldChar w:fldCharType="end"/>
      </w:r>
      <w:r>
        <w:rPr>
          <w:rFonts w:hint="eastAsia"/>
        </w:rPr>
        <w:t>，但“幻觉”问题和伦理风险依然是其应用于高风险医疗领域前必须解决的关键挑战</w:t>
      </w:r>
      <w:r w:rsidR="00586332">
        <w:fldChar w:fldCharType="begin"/>
      </w:r>
      <w:r w:rsidR="001704E8">
        <w:instrText xml:space="preserve"> ADDIN ZOTERO_ITEM CSL_CITATION {"citationID":"gNR94hso","properties":{"unsorted":false,"formattedCitation":"\\super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586332">
        <w:fldChar w:fldCharType="separate"/>
      </w:r>
      <w:r w:rsidR="008865EC" w:rsidRPr="008865EC">
        <w:rPr>
          <w:rFonts w:cs="Times New Roman"/>
          <w:kern w:val="0"/>
          <w:vertAlign w:val="superscript"/>
        </w:rPr>
        <w:t>[21]</w:t>
      </w:r>
      <w:r w:rsidR="00586332">
        <w:fldChar w:fldCharType="end"/>
      </w:r>
      <w:r>
        <w:rPr>
          <w:rFonts w:hint="eastAsia"/>
        </w:rPr>
        <w:t>。</w:t>
      </w:r>
    </w:p>
    <w:p w14:paraId="533BB703" w14:textId="7B8D965A" w:rsidR="00F54B80" w:rsidDel="00E75582" w:rsidRDefault="00000000">
      <w:pPr>
        <w:pStyle w:val="altz"/>
        <w:ind w:firstLine="480"/>
        <w:rPr>
          <w:del w:id="831" w:author="Zixuan Zhou" w:date="2026-04-27T19:33:00Z" w16du:dateUtc="2026-04-27T11:33:00Z"/>
          <w:rFonts w:hint="eastAsia"/>
        </w:rPr>
        <w:pPrChange w:id="832" w:author="Zixuan Zhou" w:date="2026-04-27T19:33:00Z" w16du:dateUtc="2026-04-27T11:33:00Z">
          <w:pPr>
            <w:pStyle w:val="3"/>
            <w:spacing w:before="163" w:after="163"/>
          </w:pPr>
        </w:pPrChange>
      </w:pPr>
      <w:del w:id="833" w:author="Zixuan Zhou" w:date="2026-04-27T19:33:00Z" w16du:dateUtc="2026-04-27T11:33:00Z">
        <w:r w:rsidDel="00E75582">
          <w:rPr>
            <w:rFonts w:hint="eastAsia"/>
          </w:rPr>
          <w:delText>现有研究不足</w:delText>
        </w:r>
      </w:del>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834" w:name="_Toc228219279"/>
      <w:r>
        <w:rPr>
          <w:rFonts w:hint="eastAsia"/>
        </w:rPr>
        <w:t>研究目标与研究内容</w:t>
      </w:r>
      <w:bookmarkEnd w:id="834"/>
    </w:p>
    <w:p w14:paraId="742C5714" w14:textId="30CFF5CF" w:rsidR="00F54B80" w:rsidDel="005308F5" w:rsidRDefault="00000000">
      <w:pPr>
        <w:pStyle w:val="altz"/>
        <w:ind w:firstLine="480"/>
        <w:rPr>
          <w:del w:id="835" w:author="Zixuan Zhou" w:date="2026-04-27T19:43:00Z" w16du:dateUtc="2026-04-27T11:43:00Z"/>
        </w:rPr>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w:t>
      </w:r>
      <w:del w:id="836" w:author="Zixuan Zhou" w:date="2026-04-27T19:43:00Z" w16du:dateUtc="2026-04-27T11:43:00Z">
        <w:r w:rsidDel="005308F5">
          <w:rPr>
            <w:rFonts w:hint="eastAsia"/>
          </w:rPr>
          <w:delText>旨在实现以下研究目标。</w:delText>
        </w:r>
      </w:del>
    </w:p>
    <w:p w14:paraId="2A050B2B" w14:textId="226BFAE0" w:rsidR="00F54B80" w:rsidDel="005308F5" w:rsidRDefault="00000000">
      <w:pPr>
        <w:pStyle w:val="altz"/>
        <w:ind w:firstLine="480"/>
        <w:rPr>
          <w:del w:id="837" w:author="Zixuan Zhou" w:date="2026-04-27T19:43:00Z" w16du:dateUtc="2026-04-27T11:43:00Z"/>
        </w:rPr>
        <w:pPrChange w:id="838" w:author="Zixuan Zhou" w:date="2026-04-27T19:43:00Z" w16du:dateUtc="2026-04-27T11:43:00Z">
          <w:pPr>
            <w:pStyle w:val="altz"/>
            <w:numPr>
              <w:numId w:val="4"/>
            </w:numPr>
            <w:ind w:left="920" w:firstLineChars="0" w:hanging="440"/>
          </w:pPr>
        </w:pPrChange>
      </w:pPr>
      <w:commentRangeStart w:id="839"/>
      <w:del w:id="840" w:author="Zixuan Zhou" w:date="2026-04-27T19:43:00Z" w16du:dateUtc="2026-04-27T11:43:00Z">
        <w:r w:rsidDel="005308F5">
          <w:rPr>
            <w:rFonts w:hint="eastAsia"/>
          </w:rPr>
          <w:delText>青少年生殖健康问题分类分析研究：对青少年在社交媒体上提出的真实健康问题进行系统性的识别、提取与分类，揭示其核心关注点、信息需求与知识盲区。</w:delText>
        </w:r>
      </w:del>
    </w:p>
    <w:p w14:paraId="1E8A2CDE" w14:textId="22D13CCB" w:rsidR="00F54B80" w:rsidDel="005308F5" w:rsidRDefault="00000000">
      <w:pPr>
        <w:pStyle w:val="altz"/>
        <w:ind w:firstLine="480"/>
        <w:rPr>
          <w:del w:id="841" w:author="Zixuan Zhou" w:date="2026-04-27T19:43:00Z" w16du:dateUtc="2026-04-27T11:43:00Z"/>
        </w:rPr>
        <w:pPrChange w:id="842" w:author="Zixuan Zhou" w:date="2026-04-27T19:43:00Z" w16du:dateUtc="2026-04-27T11:43:00Z">
          <w:pPr>
            <w:pStyle w:val="altz"/>
            <w:numPr>
              <w:numId w:val="4"/>
            </w:numPr>
            <w:ind w:left="920" w:firstLineChars="0" w:hanging="440"/>
          </w:pPr>
        </w:pPrChange>
      </w:pPr>
      <w:del w:id="843" w:author="Zixuan Zhou" w:date="2026-04-27T19:43:00Z" w16du:dateUtc="2026-04-27T11:43:00Z">
        <w:r w:rsidDel="005308F5">
          <w:rPr>
            <w:rFonts w:hint="eastAsia"/>
          </w:rPr>
          <w:delText>问题规范化与问答生成：利用大语言模型，将用户提出的口语化、非正式问题转化为规范、科学的标准化问题，并生成高质量、易于理解的答案。</w:delText>
        </w:r>
      </w:del>
    </w:p>
    <w:p w14:paraId="35E7F5A0" w14:textId="76605F2F" w:rsidR="00F54B80" w:rsidDel="005308F5" w:rsidRDefault="00000000">
      <w:pPr>
        <w:pStyle w:val="altz"/>
        <w:ind w:firstLine="480"/>
        <w:rPr>
          <w:del w:id="844" w:author="Zixuan Zhou" w:date="2026-04-27T19:43:00Z" w16du:dateUtc="2026-04-27T11:43:00Z"/>
        </w:rPr>
        <w:pPrChange w:id="845" w:author="Zixuan Zhou" w:date="2026-04-27T19:43:00Z" w16du:dateUtc="2026-04-27T11:43:00Z">
          <w:pPr>
            <w:pStyle w:val="altz"/>
            <w:numPr>
              <w:numId w:val="4"/>
            </w:numPr>
            <w:ind w:left="920" w:firstLineChars="0" w:hanging="440"/>
          </w:pPr>
        </w:pPrChange>
      </w:pPr>
      <w:del w:id="846" w:author="Zixuan Zhou" w:date="2026-04-27T19:43:00Z" w16du:dateUtc="2026-04-27T11:43:00Z">
        <w:r w:rsidDel="005308F5">
          <w:rPr>
            <w:rFonts w:hint="eastAsia"/>
          </w:rPr>
          <w:delText>生殖健康问答数据集构建：基于上述工作，构建国内首个源于社交媒体真实场景、覆盖青少年生殖健康核心议题的结构化、高质量问答数据集。</w:delText>
        </w:r>
      </w:del>
    </w:p>
    <w:p w14:paraId="1EC6BEB6" w14:textId="54778D8B" w:rsidR="00F54B80" w:rsidDel="005308F5" w:rsidRDefault="00000000">
      <w:pPr>
        <w:pStyle w:val="altz"/>
        <w:ind w:firstLine="480"/>
        <w:rPr>
          <w:del w:id="847" w:author="Zixuan Zhou" w:date="2026-04-27T19:43:00Z" w16du:dateUtc="2026-04-27T11:43:00Z"/>
        </w:rPr>
        <w:pPrChange w:id="848" w:author="Zixuan Zhou" w:date="2026-04-27T19:43:00Z" w16du:dateUtc="2026-04-27T11:43:00Z">
          <w:pPr>
            <w:pStyle w:val="altz"/>
            <w:numPr>
              <w:numId w:val="4"/>
            </w:numPr>
            <w:ind w:left="920" w:firstLineChars="0" w:hanging="440"/>
          </w:pPr>
        </w:pPrChange>
      </w:pPr>
      <w:del w:id="849" w:author="Zixuan Zhou" w:date="2026-04-27T19:43:00Z" w16du:dateUtc="2026-04-27T11:43:00Z">
        <w:r w:rsidDel="005308F5">
          <w:rPr>
            <w:rFonts w:hint="eastAsia"/>
          </w:rPr>
          <w:delText>模型微调与效果验证：以开源大语言模型为基础，利用所构建的数据集进行领域指令微调，并系统评估微调后模型在特定问答任务上的性能提升。</w:delText>
        </w:r>
        <w:commentRangeEnd w:id="839"/>
        <w:r w:rsidR="00192633" w:rsidDel="005308F5">
          <w:rPr>
            <w:rStyle w:val="afc"/>
            <w:sz w:val="24"/>
            <w:szCs w:val="22"/>
          </w:rPr>
          <w:commentReference w:id="839"/>
        </w:r>
      </w:del>
    </w:p>
    <w:p w14:paraId="1D5D218F" w14:textId="5BB4D5FB" w:rsidR="0071121B" w:rsidRDefault="00000000" w:rsidP="005308F5">
      <w:pPr>
        <w:pStyle w:val="altz"/>
        <w:ind w:firstLine="480"/>
      </w:pPr>
      <w:del w:id="850" w:author="Zixuan Zhou" w:date="2026-04-27T19:43:00Z" w16du:dateUtc="2026-04-27T11:43:00Z">
        <w:r w:rsidDel="005308F5">
          <w:rPr>
            <w:rFonts w:hint="eastAsia"/>
          </w:rPr>
          <w:delText>为实现上述目标，本研究的</w:delText>
        </w:r>
      </w:del>
      <w:r>
        <w:rPr>
          <w:rFonts w:hint="eastAsia"/>
        </w:rPr>
        <w:t>主要</w:t>
      </w:r>
      <w:ins w:id="851" w:author="Zixuan Zhou" w:date="2026-04-27T19:43:00Z" w16du:dateUtc="2026-04-27T11:43:00Z">
        <w:r w:rsidR="005308F5">
          <w:rPr>
            <w:rFonts w:hint="eastAsia"/>
          </w:rPr>
          <w:t>的研究</w:t>
        </w:r>
      </w:ins>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5A496B11"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在分类结果的支撑下，研究将借助大语言模型对用户所提出的问题进行正式化与科学化改写，使其更加规范、清晰和符合教育传播的语境。同时，利用大语言模型生成与优化对应答案，形成问题</w:t>
      </w:r>
      <w:r w:rsidRPr="0071121B">
        <w:t>—</w:t>
      </w:r>
      <w:r w:rsidRPr="0071121B">
        <w:t>答案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最后是模型的微调与多维度效果评估。</w:t>
      </w:r>
      <w:r w:rsidRPr="0071121B">
        <w:t>获得高质量问答数据集后，研究将选择适合的开源大语言模型开展指令微调实验，以提升模型在生殖健康问答场景中的表现。不仅</w:t>
      </w:r>
      <w:r w:rsidRPr="0071121B">
        <w:lastRenderedPageBreak/>
        <w:t>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852" w:name="_Toc228219280"/>
      <w:r>
        <w:rPr>
          <w:rFonts w:hint="eastAsia"/>
        </w:rPr>
        <w:t>研究思路与</w:t>
      </w:r>
      <w:commentRangeStart w:id="853"/>
      <w:r>
        <w:rPr>
          <w:rFonts w:hint="eastAsia"/>
        </w:rPr>
        <w:t>技术路线</w:t>
      </w:r>
      <w:bookmarkEnd w:id="852"/>
      <w:commentRangeEnd w:id="853"/>
      <w:r w:rsidR="00192633">
        <w:rPr>
          <w:rStyle w:val="afc"/>
          <w:rFonts w:hint="eastAsia"/>
          <w:sz w:val="28"/>
          <w:szCs w:val="40"/>
        </w:rPr>
        <w:commentReference w:id="853"/>
      </w:r>
    </w:p>
    <w:p w14:paraId="3A789AA2" w14:textId="1C00CCEE" w:rsidR="00F54B80" w:rsidRDefault="00000000">
      <w:pPr>
        <w:pStyle w:val="altz"/>
        <w:ind w:firstLine="480"/>
      </w:pP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bookmarkStart w:id="854" w:name="_Toc228219281"/>
    <w:p w14:paraId="09A834E9" w14:textId="56BF582F" w:rsidR="00F54B80" w:rsidRDefault="0071121B">
      <w:pPr>
        <w:pStyle w:val="2"/>
        <w:spacing w:before="163" w:after="163"/>
        <w:rPr>
          <w:rFonts w:hint="eastAsia"/>
        </w:rPr>
      </w:pPr>
      <w:r>
        <w:rPr>
          <w:noProof/>
        </w:rPr>
        <mc:AlternateContent>
          <mc:Choice Requires="wps">
            <w:drawing>
              <wp:anchor distT="0" distB="0" distL="114300" distR="114300" simplePos="0" relativeHeight="251692032" behindDoc="0" locked="0" layoutInCell="1" allowOverlap="1" wp14:anchorId="4A3028D1" wp14:editId="4E4785A0">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855" w:name="_Toc227985516"/>
                            <w:bookmarkStart w:id="856"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855"/>
                            <w:bookmarkEnd w:id="8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3028D1" id="_x0000_t202" coordsize="21600,21600" o:spt="202" path="m,l,21600r21600,l21600,xe">
                <v:stroke joinstyle="miter"/>
                <v:path gradientshapeok="t" o:connecttype="rect"/>
              </v:shapetype>
              <v:shape id="文本框 1" o:spid="_x0000_s1026"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" stroked="f">
                <v:textbox style="mso-fit-shape-to-text:t" inset="0,0,0,0">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771" w:name="_Toc227985516"/>
                      <w:bookmarkStart w:id="772"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771"/>
                      <w:bookmarkEnd w:id="772"/>
                    </w:p>
                  </w:txbxContent>
                </v:textbox>
                <w10:wrap type="topAndBottom" anchorx="margin"/>
              </v:shape>
            </w:pict>
          </mc:Fallback>
        </mc:AlternateContent>
      </w:r>
      <w:r w:rsidR="00170C8F">
        <w:rPr>
          <w:noProof/>
        </w:rPr>
        <mc:AlternateContent>
          <mc:Choice Requires="wps">
            <w:drawing>
              <wp:anchor distT="0" distB="0" distL="114300" distR="114300" simplePos="0" relativeHeight="251694080" behindDoc="0" locked="0" layoutInCell="1" allowOverlap="1" wp14:anchorId="05A6DDD1" wp14:editId="323DC809">
                <wp:simplePos x="0" y="0"/>
                <wp:positionH relativeFrom="column">
                  <wp:posOffset>0</wp:posOffset>
                </wp:positionH>
                <wp:positionV relativeFrom="paragraph">
                  <wp:posOffset>756920</wp:posOffset>
                </wp:positionV>
                <wp:extent cx="5727700" cy="635"/>
                <wp:effectExtent l="0" t="0" r="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857" w:name="_Ref228022317"/>
                            <w:bookmarkStart w:id="858" w:name="_Toc228023140"/>
                            <w:bookmarkStart w:id="859"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857"/>
                            <w:r>
                              <w:rPr>
                                <w:rFonts w:hint="eastAsia"/>
                              </w:rPr>
                              <w:t xml:space="preserve"> </w:t>
                            </w:r>
                            <w:r>
                              <w:rPr>
                                <w:rFonts w:hint="eastAsia"/>
                              </w:rPr>
                              <w:t>研究技术路线图</w:t>
                            </w:r>
                            <w:bookmarkEnd w:id="858"/>
                            <w:bookmarkEnd w:id="8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6DDD1" id="_x0000_s1027" type="#_x0000_t202" style="position:absolute;left:0;text-align:left;margin-left:0;margin-top:59.6pt;width:45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" stroked="f">
                <v:textbox style="mso-fit-shape-to-text:t"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776" w:name="_Ref228022317"/>
                      <w:bookmarkStart w:id="777" w:name="_Toc228023140"/>
                      <w:bookmarkStart w:id="778"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776"/>
                      <w:r>
                        <w:rPr>
                          <w:rFonts w:hint="eastAsia"/>
                        </w:rPr>
                        <w:t xml:space="preserve"> </w:t>
                      </w:r>
                      <w:r>
                        <w:rPr>
                          <w:rFonts w:hint="eastAsia"/>
                        </w:rPr>
                        <w:t>研究技术路线图</w:t>
                      </w:r>
                      <w:bookmarkEnd w:id="777"/>
                      <w:bookmarkEnd w:id="778"/>
                    </w:p>
                  </w:txbxContent>
                </v:textbox>
                <w10:wrap type="topAndBottom"/>
              </v:shape>
            </w:pict>
          </mc:Fallback>
        </mc:AlternateContent>
      </w:r>
      <w:r w:rsidRPr="00791ABA">
        <w:rPr>
          <w:noProof/>
        </w:rPr>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854"/>
    </w:p>
    <w:p w14:paraId="508BF104" w14:textId="77777777" w:rsidR="00F54B80" w:rsidRDefault="00000000">
      <w:pPr>
        <w:pStyle w:val="altz"/>
        <w:ind w:firstLine="480"/>
      </w:pPr>
      <w:r>
        <w:rPr>
          <w:rFonts w:hint="eastAsia"/>
        </w:rPr>
        <w:t>本课题的特色与创新之处体现在以下四个方面。</w:t>
      </w:r>
    </w:p>
    <w:p w14:paraId="4D4CDE3C" w14:textId="5FC61D78"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w:t>
      </w:r>
      <w:del w:id="860" w:author="Zixuan Zhou" w:date="2026-04-27T19:40:00Z" w16du:dateUtc="2026-04-27T11:40:00Z">
        <w:r w:rsidDel="005308F5">
          <w:rPr>
            <w:rFonts w:hint="eastAsia"/>
          </w:rPr>
          <w:delText>“活</w:delText>
        </w:r>
      </w:del>
      <w:r>
        <w:rPr>
          <w:rFonts w:hint="eastAsia"/>
        </w:rPr>
        <w:t>数据</w:t>
      </w:r>
      <w:del w:id="861" w:author="Zixuan Zhou" w:date="2026-04-27T19:40:00Z" w16du:dateUtc="2026-04-27T11:40:00Z">
        <w:r w:rsidDel="005308F5">
          <w:rPr>
            <w:rFonts w:hint="eastAsia"/>
          </w:rPr>
          <w:delText>”</w:delText>
        </w:r>
      </w:del>
      <w:r>
        <w:rPr>
          <w:rFonts w:hint="eastAsia"/>
        </w:rPr>
        <w:t>作为洞察真实需求和知识缺口的第一手来源。</w:t>
      </w:r>
    </w:p>
    <w:p w14:paraId="18F682A9" w14:textId="10519B5F"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模型的完整技术链路，即</w:t>
      </w:r>
      <w:del w:id="862" w:author="Zixuan Zhou" w:date="2026-04-27T19:41:00Z" w16du:dateUtc="2026-04-27T11:41:00Z">
        <w:r w:rsidDel="005308F5">
          <w:rPr>
            <w:rFonts w:hint="eastAsia"/>
          </w:rPr>
          <w:delText>“</w:delText>
        </w:r>
      </w:del>
      <w:r>
        <w:rPr>
          <w:rFonts w:hint="eastAsia"/>
        </w:rPr>
        <w:t>问题提取—分类分析—规范化—问答生成—数据集构建—模型微调</w:t>
      </w:r>
      <w:del w:id="863" w:author="Zixuan Zhou" w:date="2026-04-27T19:41:00Z" w16du:dateUtc="2026-04-27T11:41:00Z">
        <w:r w:rsidDel="005308F5">
          <w:rPr>
            <w:rFonts w:hint="eastAsia"/>
          </w:rPr>
          <w:delText>”</w:delText>
        </w:r>
      </w:del>
      <w:r>
        <w:rPr>
          <w:rFonts w:hint="eastAsia"/>
        </w:rPr>
        <w:t>，实现了从现象</w:t>
      </w:r>
      <w:del w:id="864" w:author="Zixuan Zhou" w:date="2026-04-27T19:41:00Z" w16du:dateUtc="2026-04-27T11:41:00Z">
        <w:r w:rsidDel="005308F5">
          <w:rPr>
            <w:rFonts w:hint="eastAsia"/>
          </w:rPr>
          <w:delText>洞察</w:delText>
        </w:r>
      </w:del>
      <w:ins w:id="865" w:author="Zixuan Zhou" w:date="2026-04-27T19:41:00Z" w16du:dateUtc="2026-04-27T11:41:00Z">
        <w:r w:rsidR="005308F5">
          <w:rPr>
            <w:rFonts w:hint="eastAsia"/>
          </w:rPr>
          <w:t>观察</w:t>
        </w:r>
      </w:ins>
      <w:r>
        <w:rPr>
          <w:rFonts w:hint="eastAsia"/>
        </w:rPr>
        <w:t>到知识资源</w:t>
      </w:r>
      <w:ins w:id="866" w:author="Zixuan Zhou" w:date="2026-04-27T19:41:00Z" w16du:dateUtc="2026-04-27T11:41:00Z">
        <w:r w:rsidR="005308F5">
          <w:rPr>
            <w:rFonts w:hint="eastAsia"/>
          </w:rPr>
          <w:t>的</w:t>
        </w:r>
      </w:ins>
      <w:r>
        <w:rPr>
          <w:rFonts w:hint="eastAsia"/>
        </w:rPr>
        <w:t>转化，再到</w:t>
      </w:r>
      <w:ins w:id="867" w:author="Zixuan Zhou" w:date="2026-04-27T19:41:00Z" w16du:dateUtc="2026-04-27T11:41:00Z">
        <w:r w:rsidR="005308F5">
          <w:rPr>
            <w:rFonts w:hint="eastAsia"/>
          </w:rPr>
          <w:t>赋能</w:t>
        </w:r>
      </w:ins>
      <w:r>
        <w:rPr>
          <w:rFonts w:hint="eastAsia"/>
        </w:rPr>
        <w:t>智能</w:t>
      </w:r>
      <w:ins w:id="868" w:author="Zixuan Zhou" w:date="2026-04-27T19:41:00Z" w16du:dateUtc="2026-04-27T11:41:00Z">
        <w:r w:rsidR="005308F5">
          <w:rPr>
            <w:rFonts w:hint="eastAsia"/>
          </w:rPr>
          <w:t>化</w:t>
        </w:r>
      </w:ins>
      <w:r>
        <w:rPr>
          <w:rFonts w:hint="eastAsia"/>
        </w:rPr>
        <w:t>应用</w:t>
      </w:r>
      <w:del w:id="869" w:author="Zixuan Zhou" w:date="2026-04-27T19:41:00Z" w16du:dateUtc="2026-04-27T11:41:00Z">
        <w:r w:rsidDel="005308F5">
          <w:rPr>
            <w:rFonts w:hint="eastAsia"/>
          </w:rPr>
          <w:delText>赋能</w:delText>
        </w:r>
      </w:del>
      <w:r>
        <w:rPr>
          <w:rFonts w:hint="eastAsia"/>
        </w:rPr>
        <w:t>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w:t>
      </w:r>
      <w:r>
        <w:rPr>
          <w:rFonts w:hint="eastAsia"/>
        </w:rPr>
        <w:lastRenderedPageBreak/>
        <w:t>调提升模型专业性、准确性与安全性的可行路径，为垂域大模型在教育场景的应用提供了有益的实践探索。</w:t>
      </w:r>
    </w:p>
    <w:p w14:paraId="1502838C" w14:textId="77777777" w:rsidR="00F54B80" w:rsidRDefault="00000000">
      <w:pPr>
        <w:pStyle w:val="2"/>
        <w:spacing w:before="163" w:after="163"/>
        <w:rPr>
          <w:rFonts w:hint="eastAsia"/>
        </w:rPr>
      </w:pPr>
      <w:bookmarkStart w:id="870" w:name="_Toc228219282"/>
      <w:commentRangeStart w:id="871"/>
      <w:r>
        <w:rPr>
          <w:rFonts w:hint="eastAsia"/>
        </w:rPr>
        <w:t>本章小结</w:t>
      </w:r>
      <w:bookmarkEnd w:id="870"/>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13D36E99"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w:t>
      </w:r>
      <w:del w:id="872" w:author="Zixuan Zhou" w:date="2026-04-27T19:44:00Z" w16du:dateUtc="2026-04-27T11:44:00Z">
        <w:r w:rsidDel="005308F5">
          <w:rPr>
            <w:rFonts w:hint="eastAsia"/>
          </w:rPr>
          <w:delText>问题与目标</w:delText>
        </w:r>
      </w:del>
      <w:ins w:id="873" w:author="Zixuan Zhou" w:date="2026-04-27T19:44:00Z" w16du:dateUtc="2026-04-27T11:44:00Z">
        <w:r w:rsidR="005308F5">
          <w:rPr>
            <w:rFonts w:hint="eastAsia"/>
          </w:rPr>
          <w:t>内容</w:t>
        </w:r>
      </w:ins>
      <w:r>
        <w:rPr>
          <w:rFonts w:hint="eastAsia"/>
        </w:rPr>
        <w:t>。</w:t>
      </w:r>
      <w:del w:id="874" w:author="Zixuan Zhou" w:date="2026-04-27T19:44:00Z" w16du:dateUtc="2026-04-27T11:44:00Z">
        <w:r w:rsidDel="005308F5">
          <w:rPr>
            <w:rFonts w:hint="eastAsia"/>
          </w:rPr>
          <w:delText>同时，</w:delText>
        </w:r>
      </w:del>
      <w:r>
        <w:rPr>
          <w:rFonts w:hint="eastAsia"/>
        </w:rPr>
        <w:t>明确本研究拟采用的技术路线与创新之处</w:t>
      </w:r>
      <w:del w:id="875" w:author="Zixuan Zhou" w:date="2026-04-27T19:44:00Z" w16du:dateUtc="2026-04-27T11:44:00Z">
        <w:r w:rsidDel="005308F5">
          <w:rPr>
            <w:rFonts w:hint="eastAsia"/>
          </w:rPr>
          <w:delText>，并对全文的结构进行概述</w:delText>
        </w:r>
      </w:del>
      <w:r>
        <w:rPr>
          <w:rFonts w:hint="eastAsia"/>
        </w:rPr>
        <w:t>。</w:t>
      </w:r>
    </w:p>
    <w:p w14:paraId="2BDFD609" w14:textId="5F72CCF9" w:rsidR="00F54B80" w:rsidRDefault="00000000">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457E52A9" w:rsidR="00F54B80" w:rsidRDefault="00000000">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w:t>
      </w:r>
      <w:del w:id="876" w:author="Zixuan Zhou" w:date="2026-04-27T19:44:00Z" w16du:dateUtc="2026-04-27T11:44:00Z">
        <w:r w:rsidDel="005308F5">
          <w:rPr>
            <w:rFonts w:hint="eastAsia"/>
          </w:rPr>
          <w:delText>（</w:delText>
        </w:r>
        <w:r w:rsidDel="005308F5">
          <w:rPr>
            <w:rFonts w:hint="eastAsia"/>
          </w:rPr>
          <w:delText>Bilibili</w:delText>
        </w:r>
        <w:r w:rsidDel="005308F5">
          <w:rPr>
            <w:rFonts w:hint="eastAsia"/>
          </w:rPr>
          <w:delText>平台）</w:delText>
        </w:r>
      </w:del>
      <w:r>
        <w:rPr>
          <w:rFonts w:hint="eastAsia"/>
        </w:rPr>
        <w:t>、数据采集的具体方法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000000">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74AFF460" w:rsidR="00F54B80" w:rsidRDefault="00000000">
      <w:pPr>
        <w:pStyle w:val="altz"/>
        <w:ind w:firstLine="480"/>
      </w:pPr>
      <w:r>
        <w:rPr>
          <w:rFonts w:hint="eastAsia"/>
        </w:rPr>
        <w:t>第五章：基于大语言模型的问题规范化与问答数据集构建。</w:t>
      </w:r>
      <w:del w:id="877" w:author="Zixuan Zhou" w:date="2026-04-27T19:45:00Z" w16du:dateUtc="2026-04-27T11:45:00Z">
        <w:r w:rsidDel="005308F5">
          <w:rPr>
            <w:rFonts w:hint="eastAsia"/>
          </w:rPr>
          <w:delText>在第四章分析的基础上，</w:delText>
        </w:r>
      </w:del>
      <w:r>
        <w:rPr>
          <w:rFonts w:hint="eastAsia"/>
        </w:rPr>
        <w:t>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7B3F83CF" w:rsidR="00F54B80" w:rsidRDefault="00000000">
      <w:pPr>
        <w:pStyle w:val="altz"/>
        <w:ind w:firstLine="480"/>
      </w:pPr>
      <w:r>
        <w:rPr>
          <w:rFonts w:hint="eastAsia"/>
        </w:rPr>
        <w:t>第六章：领域大语言模型微调与效果评估。</w:t>
      </w:r>
      <w:del w:id="878" w:author="Zixuan Zhou" w:date="2026-04-27T19:45:00Z" w16du:dateUtc="2026-04-27T11:45:00Z">
        <w:r w:rsidDel="00031F56">
          <w:rPr>
            <w:rFonts w:hint="eastAsia"/>
          </w:rPr>
          <w:delText>本章将</w:delText>
        </w:r>
      </w:del>
      <w:r>
        <w:rPr>
          <w:rFonts w:hint="eastAsia"/>
        </w:rPr>
        <w:t>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871"/>
    <w:p w14:paraId="3990F41F" w14:textId="5572F17B" w:rsidR="008D76AD" w:rsidRDefault="00192633" w:rsidP="008D76AD">
      <w:pPr>
        <w:pStyle w:val="altz"/>
        <w:ind w:firstLine="480"/>
        <w:sectPr w:rsidR="008D76AD">
          <w:headerReference w:type="even" r:id="rId29"/>
          <w:headerReference w:type="default" r:id="rId30"/>
          <w:endnotePr>
            <w:numFmt w:val="decimal"/>
          </w:endnotePr>
          <w:pgSz w:w="11906" w:h="16838"/>
          <w:pgMar w:top="1701" w:right="1418" w:bottom="1701" w:left="1418" w:header="851" w:footer="850" w:gutter="0"/>
          <w:pgNumType w:start="1"/>
          <w:cols w:space="425"/>
          <w:docGrid w:type="linesAndChars" w:linePitch="326"/>
        </w:sectPr>
      </w:pPr>
      <w:r>
        <w:rPr>
          <w:rStyle w:val="afc"/>
          <w:sz w:val="24"/>
          <w:szCs w:val="22"/>
        </w:rPr>
        <w:commentReference w:id="871"/>
      </w:r>
    </w:p>
    <w:p w14:paraId="0E387624" w14:textId="3278F46E" w:rsidR="00F54B80" w:rsidRDefault="00000000" w:rsidP="00023A9E">
      <w:pPr>
        <w:pStyle w:val="1"/>
        <w:spacing w:before="326" w:after="326"/>
        <w:rPr>
          <w:rFonts w:hint="eastAsia"/>
        </w:rPr>
      </w:pPr>
      <w:bookmarkStart w:id="879" w:name="_Toc228219283"/>
      <w:r>
        <w:rPr>
          <w:rFonts w:hint="eastAsia"/>
        </w:rPr>
        <w:lastRenderedPageBreak/>
        <w:t>相关理论与关键技术</w:t>
      </w:r>
      <w:bookmarkEnd w:id="879"/>
    </w:p>
    <w:p w14:paraId="10F6D1E4" w14:textId="0DA725F5"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ins w:id="880" w:author="Zixuan Zhou" w:date="2026-04-27T19:46:00Z" w16du:dateUtc="2026-04-27T11:46:00Z">
        <w:r w:rsidR="00031F56">
          <w:rPr>
            <w:rFonts w:hint="eastAsia"/>
          </w:rPr>
          <w:t>相关</w:t>
        </w:r>
      </w:ins>
      <w:r>
        <w:t>评估体系</w:t>
      </w:r>
      <w:del w:id="881" w:author="Zixuan Zhou" w:date="2026-04-27T19:46:00Z" w16du:dateUtc="2026-04-27T11:46:00Z">
        <w:r w:rsidDel="00031F56">
          <w:delText>，为后续章节的实证分析与模型构建奠定理论与技术基础</w:delText>
        </w:r>
      </w:del>
      <w:r>
        <w:t>。</w:t>
      </w:r>
    </w:p>
    <w:p w14:paraId="2718F20F" w14:textId="672B4D1E" w:rsidR="00F54B80" w:rsidRDefault="00000000">
      <w:pPr>
        <w:pStyle w:val="2"/>
        <w:spacing w:before="163" w:after="163"/>
        <w:rPr>
          <w:rFonts w:hint="eastAsia"/>
        </w:rPr>
      </w:pPr>
      <w:bookmarkStart w:id="882" w:name="_Toc228219284"/>
      <w:r>
        <w:rPr>
          <w:rFonts w:hint="eastAsia"/>
        </w:rPr>
        <w:t>青少年生殖健康与社交媒体健康传播相关理论</w:t>
      </w:r>
      <w:bookmarkEnd w:id="882"/>
    </w:p>
    <w:p w14:paraId="5AA6E92B" w14:textId="610BC9F7" w:rsidR="00F54B80" w:rsidRDefault="009F6A5B">
      <w:pPr>
        <w:pStyle w:val="3"/>
        <w:spacing w:before="163" w:after="163"/>
        <w:rPr>
          <w:rFonts w:hint="eastAsia"/>
        </w:rPr>
      </w:pPr>
      <w:bookmarkStart w:id="883" w:name="_Toc228219285"/>
      <w:r>
        <w:rPr>
          <w:rFonts w:hint="eastAsia"/>
        </w:rPr>
        <w:t>青少年生殖健康的内涵与主要议题</w:t>
      </w:r>
      <w:bookmarkEnd w:id="883"/>
    </w:p>
    <w:p w14:paraId="504BF99A" w14:textId="134A3654"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）等权威机构的定义，它涵盖了与身体、心理、情感和社会福祉相关的全方位议题，旨在赋能青少年做出负责任的健康决策</w:t>
      </w:r>
      <w:r w:rsidR="00586332">
        <w:fldChar w:fldCharType="begin"/>
      </w:r>
      <w:r w:rsidR="001704E8">
        <w:instrText xml:space="preserve"> ADDIN ZOTERO_ITEM CSL_CITATION {"citationID":"5KTAOeoU","properties":{"unsorted":false,"formattedCitation":"\\super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669E23D6"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1704E8">
        <w:instrText xml:space="preserve"> ADDIN ZOTERO_ITEM CSL_CITATION {"citationID":"cIaJRuhJ","properties":{"unsorted":false,"formattedCitation":"\\super [2,25]\\nosupersub{}","plainCitation":"[2,25]","noteIndex":0},"citationItems":[{"id":794,"uris":["http://zotero.org/users/15209510/items/EMZADGEH"],"itemData":{"id":794,"type":"webpage","abstract":"WHO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090445AB" w:rsidR="00F54B80" w:rsidRDefault="00000000"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1704E8">
        <w:instrText xml:space="preserve"> ADDIN ZOTERO_ITEM CSL_CITATION {"citationID":"5Rw2UmVv","properties":{"unsorted":false,"formattedCitation":"\\super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6152EE39" w:rsidR="00F54B80" w:rsidRDefault="00000000">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1704E8">
        <w:instrText xml:space="preserve"> ADDIN ZOTERO_ITEM CSL_CITATION {"citationID":"42GQsV1K","properties":{"unsorted":false,"formattedCitation":"\\super [5,7]\\nosupersub{}","plainCitation":"[5,7]","noteIndex":0},"citationItems":[{"id":1018,"uris":["http://zotero.org/users/15209510/items/F3</w:instrText>
      </w:r>
      <w:r w:rsidR="001704E8">
        <w:rPr>
          <w:rFonts w:hint="eastAsia"/>
        </w:rPr>
        <w:instrText>GNTF8U"],"itemData":{"id":1018,"type":"article-journal","abstract":"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"}],"issued":{"date-parts":[["2025"]]}}},{"id":1021,"uris":["http://zotero.org/users/15209510/items/8</w:instrText>
      </w:r>
      <w:r w:rsidR="001704E8">
        <w:instrText xml:space="preserve">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000000">
      <w:pPr>
        <w:pStyle w:val="3"/>
        <w:spacing w:before="163" w:after="163"/>
        <w:rPr>
          <w:rFonts w:hint="eastAsia"/>
        </w:rPr>
      </w:pPr>
      <w:bookmarkStart w:id="884" w:name="_Toc228219286"/>
      <w:r>
        <w:rPr>
          <w:rFonts w:hint="eastAsia"/>
        </w:rPr>
        <w:t>社交媒体健康传播的特点</w:t>
      </w:r>
      <w:bookmarkEnd w:id="884"/>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4FF0637F" w:rsidR="00F54B80" w:rsidRDefault="00000000">
      <w:pPr>
        <w:pStyle w:val="altz"/>
        <w:ind w:firstLine="480"/>
      </w:pPr>
      <w:del w:id="885" w:author="Zixuan Zhou" w:date="2026-04-27T19:47:00Z" w16du:dateUtc="2026-04-27T11:47:00Z">
        <w:r w:rsidDel="00031F56">
          <w:rPr>
            <w:rFonts w:hint="eastAsia"/>
          </w:rPr>
          <w:delText>首先是匿名性与互动性。</w:delText>
        </w:r>
      </w:del>
      <w:r>
        <w:rPr>
          <w:rFonts w:hint="eastAsia"/>
        </w:rPr>
        <w:t>社交媒体为用户提供了匿名的身份保护，使得青少年在探讨生殖健康等敏感话题时感到更安全、更少羞耻感，从而更愿意提问和分享</w:t>
      </w:r>
      <w:r w:rsidR="00FB0242">
        <w:fldChar w:fldCharType="begin"/>
      </w:r>
      <w:r w:rsidR="001704E8">
        <w:instrText xml:space="preserve"> ADDIN ZOTERO_ITEM CSL_CITATION {"citationID":"9z9utCbp","properties":{"unsorted":false,"formattedCitation":"\\super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1704E8">
        <w:instrText xml:space="preserve"> ADDIN ZOTERO_ITEM CSL_CITATION {"citationID":"GLPssj6I","properties":{"unsorted":false,"formattedCitation":"\\super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3FD923D8" w:rsidR="00F54B80" w:rsidRDefault="00000000">
      <w:pPr>
        <w:pStyle w:val="altz"/>
        <w:ind w:firstLine="480"/>
      </w:pPr>
      <w:del w:id="886" w:author="Zixuan Zhou" w:date="2026-04-27T19:47:00Z" w16du:dateUtc="2026-04-27T11:47:00Z">
        <w:r w:rsidDel="00031F56">
          <w:rPr>
            <w:rFonts w:hint="eastAsia"/>
          </w:rPr>
          <w:delText>第二项特点是传播的即时性与基于算法的推荐。用</w:delText>
        </w:r>
      </w:del>
      <w:r>
        <w:rPr>
          <w:rFonts w:hint="eastAsia"/>
        </w:rPr>
        <w:t>户可以随时随地获取信息，满足了即时的知识需求。而平台的内容推荐算法一方面</w:t>
      </w:r>
      <w:r>
        <w:rPr>
          <w:rFonts w:hint="eastAsia"/>
        </w:rPr>
        <w:lastRenderedPageBreak/>
        <w:t>能将相关内容推送给感兴趣的用户，扩大信息覆盖面；另一方面也可能形成“信息茧房”，或优先推送更具吸引力而非更具科学性的内容。</w:t>
      </w:r>
    </w:p>
    <w:p w14:paraId="46C2E18A" w14:textId="7DFFB82C"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1704E8">
        <w:instrText xml:space="preserve"> ADDIN ZOTERO_ITEM CSL_CITATION {"citationID":"PdEISHMn","properties":{"unsorted":false,"formattedCitation":"\\super [16]\\nosupersub{}","plainCitation":"[16]","noteIndex":0},"citationItems":[{"id":817,"uris":["http://zotero.org/users/15209510/items/CHYMGQSI"],"itemData":{"id":817,"type":"article-journal","abstract":"Background: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1704E8">
        <w:instrText xml:space="preserve"> ADDIN ZOTERO_ITEM CSL_CITATION {"citationID":"hYiUDC6S","properties":{"unsorted":false,"formattedCitation":"\\super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1704E8">
        <w:instrText xml:space="preserve"> ADDIN ZOTERO_ITEM CSL_CITATION {"citationID":"pEak2HRF","properties":{"unsorted":false,"formattedCitation":"\\super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887" w:name="_Toc228219287"/>
      <w:r>
        <w:rPr>
          <w:rFonts w:hint="eastAsia"/>
        </w:rPr>
        <w:t>用户生成内容在健康研究中的价值</w:t>
      </w:r>
      <w:bookmarkEnd w:id="887"/>
    </w:p>
    <w:p w14:paraId="3CE34924" w14:textId="6D0074D5" w:rsidR="00F54B80" w:rsidRDefault="00000000">
      <w:pPr>
        <w:pStyle w:val="altz"/>
        <w:ind w:firstLine="480"/>
      </w:pPr>
      <w:r>
        <w:rPr>
          <w:rFonts w:hint="eastAsia"/>
        </w:rPr>
        <w:t>用户生成内容，特别是评论、弹幕和回复，为健康研究提供了宝贵的、源于真实世界的洞察</w:t>
      </w:r>
      <w:ins w:id="888" w:author="Zixuan Zhou" w:date="2026-04-27T19:48:00Z" w16du:dateUtc="2026-04-27T11:48:00Z">
        <w:r w:rsidR="00031F56">
          <w:rPr>
            <w:rFonts w:hint="eastAsia"/>
          </w:rPr>
          <w:t>窗口</w:t>
        </w:r>
      </w:ins>
      <w:r>
        <w:rPr>
          <w:rFonts w:hint="eastAsia"/>
        </w:rPr>
        <w:t>。</w:t>
      </w:r>
    </w:p>
    <w:p w14:paraId="37190EA8" w14:textId="49161554" w:rsidR="00F54B80" w:rsidDel="00352265" w:rsidRDefault="004A43BB" w:rsidP="004A43BB">
      <w:pPr>
        <w:pStyle w:val="altz"/>
        <w:ind w:firstLine="480"/>
        <w:rPr>
          <w:del w:id="889" w:author="Zixuan Zhou" w:date="2026-04-27T02:27:00Z" w16du:dateUtc="2026-04-26T18:27:00Z"/>
        </w:rPr>
      </w:pPr>
      <w:r>
        <w:rPr>
          <w:rFonts w:hint="eastAsia"/>
        </w:rPr>
        <w:t>这些内容是是用户未经引导的自发表达，能够真实地反映出他们在现实生活中遇到的困惑、知识盲区和信息需求，尤其是那些在传统问卷调查中因社会期许效应而难以捕捉的敏感问题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1704E8">
        <w:instrText xml:space="preserve"> ADDIN ZOTERO_ITEM CSL_CITATION {"citationID":"cO52fFP8","properties":{"unsorted":false,"formattedCitation":"\\super [12,35]\\nosupersub{}","plainCitation":"[12,35]","noteIndex":0},"citationItems":[{"id":1019,"uris":["http://zotero.org/users/15209510/items/VHUQZI9U"],"itemData":{"id":1019,"type":"article-journal","abstract":"Internet-based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w:t>
      </w:r>
    </w:p>
    <w:p w14:paraId="575421D0" w14:textId="3AED0673" w:rsidR="00F54B80" w:rsidDel="00031F56" w:rsidRDefault="00000000">
      <w:pPr>
        <w:pStyle w:val="altz"/>
        <w:ind w:firstLine="480"/>
        <w:rPr>
          <w:del w:id="890" w:author="Zixuan Zhou" w:date="2026-04-27T19:48:00Z" w16du:dateUtc="2026-04-27T11:48:00Z"/>
        </w:rPr>
      </w:pP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1704E8">
        <w:instrText xml:space="preserve"> ADDIN ZOTERO_ITEM CSL_CITATION {"citationID":"EVi56LGp","properties":{"unsorted":false,"formattedCitation":"\\super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1D1E1A73" w14:textId="4F77F207" w:rsidR="00F54B80" w:rsidRDefault="004A43BB">
      <w:pPr>
        <w:pStyle w:val="altz"/>
        <w:ind w:firstLine="480"/>
      </w:pPr>
      <w:del w:id="891" w:author="Zixuan Zhou" w:date="2026-04-27T19:48:00Z" w16du:dateUtc="2026-04-27T11:48:00Z">
        <w:r w:rsidDel="00031F56">
          <w:rPr>
            <w:rFonts w:hint="eastAsia"/>
          </w:rPr>
          <w:delText>用户生成内容也记录了青少年之间的同伴互动过程，如相互安慰、经验分享、观点辩论等。这不仅有助于去污名化相关讨论</w:delText>
        </w:r>
        <w:r w:rsidR="0062707B" w:rsidDel="00031F56">
          <w:fldChar w:fldCharType="begin"/>
        </w:r>
        <w:r w:rsidR="00740296" w:rsidDel="00031F56">
          <w:delInstrText xml:space="preserve"> ADDIN ZOTERO_ITEM CSL_CITATION {"citationID":"hL1ke61K","properties":{"unsorted":false,"formattedCitation":"\\super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delInstrText>
        </w:r>
        <w:r w:rsidR="0062707B" w:rsidDel="00031F56">
          <w:fldChar w:fldCharType="separate"/>
        </w:r>
        <w:r w:rsidR="00740296" w:rsidRPr="00740296" w:rsidDel="00031F56">
          <w:rPr>
            <w:rFonts w:cs="Times New Roman"/>
            <w:kern w:val="0"/>
            <w:vertAlign w:val="superscript"/>
          </w:rPr>
          <w:delText>[31]</w:delText>
        </w:r>
        <w:r w:rsidR="0062707B" w:rsidDel="00031F56">
          <w:fldChar w:fldCharType="end"/>
        </w:r>
        <w:r w:rsidDel="00031F56">
          <w:rPr>
            <w:rFonts w:hint="eastAsia"/>
          </w:rPr>
          <w:delText>，也为研究同伴影响在健康信息传播中的作用提供了数据基础。</w:delText>
        </w:r>
      </w:del>
    </w:p>
    <w:p w14:paraId="57E626ED" w14:textId="21166D39" w:rsidR="00F54B80" w:rsidRDefault="00000000" w:rsidP="00654A62">
      <w:pPr>
        <w:pStyle w:val="2"/>
        <w:spacing w:before="163" w:after="163"/>
        <w:rPr>
          <w:rFonts w:hint="eastAsia"/>
        </w:rPr>
      </w:pPr>
      <w:bookmarkStart w:id="892" w:name="_Toc228219288"/>
      <w:r>
        <w:rPr>
          <w:rFonts w:hint="eastAsia"/>
        </w:rPr>
        <w:t>大语言模型相关技术</w:t>
      </w:r>
      <w:bookmarkEnd w:id="892"/>
    </w:p>
    <w:p w14:paraId="4DEF866B" w14:textId="30CDD05D" w:rsidR="00F54B80" w:rsidRDefault="00000000">
      <w:pPr>
        <w:pStyle w:val="altz"/>
        <w:ind w:firstLine="480"/>
      </w:pPr>
      <w:r>
        <w:t>大语言模型是本研究实现从</w:t>
      </w:r>
      <w:r w:rsidR="0080413B">
        <w:rPr>
          <w:rFonts w:hint="eastAsia"/>
        </w:rPr>
        <w:t>“</w:t>
      </w:r>
      <w:r>
        <w:t>问题</w:t>
      </w:r>
      <w:r w:rsidR="0080413B">
        <w:rPr>
          <w:rFonts w:hint="eastAsia"/>
        </w:rPr>
        <w:t>”</w:t>
      </w:r>
      <w:r>
        <w:t>到</w:t>
      </w:r>
      <w:r w:rsidR="0080413B">
        <w:rPr>
          <w:rFonts w:hint="eastAsia"/>
        </w:rPr>
        <w:t>“</w:t>
      </w:r>
      <w:r>
        <w:t>知识</w:t>
      </w:r>
      <w:r w:rsidR="0080413B">
        <w:rPr>
          <w:rFonts w:hint="eastAsia"/>
        </w:rPr>
        <w:t>”</w:t>
      </w:r>
      <w:r>
        <w:t>转化的核心技术。</w:t>
      </w:r>
    </w:p>
    <w:p w14:paraId="5328AA21" w14:textId="7A81AB98" w:rsidR="00F54B80" w:rsidRDefault="00000000" w:rsidP="00654A62">
      <w:pPr>
        <w:pStyle w:val="3"/>
        <w:spacing w:before="163" w:after="163"/>
        <w:rPr>
          <w:rFonts w:hint="eastAsia"/>
        </w:rPr>
      </w:pPr>
      <w:bookmarkStart w:id="893" w:name="_Toc228219289"/>
      <w:r>
        <w:rPr>
          <w:rFonts w:hint="eastAsia"/>
        </w:rPr>
        <w:t>大语言模型基本原理与特点</w:t>
      </w:r>
      <w:bookmarkEnd w:id="893"/>
    </w:p>
    <w:p w14:paraId="5A139FCF" w14:textId="10133033"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000000" w:rsidP="00654A62">
      <w:pPr>
        <w:pStyle w:val="3"/>
        <w:spacing w:before="163" w:after="163"/>
        <w:rPr>
          <w:rFonts w:hint="eastAsia"/>
        </w:rPr>
      </w:pPr>
      <w:bookmarkStart w:id="894" w:name="_Toc228219290"/>
      <w:r>
        <w:rPr>
          <w:rFonts w:hint="eastAsia"/>
        </w:rPr>
        <w:t>大语言模型在医疗健康问答中的应用</w:t>
      </w:r>
      <w:bookmarkEnd w:id="894"/>
    </w:p>
    <w:p w14:paraId="4CA3D167" w14:textId="6963EE0C" w:rsidR="00F54B80" w:rsidRDefault="00000000">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不仅能高分通过美国执业医师资格考试（</w:t>
      </w:r>
      <w:r>
        <w:rPr>
          <w:rFonts w:hint="eastAsia"/>
        </w:rPr>
        <w:t>USMLE</w:t>
      </w:r>
      <w:r>
        <w:rPr>
          <w:rFonts w:hint="eastAsia"/>
        </w:rPr>
        <w:t>）</w:t>
      </w:r>
      <w:r w:rsidR="0062707B">
        <w:fldChar w:fldCharType="begin"/>
      </w:r>
      <w:r w:rsidR="001704E8">
        <w:instrText xml:space="preserve"> ADDIN ZOTERO_ITEM CSL_CITATION {"citationID":"DEqeYm3m","properties":{"unsorted":false,"formattedCitation":"\\super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1704E8">
        <w:instrText xml:space="preserve"> ADDIN ZOTERO_ITEM CSL_CITATION {"citationID":"4oiEU16f","properties":{"unsorted":false,"formattedCitation":"\\super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Med-PaLM 2</w:t>
      </w:r>
      <w:r>
        <w:rPr>
          <w:rFonts w:hint="eastAsia"/>
        </w:rPr>
        <w:t>，其回答的准确性和临床相关性已接近专家水平</w:t>
      </w:r>
      <w:r w:rsidR="0062707B">
        <w:fldChar w:fldCharType="begin"/>
      </w:r>
      <w:r w:rsidR="001704E8">
        <w:instrText xml:space="preserve"> ADDIN ZOTERO_ITEM CSL_CITATION {"citationID":"w3XRYXYi","properties":{"unsorted":false,"formattedCitation":"\\super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1704E8">
        <w:instrText xml:space="preserve"> ADDIN ZOTERO_ITEM CSL_CITATION {"citationID":"ucFd20F9","properties":{"unsorted":false,"formattedCitation":"\\super [21,34]\\nosupersub{}","plainCitation":"[21,34]","noteIndex":0},"citationItems":[{"id":999,"uris":["http://zotero.org/users/15209510/items/P6WQ7P2M"],"itemData":{"id":999,"type":"article-journal","abstract":"This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000000">
      <w:pPr>
        <w:pStyle w:val="3"/>
        <w:spacing w:before="163" w:after="163"/>
        <w:rPr>
          <w:rFonts w:hint="eastAsia"/>
        </w:rPr>
      </w:pPr>
      <w:bookmarkStart w:id="895" w:name="_Toc228219291"/>
      <w:r>
        <w:rPr>
          <w:rFonts w:hint="eastAsia"/>
        </w:rPr>
        <w:lastRenderedPageBreak/>
        <w:t>问题</w:t>
      </w:r>
      <w:r w:rsidR="00D77215">
        <w:rPr>
          <w:rFonts w:hint="eastAsia"/>
        </w:rPr>
        <w:t>规范化</w:t>
      </w:r>
      <w:r>
        <w:rPr>
          <w:rFonts w:hint="eastAsia"/>
        </w:rPr>
        <w:t>改写、答案生成与指令跟随能力</w:t>
      </w:r>
      <w:bookmarkEnd w:id="895"/>
    </w:p>
    <w:p w14:paraId="5D904704" w14:textId="3BE110FE" w:rsidR="00F54B80" w:rsidRDefault="00F35D23">
      <w:pPr>
        <w:pStyle w:val="altz"/>
        <w:ind w:firstLine="480"/>
      </w:pPr>
      <w:r>
        <w:rPr>
          <w:rFonts w:hint="eastAsia"/>
        </w:rPr>
        <w:t>大语言模型强大的指令跟随能力是本研究得以实现的关键。通过设计精确的提示词，可以引导</w:t>
      </w:r>
      <w:r w:rsidR="004A43BB">
        <w:rPr>
          <w:rFonts w:hint="eastAsia"/>
        </w:rPr>
        <w:t>大语言模型</w:t>
      </w:r>
      <w:r>
        <w:rPr>
          <w:rFonts w:hint="eastAsia"/>
        </w:rPr>
        <w:t>完成特定任务：</w:t>
      </w:r>
    </w:p>
    <w:p w14:paraId="65CD463B" w14:textId="652DA965" w:rsidR="00F54B80" w:rsidRDefault="00000000"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000000"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生成一个科学、准确、易于理解且富有同理心的答案。</w:t>
      </w:r>
    </w:p>
    <w:p w14:paraId="24C34705" w14:textId="76D08E63" w:rsidR="00F54B80" w:rsidRDefault="00000000" w:rsidP="008946ED">
      <w:pPr>
        <w:pStyle w:val="3"/>
        <w:spacing w:before="163" w:after="163"/>
        <w:rPr>
          <w:rFonts w:hint="eastAsia"/>
        </w:rPr>
      </w:pPr>
      <w:bookmarkStart w:id="896" w:name="_Toc168604733"/>
      <w:bookmarkStart w:id="897" w:name="_Toc228219292"/>
      <w:r>
        <w:rPr>
          <w:rFonts w:hint="eastAsia"/>
        </w:rPr>
        <w:t>模型微调</w:t>
      </w:r>
      <w:r w:rsidRPr="008946ED">
        <w:rPr>
          <w:rFonts w:ascii="黑体" w:hAnsi="黑体" w:hint="eastAsia"/>
        </w:rPr>
        <w:t>-</w:t>
      </w:r>
      <w:r w:rsidRPr="008946ED">
        <w:rPr>
          <w:rFonts w:ascii="Times New Roman" w:hAnsi="Times New Roman" w:cs="Times New Roman"/>
        </w:rPr>
        <w:t>LLaMA Factory</w:t>
      </w:r>
      <w:bookmarkEnd w:id="896"/>
      <w:bookmarkEnd w:id="897"/>
    </w:p>
    <w:p w14:paraId="7288499B" w14:textId="4A9513E7" w:rsidR="00F54B80" w:rsidRDefault="00000000">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将用于有监督微调大语言模型，以适应青少年生殖健康问答的需求，提高模型在问答任务上各项指标的表现力。</w:t>
      </w:r>
    </w:p>
    <w:p w14:paraId="33703036" w14:textId="0788A824" w:rsidR="00F54B80" w:rsidDel="00350883" w:rsidRDefault="00000000" w:rsidP="00654A62">
      <w:pPr>
        <w:pStyle w:val="2"/>
        <w:spacing w:before="163" w:after="163"/>
        <w:rPr>
          <w:del w:id="898" w:author="Zixuan Zhou" w:date="2026-04-27T02:11:00Z" w16du:dateUtc="2026-04-26T18:11:00Z"/>
          <w:rFonts w:hint="eastAsia"/>
        </w:rPr>
      </w:pPr>
      <w:del w:id="899" w:author="Zixuan Zhou" w:date="2026-04-27T02:11:00Z" w16du:dateUtc="2026-04-26T18:11:00Z">
        <w:r w:rsidDel="00350883">
          <w:rPr>
            <w:rFonts w:hint="eastAsia"/>
          </w:rPr>
          <w:delText>模型评估方法</w:delText>
        </w:r>
        <w:bookmarkStart w:id="900" w:name="_Toc228153999"/>
        <w:bookmarkStart w:id="901" w:name="_Toc228219293"/>
        <w:bookmarkEnd w:id="900"/>
        <w:bookmarkEnd w:id="901"/>
      </w:del>
    </w:p>
    <w:p w14:paraId="0ECDE804" w14:textId="6EF2F53A" w:rsidR="00F54B80" w:rsidDel="00350883" w:rsidRDefault="00000000">
      <w:pPr>
        <w:pStyle w:val="altz"/>
        <w:ind w:firstLine="480"/>
        <w:rPr>
          <w:del w:id="902" w:author="Zixuan Zhou" w:date="2026-04-27T02:11:00Z" w16du:dateUtc="2026-04-26T18:11:00Z"/>
        </w:rPr>
      </w:pPr>
      <w:del w:id="903" w:author="Zixuan Zhou" w:date="2026-04-27T02:11:00Z" w16du:dateUtc="2026-04-26T18:11:00Z">
        <w:r w:rsidDel="00350883">
          <w:rPr>
            <w:rFonts w:hint="eastAsia"/>
          </w:rPr>
          <w:delText>科学、全面地评估模型性能是本研究不可或缺的一环，本研究将采用人工评估</w:delText>
        </w:r>
        <w:r w:rsidR="00B4723F" w:rsidDel="00350883">
          <w:rPr>
            <w:rFonts w:hint="eastAsia"/>
          </w:rPr>
          <w:delText>与自动化评估</w:delText>
        </w:r>
        <w:r w:rsidDel="00350883">
          <w:rPr>
            <w:rFonts w:hint="eastAsia"/>
          </w:rPr>
          <w:delText>相结合的综合评价体系。</w:delText>
        </w:r>
        <w:bookmarkStart w:id="904" w:name="_Toc228154000"/>
        <w:bookmarkStart w:id="905" w:name="_Toc228219294"/>
        <w:bookmarkEnd w:id="904"/>
        <w:bookmarkEnd w:id="905"/>
      </w:del>
    </w:p>
    <w:p w14:paraId="3A37C5C5" w14:textId="54C9D086" w:rsidR="00F54B80" w:rsidDel="00350883" w:rsidRDefault="00000000" w:rsidP="00654A62">
      <w:pPr>
        <w:pStyle w:val="3"/>
        <w:spacing w:before="163" w:after="163"/>
        <w:rPr>
          <w:del w:id="906" w:author="Zixuan Zhou" w:date="2026-04-27T02:11:00Z" w16du:dateUtc="2026-04-26T18:11:00Z"/>
          <w:rFonts w:hint="eastAsia"/>
        </w:rPr>
      </w:pPr>
      <w:del w:id="907" w:author="Zixuan Zhou" w:date="2026-04-27T02:11:00Z" w16du:dateUtc="2026-04-26T18:11:00Z">
        <w:r w:rsidDel="00350883">
          <w:rPr>
            <w:rFonts w:hint="eastAsia"/>
          </w:rPr>
          <w:delText>人工评估维度</w:delText>
        </w:r>
        <w:bookmarkStart w:id="908" w:name="_Toc228154001"/>
        <w:bookmarkStart w:id="909" w:name="_Toc228219295"/>
        <w:bookmarkEnd w:id="908"/>
        <w:bookmarkEnd w:id="909"/>
      </w:del>
    </w:p>
    <w:p w14:paraId="08AAF8F3" w14:textId="35168064" w:rsidR="00F54B80" w:rsidDel="00350883" w:rsidRDefault="00000000">
      <w:pPr>
        <w:pStyle w:val="altz"/>
        <w:ind w:firstLine="480"/>
        <w:rPr>
          <w:del w:id="910" w:author="Zixuan Zhou" w:date="2026-04-27T02:11:00Z" w16du:dateUtc="2026-04-26T18:11:00Z"/>
          <w:moveFrom w:id="911" w:author="Zixuan Zhou" w:date="2026-04-27T02:09:00Z" w16du:dateUtc="2026-04-26T18:09:00Z"/>
        </w:rPr>
      </w:pPr>
      <w:moveFromRangeStart w:id="912" w:author="Zixuan Zhou" w:date="2026-04-27T02:09:00Z" w:name="move228148166"/>
      <w:moveFrom w:id="913" w:author="Zixuan Zhou" w:date="2026-04-27T02:09:00Z" w16du:dateUtc="2026-04-26T18:09:00Z">
        <w:del w:id="914" w:author="Zixuan Zhou" w:date="2026-04-27T02:11:00Z" w16du:dateUtc="2026-04-26T18:11:00Z">
          <w:r w:rsidDel="00350883">
            <w:rPr>
              <w:rFonts w:hint="eastAsia"/>
            </w:rPr>
            <w:delText>由于自动化指标无法完全捕捉医学回答的严谨性和实用性，人工评估仍然是黄金标准。参考相关研究</w:delText>
          </w:r>
          <w:r w:rsidR="00486D9D" w:rsidDel="00350883">
            <w:fldChar w:fldCharType="begin"/>
          </w:r>
          <w:r w:rsidR="00740296" w:rsidDel="00350883">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R="00486D9D" w:rsidDel="00350883">
            <w:fldChar w:fldCharType="separate"/>
          </w:r>
          <w:r w:rsidR="00740296" w:rsidRPr="00740296" w:rsidDel="00350883">
            <w:rPr>
              <w:rFonts w:cs="Times New Roman"/>
              <w:kern w:val="0"/>
              <w:vertAlign w:val="superscript"/>
            </w:rPr>
            <w:delText>[28]</w:delText>
          </w:r>
          <w:r w:rsidR="00486D9D" w:rsidDel="00350883">
            <w:fldChar w:fldCharType="end"/>
          </w:r>
          <w:r w:rsidDel="00350883">
            <w:rPr>
              <w:rFonts w:hint="eastAsia"/>
            </w:rPr>
            <w:delText>，本研究将从以下六个维度对模型生成的答案进行人工评分：</w:delText>
          </w:r>
          <w:bookmarkStart w:id="915" w:name="_Toc228154002"/>
          <w:bookmarkStart w:id="916" w:name="_Toc228219296"/>
          <w:bookmarkEnd w:id="915"/>
          <w:bookmarkEnd w:id="916"/>
        </w:del>
      </w:moveFrom>
    </w:p>
    <w:p w14:paraId="221D48B6" w14:textId="61A2BB58" w:rsidR="00F54B80" w:rsidDel="00350883" w:rsidRDefault="00000000">
      <w:pPr>
        <w:pStyle w:val="altz"/>
        <w:numPr>
          <w:ilvl w:val="0"/>
          <w:numId w:val="11"/>
        </w:numPr>
        <w:ind w:firstLineChars="0"/>
        <w:rPr>
          <w:del w:id="917" w:author="Zixuan Zhou" w:date="2026-04-27T02:11:00Z" w16du:dateUtc="2026-04-26T18:11:00Z"/>
          <w:moveFrom w:id="918" w:author="Zixuan Zhou" w:date="2026-04-27T02:09:00Z" w16du:dateUtc="2026-04-26T18:09:00Z"/>
        </w:rPr>
      </w:pPr>
      <w:moveFrom w:id="919" w:author="Zixuan Zhou" w:date="2026-04-27T02:09:00Z" w16du:dateUtc="2026-04-26T18:09:00Z">
        <w:del w:id="920" w:author="Zixuan Zhou" w:date="2026-04-27T02:11:00Z" w16du:dateUtc="2026-04-26T18:11:00Z">
          <w:r w:rsidDel="00350883">
            <w:rPr>
              <w:rFonts w:hint="eastAsia"/>
            </w:rPr>
            <w:delText>指导性：答案是否提供了清晰、可操作的建议或下一步行动指南。</w:delText>
          </w:r>
          <w:bookmarkStart w:id="921" w:name="_Toc228154003"/>
          <w:bookmarkStart w:id="922" w:name="_Toc228219297"/>
          <w:bookmarkEnd w:id="921"/>
          <w:bookmarkEnd w:id="922"/>
        </w:del>
      </w:moveFrom>
    </w:p>
    <w:p w14:paraId="587B3E11" w14:textId="230FEBC5" w:rsidR="00F54B80" w:rsidDel="00350883" w:rsidRDefault="00000000">
      <w:pPr>
        <w:pStyle w:val="altz"/>
        <w:numPr>
          <w:ilvl w:val="0"/>
          <w:numId w:val="11"/>
        </w:numPr>
        <w:ind w:firstLineChars="0"/>
        <w:rPr>
          <w:del w:id="923" w:author="Zixuan Zhou" w:date="2026-04-27T02:11:00Z" w16du:dateUtc="2026-04-26T18:11:00Z"/>
          <w:moveFrom w:id="924" w:author="Zixuan Zhou" w:date="2026-04-27T02:09:00Z" w16du:dateUtc="2026-04-26T18:09:00Z"/>
        </w:rPr>
      </w:pPr>
      <w:moveFrom w:id="925" w:author="Zixuan Zhou" w:date="2026-04-27T02:09:00Z" w16du:dateUtc="2026-04-26T18:09:00Z">
        <w:del w:id="926" w:author="Zixuan Zhou" w:date="2026-04-27T02:11:00Z" w16du:dateUtc="2026-04-26T18:11:00Z">
          <w:r w:rsidDel="00350883">
            <w:rPr>
              <w:rFonts w:hint="eastAsia"/>
            </w:rPr>
            <w:delText>准确性：答案所包含的医学信息是否科学、准确，无事实性错误。</w:delText>
          </w:r>
          <w:bookmarkStart w:id="927" w:name="_Toc228154004"/>
          <w:bookmarkStart w:id="928" w:name="_Toc228219298"/>
          <w:bookmarkEnd w:id="927"/>
          <w:bookmarkEnd w:id="928"/>
        </w:del>
      </w:moveFrom>
    </w:p>
    <w:p w14:paraId="0B08E4C0" w14:textId="5D355482" w:rsidR="00F54B80" w:rsidDel="00350883" w:rsidRDefault="00000000">
      <w:pPr>
        <w:pStyle w:val="altz"/>
        <w:numPr>
          <w:ilvl w:val="0"/>
          <w:numId w:val="11"/>
        </w:numPr>
        <w:ind w:firstLineChars="0"/>
        <w:rPr>
          <w:del w:id="929" w:author="Zixuan Zhou" w:date="2026-04-27T02:11:00Z" w16du:dateUtc="2026-04-26T18:11:00Z"/>
          <w:moveFrom w:id="930" w:author="Zixuan Zhou" w:date="2026-04-27T02:09:00Z" w16du:dateUtc="2026-04-26T18:09:00Z"/>
        </w:rPr>
      </w:pPr>
      <w:moveFrom w:id="931" w:author="Zixuan Zhou" w:date="2026-04-27T02:09:00Z" w16du:dateUtc="2026-04-26T18:09:00Z">
        <w:del w:id="932" w:author="Zixuan Zhou" w:date="2026-04-27T02:11:00Z" w16du:dateUtc="2026-04-26T18:11:00Z">
          <w:r w:rsidDel="00350883">
            <w:rPr>
              <w:rFonts w:hint="eastAsia"/>
            </w:rPr>
            <w:delText>完整性：答案是否全面地回应了用户提问的所有方面，无重要信息遗漏。</w:delText>
          </w:r>
          <w:bookmarkStart w:id="933" w:name="_Toc228154005"/>
          <w:bookmarkStart w:id="934" w:name="_Toc228219299"/>
          <w:bookmarkEnd w:id="933"/>
          <w:bookmarkEnd w:id="934"/>
        </w:del>
      </w:moveFrom>
    </w:p>
    <w:p w14:paraId="6F3C53AB" w14:textId="7EC79664" w:rsidR="00F54B80" w:rsidDel="00350883" w:rsidRDefault="00000000">
      <w:pPr>
        <w:pStyle w:val="altz"/>
        <w:numPr>
          <w:ilvl w:val="0"/>
          <w:numId w:val="11"/>
        </w:numPr>
        <w:ind w:firstLineChars="0"/>
        <w:rPr>
          <w:del w:id="935" w:author="Zixuan Zhou" w:date="2026-04-27T02:11:00Z" w16du:dateUtc="2026-04-26T18:11:00Z"/>
          <w:moveFrom w:id="936" w:author="Zixuan Zhou" w:date="2026-04-27T02:09:00Z" w16du:dateUtc="2026-04-26T18:09:00Z"/>
        </w:rPr>
      </w:pPr>
      <w:moveFrom w:id="937" w:author="Zixuan Zhou" w:date="2026-04-27T02:09:00Z" w16du:dateUtc="2026-04-26T18:09:00Z">
        <w:del w:id="938" w:author="Zixuan Zhou" w:date="2026-04-27T02:11:00Z" w16du:dateUtc="2026-04-26T18:11:00Z">
          <w:r w:rsidDel="00350883">
            <w:rPr>
              <w:rFonts w:hint="eastAsia"/>
            </w:rPr>
            <w:delText>安全性：答案是否不包含任何可能导致伤害的建议，并对潜在风险进行了充分提示。</w:delText>
          </w:r>
          <w:bookmarkStart w:id="939" w:name="_Toc228154006"/>
          <w:bookmarkStart w:id="940" w:name="_Toc228219300"/>
          <w:bookmarkEnd w:id="939"/>
          <w:bookmarkEnd w:id="940"/>
        </w:del>
      </w:moveFrom>
    </w:p>
    <w:p w14:paraId="7862B09E" w14:textId="6C31AD9D" w:rsidR="00F54B80" w:rsidDel="00350883" w:rsidRDefault="00000000">
      <w:pPr>
        <w:pStyle w:val="altz"/>
        <w:numPr>
          <w:ilvl w:val="0"/>
          <w:numId w:val="11"/>
        </w:numPr>
        <w:ind w:firstLineChars="0"/>
        <w:rPr>
          <w:del w:id="941" w:author="Zixuan Zhou" w:date="2026-04-27T02:11:00Z" w16du:dateUtc="2026-04-26T18:11:00Z"/>
          <w:moveFrom w:id="942" w:author="Zixuan Zhou" w:date="2026-04-27T02:09:00Z" w16du:dateUtc="2026-04-26T18:09:00Z"/>
        </w:rPr>
      </w:pPr>
      <w:moveFrom w:id="943" w:author="Zixuan Zhou" w:date="2026-04-27T02:09:00Z" w16du:dateUtc="2026-04-26T18:09:00Z">
        <w:del w:id="944" w:author="Zixuan Zhou" w:date="2026-04-27T02:11:00Z" w16du:dateUtc="2026-04-26T18:11:00Z">
          <w:r w:rsidDel="00350883">
            <w:rPr>
              <w:rFonts w:hint="eastAsia"/>
            </w:rPr>
            <w:delText>易于理解：答案是否使用通俗易懂的语言，避免了不必要的专业术语，适合青少年阅读。</w:delText>
          </w:r>
          <w:bookmarkStart w:id="945" w:name="_Toc228154007"/>
          <w:bookmarkStart w:id="946" w:name="_Toc228219301"/>
          <w:bookmarkEnd w:id="945"/>
          <w:bookmarkEnd w:id="946"/>
        </w:del>
      </w:moveFrom>
    </w:p>
    <w:p w14:paraId="7D1E9402" w14:textId="2C8AB836" w:rsidR="00F54B80" w:rsidDel="00350883" w:rsidRDefault="00000000">
      <w:pPr>
        <w:pStyle w:val="altz"/>
        <w:numPr>
          <w:ilvl w:val="0"/>
          <w:numId w:val="11"/>
        </w:numPr>
        <w:ind w:firstLineChars="0"/>
        <w:rPr>
          <w:del w:id="947" w:author="Zixuan Zhou" w:date="2026-04-27T02:11:00Z" w16du:dateUtc="2026-04-26T18:11:00Z"/>
        </w:rPr>
      </w:pPr>
      <w:moveFrom w:id="948" w:author="Zixuan Zhou" w:date="2026-04-27T02:09:00Z" w16du:dateUtc="2026-04-26T18:09:00Z">
        <w:del w:id="949" w:author="Zixuan Zhou" w:date="2026-04-27T02:11:00Z" w16du:dateUtc="2026-04-26T18:11:00Z">
          <w:r w:rsidDel="00350883">
            <w:rPr>
              <w:rFonts w:hint="eastAsia"/>
            </w:rPr>
            <w:delText>仅提供必要信息：答案是否仅提供了必要信息，避免了无关内容的冗余，做到了言简意赅</w:delText>
          </w:r>
        </w:del>
      </w:moveFrom>
      <w:moveFromRangeEnd w:id="912"/>
      <w:del w:id="950" w:author="Zixuan Zhou" w:date="2026-04-27T02:11:00Z" w16du:dateUtc="2026-04-26T18:11:00Z">
        <w:r w:rsidDel="00350883">
          <w:rPr>
            <w:rFonts w:hint="eastAsia"/>
          </w:rPr>
          <w:delText>。</w:delText>
        </w:r>
        <w:bookmarkStart w:id="951" w:name="_Toc228154008"/>
        <w:bookmarkStart w:id="952" w:name="_Toc228219302"/>
        <w:bookmarkEnd w:id="951"/>
        <w:bookmarkEnd w:id="952"/>
      </w:del>
    </w:p>
    <w:p w14:paraId="26512857" w14:textId="1FF0A35F" w:rsidR="00F54B80" w:rsidDel="00350883" w:rsidRDefault="00000000">
      <w:pPr>
        <w:pStyle w:val="3"/>
        <w:spacing w:before="163" w:after="163"/>
        <w:rPr>
          <w:del w:id="953" w:author="Zixuan Zhou" w:date="2026-04-27T02:15:00Z" w16du:dateUtc="2026-04-26T18:15:00Z"/>
          <w:rFonts w:hint="eastAsia"/>
        </w:rPr>
      </w:pPr>
      <w:del w:id="954" w:author="Zixuan Zhou" w:date="2026-04-27T02:15:00Z" w16du:dateUtc="2026-04-26T18:15:00Z">
        <w:r w:rsidDel="00350883">
          <w:rPr>
            <w:rFonts w:hint="eastAsia"/>
          </w:rPr>
          <w:delText>自动化评估</w:delText>
        </w:r>
        <w:r w:rsidR="00B4723F" w:rsidDel="00350883">
          <w:rPr>
            <w:rFonts w:hint="eastAsia"/>
          </w:rPr>
          <w:delText>方法</w:delText>
        </w:r>
        <w:bookmarkStart w:id="955" w:name="_Toc228154009"/>
        <w:bookmarkStart w:id="956" w:name="_Toc228219303"/>
        <w:bookmarkEnd w:id="955"/>
        <w:bookmarkEnd w:id="956"/>
      </w:del>
    </w:p>
    <w:p w14:paraId="12854DA0" w14:textId="69922181" w:rsidR="00F54B80" w:rsidDel="00350883" w:rsidRDefault="00000000">
      <w:pPr>
        <w:pStyle w:val="altz"/>
        <w:ind w:firstLine="480"/>
        <w:rPr>
          <w:del w:id="957" w:author="Zixuan Zhou" w:date="2026-04-27T02:12:00Z" w16du:dateUtc="2026-04-26T18:12:00Z"/>
        </w:rPr>
      </w:pPr>
      <w:del w:id="958" w:author="Zixuan Zhou" w:date="2026-04-27T02:12:00Z" w16du:dateUtc="2026-04-26T18:12:00Z">
        <w:r w:rsidDel="00350883">
          <w:rPr>
            <w:rFonts w:hint="eastAsia"/>
          </w:rPr>
          <w:delText>自动化评估主要用于快速、规模化地衡量模型生成文本的质量。</w:delText>
        </w:r>
        <w:bookmarkStart w:id="959" w:name="_Toc228154010"/>
        <w:bookmarkStart w:id="960" w:name="_Toc228219304"/>
        <w:bookmarkEnd w:id="959"/>
        <w:bookmarkEnd w:id="960"/>
      </w:del>
    </w:p>
    <w:p w14:paraId="47F5E211" w14:textId="0EF87825" w:rsidR="00EA3833" w:rsidDel="00350883" w:rsidRDefault="00EA3833">
      <w:pPr>
        <w:pStyle w:val="altz"/>
        <w:ind w:firstLine="480"/>
        <w:rPr>
          <w:del w:id="961" w:author="Zixuan Zhou" w:date="2026-04-27T02:12:00Z" w16du:dateUtc="2026-04-26T18:12:00Z"/>
        </w:rPr>
      </w:pPr>
      <w:del w:id="962" w:author="Zixuan Zhou" w:date="2026-04-27T02:12:00Z" w16du:dateUtc="2026-04-26T18:12:00Z">
        <w:r w:rsidRPr="00EA3833" w:rsidDel="00350883">
          <w:rPr>
            <w:rFonts w:hint="eastAsia"/>
          </w:rPr>
          <w:delText>在文本生成领域，</w:delText>
        </w:r>
        <w:r w:rsidRPr="00EA3833" w:rsidDel="00350883">
          <w:rPr>
            <w:rFonts w:hint="eastAsia"/>
          </w:rPr>
          <w:delText>ROUGE</w:delText>
        </w:r>
        <w:r w:rsidRPr="00EA3833" w:rsidDel="00350883">
          <w:rPr>
            <w:rFonts w:hint="eastAsia"/>
          </w:rPr>
          <w:delText>（</w:delText>
        </w:r>
        <w:r w:rsidRPr="00EA3833" w:rsidDel="00350883">
          <w:rPr>
            <w:rFonts w:hint="eastAsia"/>
          </w:rPr>
          <w:delText>Recall-Oriented Understudy for Gisting Evaluation</w:delText>
        </w:r>
        <w:r w:rsidRPr="00EA3833" w:rsidDel="00350883">
          <w:rPr>
            <w:rFonts w:hint="eastAsia"/>
          </w:rPr>
          <w:delText>）系列指标通过计算生成文本与参考文本之间的</w:delText>
        </w:r>
        <w:r w:rsidRPr="00EA3833" w:rsidDel="00350883">
          <w:rPr>
            <w:rFonts w:hint="eastAsia"/>
          </w:rPr>
          <w:delText>n-gram</w:delText>
        </w:r>
        <w:r w:rsidRPr="00EA3833" w:rsidDel="00350883">
          <w:rPr>
            <w:rFonts w:hint="eastAsia"/>
          </w:rPr>
          <w:delText>重叠度（如</w:delText>
        </w:r>
        <w:r w:rsidRPr="00EA3833" w:rsidDel="00350883">
          <w:rPr>
            <w:rFonts w:hint="eastAsia"/>
          </w:rPr>
          <w:delText>ROUGE-1</w:delText>
        </w:r>
        <w:r w:rsidRPr="00EA3833" w:rsidDel="00350883">
          <w:rPr>
            <w:rFonts w:hint="eastAsia"/>
          </w:rPr>
          <w:delText>、</w:delText>
        </w:r>
        <w:r w:rsidRPr="00EA3833" w:rsidDel="00350883">
          <w:rPr>
            <w:rFonts w:hint="eastAsia"/>
          </w:rPr>
          <w:delText>ROUGE-2</w:delText>
        </w:r>
        <w:r w:rsidRPr="00EA3833" w:rsidDel="00350883">
          <w:rPr>
            <w:rFonts w:hint="eastAsia"/>
          </w:rPr>
          <w:delText>）及最长公共子序列（</w:delText>
        </w:r>
        <w:r w:rsidRPr="00EA3833" w:rsidDel="00350883">
          <w:rPr>
            <w:rFonts w:hint="eastAsia"/>
          </w:rPr>
          <w:delText>ROUGE-L</w:delText>
        </w:r>
        <w:r w:rsidRPr="00EA3833" w:rsidDel="00350883">
          <w:rPr>
            <w:rFonts w:hint="eastAsia"/>
          </w:rPr>
          <w:delText>），从词汇层面量化两者在内容表述上的一致性，是衡量文本表面相似度的常用自动化方法。</w:delText>
        </w:r>
        <w:bookmarkStart w:id="963" w:name="_Toc228154011"/>
        <w:bookmarkStart w:id="964" w:name="_Toc228219305"/>
        <w:bookmarkEnd w:id="963"/>
        <w:bookmarkEnd w:id="964"/>
      </w:del>
    </w:p>
    <w:p w14:paraId="350AB420" w14:textId="2B2D116D" w:rsidR="00F54B80" w:rsidDel="00350883" w:rsidRDefault="00000000">
      <w:pPr>
        <w:pStyle w:val="altz"/>
        <w:ind w:firstLine="480"/>
        <w:rPr>
          <w:del w:id="965" w:author="Zixuan Zhou" w:date="2026-04-27T02:18:00Z" w16du:dateUtc="2026-04-26T18:18:00Z"/>
        </w:rPr>
      </w:pPr>
      <w:del w:id="966" w:author="Zixuan Zhou" w:date="2026-04-27T02:15:00Z" w16du:dateUtc="2026-04-26T18:15:00Z">
        <w:r w:rsidDel="00350883">
          <w:rPr>
            <w:rFonts w:hint="eastAsia"/>
          </w:rPr>
          <w:delText>近年来，利用更强大的</w:delText>
        </w:r>
        <w:r w:rsidR="004A43BB" w:rsidDel="00350883">
          <w:rPr>
            <w:rFonts w:hint="eastAsia"/>
          </w:rPr>
          <w:delText>大语言模型</w:delText>
        </w:r>
        <w:r w:rsidDel="00350883">
          <w:rPr>
            <w:rFonts w:hint="eastAsia"/>
          </w:rPr>
          <w:delText>（如</w:delText>
        </w:r>
        <w:r w:rsidDel="00350883">
          <w:rPr>
            <w:rFonts w:hint="eastAsia"/>
          </w:rPr>
          <w:delText>GPT-4</w:delText>
        </w:r>
        <w:r w:rsidDel="00350883">
          <w:rPr>
            <w:rFonts w:hint="eastAsia"/>
          </w:rPr>
          <w:delText>）作为“裁判”来对模型输出进行打分成为一种新兴趋势。为验证</w:delText>
        </w:r>
        <w:r w:rsidDel="00350883">
          <w:rPr>
            <w:rFonts w:hint="eastAsia"/>
          </w:rPr>
          <w:delText>AI</w:delText>
        </w:r>
        <w:r w:rsidDel="00350883">
          <w:rPr>
            <w:rFonts w:hint="eastAsia"/>
          </w:rPr>
          <w:delText>裁判的可靠性，本研究将首先抽取部分样本，让人类专家与</w:delText>
        </w:r>
        <w:r w:rsidDel="00350883">
          <w:rPr>
            <w:rFonts w:hint="eastAsia"/>
          </w:rPr>
          <w:delText>AI</w:delText>
        </w:r>
        <w:r w:rsidDel="00350883">
          <w:rPr>
            <w:rFonts w:hint="eastAsia"/>
          </w:rPr>
          <w:delText>裁判同时评分</w:delText>
        </w:r>
        <w:commentRangeStart w:id="967"/>
        <w:r w:rsidDel="00350883">
          <w:rPr>
            <w:rFonts w:hint="eastAsia"/>
          </w:rPr>
          <w:delText>，然后计算两者评分的</w:delText>
        </w:r>
        <w:r w:rsidDel="00350883">
          <w:rPr>
            <w:rFonts w:hint="eastAsia"/>
          </w:rPr>
          <w:delText>Kappa</w:delText>
        </w:r>
        <w:r w:rsidDel="00350883">
          <w:rPr>
            <w:rFonts w:hint="eastAsia"/>
          </w:rPr>
          <w:delText>一致性系数</w:delText>
        </w:r>
        <w:r w:rsidR="0089310B" w:rsidDel="00350883">
          <w:fldChar w:fldCharType="begin"/>
        </w:r>
        <w:r w:rsidR="00FD4E6A" w:rsidDel="00350883">
          <w:delInstrText xml:space="preserve"> ADDIN ZOTERO_ITEM CSL_CITATION {"citationID":"LYWv0eTN","properties":{"unsorted":false,"formattedCitation":"\\super [36,37]\\nosupersub{}","plainCitation":"[36,37]","noteIndex":0},"citationItems":[{"id":1061,"uris":["http://zotero.org/users/15209510/items/4AVTFCSB"],"itemData":{"id":1061,"type":"article-journal","abstract":"Background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schema":"https://github.com/citation-style-language/schema/raw/master/csl-citation.json"} </w:delInstrText>
        </w:r>
        <w:r w:rsidR="0089310B" w:rsidDel="00350883">
          <w:fldChar w:fldCharType="separate"/>
        </w:r>
        <w:r w:rsidR="00740296" w:rsidRPr="00740296" w:rsidDel="00350883">
          <w:rPr>
            <w:rFonts w:cs="Times New Roman"/>
            <w:kern w:val="0"/>
            <w:vertAlign w:val="superscript"/>
          </w:rPr>
          <w:delText>[36,37]</w:delText>
        </w:r>
        <w:r w:rsidR="0089310B" w:rsidDel="00350883">
          <w:fldChar w:fldCharType="end"/>
        </w:r>
        <w:r w:rsidDel="00350883">
          <w:rPr>
            <w:rFonts w:hint="eastAsia"/>
          </w:rPr>
          <w:delText>。</w:delText>
        </w:r>
        <w:commentRangeEnd w:id="967"/>
        <w:r w:rsidR="00192633" w:rsidDel="00350883">
          <w:rPr>
            <w:rStyle w:val="afc"/>
            <w:rFonts w:hint="eastAsia"/>
            <w:sz w:val="28"/>
            <w:szCs w:val="40"/>
          </w:rPr>
          <w:commentReference w:id="967"/>
        </w:r>
        <w:r w:rsidDel="00350883">
          <w:rPr>
            <w:rFonts w:hint="eastAsia"/>
          </w:rPr>
          <w:delText>若一致性达到较高水平，则可证明</w:delText>
        </w:r>
        <w:r w:rsidDel="00350883">
          <w:rPr>
            <w:rFonts w:hint="eastAsia"/>
          </w:rPr>
          <w:delText>AI</w:delText>
        </w:r>
        <w:r w:rsidDel="00350883">
          <w:rPr>
            <w:rFonts w:hint="eastAsia"/>
          </w:rPr>
          <w:delText>评分在本任务下能有效替代部分人工评估工作，从而实现对大规模测试集的高效评估</w:delText>
        </w:r>
      </w:del>
      <w:del w:id="968" w:author="Zixuan Zhou" w:date="2026-04-27T02:18:00Z" w16du:dateUtc="2026-04-26T18:18:00Z">
        <w:r w:rsidDel="00350883">
          <w:rPr>
            <w:rFonts w:hint="eastAsia"/>
          </w:rPr>
          <w:delText>。</w:delText>
        </w:r>
        <w:bookmarkStart w:id="969" w:name="_Toc228154012"/>
        <w:bookmarkStart w:id="970" w:name="_Toc228219306"/>
        <w:bookmarkEnd w:id="969"/>
        <w:bookmarkEnd w:id="970"/>
      </w:del>
    </w:p>
    <w:p w14:paraId="71F6577D" w14:textId="77777777" w:rsidR="00F54B80" w:rsidRDefault="00000000" w:rsidP="00350883">
      <w:pPr>
        <w:pStyle w:val="2"/>
        <w:spacing w:before="163" w:after="163"/>
        <w:rPr>
          <w:rFonts w:hint="eastAsia"/>
        </w:rPr>
      </w:pPr>
      <w:bookmarkStart w:id="971" w:name="_Toc228219307"/>
      <w:commentRangeStart w:id="972"/>
      <w:r>
        <w:rPr>
          <w:rFonts w:hint="eastAsia"/>
        </w:rPr>
        <w:t>本章小结</w:t>
      </w:r>
      <w:bookmarkEnd w:id="971"/>
    </w:p>
    <w:p w14:paraId="12874861" w14:textId="6DCD928B" w:rsidR="00F54B80" w:rsidRDefault="00000000">
      <w:pPr>
        <w:pStyle w:val="altz"/>
        <w:ind w:firstLine="480"/>
      </w:pPr>
      <w:r>
        <w:t>本章系统梳理了支撑本研究的理论基础与关键技术。</w:t>
      </w:r>
      <w:del w:id="973" w:author="Zixuan Zhou" w:date="2026-04-27T01:59:00Z" w16du:dateUtc="2026-04-26T17:59:00Z">
        <w:r w:rsidDel="00A0672A">
          <w:delText>首先，</w:delText>
        </w:r>
      </w:del>
      <w:r>
        <w:t>从青少年生殖健康与社交媒体传播理论出发，明确了研究的现实背景与核心矛盾</w:t>
      </w:r>
      <w:r>
        <w:t>——</w:t>
      </w:r>
      <w:r>
        <w:t>即青少年旺盛而隐秘的信息需求与社交媒体上良莠不齐的内容生态之间的冲突，并论证了从</w:t>
      </w:r>
      <w:r w:rsidR="004A43BB">
        <w:t>用户生成内容</w:t>
      </w:r>
      <w:r>
        <w:t>中挖掘真实需求的价值。</w:t>
      </w:r>
      <w:del w:id="974" w:author="Zixuan Zhou" w:date="2026-04-27T01:59:00Z" w16du:dateUtc="2026-04-26T17:59:00Z">
        <w:r w:rsidDel="00A0672A">
          <w:delText>其次，</w:delText>
        </w:r>
      </w:del>
      <w:del w:id="975" w:author="Zixuan Zhou" w:date="2026-04-27T19:52:00Z" w16du:dateUtc="2026-04-27T11:52:00Z">
        <w:r w:rsidDel="00031F56">
          <w:delText>详细</w:delText>
        </w:r>
      </w:del>
      <w:r>
        <w:t>介绍了从海量中文评论中提取、识别和分类问题的文本处理技术</w:t>
      </w:r>
      <w:del w:id="976" w:author="Zixuan Zhou" w:date="2026-04-27T19:52:00Z" w16du:dateUtc="2026-04-27T11:52:00Z">
        <w:r w:rsidDel="00031F56">
          <w:delText>，为数据的前期处理提供了方法论支持</w:delText>
        </w:r>
      </w:del>
      <w:r>
        <w:t>。</w:t>
      </w:r>
      <w:del w:id="977" w:author="Zixuan Zhou" w:date="2026-04-27T01:59:00Z" w16du:dateUtc="2026-04-26T17:59:00Z">
        <w:r w:rsidDel="00A0672A">
          <w:delText>再次，</w:delText>
        </w:r>
      </w:del>
      <w:del w:id="978" w:author="Zixuan Zhou" w:date="2026-04-27T19:52:00Z" w16du:dateUtc="2026-04-27T11:52:00Z">
        <w:r w:rsidDel="00031F56">
          <w:delText>深入</w:delText>
        </w:r>
      </w:del>
      <w:r>
        <w:t>探讨了大语言模型的基本原理及其在医疗问答领域的应用现状、能力与挑战，并阐明了如何通过指令微调等技术将其改造为适用于本研究特定任务的工具。</w:t>
      </w:r>
      <w:del w:id="979" w:author="Zixuan Zhou" w:date="2026-04-27T01:59:00Z" w16du:dateUtc="2026-04-26T17:59:00Z">
        <w:r w:rsidDel="00A0672A">
          <w:delText>最后，构建了一个结合自动化指标与多维度人工评估的综合评价框架，为科学衡量研究成果提供了标准</w:delText>
        </w:r>
        <w:r w:rsidDel="00A0672A">
          <w:rPr>
            <w:rFonts w:hint="eastAsia"/>
          </w:rPr>
          <w:delText>。</w:delText>
        </w:r>
      </w:del>
    </w:p>
    <w:commentRangeEnd w:id="972"/>
    <w:p w14:paraId="30849A5B" w14:textId="77777777" w:rsidR="00F54B80" w:rsidRDefault="00192633">
      <w:pPr>
        <w:pStyle w:val="altz"/>
        <w:ind w:firstLine="480"/>
        <w:sectPr w:rsidR="00F54B80">
          <w:headerReference w:type="default" r:id="rId31"/>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972"/>
      </w:r>
    </w:p>
    <w:p w14:paraId="6AF06F5A" w14:textId="0FC8AE5A" w:rsidR="00F54B80" w:rsidRDefault="00000000" w:rsidP="00023A9E">
      <w:pPr>
        <w:pStyle w:val="1"/>
        <w:spacing w:before="326" w:after="326"/>
        <w:rPr>
          <w:rFonts w:hint="eastAsia"/>
        </w:rPr>
      </w:pPr>
      <w:bookmarkStart w:id="980" w:name="_Toc228219308"/>
      <w:r>
        <w:rPr>
          <w:rFonts w:hint="eastAsia"/>
        </w:rPr>
        <w:lastRenderedPageBreak/>
        <w:t>数据来源与</w:t>
      </w:r>
      <w:r w:rsidR="00393831">
        <w:rPr>
          <w:rFonts w:hint="eastAsia"/>
        </w:rPr>
        <w:t>处理</w:t>
      </w:r>
      <w:bookmarkEnd w:id="980"/>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981" w:name="_Toc228219309"/>
      <w:r>
        <w:rPr>
          <w:rFonts w:hint="eastAsia"/>
        </w:rPr>
        <w:t>数据来源与样本筛选</w:t>
      </w:r>
      <w:bookmarkEnd w:id="981"/>
    </w:p>
    <w:p w14:paraId="6218E4D7" w14:textId="77777777" w:rsidR="00F54B80" w:rsidRDefault="00000000">
      <w:pPr>
        <w:pStyle w:val="3"/>
        <w:spacing w:before="163" w:after="163"/>
        <w:rPr>
          <w:rFonts w:hint="eastAsia"/>
        </w:rPr>
      </w:pPr>
      <w:bookmarkStart w:id="982" w:name="_Toc228219310"/>
      <w:r>
        <w:rPr>
          <w:rFonts w:hint="eastAsia"/>
        </w:rPr>
        <w:t>数据平台与时间范围</w:t>
      </w:r>
      <w:bookmarkEnd w:id="982"/>
    </w:p>
    <w:p w14:paraId="700FEF3C" w14:textId="5124344F" w:rsidR="00F54B80" w:rsidRDefault="00000000">
      <w:pPr>
        <w:pStyle w:val="altz"/>
        <w:ind w:firstLine="480"/>
      </w:pPr>
      <w:r>
        <w:rPr>
          <w:rFonts w:hint="eastAsia"/>
        </w:rPr>
        <w:t>本研究的数据来源平台为</w:t>
      </w:r>
      <w:r>
        <w:rPr>
          <w:rFonts w:hint="eastAsia"/>
        </w:rPr>
        <w:t>Bilibili</w:t>
      </w:r>
      <w:del w:id="983" w:author="Zixuan Zhou" w:date="2026-04-27T19:52:00Z" w16du:dateUtc="2026-04-27T11:52:00Z">
        <w:r w:rsidDel="00031F56">
          <w:rPr>
            <w:rFonts w:hint="eastAsia"/>
          </w:rPr>
          <w:delText>（哔哩哔哩，简称</w:delText>
        </w:r>
        <w:r w:rsidDel="00031F56">
          <w:rPr>
            <w:rFonts w:hint="eastAsia"/>
          </w:rPr>
          <w:delText>B</w:delText>
        </w:r>
        <w:r w:rsidDel="00031F56">
          <w:rPr>
            <w:rFonts w:hint="eastAsia"/>
          </w:rPr>
          <w:delText>站）</w:delText>
        </w:r>
      </w:del>
      <w:r>
        <w:rPr>
          <w:rFonts w:hint="eastAsia"/>
        </w:rPr>
        <w:t>。</w:t>
      </w:r>
      <w:r>
        <w:rPr>
          <w:rFonts w:hint="eastAsia"/>
        </w:rPr>
        <w:t>Bilibili</w:t>
      </w:r>
      <w:r>
        <w:rPr>
          <w:rFonts w:hint="eastAsia"/>
        </w:rPr>
        <w:t>是中国最受“</w:t>
      </w:r>
      <w:r>
        <w:rPr>
          <w:rFonts w:hint="eastAsia"/>
        </w:rPr>
        <w:t>Z</w:t>
      </w:r>
      <w:r>
        <w:rPr>
          <w:rFonts w:hint="eastAsia"/>
        </w:rPr>
        <w:t>世代”</w:t>
      </w:r>
      <w:del w:id="984" w:author="Zixuan Zhou" w:date="2026-04-27T19:53:00Z" w16du:dateUtc="2026-04-27T11:53:00Z">
        <w:r w:rsidDel="00031F56">
          <w:rPr>
            <w:rFonts w:hint="eastAsia"/>
          </w:rPr>
          <w:delText>（通常指</w:delText>
        </w:r>
        <w:r w:rsidDel="00031F56">
          <w:rPr>
            <w:rFonts w:hint="eastAsia"/>
          </w:rPr>
          <w:delText>1995-2009</w:delText>
        </w:r>
        <w:r w:rsidDel="00031F56">
          <w:rPr>
            <w:rFonts w:hint="eastAsia"/>
          </w:rPr>
          <w:delText>年出生的人群）</w:delText>
        </w:r>
      </w:del>
      <w:r>
        <w:rPr>
          <w:rFonts w:hint="eastAsia"/>
        </w:rPr>
        <w:t>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ins w:id="985" w:author="Zixuan Zhou" w:date="2026-04-27T19:52:00Z" w16du:dateUtc="2026-04-27T11:52:00Z">
        <w:r w:rsidR="00031F56">
          <w:rPr>
            <w:rFonts w:hint="eastAsia"/>
          </w:rPr>
          <w:t>，</w:t>
        </w:r>
      </w:ins>
      <w:del w:id="986" w:author="Zixuan Zhou" w:date="2026-04-27T19:52:00Z" w16du:dateUtc="2026-04-27T11:52:00Z">
        <w:r w:rsidDel="00031F56">
          <w:rPr>
            <w:rFonts w:hint="eastAsia"/>
          </w:rPr>
          <w:delText>（</w:delText>
        </w:r>
      </w:del>
      <w:r>
        <w:rPr>
          <w:rFonts w:hint="eastAsia"/>
        </w:rPr>
        <w:t>如弹幕、评论区讨论</w:t>
      </w:r>
      <w:ins w:id="987" w:author="Zixuan Zhou" w:date="2026-04-27T19:52:00Z" w16du:dateUtc="2026-04-27T11:52:00Z">
        <w:r w:rsidR="00031F56">
          <w:rPr>
            <w:rFonts w:hint="eastAsia"/>
          </w:rPr>
          <w:t>，</w:t>
        </w:r>
      </w:ins>
      <w:del w:id="988" w:author="Zixuan Zhou" w:date="2026-04-27T19:52:00Z" w16du:dateUtc="2026-04-27T11:52:00Z">
        <w:r w:rsidDel="00031F56">
          <w:rPr>
            <w:rFonts w:hint="eastAsia"/>
          </w:rPr>
          <w:delText>）</w:delText>
        </w:r>
      </w:del>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989" w:name="_Toc228219311"/>
      <w:r>
        <w:rPr>
          <w:rFonts w:hint="eastAsia"/>
        </w:rPr>
        <w:t>视频筛选标准</w:t>
      </w:r>
      <w:bookmarkEnd w:id="989"/>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4D61EF87" w:rsidR="00F54B80" w:rsidRDefault="00000000">
      <w:pPr>
        <w:pStyle w:val="altz"/>
        <w:numPr>
          <w:ilvl w:val="0"/>
          <w:numId w:val="13"/>
        </w:numPr>
        <w:ind w:firstLineChars="0"/>
      </w:pPr>
      <w:r>
        <w:rPr>
          <w:rFonts w:hint="eastAsia"/>
        </w:rPr>
        <w:t>播放量阈值：视频的累计播放量必须不低于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412EF12C" w:rsidR="00F54B80" w:rsidRDefault="00000000">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000000">
      <w:pPr>
        <w:pStyle w:val="3"/>
        <w:spacing w:before="163" w:after="163"/>
        <w:rPr>
          <w:rFonts w:hint="eastAsia"/>
        </w:rPr>
      </w:pPr>
      <w:bookmarkStart w:id="990" w:name="_Toc228219312"/>
      <w:r>
        <w:rPr>
          <w:rFonts w:hint="eastAsia"/>
        </w:rPr>
        <w:t>关键词体系设计</w:t>
      </w:r>
      <w:bookmarkEnd w:id="990"/>
    </w:p>
    <w:p w14:paraId="2AB58BA5" w14:textId="6C0784A3" w:rsidR="00F54B80" w:rsidRDefault="00000000">
      <w:pPr>
        <w:pStyle w:val="altz"/>
        <w:ind w:firstLine="480"/>
      </w:pPr>
      <w:commentRangeStart w:id="991"/>
      <w:r>
        <w:rPr>
          <w:rFonts w:hint="eastAsia"/>
        </w:rPr>
        <w:t>为最大限度地召回相关视频，本研究构建了一个覆盖面广、层次分明的关键词体系：</w:t>
      </w:r>
      <w:commentRangeEnd w:id="991"/>
      <w:r w:rsidR="00192633">
        <w:rPr>
          <w:rStyle w:val="afc"/>
          <w:sz w:val="24"/>
          <w:szCs w:val="22"/>
        </w:rPr>
        <w:commentReference w:id="991"/>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30959B5D"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ins w:id="992" w:author="Zixuan Zhou" w:date="2026-04-27T19:55:00Z" w16du:dateUtc="2026-04-27T11:55:00Z">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ins>
      <w:ins w:id="993" w:author="Zixuan Zhou" w:date="2026-04-27T19:55:00Z" w16du:dateUtc="2026-04-27T11:55:00Z">
        <w:r w:rsidR="00031F56" w:rsidRPr="00031F56">
          <w:fldChar w:fldCharType="separate"/>
        </w:r>
        <w:r w:rsidR="00031F56" w:rsidRPr="00031F56">
          <w:t>表</w:t>
        </w:r>
        <w:r w:rsidR="00031F56" w:rsidRPr="00031F56">
          <w:t xml:space="preserve"> </w:t>
        </w:r>
        <w:r w:rsidR="00031F56" w:rsidRPr="00031F56">
          <w:rPr>
            <w:rPrChange w:id="994" w:author="Zixuan Zhou" w:date="2026-04-27T19:55:00Z" w16du:dateUtc="2026-04-27T11:55:00Z">
              <w:rPr>
                <w:noProof/>
              </w:rPr>
            </w:rPrChange>
          </w:rPr>
          <w:t>3</w:t>
        </w:r>
        <w:r w:rsidR="00031F56" w:rsidRPr="00031F56">
          <w:noBreakHyphen/>
        </w:r>
        <w:r w:rsidR="00031F56" w:rsidRPr="00031F56">
          <w:rPr>
            <w:rPrChange w:id="995" w:author="Zixuan Zhou" w:date="2026-04-27T19:55:00Z" w16du:dateUtc="2026-04-27T11:55:00Z">
              <w:rPr>
                <w:noProof/>
              </w:rPr>
            </w:rPrChange>
          </w:rPr>
          <w:t>1</w:t>
        </w:r>
        <w:r w:rsidR="00031F56" w:rsidRPr="00031F56">
          <w:fldChar w:fldCharType="end"/>
        </w:r>
      </w:ins>
      <w:del w:id="996" w:author="Zixuan Zhou" w:date="2026-04-27T19:55:00Z" w16du:dateUtc="2026-04-27T11:55:00Z">
        <w:r w:rsidRPr="000E415D" w:rsidDel="00031F56">
          <w:fldChar w:fldCharType="begin"/>
        </w:r>
        <w:r w:rsidRPr="000E415D" w:rsidDel="00031F56">
          <w:delInstrText xml:space="preserve"> REF _Ref226048383 \h  \* MERGEFORMAT </w:delInstrText>
        </w:r>
        <w:r w:rsidRPr="000E415D" w:rsidDel="00031F56">
          <w:fldChar w:fldCharType="separate"/>
        </w:r>
        <w:r w:rsidRPr="000E415D" w:rsidDel="00031F56">
          <w:delText>表</w:delText>
        </w:r>
        <w:r w:rsidRPr="000E415D" w:rsidDel="00031F56">
          <w:delText xml:space="preserve"> 3</w:delText>
        </w:r>
        <w:r w:rsidRPr="000E415D" w:rsidDel="00031F56">
          <w:noBreakHyphen/>
          <w:delText>1</w:delText>
        </w:r>
        <w:r w:rsidRPr="000E415D" w:rsidDel="00031F56">
          <w:fldChar w:fldCharType="end"/>
        </w:r>
      </w:del>
      <w:r>
        <w:rPr>
          <w:rFonts w:ascii="宋体" w:hAnsi="宋体" w:hint="eastAsia"/>
          <w:sz w:val="28"/>
          <w:szCs w:val="24"/>
        </w:rPr>
        <w:t>）</w:t>
      </w:r>
      <w:r>
        <w:rPr>
          <w:rFonts w:hint="eastAsia"/>
        </w:rPr>
        <w:t>，该词表兼顾了专业性与网络性，有效提升了数据采集的全面性与精准度。</w:t>
      </w:r>
    </w:p>
    <w:p w14:paraId="6380A3CE" w14:textId="0D108C7E" w:rsidR="00492FE9" w:rsidRPr="00A072DF" w:rsidRDefault="00492FE9" w:rsidP="00A072DF">
      <w:pPr>
        <w:pStyle w:val="aff6"/>
        <w:spacing w:before="326" w:after="163"/>
      </w:pPr>
      <w:bookmarkStart w:id="997" w:name="_Ref228212143"/>
      <w:bookmarkStart w:id="998" w:name="_Toc228022949"/>
      <w:r w:rsidRPr="00A072DF">
        <w:t>表</w:t>
      </w:r>
      <w:r w:rsidRPr="00A072DF">
        <w:t xml:space="preserve"> </w:t>
      </w:r>
      <w:fldSimple w:instr=" STYLEREF 1 \s ">
        <w:r w:rsidR="00031F56">
          <w:rPr>
            <w:noProof/>
          </w:rPr>
          <w:t>3</w:t>
        </w:r>
      </w:fldSimple>
      <w:r w:rsidRPr="00A072DF">
        <w:noBreakHyphen/>
      </w:r>
      <w:r w:rsidRPr="00A072DF">
        <w:fldChar w:fldCharType="begin"/>
      </w:r>
      <w:r w:rsidRPr="00A072DF">
        <w:instrText xml:space="preserve"> SEQ </w:instrText>
      </w:r>
      <w:r w:rsidRPr="00A072DF">
        <w:instrText>表</w:instrText>
      </w:r>
      <w:r w:rsidRPr="00A072DF">
        <w:instrText xml:space="preserve"> \* ARABIC \s 1 </w:instrText>
      </w:r>
      <w:r w:rsidRPr="00A072DF">
        <w:fldChar w:fldCharType="separate"/>
      </w:r>
      <w:r w:rsidR="00031F56">
        <w:rPr>
          <w:noProof/>
        </w:rPr>
        <w:t>1</w:t>
      </w:r>
      <w:r w:rsidRPr="00A072DF">
        <w:fldChar w:fldCharType="end"/>
      </w:r>
      <w:bookmarkEnd w:id="997"/>
      <w:r w:rsidRPr="00A072DF">
        <w:t xml:space="preserve"> </w:t>
      </w:r>
      <w:r w:rsidRPr="00A072DF">
        <w:t>关键词检索表</w:t>
      </w:r>
      <w:bookmarkEnd w:id="998"/>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999" w:name="_Toc228219313"/>
      <w:r>
        <w:rPr>
          <w:rFonts w:hint="eastAsia"/>
        </w:rPr>
        <w:lastRenderedPageBreak/>
        <w:t>数据采集与伦理合规</w:t>
      </w:r>
      <w:bookmarkEnd w:id="999"/>
    </w:p>
    <w:p w14:paraId="3B7F3C26" w14:textId="77777777" w:rsidR="00F54B80" w:rsidRDefault="00000000">
      <w:pPr>
        <w:pStyle w:val="3"/>
        <w:spacing w:before="163" w:after="163"/>
        <w:rPr>
          <w:rFonts w:hint="eastAsia"/>
        </w:rPr>
      </w:pPr>
      <w:bookmarkStart w:id="1000" w:name="_Toc228219314"/>
      <w:r>
        <w:rPr>
          <w:rFonts w:hint="eastAsia"/>
        </w:rPr>
        <w:t>数据采集内容</w:t>
      </w:r>
      <w:bookmarkEnd w:id="1000"/>
    </w:p>
    <w:p w14:paraId="1B334896" w14:textId="7AB91B88" w:rsidR="00F54B80" w:rsidRDefault="00000000">
      <w:pPr>
        <w:pStyle w:val="altz"/>
        <w:ind w:firstLine="480"/>
      </w:pPr>
      <w:r>
        <w:rPr>
          <w:rFonts w:hint="eastAsia"/>
        </w:rPr>
        <w:t>研究基于上述关键词体系，对</w:t>
      </w:r>
      <w:r>
        <w:rPr>
          <w:rFonts w:hint="eastAsia"/>
        </w:rPr>
        <w:t>Bilibili</w:t>
      </w:r>
      <w:r>
        <w:rPr>
          <w:rFonts w:hint="eastAsia"/>
        </w:rPr>
        <w:t>平台进行数据采集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498B545" w:rsidR="00F54B80" w:rsidRDefault="00000000">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216F1CD7" w:rsidR="00F54B80" w:rsidRDefault="0071121B">
      <w:pPr>
        <w:pStyle w:val="altz"/>
        <w:numPr>
          <w:ilvl w:val="0"/>
          <w:numId w:val="15"/>
        </w:numPr>
        <w:ind w:firstLineChars="0"/>
      </w:pPr>
      <w:r>
        <w:rPr>
          <w:noProof/>
        </w:rPr>
        <mc:AlternateContent>
          <mc:Choice Requires="wps">
            <w:drawing>
              <wp:anchor distT="0" distB="0" distL="114300" distR="114300" simplePos="0" relativeHeight="251687936" behindDoc="0" locked="0" layoutInCell="1" allowOverlap="1" wp14:anchorId="2661E7C2" wp14:editId="20390FB4">
                <wp:simplePos x="0" y="0"/>
                <wp:positionH relativeFrom="margin">
                  <wp:align>center</wp:align>
                </wp:positionH>
                <wp:positionV relativeFrom="paragraph">
                  <wp:posOffset>4629785</wp:posOffset>
                </wp:positionV>
                <wp:extent cx="4507865" cy="635"/>
                <wp:effectExtent l="0" t="0" r="6985"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22AB9BBD" w:rsidR="00E0091A" w:rsidRPr="00AA06AB" w:rsidRDefault="00E0091A" w:rsidP="00A072DF">
                            <w:pPr>
                              <w:pStyle w:val="aff8"/>
                              <w:spacing w:before="163" w:after="326"/>
                              <w:rPr>
                                <w:noProof/>
                                <w:sz w:val="24"/>
                                <w:szCs w:val="22"/>
                              </w:rPr>
                            </w:pPr>
                            <w:bookmarkStart w:id="1001" w:name="_Ref227954408"/>
                            <w:bookmarkStart w:id="1002" w:name="_Toc228023141"/>
                            <w:bookmarkStart w:id="1003"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1001"/>
                            <w:r>
                              <w:rPr>
                                <w:rFonts w:hint="eastAsia"/>
                              </w:rPr>
                              <w:t xml:space="preserve"> Bilibili</w:t>
                            </w:r>
                            <w:r>
                              <w:rPr>
                                <w:rFonts w:hint="eastAsia"/>
                              </w:rPr>
                              <w:t>数据采集流程图</w:t>
                            </w:r>
                            <w:bookmarkEnd w:id="1002"/>
                            <w:bookmarkEnd w:id="10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1E7C2" id="_x0000_s1028" type="#_x0000_t202" style="position:absolute;left:0;text-align:left;margin-left:0;margin-top:364.55pt;width:354.9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U4Gw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en2fjzzXz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" stroked="f">
                <v:textbox style="mso-fit-shape-to-text:t" inset="0,0,0,0">
                  <w:txbxContent>
                    <w:p w14:paraId="1115F2B8" w14:textId="22AB9BBD" w:rsidR="00E0091A" w:rsidRPr="00AA06AB" w:rsidRDefault="00E0091A" w:rsidP="00A072DF">
                      <w:pPr>
                        <w:pStyle w:val="aff8"/>
                        <w:spacing w:before="163" w:after="326"/>
                        <w:rPr>
                          <w:noProof/>
                          <w:sz w:val="24"/>
                          <w:szCs w:val="22"/>
                        </w:rPr>
                      </w:pPr>
                      <w:bookmarkStart w:id="922" w:name="_Ref227954408"/>
                      <w:bookmarkStart w:id="923" w:name="_Toc228023141"/>
                      <w:bookmarkStart w:id="924"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922"/>
                      <w:r>
                        <w:rPr>
                          <w:rFonts w:hint="eastAsia"/>
                        </w:rPr>
                        <w:t xml:space="preserve"> Bilibili</w:t>
                      </w:r>
                      <w:r>
                        <w:rPr>
                          <w:rFonts w:hint="eastAsia"/>
                        </w:rPr>
                        <w:t>数据采集流程图</w:t>
                      </w:r>
                      <w:bookmarkEnd w:id="923"/>
                      <w:bookmarkEnd w:id="924"/>
                    </w:p>
                  </w:txbxContent>
                </v:textbox>
                <w10:wrap type="topAndBottom" anchorx="margin"/>
              </v:shape>
            </w:pict>
          </mc:Fallback>
        </mc:AlternateContent>
      </w:r>
      <w:r w:rsidRPr="00D25335">
        <w:rPr>
          <w:noProof/>
        </w:rPr>
        <w:drawing>
          <wp:anchor distT="0" distB="0" distL="114300" distR="114300" simplePos="0" relativeHeight="251688960" behindDoc="0" locked="0" layoutInCell="1" allowOverlap="1" wp14:anchorId="13711339" wp14:editId="481C2C74">
            <wp:simplePos x="0" y="0"/>
            <wp:positionH relativeFrom="margin">
              <wp:posOffset>1059815</wp:posOffset>
            </wp:positionH>
            <wp:positionV relativeFrom="paragraph">
              <wp:posOffset>375920</wp:posOffset>
            </wp:positionV>
            <wp:extent cx="3679825" cy="4340860"/>
            <wp:effectExtent l="0" t="0" r="0" b="0"/>
            <wp:wrapTopAndBottom/>
            <wp:docPr id="214189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7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79825" cy="43408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2DEDE080"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E809A7B" w:rsidR="00F54B80" w:rsidRDefault="00000000">
      <w:pPr>
        <w:pStyle w:val="3"/>
        <w:spacing w:before="163" w:after="163"/>
        <w:rPr>
          <w:rFonts w:hint="eastAsia"/>
        </w:rPr>
      </w:pPr>
      <w:bookmarkStart w:id="1004" w:name="_Toc228219315"/>
      <w:r>
        <w:rPr>
          <w:rFonts w:hint="eastAsia"/>
        </w:rPr>
        <w:lastRenderedPageBreak/>
        <w:t>数据脱敏与匿名化处理</w:t>
      </w:r>
      <w:bookmarkEnd w:id="1004"/>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799AEE81" w:rsidR="00F54B80" w:rsidRDefault="00000000" w:rsidP="00527600">
      <w:pPr>
        <w:pStyle w:val="altz"/>
        <w:numPr>
          <w:ilvl w:val="0"/>
          <w:numId w:val="42"/>
        </w:numPr>
        <w:ind w:left="800" w:firstLineChars="0" w:hanging="318"/>
      </w:pPr>
      <w:r>
        <w:rPr>
          <w:rFonts w:hint="eastAsia"/>
        </w:rPr>
        <w:t>不采集任何可直接识别个人真实身份的信息</w:t>
      </w:r>
      <w:del w:id="1005" w:author="Zixuan Zhou" w:date="2026-04-27T19:54:00Z" w16du:dateUtc="2026-04-27T11:54:00Z">
        <w:r w:rsidDel="00031F56">
          <w:rPr>
            <w:rFonts w:hint="eastAsia"/>
          </w:rPr>
          <w:delText>（如手机号、邮箱等）</w:delText>
        </w:r>
      </w:del>
      <w:r>
        <w:rPr>
          <w:rFonts w:hint="eastAsia"/>
        </w:rPr>
        <w:t>。</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1006" w:name="_Toc228219316"/>
      <w:r>
        <w:rPr>
          <w:rFonts w:hint="eastAsia"/>
        </w:rPr>
        <w:t>研究伦理与平台合规说明</w:t>
      </w:r>
      <w:bookmarkEnd w:id="1006"/>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1007" w:name="_Toc228219317"/>
      <w:r>
        <w:rPr>
          <w:rFonts w:hint="eastAsia"/>
        </w:rPr>
        <w:t>数据预处理</w:t>
      </w:r>
      <w:bookmarkEnd w:id="1007"/>
    </w:p>
    <w:p w14:paraId="245EFD6D" w14:textId="1E8A4A31" w:rsidR="00F54B80" w:rsidRDefault="00000000">
      <w:pPr>
        <w:pStyle w:val="altz"/>
        <w:ind w:firstLine="480"/>
      </w:pPr>
      <w:commentRangeStart w:id="1008"/>
      <w:r>
        <w:rPr>
          <w:rFonts w:hint="eastAsia"/>
        </w:rPr>
        <w:t>原始的社交媒体文本数据通常包含大量噪声与不规范表达，为保证后续分析与建模的质量，必须进行系统的数据预处理。</w:t>
      </w:r>
      <w:commentRangeEnd w:id="1008"/>
      <w:r w:rsidR="00192633">
        <w:rPr>
          <w:rStyle w:val="afc"/>
          <w:sz w:val="24"/>
          <w:szCs w:val="22"/>
        </w:rPr>
        <w:commentReference w:id="1008"/>
      </w:r>
    </w:p>
    <w:p w14:paraId="37AB706E" w14:textId="77777777" w:rsidR="00F54B80" w:rsidRDefault="00000000">
      <w:pPr>
        <w:pStyle w:val="3"/>
        <w:spacing w:before="163" w:after="163"/>
        <w:rPr>
          <w:rFonts w:hint="eastAsia"/>
        </w:rPr>
      </w:pPr>
      <w:bookmarkStart w:id="1009" w:name="_Toc228219318"/>
      <w:r>
        <w:rPr>
          <w:rFonts w:hint="eastAsia"/>
        </w:rPr>
        <w:t>去重与无效数据清洗</w:t>
      </w:r>
      <w:bookmarkEnd w:id="1009"/>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1010" w:name="_Toc228219319"/>
      <w:r>
        <w:rPr>
          <w:rFonts w:hint="eastAsia"/>
        </w:rPr>
        <w:t>文本规范化处理</w:t>
      </w:r>
      <w:bookmarkEnd w:id="1010"/>
    </w:p>
    <w:p w14:paraId="6A613FB7" w14:textId="77777777" w:rsidR="00F54B80" w:rsidDel="00F71B7E" w:rsidRDefault="00000000">
      <w:pPr>
        <w:pStyle w:val="altz"/>
        <w:ind w:firstLine="480"/>
        <w:rPr>
          <w:del w:id="1011" w:author="Zixuan Zhou" w:date="2026-04-27T19:56:00Z" w16du:dateUtc="2026-04-27T11:56:00Z"/>
        </w:rPr>
      </w:pPr>
      <w:r>
        <w:rPr>
          <w:rFonts w:hint="eastAsia"/>
        </w:rPr>
        <w:t>此步骤旨在统一文本格式，降低复杂性。主要工作包括</w:t>
      </w:r>
      <w:del w:id="1012" w:author="Zixuan Zhou" w:date="2026-04-27T19:56:00Z" w16du:dateUtc="2026-04-27T11:56:00Z">
        <w:r w:rsidDel="00F71B7E">
          <w:rPr>
            <w:rFonts w:hint="eastAsia"/>
          </w:rPr>
          <w:delText>：</w:delText>
        </w:r>
      </w:del>
    </w:p>
    <w:p w14:paraId="4BC73DBA" w14:textId="2D8E58EF" w:rsidR="00F54B80" w:rsidDel="00F71B7E" w:rsidRDefault="00000000">
      <w:pPr>
        <w:pStyle w:val="altz"/>
        <w:ind w:firstLine="480"/>
        <w:rPr>
          <w:del w:id="1013" w:author="Zixuan Zhou" w:date="2026-04-27T19:56:00Z" w16du:dateUtc="2026-04-27T11:56:00Z"/>
        </w:rPr>
      </w:pPr>
      <w:del w:id="1014" w:author="Zixuan Zhou" w:date="2026-04-27T19:56:00Z" w16du:dateUtc="2026-04-27T11:56:00Z">
        <w:r w:rsidDel="00F71B7E">
          <w:rPr>
            <w:rFonts w:hint="eastAsia"/>
          </w:rPr>
          <w:delText>繁简体转换：</w:delText>
        </w:r>
      </w:del>
      <w:r>
        <w:rPr>
          <w:rFonts w:hint="eastAsia"/>
        </w:rPr>
        <w:t>将所有文本</w:t>
      </w:r>
      <w:del w:id="1015" w:author="Zixuan Zhou" w:date="2026-04-27T19:54:00Z" w16du:dateUtc="2026-04-27T11:54:00Z">
        <w:r w:rsidDel="00031F56">
          <w:rPr>
            <w:rFonts w:hint="eastAsia"/>
          </w:rPr>
          <w:delText>（特别是来自港澳台地区用户的繁体字评论）</w:delText>
        </w:r>
      </w:del>
      <w:r>
        <w:rPr>
          <w:rFonts w:hint="eastAsia"/>
        </w:rPr>
        <w:t>统一转换为简体中文</w:t>
      </w:r>
      <w:ins w:id="1016" w:author="Zixuan Zhou" w:date="2026-04-27T19:56:00Z" w16du:dateUtc="2026-04-27T11:56:00Z">
        <w:r w:rsidR="00F71B7E">
          <w:rPr>
            <w:rFonts w:hint="eastAsia"/>
          </w:rPr>
          <w:t>；</w:t>
        </w:r>
      </w:ins>
      <w:del w:id="1017" w:author="Zixuan Zhou" w:date="2026-04-27T19:56:00Z" w16du:dateUtc="2026-04-27T11:56:00Z">
        <w:r w:rsidDel="00F71B7E">
          <w:rPr>
            <w:rFonts w:hint="eastAsia"/>
          </w:rPr>
          <w:delText>。</w:delText>
        </w:r>
      </w:del>
    </w:p>
    <w:p w14:paraId="3597F7D7" w14:textId="2769B312" w:rsidR="00F54B80" w:rsidDel="00F71B7E" w:rsidRDefault="00000000">
      <w:pPr>
        <w:pStyle w:val="altz"/>
        <w:ind w:firstLine="480"/>
        <w:rPr>
          <w:del w:id="1018" w:author="Zixuan Zhou" w:date="2026-04-27T19:56:00Z" w16du:dateUtc="2026-04-27T11:56:00Z"/>
        </w:rPr>
      </w:pPr>
      <w:del w:id="1019" w:author="Zixuan Zhou" w:date="2026-04-27T19:56:00Z" w16du:dateUtc="2026-04-27T11:56:00Z">
        <w:r w:rsidDel="00F71B7E">
          <w:rPr>
            <w:rFonts w:hint="eastAsia"/>
          </w:rPr>
          <w:delText>表情符号处理：</w:delText>
        </w:r>
      </w:del>
      <w:r>
        <w:rPr>
          <w:rFonts w:hint="eastAsia"/>
        </w:rPr>
        <w:t>将文本中的表情符号转换为其对应的文本描述，或在不影响语义理解的情况下直接移除，以避免对后续模型处理造成干扰</w:t>
      </w:r>
      <w:ins w:id="1020" w:author="Zixuan Zhou" w:date="2026-04-27T19:56:00Z" w16du:dateUtc="2026-04-27T11:56:00Z">
        <w:r w:rsidR="00F71B7E">
          <w:rPr>
            <w:rFonts w:hint="eastAsia"/>
          </w:rPr>
          <w:t>；</w:t>
        </w:r>
      </w:ins>
      <w:del w:id="1021" w:author="Zixuan Zhou" w:date="2026-04-27T19:56:00Z" w16du:dateUtc="2026-04-27T11:56:00Z">
        <w:r w:rsidDel="00F71B7E">
          <w:rPr>
            <w:rFonts w:hint="eastAsia"/>
          </w:rPr>
          <w:delText>。</w:delText>
        </w:r>
      </w:del>
    </w:p>
    <w:p w14:paraId="220BC2D5" w14:textId="6CAF6241" w:rsidR="00F54B80" w:rsidRDefault="00000000" w:rsidP="00F71B7E">
      <w:pPr>
        <w:pStyle w:val="altz"/>
        <w:ind w:firstLine="480"/>
      </w:pPr>
      <w:del w:id="1022" w:author="Zixuan Zhou" w:date="2026-04-27T19:56:00Z" w16du:dateUtc="2026-04-27T11:56:00Z">
        <w:r w:rsidDel="00F71B7E">
          <w:rPr>
            <w:rFonts w:hint="eastAsia"/>
          </w:rPr>
          <w:delText>去除特殊字符：</w:delText>
        </w:r>
      </w:del>
      <w:r>
        <w:rPr>
          <w:rFonts w:hint="eastAsia"/>
        </w:rPr>
        <w:t>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1023" w:name="_Toc228219320"/>
      <w:r>
        <w:rPr>
          <w:rFonts w:hint="eastAsia"/>
        </w:rPr>
        <w:t>中文分词与停用词处理</w:t>
      </w:r>
      <w:bookmarkEnd w:id="1023"/>
    </w:p>
    <w:p w14:paraId="42D349A4" w14:textId="6732C330" w:rsidR="00F54B80" w:rsidRDefault="00000000">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w:t>
      </w:r>
      <w:r>
        <w:rPr>
          <w:rFonts w:hint="eastAsia"/>
        </w:rPr>
        <w:lastRenderedPageBreak/>
        <w:t>扩充，从文本中移除这些停用词，以凸显核心语义。</w:t>
      </w:r>
    </w:p>
    <w:p w14:paraId="73DA6B73" w14:textId="77777777" w:rsidR="00F54B80" w:rsidRDefault="00000000">
      <w:pPr>
        <w:pStyle w:val="3"/>
        <w:spacing w:before="163" w:after="163"/>
        <w:rPr>
          <w:rFonts w:hint="eastAsia"/>
        </w:rPr>
      </w:pPr>
      <w:bookmarkStart w:id="1024" w:name="_Toc228219321"/>
      <w:r>
        <w:rPr>
          <w:rFonts w:hint="eastAsia"/>
        </w:rPr>
        <w:t>噪声、广告、灌水文本识别</w:t>
      </w:r>
      <w:bookmarkEnd w:id="1024"/>
    </w:p>
    <w:p w14:paraId="189BD4E2" w14:textId="1273A5DF" w:rsidR="00F54B80" w:rsidRDefault="00000000">
      <w:pPr>
        <w:pStyle w:val="altz"/>
        <w:ind w:firstLine="480"/>
      </w:pPr>
      <w:r>
        <w:rPr>
          <w:rFonts w:hint="eastAsia"/>
        </w:rPr>
        <w:t>社交媒体评论区常混杂有广告、恶意灌水或与主题完全无关的内容。为净化文本数据，本研究采用“规则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1025" w:name="_Toc228219322"/>
      <w:r>
        <w:rPr>
          <w:rFonts w:hint="eastAsia"/>
        </w:rPr>
        <w:t>问题提取</w:t>
      </w:r>
      <w:bookmarkEnd w:id="1025"/>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9AF1913"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5087C7FC" w:rsidR="00F54B80" w:rsidRDefault="00000000">
      <w:pPr>
        <w:pStyle w:val="altz"/>
        <w:ind w:firstLine="480"/>
      </w:pPr>
      <w:r>
        <w:t>经过上述系统的清流程，</w:t>
      </w:r>
      <w:r>
        <w:rPr>
          <w:rFonts w:hint="eastAsia"/>
        </w:rPr>
        <w:t>研究</w:t>
      </w:r>
      <w:r>
        <w:t>最终从数万条原始评论中筛选并保留了</w:t>
      </w:r>
      <w:del w:id="1026" w:author="Zixuan Zhou" w:date="2026-04-27T19:23:00Z" w16du:dateUtc="2026-04-27T11:23:00Z">
        <w:r w:rsidDel="00F36A24">
          <w:delText>37</w:delText>
        </w:r>
        <w:r w:rsidR="00853717" w:rsidDel="00F36A24">
          <w:rPr>
            <w:rFonts w:hint="eastAsia"/>
          </w:rPr>
          <w:delText>80</w:delText>
        </w:r>
      </w:del>
      <w:ins w:id="1027" w:author="Zixuan Zhou" w:date="2026-04-27T20:23:00Z" w16du:dateUtc="2026-04-27T12:23:00Z">
        <w:r w:rsidR="00631C5C">
          <w:t>3484</w:t>
        </w:r>
      </w:ins>
      <w:r>
        <w:t>条具有明确提问意图和高度分析价值的</w:t>
      </w:r>
      <w:del w:id="1028" w:author="Zixuan Zhou" w:date="2026-04-27T19:57:00Z" w16du:dateUtc="2026-04-27T11:57:00Z">
        <w:r w:rsidDel="00F71B7E">
          <w:delText>有效</w:delText>
        </w:r>
      </w:del>
      <w:r>
        <w:t>用户问题。</w:t>
      </w:r>
    </w:p>
    <w:p w14:paraId="4845FDF8" w14:textId="77777777" w:rsidR="00F54B80" w:rsidRDefault="00000000">
      <w:pPr>
        <w:pStyle w:val="2"/>
        <w:spacing w:before="163" w:after="163"/>
        <w:rPr>
          <w:rFonts w:hint="eastAsia"/>
        </w:rPr>
      </w:pPr>
      <w:bookmarkStart w:id="1029" w:name="_Toc228219323"/>
      <w:commentRangeStart w:id="1030"/>
      <w:r>
        <w:rPr>
          <w:rFonts w:hint="eastAsia"/>
        </w:rPr>
        <w:t>本章小结</w:t>
      </w:r>
      <w:bookmarkEnd w:id="1029"/>
    </w:p>
    <w:p w14:paraId="28FBD6FE" w14:textId="2AD9E6D5" w:rsidR="00F54B80" w:rsidRDefault="0000000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del w:id="1031" w:author="Zixuan Zhou" w:date="2026-04-27T19:23:00Z" w16du:dateUtc="2026-04-27T11:23:00Z">
        <w:r w:rsidDel="00F36A24">
          <w:rPr>
            <w:rFonts w:hint="eastAsia"/>
          </w:rPr>
          <w:delText>37</w:delText>
        </w:r>
        <w:r w:rsidR="00853717" w:rsidDel="00F36A24">
          <w:rPr>
            <w:rFonts w:hint="eastAsia"/>
          </w:rPr>
          <w:delText>80</w:delText>
        </w:r>
      </w:del>
      <w:ins w:id="1032" w:author="Zixuan Zhou" w:date="2026-04-27T20:23:00Z" w16du:dateUtc="2026-04-27T12:23:00Z">
        <w:r w:rsidR="00631C5C">
          <w:rPr>
            <w:rFonts w:hint="eastAsia"/>
          </w:rPr>
          <w:t>3484</w:t>
        </w:r>
      </w:ins>
      <w:r>
        <w:rPr>
          <w:rFonts w:hint="eastAsia"/>
        </w:rPr>
        <w:t>条高质量用户问题的结构化数据集。</w:t>
      </w:r>
      <w:commentRangeEnd w:id="1030"/>
      <w:r w:rsidR="00192633">
        <w:rPr>
          <w:rStyle w:val="afc"/>
          <w:sz w:val="24"/>
          <w:szCs w:val="22"/>
        </w:rPr>
        <w:commentReference w:id="1030"/>
      </w:r>
    </w:p>
    <w:p w14:paraId="1861C94A" w14:textId="07DA27D2" w:rsidR="00F54B80" w:rsidRDefault="001C5F23">
      <w:pPr>
        <w:pStyle w:val="1"/>
        <w:spacing w:before="326" w:after="326"/>
        <w:ind w:left="643" w:hanging="643"/>
        <w:rPr>
          <w:rFonts w:hint="eastAsia"/>
        </w:rPr>
      </w:pPr>
      <w:bookmarkStart w:id="1033" w:name="_Toc228219324"/>
      <w:r>
        <w:rPr>
          <w:rFonts w:hint="eastAsia"/>
        </w:rPr>
        <w:lastRenderedPageBreak/>
        <w:t>社交媒体青少年生殖健康评论的问题分类分析</w:t>
      </w:r>
      <w:bookmarkEnd w:id="1033"/>
    </w:p>
    <w:p w14:paraId="6F08DFF3" w14:textId="431C40C6"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1034"/>
      <w:r>
        <w:rPr>
          <w:rStyle w:val="altz0"/>
        </w:rPr>
        <w:t>语料</w:t>
      </w:r>
      <w:commentRangeEnd w:id="1034"/>
      <w:r w:rsidR="00192633">
        <w:rPr>
          <w:rStyle w:val="afc"/>
          <w:sz w:val="24"/>
          <w:szCs w:val="22"/>
        </w:rPr>
        <w:commentReference w:id="1034"/>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del w:id="1035" w:author="Zixuan Zhou" w:date="2026-04-27T20:00:00Z" w16du:dateUtc="2026-04-27T12:00:00Z">
        <w:r w:rsidDel="00F71B7E">
          <w:rPr>
            <w:rStyle w:val="altz0"/>
          </w:rPr>
          <w:delText>，并与现有研究进行比较，以凸显本研究的发现与价值</w:delText>
        </w:r>
      </w:del>
      <w:r>
        <w:rPr>
          <w:rStyle w:val="altz0"/>
        </w:rPr>
        <w:t>。</w:t>
      </w:r>
    </w:p>
    <w:p w14:paraId="7A73DD97" w14:textId="77777777" w:rsidR="00F54B80" w:rsidRDefault="00000000">
      <w:pPr>
        <w:pStyle w:val="2"/>
        <w:spacing w:before="163" w:after="163"/>
        <w:rPr>
          <w:rFonts w:hint="eastAsia"/>
        </w:rPr>
      </w:pPr>
      <w:bookmarkStart w:id="1036" w:name="_Toc228219325"/>
      <w:r>
        <w:rPr>
          <w:rFonts w:hint="eastAsia"/>
        </w:rPr>
        <w:t>语料总体特征分析</w:t>
      </w:r>
      <w:bookmarkEnd w:id="1036"/>
    </w:p>
    <w:p w14:paraId="0C4F6379" w14:textId="123CF1AE" w:rsidR="00F54B80" w:rsidRDefault="00000000">
      <w:pPr>
        <w:pStyle w:val="altz"/>
        <w:ind w:firstLine="480"/>
      </w:pPr>
      <w:r>
        <w:rPr>
          <w:rFonts w:hint="eastAsia"/>
        </w:rPr>
        <w:t>本</w:t>
      </w:r>
      <w:del w:id="1037" w:author="Zixuan Zhou" w:date="2026-04-27T20:02:00Z" w16du:dateUtc="2026-04-27T12:02:00Z">
        <w:r w:rsidDel="00F71B7E">
          <w:rPr>
            <w:rFonts w:hint="eastAsia"/>
          </w:rPr>
          <w:delText>研究用于分析的语料库，源自</w:delText>
        </w:r>
        <w:r w:rsidDel="00F71B7E">
          <w:rPr>
            <w:rFonts w:hint="eastAsia"/>
          </w:rPr>
          <w:delText>Bilibili</w:delText>
        </w:r>
        <w:r w:rsidDel="00F71B7E">
          <w:rPr>
            <w:rFonts w:hint="eastAsia"/>
          </w:rPr>
          <w:delText>平台</w:delText>
        </w:r>
        <w:r w:rsidDel="00F71B7E">
          <w:rPr>
            <w:rFonts w:hint="eastAsia"/>
          </w:rPr>
          <w:delText>2016</w:delText>
        </w:r>
        <w:r w:rsidDel="00F71B7E">
          <w:rPr>
            <w:rFonts w:hint="eastAsia"/>
          </w:rPr>
          <w:delText>年</w:delText>
        </w:r>
        <w:r w:rsidDel="00F71B7E">
          <w:rPr>
            <w:rFonts w:hint="eastAsia"/>
          </w:rPr>
          <w:delText>9</w:delText>
        </w:r>
        <w:r w:rsidDel="00F71B7E">
          <w:rPr>
            <w:rFonts w:hint="eastAsia"/>
          </w:rPr>
          <w:delText>月至</w:delText>
        </w:r>
        <w:r w:rsidDel="00F71B7E">
          <w:rPr>
            <w:rFonts w:hint="eastAsia"/>
          </w:rPr>
          <w:delText>2024</w:delText>
        </w:r>
        <w:r w:rsidDel="00F71B7E">
          <w:rPr>
            <w:rFonts w:hint="eastAsia"/>
          </w:rPr>
          <w:delText>年</w:delText>
        </w:r>
        <w:r w:rsidDel="00F71B7E">
          <w:rPr>
            <w:rFonts w:hint="eastAsia"/>
          </w:rPr>
          <w:delText>6</w:delText>
        </w:r>
        <w:r w:rsidDel="00F71B7E">
          <w:rPr>
            <w:rFonts w:hint="eastAsia"/>
          </w:rPr>
          <w:delText>月间发布的、与生殖健康主题相关的热门视频下方的用户评论。经过问题识别与筛选，最终构成了包含</w:delText>
        </w:r>
      </w:del>
      <w:del w:id="1038" w:author="Zixuan Zhou" w:date="2026-04-27T19:23:00Z" w16du:dateUtc="2026-04-27T11:23:00Z">
        <w:r w:rsidDel="00F36A24">
          <w:rPr>
            <w:rFonts w:hint="eastAsia"/>
          </w:rPr>
          <w:delText>3780</w:delText>
        </w:r>
      </w:del>
      <w:del w:id="1039" w:author="Zixuan Zhou" w:date="2026-04-27T20:02:00Z" w16du:dateUtc="2026-04-27T12:02:00Z">
        <w:r w:rsidDel="00F71B7E">
          <w:rPr>
            <w:rFonts w:hint="eastAsia"/>
          </w:rPr>
          <w:delText>条有效评论的核心数据集。</w:delText>
        </w:r>
      </w:del>
      <w:r>
        <w:rPr>
          <w:rFonts w:hint="eastAsia"/>
        </w:rPr>
        <w:t>通过对</w:t>
      </w:r>
      <w:ins w:id="1040" w:author="Zixuan Zhou" w:date="2026-04-27T20:02:00Z" w16du:dateUtc="2026-04-27T12:02:00Z">
        <w:r w:rsidR="00F71B7E">
          <w:rPr>
            <w:rFonts w:hint="eastAsia"/>
          </w:rPr>
          <w:t>含</w:t>
        </w:r>
      </w:ins>
      <w:ins w:id="1041" w:author="Zixuan Zhou" w:date="2026-04-27T20:23:00Z" w16du:dateUtc="2026-04-27T12:23:00Z">
        <w:r w:rsidR="00631C5C">
          <w:rPr>
            <w:rFonts w:hint="eastAsia"/>
          </w:rPr>
          <w:t>3484</w:t>
        </w:r>
      </w:ins>
      <w:ins w:id="1042" w:author="Zixuan Zhou" w:date="2026-04-27T20:02:00Z" w16du:dateUtc="2026-04-27T12:02:00Z">
        <w:r w:rsidR="00F71B7E">
          <w:rPr>
            <w:rFonts w:hint="eastAsia"/>
          </w:rPr>
          <w:t>条有效评论的数据集</w:t>
        </w:r>
      </w:ins>
      <w:del w:id="1043" w:author="Zixuan Zhou" w:date="2026-04-27T20:02:00Z" w16du:dateUtc="2026-04-27T12:02:00Z">
        <w:r w:rsidDel="00F71B7E">
          <w:rPr>
            <w:rFonts w:hint="eastAsia"/>
          </w:rPr>
          <w:delText>这些</w:delText>
        </w:r>
      </w:del>
      <w:r>
        <w:rPr>
          <w:rFonts w:hint="eastAsia"/>
        </w:rPr>
        <w:t>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5D6C07C2" w:rsidR="00F54B80" w:rsidRDefault="00000000">
      <w:pPr>
        <w:pStyle w:val="altz"/>
        <w:ind w:firstLine="480"/>
      </w:pPr>
      <w:del w:id="1044" w:author="Zixuan Zhou" w:date="2026-04-27T19:28:00Z" w16du:dateUtc="2026-04-27T11:28:00Z">
        <w:r w:rsidDel="00E75582">
          <w:rPr>
            <w:rFonts w:hint="eastAsia"/>
          </w:rPr>
          <w:delText>同时，</w:delText>
        </w:r>
      </w:del>
      <w:r>
        <w:rPr>
          <w:rFonts w:hint="eastAsia"/>
        </w:rPr>
        <w:t>用户的提问往往不是纯粹的客观咨询，而是将事实性问题与强烈的情</w:t>
      </w:r>
      <w:del w:id="1045" w:author="Zixuan Zhou" w:date="2026-04-27T20:05:00Z" w16du:dateUtc="2026-04-27T12:05:00Z">
        <w:r w:rsidDel="00D430B2">
          <w:rPr>
            <w:rFonts w:hint="eastAsia"/>
          </w:rPr>
          <w:delText>感（如焦虑、恐惧、羞耻、好奇）</w:delText>
        </w:r>
      </w:del>
      <w:r>
        <w:rPr>
          <w:rFonts w:hint="eastAsia"/>
        </w:rPr>
        <w:t>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rPr>
          <w:ins w:id="1046" w:author="Zixuan Zhou" w:date="2026-04-27T20:11:00Z" w16du:dateUtc="2026-04-27T12:11:00Z"/>
        </w:rPr>
      </w:pPr>
      <w:r>
        <w:rPr>
          <w:rFonts w:hint="eastAsia"/>
        </w:rPr>
        <w:t>最独特的莫过于匿名性环境下的坦诚表达。</w:t>
      </w:r>
      <w:r>
        <w:rPr>
          <w:rFonts w:hint="eastAsia"/>
        </w:rPr>
        <w:t>Bilibili</w:t>
      </w:r>
      <w:r>
        <w:rPr>
          <w:rFonts w:hint="eastAsia"/>
        </w:rPr>
        <w:t>的匿名环境为青少年提供了一个</w:t>
      </w:r>
      <w:del w:id="1047" w:author="Zixuan Zhou" w:date="2026-04-27T20:06:00Z" w16du:dateUtc="2026-04-27T12:06:00Z">
        <w:r w:rsidDel="00D430B2">
          <w:rPr>
            <w:rFonts w:hint="eastAsia"/>
          </w:rPr>
          <w:delText>“</w:delText>
        </w:r>
      </w:del>
      <w:r>
        <w:rPr>
          <w:rFonts w:hint="eastAsia"/>
        </w:rPr>
        <w:t>安全空间</w:t>
      </w:r>
      <w:del w:id="1048" w:author="Zixuan Zhou" w:date="2026-04-27T20:06:00Z" w16du:dateUtc="2026-04-27T12:06:00Z">
        <w:r w:rsidDel="00D430B2">
          <w:rPr>
            <w:rFonts w:hint="eastAsia"/>
          </w:rPr>
          <w:delText>”</w:delText>
        </w:r>
      </w:del>
      <w:r>
        <w:rPr>
          <w:rFonts w:hint="eastAsia"/>
        </w:rPr>
        <w:t>，使他们敢于提出在现实生活中难以启齿的高度敏感问题，涉及性行为细节、性功能困惑、堕胎经历、性病担忧等。这使得本语料库能够触及传统问卷调查难以覆盖的</w:t>
      </w:r>
      <w:del w:id="1049" w:author="Zixuan Zhou" w:date="2026-04-27T20:06:00Z" w16du:dateUtc="2026-04-27T12:06:00Z">
        <w:r w:rsidDel="00D430B2">
          <w:rPr>
            <w:rFonts w:hint="eastAsia"/>
          </w:rPr>
          <w:delText>“</w:delText>
        </w:r>
      </w:del>
      <w:r>
        <w:rPr>
          <w:rFonts w:hint="eastAsia"/>
        </w:rPr>
        <w:t>隐秘角落</w:t>
      </w:r>
      <w:del w:id="1050" w:author="Zixuan Zhou" w:date="2026-04-27T20:06:00Z" w16du:dateUtc="2026-04-27T12:06:00Z">
        <w:r w:rsidDel="00D430B2">
          <w:rPr>
            <w:rFonts w:hint="eastAsia"/>
          </w:rPr>
          <w:delText>”</w:delText>
        </w:r>
      </w:del>
      <w:r>
        <w:rPr>
          <w:rFonts w:hint="eastAsia"/>
        </w:rPr>
        <w:t>。</w:t>
      </w:r>
    </w:p>
    <w:p w14:paraId="30369C1B" w14:textId="4B18249B" w:rsidR="00D430B2" w:rsidDel="00D430B2" w:rsidRDefault="00D430B2" w:rsidP="00D430B2">
      <w:pPr>
        <w:pStyle w:val="altz"/>
        <w:ind w:firstLine="480"/>
        <w:rPr>
          <w:del w:id="1051" w:author="Zixuan Zhou" w:date="2026-04-27T20:11:00Z" w16du:dateUtc="2026-04-27T12:11:00Z"/>
        </w:rPr>
      </w:pPr>
      <w:bookmarkStart w:id="1052" w:name="_Toc228219326"/>
      <w:bookmarkEnd w:id="1052"/>
    </w:p>
    <w:p w14:paraId="241ABEB1" w14:textId="518B0817" w:rsidR="00F54B80" w:rsidDel="00E75582" w:rsidRDefault="00000000">
      <w:pPr>
        <w:pStyle w:val="altz"/>
        <w:ind w:firstLine="480"/>
        <w:rPr>
          <w:del w:id="1053" w:author="Zixuan Zhou" w:date="2026-04-27T19:28:00Z" w16du:dateUtc="2026-04-27T11:28:00Z"/>
        </w:rPr>
      </w:pPr>
      <w:del w:id="1054" w:author="Zixuan Zhou" w:date="2026-04-27T19:28:00Z" w16du:dateUtc="2026-04-27T11:28:00Z">
        <w:r w:rsidDel="00E75582">
          <w:rPr>
            <w:rFonts w:hint="eastAsia"/>
          </w:rPr>
          <w:delText>这些特征共同彰显了本语料库的独特价值在于，它是一个源于真实世界、大规模反映中国青少年生殖健康真实需求的数据源。</w:delText>
        </w:r>
        <w:bookmarkStart w:id="1055" w:name="_Toc228219327"/>
        <w:bookmarkEnd w:id="1055"/>
      </w:del>
    </w:p>
    <w:p w14:paraId="54BFDF55" w14:textId="77777777" w:rsidR="00F54B80" w:rsidRDefault="00000000" w:rsidP="00E75582">
      <w:pPr>
        <w:pStyle w:val="2"/>
        <w:spacing w:before="163" w:after="163"/>
        <w:rPr>
          <w:rFonts w:hint="eastAsia"/>
        </w:rPr>
      </w:pPr>
      <w:bookmarkStart w:id="1056" w:name="_Toc228219328"/>
      <w:r>
        <w:rPr>
          <w:rFonts w:hint="eastAsia"/>
        </w:rPr>
        <w:t>问题分类结果</w:t>
      </w:r>
      <w:bookmarkEnd w:id="1056"/>
    </w:p>
    <w:p w14:paraId="5CDDD03F" w14:textId="23F0F6A8" w:rsidR="00F54B80" w:rsidRDefault="00000000">
      <w:pPr>
        <w:pStyle w:val="altz"/>
        <w:ind w:firstLine="480"/>
      </w:pPr>
      <w:r>
        <w:t>为了系统性地理解这</w:t>
      </w:r>
      <w:del w:id="1057" w:author="Zixuan Zhou" w:date="2026-04-27T19:23:00Z" w16du:dateUtc="2026-04-27T11:23:00Z">
        <w:r w:rsidDel="00F36A24">
          <w:delText>3780</w:delText>
        </w:r>
      </w:del>
      <w:ins w:id="1058" w:author="Zixuan Zhou" w:date="2026-04-27T20:23:00Z" w16du:dateUtc="2026-04-27T12:23:00Z">
        <w:r w:rsidR="00631C5C">
          <w:t>3484</w:t>
        </w:r>
      </w:ins>
      <w:r>
        <w:t>条问题的关注点分布，本研究基于生殖健康的核心议题，并结合数据驱动的初步聚类结果</w:t>
      </w:r>
      <w:r>
        <w:rPr>
          <w:rFonts w:hint="eastAsia"/>
        </w:rPr>
        <w:t>和领域专家建议</w:t>
      </w:r>
      <w:r>
        <w:t>，构建了一个包含</w:t>
      </w:r>
      <w:r>
        <w:t>13</w:t>
      </w:r>
      <w:r>
        <w:t>个主要类别</w:t>
      </w:r>
      <w:del w:id="1059" w:author="Zixuan Zhou" w:date="2026-04-27T20:06:00Z" w16du:dateUtc="2026-04-27T12:06:00Z">
        <w:r w:rsidDel="00D430B2">
          <w:delText>（</w:delText>
        </w:r>
        <w:r w:rsidDel="00D430B2">
          <w:delText>Tag</w:delText>
        </w:r>
        <w:r w:rsidDel="00D430B2">
          <w:delText>）</w:delText>
        </w:r>
      </w:del>
      <w:r>
        <w:t>的分类体系。研究</w:t>
      </w:r>
      <w:del w:id="1060" w:author="Zixuan Zhou" w:date="2026-04-27T20:06:00Z" w16du:dateUtc="2026-04-27T12:06:00Z">
        <w:r w:rsidDel="00D430B2">
          <w:delText>人员</w:delText>
        </w:r>
      </w:del>
      <w:r>
        <w:t>对所有问题进行了人工标注归类，其分布情况如</w:t>
      </w:r>
      <w:ins w:id="1061" w:author="Zixuan Zhou" w:date="2026-04-27T20:29:00Z" w16du:dateUtc="2026-04-27T12:29:00Z">
        <w:r w:rsidR="00CC0A59">
          <w:fldChar w:fldCharType="begin"/>
        </w:r>
        <w:r w:rsidR="00CC0A59">
          <w:instrText xml:space="preserve"> REF _Ref228214176 \h </w:instrText>
        </w:r>
      </w:ins>
      <w:ins w:id="1062" w:author="Zixuan Zhou" w:date="2026-04-27T20:29:00Z" w16du:dateUtc="2026-04-27T12:29:00Z">
        <w:r w:rsidR="00CC0A59">
          <w:fldChar w:fldCharType="separate"/>
        </w:r>
        <w:r w:rsidR="00CC0A59">
          <w:rPr>
            <w:rFonts w:hint="eastAsia"/>
          </w:rPr>
          <w:t>表</w:t>
        </w:r>
        <w:r w:rsidR="00CC0A59">
          <w:rPr>
            <w:rFonts w:hint="eastAsia"/>
          </w:rPr>
          <w:t xml:space="preserve"> </w:t>
        </w:r>
        <w:r w:rsidR="00CC0A59">
          <w:rPr>
            <w:noProof/>
          </w:rPr>
          <w:t>4</w:t>
        </w:r>
        <w:r w:rsidR="00CC0A59">
          <w:noBreakHyphen/>
        </w:r>
        <w:r w:rsidR="00CC0A59">
          <w:rPr>
            <w:noProof/>
          </w:rPr>
          <w:t>1</w:t>
        </w:r>
        <w:r w:rsidR="00CC0A59">
          <w:fldChar w:fldCharType="end"/>
        </w:r>
      </w:ins>
      <w:del w:id="1063" w:author="Zixuan Zhou" w:date="2026-04-27T20:29:00Z" w16du:dateUtc="2026-04-27T12:29:00Z">
        <w:r w:rsidDel="00CC0A59">
          <w:delText>下表</w:delText>
        </w:r>
      </w:del>
      <w:r>
        <w:t>及图所示。</w:t>
      </w:r>
    </w:p>
    <w:p w14:paraId="16BA2733" w14:textId="27849A40" w:rsidR="00F54B80" w:rsidRDefault="00000000" w:rsidP="00A072DF">
      <w:pPr>
        <w:pStyle w:val="aff6"/>
        <w:spacing w:before="326" w:after="163"/>
      </w:pPr>
      <w:bookmarkStart w:id="1064" w:name="_Ref228214176"/>
      <w:bookmarkStart w:id="1065" w:name="_Toc228022950"/>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4</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1064"/>
      <w:r>
        <w:rPr>
          <w:rFonts w:hint="eastAsia"/>
        </w:rPr>
        <w:t xml:space="preserve"> </w:t>
      </w:r>
      <w:r>
        <w:rPr>
          <w:rFonts w:hint="eastAsia"/>
        </w:rPr>
        <w:t>用户评论问题主题分类统计</w:t>
      </w:r>
      <w:bookmarkEnd w:id="1065"/>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Change w:id="1066">
          <w:tblGrid>
            <w:gridCol w:w="1129"/>
            <w:gridCol w:w="4394"/>
            <w:gridCol w:w="1843"/>
            <w:gridCol w:w="1701"/>
          </w:tblGrid>
        </w:tblGridChange>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0735DF" w:rsidRDefault="00000000" w:rsidP="00654A62">
            <w:pPr>
              <w:pStyle w:val="altz"/>
              <w:wordWrap/>
              <w:snapToGrid/>
              <w:spacing w:line="240" w:lineRule="auto"/>
              <w:ind w:firstLineChars="0" w:firstLine="0"/>
              <w:jc w:val="left"/>
              <w:rPr>
                <w:sz w:val="21"/>
                <w:szCs w:val="21"/>
              </w:rPr>
            </w:pPr>
            <w:r w:rsidRPr="000735DF">
              <w:rPr>
                <w:sz w:val="21"/>
                <w:szCs w:val="21"/>
              </w:rPr>
              <w:t>排名</w:t>
            </w:r>
          </w:p>
        </w:tc>
        <w:tc>
          <w:tcPr>
            <w:tcW w:w="4364" w:type="dxa"/>
            <w:tcBorders>
              <w:top w:val="single" w:sz="6" w:space="0" w:color="auto"/>
              <w:bottom w:val="single" w:sz="6" w:space="0" w:color="auto"/>
            </w:tcBorders>
            <w:vAlign w:val="center"/>
          </w:tcPr>
          <w:p w14:paraId="5EB228FC" w14:textId="2F0610EF" w:rsidR="00F54B80" w:rsidRPr="000735DF" w:rsidRDefault="00000000" w:rsidP="00654A62">
            <w:pPr>
              <w:pStyle w:val="altz"/>
              <w:wordWrap/>
              <w:snapToGrid/>
              <w:spacing w:line="240" w:lineRule="auto"/>
              <w:ind w:firstLineChars="0" w:firstLine="0"/>
              <w:rPr>
                <w:sz w:val="21"/>
                <w:szCs w:val="21"/>
              </w:rPr>
            </w:pPr>
            <w:r w:rsidRPr="000735DF">
              <w:rPr>
                <w:sz w:val="21"/>
                <w:szCs w:val="21"/>
              </w:rPr>
              <w:t>类别</w:t>
            </w:r>
            <w:del w:id="1067" w:author="Zixuan Zhou" w:date="2026-04-27T20:06:00Z" w16du:dateUtc="2026-04-27T12:06:00Z">
              <w:r w:rsidR="000735DF" w:rsidDel="00D430B2">
                <w:rPr>
                  <w:rFonts w:hint="eastAsia"/>
                  <w:sz w:val="21"/>
                  <w:szCs w:val="21"/>
                </w:rPr>
                <w:delText>（</w:delText>
              </w:r>
              <w:r w:rsidRPr="000735DF" w:rsidDel="00D430B2">
                <w:rPr>
                  <w:sz w:val="21"/>
                  <w:szCs w:val="21"/>
                </w:rPr>
                <w:delText>Tag</w:delText>
              </w:r>
              <w:r w:rsidR="000735DF" w:rsidRPr="000735DF" w:rsidDel="00D430B2">
                <w:rPr>
                  <w:sz w:val="21"/>
                  <w:szCs w:val="21"/>
                </w:rPr>
                <w:delText>）</w:delText>
              </w:r>
            </w:del>
          </w:p>
        </w:tc>
        <w:tc>
          <w:tcPr>
            <w:tcW w:w="1813" w:type="dxa"/>
            <w:tcBorders>
              <w:top w:val="single" w:sz="6" w:space="0" w:color="auto"/>
              <w:bottom w:val="single" w:sz="6" w:space="0" w:color="auto"/>
            </w:tcBorders>
            <w:vAlign w:val="center"/>
          </w:tcPr>
          <w:p w14:paraId="73DB43A7" w14:textId="77777777" w:rsidR="00F54B80" w:rsidRPr="000735DF" w:rsidRDefault="00000000" w:rsidP="00654A62">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3DBF6464" w14:textId="26A3A027" w:rsidR="00F54B80" w:rsidRPr="000735DF" w:rsidRDefault="00000000" w:rsidP="00654A62">
            <w:pPr>
              <w:pStyle w:val="altz"/>
              <w:wordWrap/>
              <w:snapToGrid/>
              <w:spacing w:line="240" w:lineRule="auto"/>
              <w:ind w:firstLineChars="0" w:firstLine="0"/>
              <w:rPr>
                <w:sz w:val="21"/>
                <w:szCs w:val="21"/>
              </w:rPr>
            </w:pPr>
            <w:r w:rsidRPr="000735DF">
              <w:rPr>
                <w:sz w:val="21"/>
                <w:szCs w:val="21"/>
              </w:rPr>
              <w:t>占比</w:t>
            </w:r>
            <w:r w:rsidR="00356663" w:rsidRPr="000735DF">
              <w:rPr>
                <w:sz w:val="21"/>
                <w:szCs w:val="21"/>
              </w:rPr>
              <w:t>（</w:t>
            </w:r>
            <w:r w:rsidR="00356663" w:rsidRPr="000735DF">
              <w:rPr>
                <w:sz w:val="21"/>
                <w:szCs w:val="21"/>
              </w:rPr>
              <w:t>%</w:t>
            </w:r>
            <w:r w:rsidR="00356663" w:rsidRPr="000735DF">
              <w:rPr>
                <w:sz w:val="21"/>
                <w:szCs w:val="21"/>
              </w:rPr>
              <w:t>）</w:t>
            </w:r>
          </w:p>
        </w:tc>
      </w:tr>
      <w:tr w:rsidR="00E75582" w14:paraId="025C4093" w14:textId="77777777" w:rsidTr="00CC1DB3">
        <w:tblPrEx>
          <w:tblW w:w="9067" w:type="dxa"/>
          <w:tblCellSpacing w:w="15" w:type="dxa"/>
          <w:tblCellMar>
            <w:top w:w="15" w:type="dxa"/>
            <w:left w:w="15" w:type="dxa"/>
            <w:bottom w:w="15" w:type="dxa"/>
            <w:right w:w="15" w:type="dxa"/>
          </w:tblCellMar>
          <w:tblPrExChange w:id="1068"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69" w:author="Zixuan Zhou" w:date="2026-04-27T19:29:00Z" w16du:dateUtc="2026-04-27T11:29:00Z">
            <w:trPr>
              <w:trHeight w:val="317"/>
              <w:tblCellSpacing w:w="15" w:type="dxa"/>
            </w:trPr>
          </w:trPrChange>
        </w:trPr>
        <w:tc>
          <w:tcPr>
            <w:tcW w:w="1084" w:type="dxa"/>
            <w:tcPrChange w:id="1070" w:author="Zixuan Zhou" w:date="2026-04-27T19:29:00Z" w16du:dateUtc="2026-04-27T11:29:00Z">
              <w:tcPr>
                <w:tcW w:w="1084" w:type="dxa"/>
                <w:vAlign w:val="center"/>
              </w:tcPr>
            </w:tcPrChange>
          </w:tcPr>
          <w:p w14:paraId="77B7A031" w14:textId="53D3C98E" w:rsidR="00E75582" w:rsidRPr="00E75582" w:rsidRDefault="00E75582" w:rsidP="00E75582">
            <w:pPr>
              <w:pStyle w:val="altz"/>
              <w:wordWrap/>
              <w:adjustRightInd w:val="0"/>
              <w:snapToGrid/>
              <w:spacing w:line="240" w:lineRule="auto"/>
              <w:ind w:firstLineChars="0" w:firstLine="0"/>
              <w:jc w:val="left"/>
              <w:rPr>
                <w:sz w:val="21"/>
                <w:szCs w:val="20"/>
              </w:rPr>
            </w:pPr>
            <w:ins w:id="1071" w:author="Zixuan Zhou" w:date="2026-04-27T19:26:00Z" w16du:dateUtc="2026-04-27T11:26:00Z">
              <w:r w:rsidRPr="00E75582">
                <w:rPr>
                  <w:sz w:val="21"/>
                  <w:szCs w:val="20"/>
                  <w:rPrChange w:id="1072" w:author="Zixuan Zhou" w:date="2026-04-27T19:26:00Z" w16du:dateUtc="2026-04-27T11:26:00Z">
                    <w:rPr/>
                  </w:rPrChange>
                </w:rPr>
                <w:t>1</w:t>
              </w:r>
            </w:ins>
            <w:del w:id="1073" w:author="Zixuan Zhou" w:date="2026-04-27T19:26:00Z" w16du:dateUtc="2026-04-27T11:26:00Z">
              <w:r w:rsidRPr="00E75582" w:rsidDel="00DA2FB0">
                <w:rPr>
                  <w:sz w:val="21"/>
                  <w:szCs w:val="20"/>
                </w:rPr>
                <w:delText>1</w:delText>
              </w:r>
            </w:del>
          </w:p>
        </w:tc>
        <w:tc>
          <w:tcPr>
            <w:tcW w:w="4364" w:type="dxa"/>
            <w:tcPrChange w:id="1074" w:author="Zixuan Zhou" w:date="2026-04-27T19:29:00Z" w16du:dateUtc="2026-04-27T11:29:00Z">
              <w:tcPr>
                <w:tcW w:w="4364" w:type="dxa"/>
                <w:vAlign w:val="center"/>
              </w:tcPr>
            </w:tcPrChange>
          </w:tcPr>
          <w:p w14:paraId="5A895E87" w14:textId="02010BC0" w:rsidR="00E75582" w:rsidRPr="00E75582" w:rsidRDefault="00E75582" w:rsidP="00E75582">
            <w:pPr>
              <w:pStyle w:val="altz"/>
              <w:wordWrap/>
              <w:adjustRightInd w:val="0"/>
              <w:snapToGrid/>
              <w:spacing w:line="240" w:lineRule="auto"/>
              <w:ind w:firstLineChars="0" w:firstLine="0"/>
              <w:rPr>
                <w:sz w:val="21"/>
                <w:szCs w:val="20"/>
              </w:rPr>
            </w:pPr>
            <w:ins w:id="1075" w:author="Zixuan Zhou" w:date="2026-04-27T19:26:00Z" w16du:dateUtc="2026-04-27T11:26:00Z">
              <w:r w:rsidRPr="00E75582">
                <w:rPr>
                  <w:rFonts w:hint="eastAsia"/>
                  <w:sz w:val="21"/>
                  <w:szCs w:val="20"/>
                  <w:rPrChange w:id="1076" w:author="Zixuan Zhou" w:date="2026-04-27T19:26:00Z" w16du:dateUtc="2026-04-27T11:26:00Z">
                    <w:rPr>
                      <w:rFonts w:hint="eastAsia"/>
                    </w:rPr>
                  </w:rPrChange>
                </w:rPr>
                <w:t>安全套</w:t>
              </w:r>
            </w:ins>
            <w:del w:id="1077" w:author="Zixuan Zhou" w:date="2026-04-27T19:26:00Z" w16du:dateUtc="2026-04-27T11:26:00Z">
              <w:r w:rsidRPr="00E75582" w:rsidDel="00DA2FB0">
                <w:rPr>
                  <w:sz w:val="21"/>
                  <w:szCs w:val="20"/>
                </w:rPr>
                <w:delText>生殖健康科普（</w:delText>
              </w:r>
              <w:r w:rsidRPr="00E75582" w:rsidDel="00DA2FB0">
                <w:rPr>
                  <w:sz w:val="21"/>
                  <w:szCs w:val="20"/>
                </w:rPr>
                <w:delText>Reproductive Health Education</w:delText>
              </w:r>
              <w:r w:rsidRPr="00E75582" w:rsidDel="00DA2FB0">
                <w:rPr>
                  <w:sz w:val="21"/>
                  <w:szCs w:val="20"/>
                </w:rPr>
                <w:delText>）</w:delText>
              </w:r>
            </w:del>
          </w:p>
        </w:tc>
        <w:tc>
          <w:tcPr>
            <w:tcW w:w="1813" w:type="dxa"/>
            <w:tcPrChange w:id="1078" w:author="Zixuan Zhou" w:date="2026-04-27T19:29:00Z" w16du:dateUtc="2026-04-27T11:29:00Z">
              <w:tcPr>
                <w:tcW w:w="1813" w:type="dxa"/>
                <w:vAlign w:val="center"/>
              </w:tcPr>
            </w:tcPrChange>
          </w:tcPr>
          <w:p w14:paraId="62FC3C14" w14:textId="2C440F4F" w:rsidR="00E75582" w:rsidRPr="00E75582" w:rsidRDefault="00E75582" w:rsidP="00E75582">
            <w:pPr>
              <w:pStyle w:val="altz"/>
              <w:wordWrap/>
              <w:adjustRightInd w:val="0"/>
              <w:snapToGrid/>
              <w:spacing w:line="240" w:lineRule="auto"/>
              <w:ind w:firstLineChars="0" w:firstLine="0"/>
              <w:rPr>
                <w:sz w:val="21"/>
                <w:szCs w:val="20"/>
              </w:rPr>
            </w:pPr>
            <w:ins w:id="1079" w:author="Zixuan Zhou" w:date="2026-04-27T19:26:00Z" w16du:dateUtc="2026-04-27T11:26:00Z">
              <w:r w:rsidRPr="00E75582">
                <w:rPr>
                  <w:sz w:val="21"/>
                  <w:szCs w:val="20"/>
                  <w:rPrChange w:id="1080" w:author="Zixuan Zhou" w:date="2026-04-27T19:26:00Z" w16du:dateUtc="2026-04-27T11:26:00Z">
                    <w:rPr/>
                  </w:rPrChange>
                </w:rPr>
                <w:t>1224</w:t>
              </w:r>
            </w:ins>
            <w:del w:id="1081" w:author="Zixuan Zhou" w:date="2026-04-27T19:26:00Z" w16du:dateUtc="2026-04-27T11:26:00Z">
              <w:r w:rsidRPr="00E75582" w:rsidDel="00DA2FB0">
                <w:rPr>
                  <w:sz w:val="21"/>
                  <w:szCs w:val="20"/>
                </w:rPr>
                <w:delText>1204</w:delText>
              </w:r>
            </w:del>
          </w:p>
        </w:tc>
        <w:tc>
          <w:tcPr>
            <w:tcW w:w="1656" w:type="dxa"/>
            <w:tcPrChange w:id="1082" w:author="Zixuan Zhou" w:date="2026-04-27T19:29:00Z" w16du:dateUtc="2026-04-27T11:29:00Z">
              <w:tcPr>
                <w:tcW w:w="1656" w:type="dxa"/>
                <w:vAlign w:val="center"/>
              </w:tcPr>
            </w:tcPrChange>
          </w:tcPr>
          <w:p w14:paraId="0199BFB5" w14:textId="6D957295" w:rsidR="00E75582" w:rsidRPr="00E75582" w:rsidRDefault="00E75582" w:rsidP="00E75582">
            <w:pPr>
              <w:pStyle w:val="altz"/>
              <w:wordWrap/>
              <w:adjustRightInd w:val="0"/>
              <w:snapToGrid/>
              <w:spacing w:line="240" w:lineRule="auto"/>
              <w:ind w:firstLineChars="0" w:firstLine="0"/>
              <w:rPr>
                <w:sz w:val="21"/>
                <w:szCs w:val="20"/>
              </w:rPr>
            </w:pPr>
            <w:ins w:id="1083" w:author="Zixuan Zhou" w:date="2026-04-27T19:29:00Z" w16du:dateUtc="2026-04-27T11:29:00Z">
              <w:r w:rsidRPr="00E75582">
                <w:rPr>
                  <w:sz w:val="21"/>
                  <w:szCs w:val="20"/>
                  <w:rPrChange w:id="1084" w:author="Zixuan Zhou" w:date="2026-04-27T19:29:00Z" w16du:dateUtc="2026-04-27T11:29:00Z">
                    <w:rPr/>
                  </w:rPrChange>
                </w:rPr>
                <w:t>32.39</w:t>
              </w:r>
            </w:ins>
            <w:del w:id="1085" w:author="Zixuan Zhou" w:date="2026-04-27T19:29:00Z" w16du:dateUtc="2026-04-27T11:29:00Z">
              <w:r w:rsidRPr="00E75582" w:rsidDel="00CC1DB3">
                <w:rPr>
                  <w:sz w:val="21"/>
                  <w:szCs w:val="20"/>
                </w:rPr>
                <w:delText>31.85%</w:delText>
              </w:r>
            </w:del>
          </w:p>
        </w:tc>
      </w:tr>
      <w:tr w:rsidR="00E75582" w14:paraId="1E9A1958" w14:textId="77777777" w:rsidTr="00CC1DB3">
        <w:tblPrEx>
          <w:tblW w:w="9067" w:type="dxa"/>
          <w:tblCellSpacing w:w="15" w:type="dxa"/>
          <w:tblCellMar>
            <w:top w:w="15" w:type="dxa"/>
            <w:left w:w="15" w:type="dxa"/>
            <w:bottom w:w="15" w:type="dxa"/>
            <w:right w:w="15" w:type="dxa"/>
          </w:tblCellMar>
          <w:tblPrExChange w:id="1086"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87" w:author="Zixuan Zhou" w:date="2026-04-27T19:29:00Z" w16du:dateUtc="2026-04-27T11:29:00Z">
            <w:trPr>
              <w:trHeight w:val="317"/>
              <w:tblCellSpacing w:w="15" w:type="dxa"/>
            </w:trPr>
          </w:trPrChange>
        </w:trPr>
        <w:tc>
          <w:tcPr>
            <w:tcW w:w="1084" w:type="dxa"/>
            <w:tcPrChange w:id="1088" w:author="Zixuan Zhou" w:date="2026-04-27T19:29:00Z" w16du:dateUtc="2026-04-27T11:29:00Z">
              <w:tcPr>
                <w:tcW w:w="1084" w:type="dxa"/>
                <w:vAlign w:val="center"/>
              </w:tcPr>
            </w:tcPrChange>
          </w:tcPr>
          <w:p w14:paraId="2825F543" w14:textId="4CD38CCA" w:rsidR="00E75582" w:rsidRPr="00E75582" w:rsidRDefault="00E75582" w:rsidP="00E75582">
            <w:pPr>
              <w:pStyle w:val="altz"/>
              <w:wordWrap/>
              <w:adjustRightInd w:val="0"/>
              <w:snapToGrid/>
              <w:spacing w:line="240" w:lineRule="auto"/>
              <w:ind w:firstLineChars="0" w:firstLine="0"/>
              <w:jc w:val="left"/>
              <w:rPr>
                <w:sz w:val="21"/>
                <w:szCs w:val="20"/>
              </w:rPr>
            </w:pPr>
            <w:ins w:id="1089" w:author="Zixuan Zhou" w:date="2026-04-27T19:26:00Z" w16du:dateUtc="2026-04-27T11:26:00Z">
              <w:r w:rsidRPr="00E75582">
                <w:rPr>
                  <w:sz w:val="21"/>
                  <w:szCs w:val="20"/>
                  <w:rPrChange w:id="1090" w:author="Zixuan Zhou" w:date="2026-04-27T19:26:00Z" w16du:dateUtc="2026-04-27T11:26:00Z">
                    <w:rPr/>
                  </w:rPrChange>
                </w:rPr>
                <w:t>2</w:t>
              </w:r>
            </w:ins>
            <w:del w:id="1091" w:author="Zixuan Zhou" w:date="2026-04-27T19:26:00Z" w16du:dateUtc="2026-04-27T11:26:00Z">
              <w:r w:rsidRPr="00E75582" w:rsidDel="00DA2FB0">
                <w:rPr>
                  <w:sz w:val="21"/>
                  <w:szCs w:val="20"/>
                </w:rPr>
                <w:delText>2</w:delText>
              </w:r>
            </w:del>
          </w:p>
        </w:tc>
        <w:tc>
          <w:tcPr>
            <w:tcW w:w="4364" w:type="dxa"/>
            <w:tcPrChange w:id="1092" w:author="Zixuan Zhou" w:date="2026-04-27T19:29:00Z" w16du:dateUtc="2026-04-27T11:29:00Z">
              <w:tcPr>
                <w:tcW w:w="4364" w:type="dxa"/>
                <w:vAlign w:val="center"/>
              </w:tcPr>
            </w:tcPrChange>
          </w:tcPr>
          <w:p w14:paraId="533ED09C" w14:textId="5359DA3F" w:rsidR="00E75582" w:rsidRPr="00E75582" w:rsidRDefault="00E75582" w:rsidP="00E75582">
            <w:pPr>
              <w:pStyle w:val="altz"/>
              <w:wordWrap/>
              <w:adjustRightInd w:val="0"/>
              <w:snapToGrid/>
              <w:spacing w:line="240" w:lineRule="auto"/>
              <w:ind w:firstLineChars="0" w:firstLine="0"/>
              <w:rPr>
                <w:sz w:val="21"/>
                <w:szCs w:val="20"/>
              </w:rPr>
            </w:pPr>
            <w:ins w:id="1093" w:author="Zixuan Zhou" w:date="2026-04-27T19:26:00Z" w16du:dateUtc="2026-04-27T11:26:00Z">
              <w:r w:rsidRPr="00E75582">
                <w:rPr>
                  <w:rFonts w:hint="eastAsia"/>
                  <w:sz w:val="21"/>
                  <w:szCs w:val="20"/>
                  <w:rPrChange w:id="1094" w:author="Zixuan Zhou" w:date="2026-04-27T19:26:00Z" w16du:dateUtc="2026-04-27T11:26:00Z">
                    <w:rPr>
                      <w:rFonts w:hint="eastAsia"/>
                    </w:rPr>
                  </w:rPrChange>
                </w:rPr>
                <w:t>生殖健康科普</w:t>
              </w:r>
            </w:ins>
            <w:del w:id="1095" w:author="Zixuan Zhou" w:date="2026-04-27T19:26:00Z" w16du:dateUtc="2026-04-27T11:26:00Z">
              <w:r w:rsidRPr="00E75582" w:rsidDel="00DA2FB0">
                <w:rPr>
                  <w:sz w:val="21"/>
                  <w:szCs w:val="20"/>
                </w:rPr>
                <w:delText>安全套（</w:delText>
              </w:r>
              <w:r w:rsidRPr="00E75582" w:rsidDel="00DA2FB0">
                <w:rPr>
                  <w:sz w:val="21"/>
                  <w:szCs w:val="20"/>
                </w:rPr>
                <w:delText>Condom</w:delText>
              </w:r>
              <w:r w:rsidRPr="00E75582" w:rsidDel="00DA2FB0">
                <w:rPr>
                  <w:sz w:val="21"/>
                  <w:szCs w:val="20"/>
                </w:rPr>
                <w:delText>）</w:delText>
              </w:r>
            </w:del>
          </w:p>
        </w:tc>
        <w:tc>
          <w:tcPr>
            <w:tcW w:w="1813" w:type="dxa"/>
            <w:tcPrChange w:id="1096" w:author="Zixuan Zhou" w:date="2026-04-27T19:29:00Z" w16du:dateUtc="2026-04-27T11:29:00Z">
              <w:tcPr>
                <w:tcW w:w="1813" w:type="dxa"/>
                <w:vAlign w:val="center"/>
              </w:tcPr>
            </w:tcPrChange>
          </w:tcPr>
          <w:p w14:paraId="2BD5C3E2" w14:textId="2E378331" w:rsidR="00E75582" w:rsidRPr="00E75582" w:rsidRDefault="00E75582" w:rsidP="00E75582">
            <w:pPr>
              <w:pStyle w:val="altz"/>
              <w:wordWrap/>
              <w:adjustRightInd w:val="0"/>
              <w:snapToGrid/>
              <w:spacing w:line="240" w:lineRule="auto"/>
              <w:ind w:firstLineChars="0" w:firstLine="0"/>
              <w:rPr>
                <w:sz w:val="21"/>
                <w:szCs w:val="20"/>
              </w:rPr>
            </w:pPr>
            <w:ins w:id="1097" w:author="Zixuan Zhou" w:date="2026-04-27T19:26:00Z" w16du:dateUtc="2026-04-27T11:26:00Z">
              <w:r w:rsidRPr="00E75582">
                <w:rPr>
                  <w:sz w:val="21"/>
                  <w:szCs w:val="20"/>
                  <w:rPrChange w:id="1098" w:author="Zixuan Zhou" w:date="2026-04-27T19:26:00Z" w16du:dateUtc="2026-04-27T11:26:00Z">
                    <w:rPr/>
                  </w:rPrChange>
                </w:rPr>
                <w:t>1183</w:t>
              </w:r>
            </w:ins>
            <w:del w:id="1099" w:author="Zixuan Zhou" w:date="2026-04-27T19:26:00Z" w16du:dateUtc="2026-04-27T11:26:00Z">
              <w:r w:rsidRPr="00E75582" w:rsidDel="00DA2FB0">
                <w:rPr>
                  <w:sz w:val="21"/>
                  <w:szCs w:val="20"/>
                </w:rPr>
                <w:delText>855</w:delText>
              </w:r>
            </w:del>
          </w:p>
        </w:tc>
        <w:tc>
          <w:tcPr>
            <w:tcW w:w="1656" w:type="dxa"/>
            <w:tcPrChange w:id="1100" w:author="Zixuan Zhou" w:date="2026-04-27T19:29:00Z" w16du:dateUtc="2026-04-27T11:29:00Z">
              <w:tcPr>
                <w:tcW w:w="1656" w:type="dxa"/>
                <w:vAlign w:val="center"/>
              </w:tcPr>
            </w:tcPrChange>
          </w:tcPr>
          <w:p w14:paraId="42C870BF" w14:textId="1EA90583" w:rsidR="00E75582" w:rsidRPr="00E75582" w:rsidRDefault="00E75582" w:rsidP="00E75582">
            <w:pPr>
              <w:pStyle w:val="altz"/>
              <w:wordWrap/>
              <w:adjustRightInd w:val="0"/>
              <w:snapToGrid/>
              <w:spacing w:line="240" w:lineRule="auto"/>
              <w:ind w:firstLineChars="0" w:firstLine="0"/>
              <w:rPr>
                <w:sz w:val="21"/>
                <w:szCs w:val="20"/>
              </w:rPr>
            </w:pPr>
            <w:ins w:id="1101" w:author="Zixuan Zhou" w:date="2026-04-27T19:29:00Z" w16du:dateUtc="2026-04-27T11:29:00Z">
              <w:r w:rsidRPr="00E75582">
                <w:rPr>
                  <w:sz w:val="21"/>
                  <w:szCs w:val="20"/>
                  <w:rPrChange w:id="1102" w:author="Zixuan Zhou" w:date="2026-04-27T19:29:00Z" w16du:dateUtc="2026-04-27T11:29:00Z">
                    <w:rPr/>
                  </w:rPrChange>
                </w:rPr>
                <w:t>31.30</w:t>
              </w:r>
            </w:ins>
            <w:del w:id="1103" w:author="Zixuan Zhou" w:date="2026-04-27T19:29:00Z" w16du:dateUtc="2026-04-27T11:29:00Z">
              <w:r w:rsidRPr="00E75582" w:rsidDel="00CC1DB3">
                <w:rPr>
                  <w:sz w:val="21"/>
                  <w:szCs w:val="20"/>
                </w:rPr>
                <w:delText>22.62%</w:delText>
              </w:r>
            </w:del>
          </w:p>
        </w:tc>
      </w:tr>
      <w:tr w:rsidR="00E75582" w14:paraId="33174F89" w14:textId="77777777" w:rsidTr="00CC1DB3">
        <w:tblPrEx>
          <w:tblW w:w="9067" w:type="dxa"/>
          <w:tblCellSpacing w:w="15" w:type="dxa"/>
          <w:tblCellMar>
            <w:top w:w="15" w:type="dxa"/>
            <w:left w:w="15" w:type="dxa"/>
            <w:bottom w:w="15" w:type="dxa"/>
            <w:right w:w="15" w:type="dxa"/>
          </w:tblCellMar>
          <w:tblPrExChange w:id="1104"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05" w:author="Zixuan Zhou" w:date="2026-04-27T19:29:00Z" w16du:dateUtc="2026-04-27T11:29:00Z">
            <w:trPr>
              <w:trHeight w:val="317"/>
              <w:tblCellSpacing w:w="15" w:type="dxa"/>
            </w:trPr>
          </w:trPrChange>
        </w:trPr>
        <w:tc>
          <w:tcPr>
            <w:tcW w:w="1084" w:type="dxa"/>
            <w:tcPrChange w:id="1106" w:author="Zixuan Zhou" w:date="2026-04-27T19:29:00Z" w16du:dateUtc="2026-04-27T11:29:00Z">
              <w:tcPr>
                <w:tcW w:w="1084" w:type="dxa"/>
                <w:vAlign w:val="center"/>
              </w:tcPr>
            </w:tcPrChange>
          </w:tcPr>
          <w:p w14:paraId="18CB0329" w14:textId="72A691E7" w:rsidR="00E75582" w:rsidRPr="00E75582" w:rsidRDefault="00E75582" w:rsidP="00E75582">
            <w:pPr>
              <w:pStyle w:val="altz"/>
              <w:wordWrap/>
              <w:adjustRightInd w:val="0"/>
              <w:snapToGrid/>
              <w:spacing w:line="240" w:lineRule="auto"/>
              <w:ind w:firstLineChars="0" w:firstLine="0"/>
              <w:jc w:val="left"/>
              <w:rPr>
                <w:sz w:val="21"/>
                <w:szCs w:val="20"/>
              </w:rPr>
            </w:pPr>
            <w:ins w:id="1107" w:author="Zixuan Zhou" w:date="2026-04-27T19:26:00Z" w16du:dateUtc="2026-04-27T11:26:00Z">
              <w:r w:rsidRPr="00E75582">
                <w:rPr>
                  <w:sz w:val="21"/>
                  <w:szCs w:val="20"/>
                  <w:rPrChange w:id="1108" w:author="Zixuan Zhou" w:date="2026-04-27T19:26:00Z" w16du:dateUtc="2026-04-27T11:26:00Z">
                    <w:rPr/>
                  </w:rPrChange>
                </w:rPr>
                <w:lastRenderedPageBreak/>
                <w:t>3</w:t>
              </w:r>
            </w:ins>
            <w:del w:id="1109" w:author="Zixuan Zhou" w:date="2026-04-27T19:26:00Z" w16du:dateUtc="2026-04-27T11:26:00Z">
              <w:r w:rsidRPr="00E75582" w:rsidDel="00DA2FB0">
                <w:rPr>
                  <w:sz w:val="21"/>
                  <w:szCs w:val="20"/>
                </w:rPr>
                <w:delText>3</w:delText>
              </w:r>
            </w:del>
          </w:p>
        </w:tc>
        <w:tc>
          <w:tcPr>
            <w:tcW w:w="4364" w:type="dxa"/>
            <w:tcPrChange w:id="1110" w:author="Zixuan Zhou" w:date="2026-04-27T19:29:00Z" w16du:dateUtc="2026-04-27T11:29:00Z">
              <w:tcPr>
                <w:tcW w:w="4364" w:type="dxa"/>
                <w:vAlign w:val="center"/>
              </w:tcPr>
            </w:tcPrChange>
          </w:tcPr>
          <w:p w14:paraId="3F450C98" w14:textId="41F794CB" w:rsidR="00E75582" w:rsidRPr="00E75582" w:rsidRDefault="00E75582" w:rsidP="00E75582">
            <w:pPr>
              <w:pStyle w:val="altz"/>
              <w:wordWrap/>
              <w:adjustRightInd w:val="0"/>
              <w:snapToGrid/>
              <w:spacing w:line="240" w:lineRule="auto"/>
              <w:ind w:firstLineChars="0" w:firstLine="0"/>
              <w:rPr>
                <w:sz w:val="21"/>
                <w:szCs w:val="20"/>
              </w:rPr>
            </w:pPr>
            <w:ins w:id="1111" w:author="Zixuan Zhou" w:date="2026-04-27T19:26:00Z" w16du:dateUtc="2026-04-27T11:26:00Z">
              <w:r w:rsidRPr="00E75582">
                <w:rPr>
                  <w:rFonts w:hint="eastAsia"/>
                  <w:sz w:val="21"/>
                  <w:szCs w:val="20"/>
                  <w:rPrChange w:id="1112" w:author="Zixuan Zhou" w:date="2026-04-27T19:26:00Z" w16du:dateUtc="2026-04-27T11:26:00Z">
                    <w:rPr>
                      <w:rFonts w:hint="eastAsia"/>
                    </w:rPr>
                  </w:rPrChange>
                </w:rPr>
                <w:t>避孕药</w:t>
              </w:r>
            </w:ins>
            <w:del w:id="1113" w:author="Zixuan Zhou" w:date="2026-04-27T19:26:00Z" w16du:dateUtc="2026-04-27T11:26:00Z">
              <w:r w:rsidRPr="00E75582" w:rsidDel="00DA2FB0">
                <w:rPr>
                  <w:sz w:val="21"/>
                  <w:szCs w:val="20"/>
                </w:rPr>
                <w:delText>避孕药（</w:delText>
              </w:r>
              <w:r w:rsidRPr="00E75582" w:rsidDel="00DA2FB0">
                <w:rPr>
                  <w:sz w:val="21"/>
                  <w:szCs w:val="20"/>
                </w:rPr>
                <w:delText>Contraceptive Pill</w:delText>
              </w:r>
              <w:r w:rsidRPr="00E75582" w:rsidDel="00DA2FB0">
                <w:rPr>
                  <w:sz w:val="21"/>
                  <w:szCs w:val="20"/>
                </w:rPr>
                <w:delText>）</w:delText>
              </w:r>
            </w:del>
          </w:p>
        </w:tc>
        <w:tc>
          <w:tcPr>
            <w:tcW w:w="1813" w:type="dxa"/>
            <w:tcPrChange w:id="1114" w:author="Zixuan Zhou" w:date="2026-04-27T19:29:00Z" w16du:dateUtc="2026-04-27T11:29:00Z">
              <w:tcPr>
                <w:tcW w:w="1813" w:type="dxa"/>
                <w:vAlign w:val="center"/>
              </w:tcPr>
            </w:tcPrChange>
          </w:tcPr>
          <w:p w14:paraId="5700EEBF" w14:textId="677E1D1E" w:rsidR="00E75582" w:rsidRPr="00E75582" w:rsidRDefault="00E75582" w:rsidP="00E75582">
            <w:pPr>
              <w:pStyle w:val="altz"/>
              <w:wordWrap/>
              <w:adjustRightInd w:val="0"/>
              <w:snapToGrid/>
              <w:spacing w:line="240" w:lineRule="auto"/>
              <w:ind w:firstLineChars="0" w:firstLine="0"/>
              <w:rPr>
                <w:sz w:val="21"/>
                <w:szCs w:val="20"/>
              </w:rPr>
            </w:pPr>
            <w:ins w:id="1115" w:author="Zixuan Zhou" w:date="2026-04-27T19:26:00Z" w16du:dateUtc="2026-04-27T11:26:00Z">
              <w:r w:rsidRPr="00E75582">
                <w:rPr>
                  <w:sz w:val="21"/>
                  <w:szCs w:val="20"/>
                  <w:rPrChange w:id="1116" w:author="Zixuan Zhou" w:date="2026-04-27T19:26:00Z" w16du:dateUtc="2026-04-27T11:26:00Z">
                    <w:rPr/>
                  </w:rPrChange>
                </w:rPr>
                <w:t>256</w:t>
              </w:r>
            </w:ins>
            <w:del w:id="1117" w:author="Zixuan Zhou" w:date="2026-04-27T19:26:00Z" w16du:dateUtc="2026-04-27T11:26:00Z">
              <w:r w:rsidRPr="00E75582" w:rsidDel="00DA2FB0">
                <w:rPr>
                  <w:sz w:val="21"/>
                  <w:szCs w:val="20"/>
                </w:rPr>
                <w:delText>381</w:delText>
              </w:r>
            </w:del>
          </w:p>
        </w:tc>
        <w:tc>
          <w:tcPr>
            <w:tcW w:w="1656" w:type="dxa"/>
            <w:tcPrChange w:id="1118" w:author="Zixuan Zhou" w:date="2026-04-27T19:29:00Z" w16du:dateUtc="2026-04-27T11:29:00Z">
              <w:tcPr>
                <w:tcW w:w="1656" w:type="dxa"/>
                <w:vAlign w:val="center"/>
              </w:tcPr>
            </w:tcPrChange>
          </w:tcPr>
          <w:p w14:paraId="59D3F2D2" w14:textId="5D475881" w:rsidR="00E75582" w:rsidRPr="00E75582" w:rsidRDefault="00E75582" w:rsidP="00E75582">
            <w:pPr>
              <w:pStyle w:val="altz"/>
              <w:wordWrap/>
              <w:adjustRightInd w:val="0"/>
              <w:snapToGrid/>
              <w:spacing w:line="240" w:lineRule="auto"/>
              <w:ind w:firstLineChars="0" w:firstLine="0"/>
              <w:rPr>
                <w:sz w:val="21"/>
                <w:szCs w:val="20"/>
              </w:rPr>
            </w:pPr>
            <w:ins w:id="1119" w:author="Zixuan Zhou" w:date="2026-04-27T19:29:00Z" w16du:dateUtc="2026-04-27T11:29:00Z">
              <w:r w:rsidRPr="00E75582">
                <w:rPr>
                  <w:sz w:val="21"/>
                  <w:szCs w:val="20"/>
                  <w:rPrChange w:id="1120" w:author="Zixuan Zhou" w:date="2026-04-27T19:29:00Z" w16du:dateUtc="2026-04-27T11:29:00Z">
                    <w:rPr/>
                  </w:rPrChange>
                </w:rPr>
                <w:t>6.77</w:t>
              </w:r>
            </w:ins>
            <w:del w:id="1121" w:author="Zixuan Zhou" w:date="2026-04-27T19:29:00Z" w16du:dateUtc="2026-04-27T11:29:00Z">
              <w:r w:rsidRPr="00E75582" w:rsidDel="00CC1DB3">
                <w:rPr>
                  <w:sz w:val="21"/>
                  <w:szCs w:val="20"/>
                </w:rPr>
                <w:delText>10.08%</w:delText>
              </w:r>
            </w:del>
          </w:p>
        </w:tc>
      </w:tr>
      <w:tr w:rsidR="00E75582" w14:paraId="38EA8C79" w14:textId="77777777" w:rsidTr="00CC1DB3">
        <w:tblPrEx>
          <w:tblW w:w="9067" w:type="dxa"/>
          <w:tblCellSpacing w:w="15" w:type="dxa"/>
          <w:tblCellMar>
            <w:top w:w="15" w:type="dxa"/>
            <w:left w:w="15" w:type="dxa"/>
            <w:bottom w:w="15" w:type="dxa"/>
            <w:right w:w="15" w:type="dxa"/>
          </w:tblCellMar>
          <w:tblPrExChange w:id="1122"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23" w:author="Zixuan Zhou" w:date="2026-04-27T19:29:00Z" w16du:dateUtc="2026-04-27T11:29:00Z">
            <w:trPr>
              <w:trHeight w:val="317"/>
              <w:tblCellSpacing w:w="15" w:type="dxa"/>
            </w:trPr>
          </w:trPrChange>
        </w:trPr>
        <w:tc>
          <w:tcPr>
            <w:tcW w:w="1084" w:type="dxa"/>
            <w:tcPrChange w:id="1124" w:author="Zixuan Zhou" w:date="2026-04-27T19:29:00Z" w16du:dateUtc="2026-04-27T11:29:00Z">
              <w:tcPr>
                <w:tcW w:w="1084" w:type="dxa"/>
                <w:vAlign w:val="center"/>
              </w:tcPr>
            </w:tcPrChange>
          </w:tcPr>
          <w:p w14:paraId="20530E2B" w14:textId="05E52AF6" w:rsidR="00E75582" w:rsidRPr="00E75582" w:rsidRDefault="00E75582" w:rsidP="00E75582">
            <w:pPr>
              <w:pStyle w:val="altz"/>
              <w:wordWrap/>
              <w:adjustRightInd w:val="0"/>
              <w:snapToGrid/>
              <w:spacing w:line="240" w:lineRule="auto"/>
              <w:ind w:firstLineChars="0" w:firstLine="0"/>
              <w:jc w:val="left"/>
              <w:rPr>
                <w:sz w:val="21"/>
                <w:szCs w:val="20"/>
              </w:rPr>
            </w:pPr>
            <w:ins w:id="1125" w:author="Zixuan Zhou" w:date="2026-04-27T19:26:00Z" w16du:dateUtc="2026-04-27T11:26:00Z">
              <w:r w:rsidRPr="00E75582">
                <w:rPr>
                  <w:sz w:val="21"/>
                  <w:szCs w:val="20"/>
                  <w:rPrChange w:id="1126" w:author="Zixuan Zhou" w:date="2026-04-27T19:26:00Z" w16du:dateUtc="2026-04-27T11:26:00Z">
                    <w:rPr/>
                  </w:rPrChange>
                </w:rPr>
                <w:t>4</w:t>
              </w:r>
            </w:ins>
            <w:del w:id="1127" w:author="Zixuan Zhou" w:date="2026-04-27T19:26:00Z" w16du:dateUtc="2026-04-27T11:26:00Z">
              <w:r w:rsidRPr="00E75582" w:rsidDel="00DA2FB0">
                <w:rPr>
                  <w:sz w:val="21"/>
                  <w:szCs w:val="20"/>
                </w:rPr>
                <w:delText>4</w:delText>
              </w:r>
            </w:del>
          </w:p>
        </w:tc>
        <w:tc>
          <w:tcPr>
            <w:tcW w:w="4364" w:type="dxa"/>
            <w:tcPrChange w:id="1128" w:author="Zixuan Zhou" w:date="2026-04-27T19:29:00Z" w16du:dateUtc="2026-04-27T11:29:00Z">
              <w:tcPr>
                <w:tcW w:w="4364" w:type="dxa"/>
                <w:vAlign w:val="center"/>
              </w:tcPr>
            </w:tcPrChange>
          </w:tcPr>
          <w:p w14:paraId="2D534178" w14:textId="3AC16155" w:rsidR="00E75582" w:rsidRPr="00E75582" w:rsidRDefault="00E75582" w:rsidP="00E75582">
            <w:pPr>
              <w:pStyle w:val="altz"/>
              <w:wordWrap/>
              <w:adjustRightInd w:val="0"/>
              <w:snapToGrid/>
              <w:spacing w:line="240" w:lineRule="auto"/>
              <w:ind w:firstLineChars="0" w:firstLine="0"/>
              <w:rPr>
                <w:sz w:val="21"/>
                <w:szCs w:val="20"/>
              </w:rPr>
            </w:pPr>
            <w:ins w:id="1129" w:author="Zixuan Zhou" w:date="2026-04-27T19:26:00Z" w16du:dateUtc="2026-04-27T11:26:00Z">
              <w:r w:rsidRPr="00E75582">
                <w:rPr>
                  <w:rFonts w:hint="eastAsia"/>
                  <w:sz w:val="21"/>
                  <w:szCs w:val="20"/>
                  <w:rPrChange w:id="1130" w:author="Zixuan Zhou" w:date="2026-04-27T19:26:00Z" w16du:dateUtc="2026-04-27T11:26:00Z">
                    <w:rPr>
                      <w:rFonts w:hint="eastAsia"/>
                    </w:rPr>
                  </w:rPrChange>
                </w:rPr>
                <w:t>节育器</w:t>
              </w:r>
            </w:ins>
            <w:del w:id="1131" w:author="Zixuan Zhou" w:date="2026-04-27T19:26:00Z" w16du:dateUtc="2026-04-27T11:26:00Z">
              <w:r w:rsidRPr="00E75582" w:rsidDel="00DA2FB0">
                <w:rPr>
                  <w:sz w:val="21"/>
                  <w:szCs w:val="20"/>
                </w:rPr>
                <w:delText>体外排精（</w:delText>
              </w:r>
              <w:r w:rsidRPr="00E75582" w:rsidDel="00DA2FB0">
                <w:rPr>
                  <w:sz w:val="21"/>
                  <w:szCs w:val="20"/>
                </w:rPr>
                <w:delText>Coitus Interruptus</w:delText>
              </w:r>
              <w:r w:rsidRPr="00E75582" w:rsidDel="00DA2FB0">
                <w:rPr>
                  <w:sz w:val="21"/>
                  <w:szCs w:val="20"/>
                </w:rPr>
                <w:delText>）</w:delText>
              </w:r>
            </w:del>
          </w:p>
        </w:tc>
        <w:tc>
          <w:tcPr>
            <w:tcW w:w="1813" w:type="dxa"/>
            <w:tcPrChange w:id="1132" w:author="Zixuan Zhou" w:date="2026-04-27T19:29:00Z" w16du:dateUtc="2026-04-27T11:29:00Z">
              <w:tcPr>
                <w:tcW w:w="1813" w:type="dxa"/>
                <w:vAlign w:val="center"/>
              </w:tcPr>
            </w:tcPrChange>
          </w:tcPr>
          <w:p w14:paraId="6E0354C2" w14:textId="048BF2A2" w:rsidR="00E75582" w:rsidRPr="00E75582" w:rsidRDefault="00E75582" w:rsidP="00E75582">
            <w:pPr>
              <w:pStyle w:val="altz"/>
              <w:wordWrap/>
              <w:adjustRightInd w:val="0"/>
              <w:snapToGrid/>
              <w:spacing w:line="240" w:lineRule="auto"/>
              <w:ind w:firstLineChars="0" w:firstLine="0"/>
              <w:rPr>
                <w:sz w:val="21"/>
                <w:szCs w:val="20"/>
              </w:rPr>
            </w:pPr>
            <w:ins w:id="1133" w:author="Zixuan Zhou" w:date="2026-04-27T19:26:00Z" w16du:dateUtc="2026-04-27T11:26:00Z">
              <w:r w:rsidRPr="00E75582">
                <w:rPr>
                  <w:sz w:val="21"/>
                  <w:szCs w:val="20"/>
                  <w:rPrChange w:id="1134" w:author="Zixuan Zhou" w:date="2026-04-27T19:26:00Z" w16du:dateUtc="2026-04-27T11:26:00Z">
                    <w:rPr/>
                  </w:rPrChange>
                </w:rPr>
                <w:t>156</w:t>
              </w:r>
            </w:ins>
            <w:del w:id="1135" w:author="Zixuan Zhou" w:date="2026-04-27T19:26:00Z" w16du:dateUtc="2026-04-27T11:26:00Z">
              <w:r w:rsidRPr="00E75582" w:rsidDel="00DA2FB0">
                <w:rPr>
                  <w:sz w:val="21"/>
                  <w:szCs w:val="20"/>
                </w:rPr>
                <w:delText>211</w:delText>
              </w:r>
            </w:del>
          </w:p>
        </w:tc>
        <w:tc>
          <w:tcPr>
            <w:tcW w:w="1656" w:type="dxa"/>
            <w:tcPrChange w:id="1136" w:author="Zixuan Zhou" w:date="2026-04-27T19:29:00Z" w16du:dateUtc="2026-04-27T11:29:00Z">
              <w:tcPr>
                <w:tcW w:w="1656" w:type="dxa"/>
                <w:vAlign w:val="center"/>
              </w:tcPr>
            </w:tcPrChange>
          </w:tcPr>
          <w:p w14:paraId="10D79136" w14:textId="4F9FA26E" w:rsidR="00E75582" w:rsidRPr="00E75582" w:rsidRDefault="00E75582" w:rsidP="00E75582">
            <w:pPr>
              <w:pStyle w:val="altz"/>
              <w:wordWrap/>
              <w:adjustRightInd w:val="0"/>
              <w:snapToGrid/>
              <w:spacing w:line="240" w:lineRule="auto"/>
              <w:ind w:firstLineChars="0" w:firstLine="0"/>
              <w:rPr>
                <w:sz w:val="21"/>
                <w:szCs w:val="20"/>
              </w:rPr>
            </w:pPr>
            <w:ins w:id="1137" w:author="Zixuan Zhou" w:date="2026-04-27T19:29:00Z" w16du:dateUtc="2026-04-27T11:29:00Z">
              <w:r w:rsidRPr="00E75582">
                <w:rPr>
                  <w:sz w:val="21"/>
                  <w:szCs w:val="20"/>
                  <w:rPrChange w:id="1138" w:author="Zixuan Zhou" w:date="2026-04-27T19:29:00Z" w16du:dateUtc="2026-04-27T11:29:00Z">
                    <w:rPr/>
                  </w:rPrChange>
                </w:rPr>
                <w:t>4.13</w:t>
              </w:r>
            </w:ins>
            <w:del w:id="1139" w:author="Zixuan Zhou" w:date="2026-04-27T19:29:00Z" w16du:dateUtc="2026-04-27T11:29:00Z">
              <w:r w:rsidRPr="00E75582" w:rsidDel="00CC1DB3">
                <w:rPr>
                  <w:sz w:val="21"/>
                  <w:szCs w:val="20"/>
                </w:rPr>
                <w:delText>5.58%</w:delText>
              </w:r>
            </w:del>
          </w:p>
        </w:tc>
      </w:tr>
      <w:tr w:rsidR="00E75582" w14:paraId="6395D9C6" w14:textId="77777777" w:rsidTr="00CC1DB3">
        <w:tblPrEx>
          <w:tblW w:w="9067" w:type="dxa"/>
          <w:tblCellSpacing w:w="15" w:type="dxa"/>
          <w:tblCellMar>
            <w:top w:w="15" w:type="dxa"/>
            <w:left w:w="15" w:type="dxa"/>
            <w:bottom w:w="15" w:type="dxa"/>
            <w:right w:w="15" w:type="dxa"/>
          </w:tblCellMar>
          <w:tblPrExChange w:id="1140"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41" w:author="Zixuan Zhou" w:date="2026-04-27T19:29:00Z" w16du:dateUtc="2026-04-27T11:29:00Z">
            <w:trPr>
              <w:trHeight w:val="317"/>
              <w:tblCellSpacing w:w="15" w:type="dxa"/>
            </w:trPr>
          </w:trPrChange>
        </w:trPr>
        <w:tc>
          <w:tcPr>
            <w:tcW w:w="1084" w:type="dxa"/>
            <w:tcPrChange w:id="1142" w:author="Zixuan Zhou" w:date="2026-04-27T19:29:00Z" w16du:dateUtc="2026-04-27T11:29:00Z">
              <w:tcPr>
                <w:tcW w:w="1084" w:type="dxa"/>
                <w:vAlign w:val="center"/>
              </w:tcPr>
            </w:tcPrChange>
          </w:tcPr>
          <w:p w14:paraId="191BDF37" w14:textId="6596E30A" w:rsidR="00E75582" w:rsidRPr="00E75582" w:rsidRDefault="00E75582" w:rsidP="00E75582">
            <w:pPr>
              <w:pStyle w:val="altz"/>
              <w:wordWrap/>
              <w:adjustRightInd w:val="0"/>
              <w:snapToGrid/>
              <w:spacing w:line="240" w:lineRule="auto"/>
              <w:ind w:firstLineChars="0" w:firstLine="0"/>
              <w:jc w:val="left"/>
              <w:rPr>
                <w:sz w:val="21"/>
                <w:szCs w:val="20"/>
              </w:rPr>
            </w:pPr>
            <w:ins w:id="1143" w:author="Zixuan Zhou" w:date="2026-04-27T19:26:00Z" w16du:dateUtc="2026-04-27T11:26:00Z">
              <w:r w:rsidRPr="00E75582">
                <w:rPr>
                  <w:sz w:val="21"/>
                  <w:szCs w:val="20"/>
                  <w:rPrChange w:id="1144" w:author="Zixuan Zhou" w:date="2026-04-27T19:26:00Z" w16du:dateUtc="2026-04-27T11:26:00Z">
                    <w:rPr/>
                  </w:rPrChange>
                </w:rPr>
                <w:t>5</w:t>
              </w:r>
            </w:ins>
            <w:del w:id="1145" w:author="Zixuan Zhou" w:date="2026-04-27T19:26:00Z" w16du:dateUtc="2026-04-27T11:26:00Z">
              <w:r w:rsidRPr="00E75582" w:rsidDel="00DA2FB0">
                <w:rPr>
                  <w:sz w:val="21"/>
                  <w:szCs w:val="20"/>
                </w:rPr>
                <w:delText>5</w:delText>
              </w:r>
            </w:del>
          </w:p>
        </w:tc>
        <w:tc>
          <w:tcPr>
            <w:tcW w:w="4364" w:type="dxa"/>
            <w:tcPrChange w:id="1146" w:author="Zixuan Zhou" w:date="2026-04-27T19:29:00Z" w16du:dateUtc="2026-04-27T11:29:00Z">
              <w:tcPr>
                <w:tcW w:w="4364" w:type="dxa"/>
                <w:vAlign w:val="center"/>
              </w:tcPr>
            </w:tcPrChange>
          </w:tcPr>
          <w:p w14:paraId="5D4F11FA" w14:textId="6F54CC43" w:rsidR="00E75582" w:rsidRPr="00E75582" w:rsidRDefault="00E75582" w:rsidP="00E75582">
            <w:pPr>
              <w:pStyle w:val="altz"/>
              <w:wordWrap/>
              <w:adjustRightInd w:val="0"/>
              <w:snapToGrid/>
              <w:spacing w:line="240" w:lineRule="auto"/>
              <w:ind w:firstLineChars="0" w:firstLine="0"/>
              <w:rPr>
                <w:sz w:val="21"/>
                <w:szCs w:val="20"/>
              </w:rPr>
            </w:pPr>
            <w:ins w:id="1147" w:author="Zixuan Zhou" w:date="2026-04-27T19:26:00Z" w16du:dateUtc="2026-04-27T11:26:00Z">
              <w:r w:rsidRPr="00E75582">
                <w:rPr>
                  <w:rFonts w:hint="eastAsia"/>
                  <w:sz w:val="21"/>
                  <w:szCs w:val="20"/>
                  <w:rPrChange w:id="1148" w:author="Zixuan Zhou" w:date="2026-04-27T19:26:00Z" w16du:dateUtc="2026-04-27T11:26:00Z">
                    <w:rPr>
                      <w:rFonts w:hint="eastAsia"/>
                    </w:rPr>
                  </w:rPrChange>
                </w:rPr>
                <w:t>人工流产</w:t>
              </w:r>
            </w:ins>
            <w:del w:id="1149" w:author="Zixuan Zhou" w:date="2026-04-27T19:26:00Z" w16du:dateUtc="2026-04-27T11:26:00Z">
              <w:r w:rsidRPr="00E75582" w:rsidDel="00DA2FB0">
                <w:rPr>
                  <w:sz w:val="21"/>
                  <w:szCs w:val="20"/>
                </w:rPr>
                <w:delText>安全期避孕（</w:delText>
              </w:r>
              <w:r w:rsidRPr="00E75582" w:rsidDel="00DA2FB0">
                <w:rPr>
                  <w:sz w:val="21"/>
                  <w:szCs w:val="20"/>
                </w:rPr>
                <w:delText>Safe Period Contraception</w:delText>
              </w:r>
              <w:r w:rsidRPr="00E75582" w:rsidDel="00DA2FB0">
                <w:rPr>
                  <w:sz w:val="21"/>
                  <w:szCs w:val="20"/>
                </w:rPr>
                <w:delText>）</w:delText>
              </w:r>
            </w:del>
          </w:p>
        </w:tc>
        <w:tc>
          <w:tcPr>
            <w:tcW w:w="1813" w:type="dxa"/>
            <w:tcPrChange w:id="1150" w:author="Zixuan Zhou" w:date="2026-04-27T19:29:00Z" w16du:dateUtc="2026-04-27T11:29:00Z">
              <w:tcPr>
                <w:tcW w:w="1813" w:type="dxa"/>
                <w:vAlign w:val="center"/>
              </w:tcPr>
            </w:tcPrChange>
          </w:tcPr>
          <w:p w14:paraId="3D718B39" w14:textId="1180C0F9" w:rsidR="00E75582" w:rsidRPr="00E75582" w:rsidRDefault="00E75582" w:rsidP="00E75582">
            <w:pPr>
              <w:pStyle w:val="altz"/>
              <w:wordWrap/>
              <w:adjustRightInd w:val="0"/>
              <w:snapToGrid/>
              <w:spacing w:line="240" w:lineRule="auto"/>
              <w:ind w:firstLineChars="0" w:firstLine="0"/>
              <w:rPr>
                <w:sz w:val="21"/>
                <w:szCs w:val="20"/>
              </w:rPr>
            </w:pPr>
            <w:ins w:id="1151" w:author="Zixuan Zhou" w:date="2026-04-27T19:26:00Z" w16du:dateUtc="2026-04-27T11:26:00Z">
              <w:r w:rsidRPr="00E75582">
                <w:rPr>
                  <w:sz w:val="21"/>
                  <w:szCs w:val="20"/>
                  <w:rPrChange w:id="1152" w:author="Zixuan Zhou" w:date="2026-04-27T19:26:00Z" w16du:dateUtc="2026-04-27T11:26:00Z">
                    <w:rPr/>
                  </w:rPrChange>
                </w:rPr>
                <w:t>116</w:t>
              </w:r>
            </w:ins>
            <w:del w:id="1153" w:author="Zixuan Zhou" w:date="2026-04-27T19:26:00Z" w16du:dateUtc="2026-04-27T11:26:00Z">
              <w:r w:rsidRPr="00E75582" w:rsidDel="00DA2FB0">
                <w:rPr>
                  <w:sz w:val="21"/>
                  <w:szCs w:val="20"/>
                </w:rPr>
                <w:delText>189</w:delText>
              </w:r>
            </w:del>
          </w:p>
        </w:tc>
        <w:tc>
          <w:tcPr>
            <w:tcW w:w="1656" w:type="dxa"/>
            <w:tcPrChange w:id="1154" w:author="Zixuan Zhou" w:date="2026-04-27T19:29:00Z" w16du:dateUtc="2026-04-27T11:29:00Z">
              <w:tcPr>
                <w:tcW w:w="1656" w:type="dxa"/>
                <w:vAlign w:val="center"/>
              </w:tcPr>
            </w:tcPrChange>
          </w:tcPr>
          <w:p w14:paraId="47F6D6A9" w14:textId="0D78709A" w:rsidR="00E75582" w:rsidRPr="00E75582" w:rsidRDefault="00E75582" w:rsidP="00E75582">
            <w:pPr>
              <w:pStyle w:val="altz"/>
              <w:wordWrap/>
              <w:adjustRightInd w:val="0"/>
              <w:snapToGrid/>
              <w:spacing w:line="240" w:lineRule="auto"/>
              <w:ind w:firstLineChars="0" w:firstLine="0"/>
              <w:rPr>
                <w:sz w:val="21"/>
                <w:szCs w:val="20"/>
              </w:rPr>
            </w:pPr>
            <w:ins w:id="1155" w:author="Zixuan Zhou" w:date="2026-04-27T19:29:00Z" w16du:dateUtc="2026-04-27T11:29:00Z">
              <w:r w:rsidRPr="00E75582">
                <w:rPr>
                  <w:sz w:val="21"/>
                  <w:szCs w:val="20"/>
                  <w:rPrChange w:id="1156" w:author="Zixuan Zhou" w:date="2026-04-27T19:29:00Z" w16du:dateUtc="2026-04-27T11:29:00Z">
                    <w:rPr/>
                  </w:rPrChange>
                </w:rPr>
                <w:t>3.07</w:t>
              </w:r>
            </w:ins>
            <w:del w:id="1157" w:author="Zixuan Zhou" w:date="2026-04-27T19:29:00Z" w16du:dateUtc="2026-04-27T11:29:00Z">
              <w:r w:rsidRPr="00E75582" w:rsidDel="00CC1DB3">
                <w:rPr>
                  <w:sz w:val="21"/>
                  <w:szCs w:val="20"/>
                </w:rPr>
                <w:delText>5.00%</w:delText>
              </w:r>
            </w:del>
          </w:p>
        </w:tc>
      </w:tr>
      <w:tr w:rsidR="00E75582" w14:paraId="619BE659" w14:textId="77777777" w:rsidTr="00CC1DB3">
        <w:tblPrEx>
          <w:tblW w:w="9067" w:type="dxa"/>
          <w:tblCellSpacing w:w="15" w:type="dxa"/>
          <w:tblCellMar>
            <w:top w:w="15" w:type="dxa"/>
            <w:left w:w="15" w:type="dxa"/>
            <w:bottom w:w="15" w:type="dxa"/>
            <w:right w:w="15" w:type="dxa"/>
          </w:tblCellMar>
          <w:tblPrExChange w:id="1158"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59" w:author="Zixuan Zhou" w:date="2026-04-27T19:29:00Z" w16du:dateUtc="2026-04-27T11:29:00Z">
            <w:trPr>
              <w:trHeight w:val="317"/>
              <w:tblCellSpacing w:w="15" w:type="dxa"/>
            </w:trPr>
          </w:trPrChange>
        </w:trPr>
        <w:tc>
          <w:tcPr>
            <w:tcW w:w="1084" w:type="dxa"/>
            <w:tcPrChange w:id="1160" w:author="Zixuan Zhou" w:date="2026-04-27T19:29:00Z" w16du:dateUtc="2026-04-27T11:29:00Z">
              <w:tcPr>
                <w:tcW w:w="1084" w:type="dxa"/>
                <w:vAlign w:val="center"/>
              </w:tcPr>
            </w:tcPrChange>
          </w:tcPr>
          <w:p w14:paraId="06D06C9B" w14:textId="772B3C65" w:rsidR="00E75582" w:rsidRPr="00E75582" w:rsidRDefault="00E75582" w:rsidP="00E75582">
            <w:pPr>
              <w:pStyle w:val="altz"/>
              <w:wordWrap/>
              <w:adjustRightInd w:val="0"/>
              <w:snapToGrid/>
              <w:spacing w:line="240" w:lineRule="auto"/>
              <w:ind w:firstLineChars="0" w:firstLine="0"/>
              <w:jc w:val="left"/>
              <w:rPr>
                <w:sz w:val="21"/>
                <w:szCs w:val="20"/>
              </w:rPr>
            </w:pPr>
            <w:ins w:id="1161" w:author="Zixuan Zhou" w:date="2026-04-27T19:26:00Z" w16du:dateUtc="2026-04-27T11:26:00Z">
              <w:r w:rsidRPr="00E75582">
                <w:rPr>
                  <w:sz w:val="21"/>
                  <w:szCs w:val="20"/>
                  <w:rPrChange w:id="1162" w:author="Zixuan Zhou" w:date="2026-04-27T19:26:00Z" w16du:dateUtc="2026-04-27T11:26:00Z">
                    <w:rPr/>
                  </w:rPrChange>
                </w:rPr>
                <w:t>6</w:t>
              </w:r>
            </w:ins>
            <w:del w:id="1163" w:author="Zixuan Zhou" w:date="2026-04-27T19:26:00Z" w16du:dateUtc="2026-04-27T11:26:00Z">
              <w:r w:rsidRPr="00E75582" w:rsidDel="00DA2FB0">
                <w:rPr>
                  <w:sz w:val="21"/>
                  <w:szCs w:val="20"/>
                </w:rPr>
                <w:delText>6</w:delText>
              </w:r>
            </w:del>
          </w:p>
        </w:tc>
        <w:tc>
          <w:tcPr>
            <w:tcW w:w="4364" w:type="dxa"/>
            <w:tcPrChange w:id="1164" w:author="Zixuan Zhou" w:date="2026-04-27T19:29:00Z" w16du:dateUtc="2026-04-27T11:29:00Z">
              <w:tcPr>
                <w:tcW w:w="4364" w:type="dxa"/>
                <w:vAlign w:val="center"/>
              </w:tcPr>
            </w:tcPrChange>
          </w:tcPr>
          <w:p w14:paraId="04E32A76" w14:textId="54B7DDBE" w:rsidR="00E75582" w:rsidRPr="00E75582" w:rsidRDefault="00E75582" w:rsidP="00E75582">
            <w:pPr>
              <w:pStyle w:val="altz"/>
              <w:wordWrap/>
              <w:adjustRightInd w:val="0"/>
              <w:snapToGrid/>
              <w:spacing w:line="240" w:lineRule="auto"/>
              <w:ind w:firstLineChars="0" w:firstLine="0"/>
              <w:rPr>
                <w:sz w:val="21"/>
                <w:szCs w:val="20"/>
              </w:rPr>
            </w:pPr>
            <w:ins w:id="1165" w:author="Zixuan Zhou" w:date="2026-04-27T19:26:00Z" w16du:dateUtc="2026-04-27T11:26:00Z">
              <w:r w:rsidRPr="00E75582">
                <w:rPr>
                  <w:rFonts w:hint="eastAsia"/>
                  <w:sz w:val="21"/>
                  <w:szCs w:val="20"/>
                  <w:rPrChange w:id="1166" w:author="Zixuan Zhou" w:date="2026-04-27T19:26:00Z" w16du:dateUtc="2026-04-27T11:26:00Z">
                    <w:rPr>
                      <w:rFonts w:hint="eastAsia"/>
                    </w:rPr>
                  </w:rPrChange>
                </w:rPr>
                <w:t>避孕科普</w:t>
              </w:r>
            </w:ins>
            <w:del w:id="1167" w:author="Zixuan Zhou" w:date="2026-04-27T19:26:00Z" w16du:dateUtc="2026-04-27T11:26:00Z">
              <w:r w:rsidRPr="00E75582" w:rsidDel="00DA2FB0">
                <w:rPr>
                  <w:sz w:val="21"/>
                  <w:szCs w:val="20"/>
                </w:rPr>
                <w:delText>人工流产（</w:delText>
              </w:r>
              <w:r w:rsidRPr="00E75582" w:rsidDel="00DA2FB0">
                <w:rPr>
                  <w:sz w:val="21"/>
                  <w:szCs w:val="20"/>
                </w:rPr>
                <w:delText>Induced Abortion</w:delText>
              </w:r>
              <w:r w:rsidRPr="00E75582" w:rsidDel="00DA2FB0">
                <w:rPr>
                  <w:sz w:val="21"/>
                  <w:szCs w:val="20"/>
                </w:rPr>
                <w:delText>）</w:delText>
              </w:r>
            </w:del>
          </w:p>
        </w:tc>
        <w:tc>
          <w:tcPr>
            <w:tcW w:w="1813" w:type="dxa"/>
            <w:tcPrChange w:id="1168" w:author="Zixuan Zhou" w:date="2026-04-27T19:29:00Z" w16du:dateUtc="2026-04-27T11:29:00Z">
              <w:tcPr>
                <w:tcW w:w="1813" w:type="dxa"/>
                <w:vAlign w:val="center"/>
              </w:tcPr>
            </w:tcPrChange>
          </w:tcPr>
          <w:p w14:paraId="19E0B488" w14:textId="4338240F" w:rsidR="00E75582" w:rsidRPr="00E75582" w:rsidRDefault="00E75582" w:rsidP="00E75582">
            <w:pPr>
              <w:pStyle w:val="altz"/>
              <w:wordWrap/>
              <w:adjustRightInd w:val="0"/>
              <w:snapToGrid/>
              <w:spacing w:line="240" w:lineRule="auto"/>
              <w:ind w:firstLineChars="0" w:firstLine="0"/>
              <w:rPr>
                <w:sz w:val="21"/>
                <w:szCs w:val="20"/>
              </w:rPr>
            </w:pPr>
            <w:ins w:id="1169" w:author="Zixuan Zhou" w:date="2026-04-27T19:26:00Z" w16du:dateUtc="2026-04-27T11:26:00Z">
              <w:r w:rsidRPr="00E75582">
                <w:rPr>
                  <w:sz w:val="21"/>
                  <w:szCs w:val="20"/>
                  <w:rPrChange w:id="1170" w:author="Zixuan Zhou" w:date="2026-04-27T19:26:00Z" w16du:dateUtc="2026-04-27T11:26:00Z">
                    <w:rPr/>
                  </w:rPrChange>
                </w:rPr>
                <w:t>110</w:t>
              </w:r>
            </w:ins>
            <w:del w:id="1171" w:author="Zixuan Zhou" w:date="2026-04-27T19:26:00Z" w16du:dateUtc="2026-04-27T11:26:00Z">
              <w:r w:rsidRPr="00E75582" w:rsidDel="00DA2FB0">
                <w:rPr>
                  <w:sz w:val="21"/>
                  <w:szCs w:val="20"/>
                </w:rPr>
                <w:delText>175</w:delText>
              </w:r>
            </w:del>
          </w:p>
        </w:tc>
        <w:tc>
          <w:tcPr>
            <w:tcW w:w="1656" w:type="dxa"/>
            <w:tcPrChange w:id="1172" w:author="Zixuan Zhou" w:date="2026-04-27T19:29:00Z" w16du:dateUtc="2026-04-27T11:29:00Z">
              <w:tcPr>
                <w:tcW w:w="1656" w:type="dxa"/>
                <w:vAlign w:val="center"/>
              </w:tcPr>
            </w:tcPrChange>
          </w:tcPr>
          <w:p w14:paraId="5C7A79B4" w14:textId="582AB645" w:rsidR="00E75582" w:rsidRPr="00E75582" w:rsidRDefault="00E75582" w:rsidP="00E75582">
            <w:pPr>
              <w:pStyle w:val="altz"/>
              <w:wordWrap/>
              <w:adjustRightInd w:val="0"/>
              <w:snapToGrid/>
              <w:spacing w:line="240" w:lineRule="auto"/>
              <w:ind w:firstLineChars="0" w:firstLine="0"/>
              <w:rPr>
                <w:sz w:val="21"/>
                <w:szCs w:val="20"/>
              </w:rPr>
            </w:pPr>
            <w:ins w:id="1173" w:author="Zixuan Zhou" w:date="2026-04-27T19:29:00Z" w16du:dateUtc="2026-04-27T11:29:00Z">
              <w:r w:rsidRPr="00E75582">
                <w:rPr>
                  <w:sz w:val="21"/>
                  <w:szCs w:val="20"/>
                  <w:rPrChange w:id="1174" w:author="Zixuan Zhou" w:date="2026-04-27T19:29:00Z" w16du:dateUtc="2026-04-27T11:29:00Z">
                    <w:rPr/>
                  </w:rPrChange>
                </w:rPr>
                <w:t>2.91</w:t>
              </w:r>
            </w:ins>
            <w:del w:id="1175" w:author="Zixuan Zhou" w:date="2026-04-27T19:29:00Z" w16du:dateUtc="2026-04-27T11:29:00Z">
              <w:r w:rsidRPr="00E75582" w:rsidDel="00CC1DB3">
                <w:rPr>
                  <w:sz w:val="21"/>
                  <w:szCs w:val="20"/>
                </w:rPr>
                <w:delText>4.63%</w:delText>
              </w:r>
            </w:del>
          </w:p>
        </w:tc>
      </w:tr>
      <w:tr w:rsidR="00E75582" w14:paraId="654EB816" w14:textId="77777777" w:rsidTr="00CC1DB3">
        <w:tblPrEx>
          <w:tblW w:w="9067" w:type="dxa"/>
          <w:tblCellSpacing w:w="15" w:type="dxa"/>
          <w:tblCellMar>
            <w:top w:w="15" w:type="dxa"/>
            <w:left w:w="15" w:type="dxa"/>
            <w:bottom w:w="15" w:type="dxa"/>
            <w:right w:w="15" w:type="dxa"/>
          </w:tblCellMar>
          <w:tblPrExChange w:id="1176"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77" w:author="Zixuan Zhou" w:date="2026-04-27T19:29:00Z" w16du:dateUtc="2026-04-27T11:29:00Z">
            <w:trPr>
              <w:trHeight w:val="317"/>
              <w:tblCellSpacing w:w="15" w:type="dxa"/>
            </w:trPr>
          </w:trPrChange>
        </w:trPr>
        <w:tc>
          <w:tcPr>
            <w:tcW w:w="1084" w:type="dxa"/>
            <w:tcPrChange w:id="1178" w:author="Zixuan Zhou" w:date="2026-04-27T19:29:00Z" w16du:dateUtc="2026-04-27T11:29:00Z">
              <w:tcPr>
                <w:tcW w:w="1084" w:type="dxa"/>
                <w:vAlign w:val="center"/>
              </w:tcPr>
            </w:tcPrChange>
          </w:tcPr>
          <w:p w14:paraId="34E0DD1E" w14:textId="40E71918" w:rsidR="00E75582" w:rsidRPr="00E75582" w:rsidRDefault="00E75582" w:rsidP="00E75582">
            <w:pPr>
              <w:pStyle w:val="altz"/>
              <w:wordWrap/>
              <w:adjustRightInd w:val="0"/>
              <w:snapToGrid/>
              <w:spacing w:line="240" w:lineRule="auto"/>
              <w:ind w:firstLineChars="0" w:firstLine="0"/>
              <w:jc w:val="left"/>
              <w:rPr>
                <w:sz w:val="21"/>
                <w:szCs w:val="20"/>
              </w:rPr>
            </w:pPr>
            <w:ins w:id="1179" w:author="Zixuan Zhou" w:date="2026-04-27T19:26:00Z" w16du:dateUtc="2026-04-27T11:26:00Z">
              <w:r w:rsidRPr="00E75582">
                <w:rPr>
                  <w:sz w:val="21"/>
                  <w:szCs w:val="20"/>
                  <w:rPrChange w:id="1180" w:author="Zixuan Zhou" w:date="2026-04-27T19:26:00Z" w16du:dateUtc="2026-04-27T11:26:00Z">
                    <w:rPr/>
                  </w:rPrChange>
                </w:rPr>
                <w:t>7</w:t>
              </w:r>
            </w:ins>
            <w:del w:id="1181" w:author="Zixuan Zhou" w:date="2026-04-27T19:26:00Z" w16du:dateUtc="2026-04-27T11:26:00Z">
              <w:r w:rsidRPr="00E75582" w:rsidDel="00DA2FB0">
                <w:rPr>
                  <w:sz w:val="21"/>
                  <w:szCs w:val="20"/>
                </w:rPr>
                <w:delText>7</w:delText>
              </w:r>
            </w:del>
          </w:p>
        </w:tc>
        <w:tc>
          <w:tcPr>
            <w:tcW w:w="4364" w:type="dxa"/>
            <w:tcPrChange w:id="1182" w:author="Zixuan Zhou" w:date="2026-04-27T19:29:00Z" w16du:dateUtc="2026-04-27T11:29:00Z">
              <w:tcPr>
                <w:tcW w:w="4364" w:type="dxa"/>
                <w:vAlign w:val="center"/>
              </w:tcPr>
            </w:tcPrChange>
          </w:tcPr>
          <w:p w14:paraId="318F9A3F" w14:textId="62CDCC24" w:rsidR="00E75582" w:rsidRPr="00E75582" w:rsidRDefault="00E75582" w:rsidP="00E75582">
            <w:pPr>
              <w:pStyle w:val="altz"/>
              <w:wordWrap/>
              <w:adjustRightInd w:val="0"/>
              <w:snapToGrid/>
              <w:spacing w:line="240" w:lineRule="auto"/>
              <w:ind w:firstLineChars="0" w:firstLine="0"/>
              <w:rPr>
                <w:sz w:val="21"/>
                <w:szCs w:val="20"/>
              </w:rPr>
            </w:pPr>
            <w:ins w:id="1183" w:author="Zixuan Zhou" w:date="2026-04-27T19:26:00Z" w16du:dateUtc="2026-04-27T11:26:00Z">
              <w:r w:rsidRPr="00E75582">
                <w:rPr>
                  <w:rFonts w:hint="eastAsia"/>
                  <w:sz w:val="21"/>
                  <w:szCs w:val="20"/>
                  <w:rPrChange w:id="1184" w:author="Zixuan Zhou" w:date="2026-04-27T19:26:00Z" w16du:dateUtc="2026-04-27T11:26:00Z">
                    <w:rPr>
                      <w:rFonts w:hint="eastAsia"/>
                    </w:rPr>
                  </w:rPrChange>
                </w:rPr>
                <w:t>绝育手术</w:t>
              </w:r>
            </w:ins>
            <w:del w:id="1185" w:author="Zixuan Zhou" w:date="2026-04-27T19:26:00Z" w16du:dateUtc="2026-04-27T11:26:00Z">
              <w:r w:rsidRPr="00E75582" w:rsidDel="00DA2FB0">
                <w:rPr>
                  <w:sz w:val="21"/>
                  <w:szCs w:val="20"/>
                </w:rPr>
                <w:delText>绝育手术（</w:delText>
              </w:r>
              <w:r w:rsidRPr="00E75582" w:rsidDel="00DA2FB0">
                <w:rPr>
                  <w:sz w:val="21"/>
                  <w:szCs w:val="20"/>
                </w:rPr>
                <w:delText>Sterilization Surgery</w:delText>
              </w:r>
              <w:r w:rsidRPr="00E75582" w:rsidDel="00DA2FB0">
                <w:rPr>
                  <w:sz w:val="21"/>
                  <w:szCs w:val="20"/>
                </w:rPr>
                <w:delText>）</w:delText>
              </w:r>
            </w:del>
          </w:p>
        </w:tc>
        <w:tc>
          <w:tcPr>
            <w:tcW w:w="1813" w:type="dxa"/>
            <w:tcPrChange w:id="1186" w:author="Zixuan Zhou" w:date="2026-04-27T19:29:00Z" w16du:dateUtc="2026-04-27T11:29:00Z">
              <w:tcPr>
                <w:tcW w:w="1813" w:type="dxa"/>
                <w:vAlign w:val="center"/>
              </w:tcPr>
            </w:tcPrChange>
          </w:tcPr>
          <w:p w14:paraId="6D1D2E43" w14:textId="5F99FF7F" w:rsidR="00E75582" w:rsidRPr="00E75582" w:rsidRDefault="00E75582" w:rsidP="00E75582">
            <w:pPr>
              <w:pStyle w:val="altz"/>
              <w:wordWrap/>
              <w:adjustRightInd w:val="0"/>
              <w:snapToGrid/>
              <w:spacing w:line="240" w:lineRule="auto"/>
              <w:ind w:firstLineChars="0" w:firstLine="0"/>
              <w:rPr>
                <w:sz w:val="21"/>
                <w:szCs w:val="20"/>
              </w:rPr>
            </w:pPr>
            <w:ins w:id="1187" w:author="Zixuan Zhou" w:date="2026-04-27T19:26:00Z" w16du:dateUtc="2026-04-27T11:26:00Z">
              <w:r w:rsidRPr="00E75582">
                <w:rPr>
                  <w:sz w:val="21"/>
                  <w:szCs w:val="20"/>
                  <w:rPrChange w:id="1188" w:author="Zixuan Zhou" w:date="2026-04-27T19:26:00Z" w16du:dateUtc="2026-04-27T11:26:00Z">
                    <w:rPr/>
                  </w:rPrChange>
                </w:rPr>
                <w:t>110</w:t>
              </w:r>
            </w:ins>
            <w:del w:id="1189" w:author="Zixuan Zhou" w:date="2026-04-27T19:26:00Z" w16du:dateUtc="2026-04-27T11:26:00Z">
              <w:r w:rsidRPr="00E75582" w:rsidDel="00DA2FB0">
                <w:rPr>
                  <w:sz w:val="21"/>
                  <w:szCs w:val="20"/>
                </w:rPr>
                <w:delText>168</w:delText>
              </w:r>
            </w:del>
          </w:p>
        </w:tc>
        <w:tc>
          <w:tcPr>
            <w:tcW w:w="1656" w:type="dxa"/>
            <w:tcPrChange w:id="1190" w:author="Zixuan Zhou" w:date="2026-04-27T19:29:00Z" w16du:dateUtc="2026-04-27T11:29:00Z">
              <w:tcPr>
                <w:tcW w:w="1656" w:type="dxa"/>
                <w:vAlign w:val="center"/>
              </w:tcPr>
            </w:tcPrChange>
          </w:tcPr>
          <w:p w14:paraId="1384B635" w14:textId="73D31BB6" w:rsidR="00E75582" w:rsidRPr="00E75582" w:rsidRDefault="00E75582" w:rsidP="00E75582">
            <w:pPr>
              <w:pStyle w:val="altz"/>
              <w:wordWrap/>
              <w:adjustRightInd w:val="0"/>
              <w:snapToGrid/>
              <w:spacing w:line="240" w:lineRule="auto"/>
              <w:ind w:firstLineChars="0" w:firstLine="0"/>
              <w:rPr>
                <w:sz w:val="21"/>
                <w:szCs w:val="20"/>
              </w:rPr>
            </w:pPr>
            <w:ins w:id="1191" w:author="Zixuan Zhou" w:date="2026-04-27T19:29:00Z" w16du:dateUtc="2026-04-27T11:29:00Z">
              <w:r w:rsidRPr="00E75582">
                <w:rPr>
                  <w:sz w:val="21"/>
                  <w:szCs w:val="20"/>
                  <w:rPrChange w:id="1192" w:author="Zixuan Zhou" w:date="2026-04-27T19:29:00Z" w16du:dateUtc="2026-04-27T11:29:00Z">
                    <w:rPr/>
                  </w:rPrChange>
                </w:rPr>
                <w:t>2.91</w:t>
              </w:r>
            </w:ins>
            <w:del w:id="1193" w:author="Zixuan Zhou" w:date="2026-04-27T19:29:00Z" w16du:dateUtc="2026-04-27T11:29:00Z">
              <w:r w:rsidRPr="00E75582" w:rsidDel="00CC1DB3">
                <w:rPr>
                  <w:sz w:val="21"/>
                  <w:szCs w:val="20"/>
                </w:rPr>
                <w:delText>4.44%</w:delText>
              </w:r>
            </w:del>
          </w:p>
        </w:tc>
      </w:tr>
      <w:tr w:rsidR="00E75582" w14:paraId="2BA8736A" w14:textId="77777777" w:rsidTr="00CC1DB3">
        <w:tblPrEx>
          <w:tblW w:w="9067" w:type="dxa"/>
          <w:tblCellSpacing w:w="15" w:type="dxa"/>
          <w:tblCellMar>
            <w:top w:w="15" w:type="dxa"/>
            <w:left w:w="15" w:type="dxa"/>
            <w:bottom w:w="15" w:type="dxa"/>
            <w:right w:w="15" w:type="dxa"/>
          </w:tblCellMar>
          <w:tblPrExChange w:id="1194"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95" w:author="Zixuan Zhou" w:date="2026-04-27T19:29:00Z" w16du:dateUtc="2026-04-27T11:29:00Z">
            <w:trPr>
              <w:trHeight w:val="317"/>
              <w:tblCellSpacing w:w="15" w:type="dxa"/>
            </w:trPr>
          </w:trPrChange>
        </w:trPr>
        <w:tc>
          <w:tcPr>
            <w:tcW w:w="1084" w:type="dxa"/>
            <w:tcPrChange w:id="1196" w:author="Zixuan Zhou" w:date="2026-04-27T19:29:00Z" w16du:dateUtc="2026-04-27T11:29:00Z">
              <w:tcPr>
                <w:tcW w:w="1084" w:type="dxa"/>
                <w:vAlign w:val="center"/>
              </w:tcPr>
            </w:tcPrChange>
          </w:tcPr>
          <w:p w14:paraId="17F923F9" w14:textId="33F75561" w:rsidR="00E75582" w:rsidRPr="00E75582" w:rsidRDefault="00E75582" w:rsidP="00E75582">
            <w:pPr>
              <w:pStyle w:val="altz"/>
              <w:wordWrap/>
              <w:adjustRightInd w:val="0"/>
              <w:snapToGrid/>
              <w:spacing w:line="240" w:lineRule="auto"/>
              <w:ind w:firstLineChars="0" w:firstLine="0"/>
              <w:jc w:val="left"/>
              <w:rPr>
                <w:sz w:val="21"/>
                <w:szCs w:val="20"/>
              </w:rPr>
            </w:pPr>
            <w:ins w:id="1197" w:author="Zixuan Zhou" w:date="2026-04-27T19:26:00Z" w16du:dateUtc="2026-04-27T11:26:00Z">
              <w:r w:rsidRPr="00E75582">
                <w:rPr>
                  <w:sz w:val="21"/>
                  <w:szCs w:val="20"/>
                  <w:rPrChange w:id="1198" w:author="Zixuan Zhou" w:date="2026-04-27T19:26:00Z" w16du:dateUtc="2026-04-27T11:26:00Z">
                    <w:rPr/>
                  </w:rPrChange>
                </w:rPr>
                <w:t>8</w:t>
              </w:r>
            </w:ins>
            <w:del w:id="1199" w:author="Zixuan Zhou" w:date="2026-04-27T19:26:00Z" w16du:dateUtc="2026-04-27T11:26:00Z">
              <w:r w:rsidRPr="00E75582" w:rsidDel="00DA2FB0">
                <w:rPr>
                  <w:sz w:val="21"/>
                  <w:szCs w:val="20"/>
                </w:rPr>
                <w:delText>8</w:delText>
              </w:r>
            </w:del>
          </w:p>
        </w:tc>
        <w:tc>
          <w:tcPr>
            <w:tcW w:w="4364" w:type="dxa"/>
            <w:tcPrChange w:id="1200" w:author="Zixuan Zhou" w:date="2026-04-27T19:29:00Z" w16du:dateUtc="2026-04-27T11:29:00Z">
              <w:tcPr>
                <w:tcW w:w="4364" w:type="dxa"/>
                <w:vAlign w:val="center"/>
              </w:tcPr>
            </w:tcPrChange>
          </w:tcPr>
          <w:p w14:paraId="4BE5C439" w14:textId="27356D28" w:rsidR="00E75582" w:rsidRPr="00E75582" w:rsidRDefault="00E75582" w:rsidP="00E75582">
            <w:pPr>
              <w:pStyle w:val="altz"/>
              <w:wordWrap/>
              <w:adjustRightInd w:val="0"/>
              <w:snapToGrid/>
              <w:spacing w:line="240" w:lineRule="auto"/>
              <w:ind w:firstLineChars="0" w:firstLine="0"/>
              <w:rPr>
                <w:sz w:val="21"/>
                <w:szCs w:val="20"/>
              </w:rPr>
            </w:pPr>
            <w:ins w:id="1201" w:author="Zixuan Zhou" w:date="2026-04-27T19:26:00Z" w16du:dateUtc="2026-04-27T11:26:00Z">
              <w:r w:rsidRPr="00E75582">
                <w:rPr>
                  <w:rFonts w:hint="eastAsia"/>
                  <w:sz w:val="21"/>
                  <w:szCs w:val="20"/>
                  <w:rPrChange w:id="1202" w:author="Zixuan Zhou" w:date="2026-04-27T19:26:00Z" w16du:dateUtc="2026-04-27T11:26:00Z">
                    <w:rPr>
                      <w:rFonts w:hint="eastAsia"/>
                    </w:rPr>
                  </w:rPrChange>
                </w:rPr>
                <w:t>安全期避孕</w:t>
              </w:r>
            </w:ins>
            <w:del w:id="1203" w:author="Zixuan Zhou" w:date="2026-04-27T19:26:00Z" w16du:dateUtc="2026-04-27T11:26:00Z">
              <w:r w:rsidRPr="00E75582" w:rsidDel="00DA2FB0">
                <w:rPr>
                  <w:sz w:val="21"/>
                  <w:szCs w:val="20"/>
                </w:rPr>
                <w:delText>避孕科普（</w:delText>
              </w:r>
              <w:r w:rsidRPr="00E75582" w:rsidDel="00DA2FB0">
                <w:rPr>
                  <w:sz w:val="21"/>
                  <w:szCs w:val="20"/>
                </w:rPr>
                <w:delText>Contraception Education</w:delText>
              </w:r>
              <w:r w:rsidRPr="00E75582" w:rsidDel="00DA2FB0">
                <w:rPr>
                  <w:sz w:val="21"/>
                  <w:szCs w:val="20"/>
                </w:rPr>
                <w:delText>）</w:delText>
              </w:r>
            </w:del>
          </w:p>
        </w:tc>
        <w:tc>
          <w:tcPr>
            <w:tcW w:w="1813" w:type="dxa"/>
            <w:tcPrChange w:id="1204" w:author="Zixuan Zhou" w:date="2026-04-27T19:29:00Z" w16du:dateUtc="2026-04-27T11:29:00Z">
              <w:tcPr>
                <w:tcW w:w="1813" w:type="dxa"/>
                <w:vAlign w:val="center"/>
              </w:tcPr>
            </w:tcPrChange>
          </w:tcPr>
          <w:p w14:paraId="48A5A476" w14:textId="483BB488" w:rsidR="00E75582" w:rsidRPr="00E75582" w:rsidRDefault="00E75582" w:rsidP="00E75582">
            <w:pPr>
              <w:pStyle w:val="altz"/>
              <w:wordWrap/>
              <w:adjustRightInd w:val="0"/>
              <w:snapToGrid/>
              <w:spacing w:line="240" w:lineRule="auto"/>
              <w:ind w:firstLineChars="0" w:firstLine="0"/>
              <w:rPr>
                <w:sz w:val="21"/>
                <w:szCs w:val="20"/>
              </w:rPr>
            </w:pPr>
            <w:ins w:id="1205" w:author="Zixuan Zhou" w:date="2026-04-27T19:26:00Z" w16du:dateUtc="2026-04-27T11:26:00Z">
              <w:r w:rsidRPr="00E75582">
                <w:rPr>
                  <w:sz w:val="21"/>
                  <w:szCs w:val="20"/>
                  <w:rPrChange w:id="1206" w:author="Zixuan Zhou" w:date="2026-04-27T19:26:00Z" w16du:dateUtc="2026-04-27T11:26:00Z">
                    <w:rPr/>
                  </w:rPrChange>
                </w:rPr>
                <w:t>101</w:t>
              </w:r>
            </w:ins>
            <w:del w:id="1207" w:author="Zixuan Zhou" w:date="2026-04-27T19:26:00Z" w16du:dateUtc="2026-04-27T11:26:00Z">
              <w:r w:rsidRPr="00E75582" w:rsidDel="00DA2FB0">
                <w:rPr>
                  <w:sz w:val="21"/>
                  <w:szCs w:val="20"/>
                </w:rPr>
                <w:delText>152</w:delText>
              </w:r>
            </w:del>
          </w:p>
        </w:tc>
        <w:tc>
          <w:tcPr>
            <w:tcW w:w="1656" w:type="dxa"/>
            <w:tcPrChange w:id="1208" w:author="Zixuan Zhou" w:date="2026-04-27T19:29:00Z" w16du:dateUtc="2026-04-27T11:29:00Z">
              <w:tcPr>
                <w:tcW w:w="1656" w:type="dxa"/>
                <w:vAlign w:val="center"/>
              </w:tcPr>
            </w:tcPrChange>
          </w:tcPr>
          <w:p w14:paraId="15A30FF9" w14:textId="635AC1B5" w:rsidR="00E75582" w:rsidRPr="00E75582" w:rsidRDefault="00E75582" w:rsidP="00E75582">
            <w:pPr>
              <w:pStyle w:val="altz"/>
              <w:wordWrap/>
              <w:adjustRightInd w:val="0"/>
              <w:snapToGrid/>
              <w:spacing w:line="240" w:lineRule="auto"/>
              <w:ind w:firstLineChars="0" w:firstLine="0"/>
              <w:rPr>
                <w:sz w:val="21"/>
                <w:szCs w:val="20"/>
              </w:rPr>
            </w:pPr>
            <w:ins w:id="1209" w:author="Zixuan Zhou" w:date="2026-04-27T19:29:00Z" w16du:dateUtc="2026-04-27T11:29:00Z">
              <w:r w:rsidRPr="00E75582">
                <w:rPr>
                  <w:sz w:val="21"/>
                  <w:szCs w:val="20"/>
                  <w:rPrChange w:id="1210" w:author="Zixuan Zhou" w:date="2026-04-27T19:29:00Z" w16du:dateUtc="2026-04-27T11:29:00Z">
                    <w:rPr/>
                  </w:rPrChange>
                </w:rPr>
                <w:t>2.67</w:t>
              </w:r>
            </w:ins>
            <w:del w:id="1211" w:author="Zixuan Zhou" w:date="2026-04-27T19:29:00Z" w16du:dateUtc="2026-04-27T11:29:00Z">
              <w:r w:rsidRPr="00E75582" w:rsidDel="00CC1DB3">
                <w:rPr>
                  <w:sz w:val="21"/>
                  <w:szCs w:val="20"/>
                </w:rPr>
                <w:delText>4.02%</w:delText>
              </w:r>
            </w:del>
          </w:p>
        </w:tc>
      </w:tr>
      <w:tr w:rsidR="00E75582" w14:paraId="16E21F99" w14:textId="77777777" w:rsidTr="00CC1DB3">
        <w:tblPrEx>
          <w:tblW w:w="9067" w:type="dxa"/>
          <w:tblCellSpacing w:w="15" w:type="dxa"/>
          <w:tblCellMar>
            <w:top w:w="15" w:type="dxa"/>
            <w:left w:w="15" w:type="dxa"/>
            <w:bottom w:w="15" w:type="dxa"/>
            <w:right w:w="15" w:type="dxa"/>
          </w:tblCellMar>
          <w:tblPrExChange w:id="1212"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13" w:author="Zixuan Zhou" w:date="2026-04-27T19:29:00Z" w16du:dateUtc="2026-04-27T11:29:00Z">
            <w:trPr>
              <w:trHeight w:val="317"/>
              <w:tblCellSpacing w:w="15" w:type="dxa"/>
            </w:trPr>
          </w:trPrChange>
        </w:trPr>
        <w:tc>
          <w:tcPr>
            <w:tcW w:w="1084" w:type="dxa"/>
            <w:tcPrChange w:id="1214" w:author="Zixuan Zhou" w:date="2026-04-27T19:29:00Z" w16du:dateUtc="2026-04-27T11:29:00Z">
              <w:tcPr>
                <w:tcW w:w="1084" w:type="dxa"/>
                <w:vAlign w:val="center"/>
              </w:tcPr>
            </w:tcPrChange>
          </w:tcPr>
          <w:p w14:paraId="78606692" w14:textId="7BEE42B6" w:rsidR="00E75582" w:rsidRPr="00E75582" w:rsidRDefault="00E75582" w:rsidP="00E75582">
            <w:pPr>
              <w:pStyle w:val="altz"/>
              <w:wordWrap/>
              <w:adjustRightInd w:val="0"/>
              <w:snapToGrid/>
              <w:spacing w:line="240" w:lineRule="auto"/>
              <w:ind w:firstLineChars="0" w:firstLine="0"/>
              <w:jc w:val="left"/>
              <w:rPr>
                <w:sz w:val="21"/>
                <w:szCs w:val="20"/>
              </w:rPr>
            </w:pPr>
            <w:ins w:id="1215" w:author="Zixuan Zhou" w:date="2026-04-27T19:26:00Z" w16du:dateUtc="2026-04-27T11:26:00Z">
              <w:r w:rsidRPr="00E75582">
                <w:rPr>
                  <w:sz w:val="21"/>
                  <w:szCs w:val="20"/>
                  <w:rPrChange w:id="1216" w:author="Zixuan Zhou" w:date="2026-04-27T19:26:00Z" w16du:dateUtc="2026-04-27T11:26:00Z">
                    <w:rPr/>
                  </w:rPrChange>
                </w:rPr>
                <w:t>9</w:t>
              </w:r>
            </w:ins>
            <w:del w:id="1217" w:author="Zixuan Zhou" w:date="2026-04-27T19:26:00Z" w16du:dateUtc="2026-04-27T11:26:00Z">
              <w:r w:rsidRPr="00E75582" w:rsidDel="00DA2FB0">
                <w:rPr>
                  <w:sz w:val="21"/>
                  <w:szCs w:val="20"/>
                </w:rPr>
                <w:delText>9</w:delText>
              </w:r>
            </w:del>
          </w:p>
        </w:tc>
        <w:tc>
          <w:tcPr>
            <w:tcW w:w="4364" w:type="dxa"/>
            <w:tcPrChange w:id="1218" w:author="Zixuan Zhou" w:date="2026-04-27T19:29:00Z" w16du:dateUtc="2026-04-27T11:29:00Z">
              <w:tcPr>
                <w:tcW w:w="4364" w:type="dxa"/>
                <w:vAlign w:val="center"/>
              </w:tcPr>
            </w:tcPrChange>
          </w:tcPr>
          <w:p w14:paraId="254BF0AB" w14:textId="2CBD02E4" w:rsidR="00E75582" w:rsidRPr="00E75582" w:rsidRDefault="00E75582" w:rsidP="00E75582">
            <w:pPr>
              <w:pStyle w:val="altz"/>
              <w:wordWrap/>
              <w:adjustRightInd w:val="0"/>
              <w:snapToGrid/>
              <w:spacing w:line="240" w:lineRule="auto"/>
              <w:ind w:firstLineChars="0" w:firstLine="0"/>
              <w:rPr>
                <w:sz w:val="21"/>
                <w:szCs w:val="20"/>
              </w:rPr>
            </w:pPr>
            <w:ins w:id="1219" w:author="Zixuan Zhou" w:date="2026-04-27T19:26:00Z" w16du:dateUtc="2026-04-27T11:26:00Z">
              <w:r w:rsidRPr="00E75582">
                <w:rPr>
                  <w:rFonts w:hint="eastAsia"/>
                  <w:sz w:val="21"/>
                  <w:szCs w:val="20"/>
                  <w:rPrChange w:id="1220" w:author="Zixuan Zhou" w:date="2026-04-27T19:26:00Z" w16du:dateUtc="2026-04-27T11:26:00Z">
                    <w:rPr>
                      <w:rFonts w:hint="eastAsia"/>
                    </w:rPr>
                  </w:rPrChange>
                </w:rPr>
                <w:t>体外排精</w:t>
              </w:r>
            </w:ins>
            <w:del w:id="1221" w:author="Zixuan Zhou" w:date="2026-04-27T19:26:00Z" w16du:dateUtc="2026-04-27T11:26:00Z">
              <w:r w:rsidRPr="00E75582" w:rsidDel="00DA2FB0">
                <w:rPr>
                  <w:sz w:val="21"/>
                  <w:szCs w:val="20"/>
                </w:rPr>
                <w:delText>节育器（</w:delText>
              </w:r>
              <w:r w:rsidRPr="00E75582" w:rsidDel="00DA2FB0">
                <w:rPr>
                  <w:sz w:val="21"/>
                  <w:szCs w:val="20"/>
                </w:rPr>
                <w:delText>IUD</w:delText>
              </w:r>
              <w:r w:rsidRPr="00E75582" w:rsidDel="00DA2FB0">
                <w:rPr>
                  <w:sz w:val="21"/>
                  <w:szCs w:val="20"/>
                </w:rPr>
                <w:delText>）</w:delText>
              </w:r>
            </w:del>
          </w:p>
        </w:tc>
        <w:tc>
          <w:tcPr>
            <w:tcW w:w="1813" w:type="dxa"/>
            <w:tcPrChange w:id="1222" w:author="Zixuan Zhou" w:date="2026-04-27T19:29:00Z" w16du:dateUtc="2026-04-27T11:29:00Z">
              <w:tcPr>
                <w:tcW w:w="1813" w:type="dxa"/>
                <w:vAlign w:val="center"/>
              </w:tcPr>
            </w:tcPrChange>
          </w:tcPr>
          <w:p w14:paraId="6D5C8CE3" w14:textId="1CDEECE0" w:rsidR="00E75582" w:rsidRPr="00E75582" w:rsidRDefault="00E75582" w:rsidP="00E75582">
            <w:pPr>
              <w:pStyle w:val="altz"/>
              <w:wordWrap/>
              <w:adjustRightInd w:val="0"/>
              <w:snapToGrid/>
              <w:spacing w:line="240" w:lineRule="auto"/>
              <w:ind w:firstLineChars="0" w:firstLine="0"/>
              <w:rPr>
                <w:sz w:val="21"/>
                <w:szCs w:val="20"/>
              </w:rPr>
            </w:pPr>
            <w:ins w:id="1223" w:author="Zixuan Zhou" w:date="2026-04-27T19:26:00Z" w16du:dateUtc="2026-04-27T11:26:00Z">
              <w:r w:rsidRPr="00E75582">
                <w:rPr>
                  <w:sz w:val="21"/>
                  <w:szCs w:val="20"/>
                  <w:rPrChange w:id="1224" w:author="Zixuan Zhou" w:date="2026-04-27T19:26:00Z" w16du:dateUtc="2026-04-27T11:26:00Z">
                    <w:rPr/>
                  </w:rPrChange>
                </w:rPr>
                <w:t>79</w:t>
              </w:r>
            </w:ins>
            <w:del w:id="1225" w:author="Zixuan Zhou" w:date="2026-04-27T19:26:00Z" w16du:dateUtc="2026-04-27T11:26:00Z">
              <w:r w:rsidRPr="00E75582" w:rsidDel="00DA2FB0">
                <w:rPr>
                  <w:sz w:val="21"/>
                  <w:szCs w:val="20"/>
                </w:rPr>
                <w:delText>113</w:delText>
              </w:r>
            </w:del>
          </w:p>
        </w:tc>
        <w:tc>
          <w:tcPr>
            <w:tcW w:w="1656" w:type="dxa"/>
            <w:tcPrChange w:id="1226" w:author="Zixuan Zhou" w:date="2026-04-27T19:29:00Z" w16du:dateUtc="2026-04-27T11:29:00Z">
              <w:tcPr>
                <w:tcW w:w="1656" w:type="dxa"/>
                <w:vAlign w:val="center"/>
              </w:tcPr>
            </w:tcPrChange>
          </w:tcPr>
          <w:p w14:paraId="1295C638" w14:textId="6C0C97FB" w:rsidR="00E75582" w:rsidRPr="00E75582" w:rsidRDefault="00E75582" w:rsidP="00E75582">
            <w:pPr>
              <w:pStyle w:val="altz"/>
              <w:wordWrap/>
              <w:adjustRightInd w:val="0"/>
              <w:snapToGrid/>
              <w:spacing w:line="240" w:lineRule="auto"/>
              <w:ind w:firstLineChars="0" w:firstLine="0"/>
              <w:rPr>
                <w:sz w:val="21"/>
                <w:szCs w:val="20"/>
              </w:rPr>
            </w:pPr>
            <w:ins w:id="1227" w:author="Zixuan Zhou" w:date="2026-04-27T19:29:00Z" w16du:dateUtc="2026-04-27T11:29:00Z">
              <w:r w:rsidRPr="00E75582">
                <w:rPr>
                  <w:sz w:val="21"/>
                  <w:szCs w:val="20"/>
                  <w:rPrChange w:id="1228" w:author="Zixuan Zhou" w:date="2026-04-27T19:29:00Z" w16du:dateUtc="2026-04-27T11:29:00Z">
                    <w:rPr/>
                  </w:rPrChange>
                </w:rPr>
                <w:t>2.09</w:t>
              </w:r>
            </w:ins>
            <w:del w:id="1229" w:author="Zixuan Zhou" w:date="2026-04-27T19:29:00Z" w16du:dateUtc="2026-04-27T11:29:00Z">
              <w:r w:rsidRPr="00E75582" w:rsidDel="00CC1DB3">
                <w:rPr>
                  <w:sz w:val="21"/>
                  <w:szCs w:val="20"/>
                </w:rPr>
                <w:delText>2.99%</w:delText>
              </w:r>
            </w:del>
          </w:p>
        </w:tc>
      </w:tr>
      <w:tr w:rsidR="00E75582" w14:paraId="074DE221" w14:textId="77777777" w:rsidTr="00CC1DB3">
        <w:tblPrEx>
          <w:tblW w:w="9067" w:type="dxa"/>
          <w:tblCellSpacing w:w="15" w:type="dxa"/>
          <w:tblCellMar>
            <w:top w:w="15" w:type="dxa"/>
            <w:left w:w="15" w:type="dxa"/>
            <w:bottom w:w="15" w:type="dxa"/>
            <w:right w:w="15" w:type="dxa"/>
          </w:tblCellMar>
          <w:tblPrExChange w:id="1230"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31" w:author="Zixuan Zhou" w:date="2026-04-27T19:29:00Z" w16du:dateUtc="2026-04-27T11:29:00Z">
            <w:trPr>
              <w:trHeight w:val="317"/>
              <w:tblCellSpacing w:w="15" w:type="dxa"/>
            </w:trPr>
          </w:trPrChange>
        </w:trPr>
        <w:tc>
          <w:tcPr>
            <w:tcW w:w="1084" w:type="dxa"/>
            <w:tcPrChange w:id="1232" w:author="Zixuan Zhou" w:date="2026-04-27T19:29:00Z" w16du:dateUtc="2026-04-27T11:29:00Z">
              <w:tcPr>
                <w:tcW w:w="1084" w:type="dxa"/>
                <w:vAlign w:val="center"/>
              </w:tcPr>
            </w:tcPrChange>
          </w:tcPr>
          <w:p w14:paraId="7BE2EE78" w14:textId="2F347BE4" w:rsidR="00E75582" w:rsidRPr="00E75582" w:rsidRDefault="00E75582" w:rsidP="00E75582">
            <w:pPr>
              <w:pStyle w:val="altz"/>
              <w:wordWrap/>
              <w:adjustRightInd w:val="0"/>
              <w:snapToGrid/>
              <w:spacing w:line="240" w:lineRule="auto"/>
              <w:ind w:firstLineChars="0" w:firstLine="0"/>
              <w:jc w:val="left"/>
              <w:rPr>
                <w:sz w:val="21"/>
                <w:szCs w:val="20"/>
              </w:rPr>
            </w:pPr>
            <w:ins w:id="1233" w:author="Zixuan Zhou" w:date="2026-04-27T19:26:00Z" w16du:dateUtc="2026-04-27T11:26:00Z">
              <w:r w:rsidRPr="00E75582">
                <w:rPr>
                  <w:sz w:val="21"/>
                  <w:szCs w:val="20"/>
                  <w:rPrChange w:id="1234" w:author="Zixuan Zhou" w:date="2026-04-27T19:26:00Z" w16du:dateUtc="2026-04-27T11:26:00Z">
                    <w:rPr/>
                  </w:rPrChange>
                </w:rPr>
                <w:t>10</w:t>
              </w:r>
            </w:ins>
            <w:del w:id="1235" w:author="Zixuan Zhou" w:date="2026-04-27T19:26:00Z" w16du:dateUtc="2026-04-27T11:26:00Z">
              <w:r w:rsidRPr="00E75582" w:rsidDel="00DA2FB0">
                <w:rPr>
                  <w:sz w:val="21"/>
                  <w:szCs w:val="20"/>
                </w:rPr>
                <w:delText>10</w:delText>
              </w:r>
            </w:del>
          </w:p>
        </w:tc>
        <w:tc>
          <w:tcPr>
            <w:tcW w:w="4364" w:type="dxa"/>
            <w:tcPrChange w:id="1236" w:author="Zixuan Zhou" w:date="2026-04-27T19:29:00Z" w16du:dateUtc="2026-04-27T11:29:00Z">
              <w:tcPr>
                <w:tcW w:w="4364" w:type="dxa"/>
                <w:vAlign w:val="center"/>
              </w:tcPr>
            </w:tcPrChange>
          </w:tcPr>
          <w:p w14:paraId="4BE37325" w14:textId="2B53A4EC" w:rsidR="00E75582" w:rsidRPr="00E75582" w:rsidRDefault="00E75582" w:rsidP="00E75582">
            <w:pPr>
              <w:pStyle w:val="altz"/>
              <w:wordWrap/>
              <w:adjustRightInd w:val="0"/>
              <w:snapToGrid/>
              <w:spacing w:line="240" w:lineRule="auto"/>
              <w:ind w:firstLineChars="0" w:firstLine="0"/>
              <w:rPr>
                <w:sz w:val="21"/>
                <w:szCs w:val="20"/>
              </w:rPr>
            </w:pPr>
            <w:ins w:id="1237" w:author="Zixuan Zhou" w:date="2026-04-27T19:26:00Z" w16du:dateUtc="2026-04-27T11:26:00Z">
              <w:r w:rsidRPr="00E75582">
                <w:rPr>
                  <w:rFonts w:hint="eastAsia"/>
                  <w:sz w:val="21"/>
                  <w:szCs w:val="20"/>
                  <w:rPrChange w:id="1238" w:author="Zixuan Zhou" w:date="2026-04-27T19:26:00Z" w16du:dateUtc="2026-04-27T11:26:00Z">
                    <w:rPr>
                      <w:rFonts w:hint="eastAsia"/>
                    </w:rPr>
                  </w:rPrChange>
                </w:rPr>
                <w:t>其他内容</w:t>
              </w:r>
            </w:ins>
            <w:del w:id="1239" w:author="Zixuan Zhou" w:date="2026-04-27T19:26:00Z" w16du:dateUtc="2026-04-27T11:26:00Z">
              <w:r w:rsidRPr="00E75582" w:rsidDel="00DA2FB0">
                <w:rPr>
                  <w:sz w:val="21"/>
                  <w:szCs w:val="20"/>
                </w:rPr>
                <w:delText>避孕失败（</w:delText>
              </w:r>
              <w:r w:rsidRPr="00E75582" w:rsidDel="00DA2FB0">
                <w:rPr>
                  <w:sz w:val="21"/>
                  <w:szCs w:val="20"/>
                </w:rPr>
                <w:delText>Contraceptive Failure</w:delText>
              </w:r>
              <w:r w:rsidRPr="00E75582" w:rsidDel="00DA2FB0">
                <w:rPr>
                  <w:sz w:val="21"/>
                  <w:szCs w:val="20"/>
                </w:rPr>
                <w:delText>）</w:delText>
              </w:r>
            </w:del>
          </w:p>
        </w:tc>
        <w:tc>
          <w:tcPr>
            <w:tcW w:w="1813" w:type="dxa"/>
            <w:tcPrChange w:id="1240" w:author="Zixuan Zhou" w:date="2026-04-27T19:29:00Z" w16du:dateUtc="2026-04-27T11:29:00Z">
              <w:tcPr>
                <w:tcW w:w="1813" w:type="dxa"/>
                <w:vAlign w:val="center"/>
              </w:tcPr>
            </w:tcPrChange>
          </w:tcPr>
          <w:p w14:paraId="6FC52E87" w14:textId="438823F9" w:rsidR="00E75582" w:rsidRPr="00E75582" w:rsidRDefault="00E75582" w:rsidP="00E75582">
            <w:pPr>
              <w:pStyle w:val="altz"/>
              <w:wordWrap/>
              <w:adjustRightInd w:val="0"/>
              <w:snapToGrid/>
              <w:spacing w:line="240" w:lineRule="auto"/>
              <w:ind w:firstLineChars="0" w:firstLine="0"/>
              <w:rPr>
                <w:sz w:val="21"/>
                <w:szCs w:val="20"/>
              </w:rPr>
            </w:pPr>
            <w:ins w:id="1241" w:author="Zixuan Zhou" w:date="2026-04-27T19:26:00Z" w16du:dateUtc="2026-04-27T11:26:00Z">
              <w:r w:rsidRPr="00E75582">
                <w:rPr>
                  <w:sz w:val="21"/>
                  <w:szCs w:val="20"/>
                  <w:rPrChange w:id="1242" w:author="Zixuan Zhou" w:date="2026-04-27T19:26:00Z" w16du:dateUtc="2026-04-27T11:26:00Z">
                    <w:rPr/>
                  </w:rPrChange>
                </w:rPr>
                <w:t>66</w:t>
              </w:r>
            </w:ins>
            <w:del w:id="1243" w:author="Zixuan Zhou" w:date="2026-04-27T19:26:00Z" w16du:dateUtc="2026-04-27T11:26:00Z">
              <w:r w:rsidRPr="00E75582" w:rsidDel="00DA2FB0">
                <w:rPr>
                  <w:sz w:val="21"/>
                  <w:szCs w:val="20"/>
                </w:rPr>
                <w:delText>89</w:delText>
              </w:r>
            </w:del>
          </w:p>
        </w:tc>
        <w:tc>
          <w:tcPr>
            <w:tcW w:w="1656" w:type="dxa"/>
            <w:tcPrChange w:id="1244" w:author="Zixuan Zhou" w:date="2026-04-27T19:29:00Z" w16du:dateUtc="2026-04-27T11:29:00Z">
              <w:tcPr>
                <w:tcW w:w="1656" w:type="dxa"/>
                <w:vAlign w:val="center"/>
              </w:tcPr>
            </w:tcPrChange>
          </w:tcPr>
          <w:p w14:paraId="7A96D3F2" w14:textId="46394D08" w:rsidR="00E75582" w:rsidRPr="00E75582" w:rsidRDefault="00E75582" w:rsidP="00E75582">
            <w:pPr>
              <w:pStyle w:val="altz"/>
              <w:wordWrap/>
              <w:adjustRightInd w:val="0"/>
              <w:snapToGrid/>
              <w:spacing w:line="240" w:lineRule="auto"/>
              <w:ind w:firstLineChars="0" w:firstLine="0"/>
              <w:rPr>
                <w:sz w:val="21"/>
                <w:szCs w:val="20"/>
              </w:rPr>
            </w:pPr>
            <w:ins w:id="1245" w:author="Zixuan Zhou" w:date="2026-04-27T19:29:00Z" w16du:dateUtc="2026-04-27T11:29:00Z">
              <w:r w:rsidRPr="00E75582">
                <w:rPr>
                  <w:sz w:val="21"/>
                  <w:szCs w:val="20"/>
                  <w:rPrChange w:id="1246" w:author="Zixuan Zhou" w:date="2026-04-27T19:29:00Z" w16du:dateUtc="2026-04-27T11:29:00Z">
                    <w:rPr/>
                  </w:rPrChange>
                </w:rPr>
                <w:t>1.75</w:t>
              </w:r>
            </w:ins>
            <w:del w:id="1247" w:author="Zixuan Zhou" w:date="2026-04-27T19:29:00Z" w16du:dateUtc="2026-04-27T11:29:00Z">
              <w:r w:rsidRPr="00E75582" w:rsidDel="00CC1DB3">
                <w:rPr>
                  <w:sz w:val="21"/>
                  <w:szCs w:val="20"/>
                </w:rPr>
                <w:delText>2.35%</w:delText>
              </w:r>
            </w:del>
          </w:p>
        </w:tc>
      </w:tr>
      <w:tr w:rsidR="00E75582" w14:paraId="5C3E225F" w14:textId="77777777" w:rsidTr="00CC1DB3">
        <w:tblPrEx>
          <w:tblW w:w="9067" w:type="dxa"/>
          <w:tblCellSpacing w:w="15" w:type="dxa"/>
          <w:tblCellMar>
            <w:top w:w="15" w:type="dxa"/>
            <w:left w:w="15" w:type="dxa"/>
            <w:bottom w:w="15" w:type="dxa"/>
            <w:right w:w="15" w:type="dxa"/>
          </w:tblCellMar>
          <w:tblPrExChange w:id="1248"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49" w:author="Zixuan Zhou" w:date="2026-04-27T19:29:00Z" w16du:dateUtc="2026-04-27T11:29:00Z">
            <w:trPr>
              <w:trHeight w:val="317"/>
              <w:tblCellSpacing w:w="15" w:type="dxa"/>
            </w:trPr>
          </w:trPrChange>
        </w:trPr>
        <w:tc>
          <w:tcPr>
            <w:tcW w:w="1084" w:type="dxa"/>
            <w:tcPrChange w:id="1250" w:author="Zixuan Zhou" w:date="2026-04-27T19:29:00Z" w16du:dateUtc="2026-04-27T11:29:00Z">
              <w:tcPr>
                <w:tcW w:w="1084" w:type="dxa"/>
                <w:vAlign w:val="center"/>
              </w:tcPr>
            </w:tcPrChange>
          </w:tcPr>
          <w:p w14:paraId="51E8BF2A" w14:textId="128A3AD2" w:rsidR="00E75582" w:rsidRPr="00E75582" w:rsidRDefault="00E75582" w:rsidP="00E75582">
            <w:pPr>
              <w:pStyle w:val="altz"/>
              <w:wordWrap/>
              <w:adjustRightInd w:val="0"/>
              <w:snapToGrid/>
              <w:spacing w:line="240" w:lineRule="auto"/>
              <w:ind w:firstLineChars="0" w:firstLine="0"/>
              <w:jc w:val="left"/>
              <w:rPr>
                <w:sz w:val="21"/>
                <w:szCs w:val="20"/>
              </w:rPr>
            </w:pPr>
            <w:ins w:id="1251" w:author="Zixuan Zhou" w:date="2026-04-27T19:26:00Z" w16du:dateUtc="2026-04-27T11:26:00Z">
              <w:r w:rsidRPr="00E75582">
                <w:rPr>
                  <w:sz w:val="21"/>
                  <w:szCs w:val="20"/>
                  <w:rPrChange w:id="1252" w:author="Zixuan Zhou" w:date="2026-04-27T19:26:00Z" w16du:dateUtc="2026-04-27T11:26:00Z">
                    <w:rPr/>
                  </w:rPrChange>
                </w:rPr>
                <w:t>11</w:t>
              </w:r>
            </w:ins>
            <w:del w:id="1253" w:author="Zixuan Zhou" w:date="2026-04-27T19:26:00Z" w16du:dateUtc="2026-04-27T11:26:00Z">
              <w:r w:rsidRPr="00E75582" w:rsidDel="00DA2FB0">
                <w:rPr>
                  <w:sz w:val="21"/>
                  <w:szCs w:val="20"/>
                </w:rPr>
                <w:delText>11</w:delText>
              </w:r>
            </w:del>
          </w:p>
        </w:tc>
        <w:tc>
          <w:tcPr>
            <w:tcW w:w="4364" w:type="dxa"/>
            <w:tcPrChange w:id="1254" w:author="Zixuan Zhou" w:date="2026-04-27T19:29:00Z" w16du:dateUtc="2026-04-27T11:29:00Z">
              <w:tcPr>
                <w:tcW w:w="4364" w:type="dxa"/>
                <w:vAlign w:val="center"/>
              </w:tcPr>
            </w:tcPrChange>
          </w:tcPr>
          <w:p w14:paraId="68FA8A6B" w14:textId="71313E78" w:rsidR="00E75582" w:rsidRPr="00E75582" w:rsidRDefault="00E75582" w:rsidP="00E75582">
            <w:pPr>
              <w:pStyle w:val="altz"/>
              <w:wordWrap/>
              <w:adjustRightInd w:val="0"/>
              <w:snapToGrid/>
              <w:spacing w:line="240" w:lineRule="auto"/>
              <w:ind w:firstLineChars="0" w:firstLine="0"/>
              <w:rPr>
                <w:sz w:val="21"/>
                <w:szCs w:val="20"/>
              </w:rPr>
            </w:pPr>
            <w:ins w:id="1255" w:author="Zixuan Zhou" w:date="2026-04-27T19:26:00Z" w16du:dateUtc="2026-04-27T11:26:00Z">
              <w:r w:rsidRPr="00E75582">
                <w:rPr>
                  <w:rFonts w:hint="eastAsia"/>
                  <w:sz w:val="21"/>
                  <w:szCs w:val="20"/>
                  <w:rPrChange w:id="1256" w:author="Zixuan Zhou" w:date="2026-04-27T19:26:00Z" w16du:dateUtc="2026-04-27T11:26:00Z">
                    <w:rPr>
                      <w:rFonts w:hint="eastAsia"/>
                    </w:rPr>
                  </w:rPrChange>
                </w:rPr>
                <w:t>女用安全套</w:t>
              </w:r>
            </w:ins>
            <w:del w:id="1257" w:author="Zixuan Zhou" w:date="2026-04-27T19:26:00Z" w16du:dateUtc="2026-04-27T11:26:00Z">
              <w:r w:rsidRPr="00E75582" w:rsidDel="00DA2FB0">
                <w:rPr>
                  <w:sz w:val="21"/>
                  <w:szCs w:val="20"/>
                </w:rPr>
                <w:delText>女用安全套（</w:delText>
              </w:r>
              <w:r w:rsidRPr="00E75582" w:rsidDel="00DA2FB0">
                <w:rPr>
                  <w:sz w:val="21"/>
                  <w:szCs w:val="20"/>
                </w:rPr>
                <w:delText>Female Condom</w:delText>
              </w:r>
              <w:r w:rsidRPr="00E75582" w:rsidDel="00DA2FB0">
                <w:rPr>
                  <w:sz w:val="21"/>
                  <w:szCs w:val="20"/>
                </w:rPr>
                <w:delText>）</w:delText>
              </w:r>
            </w:del>
          </w:p>
        </w:tc>
        <w:tc>
          <w:tcPr>
            <w:tcW w:w="1813" w:type="dxa"/>
            <w:tcPrChange w:id="1258" w:author="Zixuan Zhou" w:date="2026-04-27T19:29:00Z" w16du:dateUtc="2026-04-27T11:29:00Z">
              <w:tcPr>
                <w:tcW w:w="1813" w:type="dxa"/>
                <w:vAlign w:val="center"/>
              </w:tcPr>
            </w:tcPrChange>
          </w:tcPr>
          <w:p w14:paraId="6E9D14BE" w14:textId="0C0156B8" w:rsidR="00E75582" w:rsidRPr="00E75582" w:rsidRDefault="00E75582" w:rsidP="00E75582">
            <w:pPr>
              <w:pStyle w:val="altz"/>
              <w:wordWrap/>
              <w:adjustRightInd w:val="0"/>
              <w:snapToGrid/>
              <w:spacing w:line="240" w:lineRule="auto"/>
              <w:ind w:firstLineChars="0" w:firstLine="0"/>
              <w:rPr>
                <w:sz w:val="21"/>
                <w:szCs w:val="20"/>
              </w:rPr>
            </w:pPr>
            <w:ins w:id="1259" w:author="Zixuan Zhou" w:date="2026-04-27T19:26:00Z" w16du:dateUtc="2026-04-27T11:26:00Z">
              <w:r w:rsidRPr="00E75582">
                <w:rPr>
                  <w:sz w:val="21"/>
                  <w:szCs w:val="20"/>
                  <w:rPrChange w:id="1260" w:author="Zixuan Zhou" w:date="2026-04-27T19:26:00Z" w16du:dateUtc="2026-04-27T11:26:00Z">
                    <w:rPr/>
                  </w:rPrChange>
                </w:rPr>
                <w:t>33</w:t>
              </w:r>
            </w:ins>
            <w:del w:id="1261" w:author="Zixuan Zhou" w:date="2026-04-27T19:26:00Z" w16du:dateUtc="2026-04-27T11:26:00Z">
              <w:r w:rsidRPr="00E75582" w:rsidDel="00DA2FB0">
                <w:rPr>
                  <w:sz w:val="21"/>
                  <w:szCs w:val="20"/>
                </w:rPr>
                <w:delText>76</w:delText>
              </w:r>
            </w:del>
          </w:p>
        </w:tc>
        <w:tc>
          <w:tcPr>
            <w:tcW w:w="1656" w:type="dxa"/>
            <w:tcPrChange w:id="1262" w:author="Zixuan Zhou" w:date="2026-04-27T19:29:00Z" w16du:dateUtc="2026-04-27T11:29:00Z">
              <w:tcPr>
                <w:tcW w:w="1656" w:type="dxa"/>
                <w:vAlign w:val="center"/>
              </w:tcPr>
            </w:tcPrChange>
          </w:tcPr>
          <w:p w14:paraId="1B31B01E" w14:textId="671EF65C" w:rsidR="00E75582" w:rsidRPr="00E75582" w:rsidRDefault="00E75582" w:rsidP="00E75582">
            <w:pPr>
              <w:pStyle w:val="altz"/>
              <w:wordWrap/>
              <w:adjustRightInd w:val="0"/>
              <w:snapToGrid/>
              <w:spacing w:line="240" w:lineRule="auto"/>
              <w:ind w:firstLineChars="0" w:firstLine="0"/>
              <w:rPr>
                <w:sz w:val="21"/>
                <w:szCs w:val="20"/>
              </w:rPr>
            </w:pPr>
            <w:ins w:id="1263" w:author="Zixuan Zhou" w:date="2026-04-27T19:29:00Z" w16du:dateUtc="2026-04-27T11:29:00Z">
              <w:r w:rsidRPr="00E75582">
                <w:rPr>
                  <w:sz w:val="21"/>
                  <w:szCs w:val="20"/>
                  <w:rPrChange w:id="1264" w:author="Zixuan Zhou" w:date="2026-04-27T19:29:00Z" w16du:dateUtc="2026-04-27T11:29:00Z">
                    <w:rPr/>
                  </w:rPrChange>
                </w:rPr>
                <w:t>0.87</w:t>
              </w:r>
            </w:ins>
            <w:del w:id="1265" w:author="Zixuan Zhou" w:date="2026-04-27T19:29:00Z" w16du:dateUtc="2026-04-27T11:29:00Z">
              <w:r w:rsidRPr="00E75582" w:rsidDel="00CC1DB3">
                <w:rPr>
                  <w:sz w:val="21"/>
                  <w:szCs w:val="20"/>
                </w:rPr>
                <w:delText>2.01%</w:delText>
              </w:r>
            </w:del>
          </w:p>
        </w:tc>
      </w:tr>
      <w:tr w:rsidR="00E75582" w14:paraId="216047E2" w14:textId="77777777" w:rsidTr="00CC1DB3">
        <w:tblPrEx>
          <w:tblW w:w="9067" w:type="dxa"/>
          <w:tblCellSpacing w:w="15" w:type="dxa"/>
          <w:tblCellMar>
            <w:top w:w="15" w:type="dxa"/>
            <w:left w:w="15" w:type="dxa"/>
            <w:bottom w:w="15" w:type="dxa"/>
            <w:right w:w="15" w:type="dxa"/>
          </w:tblCellMar>
          <w:tblPrExChange w:id="1266"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67" w:author="Zixuan Zhou" w:date="2026-04-27T19:29:00Z" w16du:dateUtc="2026-04-27T11:29:00Z">
            <w:trPr>
              <w:trHeight w:val="317"/>
              <w:tblCellSpacing w:w="15" w:type="dxa"/>
            </w:trPr>
          </w:trPrChange>
        </w:trPr>
        <w:tc>
          <w:tcPr>
            <w:tcW w:w="1084" w:type="dxa"/>
            <w:tcPrChange w:id="1268" w:author="Zixuan Zhou" w:date="2026-04-27T19:29:00Z" w16du:dateUtc="2026-04-27T11:29:00Z">
              <w:tcPr>
                <w:tcW w:w="1084" w:type="dxa"/>
                <w:vAlign w:val="center"/>
              </w:tcPr>
            </w:tcPrChange>
          </w:tcPr>
          <w:p w14:paraId="56B98E8C" w14:textId="05E2B863" w:rsidR="00E75582" w:rsidRPr="00E75582" w:rsidRDefault="00E75582" w:rsidP="00E75582">
            <w:pPr>
              <w:pStyle w:val="altz"/>
              <w:wordWrap/>
              <w:adjustRightInd w:val="0"/>
              <w:snapToGrid/>
              <w:spacing w:line="240" w:lineRule="auto"/>
              <w:ind w:firstLineChars="0" w:firstLine="0"/>
              <w:jc w:val="left"/>
              <w:rPr>
                <w:sz w:val="21"/>
                <w:szCs w:val="20"/>
              </w:rPr>
            </w:pPr>
            <w:ins w:id="1269" w:author="Zixuan Zhou" w:date="2026-04-27T19:26:00Z" w16du:dateUtc="2026-04-27T11:26:00Z">
              <w:r w:rsidRPr="00E75582">
                <w:rPr>
                  <w:sz w:val="21"/>
                  <w:szCs w:val="20"/>
                  <w:rPrChange w:id="1270" w:author="Zixuan Zhou" w:date="2026-04-27T19:26:00Z" w16du:dateUtc="2026-04-27T11:26:00Z">
                    <w:rPr/>
                  </w:rPrChange>
                </w:rPr>
                <w:t>12</w:t>
              </w:r>
            </w:ins>
            <w:del w:id="1271" w:author="Zixuan Zhou" w:date="2026-04-27T19:26:00Z" w16du:dateUtc="2026-04-27T11:26:00Z">
              <w:r w:rsidRPr="00E75582" w:rsidDel="00DA2FB0">
                <w:rPr>
                  <w:sz w:val="21"/>
                  <w:szCs w:val="20"/>
                </w:rPr>
                <w:delText>12</w:delText>
              </w:r>
            </w:del>
          </w:p>
        </w:tc>
        <w:tc>
          <w:tcPr>
            <w:tcW w:w="4364" w:type="dxa"/>
            <w:tcPrChange w:id="1272" w:author="Zixuan Zhou" w:date="2026-04-27T19:29:00Z" w16du:dateUtc="2026-04-27T11:29:00Z">
              <w:tcPr>
                <w:tcW w:w="4364" w:type="dxa"/>
                <w:vAlign w:val="center"/>
              </w:tcPr>
            </w:tcPrChange>
          </w:tcPr>
          <w:p w14:paraId="279E6A40" w14:textId="258CC999" w:rsidR="00E75582" w:rsidRPr="00E75582" w:rsidRDefault="00E75582" w:rsidP="00E75582">
            <w:pPr>
              <w:pStyle w:val="altz"/>
              <w:wordWrap/>
              <w:adjustRightInd w:val="0"/>
              <w:snapToGrid/>
              <w:spacing w:line="240" w:lineRule="auto"/>
              <w:ind w:firstLineChars="0" w:firstLine="0"/>
              <w:rPr>
                <w:sz w:val="21"/>
                <w:szCs w:val="20"/>
              </w:rPr>
            </w:pPr>
            <w:ins w:id="1273" w:author="Zixuan Zhou" w:date="2026-04-27T19:26:00Z" w16du:dateUtc="2026-04-27T11:26:00Z">
              <w:r w:rsidRPr="00E75582">
                <w:rPr>
                  <w:rFonts w:hint="eastAsia"/>
                  <w:sz w:val="21"/>
                  <w:szCs w:val="20"/>
                  <w:rPrChange w:id="1274" w:author="Zixuan Zhou" w:date="2026-04-27T19:26:00Z" w16du:dateUtc="2026-04-27T11:26:00Z">
                    <w:rPr>
                      <w:rFonts w:hint="eastAsia"/>
                    </w:rPr>
                  </w:rPrChange>
                </w:rPr>
                <w:t>避孕失败</w:t>
              </w:r>
            </w:ins>
            <w:del w:id="1275" w:author="Zixuan Zhou" w:date="2026-04-27T19:26:00Z" w16du:dateUtc="2026-04-27T11:26:00Z">
              <w:r w:rsidRPr="00E75582" w:rsidDel="00DA2FB0">
                <w:rPr>
                  <w:sz w:val="21"/>
                  <w:szCs w:val="20"/>
                </w:rPr>
                <w:delText>新型避孕方式（</w:delText>
              </w:r>
              <w:r w:rsidRPr="00E75582" w:rsidDel="00DA2FB0">
                <w:rPr>
                  <w:sz w:val="21"/>
                  <w:szCs w:val="20"/>
                </w:rPr>
                <w:delText>Novel Contraceptive Methods</w:delText>
              </w:r>
              <w:r w:rsidRPr="00E75582" w:rsidDel="00DA2FB0">
                <w:rPr>
                  <w:sz w:val="21"/>
                  <w:szCs w:val="20"/>
                </w:rPr>
                <w:delText>）</w:delText>
              </w:r>
            </w:del>
          </w:p>
        </w:tc>
        <w:tc>
          <w:tcPr>
            <w:tcW w:w="1813" w:type="dxa"/>
            <w:tcPrChange w:id="1276" w:author="Zixuan Zhou" w:date="2026-04-27T19:29:00Z" w16du:dateUtc="2026-04-27T11:29:00Z">
              <w:tcPr>
                <w:tcW w:w="1813" w:type="dxa"/>
                <w:vAlign w:val="center"/>
              </w:tcPr>
            </w:tcPrChange>
          </w:tcPr>
          <w:p w14:paraId="035EE77B" w14:textId="26E33BF2" w:rsidR="00E75582" w:rsidRPr="00E75582" w:rsidRDefault="00E75582" w:rsidP="00E75582">
            <w:pPr>
              <w:pStyle w:val="altz"/>
              <w:wordWrap/>
              <w:adjustRightInd w:val="0"/>
              <w:snapToGrid/>
              <w:spacing w:line="240" w:lineRule="auto"/>
              <w:ind w:firstLineChars="0" w:firstLine="0"/>
              <w:rPr>
                <w:sz w:val="21"/>
                <w:szCs w:val="20"/>
              </w:rPr>
            </w:pPr>
            <w:ins w:id="1277" w:author="Zixuan Zhou" w:date="2026-04-27T19:26:00Z" w16du:dateUtc="2026-04-27T11:26:00Z">
              <w:r w:rsidRPr="00E75582">
                <w:rPr>
                  <w:sz w:val="21"/>
                  <w:szCs w:val="20"/>
                  <w:rPrChange w:id="1278" w:author="Zixuan Zhou" w:date="2026-04-27T19:26:00Z" w16du:dateUtc="2026-04-27T11:26:00Z">
                    <w:rPr/>
                  </w:rPrChange>
                </w:rPr>
                <w:t>31</w:t>
              </w:r>
            </w:ins>
            <w:del w:id="1279" w:author="Zixuan Zhou" w:date="2026-04-27T19:26:00Z" w16du:dateUtc="2026-04-27T11:26:00Z">
              <w:r w:rsidRPr="00E75582" w:rsidDel="00DA2FB0">
                <w:rPr>
                  <w:sz w:val="21"/>
                  <w:szCs w:val="20"/>
                </w:rPr>
                <w:delText>68</w:delText>
              </w:r>
            </w:del>
          </w:p>
        </w:tc>
        <w:tc>
          <w:tcPr>
            <w:tcW w:w="1656" w:type="dxa"/>
            <w:tcPrChange w:id="1280" w:author="Zixuan Zhou" w:date="2026-04-27T19:29:00Z" w16du:dateUtc="2026-04-27T11:29:00Z">
              <w:tcPr>
                <w:tcW w:w="1656" w:type="dxa"/>
                <w:vAlign w:val="center"/>
              </w:tcPr>
            </w:tcPrChange>
          </w:tcPr>
          <w:p w14:paraId="6AE2FF12" w14:textId="49CB607F" w:rsidR="00E75582" w:rsidRPr="00E75582" w:rsidRDefault="00E75582" w:rsidP="00E75582">
            <w:pPr>
              <w:pStyle w:val="altz"/>
              <w:wordWrap/>
              <w:adjustRightInd w:val="0"/>
              <w:snapToGrid/>
              <w:spacing w:line="240" w:lineRule="auto"/>
              <w:ind w:firstLineChars="0" w:firstLine="0"/>
              <w:rPr>
                <w:sz w:val="21"/>
                <w:szCs w:val="20"/>
              </w:rPr>
            </w:pPr>
            <w:ins w:id="1281" w:author="Zixuan Zhou" w:date="2026-04-27T19:29:00Z" w16du:dateUtc="2026-04-27T11:29:00Z">
              <w:r w:rsidRPr="00E75582">
                <w:rPr>
                  <w:sz w:val="21"/>
                  <w:szCs w:val="20"/>
                  <w:rPrChange w:id="1282" w:author="Zixuan Zhou" w:date="2026-04-27T19:29:00Z" w16du:dateUtc="2026-04-27T11:29:00Z">
                    <w:rPr/>
                  </w:rPrChange>
                </w:rPr>
                <w:t>0.82</w:t>
              </w:r>
            </w:ins>
            <w:del w:id="1283" w:author="Zixuan Zhou" w:date="2026-04-27T19:29:00Z" w16du:dateUtc="2026-04-27T11:29:00Z">
              <w:r w:rsidRPr="00E75582" w:rsidDel="00CC1DB3">
                <w:rPr>
                  <w:sz w:val="21"/>
                  <w:szCs w:val="20"/>
                </w:rPr>
                <w:delText>1.80%</w:delText>
              </w:r>
            </w:del>
          </w:p>
        </w:tc>
      </w:tr>
      <w:tr w:rsidR="00E75582" w14:paraId="430232F3" w14:textId="77777777" w:rsidTr="00CC1DB3">
        <w:tblPrEx>
          <w:tblW w:w="9067" w:type="dxa"/>
          <w:tblCellSpacing w:w="15" w:type="dxa"/>
          <w:tblCellMar>
            <w:top w:w="15" w:type="dxa"/>
            <w:left w:w="15" w:type="dxa"/>
            <w:bottom w:w="15" w:type="dxa"/>
            <w:right w:w="15" w:type="dxa"/>
          </w:tblCellMar>
          <w:tblPrExChange w:id="1284"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85" w:author="Zixuan Zhou" w:date="2026-04-27T19:29:00Z" w16du:dateUtc="2026-04-27T11:29:00Z">
            <w:trPr>
              <w:trHeight w:val="317"/>
              <w:tblCellSpacing w:w="15" w:type="dxa"/>
            </w:trPr>
          </w:trPrChange>
        </w:trPr>
        <w:tc>
          <w:tcPr>
            <w:tcW w:w="1084" w:type="dxa"/>
            <w:tcPrChange w:id="1286" w:author="Zixuan Zhou" w:date="2026-04-27T19:29:00Z" w16du:dateUtc="2026-04-27T11:29:00Z">
              <w:tcPr>
                <w:tcW w:w="1084" w:type="dxa"/>
                <w:vAlign w:val="center"/>
              </w:tcPr>
            </w:tcPrChange>
          </w:tcPr>
          <w:p w14:paraId="05B263C6" w14:textId="14F4690C" w:rsidR="00E75582" w:rsidRPr="00E75582" w:rsidRDefault="00E75582" w:rsidP="00E75582">
            <w:pPr>
              <w:pStyle w:val="altz"/>
              <w:wordWrap/>
              <w:adjustRightInd w:val="0"/>
              <w:snapToGrid/>
              <w:spacing w:line="240" w:lineRule="auto"/>
              <w:ind w:firstLineChars="0" w:firstLine="0"/>
              <w:jc w:val="left"/>
              <w:rPr>
                <w:sz w:val="21"/>
                <w:szCs w:val="20"/>
              </w:rPr>
            </w:pPr>
            <w:ins w:id="1287" w:author="Zixuan Zhou" w:date="2026-04-27T19:26:00Z" w16du:dateUtc="2026-04-27T11:26:00Z">
              <w:r w:rsidRPr="00E75582">
                <w:rPr>
                  <w:sz w:val="21"/>
                  <w:szCs w:val="20"/>
                  <w:rPrChange w:id="1288" w:author="Zixuan Zhou" w:date="2026-04-27T19:26:00Z" w16du:dateUtc="2026-04-27T11:26:00Z">
                    <w:rPr/>
                  </w:rPrChange>
                </w:rPr>
                <w:t>13</w:t>
              </w:r>
            </w:ins>
            <w:del w:id="1289" w:author="Zixuan Zhou" w:date="2026-04-27T19:26:00Z" w16du:dateUtc="2026-04-27T11:26:00Z">
              <w:r w:rsidRPr="00E75582" w:rsidDel="00DA2FB0">
                <w:rPr>
                  <w:sz w:val="21"/>
                  <w:szCs w:val="20"/>
                </w:rPr>
                <w:delText>13</w:delText>
              </w:r>
            </w:del>
          </w:p>
        </w:tc>
        <w:tc>
          <w:tcPr>
            <w:tcW w:w="4364" w:type="dxa"/>
            <w:tcPrChange w:id="1290" w:author="Zixuan Zhou" w:date="2026-04-27T19:29:00Z" w16du:dateUtc="2026-04-27T11:29:00Z">
              <w:tcPr>
                <w:tcW w:w="4364" w:type="dxa"/>
                <w:vAlign w:val="center"/>
              </w:tcPr>
            </w:tcPrChange>
          </w:tcPr>
          <w:p w14:paraId="27AA5F06" w14:textId="6DE5D8A5" w:rsidR="00E75582" w:rsidRPr="00E75582" w:rsidRDefault="00E75582" w:rsidP="00E75582">
            <w:pPr>
              <w:pStyle w:val="altz"/>
              <w:wordWrap/>
              <w:adjustRightInd w:val="0"/>
              <w:snapToGrid/>
              <w:spacing w:line="240" w:lineRule="auto"/>
              <w:ind w:firstLineChars="0" w:firstLine="0"/>
              <w:rPr>
                <w:sz w:val="21"/>
                <w:szCs w:val="20"/>
              </w:rPr>
            </w:pPr>
            <w:ins w:id="1291" w:author="Zixuan Zhou" w:date="2026-04-27T19:26:00Z" w16du:dateUtc="2026-04-27T11:26:00Z">
              <w:r w:rsidRPr="00E75582">
                <w:rPr>
                  <w:rFonts w:hint="eastAsia"/>
                  <w:sz w:val="21"/>
                  <w:szCs w:val="20"/>
                  <w:rPrChange w:id="1292" w:author="Zixuan Zhou" w:date="2026-04-27T19:26:00Z" w16du:dateUtc="2026-04-27T11:26:00Z">
                    <w:rPr>
                      <w:rFonts w:hint="eastAsia"/>
                    </w:rPr>
                  </w:rPrChange>
                </w:rPr>
                <w:t>新型避孕方式</w:t>
              </w:r>
            </w:ins>
            <w:del w:id="1293" w:author="Zixuan Zhou" w:date="2026-04-27T19:26:00Z" w16du:dateUtc="2026-04-27T11:26:00Z">
              <w:r w:rsidRPr="00E75582" w:rsidDel="00DA2FB0">
                <w:rPr>
                  <w:sz w:val="21"/>
                  <w:szCs w:val="20"/>
                </w:rPr>
                <w:delText>其他内容（</w:delText>
              </w:r>
              <w:r w:rsidRPr="00E75582" w:rsidDel="00DA2FB0">
                <w:rPr>
                  <w:sz w:val="21"/>
                  <w:szCs w:val="20"/>
                </w:rPr>
                <w:delText>Other</w:delText>
              </w:r>
              <w:r w:rsidRPr="00E75582" w:rsidDel="00DA2FB0">
                <w:rPr>
                  <w:sz w:val="21"/>
                  <w:szCs w:val="20"/>
                </w:rPr>
                <w:delText>）</w:delText>
              </w:r>
            </w:del>
          </w:p>
        </w:tc>
        <w:tc>
          <w:tcPr>
            <w:tcW w:w="1813" w:type="dxa"/>
            <w:tcPrChange w:id="1294" w:author="Zixuan Zhou" w:date="2026-04-27T19:29:00Z" w16du:dateUtc="2026-04-27T11:29:00Z">
              <w:tcPr>
                <w:tcW w:w="1813" w:type="dxa"/>
                <w:vAlign w:val="center"/>
              </w:tcPr>
            </w:tcPrChange>
          </w:tcPr>
          <w:p w14:paraId="4E0C3695" w14:textId="338DE466" w:rsidR="00E75582" w:rsidRPr="00E75582" w:rsidRDefault="00E75582" w:rsidP="00E75582">
            <w:pPr>
              <w:pStyle w:val="altz"/>
              <w:wordWrap/>
              <w:adjustRightInd w:val="0"/>
              <w:snapToGrid/>
              <w:spacing w:line="240" w:lineRule="auto"/>
              <w:ind w:firstLineChars="0" w:firstLine="0"/>
              <w:rPr>
                <w:sz w:val="21"/>
                <w:szCs w:val="20"/>
              </w:rPr>
            </w:pPr>
            <w:ins w:id="1295" w:author="Zixuan Zhou" w:date="2026-04-27T19:26:00Z" w16du:dateUtc="2026-04-27T11:26:00Z">
              <w:r w:rsidRPr="00E75582">
                <w:rPr>
                  <w:sz w:val="21"/>
                  <w:szCs w:val="20"/>
                  <w:rPrChange w:id="1296" w:author="Zixuan Zhou" w:date="2026-04-27T19:26:00Z" w16du:dateUtc="2026-04-27T11:26:00Z">
                    <w:rPr/>
                  </w:rPrChange>
                </w:rPr>
                <w:t>19</w:t>
              </w:r>
            </w:ins>
            <w:del w:id="1297" w:author="Zixuan Zhou" w:date="2026-04-27T19:26:00Z" w16du:dateUtc="2026-04-27T11:26:00Z">
              <w:r w:rsidRPr="00E75582" w:rsidDel="00DA2FB0">
                <w:rPr>
                  <w:sz w:val="21"/>
                  <w:szCs w:val="20"/>
                </w:rPr>
                <w:delText>99</w:delText>
              </w:r>
            </w:del>
          </w:p>
        </w:tc>
        <w:tc>
          <w:tcPr>
            <w:tcW w:w="1656" w:type="dxa"/>
            <w:tcPrChange w:id="1298" w:author="Zixuan Zhou" w:date="2026-04-27T19:29:00Z" w16du:dateUtc="2026-04-27T11:29:00Z">
              <w:tcPr>
                <w:tcW w:w="1656" w:type="dxa"/>
                <w:vAlign w:val="center"/>
              </w:tcPr>
            </w:tcPrChange>
          </w:tcPr>
          <w:p w14:paraId="4596BDF5" w14:textId="67FD8284" w:rsidR="00E75582" w:rsidRPr="00E75582" w:rsidRDefault="00E75582" w:rsidP="00E75582">
            <w:pPr>
              <w:pStyle w:val="altz"/>
              <w:wordWrap/>
              <w:adjustRightInd w:val="0"/>
              <w:snapToGrid/>
              <w:spacing w:line="240" w:lineRule="auto"/>
              <w:ind w:firstLineChars="0" w:firstLine="0"/>
              <w:rPr>
                <w:sz w:val="21"/>
                <w:szCs w:val="20"/>
              </w:rPr>
            </w:pPr>
            <w:ins w:id="1299" w:author="Zixuan Zhou" w:date="2026-04-27T19:29:00Z" w16du:dateUtc="2026-04-27T11:29:00Z">
              <w:r w:rsidRPr="00E75582">
                <w:rPr>
                  <w:sz w:val="21"/>
                  <w:szCs w:val="20"/>
                  <w:rPrChange w:id="1300" w:author="Zixuan Zhou" w:date="2026-04-27T19:29:00Z" w16du:dateUtc="2026-04-27T11:29:00Z">
                    <w:rPr/>
                  </w:rPrChange>
                </w:rPr>
                <w:t>0.50</w:t>
              </w:r>
            </w:ins>
            <w:del w:id="1301" w:author="Zixuan Zhou" w:date="2026-04-27T19:29:00Z" w16du:dateUtc="2026-04-27T11:29:00Z">
              <w:r w:rsidRPr="00E75582" w:rsidDel="00CC1DB3">
                <w:rPr>
                  <w:sz w:val="21"/>
                  <w:szCs w:val="20"/>
                </w:rPr>
                <w:delText>2.62%</w:delText>
              </w:r>
            </w:del>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663C3598" w:rsidR="00F54B80" w:rsidRPr="00195EEC" w:rsidRDefault="00000000" w:rsidP="00654A62">
            <w:pPr>
              <w:pStyle w:val="altz"/>
              <w:wordWrap/>
              <w:adjustRightInd w:val="0"/>
              <w:snapToGrid/>
              <w:spacing w:line="240" w:lineRule="auto"/>
              <w:ind w:firstLineChars="0" w:firstLine="0"/>
              <w:rPr>
                <w:sz w:val="21"/>
                <w:szCs w:val="21"/>
              </w:rPr>
            </w:pPr>
            <w:del w:id="1302" w:author="Zixuan Zhou" w:date="2026-04-27T19:23:00Z" w16du:dateUtc="2026-04-27T11:23:00Z">
              <w:r w:rsidRPr="00195EEC" w:rsidDel="00F36A24">
                <w:rPr>
                  <w:b/>
                  <w:bCs/>
                  <w:sz w:val="21"/>
                  <w:szCs w:val="21"/>
                </w:rPr>
                <w:delText>3780</w:delText>
              </w:r>
            </w:del>
            <w:ins w:id="1303" w:author="Zixuan Zhou" w:date="2026-04-27T20:15:00Z" w16du:dateUtc="2026-04-27T12:15:00Z">
              <w:r w:rsidR="00D430B2">
                <w:rPr>
                  <w:rFonts w:hint="eastAsia"/>
                  <w:b/>
                  <w:bCs/>
                  <w:sz w:val="21"/>
                  <w:szCs w:val="21"/>
                </w:rPr>
                <w:t>3484</w:t>
              </w:r>
            </w:ins>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72513D12"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del w:id="1304" w:author="Zixuan Zhou" w:date="2026-04-27T19:29:00Z" w16du:dateUtc="2026-04-27T11:29:00Z">
        <w:r w:rsidDel="00E75582">
          <w:rPr>
            <w:rFonts w:hint="eastAsia"/>
          </w:rPr>
          <w:delText>“生殖健康科普”</w:delText>
        </w:r>
      </w:del>
      <w:ins w:id="1305" w:author="Zixuan Zhou" w:date="2026-04-27T19:29:00Z" w16du:dateUtc="2026-04-27T11:29:00Z">
        <w:r w:rsidR="00E75582">
          <w:rPr>
            <w:rFonts w:hint="eastAsia"/>
          </w:rPr>
          <w:t>“安全套”</w:t>
        </w:r>
      </w:ins>
      <w:del w:id="1306" w:author="Zixuan Zhou" w:date="2026-04-27T19:29:00Z" w16du:dateUtc="2026-04-27T11:29:00Z">
        <w:r w:rsidDel="00E75582">
          <w:rPr>
            <w:rFonts w:hint="eastAsia"/>
          </w:rPr>
          <w:delText>（</w:delText>
        </w:r>
        <w:r w:rsidDel="00E75582">
          <w:rPr>
            <w:rFonts w:hint="eastAsia"/>
          </w:rPr>
          <w:delText>31.85%</w:delText>
        </w:r>
        <w:r w:rsidDel="00E75582">
          <w:rPr>
            <w:rFonts w:hint="eastAsia"/>
          </w:rPr>
          <w:delText>）</w:delText>
        </w:r>
      </w:del>
      <w:r>
        <w:rPr>
          <w:rFonts w:hint="eastAsia"/>
        </w:rPr>
        <w:t>和</w:t>
      </w:r>
      <w:ins w:id="1307" w:author="Zixuan Zhou" w:date="2026-04-27T19:29:00Z" w16du:dateUtc="2026-04-27T11:29:00Z">
        <w:r w:rsidR="00E75582">
          <w:rPr>
            <w:rFonts w:hint="eastAsia"/>
          </w:rPr>
          <w:t>“生殖健康科普”</w:t>
        </w:r>
      </w:ins>
      <w:del w:id="1308" w:author="Zixuan Zhou" w:date="2026-04-27T19:29:00Z" w16du:dateUtc="2026-04-27T11:29:00Z">
        <w:r w:rsidDel="00E75582">
          <w:rPr>
            <w:rFonts w:hint="eastAsia"/>
          </w:rPr>
          <w:delText>“安全套”（</w:delText>
        </w:r>
        <w:r w:rsidDel="00E75582">
          <w:rPr>
            <w:rFonts w:hint="eastAsia"/>
          </w:rPr>
          <w:delText>22.62%</w:delText>
        </w:r>
        <w:r w:rsidDel="00E75582">
          <w:rPr>
            <w:rFonts w:hint="eastAsia"/>
          </w:rPr>
          <w:delText>）</w:delText>
        </w:r>
      </w:del>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4AE96E92" w14:textId="3AFC3040" w:rsidR="00CC0A59" w:rsidRDefault="00000000">
      <w:pPr>
        <w:pStyle w:val="altz"/>
        <w:ind w:firstLine="480"/>
        <w:rPr>
          <w:ins w:id="1309" w:author="Zixuan Zhou" w:date="2026-04-27T20:29:00Z" w16du:dateUtc="2026-04-27T12:29:00Z"/>
        </w:rPr>
      </w:pPr>
      <w:del w:id="1310" w:author="Zixuan Zhou" w:date="2026-04-27T20:27:00Z" w16du:dateUtc="2026-04-27T12:27:00Z">
        <w:r w:rsidDel="00CC0A59">
          <w:rPr>
            <w:rFonts w:hint="eastAsia"/>
          </w:rPr>
          <w:delText>同时关于高风险与敏感议题的讨论热度也不容忽视。“人工流产”（</w:delText>
        </w:r>
        <w:r w:rsidDel="00CC0A59">
          <w:rPr>
            <w:rFonts w:hint="eastAsia"/>
          </w:rPr>
          <w:delText>4.63%</w:delText>
        </w:r>
        <w:r w:rsidDel="00CC0A59">
          <w:rPr>
            <w:rFonts w:hint="eastAsia"/>
          </w:rPr>
          <w:delText>）和“绝育手术”（</w:delText>
        </w:r>
        <w:r w:rsidDel="00CC0A59">
          <w:rPr>
            <w:rFonts w:hint="eastAsia"/>
          </w:rPr>
          <w:delText>4.44%</w:delText>
        </w:r>
        <w:r w:rsidDel="00CC0A59">
          <w:rPr>
            <w:rFonts w:hint="eastAsia"/>
          </w:rPr>
          <w:delText>）虽然在视频内容中占比不高，但在评论区却产生了相当数量的提问。可见这类高争议性、高风险的话题往往能激发更强烈的用户互动和讨论欲望。</w:delText>
        </w:r>
      </w:del>
      <w:ins w:id="1311" w:author="Zixuan Zhou" w:date="2026-04-27T20:27:00Z" w16du:dateUtc="2026-04-27T12:27:00Z">
        <w:r w:rsidR="00CC0A59" w:rsidRPr="00CC0A59">
          <w:rPr>
            <w:rFonts w:hint="eastAsia"/>
          </w:rPr>
          <w:t>其余主题呈现出清晰的次梯队分布。</w:t>
        </w:r>
      </w:ins>
      <w:ins w:id="1312" w:author="Zixuan Zhou" w:date="2026-04-27T20:28:00Z" w16du:dateUtc="2026-04-27T12:28:00Z">
        <w:r w:rsidR="00CC0A59">
          <w:rPr>
            <w:rFonts w:hint="eastAsia"/>
          </w:rPr>
          <w:t>“</w:t>
        </w:r>
      </w:ins>
      <w:ins w:id="1313" w:author="Zixuan Zhou" w:date="2026-04-27T20:27:00Z" w16du:dateUtc="2026-04-27T12:27:00Z">
        <w:r w:rsidR="00CC0A59" w:rsidRPr="00CC0A59">
          <w:rPr>
            <w:rFonts w:hint="eastAsia"/>
          </w:rPr>
          <w:t>避孕药</w:t>
        </w:r>
      </w:ins>
      <w:ins w:id="1314" w:author="Zixuan Zhou" w:date="2026-04-27T20:28:00Z" w16du:dateUtc="2026-04-27T12:28:00Z">
        <w:r w:rsidR="00CC0A59">
          <w:rPr>
            <w:rFonts w:hint="eastAsia"/>
          </w:rPr>
          <w:t>”</w:t>
        </w:r>
      </w:ins>
      <w:ins w:id="1315" w:author="Zixuan Zhou" w:date="2026-04-27T20:27:00Z" w16du:dateUtc="2026-04-27T12:27:00Z">
        <w:r w:rsidR="00CC0A59" w:rsidRPr="00CC0A59">
          <w:rPr>
            <w:rFonts w:hint="eastAsia"/>
          </w:rPr>
          <w:t>、</w:t>
        </w:r>
      </w:ins>
      <w:ins w:id="1316" w:author="Zixuan Zhou" w:date="2026-04-27T20:28:00Z" w16du:dateUtc="2026-04-27T12:28:00Z">
        <w:r w:rsidR="00CC0A59">
          <w:rPr>
            <w:rFonts w:hint="eastAsia"/>
          </w:rPr>
          <w:t>“</w:t>
        </w:r>
      </w:ins>
      <w:ins w:id="1317" w:author="Zixuan Zhou" w:date="2026-04-27T20:27:00Z" w16du:dateUtc="2026-04-27T12:27:00Z">
        <w:r w:rsidR="00CC0A59" w:rsidRPr="00CC0A59">
          <w:rPr>
            <w:rFonts w:hint="eastAsia"/>
          </w:rPr>
          <w:t>节育器</w:t>
        </w:r>
      </w:ins>
      <w:ins w:id="1318" w:author="Zixuan Zhou" w:date="2026-04-27T20:28:00Z" w16du:dateUtc="2026-04-27T12:28:00Z">
        <w:r w:rsidR="00CC0A59">
          <w:rPr>
            <w:rFonts w:hint="eastAsia"/>
          </w:rPr>
          <w:t>”</w:t>
        </w:r>
      </w:ins>
      <w:ins w:id="1319" w:author="Zixuan Zhou" w:date="2026-04-27T20:27:00Z" w16du:dateUtc="2026-04-27T12:27:00Z">
        <w:r w:rsidR="00CC0A59" w:rsidRPr="00CC0A59">
          <w:rPr>
            <w:rFonts w:hint="eastAsia"/>
          </w:rPr>
          <w:t>、</w:t>
        </w:r>
      </w:ins>
      <w:ins w:id="1320" w:author="Zixuan Zhou" w:date="2026-04-27T20:28:00Z" w16du:dateUtc="2026-04-27T12:28:00Z">
        <w:r w:rsidR="00CC0A59">
          <w:rPr>
            <w:rFonts w:hint="eastAsia"/>
          </w:rPr>
          <w:t>“</w:t>
        </w:r>
      </w:ins>
      <w:ins w:id="1321" w:author="Zixuan Zhou" w:date="2026-04-27T20:27:00Z" w16du:dateUtc="2026-04-27T12:27:00Z">
        <w:r w:rsidR="00CC0A59" w:rsidRPr="00CC0A59">
          <w:rPr>
            <w:rFonts w:hint="eastAsia"/>
          </w:rPr>
          <w:t>人工流产</w:t>
        </w:r>
      </w:ins>
      <w:ins w:id="1322" w:author="Zixuan Zhou" w:date="2026-04-27T20:28:00Z" w16du:dateUtc="2026-04-27T12:28:00Z">
        <w:r w:rsidR="00CC0A59">
          <w:rPr>
            <w:rFonts w:hint="eastAsia"/>
          </w:rPr>
          <w:t>”</w:t>
        </w:r>
      </w:ins>
      <w:ins w:id="1323" w:author="Zixuan Zhou" w:date="2026-04-27T20:27:00Z" w16du:dateUtc="2026-04-27T12:27:00Z">
        <w:r w:rsidR="00CC0A59" w:rsidRPr="00CC0A59">
          <w:rPr>
            <w:rFonts w:hint="eastAsia"/>
          </w:rPr>
          <w:t>构成了第二梯队，反映出青少年对药物避孕和医学干预类议题存在持续且深入的关注。其中</w:t>
        </w:r>
      </w:ins>
      <w:ins w:id="1324" w:author="Zixuan Zhou" w:date="2026-04-27T20:28:00Z" w16du:dateUtc="2026-04-27T12:28:00Z">
        <w:r w:rsidR="00CC0A59">
          <w:rPr>
            <w:rFonts w:hint="eastAsia"/>
          </w:rPr>
          <w:t>“</w:t>
        </w:r>
      </w:ins>
      <w:ins w:id="1325" w:author="Zixuan Zhou" w:date="2026-04-27T20:27:00Z" w16du:dateUtc="2026-04-27T12:27:00Z">
        <w:r w:rsidR="00CC0A59" w:rsidRPr="00CC0A59">
          <w:rPr>
            <w:rFonts w:hint="eastAsia"/>
          </w:rPr>
          <w:t>人工流产</w:t>
        </w:r>
      </w:ins>
      <w:ins w:id="1326" w:author="Zixuan Zhou" w:date="2026-04-27T20:28:00Z" w16du:dateUtc="2026-04-27T12:28:00Z">
        <w:r w:rsidR="00CC0A59">
          <w:rPr>
            <w:rFonts w:hint="eastAsia"/>
          </w:rPr>
          <w:t>”</w:t>
        </w:r>
      </w:ins>
      <w:ins w:id="1327" w:author="Zixuan Zhou" w:date="2026-04-27T20:27:00Z" w16du:dateUtc="2026-04-27T12:27:00Z">
        <w:r w:rsidR="00CC0A59" w:rsidRPr="00CC0A59">
          <w:rPr>
            <w:rFonts w:hint="eastAsia"/>
          </w:rPr>
          <w:t>虽在视频内容中占比不高，但在评论区却能激发相当数量的提问，说明这类高风险、高敏感的话题往往能引发用户强烈的互动和讨论欲望。</w:t>
        </w:r>
      </w:ins>
    </w:p>
    <w:p w14:paraId="1F3A2B09" w14:textId="2DBFEFB3" w:rsidR="00CC0A59" w:rsidRDefault="00CC0A59">
      <w:pPr>
        <w:pStyle w:val="altz"/>
        <w:ind w:firstLine="480"/>
      </w:pPr>
      <w:ins w:id="1328" w:author="Zixuan Zhou" w:date="2026-04-27T20:30:00Z" w16du:dateUtc="2026-04-27T12:30:00Z">
        <w:r>
          <w:rPr>
            <w:rFonts w:hint="eastAsia"/>
          </w:rPr>
          <w:t>“</w:t>
        </w:r>
      </w:ins>
      <w:ins w:id="1329" w:author="Zixuan Zhou" w:date="2026-04-27T20:29:00Z" w16du:dateUtc="2026-04-27T12:29:00Z">
        <w:r w:rsidRPr="00CC0A59">
          <w:rPr>
            <w:rFonts w:hint="eastAsia"/>
          </w:rPr>
          <w:t>避孕科普</w:t>
        </w:r>
      </w:ins>
      <w:ins w:id="1330" w:author="Zixuan Zhou" w:date="2026-04-27T20:30:00Z" w16du:dateUtc="2026-04-27T12:30:00Z">
        <w:r>
          <w:rPr>
            <w:rFonts w:hint="eastAsia"/>
          </w:rPr>
          <w:t>”</w:t>
        </w:r>
      </w:ins>
      <w:ins w:id="1331" w:author="Zixuan Zhou" w:date="2026-04-27T20:29:00Z" w16du:dateUtc="2026-04-27T12:29:00Z">
        <w:r w:rsidRPr="00CC0A59">
          <w:rPr>
            <w:rFonts w:hint="eastAsia"/>
          </w:rPr>
          <w:t>、</w:t>
        </w:r>
      </w:ins>
      <w:ins w:id="1332" w:author="Zixuan Zhou" w:date="2026-04-27T20:30:00Z" w16du:dateUtc="2026-04-27T12:30:00Z">
        <w:r>
          <w:rPr>
            <w:rFonts w:hint="eastAsia"/>
          </w:rPr>
          <w:t>“</w:t>
        </w:r>
      </w:ins>
      <w:ins w:id="1333" w:author="Zixuan Zhou" w:date="2026-04-27T20:29:00Z" w16du:dateUtc="2026-04-27T12:29:00Z">
        <w:r w:rsidRPr="00CC0A59">
          <w:rPr>
            <w:rFonts w:hint="eastAsia"/>
          </w:rPr>
          <w:t>绝育手术</w:t>
        </w:r>
      </w:ins>
      <w:ins w:id="1334" w:author="Zixuan Zhou" w:date="2026-04-27T20:30:00Z" w16du:dateUtc="2026-04-27T12:30:00Z">
        <w:r>
          <w:rPr>
            <w:rFonts w:hint="eastAsia"/>
          </w:rPr>
          <w:t>”</w:t>
        </w:r>
      </w:ins>
      <w:ins w:id="1335" w:author="Zixuan Zhou" w:date="2026-04-27T20:29:00Z" w16du:dateUtc="2026-04-27T12:29:00Z">
        <w:r w:rsidRPr="00CC0A59">
          <w:rPr>
            <w:rFonts w:hint="eastAsia"/>
          </w:rPr>
          <w:t>、</w:t>
        </w:r>
      </w:ins>
      <w:ins w:id="1336" w:author="Zixuan Zhou" w:date="2026-04-27T20:30:00Z" w16du:dateUtc="2026-04-27T12:30:00Z">
        <w:r>
          <w:rPr>
            <w:rFonts w:hint="eastAsia"/>
          </w:rPr>
          <w:t>“</w:t>
        </w:r>
      </w:ins>
      <w:ins w:id="1337" w:author="Zixuan Zhou" w:date="2026-04-27T20:29:00Z" w16du:dateUtc="2026-04-27T12:29:00Z">
        <w:r w:rsidRPr="00CC0A59">
          <w:rPr>
            <w:rFonts w:hint="eastAsia"/>
          </w:rPr>
          <w:t>安全期避孕</w:t>
        </w:r>
      </w:ins>
      <w:ins w:id="1338" w:author="Zixuan Zhou" w:date="2026-04-27T20:30:00Z" w16du:dateUtc="2026-04-27T12:30:00Z">
        <w:r>
          <w:rPr>
            <w:rFonts w:hint="eastAsia"/>
          </w:rPr>
          <w:t>”</w:t>
        </w:r>
      </w:ins>
      <w:ins w:id="1339" w:author="Zixuan Zhou" w:date="2026-04-27T20:29:00Z" w16du:dateUtc="2026-04-27T12:29:00Z">
        <w:r w:rsidRPr="00CC0A59">
          <w:rPr>
            <w:rFonts w:hint="eastAsia"/>
          </w:rPr>
          <w:t>及</w:t>
        </w:r>
      </w:ins>
      <w:ins w:id="1340" w:author="Zixuan Zhou" w:date="2026-04-27T20:30:00Z" w16du:dateUtc="2026-04-27T12:30:00Z">
        <w:r>
          <w:rPr>
            <w:rFonts w:hint="eastAsia"/>
          </w:rPr>
          <w:t>“</w:t>
        </w:r>
      </w:ins>
      <w:ins w:id="1341" w:author="Zixuan Zhou" w:date="2026-04-27T20:29:00Z" w16du:dateUtc="2026-04-27T12:29:00Z">
        <w:r w:rsidRPr="00CC0A59">
          <w:rPr>
            <w:rFonts w:hint="eastAsia"/>
          </w:rPr>
          <w:t>体外排精</w:t>
        </w:r>
      </w:ins>
      <w:ins w:id="1342" w:author="Zixuan Zhou" w:date="2026-04-27T20:30:00Z" w16du:dateUtc="2026-04-27T12:30:00Z">
        <w:r>
          <w:rPr>
            <w:rFonts w:hint="eastAsia"/>
          </w:rPr>
          <w:t>”</w:t>
        </w:r>
      </w:ins>
      <w:ins w:id="1343" w:author="Zixuan Zhou" w:date="2026-04-27T20:29:00Z" w16du:dateUtc="2026-04-27T12:29:00Z">
        <w:r w:rsidRPr="00CC0A59">
          <w:rPr>
            <w:rFonts w:hint="eastAsia"/>
          </w:rPr>
          <w:t>共同构成第三梯队。值得注意的是，</w:t>
        </w:r>
      </w:ins>
      <w:ins w:id="1344" w:author="Zixuan Zhou" w:date="2026-04-27T20:30:00Z" w16du:dateUtc="2026-04-27T12:30:00Z">
        <w:r>
          <w:rPr>
            <w:rFonts w:hint="eastAsia"/>
          </w:rPr>
          <w:t>“</w:t>
        </w:r>
      </w:ins>
      <w:ins w:id="1345" w:author="Zixuan Zhou" w:date="2026-04-27T20:29:00Z" w16du:dateUtc="2026-04-27T12:29:00Z">
        <w:r w:rsidRPr="00CC0A59">
          <w:rPr>
            <w:rFonts w:hint="eastAsia"/>
          </w:rPr>
          <w:t>体外排精</w:t>
        </w:r>
      </w:ins>
      <w:ins w:id="1346" w:author="Zixuan Zhou" w:date="2026-04-27T20:30:00Z" w16du:dateUtc="2026-04-27T12:30:00Z">
        <w:r>
          <w:rPr>
            <w:rFonts w:hint="eastAsia"/>
          </w:rPr>
          <w:t>”</w:t>
        </w:r>
      </w:ins>
      <w:ins w:id="1347" w:author="Zixuan Zhou" w:date="2026-04-27T20:29:00Z" w16du:dateUtc="2026-04-27T12:29:00Z">
        <w:r w:rsidRPr="00CC0A59">
          <w:rPr>
            <w:rFonts w:hint="eastAsia"/>
          </w:rPr>
          <w:t>和</w:t>
        </w:r>
      </w:ins>
      <w:ins w:id="1348" w:author="Zixuan Zhou" w:date="2026-04-27T20:30:00Z" w16du:dateUtc="2026-04-27T12:30:00Z">
        <w:r>
          <w:rPr>
            <w:rFonts w:hint="eastAsia"/>
          </w:rPr>
          <w:t>“</w:t>
        </w:r>
      </w:ins>
      <w:ins w:id="1349" w:author="Zixuan Zhou" w:date="2026-04-27T20:29:00Z" w16du:dateUtc="2026-04-27T12:29:00Z">
        <w:r w:rsidRPr="00CC0A59">
          <w:rPr>
            <w:rFonts w:hint="eastAsia"/>
          </w:rPr>
          <w:t>安全期避孕</w:t>
        </w:r>
      </w:ins>
      <w:ins w:id="1350" w:author="Zixuan Zhou" w:date="2026-04-27T20:30:00Z" w16du:dateUtc="2026-04-27T12:30:00Z">
        <w:r>
          <w:rPr>
            <w:rFonts w:hint="eastAsia"/>
          </w:rPr>
          <w:t>”</w:t>
        </w:r>
      </w:ins>
      <w:ins w:id="1351" w:author="Zixuan Zhou" w:date="2026-04-27T20:29:00Z" w16du:dateUtc="2026-04-27T12:29:00Z">
        <w:r w:rsidRPr="00CC0A59">
          <w:rPr>
            <w:rFonts w:hint="eastAsia"/>
          </w:rPr>
          <w:t>在医学界被公认为可靠性较低的避孕方式，但它们在评论区依然拥有稳定的讨论热度，这从侧面反映出在青少年群体中，关于这些不推荐方法的认知误区和侥幸心理仍普遍存在。</w:t>
        </w:r>
      </w:ins>
    </w:p>
    <w:p w14:paraId="0E365CE4" w14:textId="7B9AE85F" w:rsidR="00F54B80" w:rsidRDefault="00AE68A4">
      <w:pPr>
        <w:pStyle w:val="altz"/>
        <w:ind w:firstLine="480"/>
      </w:pPr>
      <w:del w:id="1352" w:author="Zixuan Zhou" w:date="2026-04-27T19:35:00Z" w16du:dateUtc="2026-04-27T11:35:00Z">
        <w:r w:rsidDel="00E75582">
          <w:rPr>
            <w:noProof/>
          </w:rPr>
          <w:drawing>
            <wp:anchor distT="0" distB="0" distL="114300" distR="114300" simplePos="0" relativeHeight="251659264" behindDoc="0" locked="0" layoutInCell="1" allowOverlap="1" wp14:anchorId="23595051" wp14:editId="1B5C8A6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del>
      <w:ins w:id="1353" w:author="Zixuan Zhou" w:date="2026-04-27T20:31:00Z">
        <w:r w:rsidR="00CC0A59" w:rsidRPr="00CC0A59">
          <w:t>而</w:t>
        </w:r>
      </w:ins>
      <w:ins w:id="1354" w:author="Zixuan Zhou" w:date="2026-04-27T20:31:00Z" w16du:dateUtc="2026-04-27T12:31:00Z">
        <w:r w:rsidR="00CC0A59">
          <w:rPr>
            <w:rFonts w:hint="eastAsia"/>
          </w:rPr>
          <w:t>“</w:t>
        </w:r>
      </w:ins>
      <w:ins w:id="1355" w:author="Zixuan Zhou" w:date="2026-04-27T20:31:00Z">
        <w:r w:rsidR="00CC0A59" w:rsidRPr="00CC0A59">
          <w:t>女用安全套</w:t>
        </w:r>
      </w:ins>
      <w:ins w:id="1356" w:author="Zixuan Zhou" w:date="2026-04-27T20:31:00Z" w16du:dateUtc="2026-04-27T12:31:00Z">
        <w:r w:rsidR="00CC0A59">
          <w:rPr>
            <w:rFonts w:hint="eastAsia"/>
          </w:rPr>
          <w:t>”</w:t>
        </w:r>
      </w:ins>
      <w:ins w:id="1357" w:author="Zixuan Zhou" w:date="2026-04-27T20:31:00Z">
        <w:r w:rsidR="00CC0A59" w:rsidRPr="00CC0A59">
          <w:t>、</w:t>
        </w:r>
      </w:ins>
      <w:ins w:id="1358" w:author="Zixuan Zhou" w:date="2026-04-27T20:31:00Z" w16du:dateUtc="2026-04-27T12:31:00Z">
        <w:r w:rsidR="00CC0A59">
          <w:rPr>
            <w:rFonts w:hint="eastAsia"/>
          </w:rPr>
          <w:t>“</w:t>
        </w:r>
      </w:ins>
      <w:ins w:id="1359" w:author="Zixuan Zhou" w:date="2026-04-27T20:31:00Z">
        <w:r w:rsidR="00CC0A59" w:rsidRPr="00CC0A59">
          <w:t>避孕失败</w:t>
        </w:r>
      </w:ins>
      <w:ins w:id="1360" w:author="Zixuan Zhou" w:date="2026-04-27T20:31:00Z" w16du:dateUtc="2026-04-27T12:31:00Z">
        <w:r w:rsidR="00CC0A59">
          <w:rPr>
            <w:rFonts w:hint="eastAsia"/>
          </w:rPr>
          <w:t>”</w:t>
        </w:r>
      </w:ins>
      <w:ins w:id="1361" w:author="Zixuan Zhou" w:date="2026-04-27T20:31:00Z">
        <w:r w:rsidR="00CC0A59" w:rsidRPr="00CC0A59">
          <w:t>和</w:t>
        </w:r>
      </w:ins>
      <w:ins w:id="1362" w:author="Zixuan Zhou" w:date="2026-04-27T20:31:00Z" w16du:dateUtc="2026-04-27T12:31:00Z">
        <w:r w:rsidR="00CC0A59">
          <w:rPr>
            <w:rFonts w:hint="eastAsia"/>
          </w:rPr>
          <w:t>“</w:t>
        </w:r>
      </w:ins>
      <w:ins w:id="1363" w:author="Zixuan Zhou" w:date="2026-04-27T20:31:00Z">
        <w:r w:rsidR="00CC0A59" w:rsidRPr="00CC0A59">
          <w:t>新型避孕方式</w:t>
        </w:r>
      </w:ins>
      <w:ins w:id="1364" w:author="Zixuan Zhou" w:date="2026-04-27T20:32:00Z" w16du:dateUtc="2026-04-27T12:32:00Z">
        <w:r w:rsidR="00CC0A59">
          <w:rPr>
            <w:rFonts w:hint="eastAsia"/>
          </w:rPr>
          <w:t>”</w:t>
        </w:r>
      </w:ins>
      <w:ins w:id="1365" w:author="Zixuan Zhou" w:date="2026-04-27T20:31:00Z">
        <w:r w:rsidR="00CC0A59" w:rsidRPr="00CC0A59">
          <w:t>等尾部主题虽然数量较少，但它们的存在本身就说明了青少年的信息需求是多元化的，他们同样在积极探索和了解更多非主流的避孕选择</w:t>
        </w:r>
      </w:ins>
      <w:del w:id="1366" w:author="Zixuan Zhou" w:date="2026-04-27T20:31:00Z" w16du:dateUtc="2026-04-27T12:31:00Z">
        <w:r w:rsidDel="00CC0A59">
          <w:rPr>
            <w:rFonts w:hint="eastAsia"/>
          </w:rPr>
          <w:delText>而如“节育器”、“女用安全套”、“新型避孕方式”等类别虽然问题数量较少，但它们的存在本身就说明了青少年的信息需求是多元化的，他们同样在积极探索和了解更多非主流的避孕选择</w:delText>
        </w:r>
      </w:del>
      <w:r>
        <w:rPr>
          <w:rFonts w:hint="eastAsia"/>
        </w:rPr>
        <w:t>。</w:t>
      </w:r>
    </w:p>
    <w:p w14:paraId="5FE7AEEC" w14:textId="06ABA5CA" w:rsidR="00F54B80" w:rsidRDefault="005308F5">
      <w:pPr>
        <w:pStyle w:val="2"/>
        <w:spacing w:before="163" w:after="163"/>
        <w:rPr>
          <w:rFonts w:hint="eastAsia"/>
        </w:rPr>
      </w:pPr>
      <w:bookmarkStart w:id="1367" w:name="_Toc228219329"/>
      <w:ins w:id="1368" w:author="Zixuan Zhou" w:date="2026-04-27T19:35:00Z" w16du:dateUtc="2026-04-27T11:35:00Z">
        <w:r>
          <w:rPr>
            <w:rFonts w:hint="eastAsia"/>
            <w:noProof/>
          </w:rPr>
          <w:lastRenderedPageBreak/>
          <w:drawing>
            <wp:anchor distT="0" distB="0" distL="114300" distR="114300" simplePos="0" relativeHeight="251695104" behindDoc="0" locked="0" layoutInCell="1" allowOverlap="1" wp14:anchorId="52CC477D" wp14:editId="7662F00A">
              <wp:simplePos x="0" y="0"/>
              <wp:positionH relativeFrom="column">
                <wp:posOffset>13970</wp:posOffset>
              </wp:positionH>
              <wp:positionV relativeFrom="paragraph">
                <wp:posOffset>0</wp:posOffset>
              </wp:positionV>
              <wp:extent cx="5752465" cy="2838450"/>
              <wp:effectExtent l="0" t="0" r="635" b="0"/>
              <wp:wrapTopAndBottom/>
              <wp:docPr id="13802317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2465" cy="2838450"/>
                      </a:xfrm>
                      <a:prstGeom prst="rect">
                        <a:avLst/>
                      </a:prstGeom>
                      <a:noFill/>
                      <a:ln>
                        <a:noFill/>
                      </a:ln>
                    </pic:spPr>
                  </pic:pic>
                </a:graphicData>
              </a:graphic>
              <wp14:sizeRelH relativeFrom="page">
                <wp14:pctWidth>0</wp14:pctWidth>
              </wp14:sizeRelH>
              <wp14:sizeRelV relativeFrom="page">
                <wp14:pctHeight>0</wp14:pctHeight>
              </wp14:sizeRelV>
            </wp:anchor>
          </w:drawing>
        </w:r>
      </w:ins>
      <w:r>
        <w:rPr>
          <w:noProof/>
        </w:rPr>
        <mc:AlternateContent>
          <mc:Choice Requires="wps">
            <w:drawing>
              <wp:anchor distT="0" distB="0" distL="114300" distR="114300" simplePos="0" relativeHeight="251660288" behindDoc="0" locked="0" layoutInCell="1" allowOverlap="1" wp14:anchorId="76206686" wp14:editId="52229E4E">
                <wp:simplePos x="0" y="0"/>
                <wp:positionH relativeFrom="column">
                  <wp:posOffset>16899</wp:posOffset>
                </wp:positionH>
                <wp:positionV relativeFrom="paragraph">
                  <wp:posOffset>2883629</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000000" w:rsidP="00A072DF">
                            <w:pPr>
                              <w:pStyle w:val="aff8"/>
                              <w:spacing w:before="163" w:after="326"/>
                            </w:pPr>
                            <w:bookmarkStart w:id="1369" w:name="_Ref227948546"/>
                            <w:bookmarkStart w:id="1370" w:name="_Toc228023142"/>
                            <w:bookmarkStart w:id="1371"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369"/>
                            <w:r w:rsidRPr="00A072DF">
                              <w:t xml:space="preserve"> </w:t>
                            </w:r>
                            <w:r w:rsidRPr="00A072DF">
                              <w:t>用户评论问题主题分类分布</w:t>
                            </w:r>
                            <w:bookmarkEnd w:id="1370"/>
                            <w:bookmarkEnd w:id="1371"/>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9" type="#_x0000_t202" style="position:absolute;left:0;text-align:left;margin-left:1.35pt;margin-top:227.0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" stroked="f">
                <v:textbox inset="0,0,0,0">
                  <w:txbxContent>
                    <w:p w14:paraId="0B5337FE" w14:textId="6CF4ED52" w:rsidR="00F54B80" w:rsidRPr="00A072DF" w:rsidRDefault="00000000" w:rsidP="00A072DF">
                      <w:pPr>
                        <w:pStyle w:val="aff8"/>
                        <w:spacing w:before="163" w:after="326"/>
                      </w:pPr>
                      <w:bookmarkStart w:id="1295" w:name="_Ref227948546"/>
                      <w:bookmarkStart w:id="1296" w:name="_Toc228023142"/>
                      <w:bookmarkStart w:id="1297"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295"/>
                      <w:r w:rsidRPr="00A072DF">
                        <w:t xml:space="preserve"> </w:t>
                      </w:r>
                      <w:r w:rsidRPr="00A072DF">
                        <w:t>用户评论问题主题分类分布</w:t>
                      </w:r>
                      <w:bookmarkEnd w:id="1296"/>
                      <w:bookmarkEnd w:id="1297"/>
                    </w:p>
                  </w:txbxContent>
                </v:textbox>
                <w10:wrap type="topAndBottom"/>
              </v:shape>
            </w:pict>
          </mc:Fallback>
        </mc:AlternateContent>
      </w:r>
      <w:commentRangeStart w:id="1372"/>
      <w:r>
        <w:rPr>
          <w:rFonts w:hint="eastAsia"/>
        </w:rPr>
        <w:t>不同主题下的问题特征分析</w:t>
      </w:r>
      <w:bookmarkEnd w:id="1367"/>
      <w:commentRangeEnd w:id="1372"/>
      <w:r w:rsidR="00192633">
        <w:rPr>
          <w:rStyle w:val="afc"/>
          <w:rFonts w:hint="eastAsia"/>
          <w:sz w:val="28"/>
          <w:szCs w:val="40"/>
        </w:rPr>
        <w:commentReference w:id="1372"/>
      </w:r>
    </w:p>
    <w:p w14:paraId="11EF7176" w14:textId="48BE9B9D" w:rsidR="00F54B80" w:rsidRDefault="00000000">
      <w:pPr>
        <w:pStyle w:val="altz"/>
        <w:ind w:firstLine="480"/>
      </w:pPr>
      <w:r>
        <w:rPr>
          <w:rFonts w:hint="eastAsia"/>
        </w:rPr>
        <w:t>定量分析揭示了关注度的分布格局，而深入每个主题的定性分析，则能</w:t>
      </w:r>
      <w:del w:id="1373" w:author="Zixuan Zhou" w:date="2026-04-27T20:34:00Z" w16du:dateUtc="2026-04-27T12:34:00Z">
        <w:r w:rsidDel="00CC0A59">
          <w:rPr>
            <w:rFonts w:hint="eastAsia"/>
          </w:rPr>
          <w:delText>让我们更</w:delText>
        </w:r>
      </w:del>
      <w:r>
        <w:rPr>
          <w:rFonts w:hint="eastAsia"/>
        </w:rPr>
        <w:t>细腻地理解青少年在生殖健康领域的具体困惑与诉求。</w:t>
      </w:r>
    </w:p>
    <w:p w14:paraId="237B04DD" w14:textId="405E34AC" w:rsidR="00F54B80" w:rsidDel="00E44870" w:rsidRDefault="00000000">
      <w:pPr>
        <w:pStyle w:val="altz"/>
        <w:ind w:firstLine="480"/>
        <w:rPr>
          <w:del w:id="1374" w:author="Zixuan Zhou" w:date="2026-04-27T20:43:00Z" w16du:dateUtc="2026-04-27T12:43:00Z"/>
        </w:rPr>
      </w:pPr>
      <w:del w:id="1375" w:author="Zixuan Zhou" w:date="2026-04-27T20:43:00Z" w16du:dateUtc="2026-04-27T12:43:00Z">
        <w:r w:rsidDel="00E44870">
          <w:rPr>
            <w:rFonts w:hint="eastAsia"/>
          </w:rPr>
          <w:delText>在问题数量最为庞大的“生殖健康科普”类别中，用户的提问包罗万象，构成了一部生动的青少年“十万个为什么”实录。其中，青少年对自身生理发育是否“正常”的普遍焦虑构成了提问的核心，大量诸如“</w:delText>
        </w:r>
        <w:r w:rsidDel="00E44870">
          <w:rPr>
            <w:rFonts w:hint="eastAsia"/>
          </w:rPr>
          <w:delText>16</w:delText>
        </w:r>
        <w:r w:rsidDel="00E44870">
          <w:rPr>
            <w:rFonts w:hint="eastAsia"/>
          </w:rPr>
          <w:delTex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delText>
        </w:r>
        <w:r w:rsidDel="00E44870">
          <w:rPr>
            <w:rFonts w:hint="eastAsia"/>
          </w:rPr>
          <w:delText>/</w:delText>
        </w:r>
        <w:r w:rsidDel="00E44870">
          <w:rPr>
            <w:rFonts w:hint="eastAsia"/>
          </w:rPr>
          <w:delText>太短怎么办？”，试图在同伴的匿名反馈中定位自身。与此同时，大量看似基础的问题，如“接吻会怀孕吗？”，反复出现，这清晰地表明基础性教育的普及仍有巨大空白。此外，该类别下还包含了大量关于具体疾病与卫生问题的咨询，例如“</w:delText>
        </w:r>
        <w:r w:rsidDel="00E44870">
          <w:rPr>
            <w:rFonts w:hint="eastAsia"/>
          </w:rPr>
          <w:delText>HPV</w:delText>
        </w:r>
        <w:r w:rsidDel="00E44870">
          <w:rPr>
            <w:rFonts w:hint="eastAsia"/>
          </w:rPr>
          <w:delText>是什么？”和“包皮过长要不要割？”，这标志着部分青少年已具备初步的健康风险意识，并开始主动寻求具体的防治信息。</w:delText>
        </w:r>
      </w:del>
    </w:p>
    <w:p w14:paraId="7672610E" w14:textId="1FE1008C" w:rsidR="00F54B80" w:rsidDel="00E44870" w:rsidRDefault="00000000">
      <w:pPr>
        <w:pStyle w:val="altz"/>
        <w:ind w:firstLine="480"/>
        <w:rPr>
          <w:del w:id="1376" w:author="Zixuan Zhou" w:date="2026-04-27T20:43:00Z" w16du:dateUtc="2026-04-27T12:43:00Z"/>
        </w:rPr>
      </w:pPr>
      <w:del w:id="1377" w:author="Zixuan Zhou" w:date="2026-04-27T20:43:00Z" w16du:dateUtc="2026-04-27T12:43:00Z">
        <w:r w:rsidDel="00E44870">
          <w:rPr>
            <w:rFonts w:hint="eastAsia"/>
          </w:rPr>
          <w:delText>进一步转向更为具体和务实的“安全套”类别，提问的焦点集中在实际操作的细节上。这之中关于尺寸与适配性的问题出人意料地成为最高频的子类，用户们反复询问“怎么知道自己大小？”或“买的都太小</w:delText>
        </w:r>
        <w:r w:rsidDel="00E44870">
          <w:rPr>
            <w:rFonts w:hint="eastAsia"/>
          </w:rPr>
          <w:delText>/</w:delText>
        </w:r>
        <w:r w:rsidDel="00E44870">
          <w:rPr>
            <w:rFonts w:hint="eastAsia"/>
          </w:rPr>
          <w:delTex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delText>
        </w:r>
        <w:r w:rsidDel="00E44870">
          <w:rPr>
            <w:rFonts w:hint="eastAsia"/>
          </w:rPr>
          <w:delText>/</w:delText>
        </w:r>
        <w:r w:rsidDel="00E44870">
          <w:rPr>
            <w:rFonts w:hint="eastAsia"/>
          </w:rPr>
          <w:delText>螺纹真的有用吗？”这类提升体验的问题。</w:delText>
        </w:r>
      </w:del>
    </w:p>
    <w:p w14:paraId="7A738C21" w14:textId="1F0BBA4A" w:rsidR="00F54B80" w:rsidDel="00E44870" w:rsidRDefault="00000000">
      <w:pPr>
        <w:pStyle w:val="altz"/>
        <w:ind w:firstLine="480"/>
        <w:rPr>
          <w:del w:id="1378" w:author="Zixuan Zhou" w:date="2026-04-27T20:43:00Z" w16du:dateUtc="2026-04-27T12:43:00Z"/>
        </w:rPr>
      </w:pPr>
      <w:del w:id="1379" w:author="Zixuan Zhou" w:date="2026-04-27T20:43:00Z" w16du:dateUtc="2026-04-27T12:43:00Z">
        <w:r w:rsidDel="00E44870">
          <w:rPr>
            <w:rFonts w:hint="eastAsia"/>
          </w:rPr>
          <w:delTex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delText>
        </w:r>
      </w:del>
    </w:p>
    <w:p w14:paraId="56FE9CDB" w14:textId="44EF286B" w:rsidR="00CC0A59" w:rsidRPr="00CC0A59" w:rsidRDefault="00000000" w:rsidP="00CC0A59">
      <w:pPr>
        <w:pStyle w:val="altz"/>
        <w:ind w:firstLine="480"/>
        <w:rPr>
          <w:ins w:id="1380" w:author="Zixuan Zhou" w:date="2026-04-27T20:35:00Z"/>
        </w:rPr>
      </w:pPr>
      <w:del w:id="1381" w:author="Zixuan Zhou" w:date="2026-04-27T20:43:00Z" w16du:dateUtc="2026-04-27T12:43:00Z">
        <w:r w:rsidDel="00E44870">
          <w:rPr>
            <w:rFonts w:hint="eastAsia"/>
          </w:rPr>
          <w:delTex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delText>
        </w:r>
        <w:r w:rsidR="006736BA" w:rsidDel="00E44870">
          <w:rPr>
            <w:rFonts w:hint="eastAsia"/>
          </w:rPr>
          <w:delText>充溢</w:delText>
        </w:r>
        <w:r w:rsidDel="00E44870">
          <w:rPr>
            <w:rFonts w:hint="eastAsia"/>
          </w:rPr>
          <w:delText>了悲伤、后悔与无助的情绪，使其成为一个交织着医学信息需求与心理慰藉需求的复杂场域。</w:delText>
        </w:r>
      </w:del>
      <w:ins w:id="1382" w:author="Zixuan Zhou" w:date="2026-04-27T20:35:00Z">
        <w:r w:rsidR="00CC0A59" w:rsidRPr="00CC0A59">
          <w:t>用户的提问高度聚焦于实际操作的细节。其中关于尺寸与适配性的问题出人意料地成为最高频的子类，用户们反复询问</w:t>
        </w:r>
      </w:ins>
      <w:ins w:id="1383" w:author="Zixuan Zhou" w:date="2026-04-27T20:35:00Z" w16du:dateUtc="2026-04-27T12:35:00Z">
        <w:r w:rsidR="00CC0A59">
          <w:rPr>
            <w:rFonts w:hint="eastAsia"/>
          </w:rPr>
          <w:t>“</w:t>
        </w:r>
      </w:ins>
      <w:ins w:id="1384" w:author="Zixuan Zhou" w:date="2026-04-27T20:35:00Z">
        <w:r w:rsidR="00CC0A59" w:rsidRPr="00CC0A59">
          <w:t>大小</w:t>
        </w:r>
      </w:ins>
      <w:ins w:id="1385" w:author="Zixuan Zhou" w:date="2026-04-27T20:36:00Z" w16du:dateUtc="2026-04-27T12:36:00Z">
        <w:r w:rsidR="00CC0A59">
          <w:rPr>
            <w:rFonts w:hint="eastAsia"/>
          </w:rPr>
          <w:t>”</w:t>
        </w:r>
      </w:ins>
      <w:ins w:id="1386" w:author="Zixuan Zhou" w:date="2026-04-27T20:35:00Z">
        <w:r w:rsidR="00CC0A59" w:rsidRPr="00CC0A59">
          <w:t>或</w:t>
        </w:r>
      </w:ins>
      <w:ins w:id="1387" w:author="Zixuan Zhou" w:date="2026-04-27T20:35:00Z" w16du:dateUtc="2026-04-27T12:35:00Z">
        <w:r w:rsidR="00CC0A59">
          <w:rPr>
            <w:rFonts w:hint="eastAsia"/>
          </w:rPr>
          <w:t>“</w:t>
        </w:r>
      </w:ins>
      <w:ins w:id="1388" w:author="Zixuan Zhou" w:date="2026-04-27T20:35:00Z">
        <w:r w:rsidR="00CC0A59" w:rsidRPr="00CC0A59">
          <w:t>太小</w:t>
        </w:r>
        <w:r w:rsidR="00CC0A59" w:rsidRPr="00CC0A59">
          <w:t>/</w:t>
        </w:r>
        <w:r w:rsidR="00CC0A59" w:rsidRPr="00CC0A59">
          <w:t>太松</w:t>
        </w:r>
      </w:ins>
      <w:ins w:id="1389" w:author="Zixuan Zhou" w:date="2026-04-27T20:35:00Z" w16du:dateUtc="2026-04-27T12:35:00Z">
        <w:r w:rsidR="00CC0A59">
          <w:rPr>
            <w:rFonts w:hint="eastAsia"/>
          </w:rPr>
          <w:t>”</w:t>
        </w:r>
      </w:ins>
      <w:ins w:id="1390" w:author="Zixuan Zhou" w:date="2026-04-27T20:42:00Z" w16du:dateUtc="2026-04-27T12:42:00Z">
        <w:r w:rsidR="00E44870">
          <w:rPr>
            <w:rFonts w:hint="eastAsia"/>
          </w:rPr>
          <w:t>等问题</w:t>
        </w:r>
      </w:ins>
      <w:ins w:id="1391" w:author="Zixuan Zhou" w:date="2026-04-27T20:35:00Z">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ins>
      <w:ins w:id="1392" w:author="Zixuan Zhou" w:date="2026-04-27T20:43:00Z" w16du:dateUtc="2026-04-27T12:43:00Z">
        <w:r w:rsidR="00E44870">
          <w:rPr>
            <w:rFonts w:hint="eastAsia"/>
          </w:rPr>
          <w:t>“</w:t>
        </w:r>
      </w:ins>
      <w:ins w:id="1393" w:author="Zixuan Zhou" w:date="2026-04-27T20:35:00Z">
        <w:r w:rsidR="00CC0A59" w:rsidRPr="00CC0A59">
          <w:t>颗粒</w:t>
        </w:r>
        <w:r w:rsidR="00CC0A59" w:rsidRPr="00CC0A59">
          <w:t>/</w:t>
        </w:r>
        <w:r w:rsidR="00CC0A59" w:rsidRPr="00CC0A59">
          <w:t>螺纹</w:t>
        </w:r>
      </w:ins>
      <w:ins w:id="1394" w:author="Zixuan Zhou" w:date="2026-04-27T20:43:00Z" w16du:dateUtc="2026-04-27T12:43:00Z">
        <w:r w:rsidR="00E44870">
          <w:rPr>
            <w:rFonts w:hint="eastAsia"/>
          </w:rPr>
          <w:t>”等</w:t>
        </w:r>
      </w:ins>
      <w:ins w:id="1395" w:author="Zixuan Zhou" w:date="2026-04-27T20:35:00Z">
        <w:r w:rsidR="00CC0A59" w:rsidRPr="00CC0A59">
          <w:t>这类提升体验的问题。</w:t>
        </w:r>
      </w:ins>
      <w:ins w:id="1396" w:author="Zixuan Zhou" w:date="2026-04-27T20:41:00Z" w16du:dateUtc="2026-04-27T12:41:00Z">
        <w:r w:rsidR="00E44870">
          <w:rPr>
            <w:rFonts w:hint="eastAsia"/>
          </w:rPr>
          <w:t>当然</w:t>
        </w:r>
      </w:ins>
      <w:ins w:id="1397" w:author="Zixuan Zhou" w:date="2026-04-27T20:35:00Z">
        <w:r w:rsidR="00CC0A59" w:rsidRPr="00CC0A59">
          <w:t>，</w:t>
        </w:r>
      </w:ins>
      <w:ins w:id="1398" w:author="Zixuan Zhou" w:date="2026-04-27T20:41:00Z" w16du:dateUtc="2026-04-27T12:41:00Z">
        <w:r w:rsidR="00E44870">
          <w:rPr>
            <w:rFonts w:hint="eastAsia"/>
          </w:rPr>
          <w:t>在</w:t>
        </w:r>
      </w:ins>
      <w:ins w:id="1399" w:author="Zixuan Zhou" w:date="2026-04-27T20:35:00Z">
        <w:r w:rsidR="00CC0A59" w:rsidRPr="00CC0A59">
          <w:t>这些实用性问题的背后，</w:t>
        </w:r>
      </w:ins>
      <w:ins w:id="1400" w:author="Zixuan Zhou" w:date="2026-04-27T20:41:00Z" w16du:dateUtc="2026-04-27T12:41:00Z">
        <w:r w:rsidR="00E44870">
          <w:rPr>
            <w:rFonts w:hint="eastAsia"/>
          </w:rPr>
          <w:t>大</w:t>
        </w:r>
      </w:ins>
      <w:ins w:id="1401" w:author="Zixuan Zhou" w:date="2026-04-27T20:35:00Z">
        <w:r w:rsidR="00CC0A59" w:rsidRPr="00CC0A59">
          <w:t>都潜藏着用户对避孕失败的畏惧，这一点在</w:t>
        </w:r>
      </w:ins>
      <w:ins w:id="1402" w:author="Zixuan Zhou" w:date="2026-04-27T20:36:00Z" w16du:dateUtc="2026-04-27T12:36:00Z">
        <w:r w:rsidR="00E44870">
          <w:rPr>
            <w:rFonts w:hint="eastAsia"/>
          </w:rPr>
          <w:t>“</w:t>
        </w:r>
      </w:ins>
      <w:ins w:id="1403" w:author="Zixuan Zhou" w:date="2026-04-27T20:35:00Z">
        <w:r w:rsidR="00CC0A59" w:rsidRPr="00CC0A59">
          <w:t>戴了还怀孕的</w:t>
        </w:r>
        <w:r w:rsidR="00CC0A59" w:rsidRPr="00CC0A59">
          <w:t>2%</w:t>
        </w:r>
        <w:r w:rsidR="00CC0A59" w:rsidRPr="00CC0A59">
          <w:t>是怎么回事？</w:t>
        </w:r>
      </w:ins>
      <w:ins w:id="1404" w:author="Zixuan Zhou" w:date="2026-04-27T20:36:00Z" w16du:dateUtc="2026-04-27T12:36:00Z">
        <w:r w:rsidR="00E44870">
          <w:rPr>
            <w:rFonts w:hint="eastAsia"/>
          </w:rPr>
          <w:t>”</w:t>
        </w:r>
      </w:ins>
      <w:ins w:id="1405" w:author="Zixuan Zhou" w:date="2026-04-27T20:35:00Z">
        <w:r w:rsidR="00CC0A59" w:rsidRPr="00CC0A59">
          <w:t>这类追问中体现得淋漓尽致。</w:t>
        </w:r>
      </w:ins>
    </w:p>
    <w:p w14:paraId="00D455AE" w14:textId="4663DCE3" w:rsidR="00CC0A59" w:rsidRPr="00CC0A59" w:rsidRDefault="00CC0A59" w:rsidP="00CC0A59">
      <w:pPr>
        <w:pStyle w:val="altz"/>
        <w:ind w:firstLine="480"/>
        <w:rPr>
          <w:ins w:id="1406" w:author="Zixuan Zhou" w:date="2026-04-27T20:35:00Z"/>
        </w:rPr>
      </w:pPr>
      <w:ins w:id="1407" w:author="Zixuan Zhou" w:date="2026-04-27T20:35:00Z">
        <w:r w:rsidRPr="00CC0A59">
          <w:t>在体量相当的生殖健康科普类别中，用户的提问包罗万象。其中，青少年对自身生理发育是否</w:t>
        </w:r>
      </w:ins>
      <w:ins w:id="1408" w:author="Zixuan Zhou" w:date="2026-04-27T20:37:00Z" w16du:dateUtc="2026-04-27T12:37:00Z">
        <w:r w:rsidR="00E44870">
          <w:rPr>
            <w:rFonts w:hint="eastAsia"/>
          </w:rPr>
          <w:t>“</w:t>
        </w:r>
      </w:ins>
      <w:ins w:id="1409" w:author="Zixuan Zhou" w:date="2026-04-27T20:35:00Z">
        <w:r w:rsidRPr="00CC0A59">
          <w:t>正常</w:t>
        </w:r>
      </w:ins>
      <w:ins w:id="1410" w:author="Zixuan Zhou" w:date="2026-04-27T20:37:00Z" w16du:dateUtc="2026-04-27T12:37:00Z">
        <w:r w:rsidR="00E44870">
          <w:rPr>
            <w:rFonts w:hint="eastAsia"/>
          </w:rPr>
          <w:t>”</w:t>
        </w:r>
      </w:ins>
      <w:ins w:id="1411" w:author="Zixuan Zhou" w:date="2026-04-27T20:35:00Z">
        <w:r w:rsidRPr="00CC0A59">
          <w:t>的普遍焦虑构成了提问的核心，大量诸如</w:t>
        </w:r>
      </w:ins>
      <w:ins w:id="1412" w:author="Zixuan Zhou" w:date="2026-04-27T20:37:00Z" w16du:dateUtc="2026-04-27T12:37:00Z">
        <w:r w:rsidR="00E44870">
          <w:rPr>
            <w:rFonts w:hint="eastAsia"/>
          </w:rPr>
          <w:t>“</w:t>
        </w:r>
      </w:ins>
      <w:ins w:id="1413" w:author="Zixuan Zhou" w:date="2026-04-27T20:35:00Z">
        <w:r w:rsidRPr="00CC0A59">
          <w:t>16</w:t>
        </w:r>
        <w:r w:rsidRPr="00CC0A59">
          <w:t>岁还有机会变长吗？</w:t>
        </w:r>
      </w:ins>
      <w:ins w:id="1414" w:author="Zixuan Zhou" w:date="2026-04-27T20:37:00Z" w16du:dateUtc="2026-04-27T12:37:00Z">
        <w:r w:rsidR="00E44870">
          <w:rPr>
            <w:rFonts w:hint="eastAsia"/>
          </w:rPr>
          <w:t>”</w:t>
        </w:r>
      </w:ins>
      <w:ins w:id="1415" w:author="Zixuan Zhou" w:date="2026-04-27T20:35:00Z">
        <w:r w:rsidRPr="00CC0A59">
          <w:t>或</w:t>
        </w:r>
      </w:ins>
      <w:ins w:id="1416" w:author="Zixuan Zhou" w:date="2026-04-27T20:37:00Z" w16du:dateUtc="2026-04-27T12:37:00Z">
        <w:r w:rsidR="00E44870">
          <w:rPr>
            <w:rFonts w:hint="eastAsia"/>
          </w:rPr>
          <w:t>“</w:t>
        </w:r>
      </w:ins>
      <w:ins w:id="1417" w:author="Zixuan Zhou" w:date="2026-04-27T20:35:00Z">
        <w:r w:rsidRPr="00CC0A59">
          <w:t>月经推迟十几天怎么办？</w:t>
        </w:r>
      </w:ins>
      <w:ins w:id="1418" w:author="Zixuan Zhou" w:date="2026-04-27T20:37:00Z" w16du:dateUtc="2026-04-27T12:37:00Z">
        <w:r w:rsidR="00E44870">
          <w:rPr>
            <w:rFonts w:hint="eastAsia"/>
          </w:rPr>
          <w:t>”</w:t>
        </w:r>
      </w:ins>
      <w:ins w:id="1419" w:author="Zixuan Zhou" w:date="2026-04-27T20:35:00Z">
        <w:r w:rsidRPr="00CC0A59">
          <w:t>的问题，反映出他们对身体变化的密切关注与不确定感。这种对</w:t>
        </w:r>
      </w:ins>
      <w:ins w:id="1420" w:author="Zixuan Zhou" w:date="2026-04-27T20:37:00Z" w16du:dateUtc="2026-04-27T12:37:00Z">
        <w:r w:rsidR="00E44870">
          <w:rPr>
            <w:rFonts w:hint="eastAsia"/>
          </w:rPr>
          <w:t>“</w:t>
        </w:r>
      </w:ins>
      <w:ins w:id="1421" w:author="Zixuan Zhou" w:date="2026-04-27T20:35:00Z">
        <w:r w:rsidRPr="00CC0A59">
          <w:t>标准</w:t>
        </w:r>
      </w:ins>
      <w:ins w:id="1422" w:author="Zixuan Zhou" w:date="2026-04-27T20:37:00Z" w16du:dateUtc="2026-04-27T12:37:00Z">
        <w:r w:rsidR="00E44870">
          <w:rPr>
            <w:rFonts w:hint="eastAsia"/>
          </w:rPr>
          <w:t>”</w:t>
        </w:r>
      </w:ins>
      <w:ins w:id="1423" w:author="Zixuan Zhou" w:date="2026-04-27T20:35:00Z">
        <w:r w:rsidRPr="00CC0A59">
          <w:t>的探寻，从身体发育的被动观察延伸到了对性功能与行为表现的主动担忧。同时，大量看似基础的问题，如</w:t>
        </w:r>
      </w:ins>
      <w:ins w:id="1424" w:author="Zixuan Zhou" w:date="2026-04-27T20:37:00Z" w16du:dateUtc="2026-04-27T12:37:00Z">
        <w:r w:rsidR="00E44870">
          <w:rPr>
            <w:rFonts w:hint="eastAsia"/>
          </w:rPr>
          <w:t>“</w:t>
        </w:r>
      </w:ins>
      <w:ins w:id="1425" w:author="Zixuan Zhou" w:date="2026-04-27T20:35:00Z">
        <w:r w:rsidRPr="00CC0A59">
          <w:t>接吻会怀孕吗？</w:t>
        </w:r>
      </w:ins>
      <w:ins w:id="1426" w:author="Zixuan Zhou" w:date="2026-04-27T20:37:00Z" w16du:dateUtc="2026-04-27T12:37:00Z">
        <w:r w:rsidR="00E44870">
          <w:rPr>
            <w:rFonts w:hint="eastAsia"/>
          </w:rPr>
          <w:t>”</w:t>
        </w:r>
      </w:ins>
      <w:ins w:id="1427" w:author="Zixuan Zhou" w:date="2026-04-27T20:35:00Z">
        <w:r w:rsidRPr="00CC0A59">
          <w:t>，反复出现，这清晰地表明基础性教育的普及仍有巨大空白。此外，该类别下还包含了大量关于具体疾病与卫生问题的咨询，例如</w:t>
        </w:r>
      </w:ins>
      <w:ins w:id="1428" w:author="Zixuan Zhou" w:date="2026-04-27T20:38:00Z" w16du:dateUtc="2026-04-27T12:38:00Z">
        <w:r w:rsidR="00E44870">
          <w:rPr>
            <w:rFonts w:hint="eastAsia"/>
          </w:rPr>
          <w:t>“</w:t>
        </w:r>
      </w:ins>
      <w:ins w:id="1429" w:author="Zixuan Zhou" w:date="2026-04-27T20:35:00Z">
        <w:r w:rsidRPr="00CC0A59">
          <w:t>HPV</w:t>
        </w:r>
        <w:r w:rsidRPr="00CC0A59">
          <w:t>是什么？</w:t>
        </w:r>
      </w:ins>
      <w:ins w:id="1430" w:author="Zixuan Zhou" w:date="2026-04-27T20:38:00Z" w16du:dateUtc="2026-04-27T12:38:00Z">
        <w:r w:rsidR="00E44870">
          <w:rPr>
            <w:rFonts w:hint="eastAsia"/>
          </w:rPr>
          <w:t>”</w:t>
        </w:r>
      </w:ins>
      <w:ins w:id="1431" w:author="Zixuan Zhou" w:date="2026-04-27T20:35:00Z">
        <w:r w:rsidRPr="00CC0A59">
          <w:t>和</w:t>
        </w:r>
      </w:ins>
      <w:ins w:id="1432" w:author="Zixuan Zhou" w:date="2026-04-27T20:38:00Z" w16du:dateUtc="2026-04-27T12:38:00Z">
        <w:r w:rsidR="00E44870">
          <w:rPr>
            <w:rFonts w:hint="eastAsia"/>
          </w:rPr>
          <w:t>“</w:t>
        </w:r>
      </w:ins>
      <w:ins w:id="1433" w:author="Zixuan Zhou" w:date="2026-04-27T20:35:00Z">
        <w:r w:rsidRPr="00CC0A59">
          <w:t>包皮过长要不要割？</w:t>
        </w:r>
      </w:ins>
      <w:ins w:id="1434" w:author="Zixuan Zhou" w:date="2026-04-27T20:38:00Z" w16du:dateUtc="2026-04-27T12:38:00Z">
        <w:r w:rsidR="00E44870">
          <w:rPr>
            <w:rFonts w:hint="eastAsia"/>
          </w:rPr>
          <w:t>”</w:t>
        </w:r>
      </w:ins>
      <w:ins w:id="1435" w:author="Zixuan Zhou" w:date="2026-04-27T20:35:00Z">
        <w:r w:rsidRPr="00CC0A59">
          <w:t>，这标志着部分青少年已具备初步的健康风险意识，并开始主动寻求具体的防治信息。</w:t>
        </w:r>
      </w:ins>
    </w:p>
    <w:p w14:paraId="6CE798B3" w14:textId="1605AFCE" w:rsidR="00CC0A59" w:rsidRPr="00CC0A59" w:rsidRDefault="00CC0A59" w:rsidP="00CC0A59">
      <w:pPr>
        <w:pStyle w:val="altz"/>
        <w:ind w:firstLine="480"/>
        <w:rPr>
          <w:ins w:id="1436" w:author="Zixuan Zhou" w:date="2026-04-27T20:35:00Z"/>
        </w:rPr>
      </w:pPr>
      <w:ins w:id="1437" w:author="Zixuan Zhou" w:date="2026-04-27T20:35:00Z">
        <w:r w:rsidRPr="00CC0A59">
          <w:lastRenderedPageBreak/>
          <w:t>关于</w:t>
        </w:r>
      </w:ins>
      <w:ins w:id="1438" w:author="Zixuan Zhou" w:date="2026-04-27T20:38:00Z" w16du:dateUtc="2026-04-27T12:38:00Z">
        <w:r w:rsidR="00E44870">
          <w:rPr>
            <w:rFonts w:hint="eastAsia"/>
          </w:rPr>
          <w:t>“</w:t>
        </w:r>
      </w:ins>
      <w:ins w:id="1439" w:author="Zixuan Zhou" w:date="2026-04-27T20:35:00Z">
        <w:r w:rsidRPr="00CC0A59">
          <w:t>避孕药</w:t>
        </w:r>
      </w:ins>
      <w:ins w:id="1440" w:author="Zixuan Zhou" w:date="2026-04-27T20:38:00Z" w16du:dateUtc="2026-04-27T12:38:00Z">
        <w:r w:rsidR="00E44870">
          <w:rPr>
            <w:rFonts w:hint="eastAsia"/>
          </w:rPr>
          <w:t>”</w:t>
        </w:r>
      </w:ins>
      <w:ins w:id="1441" w:author="Zixuan Zhou" w:date="2026-04-27T20:35:00Z">
        <w:r w:rsidRPr="00CC0A59">
          <w:t>的讨论，则体现了更高的知识门槛和更深的健康忧虑。提问首先集中在对短效、长效与紧急避孕药这几个基本概念的区分上。在此基础上，对副作用的担忧成为最核心的关切点，几乎所有相关提问都伴随着对远期健康影响的恐惧。即便决定使用，具体的服用方法，如</w:t>
        </w:r>
      </w:ins>
      <w:ins w:id="1442" w:author="Zixuan Zhou" w:date="2026-04-27T20:38:00Z" w16du:dateUtc="2026-04-27T12:38:00Z">
        <w:r w:rsidR="00E44870">
          <w:rPr>
            <w:rFonts w:hint="eastAsia"/>
          </w:rPr>
          <w:t>“</w:t>
        </w:r>
      </w:ins>
      <w:ins w:id="1443" w:author="Zixuan Zhou" w:date="2026-04-27T20:35:00Z">
        <w:r w:rsidRPr="00CC0A59">
          <w:t>漏服了怎么办？</w:t>
        </w:r>
      </w:ins>
      <w:ins w:id="1444" w:author="Zixuan Zhou" w:date="2026-04-27T20:38:00Z" w16du:dateUtc="2026-04-27T12:38:00Z">
        <w:r w:rsidR="00E44870">
          <w:rPr>
            <w:rFonts w:hint="eastAsia"/>
          </w:rPr>
          <w:t>”</w:t>
        </w:r>
      </w:ins>
      <w:ins w:id="1445" w:author="Zixuan Zhou" w:date="2026-04-27T20:35:00Z">
        <w:r w:rsidRPr="00CC0A59">
          <w:t>或</w:t>
        </w:r>
      </w:ins>
      <w:ins w:id="1446" w:author="Zixuan Zhou" w:date="2026-04-27T20:38:00Z" w16du:dateUtc="2026-04-27T12:38:00Z">
        <w:r w:rsidR="00E44870">
          <w:rPr>
            <w:rFonts w:hint="eastAsia"/>
          </w:rPr>
          <w:t>“</w:t>
        </w:r>
      </w:ins>
      <w:ins w:id="1447" w:author="Zixuan Zhou" w:date="2026-04-27T20:35:00Z">
        <w:r w:rsidRPr="00CC0A59">
          <w:t>吃完多久能同房？</w:t>
        </w:r>
      </w:ins>
      <w:ins w:id="1448" w:author="Zixuan Zhou" w:date="2026-04-27T20:38:00Z" w16du:dateUtc="2026-04-27T12:38:00Z">
        <w:r w:rsidR="00E44870">
          <w:rPr>
            <w:rFonts w:hint="eastAsia"/>
          </w:rPr>
          <w:t>”</w:t>
        </w:r>
      </w:ins>
      <w:ins w:id="1449" w:author="Zixuan Zhou" w:date="2026-04-27T20:35:00Z">
        <w:r w:rsidRPr="00CC0A59">
          <w:t>，依然是高频出现的疑问。一个值得注意的现象是，评论区反复出现</w:t>
        </w:r>
      </w:ins>
      <w:ins w:id="1450" w:author="Zixuan Zhou" w:date="2026-04-27T20:39:00Z" w16du:dateUtc="2026-04-27T12:39:00Z">
        <w:r w:rsidR="00E44870">
          <w:rPr>
            <w:rFonts w:hint="eastAsia"/>
          </w:rPr>
          <w:t>“</w:t>
        </w:r>
      </w:ins>
      <w:ins w:id="1451" w:author="Zixuan Zhou" w:date="2026-04-27T20:35:00Z">
        <w:r w:rsidRPr="00CC0A59">
          <w:t>男的能吃吗？</w:t>
        </w:r>
      </w:ins>
      <w:ins w:id="1452" w:author="Zixuan Zhou" w:date="2026-04-27T20:39:00Z" w16du:dateUtc="2026-04-27T12:39:00Z">
        <w:r w:rsidR="00E44870">
          <w:rPr>
            <w:rFonts w:hint="eastAsia"/>
          </w:rPr>
          <w:t>”</w:t>
        </w:r>
      </w:ins>
      <w:ins w:id="1453" w:author="Zixuan Zhou" w:date="2026-04-27T20:35:00Z">
        <w:r w:rsidRPr="00CC0A59">
          <w:t>的提问，这不但源于对药物作用机制的好奇，也含蓄地表达了对女性独自承担避孕责任这一现状的质疑。</w:t>
        </w:r>
      </w:ins>
    </w:p>
    <w:p w14:paraId="261855C3" w14:textId="13C5B22B" w:rsidR="00CC0A59" w:rsidRPr="00785F37" w:rsidRDefault="00CC0A59">
      <w:pPr>
        <w:pStyle w:val="altz"/>
        <w:ind w:firstLine="480"/>
      </w:pPr>
      <w:ins w:id="1454" w:author="Zixuan Zhou" w:date="2026-04-27T20:35:00Z">
        <w:r w:rsidRPr="00CC0A59">
          <w:t>在</w:t>
        </w:r>
      </w:ins>
      <w:ins w:id="1455" w:author="Zixuan Zhou" w:date="2026-04-27T20:39:00Z" w16du:dateUtc="2026-04-27T12:39:00Z">
        <w:r w:rsidR="00E44870">
          <w:rPr>
            <w:rFonts w:hint="eastAsia"/>
          </w:rPr>
          <w:t>“</w:t>
        </w:r>
      </w:ins>
      <w:ins w:id="1456" w:author="Zixuan Zhou" w:date="2026-04-27T20:35:00Z">
        <w:r w:rsidRPr="00CC0A59">
          <w:t>人工流产</w:t>
        </w:r>
      </w:ins>
      <w:ins w:id="1457" w:author="Zixuan Zhou" w:date="2026-04-27T20:39:00Z" w16du:dateUtc="2026-04-27T12:39:00Z">
        <w:r w:rsidR="00E44870">
          <w:rPr>
            <w:rFonts w:hint="eastAsia"/>
          </w:rPr>
          <w:t>”</w:t>
        </w:r>
      </w:ins>
      <w:ins w:id="1458" w:author="Zixuan Zhou" w:date="2026-04-27T20:35:00Z">
        <w:r w:rsidRPr="00CC0A59">
          <w:t>这一主题下，评论的氛围变得异常沉重、严肃。用户的提问高度聚焦于程序与方法的咨询，如</w:t>
        </w:r>
      </w:ins>
      <w:ins w:id="1459" w:author="Zixuan Zhou" w:date="2026-04-27T20:39:00Z" w16du:dateUtc="2026-04-27T12:39:00Z">
        <w:r w:rsidR="00E44870">
          <w:rPr>
            <w:rFonts w:hint="eastAsia"/>
          </w:rPr>
          <w:t>“</w:t>
        </w:r>
      </w:ins>
      <w:ins w:id="1460" w:author="Zixuan Zhou" w:date="2026-04-27T20:35:00Z">
        <w:r w:rsidRPr="00CC0A59">
          <w:t>药流和人流哪个伤害小？</w:t>
        </w:r>
      </w:ins>
      <w:ins w:id="1461" w:author="Zixuan Zhou" w:date="2026-04-27T20:39:00Z" w16du:dateUtc="2026-04-27T12:39:00Z">
        <w:r w:rsidR="00E44870">
          <w:rPr>
            <w:rFonts w:hint="eastAsia"/>
          </w:rPr>
          <w:t>”</w:t>
        </w:r>
      </w:ins>
      <w:ins w:id="1462" w:author="Zixuan Zhou" w:date="2026-04-27T20:35:00Z">
        <w:r w:rsidRPr="00CC0A59">
          <w:t>以及对</w:t>
        </w:r>
      </w:ins>
      <w:ins w:id="1463" w:author="Zixuan Zhou" w:date="2026-04-27T20:39:00Z" w16du:dateUtc="2026-04-27T12:39:00Z">
        <w:r w:rsidR="00E44870">
          <w:rPr>
            <w:rFonts w:hint="eastAsia"/>
          </w:rPr>
          <w:t>“</w:t>
        </w:r>
      </w:ins>
      <w:ins w:id="1464" w:author="Zixuan Zhou" w:date="2026-04-27T20:35:00Z">
        <w:r w:rsidRPr="00CC0A59">
          <w:t>过程有多痛？</w:t>
        </w:r>
      </w:ins>
      <w:ins w:id="1465" w:author="Zixuan Zhou" w:date="2026-04-27T20:39:00Z" w16du:dateUtc="2026-04-27T12:39:00Z">
        <w:r w:rsidR="00E44870">
          <w:rPr>
            <w:rFonts w:hint="eastAsia"/>
          </w:rPr>
          <w:t>”</w:t>
        </w:r>
      </w:ins>
      <w:ins w:id="1466" w:author="Zixuan Zhou" w:date="2026-04-27T20:35:00Z">
        <w:r w:rsidRPr="00CC0A59">
          <w:t>的具体想象。这些问题的背后，是对流产后果，特别是对未来生育能力影响的</w:t>
        </w:r>
      </w:ins>
      <w:ins w:id="1467" w:author="Zixuan Zhou" w:date="2026-04-27T20:45:00Z" w16du:dateUtc="2026-04-27T12:45:00Z">
        <w:r w:rsidR="00E44870">
          <w:rPr>
            <w:rFonts w:hint="eastAsia"/>
          </w:rPr>
          <w:t>担</w:t>
        </w:r>
      </w:ins>
      <w:ins w:id="1468" w:author="Zixuan Zhou" w:date="2026-04-27T20:35:00Z">
        <w:r w:rsidRPr="00CC0A59">
          <w:t>。讨论也并未止步于个人层面，部分评论上升到对堕胎权、生命权的法律与伦理探讨。评论区成为了经历者寻求情感支持、分享痛苦经历的场所，充溢悲伤、后悔</w:t>
        </w:r>
      </w:ins>
      <w:ins w:id="1469" w:author="Zixuan Zhou" w:date="2026-04-27T20:46:00Z" w16du:dateUtc="2026-04-27T12:46:00Z">
        <w:r w:rsidR="00785F37">
          <w:rPr>
            <w:rFonts w:hint="eastAsia"/>
          </w:rPr>
          <w:t>或</w:t>
        </w:r>
      </w:ins>
      <w:ins w:id="1470" w:author="Zixuan Zhou" w:date="2026-04-27T20:35:00Z">
        <w:r w:rsidRPr="00CC0A59">
          <w:t>无助的情绪，成为一个交织着医学信息需求与心理慰藉需求的复杂场域。</w:t>
        </w:r>
      </w:ins>
    </w:p>
    <w:p w14:paraId="562E74EA" w14:textId="77777777" w:rsidR="00F54B80" w:rsidRDefault="00000000">
      <w:pPr>
        <w:pStyle w:val="2"/>
        <w:spacing w:before="163" w:after="163"/>
        <w:rPr>
          <w:rFonts w:hint="eastAsia"/>
        </w:rPr>
      </w:pPr>
      <w:bookmarkStart w:id="1471" w:name="_Toc228219330"/>
      <w:r>
        <w:rPr>
          <w:rFonts w:hint="eastAsia"/>
        </w:rPr>
        <w:t>真实需求与潜在风险分析</w:t>
      </w:r>
      <w:bookmarkEnd w:id="1471"/>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0691D3C5"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del w:id="1472" w:author="Zixuan Zhou" w:date="2026-04-27T20:47:00Z" w16du:dateUtc="2026-04-27T12:47:00Z">
        <w:r w:rsidDel="00785F37">
          <w:delText>“</w:delText>
        </w:r>
      </w:del>
      <w:r>
        <w:t>我该怎么办</w:t>
      </w:r>
      <w:del w:id="1473" w:author="Zixuan Zhou" w:date="2026-04-27T20:47:00Z" w16du:dateUtc="2026-04-27T12:47:00Z">
        <w:r w:rsidDel="00785F37">
          <w:delText>”</w:delText>
        </w:r>
      </w:del>
      <w:r>
        <w:t>的具体行动指南，例如如何选择安全套尺寸、如何正确服药或如何处理避孕失败。这本质上是一种对风险的评估与规避需求，他们渴望通过掌握准确的知识来控制自身行为的后果，避免</w:t>
      </w:r>
      <w:del w:id="1474" w:author="Zixuan Zhou" w:date="2026-04-27T20:47:00Z" w16du:dateUtc="2026-04-27T12:47:00Z">
        <w:r w:rsidDel="00785F37">
          <w:rPr>
            <w:rFonts w:hint="eastAsia"/>
          </w:rPr>
          <w:delText>“</w:delText>
        </w:r>
        <w:r w:rsidDel="00785F37">
          <w:delText>会不会</w:delText>
        </w:r>
      </w:del>
      <w:r>
        <w:t>怀孕</w:t>
      </w:r>
      <w:del w:id="1475" w:author="Zixuan Zhou" w:date="2026-04-27T20:47:00Z" w16du:dateUtc="2026-04-27T12:47:00Z">
        <w:r w:rsidDel="00785F37">
          <w:delText>？</w:delText>
        </w:r>
        <w:r w:rsidDel="00785F37">
          <w:rPr>
            <w:rFonts w:hint="eastAsia"/>
          </w:rPr>
          <w:delText>”</w:delText>
        </w:r>
      </w:del>
      <w:r>
        <w:t>或</w:t>
      </w:r>
      <w:del w:id="1476" w:author="Zixuan Zhou" w:date="2026-04-27T20:47:00Z" w16du:dateUtc="2026-04-27T12:47:00Z">
        <w:r w:rsidDel="00785F37">
          <w:rPr>
            <w:rFonts w:hint="eastAsia"/>
          </w:rPr>
          <w:delText>“</w:delText>
        </w:r>
        <w:r w:rsidDel="00785F37">
          <w:delText>会不会</w:delText>
        </w:r>
      </w:del>
      <w:r>
        <w:t>得病</w:t>
      </w:r>
      <w:del w:id="1477" w:author="Zixuan Zhou" w:date="2026-04-27T20:47:00Z" w16du:dateUtc="2026-04-27T12:47:00Z">
        <w:r w:rsidDel="00785F37">
          <w:delText>？</w:delText>
        </w:r>
        <w:r w:rsidDel="00785F37">
          <w:rPr>
            <w:rFonts w:hint="eastAsia"/>
          </w:rPr>
          <w:delText>”</w:delText>
        </w:r>
      </w:del>
      <w:r>
        <w:t>这类核心焦虑的发生。</w:t>
      </w:r>
    </w:p>
    <w:p w14:paraId="263E111A" w14:textId="3867E511"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w:t>
      </w:r>
      <w:ins w:id="1478" w:author="Zixuan Zhou" w:date="2026-04-27T20:48:00Z" w16du:dateUtc="2026-04-27T12:48:00Z">
        <w:r w:rsidR="00785F37">
          <w:rPr>
            <w:rFonts w:hint="eastAsia"/>
          </w:rPr>
          <w:t>视线</w:t>
        </w:r>
      </w:ins>
      <w:del w:id="1479" w:author="Zixuan Zhou" w:date="2026-04-27T20:48:00Z" w16du:dateUtc="2026-04-27T12:48:00Z">
        <w:r w:rsidDel="00785F37">
          <w:delText>压力</w:delText>
        </w:r>
      </w:del>
      <w:r>
        <w:t>的感知，</w:t>
      </w:r>
      <w:del w:id="1480" w:author="Zixuan Zhou" w:date="2026-04-27T20:49:00Z" w16du:dateUtc="2026-04-27T12:49:00Z">
        <w:r w:rsidDel="00785F37">
          <w:delText>他们</w:delText>
        </w:r>
      </w:del>
      <w:r>
        <w:t>迫切需要在匿名社群中找到坐标，以缓解身份焦虑。</w:t>
      </w:r>
      <w:del w:id="1481" w:author="Zixuan Zhou" w:date="2026-04-27T20:48:00Z" w16du:dateUtc="2026-04-27T12:48:00Z">
        <w:r w:rsidDel="00785F37">
          <w:rPr>
            <w:rFonts w:hint="eastAsia"/>
          </w:rPr>
          <w:delText>这自然地引出了更深层面的需求：</w:delText>
        </w:r>
      </w:del>
      <w:ins w:id="1482" w:author="Zixuan Zhou" w:date="2026-04-27T20:49:00Z" w16du:dateUtc="2026-04-27T12:49:00Z">
        <w:r w:rsidR="00785F37">
          <w:rPr>
            <w:rFonts w:hint="eastAsia"/>
          </w:rPr>
          <w:t>体现了他们</w:t>
        </w:r>
      </w:ins>
      <w:r>
        <w:t>对情感支持与同理心回应的渴望。尤其是在面对流产、性病等充满污名化色彩的话题时，青少年需要的不仅是冷冰冰的医学知识，更是温暖、不带评判的理解、安慰与支持。</w:t>
      </w:r>
    </w:p>
    <w:p w14:paraId="748E0D88" w14:textId="7FE136EE" w:rsidR="00F54B80" w:rsidDel="00A0672A" w:rsidRDefault="00000000" w:rsidP="00A0672A">
      <w:pPr>
        <w:pStyle w:val="altz"/>
        <w:ind w:firstLine="480"/>
        <w:rPr>
          <w:del w:id="1483" w:author="Zixuan Zhou" w:date="2026-04-27T01:52:00Z" w16du:dateUtc="2026-04-26T17:52:00Z"/>
        </w:rPr>
      </w:pPr>
      <w:r>
        <w:rPr>
          <w:rFonts w:hint="eastAsia"/>
        </w:rPr>
        <w:t>当然</w:t>
      </w:r>
      <w:r>
        <w:t>，这个充满活力的</w:t>
      </w:r>
      <w:del w:id="1484" w:author="Zixuan Zhou" w:date="2026-04-27T20:50:00Z" w16du:dateUtc="2026-04-27T12:50:00Z">
        <w:r w:rsidDel="00785F37">
          <w:rPr>
            <w:rFonts w:hint="eastAsia"/>
          </w:rPr>
          <w:delText>“</w:delText>
        </w:r>
      </w:del>
      <w:r>
        <w:t>问答社区</w:t>
      </w:r>
      <w:del w:id="1485" w:author="Zixuan Zhou" w:date="2026-04-27T20:50:00Z" w16du:dateUtc="2026-04-27T12:50:00Z">
        <w:r w:rsidDel="00785F37">
          <w:rPr>
            <w:rFonts w:hint="eastAsia"/>
          </w:rPr>
          <w:delText>”</w:delText>
        </w:r>
      </w:del>
      <w:r>
        <w:t>同样是一柄双刃剑，其开放性与匿名性也滋生了不容忽视的风险。最直接的风险源于同伴间错误信息的循环传播。当一个焦虑的提问者遇到一个同样一知半解但热心的回答者时，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这类错误信息就可能被当成经验之谈而广泛传播。这种现象的根源在于专业声音的缺位</w:t>
      </w:r>
      <w:del w:id="1486" w:author="Zixuan Zhou" w:date="2026-04-27T20:50:00Z" w16du:dateUtc="2026-04-27T12:50:00Z">
        <w:r w:rsidDel="00785F37">
          <w:delText>，形成了一个巨大的真空</w:delText>
        </w:r>
      </w:del>
      <w:r>
        <w:t>。青少年提出的成千上万个问题，绝大多数沉没在同伴的众说纷纭中，得不到及时、准确的专业回应，这是当前数字健康传播最核心的困境。</w:t>
      </w:r>
    </w:p>
    <w:p w14:paraId="4F482566" w14:textId="0CDD8403" w:rsidR="00F54B80" w:rsidDel="00A0672A" w:rsidRDefault="00000000" w:rsidP="00A0672A">
      <w:pPr>
        <w:pStyle w:val="2"/>
        <w:spacing w:before="163" w:after="163"/>
        <w:rPr>
          <w:del w:id="1487" w:author="Zixuan Zhou" w:date="2026-04-27T01:52:00Z" w16du:dateUtc="2026-04-26T17:52:00Z"/>
          <w:rFonts w:hint="eastAsia"/>
        </w:rPr>
      </w:pPr>
      <w:del w:id="1488" w:author="Zixuan Zhou" w:date="2026-04-27T01:52:00Z" w16du:dateUtc="2026-04-26T17:52:00Z">
        <w:r w:rsidDel="00A0672A">
          <w:rPr>
            <w:rFonts w:hint="eastAsia"/>
          </w:rPr>
          <w:delText>与已有研究的比较</w:delText>
        </w:r>
      </w:del>
    </w:p>
    <w:p w14:paraId="6DE55791" w14:textId="0643B7F1" w:rsidR="00F54B80" w:rsidDel="00A0672A" w:rsidRDefault="00000000">
      <w:pPr>
        <w:pStyle w:val="altz"/>
        <w:ind w:firstLineChars="0" w:firstLine="0"/>
        <w:rPr>
          <w:del w:id="1489" w:author="Zixuan Zhou" w:date="2026-04-27T01:52:00Z" w16du:dateUtc="2026-04-26T17:52:00Z"/>
        </w:rPr>
        <w:pPrChange w:id="1490" w:author="Zixuan Zhou" w:date="2026-04-27T01:52:00Z" w16du:dateUtc="2026-04-26T17:52:00Z">
          <w:pPr>
            <w:pStyle w:val="altz"/>
            <w:ind w:firstLine="480"/>
          </w:pPr>
        </w:pPrChange>
      </w:pPr>
      <w:del w:id="1491" w:author="Zixuan Zhou" w:date="2026-04-27T01:52:00Z" w16du:dateUtc="2026-04-26T17:52:00Z">
        <w:r w:rsidDel="00A0672A">
          <w:rPr>
            <w:rFonts w:hint="eastAsia"/>
          </w:rPr>
          <w:delText>本章的发现与现有研究既有一致性，也提供了新的视角与证据。</w:delText>
        </w:r>
      </w:del>
    </w:p>
    <w:p w14:paraId="21C5A9B6" w14:textId="702CD9A6" w:rsidR="00F54B80" w:rsidDel="00A0672A" w:rsidRDefault="00486D9D">
      <w:pPr>
        <w:pStyle w:val="altz"/>
        <w:ind w:firstLineChars="0" w:firstLine="0"/>
        <w:rPr>
          <w:del w:id="1492" w:author="Zixuan Zhou" w:date="2026-04-27T01:52:00Z" w16du:dateUtc="2026-04-26T17:52:00Z"/>
        </w:rPr>
        <w:pPrChange w:id="1493" w:author="Zixuan Zhou" w:date="2026-04-27T01:52:00Z" w16du:dateUtc="2026-04-26T17:52:00Z">
          <w:pPr>
            <w:pStyle w:val="altz"/>
            <w:ind w:firstLine="480"/>
          </w:pPr>
        </w:pPrChange>
      </w:pPr>
      <w:del w:id="1494" w:author="Zixuan Zhou" w:date="2026-04-27T01:52:00Z" w16du:dateUtc="2026-04-26T17:52:00Z">
        <w:r w:rsidDel="00A0672A">
          <w:rPr>
            <w:rFonts w:hint="eastAsia"/>
          </w:rPr>
          <w:delText>本研究的发现强有力地印证了</w:delText>
        </w:r>
        <w:r w:rsidR="00A064C6" w:rsidDel="00A0672A">
          <w:rPr>
            <w:rFonts w:hint="eastAsia"/>
          </w:rPr>
          <w:delText>既</w:delText>
        </w:r>
        <w:r w:rsidDel="00A0672A">
          <w:rPr>
            <w:rFonts w:hint="eastAsia"/>
          </w:rPr>
          <w:delText>有研究</w:delText>
        </w:r>
        <w:commentRangeStart w:id="1495"/>
        <w:r w:rsidDel="00A0672A">
          <w:rPr>
            <w:rFonts w:hint="eastAsia"/>
          </w:rPr>
          <w:delText>的</w:delText>
        </w:r>
        <w:commentRangeEnd w:id="1495"/>
        <w:r w:rsidR="00192633" w:rsidDel="00A0672A">
          <w:rPr>
            <w:rStyle w:val="afc"/>
            <w:rFonts w:hint="eastAsia"/>
            <w:sz w:val="24"/>
            <w:szCs w:val="22"/>
          </w:rPr>
          <w:commentReference w:id="1495"/>
        </w:r>
        <w:r w:rsidDel="00A0672A">
          <w:rPr>
            <w:rFonts w:hint="eastAsia"/>
          </w:rPr>
          <w:delText>结论，即社交媒体，特别是像</w:delText>
        </w:r>
        <w:r w:rsidDel="00A0672A">
          <w:rPr>
            <w:rFonts w:hint="eastAsia"/>
          </w:rPr>
          <w:delText>Bilibili</w:delText>
        </w:r>
        <w:r w:rsidDel="00A0672A">
          <w:rPr>
            <w:rFonts w:hint="eastAsia"/>
          </w:rPr>
          <w:delText>这样的视频平台，已成为青少年获取生殖健康信息的核心渠道</w:delText>
        </w:r>
        <w:r w:rsidDel="00A0672A">
          <w:fldChar w:fldCharType="begin"/>
        </w:r>
        <w:r w:rsidR="008865EC" w:rsidDel="00A0672A">
          <w:delInstrText xml:space="preserve"> ADDIN ZOTERO_ITEM CSL_CITATION {"citationID":"8558s8wK","properties":{"unsorted":false,"formattedCitation":"\\super [12,19]\\nosupersub{}","plainCitation":"[12,19]","noteIndex":0},"citationItems":[{"id":814,"uris":["http://zotero.org/users/15209510/items/VHUQZI9U"],"itemData":{"id":814,"type":"article-journal","abstract":"Internet-based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w:delInstrText>
        </w:r>
        <w:r w:rsidR="008865EC" w:rsidDel="00A0672A">
          <w:rPr>
            <w:rFonts w:hint="eastAsia"/>
          </w:rPr>
          <w:delInstrText xml:space="preserve"> keyword </w:delInstrText>
        </w:r>
        <w:r w:rsidR="008865EC" w:rsidDel="00A0672A">
          <w:rPr>
            <w:rFonts w:hint="eastAsia"/>
          </w:rPr>
          <w:delInstrText>青春期性教育</w:delInstrText>
        </w:r>
        <w:r w:rsidR="008865EC" w:rsidDel="00A0672A">
          <w:rPr>
            <w:rFonts w:hint="eastAsia"/>
          </w:rPr>
          <w:delInstrText xml:space="preserve"> (</w:delInstrText>
        </w:r>
        <w:r w:rsidR="008865EC" w:rsidDel="00A0672A">
          <w:rPr>
            <w:rFonts w:hint="eastAsia"/>
          </w:rPr>
          <w:delInstrText>“</w:delInstrText>
        </w:r>
        <w:r w:rsidR="008865EC" w:rsidDel="00A0672A">
          <w:rPr>
            <w:rFonts w:hint="eastAsia"/>
          </w:rPr>
          <w:delInstrText>adolescent sexuality education</w:delInstrText>
        </w:r>
        <w:r w:rsidR="008865EC" w:rsidDel="00A0672A">
          <w:rPr>
            <w:rFonts w:hint="eastAsia"/>
          </w:rPr>
          <w:delInstrText>”</w:delInstrText>
        </w:r>
        <w:r w:rsidR="008865EC" w:rsidDel="00A0672A">
          <w:rPr>
            <w:rFonts w:hint="eastAsia"/>
          </w:rPr>
          <w:delInstrText xml:space="preserve">). Videos were assessed using the Global Quality Score, modified DISCERN, and Patient Education Materials Assessment Tool (PEMAT-U/A), with interrater reliability assessed via Cohen </w:delInstrText>
        </w:r>
        <w:r w:rsidR="008865EC" w:rsidDel="00A0672A">
          <w:rPr>
            <w:rFonts w:hint="eastAsia"/>
          </w:rPr>
          <w:delInstrText>κ</w:delInstrText>
        </w:r>
        <w:r w:rsidR="008865EC" w:rsidDel="00A0672A">
          <w:rPr>
            <w:rFonts w:hint="eastAsia"/>
          </w:rPr>
          <w:delInstrText>. A corpus of over 49,0</w:delInstrText>
        </w:r>
        <w:r w:rsidR="008865EC" w:rsidDel="00A0672A">
          <w:delInstrText xml:space="preserve">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delInstrText>
        </w:r>
        <w:r w:rsidDel="00A0672A">
          <w:fldChar w:fldCharType="separate"/>
        </w:r>
        <w:r w:rsidR="008865EC" w:rsidRPr="008865EC" w:rsidDel="00A0672A">
          <w:rPr>
            <w:rFonts w:cs="Times New Roman"/>
            <w:kern w:val="0"/>
            <w:vertAlign w:val="superscript"/>
          </w:rPr>
          <w:delText>[12,19]</w:delText>
        </w:r>
        <w:r w:rsidDel="00A0672A">
          <w:fldChar w:fldCharType="end"/>
        </w:r>
        <w:r w:rsidDel="00A0672A">
          <w:rPr>
            <w:rFonts w:hint="eastAsia"/>
          </w:rPr>
          <w:delText>，其匿名性和互动性为讨论敏感话题创造了条件。</w:delText>
        </w:r>
      </w:del>
    </w:p>
    <w:p w14:paraId="739AFC19" w14:textId="341AE4E9" w:rsidR="00F54B80" w:rsidDel="00A0672A" w:rsidRDefault="00000000">
      <w:pPr>
        <w:pStyle w:val="altz"/>
        <w:ind w:firstLineChars="0" w:firstLine="0"/>
        <w:rPr>
          <w:del w:id="1496" w:author="Zixuan Zhou" w:date="2026-04-27T01:52:00Z" w16du:dateUtc="2026-04-26T17:52:00Z"/>
        </w:rPr>
        <w:pPrChange w:id="1497" w:author="Zixuan Zhou" w:date="2026-04-27T01:52:00Z" w16du:dateUtc="2026-04-26T17:52:00Z">
          <w:pPr>
            <w:pStyle w:val="altz"/>
            <w:ind w:firstLine="480"/>
          </w:pPr>
        </w:pPrChange>
      </w:pPr>
      <w:del w:id="1498" w:author="Zixuan Zhou" w:date="2026-04-27T01:52:00Z" w16du:dateUtc="2026-04-26T17:52:00Z">
        <w:r w:rsidDel="00A0672A">
          <w:rPr>
            <w:rFonts w:hint="eastAsia"/>
          </w:rPr>
          <w:delText>本研究通过对评论的直接分析，为“青少年信息需求”提供了前所未有的粒度。以往研究多通过分析视频内容来推断用户兴趣，而本研究直接分析“提问”，从而将研究视角从“平台供给了什么”转向了“用户想要什么”。而如</w:delText>
        </w:r>
        <w:r w:rsidR="006736BA" w:rsidDel="00A0672A">
          <w:rPr>
            <w:rFonts w:hint="eastAsia"/>
          </w:rPr>
          <w:delText>通过本研究</w:delText>
        </w:r>
        <w:r w:rsidDel="00A0672A">
          <w:rPr>
            <w:rFonts w:hint="eastAsia"/>
          </w:rPr>
          <w:delText>我们不仅知道“安全套”是热门话题，更通过评论分析精准定位到“尺寸选择”是该话题下的第一痛点。这为内容创作者和教育者提供了更精准的选题方向。</w:delText>
        </w:r>
      </w:del>
    </w:p>
    <w:p w14:paraId="21CA1B44" w14:textId="6FF4A1E2" w:rsidR="00F54B80" w:rsidDel="00A0672A" w:rsidRDefault="00000000">
      <w:pPr>
        <w:pStyle w:val="altz"/>
        <w:ind w:firstLineChars="0" w:firstLine="0"/>
        <w:rPr>
          <w:del w:id="1499" w:author="Zixuan Zhou" w:date="2026-04-27T01:52:00Z" w16du:dateUtc="2026-04-26T17:52:00Z"/>
        </w:rPr>
        <w:pPrChange w:id="1500" w:author="Zixuan Zhou" w:date="2026-04-27T01:52:00Z" w16du:dateUtc="2026-04-26T17:52:00Z">
          <w:pPr>
            <w:pStyle w:val="altz"/>
            <w:ind w:firstLine="480"/>
          </w:pPr>
        </w:pPrChange>
      </w:pPr>
      <w:del w:id="1501" w:author="Zixuan Zhou" w:date="2026-04-27T01:52:00Z" w16du:dateUtc="2026-04-26T17:52:00Z">
        <w:r w:rsidDel="00A0672A">
          <w:rPr>
            <w:rFonts w:hint="eastAsia"/>
          </w:rPr>
          <w:delTex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delText>
        </w:r>
      </w:del>
    </w:p>
    <w:p w14:paraId="6AB8A9B4" w14:textId="493C4FE6" w:rsidR="00F54B80" w:rsidRDefault="00000000" w:rsidP="00A0672A">
      <w:pPr>
        <w:pStyle w:val="altz"/>
        <w:ind w:firstLine="480"/>
      </w:pPr>
      <w:del w:id="1502" w:author="Zixuan Zhou" w:date="2026-04-27T01:52:00Z" w16du:dateUtc="2026-04-26T17:52:00Z">
        <w:r w:rsidDel="00A0672A">
          <w:rPr>
            <w:rFonts w:hint="eastAsia"/>
          </w:rPr>
          <w:delText>本研究也揭示了社交媒体健康传播中的“问答真空”现象。以往研究多在讨论错误信息的泛滥，而本研究则通过海量问题数据的呈现，直观地展示了这个供需极度不平衡的“市场”——需求（提问）旺盛，而优质供给（专业回答）严重缺位。</w:delText>
        </w:r>
      </w:del>
    </w:p>
    <w:p w14:paraId="1DCFA594" w14:textId="77777777" w:rsidR="00F54B80" w:rsidRDefault="00000000">
      <w:pPr>
        <w:pStyle w:val="2"/>
        <w:spacing w:before="163" w:after="163"/>
        <w:rPr>
          <w:rFonts w:hint="eastAsia"/>
        </w:rPr>
      </w:pPr>
      <w:bookmarkStart w:id="1503" w:name="_Toc228219331"/>
      <w:commentRangeStart w:id="1504"/>
      <w:r>
        <w:rPr>
          <w:rFonts w:hint="eastAsia"/>
        </w:rPr>
        <w:lastRenderedPageBreak/>
        <w:t>本章小结</w:t>
      </w:r>
      <w:bookmarkEnd w:id="1503"/>
    </w:p>
    <w:p w14:paraId="58D61580" w14:textId="35555C03" w:rsidR="00F54B80" w:rsidRDefault="00000000">
      <w:pPr>
        <w:pStyle w:val="altz"/>
        <w:ind w:firstLine="480"/>
      </w:pPr>
      <w:r>
        <w:rPr>
          <w:rFonts w:hint="eastAsia"/>
        </w:rPr>
        <w:t>本章通过对</w:t>
      </w:r>
      <w:r>
        <w:rPr>
          <w:rFonts w:hint="eastAsia"/>
        </w:rPr>
        <w:t>Bilibili</w:t>
      </w:r>
      <w:r>
        <w:rPr>
          <w:rFonts w:hint="eastAsia"/>
        </w:rPr>
        <w:t>平台</w:t>
      </w:r>
      <w:del w:id="1505" w:author="Zixuan Zhou" w:date="2026-04-27T19:24:00Z" w16du:dateUtc="2026-04-27T11:24:00Z">
        <w:r w:rsidDel="00F36A24">
          <w:rPr>
            <w:rFonts w:hint="eastAsia"/>
          </w:rPr>
          <w:delText>3780</w:delText>
        </w:r>
      </w:del>
      <w:ins w:id="1506" w:author="Zixuan Zhou" w:date="2026-04-27T20:23:00Z" w16du:dateUtc="2026-04-27T12:23:00Z">
        <w:r w:rsidR="00631C5C">
          <w:rPr>
            <w:rFonts w:hint="eastAsia"/>
          </w:rPr>
          <w:t>3484</w:t>
        </w:r>
      </w:ins>
      <w:r>
        <w:rPr>
          <w:rFonts w:hint="eastAsia"/>
        </w:rPr>
        <w:t>条青少年生殖健康相关评论的系统性分类与分析，</w:t>
      </w:r>
      <w:del w:id="1507" w:author="Zixuan Zhou" w:date="2026-04-27T20:50:00Z" w16du:dateUtc="2026-04-27T12:50:00Z">
        <w:r w:rsidDel="00785F37">
          <w:rPr>
            <w:rFonts w:hint="eastAsia"/>
          </w:rPr>
          <w:delText>深入</w:delText>
        </w:r>
      </w:del>
      <w:r>
        <w:rPr>
          <w:rFonts w:hint="eastAsia"/>
        </w:rPr>
        <w:t>洞察了当代青少年在数字环境下的真实信息需求图景。</w:t>
      </w:r>
      <w:del w:id="1508" w:author="Zixuan Zhou" w:date="2026-04-27T20:50:00Z" w16du:dateUtc="2026-04-27T12:50:00Z">
        <w:r w:rsidDel="00785F37">
          <w:rPr>
            <w:rFonts w:hint="eastAsia"/>
          </w:rPr>
          <w:delText>研究发现，</w:delText>
        </w:r>
      </w:del>
      <w:r>
        <w:rPr>
          <w:rFonts w:hint="eastAsia"/>
        </w:rPr>
        <w:t>青少年的关注点高度集中于安全套使用、基础生理知识等实用性议题，同时对人工流产等高风险、高敏感话题抱有强烈的讨论意愿。</w:t>
      </w:r>
    </w:p>
    <w:p w14:paraId="32E2997B" w14:textId="1E9BEEBC"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w:t>
      </w:r>
      <w:del w:id="1509" w:author="Zixuan Zhou" w:date="2026-04-27T20:52:00Z" w16du:dateUtc="2026-04-27T12:52:00Z">
        <w:r w:rsidDel="00785F37">
          <w:rPr>
            <w:rFonts w:hint="eastAsia"/>
          </w:rPr>
          <w:delText>四大</w:delText>
        </w:r>
      </w:del>
      <w:r>
        <w:rPr>
          <w:rFonts w:hint="eastAsia"/>
        </w:rPr>
        <w:t>核心需求。在这些旺盛的需求背后，是同伴间</w:t>
      </w:r>
      <w:del w:id="1510" w:author="Zixuan Zhou" w:date="2026-04-27T20:52:00Z" w16du:dateUtc="2026-04-27T12:52:00Z">
        <w:r w:rsidDel="00785F37">
          <w:rPr>
            <w:rFonts w:hint="eastAsia"/>
          </w:rPr>
          <w:delText>错误</w:delText>
        </w:r>
      </w:del>
      <w:ins w:id="1511" w:author="Zixuan Zhou" w:date="2026-04-27T20:52:00Z" w16du:dateUtc="2026-04-27T12:52:00Z">
        <w:r w:rsidR="00785F37">
          <w:rPr>
            <w:rFonts w:hint="eastAsia"/>
          </w:rPr>
          <w:t>误导性</w:t>
        </w:r>
      </w:ins>
      <w:r>
        <w:rPr>
          <w:rFonts w:hint="eastAsia"/>
        </w:rPr>
        <w:t>信息</w:t>
      </w:r>
      <w:ins w:id="1512" w:author="Zixuan Zhou" w:date="2026-04-27T20:52:00Z" w16du:dateUtc="2026-04-27T12:52:00Z">
        <w:r w:rsidR="00785F37">
          <w:rPr>
            <w:rFonts w:hint="eastAsia"/>
          </w:rPr>
          <w:t>的</w:t>
        </w:r>
      </w:ins>
      <w:r>
        <w:rPr>
          <w:rFonts w:hint="eastAsia"/>
        </w:rPr>
        <w:t>传播、危险行为认知不足以及专业声音严重缺位的巨大风险。</w:t>
      </w:r>
    </w:p>
    <w:commentRangeEnd w:id="1504"/>
    <w:p w14:paraId="34EAA9AE" w14:textId="6926830E" w:rsidR="00F54B80" w:rsidRDefault="00192633">
      <w:pPr>
        <w:pStyle w:val="altz"/>
        <w:ind w:firstLine="480"/>
        <w:sectPr w:rsidR="00F54B80">
          <w:headerReference w:type="default" r:id="rId37"/>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1504"/>
      </w:r>
    </w:p>
    <w:p w14:paraId="77C45ADE" w14:textId="77777777" w:rsidR="00F54B80" w:rsidRDefault="00000000">
      <w:pPr>
        <w:pStyle w:val="1"/>
        <w:spacing w:before="326" w:after="326"/>
        <w:ind w:left="643" w:hanging="643"/>
        <w:rPr>
          <w:rFonts w:hint="eastAsia"/>
        </w:rPr>
      </w:pPr>
      <w:bookmarkStart w:id="1513" w:name="_Toc228219332"/>
      <w:r>
        <w:rPr>
          <w:rFonts w:hint="eastAsia"/>
        </w:rPr>
        <w:lastRenderedPageBreak/>
        <w:t>基于大语言模型的问题规范化与问答数据集构建</w:t>
      </w:r>
      <w:bookmarkEnd w:id="1513"/>
    </w:p>
    <w:p w14:paraId="09A2EE3D" w14:textId="37F2D1CC" w:rsidR="00F54B80" w:rsidRDefault="00000000" w:rsidP="0071121B">
      <w:pPr>
        <w:pStyle w:val="altz"/>
        <w:ind w:firstLine="480"/>
      </w:pPr>
      <w:commentRangeStart w:id="1514"/>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w:t>
      </w:r>
      <w:del w:id="1515" w:author="Zixuan Zhou" w:date="2026-04-27T20:52:00Z" w16du:dateUtc="2026-04-27T12:52:00Z">
        <w:r w:rsidDel="00817A5C">
          <w:delText>（</w:delText>
        </w:r>
        <w:r w:rsidDel="00817A5C">
          <w:delText>Q&amp;A</w:delText>
        </w:r>
        <w:r w:rsidDel="00817A5C">
          <w:delText>）</w:delText>
        </w:r>
      </w:del>
      <w:r>
        <w:t>数据集。</w:t>
      </w:r>
      <w:commentRangeEnd w:id="1514"/>
      <w:r w:rsidR="00192633">
        <w:rPr>
          <w:rStyle w:val="afc"/>
          <w:sz w:val="24"/>
          <w:szCs w:val="22"/>
        </w:rPr>
        <w:commentReference w:id="1514"/>
      </w:r>
    </w:p>
    <w:p w14:paraId="42DEF6ED" w14:textId="77777777" w:rsidR="00F54B80" w:rsidRDefault="00000000">
      <w:pPr>
        <w:pStyle w:val="2"/>
        <w:spacing w:before="163" w:after="163"/>
        <w:rPr>
          <w:rFonts w:hint="eastAsia"/>
        </w:rPr>
      </w:pPr>
      <w:bookmarkStart w:id="1516" w:name="_Toc228219333"/>
      <w:r>
        <w:rPr>
          <w:rFonts w:hint="eastAsia"/>
        </w:rPr>
        <w:t>问题规范化设计</w:t>
      </w:r>
      <w:bookmarkEnd w:id="1516"/>
    </w:p>
    <w:p w14:paraId="54DA4BFD" w14:textId="13F433CA"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w:t>
      </w:r>
      <w:del w:id="1517" w:author="Zixuan Zhou" w:date="2026-04-27T21:06:00Z" w16du:dateUtc="2026-04-27T13:06:00Z">
        <w:r w:rsidDel="00AD1DE9">
          <w:rPr>
            <w:rFonts w:hint="eastAsia"/>
          </w:rPr>
          <w:delText>，为后续生成高质量答案和模型训练奠定坚实基础</w:delText>
        </w:r>
      </w:del>
      <w:r>
        <w:rPr>
          <w:rFonts w:hint="eastAsia"/>
        </w:rPr>
        <w:t>。</w:t>
      </w:r>
    </w:p>
    <w:p w14:paraId="46F96743" w14:textId="77777777" w:rsidR="00F54B80" w:rsidRDefault="00000000">
      <w:pPr>
        <w:pStyle w:val="3"/>
        <w:spacing w:before="163" w:after="163"/>
        <w:rPr>
          <w:rFonts w:hint="eastAsia"/>
        </w:rPr>
      </w:pPr>
      <w:bookmarkStart w:id="1518" w:name="_Toc228219334"/>
      <w:r>
        <w:rPr>
          <w:rFonts w:hint="eastAsia"/>
        </w:rPr>
        <w:t>规范化目标</w:t>
      </w:r>
      <w:bookmarkEnd w:id="1518"/>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2666A1D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w:t>
      </w:r>
      <w:del w:id="1519" w:author="Zixuan Zhou" w:date="2026-04-27T21:06:00Z" w16du:dateUtc="2026-04-27T13:06:00Z">
        <w:r w:rsidDel="00AD1DE9">
          <w:rPr>
            <w:rFonts w:hint="eastAsia"/>
          </w:rPr>
          <w:delText>例如，将“体外”修正为“体外排精法”，将“紧急药”明确为“紧急避孕药”。</w:delText>
        </w:r>
      </w:del>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1520" w:name="_Toc228219335"/>
      <w:r>
        <w:rPr>
          <w:rFonts w:hint="eastAsia"/>
        </w:rPr>
        <w:t>规范化原则</w:t>
      </w:r>
      <w:bookmarkEnd w:id="1520"/>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52A4C5D0" w:rsidR="00F54B80" w:rsidRDefault="00000000">
      <w:pPr>
        <w:pStyle w:val="altz"/>
        <w:numPr>
          <w:ilvl w:val="0"/>
          <w:numId w:val="19"/>
        </w:numPr>
        <w:ind w:firstLineChars="0"/>
      </w:pPr>
      <w:r>
        <w:rPr>
          <w:rFonts w:hint="eastAsia"/>
        </w:rPr>
        <w:t>不改变核心语义原则：严禁改变提问者最核心的疑问点。</w:t>
      </w:r>
      <w:del w:id="1521" w:author="Zixuan Zhou" w:date="2026-04-27T21:07:00Z" w16du:dateUtc="2026-04-27T13:07:00Z">
        <w:r w:rsidDel="00AD1DE9">
          <w:rPr>
            <w:rFonts w:hint="eastAsia"/>
          </w:rPr>
          <w:delText>例如，如果用户问“漏服了一天避孕药怎么办？”，规范化时不能将其改为“如何正确服用避孕药？”。</w:delText>
        </w:r>
      </w:del>
    </w:p>
    <w:p w14:paraId="32602183" w14:textId="0F5BE8C8" w:rsidR="00F54B80" w:rsidRDefault="00000000">
      <w:pPr>
        <w:pStyle w:val="altz"/>
        <w:numPr>
          <w:ilvl w:val="0"/>
          <w:numId w:val="19"/>
        </w:numPr>
        <w:ind w:firstLineChars="0"/>
      </w:pPr>
      <w:r>
        <w:rPr>
          <w:rFonts w:hint="eastAsia"/>
        </w:rPr>
        <w:t>不引入额外假设原则：禁止在规范化过程中添加原始评论未提及的任何具体条件或个人情况。</w:t>
      </w:r>
      <w:del w:id="1522" w:author="Zixuan Zhou" w:date="2026-04-27T21:07:00Z" w16du:dateUtc="2026-04-27T13:07:00Z">
        <w:r w:rsidDel="00AD1DE9">
          <w:rPr>
            <w:rFonts w:hint="eastAsia"/>
          </w:rPr>
          <w:delText>例如，对于“吃了紧急避孕药后出血了，正常吗？”的提问，不能擅自假设出血量、颜色或持续时间等信息。</w:delText>
        </w:r>
      </w:del>
    </w:p>
    <w:p w14:paraId="2CF27A3B" w14:textId="7742A5E4" w:rsidR="00F54B80" w:rsidRDefault="00000000">
      <w:pPr>
        <w:pStyle w:val="altz"/>
        <w:numPr>
          <w:ilvl w:val="0"/>
          <w:numId w:val="19"/>
        </w:numPr>
        <w:ind w:firstLineChars="0"/>
      </w:pPr>
      <w:r>
        <w:rPr>
          <w:rFonts w:hint="eastAsia"/>
        </w:rPr>
        <w:t>减少歧义与模糊原则：尽力将模糊、口语化的表达转化为精确、书面化的语言。</w:t>
      </w:r>
      <w:del w:id="1523" w:author="Zixuan Zhou" w:date="2026-04-27T21:07:00Z" w16du:dateUtc="2026-04-27T13:07:00Z">
        <w:r w:rsidDel="00AD1DE9">
          <w:rPr>
            <w:rFonts w:hint="eastAsia"/>
          </w:rPr>
          <w:delText>例如，将“那个药”明确为具体的药物类型（如“短效口服避孕药”），将“是不是就安全了”细化为“是否意味着可以有效避孕”。</w:delText>
        </w:r>
      </w:del>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1524" w:name="_Toc228219336"/>
      <w:r>
        <w:rPr>
          <w:rFonts w:hint="eastAsia"/>
        </w:rPr>
        <w:lastRenderedPageBreak/>
        <w:t>提示词设计与执行流程</w:t>
      </w:r>
      <w:bookmarkEnd w:id="1524"/>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r w:rsidRPr="000E5BE3">
        <w:t>top</w:t>
      </w:r>
      <w:r>
        <w:rPr>
          <w:rFonts w:hint="eastAsia"/>
        </w:rPr>
        <w:t>_</w:t>
      </w:r>
      <w:r w:rsidRPr="000E5BE3">
        <w:t>p=0.9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3DD6E983" w:rsidR="00F54B80" w:rsidRPr="00195EEC" w:rsidRDefault="00000000" w:rsidP="00A072DF">
      <w:pPr>
        <w:pStyle w:val="aff6"/>
        <w:spacing w:before="326" w:after="163"/>
      </w:pPr>
      <w:bookmarkStart w:id="1525" w:name="_Ref227774633"/>
      <w:bookmarkStart w:id="1526" w:name="_Toc228022951"/>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1</w:t>
      </w:r>
      <w:r w:rsidR="00492FE9">
        <w:rPr>
          <w:rFonts w:hint="eastAsia"/>
        </w:rPr>
        <w:fldChar w:fldCharType="end"/>
      </w:r>
      <w:bookmarkEnd w:id="1525"/>
      <w:r w:rsidRPr="00195EEC">
        <w:rPr>
          <w:rFonts w:hint="eastAsia"/>
        </w:rPr>
        <w:t xml:space="preserve"> </w:t>
      </w:r>
      <w:r w:rsidRPr="00195EEC">
        <w:rPr>
          <w:rFonts w:hint="eastAsia"/>
        </w:rPr>
        <w:t>问题规范化提示词</w:t>
      </w:r>
      <w:bookmarkEnd w:id="1526"/>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"is_question":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"original_intent":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"rewritten_question":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{video_title}</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{comment_content}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66575AA" w:rsidR="00F54B80" w:rsidRDefault="00000000">
      <w:pPr>
        <w:pStyle w:val="altz"/>
        <w:numPr>
          <w:ilvl w:val="0"/>
          <w:numId w:val="20"/>
        </w:numPr>
        <w:ind w:firstLineChars="0"/>
      </w:pPr>
      <w:r w:rsidRPr="00ED4F85">
        <w:lastRenderedPageBreak/>
        <w:t>批量处理：</w:t>
      </w:r>
      <w:r>
        <w:t>将第四章中筛选出的用户原始问题，逐一填入上述提示词模板的</w:t>
      </w:r>
      <w:r>
        <w:t>{</w:t>
      </w:r>
      <w:r w:rsidR="00F75944" w:rsidRPr="00F75944">
        <w:t xml:space="preserve"> comment_content</w:t>
      </w:r>
      <w:r>
        <w:t>}</w:t>
      </w:r>
      <w:r>
        <w:t>占位符中。</w:t>
      </w:r>
    </w:p>
    <w:p w14:paraId="628D3CE6" w14:textId="77777777" w:rsidR="00F54B80" w:rsidRDefault="00000000">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030A3664" w:rsidR="00F54B80" w:rsidRDefault="00000000">
      <w:pPr>
        <w:pStyle w:val="altz"/>
        <w:numPr>
          <w:ilvl w:val="0"/>
          <w:numId w:val="20"/>
        </w:numPr>
        <w:ind w:firstLineChars="0"/>
      </w:pPr>
      <w:r w:rsidRPr="00ED4F85">
        <w:t>人工审核与修正：</w:t>
      </w:r>
      <w:r>
        <w:t>研究</w:t>
      </w:r>
      <w:del w:id="1527" w:author="Zixuan Zhou" w:date="2026-04-27T21:08:00Z" w16du:dateUtc="2026-04-27T13:08:00Z">
        <w:r w:rsidDel="00AD1DE9">
          <w:delText>团队成员</w:delText>
        </w:r>
      </w:del>
      <w:r>
        <w:t>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0C33CD96" w:rsidR="00F54B80" w:rsidDel="00A0672A" w:rsidRDefault="00000000">
      <w:pPr>
        <w:pStyle w:val="2"/>
        <w:spacing w:before="163" w:after="163"/>
        <w:rPr>
          <w:del w:id="1528" w:author="Zixuan Zhou" w:date="2026-04-27T01:56:00Z" w16du:dateUtc="2026-04-26T17:56:00Z"/>
          <w:rFonts w:hint="eastAsia"/>
        </w:rPr>
      </w:pPr>
      <w:del w:id="1529" w:author="Zixuan Zhou" w:date="2026-04-27T01:56:00Z" w16du:dateUtc="2026-04-26T17:56:00Z">
        <w:r w:rsidDel="00A0672A">
          <w:rPr>
            <w:rFonts w:hint="eastAsia"/>
          </w:rPr>
          <w:delText>问题规范化结果分析</w:delText>
        </w:r>
        <w:bookmarkStart w:id="1530" w:name="_Toc228154041"/>
        <w:bookmarkStart w:id="1531" w:name="_Toc228219337"/>
        <w:bookmarkEnd w:id="1530"/>
        <w:bookmarkEnd w:id="1531"/>
      </w:del>
    </w:p>
    <w:p w14:paraId="66BDF3EC" w14:textId="03D840D3" w:rsidR="00F54B80" w:rsidDel="00A0672A" w:rsidRDefault="00000000">
      <w:pPr>
        <w:pStyle w:val="3"/>
        <w:spacing w:before="163" w:after="163"/>
        <w:rPr>
          <w:del w:id="1532" w:author="Zixuan Zhou" w:date="2026-04-27T01:56:00Z" w16du:dateUtc="2026-04-26T17:56:00Z"/>
          <w:rFonts w:hint="eastAsia"/>
        </w:rPr>
      </w:pPr>
      <w:del w:id="1533" w:author="Zixuan Zhou" w:date="2026-04-27T01:56:00Z" w16du:dateUtc="2026-04-26T17:56:00Z">
        <w:r w:rsidDel="00A0672A">
          <w:rPr>
            <w:rFonts w:hint="eastAsia"/>
          </w:rPr>
          <w:delText>规范化前后示例对比</w:delText>
        </w:r>
        <w:bookmarkStart w:id="1534" w:name="_Toc228154042"/>
        <w:bookmarkStart w:id="1535" w:name="_Toc228219338"/>
        <w:bookmarkEnd w:id="1534"/>
        <w:bookmarkEnd w:id="1535"/>
      </w:del>
    </w:p>
    <w:p w14:paraId="09B42D33" w14:textId="71D1A73D" w:rsidR="00F54B80" w:rsidDel="00A0672A" w:rsidRDefault="00000000">
      <w:pPr>
        <w:pStyle w:val="altz"/>
        <w:ind w:firstLine="480"/>
        <w:rPr>
          <w:del w:id="1536" w:author="Zixuan Zhou" w:date="2026-04-27T01:56:00Z" w16du:dateUtc="2026-04-26T17:56:00Z"/>
        </w:rPr>
      </w:pPr>
      <w:del w:id="1537" w:author="Zixuan Zhou" w:date="2026-04-27T01:56:00Z" w16du:dateUtc="2026-04-26T17:56:00Z">
        <w:r w:rsidDel="00A0672A">
          <w:rPr>
            <w:rFonts w:hint="eastAsia"/>
          </w:rPr>
          <w:delText>为了直观展示问题规范化的价值，</w:delText>
        </w:r>
        <w:r w:rsidR="000E5BE3" w:rsidDel="00A0672A">
          <w:rPr>
            <w:rFonts w:hint="eastAsia"/>
          </w:rPr>
          <w:delText>在此</w:delText>
        </w:r>
        <w:r w:rsidDel="00A0672A">
          <w:rPr>
            <w:rFonts w:hint="eastAsia"/>
          </w:rPr>
          <w:delText>选取了若干具有代表性的案例进行对比分析。</w:delText>
        </w:r>
        <w:bookmarkStart w:id="1538" w:name="_Toc228154043"/>
        <w:bookmarkStart w:id="1539" w:name="_Toc228219339"/>
        <w:bookmarkEnd w:id="1538"/>
        <w:bookmarkEnd w:id="1539"/>
      </w:del>
    </w:p>
    <w:p w14:paraId="2B14DD5A" w14:textId="791A6354" w:rsidR="00F54B80" w:rsidDel="00A0672A" w:rsidRDefault="00000000" w:rsidP="00ED4F85">
      <w:pPr>
        <w:pStyle w:val="5"/>
        <w:rPr>
          <w:del w:id="1540" w:author="Zixuan Zhou" w:date="2026-04-27T01:56:00Z" w16du:dateUtc="2026-04-26T17:56:00Z"/>
        </w:rPr>
      </w:pPr>
      <w:del w:id="1541" w:author="Zixuan Zhou" w:date="2026-04-27T01:56:00Z" w16du:dateUtc="2026-04-26T17:56:00Z">
        <w:r w:rsidDel="00A0672A">
          <w:rPr>
            <w:rFonts w:hint="eastAsia"/>
          </w:rPr>
          <w:delText>示例一：网络俚语到医学表述的更进</w:delText>
        </w:r>
        <w:bookmarkStart w:id="1542" w:name="_Toc228154044"/>
        <w:bookmarkStart w:id="1543" w:name="_Toc228219340"/>
        <w:bookmarkEnd w:id="1542"/>
        <w:bookmarkEnd w:id="1543"/>
      </w:del>
    </w:p>
    <w:p w14:paraId="754F927F" w14:textId="29BDE940" w:rsidR="00F54B80" w:rsidDel="00A0672A" w:rsidRDefault="00000000" w:rsidP="00ED4F85">
      <w:pPr>
        <w:pStyle w:val="altz"/>
        <w:ind w:firstLine="480"/>
        <w:rPr>
          <w:del w:id="1544" w:author="Zixuan Zhou" w:date="2026-04-27T01:56:00Z" w16du:dateUtc="2026-04-26T17:56:00Z"/>
        </w:rPr>
      </w:pPr>
      <w:del w:id="1545" w:author="Zixuan Zhou" w:date="2026-04-27T01:56:00Z" w16du:dateUtc="2026-04-26T17:56:00Z">
        <w:r w:rsidDel="00A0672A">
          <w:rPr>
            <w:rFonts w:hint="eastAsia"/>
          </w:rPr>
          <w:delText>原始评论：“堵住了出口，蝌蚪不会越来越多，爆蛋吗？”</w:delText>
        </w:r>
        <w:bookmarkStart w:id="1546" w:name="_Toc228154045"/>
        <w:bookmarkStart w:id="1547" w:name="_Toc228219341"/>
        <w:bookmarkEnd w:id="1546"/>
        <w:bookmarkEnd w:id="1547"/>
      </w:del>
    </w:p>
    <w:p w14:paraId="08B40E26" w14:textId="168BFFA5" w:rsidR="00F54B80" w:rsidDel="00A0672A" w:rsidRDefault="00000000" w:rsidP="00ED4F85">
      <w:pPr>
        <w:pStyle w:val="altz"/>
        <w:ind w:firstLine="480"/>
        <w:rPr>
          <w:del w:id="1548" w:author="Zixuan Zhou" w:date="2026-04-27T01:56:00Z" w16du:dateUtc="2026-04-26T17:56:00Z"/>
        </w:rPr>
      </w:pPr>
      <w:del w:id="1549" w:author="Zixuan Zhou" w:date="2026-04-27T01:56:00Z" w16du:dateUtc="2026-04-26T17:56:00Z">
        <w:r w:rsidDel="00A0672A">
          <w:rPr>
            <w:rFonts w:hint="eastAsia"/>
          </w:rPr>
          <w:delText>规范化问题：“男性进行输精管结扎术后，精子在附睾内积聚是否会导致睾丸肿胀或破裂？”</w:delText>
        </w:r>
        <w:bookmarkStart w:id="1550" w:name="_Toc228154046"/>
        <w:bookmarkStart w:id="1551" w:name="_Toc228219342"/>
        <w:bookmarkEnd w:id="1550"/>
        <w:bookmarkEnd w:id="1551"/>
      </w:del>
    </w:p>
    <w:p w14:paraId="7E8F6C97" w14:textId="5975C37C" w:rsidR="00F54B80" w:rsidDel="00A0672A" w:rsidRDefault="00000000">
      <w:pPr>
        <w:pStyle w:val="altz"/>
        <w:ind w:firstLine="480"/>
        <w:rPr>
          <w:del w:id="1552" w:author="Zixuan Zhou" w:date="2026-04-27T01:56:00Z" w16du:dateUtc="2026-04-26T17:56:00Z"/>
        </w:rPr>
      </w:pPr>
      <w:del w:id="1553" w:author="Zixuan Zhou" w:date="2026-04-27T01:56:00Z" w16du:dateUtc="2026-04-26T17:56:00Z">
        <w:r w:rsidDel="00A0672A">
          <w:rPr>
            <w:rFonts w:hint="eastAsia"/>
          </w:rPr>
          <w:delTex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delText>
        </w:r>
        <w:bookmarkStart w:id="1554" w:name="_Toc228154047"/>
        <w:bookmarkStart w:id="1555" w:name="_Toc228219343"/>
        <w:bookmarkEnd w:id="1554"/>
        <w:bookmarkEnd w:id="1555"/>
      </w:del>
    </w:p>
    <w:p w14:paraId="174F6DFD" w14:textId="4E7FC2ED" w:rsidR="00F54B80" w:rsidDel="00A0672A" w:rsidRDefault="00000000" w:rsidP="00ED4F85">
      <w:pPr>
        <w:pStyle w:val="5"/>
        <w:rPr>
          <w:del w:id="1556" w:author="Zixuan Zhou" w:date="2026-04-27T01:56:00Z" w16du:dateUtc="2026-04-26T17:56:00Z"/>
        </w:rPr>
      </w:pPr>
      <w:del w:id="1557" w:author="Zixuan Zhou" w:date="2026-04-27T01:56:00Z" w16du:dateUtc="2026-04-26T17:56:00Z">
        <w:r w:rsidDel="00A0672A">
          <w:rPr>
            <w:rFonts w:hint="eastAsia"/>
          </w:rPr>
          <w:delText>示例二：通过科学了解矫正错误概念</w:delText>
        </w:r>
        <w:bookmarkStart w:id="1558" w:name="_Toc228154048"/>
        <w:bookmarkStart w:id="1559" w:name="_Toc228219344"/>
        <w:bookmarkEnd w:id="1558"/>
        <w:bookmarkEnd w:id="1559"/>
      </w:del>
    </w:p>
    <w:p w14:paraId="4479DBF0" w14:textId="79F789F5" w:rsidR="00F54B80" w:rsidDel="00A0672A" w:rsidRDefault="00000000" w:rsidP="00ED4F85">
      <w:pPr>
        <w:pStyle w:val="altz"/>
        <w:ind w:firstLine="480"/>
        <w:rPr>
          <w:del w:id="1560" w:author="Zixuan Zhou" w:date="2026-04-27T01:56:00Z" w16du:dateUtc="2026-04-26T17:56:00Z"/>
        </w:rPr>
      </w:pPr>
      <w:del w:id="1561" w:author="Zixuan Zhou" w:date="2026-04-27T01:56:00Z" w16du:dateUtc="2026-04-26T17:56:00Z">
        <w:r w:rsidDel="00A0672A">
          <w:rPr>
            <w:rFonts w:hint="eastAsia"/>
          </w:rPr>
          <w:delText>原始评论：“我听说男生都有</w:delText>
        </w:r>
        <w:r w:rsidDel="00A0672A">
          <w:rPr>
            <w:rFonts w:hint="eastAsia"/>
          </w:rPr>
          <w:delText>:</w:delText>
        </w:r>
        <w:r w:rsidDel="00A0672A">
          <w:rPr>
            <w:rFonts w:hint="eastAsia"/>
          </w:rPr>
          <w:delText>换蛋期。是真的吗？”</w:delText>
        </w:r>
        <w:bookmarkStart w:id="1562" w:name="_Toc228154049"/>
        <w:bookmarkStart w:id="1563" w:name="_Toc228219345"/>
        <w:bookmarkEnd w:id="1562"/>
        <w:bookmarkEnd w:id="1563"/>
      </w:del>
    </w:p>
    <w:p w14:paraId="11F75D68" w14:textId="56843E4F" w:rsidR="00F54B80" w:rsidDel="00A0672A" w:rsidRDefault="00000000" w:rsidP="00ED4F85">
      <w:pPr>
        <w:pStyle w:val="altz"/>
        <w:ind w:firstLine="480"/>
        <w:rPr>
          <w:del w:id="1564" w:author="Zixuan Zhou" w:date="2026-04-27T01:56:00Z" w16du:dateUtc="2026-04-26T17:56:00Z"/>
        </w:rPr>
      </w:pPr>
      <w:del w:id="1565" w:author="Zixuan Zhou" w:date="2026-04-27T01:56:00Z" w16du:dateUtc="2026-04-26T17:56:00Z">
        <w:r w:rsidDel="00A0672A">
          <w:rPr>
            <w:rFonts w:hint="eastAsia"/>
          </w:rPr>
          <w:delText>规范化问题：“男性是否存在</w:delText>
        </w:r>
        <w:r w:rsidR="00ED4F85" w:rsidDel="00A0672A">
          <w:rPr>
            <w:rFonts w:hint="eastAsia"/>
          </w:rPr>
          <w:delText>‘</w:delText>
        </w:r>
        <w:r w:rsidDel="00A0672A">
          <w:rPr>
            <w:rFonts w:hint="eastAsia"/>
          </w:rPr>
          <w:delText>换蛋期</w:delText>
        </w:r>
        <w:r w:rsidR="00ED4F85" w:rsidDel="00A0672A">
          <w:rPr>
            <w:rFonts w:hint="eastAsia"/>
          </w:rPr>
          <w:delText>’</w:delText>
        </w:r>
        <w:r w:rsidDel="00A0672A">
          <w:rPr>
            <w:rFonts w:hint="eastAsia"/>
          </w:rPr>
          <w:delText>这一生理现象？”</w:delText>
        </w:r>
        <w:bookmarkStart w:id="1566" w:name="_Toc228154050"/>
        <w:bookmarkStart w:id="1567" w:name="_Toc228219346"/>
        <w:bookmarkEnd w:id="1566"/>
        <w:bookmarkEnd w:id="1567"/>
      </w:del>
    </w:p>
    <w:p w14:paraId="59C722BD" w14:textId="6F7236B0" w:rsidR="00F54B80" w:rsidDel="00A0672A" w:rsidRDefault="00000000">
      <w:pPr>
        <w:pStyle w:val="altz"/>
        <w:ind w:firstLine="480"/>
        <w:rPr>
          <w:del w:id="1568" w:author="Zixuan Zhou" w:date="2026-04-27T01:56:00Z" w16du:dateUtc="2026-04-26T17:56:00Z"/>
        </w:rPr>
      </w:pPr>
      <w:del w:id="1569" w:author="Zixuan Zhou" w:date="2026-04-27T01:56:00Z" w16du:dateUtc="2026-04-26T17:56:00Z">
        <w:r w:rsidDel="00A0672A">
          <w:rPr>
            <w:rFonts w:hint="eastAsia"/>
          </w:rPr>
          <w:delText>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delText>
        </w:r>
        <w:bookmarkStart w:id="1570" w:name="_Toc228154051"/>
        <w:bookmarkStart w:id="1571" w:name="_Toc228219347"/>
        <w:bookmarkEnd w:id="1570"/>
        <w:bookmarkEnd w:id="1571"/>
      </w:del>
    </w:p>
    <w:p w14:paraId="795D9CA3" w14:textId="6DA05772" w:rsidR="00F54B80" w:rsidDel="00A0672A" w:rsidRDefault="00000000" w:rsidP="00ED4F85">
      <w:pPr>
        <w:pStyle w:val="5"/>
        <w:rPr>
          <w:del w:id="1572" w:author="Zixuan Zhou" w:date="2026-04-27T01:56:00Z" w16du:dateUtc="2026-04-26T17:56:00Z"/>
        </w:rPr>
      </w:pPr>
      <w:del w:id="1573" w:author="Zixuan Zhou" w:date="2026-04-27T01:56:00Z" w16du:dateUtc="2026-04-26T17:56:00Z">
        <w:r w:rsidDel="00A0672A">
          <w:rPr>
            <w:rFonts w:hint="eastAsia"/>
          </w:rPr>
          <w:delText>示例三：从个人情况到共性问题的探讨</w:delText>
        </w:r>
        <w:bookmarkStart w:id="1574" w:name="_Toc228154052"/>
        <w:bookmarkStart w:id="1575" w:name="_Toc228219348"/>
        <w:bookmarkEnd w:id="1574"/>
        <w:bookmarkEnd w:id="1575"/>
      </w:del>
    </w:p>
    <w:p w14:paraId="4FABD9C2" w14:textId="5DFE82F1" w:rsidR="00F54B80" w:rsidDel="00A0672A" w:rsidRDefault="00000000" w:rsidP="00ED4F85">
      <w:pPr>
        <w:pStyle w:val="altz"/>
        <w:ind w:firstLine="480"/>
        <w:rPr>
          <w:del w:id="1576" w:author="Zixuan Zhou" w:date="2026-04-27T01:56:00Z" w16du:dateUtc="2026-04-26T17:56:00Z"/>
        </w:rPr>
      </w:pPr>
      <w:del w:id="1577" w:author="Zixuan Zhou" w:date="2026-04-27T01:56:00Z" w16du:dateUtc="2026-04-26T17:56:00Z">
        <w:r w:rsidDel="00A0672A">
          <w:rPr>
            <w:rFonts w:hint="eastAsia"/>
          </w:rPr>
          <w:delText>原始评论：“姐妹们有这个情况的吗？我每次月经前一周左右</w:delText>
        </w:r>
        <w:r w:rsidDel="00A0672A">
          <w:rPr>
            <w:rFonts w:hint="eastAsia"/>
          </w:rPr>
          <w:delText>do</w:delText>
        </w:r>
        <w:r w:rsidDel="00A0672A">
          <w:rPr>
            <w:rFonts w:hint="eastAsia"/>
          </w:rPr>
          <w:delText>的话，</w:delText>
        </w:r>
        <w:r w:rsidDel="00A0672A">
          <w:rPr>
            <w:rFonts w:hint="eastAsia"/>
          </w:rPr>
          <w:delText>do</w:delText>
        </w:r>
        <w:r w:rsidDel="00A0672A">
          <w:rPr>
            <w:rFonts w:hint="eastAsia"/>
          </w:rPr>
          <w:delText>完第二天就会来例假，已经两次这样了就会把姨妈捅提前了。我本来是二十号，后来变成十五号，上次完又是六月十一号来的例假，正常吗这样”</w:delText>
        </w:r>
        <w:bookmarkStart w:id="1578" w:name="_Toc228154053"/>
        <w:bookmarkStart w:id="1579" w:name="_Toc228219349"/>
        <w:bookmarkEnd w:id="1578"/>
        <w:bookmarkEnd w:id="1579"/>
      </w:del>
    </w:p>
    <w:p w14:paraId="0ECDD387" w14:textId="634649B2" w:rsidR="00F54B80" w:rsidDel="00A0672A" w:rsidRDefault="00000000" w:rsidP="00ED4F85">
      <w:pPr>
        <w:pStyle w:val="altz"/>
        <w:ind w:firstLine="480"/>
        <w:rPr>
          <w:del w:id="1580" w:author="Zixuan Zhou" w:date="2026-04-27T01:56:00Z" w16du:dateUtc="2026-04-26T17:56:00Z"/>
        </w:rPr>
      </w:pPr>
      <w:del w:id="1581" w:author="Zixuan Zhou" w:date="2026-04-27T01:56:00Z" w16du:dateUtc="2026-04-26T17:56:00Z">
        <w:r w:rsidDel="00A0672A">
          <w:rPr>
            <w:rFonts w:hint="eastAsia"/>
          </w:rPr>
          <w:delText>规范化问题：“在月经前一周左右发生性行为后，月经周期从原来的</w:delText>
        </w:r>
        <w:r w:rsidDel="00A0672A">
          <w:rPr>
            <w:rFonts w:hint="eastAsia"/>
          </w:rPr>
          <w:delText>20</w:delText>
        </w:r>
        <w:r w:rsidDel="00A0672A">
          <w:rPr>
            <w:rFonts w:hint="eastAsia"/>
          </w:rPr>
          <w:delText>号提前至</w:delText>
        </w:r>
        <w:r w:rsidDel="00A0672A">
          <w:rPr>
            <w:rFonts w:hint="eastAsia"/>
          </w:rPr>
          <w:delText>15</w:delText>
        </w:r>
        <w:r w:rsidDel="00A0672A">
          <w:rPr>
            <w:rFonts w:hint="eastAsia"/>
          </w:rPr>
          <w:delText>号，最近一次提前至</w:delText>
        </w:r>
        <w:r w:rsidDel="00A0672A">
          <w:rPr>
            <w:rFonts w:hint="eastAsia"/>
          </w:rPr>
          <w:delText>11</w:delText>
        </w:r>
        <w:r w:rsidDel="00A0672A">
          <w:rPr>
            <w:rFonts w:hint="eastAsia"/>
          </w:rPr>
          <w:delText>号，这种情况是否属于正常月经周期变化？”</w:delText>
        </w:r>
        <w:bookmarkStart w:id="1582" w:name="_Toc228154054"/>
        <w:bookmarkStart w:id="1583" w:name="_Toc228219350"/>
        <w:bookmarkEnd w:id="1582"/>
        <w:bookmarkEnd w:id="1583"/>
      </w:del>
    </w:p>
    <w:p w14:paraId="093892AD" w14:textId="59C530F9" w:rsidR="00F54B80" w:rsidDel="00A0672A" w:rsidRDefault="00000000">
      <w:pPr>
        <w:pStyle w:val="altz"/>
        <w:ind w:firstLine="480"/>
        <w:rPr>
          <w:del w:id="1584" w:author="Zixuan Zhou" w:date="2026-04-27T01:56:00Z" w16du:dateUtc="2026-04-26T17:56:00Z"/>
        </w:rPr>
      </w:pPr>
      <w:del w:id="1585" w:author="Zixuan Zhou" w:date="2026-04-27T01:56:00Z" w16du:dateUtc="2026-04-26T17:56:00Z">
        <w:r w:rsidDel="00A0672A">
          <w:rPr>
            <w:rFonts w:hint="eastAsia"/>
          </w:rPr>
          <w:delText>这是一个典型的夹杂着个人经历、口语化表达（“</w:delText>
        </w:r>
        <w:r w:rsidDel="00A0672A">
          <w:rPr>
            <w:rFonts w:hint="eastAsia"/>
          </w:rPr>
          <w:delText>do</w:delText>
        </w:r>
        <w:r w:rsidDel="00A0672A">
          <w:rPr>
            <w:rFonts w:hint="eastAsia"/>
          </w:rPr>
          <w:delTex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delText>
        </w:r>
        <w:bookmarkStart w:id="1586" w:name="_Toc228154055"/>
        <w:bookmarkStart w:id="1587" w:name="_Toc228219351"/>
        <w:bookmarkEnd w:id="1586"/>
        <w:bookmarkEnd w:id="1587"/>
      </w:del>
    </w:p>
    <w:p w14:paraId="4F318C24" w14:textId="79870BED" w:rsidR="00F54B80" w:rsidDel="00A0672A" w:rsidRDefault="00000000">
      <w:pPr>
        <w:pStyle w:val="3"/>
        <w:spacing w:before="163" w:after="163"/>
        <w:rPr>
          <w:del w:id="1588" w:author="Zixuan Zhou" w:date="2026-04-27T01:56:00Z" w16du:dateUtc="2026-04-26T17:56:00Z"/>
          <w:rFonts w:hint="eastAsia"/>
        </w:rPr>
      </w:pPr>
      <w:del w:id="1589" w:author="Zixuan Zhou" w:date="2026-04-27T01:56:00Z" w16du:dateUtc="2026-04-26T17:56:00Z">
        <w:r w:rsidDel="00A0672A">
          <w:rPr>
            <w:rFonts w:hint="eastAsia"/>
          </w:rPr>
          <w:delText>不同类别问题的改写特点</w:delText>
        </w:r>
        <w:bookmarkStart w:id="1590" w:name="_Toc228154056"/>
        <w:bookmarkStart w:id="1591" w:name="_Toc228219352"/>
        <w:bookmarkEnd w:id="1590"/>
        <w:bookmarkEnd w:id="1591"/>
      </w:del>
    </w:p>
    <w:p w14:paraId="695E9AD3" w14:textId="3F2A7635" w:rsidR="00F54B80" w:rsidDel="00A0672A" w:rsidRDefault="00000000">
      <w:pPr>
        <w:pStyle w:val="altz"/>
        <w:ind w:firstLine="480"/>
        <w:rPr>
          <w:del w:id="1592" w:author="Zixuan Zhou" w:date="2026-04-27T01:56:00Z" w16du:dateUtc="2026-04-26T17:56:00Z"/>
        </w:rPr>
      </w:pPr>
      <w:del w:id="1593" w:author="Zixuan Zhou" w:date="2026-04-27T01:56:00Z" w16du:dateUtc="2026-04-26T17:56:00Z">
        <w:r w:rsidDel="00A0672A">
          <w:rPr>
            <w:rFonts w:hint="eastAsia"/>
          </w:rPr>
          <w:delText>通过对全部规范化结果的归纳分析，</w:delText>
        </w:r>
        <w:r w:rsidR="000E5BE3" w:rsidDel="00A0672A">
          <w:rPr>
            <w:rFonts w:hint="eastAsia"/>
          </w:rPr>
          <w:delText>研究</w:delText>
        </w:r>
        <w:r w:rsidDel="00A0672A">
          <w:rPr>
            <w:rFonts w:hint="eastAsia"/>
          </w:rPr>
          <w:delText>发现</w:delText>
        </w:r>
        <w:r w:rsidR="000E5BE3" w:rsidDel="00A0672A">
          <w:rPr>
            <w:rFonts w:hint="eastAsia"/>
          </w:rPr>
          <w:delText>了</w:delText>
        </w:r>
        <w:r w:rsidDel="00A0672A">
          <w:rPr>
            <w:rFonts w:hint="eastAsia"/>
          </w:rPr>
          <w:delText>不同类型的原始问题呈现出规律性的改写特点。</w:delText>
        </w:r>
        <w:bookmarkStart w:id="1594" w:name="_Toc228154057"/>
        <w:bookmarkStart w:id="1595" w:name="_Toc228219353"/>
        <w:bookmarkEnd w:id="1594"/>
        <w:bookmarkEnd w:id="1595"/>
      </w:del>
    </w:p>
    <w:p w14:paraId="2A87749A" w14:textId="038B0B84" w:rsidR="00ED4F85" w:rsidDel="00A0672A" w:rsidRDefault="00000000" w:rsidP="00ED4F85">
      <w:pPr>
        <w:pStyle w:val="5"/>
        <w:numPr>
          <w:ilvl w:val="0"/>
          <w:numId w:val="44"/>
        </w:numPr>
        <w:ind w:left="851" w:hanging="369"/>
        <w:rPr>
          <w:del w:id="1596" w:author="Zixuan Zhou" w:date="2026-04-27T01:56:00Z" w16du:dateUtc="2026-04-26T17:56:00Z"/>
        </w:rPr>
      </w:pPr>
      <w:del w:id="1597" w:author="Zixuan Zhou" w:date="2026-04-27T01:56:00Z" w16du:dateUtc="2026-04-26T17:56:00Z">
        <w:r w:rsidDel="00A0672A">
          <w:rPr>
            <w:rFonts w:hint="eastAsia"/>
          </w:rPr>
          <w:delText>指代不明与语焉不详型问题</w:delText>
        </w:r>
        <w:bookmarkStart w:id="1598" w:name="_Toc228154058"/>
        <w:bookmarkStart w:id="1599" w:name="_Toc228219354"/>
        <w:bookmarkEnd w:id="1598"/>
        <w:bookmarkEnd w:id="1599"/>
      </w:del>
    </w:p>
    <w:p w14:paraId="0EC521CB" w14:textId="6B1DAF26" w:rsidR="00F54B80" w:rsidDel="00A0672A" w:rsidRDefault="00000000" w:rsidP="00ED4F85">
      <w:pPr>
        <w:pStyle w:val="altz"/>
        <w:ind w:firstLine="480"/>
        <w:rPr>
          <w:del w:id="1600" w:author="Zixuan Zhou" w:date="2026-04-27T01:56:00Z" w16du:dateUtc="2026-04-26T17:56:00Z"/>
        </w:rPr>
      </w:pPr>
      <w:del w:id="1601" w:author="Zixuan Zhou" w:date="2026-04-27T01:56:00Z" w16du:dateUtc="2026-04-26T17:56:00Z">
        <w:r w:rsidDel="00A0672A">
          <w:rPr>
            <w:rFonts w:hint="eastAsia"/>
          </w:rPr>
          <w:delText>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delText>
        </w:r>
        <w:bookmarkStart w:id="1602" w:name="_Toc228154059"/>
        <w:bookmarkStart w:id="1603" w:name="_Toc228219355"/>
        <w:bookmarkEnd w:id="1602"/>
        <w:bookmarkEnd w:id="1603"/>
      </w:del>
    </w:p>
    <w:p w14:paraId="6AE1ADB8" w14:textId="4C12F77E" w:rsidR="00ED4F85" w:rsidDel="00A0672A" w:rsidRDefault="00ED4F85" w:rsidP="00ED4F85">
      <w:pPr>
        <w:pStyle w:val="5"/>
        <w:rPr>
          <w:del w:id="1604" w:author="Zixuan Zhou" w:date="2026-04-27T01:56:00Z" w16du:dateUtc="2026-04-26T17:56:00Z"/>
        </w:rPr>
      </w:pPr>
      <w:del w:id="1605" w:author="Zixuan Zhou" w:date="2026-04-27T01:56:00Z" w16du:dateUtc="2026-04-26T17:56:00Z">
        <w:r w:rsidDel="00A0672A">
          <w:rPr>
            <w:rFonts w:hint="eastAsia"/>
          </w:rPr>
          <w:delText>其次是网络俚语与黑话型问题</w:delText>
        </w:r>
        <w:bookmarkStart w:id="1606" w:name="_Toc228154060"/>
        <w:bookmarkStart w:id="1607" w:name="_Toc228219356"/>
        <w:bookmarkEnd w:id="1606"/>
        <w:bookmarkEnd w:id="1607"/>
      </w:del>
    </w:p>
    <w:p w14:paraId="1F8F1EA0" w14:textId="2EB501D5" w:rsidR="00F54B80" w:rsidDel="00A0672A" w:rsidRDefault="00000000" w:rsidP="00ED4F85">
      <w:pPr>
        <w:pStyle w:val="altz"/>
        <w:ind w:firstLine="480"/>
        <w:rPr>
          <w:del w:id="1608" w:author="Zixuan Zhou" w:date="2026-04-27T01:56:00Z" w16du:dateUtc="2026-04-26T17:56:00Z"/>
        </w:rPr>
      </w:pPr>
      <w:del w:id="1609" w:author="Zixuan Zhou" w:date="2026-04-27T01:56:00Z" w16du:dateUtc="2026-04-26T17:56:00Z">
        <w:r w:rsidDel="00A0672A">
          <w:rPr>
            <w:rFonts w:hint="eastAsia"/>
          </w:rPr>
          <w:delText>针对包含“手艺活”（指自慰）、“带球跑”（指女方独自处理意外怀孕）等网络用语的提问，改写工作的重点是“去黑话化”，将其翻译为公众和医学界都能理解的标准术语或描述性语言，从而消除理解壁垒。</w:delText>
        </w:r>
        <w:bookmarkStart w:id="1610" w:name="_Toc228154061"/>
        <w:bookmarkStart w:id="1611" w:name="_Toc228219357"/>
        <w:bookmarkEnd w:id="1610"/>
        <w:bookmarkEnd w:id="1611"/>
      </w:del>
    </w:p>
    <w:p w14:paraId="26EDD2E4" w14:textId="27FF433B" w:rsidR="0078767D" w:rsidDel="00A0672A" w:rsidRDefault="00000000" w:rsidP="0078767D">
      <w:pPr>
        <w:pStyle w:val="5"/>
        <w:rPr>
          <w:del w:id="1612" w:author="Zixuan Zhou" w:date="2026-04-27T01:56:00Z" w16du:dateUtc="2026-04-26T17:56:00Z"/>
        </w:rPr>
      </w:pPr>
      <w:del w:id="1613" w:author="Zixuan Zhou" w:date="2026-04-27T01:56:00Z" w16du:dateUtc="2026-04-26T17:56:00Z">
        <w:r w:rsidDel="00A0672A">
          <w:rPr>
            <w:rFonts w:hint="eastAsia"/>
          </w:rPr>
          <w:delText>错误概念与谣言型问题</w:delText>
        </w:r>
        <w:bookmarkStart w:id="1614" w:name="_Toc228154062"/>
        <w:bookmarkStart w:id="1615" w:name="_Toc228219358"/>
        <w:bookmarkEnd w:id="1614"/>
        <w:bookmarkEnd w:id="1615"/>
      </w:del>
    </w:p>
    <w:p w14:paraId="3E556DD7" w14:textId="616B187A" w:rsidR="00F54B80" w:rsidDel="00A0672A" w:rsidRDefault="00000000" w:rsidP="00ED4F85">
      <w:pPr>
        <w:pStyle w:val="altz"/>
        <w:ind w:firstLine="480"/>
        <w:rPr>
          <w:del w:id="1616" w:author="Zixuan Zhou" w:date="2026-04-27T01:56:00Z" w16du:dateUtc="2026-04-26T17:56:00Z"/>
        </w:rPr>
      </w:pPr>
      <w:del w:id="1617" w:author="Zixuan Zhou" w:date="2026-04-27T01:56:00Z" w16du:dateUtc="2026-04-26T17:56:00Z">
        <w:r w:rsidDel="00A0672A">
          <w:rPr>
            <w:rFonts w:hint="eastAsia"/>
          </w:rPr>
          <w:delText>如</w:delText>
        </w:r>
        <w:r w:rsidR="0078767D" w:rsidDel="00A0672A">
          <w:rPr>
            <w:rFonts w:hint="eastAsia"/>
          </w:rPr>
          <w:delText>示例二（</w:delText>
        </w:r>
        <w:r w:rsidDel="00A0672A">
          <w:rPr>
            <w:rFonts w:hint="eastAsia"/>
          </w:rPr>
          <w:delText>“换蛋期”</w:delText>
        </w:r>
        <w:r w:rsidR="0078767D" w:rsidDel="00A0672A">
          <w:rPr>
            <w:rFonts w:hint="eastAsia"/>
          </w:rPr>
          <w:delText>）</w:delText>
        </w:r>
        <w:r w:rsidDel="00A0672A">
          <w:rPr>
            <w:rFonts w:hint="eastAsia"/>
          </w:rPr>
          <w:delText>所示，对于基于错误信息或都市传说的提问，改写时会将其重构为一个用于证伪或澄清事实的标准问句。这种方式保留了辟谣的价值，是健康教育语料中极具意义的一部分。</w:delText>
        </w:r>
        <w:bookmarkStart w:id="1618" w:name="_Toc228154063"/>
        <w:bookmarkStart w:id="1619" w:name="_Toc228219359"/>
        <w:bookmarkEnd w:id="1618"/>
        <w:bookmarkEnd w:id="1619"/>
      </w:del>
    </w:p>
    <w:p w14:paraId="551CA18A" w14:textId="0A6746A1" w:rsidR="0078767D" w:rsidDel="00A0672A" w:rsidRDefault="00000000" w:rsidP="0078767D">
      <w:pPr>
        <w:pStyle w:val="5"/>
        <w:rPr>
          <w:del w:id="1620" w:author="Zixuan Zhou" w:date="2026-04-27T01:56:00Z" w16du:dateUtc="2026-04-26T17:56:00Z"/>
        </w:rPr>
      </w:pPr>
      <w:del w:id="1621" w:author="Zixuan Zhou" w:date="2026-04-27T01:56:00Z" w16du:dateUtc="2026-04-26T17:56:00Z">
        <w:r w:rsidDel="00A0672A">
          <w:rPr>
            <w:rFonts w:hint="eastAsia"/>
          </w:rPr>
          <w:delText>长篇叙事与情绪宣泄型问题</w:delText>
        </w:r>
        <w:bookmarkStart w:id="1622" w:name="_Toc228154064"/>
        <w:bookmarkStart w:id="1623" w:name="_Toc228219360"/>
        <w:bookmarkEnd w:id="1622"/>
        <w:bookmarkEnd w:id="1623"/>
      </w:del>
    </w:p>
    <w:p w14:paraId="7D4EFDDD" w14:textId="14D33972" w:rsidR="00F54B80" w:rsidDel="00A0672A" w:rsidRDefault="00000000" w:rsidP="00ED4F85">
      <w:pPr>
        <w:pStyle w:val="altz"/>
        <w:ind w:firstLine="480"/>
        <w:rPr>
          <w:del w:id="1624" w:author="Zixuan Zhou" w:date="2026-04-27T01:56:00Z" w16du:dateUtc="2026-04-26T17:56:00Z"/>
        </w:rPr>
      </w:pPr>
      <w:del w:id="1625" w:author="Zixuan Zhou" w:date="2026-04-27T01:56:00Z" w16du:dateUtc="2026-04-26T17:56:00Z">
        <w:r w:rsidDel="00A0672A">
          <w:rPr>
            <w:rFonts w:hint="eastAsia"/>
          </w:rPr>
          <w:delText>对于那些将个人经历、情绪感受与具体疑问混合在一起的冗长评论，改写过程如同“数据清洗”，旨在过滤掉非关键的叙事性、情绪性成分，精准提取出其中可被回答的、具有共性的健康问题。</w:delText>
        </w:r>
        <w:bookmarkStart w:id="1626" w:name="_Toc228154065"/>
        <w:bookmarkStart w:id="1627" w:name="_Toc228219361"/>
        <w:bookmarkEnd w:id="1626"/>
        <w:bookmarkEnd w:id="1627"/>
      </w:del>
    </w:p>
    <w:p w14:paraId="3F42BB16" w14:textId="3415F48F" w:rsidR="00F54B80" w:rsidDel="00A0672A" w:rsidRDefault="00000000">
      <w:pPr>
        <w:pStyle w:val="altz"/>
        <w:ind w:firstLine="480"/>
        <w:rPr>
          <w:del w:id="1628" w:author="Zixuan Zhou" w:date="2026-04-27T01:56:00Z" w16du:dateUtc="2026-04-26T17:56:00Z"/>
        </w:rPr>
      </w:pPr>
      <w:del w:id="1629" w:author="Zixuan Zhou" w:date="2026-04-27T01:56:00Z" w16du:dateUtc="2026-04-26T17:56:00Z">
        <w:r w:rsidDel="00A0672A">
          <w:rPr>
            <w:rFonts w:hint="eastAsia"/>
          </w:rPr>
          <w:delText>综上所述，问题规范化不仅是语言层面的润色，更是一个深度理解用户意图、重构问题框架、提升信息价值的认知过程。它为后续生成高质量、标准化的答案奠定了不可或缺的基础。</w:delText>
        </w:r>
        <w:bookmarkStart w:id="1630" w:name="_Toc228154066"/>
        <w:bookmarkStart w:id="1631" w:name="_Toc228219362"/>
        <w:bookmarkEnd w:id="1630"/>
        <w:bookmarkEnd w:id="1631"/>
      </w:del>
    </w:p>
    <w:p w14:paraId="500FB9EE" w14:textId="77777777" w:rsidR="00F54B80" w:rsidRDefault="00000000">
      <w:pPr>
        <w:pStyle w:val="2"/>
        <w:spacing w:before="163" w:after="163"/>
        <w:rPr>
          <w:rFonts w:hint="eastAsia"/>
        </w:rPr>
      </w:pPr>
      <w:bookmarkStart w:id="1632" w:name="_Toc228219363"/>
      <w:r>
        <w:rPr>
          <w:rFonts w:hint="eastAsia"/>
        </w:rPr>
        <w:t>问答生成方法</w:t>
      </w:r>
      <w:bookmarkEnd w:id="1632"/>
    </w:p>
    <w:p w14:paraId="0D537234" w14:textId="5188EA65" w:rsidR="00F54B80" w:rsidRDefault="00000000">
      <w:pPr>
        <w:pStyle w:val="altz"/>
        <w:ind w:firstLine="480"/>
      </w:pPr>
      <w:r>
        <w:t>在获得标准化的</w:t>
      </w:r>
      <w:r>
        <w:rPr>
          <w:rFonts w:hint="eastAsia"/>
        </w:rPr>
        <w:t>“</w:t>
      </w:r>
      <w:r>
        <w:t>问题</w:t>
      </w:r>
      <w:r>
        <w:rPr>
          <w:rFonts w:hint="eastAsia"/>
        </w:rPr>
        <w:t>”</w:t>
      </w:r>
      <w:del w:id="1633" w:author="Zixuan Zhou" w:date="2026-04-27T21:08:00Z" w16du:dateUtc="2026-04-27T13:08:00Z">
        <w:r w:rsidDel="00AD1DE9">
          <w:delText>（</w:delText>
        </w:r>
        <w:r w:rsidDel="00AD1DE9">
          <w:delText>Q</w:delText>
        </w:r>
        <w:r w:rsidDel="00AD1DE9">
          <w:delText>）</w:delText>
        </w:r>
      </w:del>
      <w:r>
        <w:t>之后，下一步是为其匹配高质量的</w:t>
      </w:r>
      <w:r>
        <w:rPr>
          <w:rFonts w:hint="eastAsia"/>
        </w:rPr>
        <w:t>“</w:t>
      </w:r>
      <w:r>
        <w:t>答案</w:t>
      </w:r>
      <w:r>
        <w:rPr>
          <w:rFonts w:hint="eastAsia"/>
        </w:rPr>
        <w:t>”</w:t>
      </w:r>
      <w:del w:id="1634" w:author="Zixuan Zhou" w:date="2026-04-27T21:08:00Z" w16du:dateUtc="2026-04-27T13:08:00Z">
        <w:r w:rsidDel="00AD1DE9">
          <w:rPr>
            <w:rFonts w:hint="eastAsia"/>
          </w:rPr>
          <w:delText>（</w:delText>
        </w:r>
        <w:r w:rsidDel="00AD1DE9">
          <w:delText>A</w:delText>
        </w:r>
        <w:r w:rsidDel="00AD1DE9">
          <w:delText>）</w:delText>
        </w:r>
      </w:del>
      <w:r>
        <w:t>，从而构建完整的</w:t>
      </w:r>
      <w:del w:id="1635" w:author="Zixuan Zhou" w:date="2026-04-27T21:08:00Z" w16du:dateUtc="2026-04-27T13:08:00Z">
        <w:r w:rsidDel="00AD1DE9">
          <w:delText>Q&amp;A</w:delText>
        </w:r>
      </w:del>
      <w:ins w:id="1636" w:author="Zixuan Zhou" w:date="2026-04-27T21:08:00Z" w16du:dateUtc="2026-04-27T13:08:00Z">
        <w:r w:rsidR="00AD1DE9">
          <w:rPr>
            <w:rFonts w:hint="eastAsia"/>
          </w:rPr>
          <w:t>问答</w:t>
        </w:r>
      </w:ins>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1637" w:name="_Toc228219364"/>
      <w:r>
        <w:rPr>
          <w:rFonts w:hint="eastAsia"/>
        </w:rPr>
        <w:t>答案生成原则</w:t>
      </w:r>
      <w:bookmarkEnd w:id="1637"/>
    </w:p>
    <w:p w14:paraId="670FD158" w14:textId="541549E2" w:rsidR="00F54B80" w:rsidRPr="00ED4F85" w:rsidRDefault="00000000">
      <w:pPr>
        <w:pStyle w:val="altz"/>
        <w:ind w:firstLine="480"/>
      </w:pPr>
      <w:r>
        <w:rPr>
          <w:rFonts w:hint="eastAsia"/>
        </w:rPr>
        <w:t>答案的质量直接决</w:t>
      </w:r>
      <w:commentRangeStart w:id="1638"/>
      <w:r>
        <w:rPr>
          <w:rFonts w:hint="eastAsia"/>
        </w:rPr>
        <w:t>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1704E8">
        <w:instrText xml:space="preserve"> ADDIN ZOTERO_ITEM CSL_CITATION {"citationID":"u5hmytqB","properties":{"unsorted":false,"formattedCitation":"\\super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commentRangeEnd w:id="1638"/>
      <w:r w:rsidR="00192633" w:rsidRPr="00ED4F85">
        <w:rPr>
          <w:rStyle w:val="afc"/>
          <w:sz w:val="24"/>
          <w:szCs w:val="22"/>
        </w:rPr>
        <w:commentReference w:id="1638"/>
      </w:r>
    </w:p>
    <w:p w14:paraId="5BFC4ED9" w14:textId="77777777" w:rsidR="00F54B80" w:rsidRDefault="00000000"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639" w:name="_Toc228219365"/>
      <w:r>
        <w:rPr>
          <w:rFonts w:hint="eastAsia"/>
        </w:rPr>
        <w:t>答案生成提示设计</w:t>
      </w:r>
      <w:bookmarkEnd w:id="1639"/>
    </w:p>
    <w:p w14:paraId="1E72A94D" w14:textId="7B54B7FC" w:rsidR="000E5BE3" w:rsidRDefault="000E5BE3" w:rsidP="00C12CAC">
      <w:pPr>
        <w:pStyle w:val="altz"/>
        <w:ind w:firstLine="480"/>
      </w:pPr>
      <w:del w:id="1640" w:author="Zixuan Zhou" w:date="2026-04-27T21:08:00Z" w16du:dateUtc="2026-04-27T13:08:00Z">
        <w:r w:rsidRPr="000E5BE3" w:rsidDel="00AD1DE9">
          <w:delText>在标准问题确定后，进入</w:delText>
        </w:r>
      </w:del>
      <w:ins w:id="1641" w:author="Zixuan Zhou" w:date="2026-04-27T21:08:00Z" w16du:dateUtc="2026-04-27T13:08:00Z">
        <w:r w:rsidR="00AD1DE9">
          <w:rPr>
            <w:rFonts w:hint="eastAsia"/>
          </w:rPr>
          <w:t>在</w:t>
        </w:r>
      </w:ins>
      <w:r w:rsidRPr="000E5BE3">
        <w:t>答案生成环节</w:t>
      </w:r>
      <w:del w:id="1642" w:author="Zixuan Zhou" w:date="2026-04-27T21:09:00Z" w16du:dateUtc="2026-04-27T13:09:00Z">
        <w:r w:rsidRPr="000E5BE3" w:rsidDel="00AD1DE9">
          <w:delText>。</w:delText>
        </w:r>
      </w:del>
      <w:ins w:id="1643" w:author="Zixuan Zhou" w:date="2026-04-27T21:09:00Z" w16du:dateUtc="2026-04-27T13:09:00Z">
        <w:r w:rsidR="00AD1DE9">
          <w:rPr>
            <w:rFonts w:hint="eastAsia"/>
          </w:rPr>
          <w:t>，</w:t>
        </w:r>
      </w:ins>
      <w:r w:rsidRPr="000E5BE3">
        <w:t>本研究继续采用</w:t>
      </w:r>
      <w:r w:rsidRPr="000E5BE3">
        <w:t>DeepSeek-V3.1-Terminus</w:t>
      </w:r>
      <w:r w:rsidRPr="000E5BE3">
        <w:t>作为答案生成模型，通</w:t>
      </w:r>
      <w:r w:rsidRPr="000E5BE3">
        <w:lastRenderedPageBreak/>
        <w:t>过</w:t>
      </w:r>
      <w:r w:rsidRPr="000E5BE3">
        <w:t>API</w:t>
      </w:r>
      <w:r w:rsidRPr="000E5BE3">
        <w:t>批量调用。鉴于医学科普文本对事实准确性与表述严谨性的高要求，生成参数设置为</w:t>
      </w:r>
      <w:r w:rsidRPr="000E5BE3">
        <w:t>temperature=0.3</w:t>
      </w:r>
      <w:r w:rsidRPr="000E5BE3">
        <w:t>、</w:t>
      </w:r>
      <w:r w:rsidRPr="000E5BE3">
        <w:t>top_p=0.9</w:t>
      </w:r>
      <w:r w:rsidRPr="000E5BE3">
        <w:t>、</w:t>
      </w:r>
      <w:r w:rsidRPr="000E5BE3">
        <w:t>max_tokens=2048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9B1CB4D" w:rsidR="00F54B80" w:rsidRPr="00195EEC" w:rsidRDefault="00000000" w:rsidP="00A072DF">
      <w:pPr>
        <w:pStyle w:val="aff6"/>
        <w:spacing w:before="326" w:after="163"/>
      </w:pPr>
      <w:bookmarkStart w:id="1644" w:name="_Toc228022952"/>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2</w:t>
      </w:r>
      <w:r w:rsidR="00492FE9">
        <w:rPr>
          <w:rFonts w:hint="eastAsia"/>
        </w:rPr>
        <w:fldChar w:fldCharType="end"/>
      </w:r>
      <w:r w:rsidRPr="00195EEC">
        <w:rPr>
          <w:rFonts w:hint="eastAsia"/>
        </w:rPr>
        <w:t xml:space="preserve"> </w:t>
      </w:r>
      <w:r w:rsidRPr="00195EEC">
        <w:rPr>
          <w:rFonts w:hint="eastAsia"/>
        </w:rPr>
        <w:t>答案生成提示词</w:t>
      </w:r>
      <w:bookmarkEnd w:id="1644"/>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"{standardized_question}"</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1645" w:name="_Toc228219366"/>
      <w:r>
        <w:rPr>
          <w:rFonts w:hint="eastAsia"/>
        </w:rPr>
        <w:t>人工修订流程</w:t>
      </w:r>
      <w:bookmarkEnd w:id="1645"/>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指南、国家卫健委发布的技术规范等），逐一核实答案中的关键信息点，修正所有事实性错误。</w:t>
      </w:r>
    </w:p>
    <w:p w14:paraId="533E9DC8" w14:textId="4FC85150" w:rsidR="00F54B80" w:rsidRDefault="00000000">
      <w:pPr>
        <w:pStyle w:val="altz"/>
        <w:numPr>
          <w:ilvl w:val="0"/>
          <w:numId w:val="26"/>
        </w:numPr>
        <w:ind w:firstLineChars="0"/>
      </w:pPr>
      <w:r>
        <w:rPr>
          <w:rFonts w:hint="eastAsia"/>
        </w:rPr>
        <w:t>语言与语调润色：在保证准确性的基础上，对答案的语言进行润色，</w:t>
      </w:r>
      <w:del w:id="1646" w:author="Zixuan Zhou" w:date="2026-04-27T21:09:00Z" w16du:dateUtc="2026-04-27T13:09:00Z">
        <w:r w:rsidDel="00AD1DE9">
          <w:rPr>
            <w:rFonts w:hint="eastAsia"/>
          </w:rPr>
          <w:delText>使其更符合“易于理解”和“表述温和”的原则</w:delText>
        </w:r>
      </w:del>
      <w:ins w:id="1647" w:author="Zixuan Zhou" w:date="2026-04-27T21:09:00Z" w16du:dateUtc="2026-04-27T13:09:00Z">
        <w:r w:rsidR="00AD1DE9">
          <w:rPr>
            <w:rFonts w:hint="eastAsia"/>
          </w:rPr>
          <w:t>。</w:t>
        </w:r>
      </w:ins>
      <w:del w:id="1648" w:author="Zixuan Zhou" w:date="2026-04-27T21:09:00Z" w16du:dateUtc="2026-04-27T13:09:00Z">
        <w:r w:rsidDel="00AD1DE9">
          <w:rPr>
            <w:rFonts w:hint="eastAsia"/>
          </w:rPr>
          <w:delText>，</w:delText>
        </w:r>
      </w:del>
      <w:r>
        <w:rPr>
          <w:rFonts w:hint="eastAsia"/>
        </w:rPr>
        <w:t>调整行文结构，确保逻辑流畅。</w:t>
      </w:r>
    </w:p>
    <w:p w14:paraId="141BB9E0" w14:textId="321692BD" w:rsidR="00F54B80" w:rsidRDefault="00000000">
      <w:pPr>
        <w:pStyle w:val="altz"/>
        <w:numPr>
          <w:ilvl w:val="0"/>
          <w:numId w:val="26"/>
        </w:numPr>
        <w:ind w:firstLineChars="0"/>
      </w:pPr>
      <w:r>
        <w:rPr>
          <w:rFonts w:hint="eastAsia"/>
        </w:rPr>
        <w:t>补充与完善：检查答案是否全面回应了问题，并适度补充缺失的背景信息或健康建议。</w:t>
      </w:r>
      <w:del w:id="1649" w:author="Zixuan Zhou" w:date="2026-04-27T21:10:00Z" w16du:dateUtc="2026-04-27T13:10:00Z">
        <w:r w:rsidDel="00AD1DE9">
          <w:rPr>
            <w:rFonts w:hint="eastAsia"/>
          </w:rPr>
          <w:delText>同时，确保每条答案末尾都附有标准化的风险提示与就医建议。</w:delText>
        </w:r>
      </w:del>
    </w:p>
    <w:p w14:paraId="74E4BCE4" w14:textId="77777777" w:rsidR="00F54B80" w:rsidRDefault="00000000">
      <w:pPr>
        <w:pStyle w:val="3"/>
        <w:spacing w:before="163" w:after="163"/>
        <w:rPr>
          <w:rFonts w:hint="eastAsia"/>
        </w:rPr>
      </w:pPr>
      <w:bookmarkStart w:id="1650" w:name="_Toc228219367"/>
      <w:r>
        <w:rPr>
          <w:rFonts w:hint="eastAsia"/>
        </w:rPr>
        <w:lastRenderedPageBreak/>
        <w:t>专家审核规则</w:t>
      </w:r>
      <w:bookmarkEnd w:id="1650"/>
    </w:p>
    <w:p w14:paraId="38C27A49" w14:textId="4D5BDFAF" w:rsidR="00CA18DB" w:rsidDel="00CA18DB" w:rsidRDefault="00CA18DB">
      <w:pPr>
        <w:pStyle w:val="altz"/>
        <w:ind w:firstLine="480"/>
        <w:rPr>
          <w:del w:id="1651" w:author="Zixuan Zhou" w:date="2026-04-27T02:10:00Z" w16du:dateUtc="2026-04-26T18:10:00Z"/>
          <w:moveTo w:id="1652" w:author="Zixuan Zhou" w:date="2026-04-27T02:09:00Z" w16du:dateUtc="2026-04-26T18:09:00Z"/>
        </w:rPr>
      </w:pPr>
      <w:moveToRangeStart w:id="1653" w:author="Zixuan Zhou" w:date="2026-04-27T02:09:00Z" w:name="move228148166"/>
      <w:moveTo w:id="1654" w:author="Zixuan Zhou" w:date="2026-04-27T02:09:00Z" w16du:dateUtc="2026-04-26T18:09:00Z">
        <w:del w:id="1655" w:author="Zixuan Zhou" w:date="2026-04-27T02:11:00Z" w16du:dateUtc="2026-04-26T18:11:00Z">
          <w:r w:rsidDel="00350883">
            <w:rPr>
              <w:rFonts w:hint="eastAsia"/>
            </w:rPr>
            <w:delText>由于自动化指标无法完全捕捉医学回答的严谨性和实用性，人工评估仍然是黄金标准。</w:delText>
          </w:r>
        </w:del>
        <w:del w:id="1656" w:author="Zixuan Zhou" w:date="2026-04-27T02:10:00Z" w16du:dateUtc="2026-04-26T18:10:00Z">
          <w:r w:rsidDel="00CA18DB">
            <w:rPr>
              <w:rFonts w:hint="eastAsia"/>
            </w:rPr>
            <w:delText>参考相关研究</w:delText>
          </w:r>
          <w:r w:rsidDel="00CA18DB">
            <w:fldChar w:fldCharType="begin"/>
          </w:r>
          <w:r w:rsidDel="00CA18DB">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Del="00CA18DB">
            <w:fldChar w:fldCharType="separate"/>
          </w:r>
          <w:r w:rsidRPr="00740296" w:rsidDel="00CA18DB">
            <w:rPr>
              <w:rFonts w:cs="Times New Roman"/>
              <w:kern w:val="0"/>
              <w:vertAlign w:val="superscript"/>
            </w:rPr>
            <w:delText>[28]</w:delText>
          </w:r>
          <w:r w:rsidDel="00CA18DB">
            <w:fldChar w:fldCharType="end"/>
          </w:r>
          <w:r w:rsidDel="00CA18DB">
            <w:rPr>
              <w:rFonts w:hint="eastAsia"/>
            </w:rPr>
            <w:delText>，本研究将从以下六个维度对模型生成的答案进行人工评分：</w:delText>
          </w:r>
        </w:del>
      </w:moveTo>
    </w:p>
    <w:p w14:paraId="17DA1FF5" w14:textId="68C2C500" w:rsidR="00CA18DB" w:rsidDel="00CA18DB" w:rsidRDefault="00CA18DB">
      <w:pPr>
        <w:pStyle w:val="altz"/>
        <w:ind w:firstLine="480"/>
        <w:rPr>
          <w:del w:id="1657" w:author="Zixuan Zhou" w:date="2026-04-27T02:10:00Z" w16du:dateUtc="2026-04-26T18:10:00Z"/>
          <w:moveTo w:id="1658" w:author="Zixuan Zhou" w:date="2026-04-27T02:09:00Z" w16du:dateUtc="2026-04-26T18:09:00Z"/>
        </w:rPr>
        <w:pPrChange w:id="1659" w:author="Zixuan Zhou" w:date="2026-04-27T02:10:00Z" w16du:dateUtc="2026-04-26T18:10:00Z">
          <w:pPr>
            <w:pStyle w:val="altz"/>
            <w:numPr>
              <w:numId w:val="11"/>
            </w:numPr>
            <w:ind w:left="920" w:firstLineChars="0" w:hanging="440"/>
          </w:pPr>
        </w:pPrChange>
      </w:pPr>
      <w:moveTo w:id="1660" w:author="Zixuan Zhou" w:date="2026-04-27T02:09:00Z" w16du:dateUtc="2026-04-26T18:09:00Z">
        <w:del w:id="1661" w:author="Zixuan Zhou" w:date="2026-04-27T02:10:00Z" w16du:dateUtc="2026-04-26T18:10:00Z">
          <w:r w:rsidDel="00CA18DB">
            <w:rPr>
              <w:rFonts w:hint="eastAsia"/>
            </w:rPr>
            <w:delText>指导性：答案是否提供了清晰、可操作的建议或下一步行动指南。</w:delText>
          </w:r>
        </w:del>
      </w:moveTo>
    </w:p>
    <w:p w14:paraId="2608C0E3" w14:textId="6464C6F9" w:rsidR="00CA18DB" w:rsidDel="00CA18DB" w:rsidRDefault="00CA18DB">
      <w:pPr>
        <w:pStyle w:val="altz"/>
        <w:ind w:firstLine="480"/>
        <w:rPr>
          <w:del w:id="1662" w:author="Zixuan Zhou" w:date="2026-04-27T02:10:00Z" w16du:dateUtc="2026-04-26T18:10:00Z"/>
          <w:moveTo w:id="1663" w:author="Zixuan Zhou" w:date="2026-04-27T02:09:00Z" w16du:dateUtc="2026-04-26T18:09:00Z"/>
        </w:rPr>
        <w:pPrChange w:id="1664" w:author="Zixuan Zhou" w:date="2026-04-27T02:10:00Z" w16du:dateUtc="2026-04-26T18:10:00Z">
          <w:pPr>
            <w:pStyle w:val="altz"/>
            <w:numPr>
              <w:numId w:val="11"/>
            </w:numPr>
            <w:ind w:left="920" w:firstLineChars="0" w:hanging="440"/>
          </w:pPr>
        </w:pPrChange>
      </w:pPr>
      <w:moveTo w:id="1665" w:author="Zixuan Zhou" w:date="2026-04-27T02:09:00Z" w16du:dateUtc="2026-04-26T18:09:00Z">
        <w:del w:id="1666" w:author="Zixuan Zhou" w:date="2026-04-27T02:10:00Z" w16du:dateUtc="2026-04-26T18:10:00Z">
          <w:r w:rsidDel="00CA18DB">
            <w:rPr>
              <w:rFonts w:hint="eastAsia"/>
            </w:rPr>
            <w:delText>准确性：答案所包含的医学信息是否科学、准确，无事实性错误。</w:delText>
          </w:r>
        </w:del>
      </w:moveTo>
    </w:p>
    <w:p w14:paraId="38DC97DC" w14:textId="66AEF5AB" w:rsidR="00CA18DB" w:rsidDel="00CA18DB" w:rsidRDefault="00CA18DB">
      <w:pPr>
        <w:pStyle w:val="altz"/>
        <w:ind w:firstLine="480"/>
        <w:rPr>
          <w:del w:id="1667" w:author="Zixuan Zhou" w:date="2026-04-27T02:10:00Z" w16du:dateUtc="2026-04-26T18:10:00Z"/>
          <w:moveTo w:id="1668" w:author="Zixuan Zhou" w:date="2026-04-27T02:09:00Z" w16du:dateUtc="2026-04-26T18:09:00Z"/>
        </w:rPr>
        <w:pPrChange w:id="1669" w:author="Zixuan Zhou" w:date="2026-04-27T02:10:00Z" w16du:dateUtc="2026-04-26T18:10:00Z">
          <w:pPr>
            <w:pStyle w:val="altz"/>
            <w:numPr>
              <w:numId w:val="11"/>
            </w:numPr>
            <w:ind w:left="920" w:firstLineChars="0" w:hanging="440"/>
          </w:pPr>
        </w:pPrChange>
      </w:pPr>
      <w:moveTo w:id="1670" w:author="Zixuan Zhou" w:date="2026-04-27T02:09:00Z" w16du:dateUtc="2026-04-26T18:09:00Z">
        <w:del w:id="1671" w:author="Zixuan Zhou" w:date="2026-04-27T02:10:00Z" w16du:dateUtc="2026-04-26T18:10:00Z">
          <w:r w:rsidDel="00CA18DB">
            <w:rPr>
              <w:rFonts w:hint="eastAsia"/>
            </w:rPr>
            <w:delText>完整性：答案是否全面地回应了用户提问的所有方面，无重要信息遗漏。</w:delText>
          </w:r>
        </w:del>
      </w:moveTo>
    </w:p>
    <w:p w14:paraId="01BAB322" w14:textId="47F5CC46" w:rsidR="00CA18DB" w:rsidDel="00CA18DB" w:rsidRDefault="00CA18DB">
      <w:pPr>
        <w:pStyle w:val="altz"/>
        <w:ind w:firstLine="480"/>
        <w:rPr>
          <w:del w:id="1672" w:author="Zixuan Zhou" w:date="2026-04-27T02:10:00Z" w16du:dateUtc="2026-04-26T18:10:00Z"/>
          <w:moveTo w:id="1673" w:author="Zixuan Zhou" w:date="2026-04-27T02:09:00Z" w16du:dateUtc="2026-04-26T18:09:00Z"/>
        </w:rPr>
        <w:pPrChange w:id="1674" w:author="Zixuan Zhou" w:date="2026-04-27T02:10:00Z" w16du:dateUtc="2026-04-26T18:10:00Z">
          <w:pPr>
            <w:pStyle w:val="altz"/>
            <w:numPr>
              <w:numId w:val="11"/>
            </w:numPr>
            <w:ind w:left="920" w:firstLineChars="0" w:hanging="440"/>
          </w:pPr>
        </w:pPrChange>
      </w:pPr>
      <w:moveTo w:id="1675" w:author="Zixuan Zhou" w:date="2026-04-27T02:09:00Z" w16du:dateUtc="2026-04-26T18:09:00Z">
        <w:del w:id="1676" w:author="Zixuan Zhou" w:date="2026-04-27T02:10:00Z" w16du:dateUtc="2026-04-26T18:10:00Z">
          <w:r w:rsidDel="00CA18DB">
            <w:rPr>
              <w:rFonts w:hint="eastAsia"/>
            </w:rPr>
            <w:delText>安全性：答案是否不包含任何可能导致伤害的建议，并对潜在风险进行了充分提示。</w:delText>
          </w:r>
        </w:del>
      </w:moveTo>
    </w:p>
    <w:p w14:paraId="7276DB84" w14:textId="1600A523" w:rsidR="00CA18DB" w:rsidDel="00CA18DB" w:rsidRDefault="00CA18DB">
      <w:pPr>
        <w:pStyle w:val="altz"/>
        <w:ind w:firstLine="480"/>
        <w:rPr>
          <w:del w:id="1677" w:author="Zixuan Zhou" w:date="2026-04-27T02:10:00Z" w16du:dateUtc="2026-04-26T18:10:00Z"/>
          <w:moveTo w:id="1678" w:author="Zixuan Zhou" w:date="2026-04-27T02:09:00Z" w16du:dateUtc="2026-04-26T18:09:00Z"/>
        </w:rPr>
        <w:pPrChange w:id="1679" w:author="Zixuan Zhou" w:date="2026-04-27T02:10:00Z" w16du:dateUtc="2026-04-26T18:10:00Z">
          <w:pPr>
            <w:pStyle w:val="altz"/>
            <w:numPr>
              <w:numId w:val="11"/>
            </w:numPr>
            <w:ind w:left="920" w:firstLineChars="0" w:hanging="440"/>
          </w:pPr>
        </w:pPrChange>
      </w:pPr>
      <w:moveTo w:id="1680" w:author="Zixuan Zhou" w:date="2026-04-27T02:09:00Z" w16du:dateUtc="2026-04-26T18:09:00Z">
        <w:del w:id="1681" w:author="Zixuan Zhou" w:date="2026-04-27T02:10:00Z" w16du:dateUtc="2026-04-26T18:10:00Z">
          <w:r w:rsidDel="00CA18DB">
            <w:rPr>
              <w:rFonts w:hint="eastAsia"/>
            </w:rPr>
            <w:delText>易于理解：答案是否使用通俗易懂的语言，避免了不必要的专业术语，适合青少年阅读。</w:delText>
          </w:r>
        </w:del>
      </w:moveTo>
    </w:p>
    <w:p w14:paraId="40AB5932" w14:textId="19B46791" w:rsidR="00CA18DB" w:rsidRDefault="00CA18DB" w:rsidP="00CA18DB">
      <w:pPr>
        <w:pStyle w:val="altz"/>
        <w:ind w:firstLine="480"/>
        <w:rPr>
          <w:ins w:id="1682" w:author="Zixuan Zhou" w:date="2026-04-27T02:10:00Z" w16du:dateUtc="2026-04-26T18:10:00Z"/>
        </w:rPr>
      </w:pPr>
      <w:moveTo w:id="1683" w:author="Zixuan Zhou" w:date="2026-04-27T02:09:00Z" w16du:dateUtc="2026-04-26T18:09:00Z">
        <w:del w:id="1684" w:author="Zixuan Zhou" w:date="2026-04-27T02:10:00Z" w16du:dateUtc="2026-04-26T18:10:00Z">
          <w:r w:rsidDel="00CA18DB">
            <w:rPr>
              <w:rFonts w:hint="eastAsia"/>
            </w:rPr>
            <w:delText>仅提供必要信息：答案是否仅提供了必要信息，避免了无关内容的冗余，做到了言简意赅</w:delText>
          </w:r>
        </w:del>
      </w:moveTo>
      <w:moveToRangeEnd w:id="1653"/>
      <w:r>
        <w:rPr>
          <w:rFonts w:hint="eastAsia"/>
        </w:rPr>
        <w:t>经过人工修订的问答对，将提交给外部医学专家</w:t>
      </w:r>
      <w:del w:id="1685" w:author="Zixuan Zhou" w:date="2026-04-27T02:10:00Z" w16du:dateUtc="2026-04-26T18:10:00Z">
        <w:r w:rsidDel="00CA18DB">
          <w:rPr>
            <w:rFonts w:hint="eastAsia"/>
          </w:rPr>
          <w:delText>（至少包含</w:delText>
        </w:r>
        <w:r w:rsidDel="00CA18DB">
          <w:rPr>
            <w:rFonts w:hint="eastAsia"/>
          </w:rPr>
          <w:delText>2</w:delText>
        </w:r>
        <w:r w:rsidDel="00CA18DB">
          <w:rPr>
            <w:rFonts w:hint="eastAsia"/>
          </w:rPr>
          <w:delText>名副主任医师及以上的妇产科医生）</w:delText>
        </w:r>
      </w:del>
      <w:r>
        <w:rPr>
          <w:rFonts w:hint="eastAsia"/>
        </w:rPr>
        <w:t>进行最终审核。</w:t>
      </w:r>
      <w:ins w:id="1686" w:author="Zixuan Zhou" w:date="2026-04-27T02:10:00Z" w16du:dateUtc="2026-04-26T18:10:00Z">
        <w:r>
          <w:rPr>
            <w:rFonts w:hint="eastAsia"/>
          </w:rPr>
          <w:t>参考相关研究</w:t>
        </w:r>
        <w:r>
          <w:fldChar w:fldCharType="begin"/>
        </w:r>
      </w:ins>
      <w:r w:rsidR="001704E8">
        <w:instrText xml:space="preserve"> ADDIN ZOTERO_ITEM CSL_CITATION {"citationID":"2pnUrg79","properties":{"unsorted":false,"formattedCitation":"\\super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ins w:id="1687" w:author="Zixuan Zhou" w:date="2026-04-27T02:10:00Z" w16du:dateUtc="2026-04-26T18:10:00Z">
        <w:r>
          <w:fldChar w:fldCharType="separate"/>
        </w:r>
        <w:r w:rsidRPr="00740296">
          <w:rPr>
            <w:rFonts w:cs="Times New Roman"/>
            <w:kern w:val="0"/>
            <w:vertAlign w:val="superscript"/>
          </w:rPr>
          <w:t>[28]</w:t>
        </w:r>
        <w:r>
          <w:fldChar w:fldCharType="end"/>
        </w:r>
        <w:r>
          <w:rPr>
            <w:rFonts w:hint="eastAsia"/>
          </w:rPr>
          <w:t>，本研究将从以下六个维度对模型生成的答案进行人工评分：</w:t>
        </w:r>
      </w:ins>
    </w:p>
    <w:p w14:paraId="0889AAE9" w14:textId="5FF8D789" w:rsidR="00CA18DB" w:rsidRDefault="00CA18DB" w:rsidP="00CA18DB">
      <w:pPr>
        <w:pStyle w:val="altz"/>
        <w:numPr>
          <w:ilvl w:val="0"/>
          <w:numId w:val="46"/>
        </w:numPr>
        <w:ind w:firstLineChars="0"/>
        <w:rPr>
          <w:ins w:id="1688" w:author="Zixuan Zhou" w:date="2026-04-27T02:10:00Z" w16du:dateUtc="2026-04-26T18:10:00Z"/>
        </w:rPr>
      </w:pPr>
      <w:ins w:id="1689" w:author="Zixuan Zhou" w:date="2026-04-27T02:10:00Z" w16du:dateUtc="2026-04-26T18:10:00Z">
        <w:r>
          <w:rPr>
            <w:rFonts w:hint="eastAsia"/>
          </w:rPr>
          <w:t>指导性：是否提供了清晰、可操作的建议或下一步行动指南。</w:t>
        </w:r>
      </w:ins>
    </w:p>
    <w:p w14:paraId="246E54A9" w14:textId="4913BFBD" w:rsidR="00CA18DB" w:rsidRDefault="00CA18DB" w:rsidP="00CA18DB">
      <w:pPr>
        <w:pStyle w:val="altz"/>
        <w:numPr>
          <w:ilvl w:val="0"/>
          <w:numId w:val="46"/>
        </w:numPr>
        <w:ind w:firstLineChars="0"/>
        <w:rPr>
          <w:ins w:id="1690" w:author="Zixuan Zhou" w:date="2026-04-27T02:10:00Z" w16du:dateUtc="2026-04-26T18:10:00Z"/>
        </w:rPr>
      </w:pPr>
      <w:ins w:id="1691" w:author="Zixuan Zhou" w:date="2026-04-27T02:10:00Z" w16du:dateUtc="2026-04-26T18:10:00Z">
        <w:r>
          <w:rPr>
            <w:rFonts w:hint="eastAsia"/>
          </w:rPr>
          <w:t>准确性：所包含的医学信息是否科学、准确，无事实性错误。</w:t>
        </w:r>
      </w:ins>
    </w:p>
    <w:p w14:paraId="37B28AB9" w14:textId="10FDD237" w:rsidR="00CA18DB" w:rsidRDefault="00CA18DB" w:rsidP="00CA18DB">
      <w:pPr>
        <w:pStyle w:val="altz"/>
        <w:numPr>
          <w:ilvl w:val="0"/>
          <w:numId w:val="46"/>
        </w:numPr>
        <w:ind w:firstLineChars="0"/>
        <w:rPr>
          <w:ins w:id="1692" w:author="Zixuan Zhou" w:date="2026-04-27T02:10:00Z" w16du:dateUtc="2026-04-26T18:10:00Z"/>
        </w:rPr>
      </w:pPr>
      <w:ins w:id="1693" w:author="Zixuan Zhou" w:date="2026-04-27T02:10:00Z" w16du:dateUtc="2026-04-26T18:10:00Z">
        <w:r>
          <w:rPr>
            <w:rFonts w:hint="eastAsia"/>
          </w:rPr>
          <w:t>完整性：是否全面地回应了用户提问的所有方面，无重要信息遗漏。</w:t>
        </w:r>
      </w:ins>
    </w:p>
    <w:p w14:paraId="57809EF1" w14:textId="55051F90" w:rsidR="00CA18DB" w:rsidRDefault="00CA18DB" w:rsidP="00CA18DB">
      <w:pPr>
        <w:pStyle w:val="altz"/>
        <w:numPr>
          <w:ilvl w:val="0"/>
          <w:numId w:val="46"/>
        </w:numPr>
        <w:ind w:firstLineChars="0"/>
        <w:rPr>
          <w:ins w:id="1694" w:author="Zixuan Zhou" w:date="2026-04-27T02:10:00Z" w16du:dateUtc="2026-04-26T18:10:00Z"/>
        </w:rPr>
      </w:pPr>
      <w:ins w:id="1695" w:author="Zixuan Zhou" w:date="2026-04-27T02:10:00Z" w16du:dateUtc="2026-04-26T18:10:00Z">
        <w:r>
          <w:rPr>
            <w:rFonts w:hint="eastAsia"/>
          </w:rPr>
          <w:t>安全性：是否不包含任何可能导致伤害的建议，并对潜在风险进行了充分提示。</w:t>
        </w:r>
      </w:ins>
    </w:p>
    <w:p w14:paraId="7C5E652E" w14:textId="189CD3B1" w:rsidR="00CA18DB" w:rsidRDefault="00CA18DB" w:rsidP="00CA18DB">
      <w:pPr>
        <w:pStyle w:val="altz"/>
        <w:numPr>
          <w:ilvl w:val="0"/>
          <w:numId w:val="46"/>
        </w:numPr>
        <w:ind w:firstLineChars="0"/>
        <w:rPr>
          <w:ins w:id="1696" w:author="Zixuan Zhou" w:date="2026-04-27T02:10:00Z" w16du:dateUtc="2026-04-26T18:10:00Z"/>
        </w:rPr>
      </w:pPr>
      <w:ins w:id="1697" w:author="Zixuan Zhou" w:date="2026-04-27T02:10:00Z" w16du:dateUtc="2026-04-26T18:10:00Z">
        <w:r>
          <w:rPr>
            <w:rFonts w:hint="eastAsia"/>
          </w:rPr>
          <w:t>易于理解：是否使用通俗易懂的语言，避免了不必要的专业术语，适合青少年阅读。</w:t>
        </w:r>
      </w:ins>
    </w:p>
    <w:p w14:paraId="1D2220D1" w14:textId="5037EF34" w:rsidR="00CA18DB" w:rsidRDefault="00CA18DB">
      <w:pPr>
        <w:pStyle w:val="altz"/>
        <w:numPr>
          <w:ilvl w:val="0"/>
          <w:numId w:val="46"/>
        </w:numPr>
        <w:ind w:firstLineChars="0"/>
        <w:rPr>
          <w:ins w:id="1698" w:author="Zixuan Zhou" w:date="2026-04-27T02:10:00Z" w16du:dateUtc="2026-04-26T18:10:00Z"/>
        </w:rPr>
        <w:pPrChange w:id="1699" w:author="Zixuan Zhou" w:date="2026-04-27T02:11:00Z" w16du:dateUtc="2026-04-26T18:11:00Z">
          <w:pPr>
            <w:pStyle w:val="altz"/>
            <w:ind w:firstLine="480"/>
          </w:pPr>
        </w:pPrChange>
      </w:pPr>
      <w:ins w:id="1700" w:author="Zixuan Zhou" w:date="2026-04-27T02:10:00Z" w16du:dateUtc="2026-04-26T18:10:00Z">
        <w:r>
          <w:rPr>
            <w:rFonts w:hint="eastAsia"/>
          </w:rPr>
          <w:t>仅提供必要信息：是否仅提供了必要信息，避免了无关内容的冗余，做到了言简意赅</w:t>
        </w:r>
      </w:ins>
    </w:p>
    <w:p w14:paraId="328AF1CA" w14:textId="48BA1DAF" w:rsidR="00C12CAC" w:rsidRDefault="0089310B" w:rsidP="002E02F1">
      <w:pPr>
        <w:pStyle w:val="altz"/>
        <w:ind w:firstLine="480"/>
      </w:pPr>
      <w:del w:id="1701" w:author="Zixuan Zhou" w:date="2026-04-27T02:11:00Z" w16du:dateUtc="2026-04-26T18:11:00Z">
        <w:r w:rsidDel="00350883">
          <w:rPr>
            <w:rFonts w:hint="eastAsia"/>
          </w:rPr>
          <w:delText>参考相关研究，</w:delText>
        </w:r>
      </w:del>
      <w:r>
        <w:rPr>
          <w:rFonts w:hint="eastAsia"/>
        </w:rPr>
        <w:t>本实验设置</w:t>
      </w:r>
      <w:r w:rsidRPr="00DD1BAB">
        <w:rPr>
          <w:rFonts w:hint="eastAsia"/>
        </w:rPr>
        <w:t>让</w:t>
      </w:r>
      <w:commentRangeStart w:id="1702"/>
      <w:r w:rsidRPr="00DD1BAB">
        <w:rPr>
          <w:rFonts w:hint="eastAsia"/>
        </w:rPr>
        <w:t>专家使用</w:t>
      </w:r>
      <w:ins w:id="1703" w:author="Zixuan Zhou" w:date="2026-04-17T14:13:00Z" w16du:dateUtc="2026-04-17T06:13:00Z">
        <w:r w:rsidR="007B6240" w:rsidRPr="00DD1BAB">
          <w:rPr>
            <w:rFonts w:hint="eastAsia"/>
          </w:rPr>
          <w:t>3</w:t>
        </w:r>
      </w:ins>
      <w:del w:id="1704" w:author="Zixuan Zhou" w:date="2026-04-17T14:13:00Z" w16du:dateUtc="2026-04-17T06:13:00Z">
        <w:r w:rsidRPr="00DD1BAB" w:rsidDel="007B6240">
          <w:rPr>
            <w:rFonts w:hint="eastAsia"/>
          </w:rPr>
          <w:delText>5</w:delText>
        </w:r>
      </w:del>
      <w:r w:rsidRPr="00DD1BAB">
        <w:rPr>
          <w:rFonts w:hint="eastAsia"/>
        </w:rPr>
        <w:t>点</w:t>
      </w:r>
      <w:r w:rsidR="00DD1BAB">
        <w:rPr>
          <w:rFonts w:hint="eastAsia"/>
        </w:rPr>
        <w:t>式</w:t>
      </w:r>
      <w:r w:rsidRPr="00DD1BAB">
        <w:rPr>
          <w:rFonts w:hint="eastAsia"/>
        </w:rPr>
        <w:t>Likert</w:t>
      </w:r>
      <w:r w:rsidRPr="00DD1BAB">
        <w:rPr>
          <w:rFonts w:hint="eastAsia"/>
        </w:rPr>
        <w:t>量表</w:t>
      </w:r>
      <w:del w:id="1705" w:author="Zixuan Zhou" w:date="2026-04-17T19:04:00Z" w16du:dateUtc="2026-04-17T11:04:00Z">
        <w:r w:rsidRPr="00DD1BAB" w:rsidDel="00C12CAC">
          <w:rPr>
            <w:rFonts w:hint="eastAsia"/>
          </w:rPr>
          <w:delText>（</w:delText>
        </w:r>
        <w:r w:rsidRPr="00DD1BAB" w:rsidDel="00C12CAC">
          <w:rPr>
            <w:rFonts w:hint="eastAsia"/>
          </w:rPr>
          <w:delText>1=</w:delText>
        </w:r>
        <w:r w:rsidRPr="00DD1BAB" w:rsidDel="00C12CAC">
          <w:rPr>
            <w:rFonts w:hint="eastAsia"/>
          </w:rPr>
          <w:delText>完全不符合，</w:delText>
        </w:r>
        <w:r w:rsidRPr="00DD1BAB" w:rsidDel="00C12CAC">
          <w:rPr>
            <w:rFonts w:hint="eastAsia"/>
          </w:rPr>
          <w:delText>5=</w:delText>
        </w:r>
        <w:r w:rsidRPr="00DD1BAB" w:rsidDel="00C12CAC">
          <w:rPr>
            <w:rFonts w:hint="eastAsia"/>
          </w:rPr>
          <w:delText>完全符合）</w:delText>
        </w:r>
      </w:del>
      <w:r w:rsidRPr="00DD1BAB">
        <w:rPr>
          <w:rFonts w:hint="eastAsia"/>
        </w:rPr>
        <w:t>对每个问答对</w:t>
      </w:r>
      <w:r w:rsidR="001E2739" w:rsidRPr="00DD1BAB">
        <w:rPr>
          <w:rFonts w:hint="eastAsia"/>
        </w:rPr>
        <w:t>从</w:t>
      </w:r>
      <w:r w:rsidRPr="00DD1BAB">
        <w:rPr>
          <w:rFonts w:hint="eastAsia"/>
        </w:rPr>
        <w:t>六个维度进行独立打分</w:t>
      </w:r>
      <w:commentRangeEnd w:id="1702"/>
      <w:r w:rsidR="00192633" w:rsidRPr="00DD1BAB">
        <w:rPr>
          <w:rStyle w:val="afc"/>
          <w:sz w:val="24"/>
          <w:szCs w:val="22"/>
        </w:rPr>
        <w:commentReference w:id="1702"/>
      </w:r>
      <w:r w:rsidR="007C45DE" w:rsidRPr="00DD1BAB">
        <w:fldChar w:fldCharType="begin"/>
      </w:r>
      <w:r w:rsidR="001704E8">
        <w:instrText xml:space="preserve"> ADDIN ZOTERO_ITEM CSL_CITATION {"citationID":"i573oUAz","properties":{"unsorted":false,"formattedCitation":"\\super [36,37]\\nosupersub{}","plainCitation":"[36,37]","noteIndex":0},"citationItems":[{"id":1242,"uris":["http://zotero.org/users/15209510/items/KJL3DSIU"],"itemData":{"id":1242,"type":"article-journal","abstract":"Background\nThe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Hwa"},{"family":"Choi","given":"Edward"}],"issued":{"date-parts":[["2024",11,20]]}}},{"id":1240,"uris":["http://zotero.org/users/15209510/items/9W2BCPA2"],"itemData":{"id":1240,"type":"article-journal","abstract":"The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2E02F1">
        <w:rPr>
          <w:rFonts w:hint="eastAsia"/>
        </w:rPr>
        <w:t>。</w:t>
      </w:r>
    </w:p>
    <w:p w14:paraId="5ED060D2" w14:textId="56E2D061" w:rsidR="001E2739" w:rsidRPr="001E2739" w:rsidRDefault="001E2739" w:rsidP="002E02F1">
      <w:pPr>
        <w:pStyle w:val="aff6"/>
        <w:spacing w:before="326" w:after="163"/>
      </w:pPr>
      <w:bookmarkStart w:id="1706" w:name="_Ref227682250"/>
      <w:bookmarkStart w:id="1707" w:name="_Toc228022953"/>
      <w:r w:rsidRPr="001E2739">
        <w:rPr>
          <w:rFonts w:hint="eastAsia"/>
        </w:rPr>
        <w:t>表</w:t>
      </w:r>
      <w:r w:rsidRPr="001E2739">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3</w:t>
      </w:r>
      <w:r w:rsidR="00492FE9">
        <w:rPr>
          <w:rFonts w:hint="eastAsia"/>
        </w:rPr>
        <w:fldChar w:fldCharType="end"/>
      </w:r>
      <w:r w:rsidRPr="001E2739">
        <w:rPr>
          <w:rFonts w:hint="eastAsia"/>
        </w:rPr>
        <w:t xml:space="preserve"> </w:t>
      </w:r>
      <w:r w:rsidRPr="001E2739">
        <w:rPr>
          <w:rFonts w:hint="eastAsia"/>
        </w:rPr>
        <w:t>打分指标量表</w:t>
      </w:r>
      <w:bookmarkEnd w:id="1706"/>
      <w:bookmarkEnd w:id="1707"/>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w:t>
            </w:r>
            <w:r w:rsidRPr="00195EEC">
              <w:rPr>
                <w:rFonts w:hint="eastAsia"/>
                <w:sz w:val="21"/>
                <w:szCs w:val="21"/>
              </w:rPr>
              <w:lastRenderedPageBreak/>
              <w:t>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lastRenderedPageBreak/>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34B4EA9F" w:rsidR="00F54B80" w:rsidRDefault="00000000" w:rsidP="002E02F1">
      <w:pPr>
        <w:pStyle w:val="altz"/>
        <w:ind w:firstLine="480"/>
      </w:pPr>
      <w:r w:rsidRPr="002E02F1">
        <w:rPr>
          <w:rFonts w:hint="eastAsia"/>
        </w:rPr>
        <w:t>只有当一个问答对在所有六个维度上的平均分均高于</w:t>
      </w:r>
      <w:del w:id="1708" w:author="Zixuan Zhou" w:date="2026-04-17T19:05:00Z" w16du:dateUtc="2026-04-17T11:05:00Z">
        <w:r w:rsidRPr="002E02F1" w:rsidDel="00C12CAC">
          <w:rPr>
            <w:rFonts w:hint="eastAsia"/>
          </w:rPr>
          <w:delText>4.0</w:delText>
        </w:r>
      </w:del>
      <w:ins w:id="1709" w:author="Zixuan Zhou" w:date="2026-04-17T19:05:00Z" w16du:dateUtc="2026-04-17T11:05:00Z">
        <w:r w:rsidR="00C12CAC" w:rsidRPr="002E02F1">
          <w:rPr>
            <w:rFonts w:hint="eastAsia"/>
          </w:rPr>
          <w:t>2</w:t>
        </w:r>
      </w:ins>
      <w:r w:rsidRPr="002E02F1">
        <w:rPr>
          <w:rFonts w:hint="eastAsia"/>
        </w:rPr>
        <w:t>分（含）时，才被视为合格，并最终纳入用于模型微调的数据集。任何未达标的问答对将被退回进行重新修订或直接废弃。</w:t>
      </w:r>
      <w:del w:id="1710"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711" w:name="_Toc228219368"/>
      <w:r>
        <w:rPr>
          <w:rFonts w:hint="eastAsia"/>
        </w:rPr>
        <w:t>数据集质量评估</w:t>
      </w:r>
      <w:bookmarkEnd w:id="1711"/>
    </w:p>
    <w:p w14:paraId="31127861" w14:textId="695D59FE" w:rsidR="00A24A9B" w:rsidRPr="00A24A9B" w:rsidRDefault="00A24A9B" w:rsidP="00A24A9B">
      <w:pPr>
        <w:pStyle w:val="altz"/>
        <w:ind w:firstLine="480"/>
      </w:pPr>
      <w:r w:rsidRPr="00A24A9B">
        <w:t>经过问题规范化、答案生成与人工修订，研究已获得一批候选问答对。然而，若要对全部候选数据进行逐条人工审核，需面临极高的时间与人力成本</w:t>
      </w:r>
      <w:r>
        <w:rPr>
          <w:rFonts w:hint="eastAsia"/>
        </w:rPr>
        <w:t>。</w:t>
      </w:r>
      <w:r w:rsidRPr="00A24A9B">
        <w:t>按</w:t>
      </w:r>
      <w:r w:rsidRPr="00A24A9B">
        <w:t>6</w:t>
      </w:r>
      <w:r w:rsidRPr="00A24A9B">
        <w:t>维度</w:t>
      </w:r>
      <m:oMath>
        <m:r>
          <w:del w:id="1712" w:author="Zixuan Zhou" w:date="2026-04-27T21:41:00Z" w16du:dateUtc="2026-04-27T13:41:00Z">
            <w:rPr>
              <w:rFonts w:ascii="Cambria Math" w:hAnsi="Cambria Math"/>
            </w:rPr>
            <m:t xml:space="preserve"> </m:t>
          </w:del>
        </m:r>
        <m:r>
          <w:rPr>
            <w:rFonts w:ascii="Cambria Math" w:hAnsi="Cambria Math"/>
          </w:rPr>
          <m:t xml:space="preserve">× </m:t>
        </m:r>
      </m:oMath>
      <w:r w:rsidRPr="00A24A9B">
        <w:t>2</w:t>
      </w:r>
      <w:r w:rsidRPr="00A24A9B">
        <w:t>名专家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713" w:name="_Toc228219369"/>
      <w:r>
        <w:rPr>
          <w:rFonts w:hint="eastAsia"/>
        </w:rPr>
        <w:t>多维度评估体系设计</w:t>
      </w:r>
      <w:bookmarkEnd w:id="1713"/>
    </w:p>
    <w:p w14:paraId="71AB226E" w14:textId="7D26B716"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ins w:id="1714" w:author="Zixuan Zhou" w:date="2026-04-27T21:42:00Z" w16du:dateUtc="2026-04-27T13:42:00Z">
        <w:r w:rsidR="00D95BED">
          <w:rPr>
            <w:rFonts w:hint="eastAsia"/>
          </w:rPr>
          <w:t>是</w:t>
        </w:r>
      </w:ins>
      <w:del w:id="1715" w:author="Zixuan Zhou" w:date="2026-04-27T21:42:00Z" w16du:dateUtc="2026-04-27T13:42:00Z">
        <w:r w:rsidRPr="001E2739" w:rsidDel="00D95BED">
          <w:rPr>
            <w:rFonts w:hint="eastAsia"/>
          </w:rPr>
          <w:delText>是</w:delText>
        </w:r>
        <w:r w:rsidDel="00D95BED">
          <w:rPr>
            <w:rFonts w:hint="eastAsia"/>
          </w:rPr>
          <w:delText>按照“</w:delText>
        </w:r>
        <w:r w:rsidRPr="001E2739" w:rsidDel="00D95BED">
          <w:rPr>
            <w:rFonts w:hint="eastAsia"/>
          </w:rPr>
          <w:delText>先广筛、后精选</w:delText>
        </w:r>
        <w:r w:rsidDel="00D95BED">
          <w:rPr>
            <w:rFonts w:hint="eastAsia"/>
          </w:rPr>
          <w:delText>”</w:delText>
        </w:r>
        <w:r w:rsidRPr="001E2739" w:rsidDel="00D95BED">
          <w:rPr>
            <w:rFonts w:hint="eastAsia"/>
          </w:rPr>
          <w:delText>的</w:delText>
        </w:r>
        <w:r w:rsidDel="00D95BED">
          <w:rPr>
            <w:rFonts w:hint="eastAsia"/>
          </w:rPr>
          <w:delText>思路</w:delText>
        </w:r>
        <w:r w:rsidRPr="001E2739" w:rsidDel="00D95BED">
          <w:rPr>
            <w:rFonts w:hint="eastAsia"/>
          </w:rPr>
          <w:delText>，</w:delText>
        </w:r>
      </w:del>
      <w:r w:rsidRPr="001E2739">
        <w:rPr>
          <w:rFonts w:hint="eastAsia"/>
        </w:rPr>
        <w:t>选取了当前具有代表性的</w:t>
      </w:r>
      <w:ins w:id="1716" w:author="Zixuan Zhou" w:date="2026-04-27T02:29:00Z" w16du:dateUtc="2026-04-26T18:29:00Z">
        <w:r w:rsidR="00352265">
          <w:rPr>
            <w:rFonts w:hint="eastAsia"/>
          </w:rPr>
          <w:t>五</w:t>
        </w:r>
      </w:ins>
      <w:del w:id="1717" w:author="Zixuan Zhou" w:date="2026-04-27T02:29:00Z" w16du:dateUtc="2026-04-26T18:29:00Z">
        <w:r w:rsidRPr="001E2739" w:rsidDel="00352265">
          <w:rPr>
            <w:rFonts w:hint="eastAsia"/>
          </w:rPr>
          <w:delText>六</w:delText>
        </w:r>
      </w:del>
      <w:r w:rsidRPr="001E2739">
        <w:rPr>
          <w:rFonts w:hint="eastAsia"/>
        </w:rPr>
        <w:t>款大语言模型共同参与初评，以从中遴选评价信度最接近人类专家水平的候选者。</w:t>
      </w:r>
    </w:p>
    <w:p w14:paraId="58FDF4B2" w14:textId="4B74DA56"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del w:id="1718" w:author="Zixuan Zhou" w:date="2026-04-27T02:29:00Z" w16du:dateUtc="2026-04-26T18:29:00Z">
        <w:r w:rsidRPr="001E2739" w:rsidDel="00352265">
          <w:rPr>
            <w:rFonts w:hint="eastAsia"/>
          </w:rPr>
          <w:delText>Qwen3-Omni-30B-A3B-Instruct</w:delText>
        </w:r>
        <w:r w:rsidRPr="001E2739" w:rsidDel="00352265">
          <w:rPr>
            <w:rFonts w:hint="eastAsia"/>
          </w:rPr>
          <w:delText>、</w:delText>
        </w:r>
      </w:del>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719"/>
      <w:r w:rsidRPr="001E2739">
        <w:rPr>
          <w:rFonts w:hint="eastAsia"/>
        </w:rPr>
        <w:t>同一批医学问答样本独立打分</w:t>
      </w:r>
      <w:commentRangeEnd w:id="1719"/>
      <w:r w:rsidR="00192633" w:rsidRPr="001E2739">
        <w:rPr>
          <w:rStyle w:val="afc"/>
          <w:rFonts w:hint="eastAsia"/>
          <w:sz w:val="24"/>
          <w:szCs w:val="22"/>
        </w:rPr>
        <w:commentReference w:id="1719"/>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1704E8">
        <w:instrText xml:space="preserve"> ADDIN ZOTERO_ITEM CSL_CITATION {"citationID":"33ay61yp","properties":{"unsorted":false,"formattedCitation":"\\super [38,39]\\nosupersub{}","plainCitation":"[38,39]","noteIndex":0},"citationItems":[{"id":1234,"uris":["http://zotero.org/users/15209510/items/5EAYSL55"],"itemData":{"id":1234,"type":"article-journal","abstract":"This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1238,"uris":["http://zotero.org/users/15209510/items/4AVTFCSB"],"itemData":{"id":1238,"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 xml:space="preserve"> Kapp</w:t>
      </w:r>
      <w:r w:rsidR="00352265">
        <w:rPr>
          <w:rFonts w:hint="eastAsia"/>
        </w:rPr>
        <w:t>a</w:t>
      </w:r>
      <w:r w:rsidR="00352265" w:rsidRPr="00352265">
        <w:t>系数</w:t>
      </w:r>
      <w:r w:rsidR="00352265">
        <w:rPr>
          <w:rFonts w:hint="eastAsia"/>
        </w:rPr>
        <w:t>的计算方法如下。</w:t>
      </w:r>
    </w:p>
    <w:p w14:paraId="593D0442" w14:textId="694000A4" w:rsidR="00352265" w:rsidRDefault="00F62009" w:rsidP="001E2739">
      <w:pPr>
        <w:pStyle w:val="altz"/>
        <w:ind w:firstLine="480"/>
      </w:pPr>
      <w:r w:rsidRPr="00F62009">
        <w:lastRenderedPageBreak/>
        <w:t>设两位评分主体对同一条问答对在某一维度上的评分分别为</w:t>
      </w:r>
      <w:r w:rsidRPr="00F62009">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 xml:space="preserve"> </w:t>
      </w:r>
      <w:r w:rsidRPr="00F62009">
        <w:t>与</w:t>
      </w:r>
      <w:r w:rsidRPr="00F6200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m:t>
        </m:r>
        <m:r>
          <w:del w:id="1720" w:author="Zixuan Zhou" w:date="2026-04-27T02:47:00Z" w16du:dateUtc="2026-04-26T18:47:00Z">
            <w:rPr>
              <w:rFonts w:ascii="Cambria Math" w:hAnsi="Cambria Math"/>
            </w:rPr>
            <m:t xml:space="preserve"> </m:t>
          </w:del>
        </m:r>
        <m:r>
          <w:rPr>
            <w:rFonts w:ascii="Cambria Math" w:hAnsi="Cambria Math"/>
          </w:rPr>
          <m:t>=</m:t>
        </m:r>
        <m:r>
          <w:del w:id="1721" w:author="Zixuan Zhou" w:date="2026-04-27T02:47:00Z" w16du:dateUtc="2026-04-26T18:47:00Z">
            <w:rPr>
              <w:rFonts w:ascii="Cambria Math" w:hAnsi="Cambria Math"/>
            </w:rPr>
            <m:t xml:space="preserve"> </m:t>
          </w:del>
        </m:r>
        <m:r>
          <w:rPr>
            <w:rFonts w:ascii="Cambria Math" w:hAnsi="Cambria Math"/>
          </w:rPr>
          <m:t>1,2,</m:t>
        </m:r>
        <m:r>
          <m:rPr>
            <m:sty m:val="p"/>
          </m:rPr>
          <w:rPr>
            <w:rFonts w:ascii="Cambria Math" w:hAnsi="Cambria Math" w:hint="eastAsia"/>
          </w:rPr>
          <m:t>…</m:t>
        </m:r>
        <m:r>
          <w:rPr>
            <w:rFonts w:ascii="Cambria Math" w:hAnsi="Cambria Math"/>
          </w:rPr>
          <m:t>,N</m:t>
        </m:r>
      </m:oMath>
      <w:r w:rsidRPr="00F62009">
        <w:t>），评分等级取值为</w:t>
      </w:r>
      <w:r w:rsidRPr="00F62009">
        <w:t xml:space="preserve"> 1,2,3</w:t>
      </w:r>
      <w:r w:rsidRPr="00F62009">
        <w:t>。二次加权</w:t>
      </w:r>
      <w:r w:rsidRPr="00F62009">
        <w:t xml:space="preserve"> Kappa </w:t>
      </w:r>
      <w:r w:rsidRPr="00F62009">
        <w:t>系数的计算公式为：</w:t>
      </w:r>
    </w:p>
    <w:tbl>
      <w:tblPr>
        <w:tblW w:w="5000" w:type="pct"/>
        <w:tblLook w:val="0000" w:firstRow="0" w:lastRow="0" w:firstColumn="0" w:lastColumn="0" w:noHBand="0" w:noVBand="0"/>
        <w:tblPrChange w:id="1722" w:author="Zixuan Zhou" w:date="2026-04-27T02:45:00Z" w16du:dateUtc="2026-04-26T18:45:00Z">
          <w:tblPr>
            <w:tblW w:w="5000" w:type="pct"/>
            <w:tblLook w:val="0000" w:firstRow="0" w:lastRow="0" w:firstColumn="0" w:lastColumn="0" w:noHBand="0" w:noVBand="0"/>
          </w:tblPr>
        </w:tblPrChange>
      </w:tblPr>
      <w:tblGrid>
        <w:gridCol w:w="1133"/>
        <w:gridCol w:w="6763"/>
        <w:gridCol w:w="1174"/>
        <w:tblGridChange w:id="1723">
          <w:tblGrid>
            <w:gridCol w:w="1133"/>
            <w:gridCol w:w="6763"/>
            <w:gridCol w:w="1174"/>
          </w:tblGrid>
        </w:tblGridChange>
      </w:tblGrid>
      <w:tr w:rsidR="00F62009" w14:paraId="40BB2EE2" w14:textId="77777777" w:rsidTr="00D2035A">
        <w:trPr>
          <w:trHeight w:val="794"/>
        </w:trPr>
        <w:tc>
          <w:tcPr>
            <w:tcW w:w="625" w:type="pct"/>
            <w:vAlign w:val="center"/>
            <w:tcPrChange w:id="1724" w:author="Zixuan Zhou" w:date="2026-04-27T02:45:00Z" w16du:dateUtc="2026-04-26T18:45:00Z">
              <w:tcPr>
                <w:tcW w:w="625" w:type="pct"/>
                <w:vAlign w:val="center"/>
              </w:tcPr>
            </w:tcPrChange>
          </w:tcPr>
          <w:p w14:paraId="08988F32" w14:textId="77777777" w:rsidR="00F62009" w:rsidRDefault="00F62009" w:rsidP="00F1206C">
            <w:pPr>
              <w:pStyle w:val="aff5"/>
              <w:tabs>
                <w:tab w:val="clear" w:pos="8400"/>
                <w:tab w:val="right" w:pos="8280"/>
              </w:tabs>
              <w:spacing w:after="120"/>
              <w:rPr>
                <w:rFonts w:ascii="宋体" w:hAnsi="宋体" w:hint="eastAsia"/>
                <w:sz w:val="24"/>
              </w:rPr>
            </w:pPr>
          </w:p>
        </w:tc>
        <w:tc>
          <w:tcPr>
            <w:tcW w:w="3728" w:type="pct"/>
            <w:vAlign w:val="center"/>
            <w:tcPrChange w:id="1725" w:author="Zixuan Zhou" w:date="2026-04-27T02:45:00Z" w16du:dateUtc="2026-04-26T18:45:00Z">
              <w:tcPr>
                <w:tcW w:w="3728" w:type="pct"/>
                <w:vAlign w:val="center"/>
              </w:tcPr>
            </w:tcPrChange>
          </w:tcPr>
          <w:p w14:paraId="5FBA3858" w14:textId="2FAE95A0" w:rsidR="00F62009" w:rsidRPr="000518C1" w:rsidRDefault="00D2035A">
            <w:pPr>
              <w:pStyle w:val="altz"/>
              <w:spacing w:line="240" w:lineRule="auto"/>
              <w:ind w:firstLineChars="0" w:firstLine="0"/>
              <w:pPrChange w:id="1726" w:author="Zixuan Zhou" w:date="2026-04-27T02:46:00Z" w16du:dateUtc="2026-04-26T18:46:00Z">
                <w:pPr>
                  <w:pStyle w:val="expressions"/>
                  <w:spacing w:after="120"/>
                </w:pPr>
              </w:pPrChange>
            </w:pPr>
            <m:oMathPara>
              <m:oMath>
                <m:r>
                  <w:del w:id="1727" w:author="Zixuan Zhou" w:date="2026-04-27T02:43:00Z" w16du:dateUtc="2026-04-26T18:43:00Z">
                    <m:rPr>
                      <m:sty m:val="p"/>
                    </m:rPr>
                    <w:rPr>
                      <w:rFonts w:ascii="Cambria Math" w:hAnsi="Cambria Math"/>
                    </w:rPr>
                    <m:t>\</m:t>
                  </w:del>
                </m:r>
                <m:r>
                  <w:del w:id="1728" w:author="Zixuan Zhou" w:date="2026-04-27T02:43:00Z" w16du:dateUtc="2026-04-26T18:43:00Z">
                    <w:rPr>
                      <w:rFonts w:ascii="Cambria Math" w:hAnsi="Cambria Math"/>
                    </w:rPr>
                    <m:t>backslash</m:t>
                  </w:del>
                </m:r>
                <m:r>
                  <w:del w:id="1729" w:author="Zixuan Zhou" w:date="2026-04-27T02:43:00Z" w16du:dateUtc="2026-04-26T18:43:00Z">
                    <m:rPr>
                      <m:sty m:val="p"/>
                    </m:rPr>
                    <w:rPr>
                      <w:rFonts w:ascii="Cambria Math" w:hAnsi="Cambria Math"/>
                    </w:rPr>
                    <m:t xml:space="preserve"> \$\</m:t>
                  </w:del>
                </m:r>
                <m:r>
                  <w:del w:id="1730" w:author="Zixuan Zhou" w:date="2026-04-27T02:43:00Z" w16du:dateUtc="2026-04-26T18:43:00Z">
                    <w:rPr>
                      <w:rFonts w:ascii="Cambria Math" w:hAnsi="Cambria Math"/>
                    </w:rPr>
                    <m:t>backslash</m:t>
                  </w:del>
                </m:r>
                <m:r>
                  <w:del w:id="1731" w:author="Zixuan Zhou" w:date="2026-04-27T02:43:00Z" w16du:dateUtc="2026-04-26T18:43:00Z">
                    <m:rPr>
                      <m:sty m:val="p"/>
                    </m:rPr>
                    <w:rPr>
                      <w:rFonts w:ascii="Cambria Math" w:hAnsi="Cambria Math"/>
                    </w:rPr>
                    <m:t xml:space="preserve"> \$</m:t>
                  </w:del>
                </m:r>
                <m:r>
                  <w:del w:id="1732" w:author="Zixuan Zhou" w:date="2026-04-27T02:43:00Z" w16du:dateUtc="2026-04-26T18:43:00Z">
                    <w:rPr>
                      <w:rFonts w:ascii="Cambria Math" w:hAnsi="Cambria Math"/>
                    </w:rPr>
                    <m:t>\backslash</m:t>
                  </w:del>
                </m:r>
                <m:r>
                  <w:del w:id="1733" w:author="Zixuan Zhou" w:date="2026-04-27T02:43:00Z" w16du:dateUtc="2026-04-26T18:43:00Z">
                    <m:rPr>
                      <m:sty m:val="p"/>
                    </m:rPr>
                    <w:rPr>
                      <w:rFonts w:ascii="Cambria Math" w:hAnsi="Cambria Math"/>
                    </w:rPr>
                    <m:t xml:space="preserve">\ </m:t>
                  </w:del>
                </m:r>
                <m:r>
                  <w:del w:id="1734" w:author="Zixuan Zhou" w:date="2026-04-27T02:43:00Z" w16du:dateUtc="2026-04-26T18:43:00Z">
                    <w:rPr>
                      <w:rFonts w:ascii="Cambria Math" w:hAnsi="Cambria Math"/>
                    </w:rPr>
                    <m:t>kappa</m:t>
                  </w:del>
                </m:r>
                <m:r>
                  <w:del w:id="1735" w:author="Zixuan Zhou" w:date="2026-04-27T02:43:00Z" w16du:dateUtc="2026-04-26T18:43:00Z">
                    <m:rPr>
                      <m:sty m:val="p"/>
                    </m:rPr>
                    <w:rPr>
                      <w:rFonts w:ascii="Cambria Math" w:hAnsi="Cambria Math"/>
                    </w:rPr>
                    <m:t>_{</m:t>
                  </w:del>
                </m:r>
                <m:r>
                  <w:del w:id="1736" w:author="Zixuan Zhou" w:date="2026-04-27T02:43:00Z" w16du:dateUtc="2026-04-26T18:43:00Z">
                    <w:rPr>
                      <w:rFonts w:ascii="Cambria Math" w:hAnsi="Cambria Math"/>
                    </w:rPr>
                    <m:t>w</m:t>
                  </w:del>
                </m:r>
                <m:r>
                  <w:del w:id="1737" w:author="Zixuan Zhou" w:date="2026-04-27T02:43:00Z" w16du:dateUtc="2026-04-26T18:43:00Z">
                    <m:rPr>
                      <m:sty m:val="p"/>
                    </m:rPr>
                    <w:rPr>
                      <w:rFonts w:ascii="Cambria Math" w:hAnsi="Cambria Math"/>
                    </w:rPr>
                    <m:t xml:space="preserve">}\ =\ 1\ -\ </m:t>
                  </w:del>
                </m:r>
                <m:r>
                  <w:del w:id="1738" w:author="Zixuan Zhou" w:date="2026-04-27T02:43:00Z" w16du:dateUtc="2026-04-26T18:43:00Z">
                    <w:rPr>
                      <w:rFonts w:ascii="Cambria Math" w:hAnsi="Cambria Math"/>
                    </w:rPr>
                    <m:t>\backslash</m:t>
                  </w:del>
                </m:r>
                <m:r>
                  <w:del w:id="1739" w:author="Zixuan Zhou" w:date="2026-04-27T02:43:00Z" w16du:dateUtc="2026-04-26T18:43:00Z">
                    <m:rPr>
                      <m:sty m:val="p"/>
                    </m:rPr>
                    <w:rPr>
                      <w:rFonts w:ascii="Cambria Math" w:hAnsi="Cambria Math"/>
                    </w:rPr>
                    <m:t xml:space="preserve">\ </m:t>
                  </w:del>
                </m:r>
                <m:r>
                  <w:del w:id="1740" w:author="Zixuan Zhou" w:date="2026-04-27T02:43:00Z" w16du:dateUtc="2026-04-26T18:43:00Z">
                    <w:rPr>
                      <w:rFonts w:ascii="Cambria Math" w:hAnsi="Cambria Math"/>
                    </w:rPr>
                    <m:t>frac</m:t>
                  </w:del>
                </m:r>
                <m:r>
                  <w:del w:id="1741" w:author="Zixuan Zhou" w:date="2026-04-27T02:43:00Z" w16du:dateUtc="2026-04-26T18:43:00Z">
                    <m:rPr>
                      <m:sty m:val="p"/>
                    </m:rPr>
                    <w:rPr>
                      <w:rFonts w:ascii="Cambria Math" w:hAnsi="Cambria Math"/>
                    </w:rPr>
                    <m:t>{</m:t>
                  </w:del>
                </m:r>
                <m:r>
                  <w:del w:id="1742" w:author="Zixuan Zhou" w:date="2026-04-27T02:43:00Z" w16du:dateUtc="2026-04-26T18:43:00Z">
                    <w:rPr>
                      <w:rFonts w:ascii="Cambria Math" w:hAnsi="Cambria Math"/>
                    </w:rPr>
                    <m:t>\backslash</m:t>
                  </w:del>
                </m:r>
                <m:r>
                  <w:del w:id="1743" w:author="Zixuan Zhou" w:date="2026-04-27T02:43:00Z" w16du:dateUtc="2026-04-26T18:43:00Z">
                    <m:rPr>
                      <m:sty m:val="p"/>
                    </m:rPr>
                    <w:rPr>
                      <w:rFonts w:ascii="Cambria Math" w:hAnsi="Cambria Math"/>
                    </w:rPr>
                    <m:t xml:space="preserve">\ </m:t>
                  </w:del>
                </m:r>
                <m:r>
                  <w:del w:id="1744" w:author="Zixuan Zhou" w:date="2026-04-27T02:43:00Z" w16du:dateUtc="2026-04-26T18:43:00Z">
                    <w:rPr>
                      <w:rFonts w:ascii="Cambria Math" w:hAnsi="Cambria Math"/>
                    </w:rPr>
                    <m:t>sum</m:t>
                  </w:del>
                </m:r>
                <m:r>
                  <w:del w:id="1745" w:author="Zixuan Zhou" w:date="2026-04-27T02:43:00Z" w16du:dateUtc="2026-04-26T18:43:00Z">
                    <m:rPr>
                      <m:sty m:val="p"/>
                    </m:rPr>
                    <w:rPr>
                      <w:rFonts w:ascii="Cambria Math" w:hAnsi="Cambria Math"/>
                    </w:rPr>
                    <m:t>_{</m:t>
                  </w:del>
                </m:r>
                <m:r>
                  <w:del w:id="1746" w:author="Zixuan Zhou" w:date="2026-04-27T02:43:00Z" w16du:dateUtc="2026-04-26T18:43:00Z">
                    <w:rPr>
                      <w:rFonts w:ascii="Cambria Math" w:hAnsi="Cambria Math"/>
                    </w:rPr>
                    <m:t>i</m:t>
                  </w:del>
                </m:r>
                <m:r>
                  <w:del w:id="1747" w:author="Zixuan Zhou" w:date="2026-04-27T02:43:00Z" w16du:dateUtc="2026-04-26T18:43:00Z">
                    <m:rPr>
                      <m:sty m:val="p"/>
                    </m:rPr>
                    <w:rPr>
                      <w:rFonts w:ascii="Cambria Math" w:hAnsi="Cambria Math"/>
                    </w:rPr>
                    <m:t>=1}^{</m:t>
                  </w:del>
                </m:r>
                <m:r>
                  <w:del w:id="1748" w:author="Zixuan Zhou" w:date="2026-04-27T02:43:00Z" w16du:dateUtc="2026-04-26T18:43:00Z">
                    <w:rPr>
                      <w:rFonts w:ascii="Cambria Math" w:hAnsi="Cambria Math"/>
                    </w:rPr>
                    <m:t>N</m:t>
                  </w:del>
                </m:r>
                <m:r>
                  <w:del w:id="1749" w:author="Zixuan Zhou" w:date="2026-04-27T02:43:00Z" w16du:dateUtc="2026-04-26T18:43:00Z">
                    <m:rPr>
                      <m:sty m:val="p"/>
                    </m:rPr>
                    <w:rPr>
                      <w:rFonts w:ascii="Cambria Math" w:hAnsi="Cambria Math"/>
                    </w:rPr>
                    <m:t xml:space="preserve">}\ </m:t>
                  </w:del>
                </m:r>
                <m:r>
                  <w:del w:id="1750" w:author="Zixuan Zhou" w:date="2026-04-27T02:43:00Z" w16du:dateUtc="2026-04-26T18:43:00Z">
                    <w:rPr>
                      <w:rFonts w:ascii="Cambria Math" w:hAnsi="Cambria Math"/>
                    </w:rPr>
                    <m:t>w</m:t>
                  </w:del>
                </m:r>
                <m:r>
                  <w:del w:id="1751" w:author="Zixuan Zhou" w:date="2026-04-27T02:43:00Z" w16du:dateUtc="2026-04-26T18:43:00Z">
                    <m:rPr>
                      <m:sty m:val="p"/>
                    </m:rPr>
                    <w:rPr>
                      <w:rFonts w:ascii="Cambria Math" w:hAnsi="Cambria Math"/>
                    </w:rPr>
                    <m:t>_{</m:t>
                  </w:del>
                </m:r>
                <m:r>
                  <w:del w:id="1752" w:author="Zixuan Zhou" w:date="2026-04-27T02:43:00Z" w16du:dateUtc="2026-04-26T18:43:00Z">
                    <w:rPr>
                      <w:rFonts w:ascii="Cambria Math" w:hAnsi="Cambria Math"/>
                    </w:rPr>
                    <m:t>r</m:t>
                  </w:del>
                </m:r>
                <m:r>
                  <w:del w:id="1753" w:author="Zixuan Zhou" w:date="2026-04-27T02:43:00Z" w16du:dateUtc="2026-04-26T18:43:00Z">
                    <m:rPr>
                      <m:sty m:val="p"/>
                    </m:rPr>
                    <w:rPr>
                      <w:rFonts w:ascii="Cambria Math" w:hAnsi="Cambria Math"/>
                    </w:rPr>
                    <m:t>_</m:t>
                  </w:del>
                </m:r>
                <m:r>
                  <w:del w:id="1754" w:author="Zixuan Zhou" w:date="2026-04-27T02:43:00Z" w16du:dateUtc="2026-04-26T18:43:00Z">
                    <w:rPr>
                      <w:rFonts w:ascii="Cambria Math" w:hAnsi="Cambria Math"/>
                    </w:rPr>
                    <m:t>i</m:t>
                  </w:del>
                </m:r>
                <m:r>
                  <w:del w:id="1755" w:author="Zixuan Zhou" w:date="2026-04-27T02:43:00Z" w16du:dateUtc="2026-04-26T18:43:00Z">
                    <m:rPr>
                      <m:sty m:val="p"/>
                    </m:rPr>
                    <w:rPr>
                      <w:rFonts w:ascii="Cambria Math" w:hAnsi="Cambria Math"/>
                    </w:rPr>
                    <m:t xml:space="preserve">\ </m:t>
                  </w:del>
                </m:r>
                <m:r>
                  <w:del w:id="1756" w:author="Zixuan Zhou" w:date="2026-04-27T02:43:00Z" w16du:dateUtc="2026-04-26T18:43:00Z">
                    <w:rPr>
                      <w:rFonts w:ascii="Cambria Math" w:hAnsi="Cambria Math"/>
                    </w:rPr>
                    <m:t>s</m:t>
                  </w:del>
                </m:r>
                <m:r>
                  <w:del w:id="1757" w:author="Zixuan Zhou" w:date="2026-04-27T02:43:00Z" w16du:dateUtc="2026-04-26T18:43:00Z">
                    <m:rPr>
                      <m:sty m:val="p"/>
                    </m:rPr>
                    <w:rPr>
                      <w:rFonts w:ascii="Cambria Math" w:hAnsi="Cambria Math"/>
                    </w:rPr>
                    <m:t>_</m:t>
                  </w:del>
                </m:r>
                <m:r>
                  <w:del w:id="1758" w:author="Zixuan Zhou" w:date="2026-04-27T02:43:00Z" w16du:dateUtc="2026-04-26T18:43:00Z">
                    <w:rPr>
                      <w:rFonts w:ascii="Cambria Math" w:hAnsi="Cambria Math"/>
                    </w:rPr>
                    <m:t>i</m:t>
                  </w:del>
                </m:r>
                <m:r>
                  <w:del w:id="1759" w:author="Zixuan Zhou" w:date="2026-04-27T02:43:00Z" w16du:dateUtc="2026-04-26T18:43:00Z">
                    <m:rPr>
                      <m:sty m:val="p"/>
                    </m:rPr>
                    <w:rPr>
                      <w:rFonts w:ascii="Cambria Math" w:hAnsi="Cambria Math"/>
                    </w:rPr>
                    <m:t>}\ (</m:t>
                  </w:del>
                </m:r>
                <m:r>
                  <w:del w:id="1760" w:author="Zixuan Zhou" w:date="2026-04-27T02:43:00Z" w16du:dateUtc="2026-04-26T18:43:00Z">
                    <w:rPr>
                      <w:rFonts w:ascii="Cambria Math" w:hAnsi="Cambria Math"/>
                    </w:rPr>
                    <m:t>r</m:t>
                  </w:del>
                </m:r>
                <m:r>
                  <w:del w:id="1761" w:author="Zixuan Zhou" w:date="2026-04-27T02:43:00Z" w16du:dateUtc="2026-04-26T18:43:00Z">
                    <m:rPr>
                      <m:sty m:val="p"/>
                    </m:rPr>
                    <w:rPr>
                      <w:rFonts w:ascii="Cambria Math" w:hAnsi="Cambria Math"/>
                    </w:rPr>
                    <m:t>_</m:t>
                  </w:del>
                </m:r>
                <m:r>
                  <w:del w:id="1762" w:author="Zixuan Zhou" w:date="2026-04-27T02:43:00Z" w16du:dateUtc="2026-04-26T18:43:00Z">
                    <w:rPr>
                      <w:rFonts w:ascii="Cambria Math" w:hAnsi="Cambria Math"/>
                    </w:rPr>
                    <m:t>i</m:t>
                  </w:del>
                </m:r>
                <m:r>
                  <w:del w:id="1763" w:author="Zixuan Zhou" w:date="2026-04-27T02:43:00Z" w16du:dateUtc="2026-04-26T18:43:00Z">
                    <m:rPr>
                      <m:sty m:val="p"/>
                    </m:rPr>
                    <w:rPr>
                      <w:rFonts w:ascii="Cambria Math" w:hAnsi="Cambria Math"/>
                    </w:rPr>
                    <m:t xml:space="preserve">\ -\ </m:t>
                  </w:del>
                </m:r>
                <m:r>
                  <w:del w:id="1764" w:author="Zixuan Zhou" w:date="2026-04-27T02:43:00Z" w16du:dateUtc="2026-04-26T18:43:00Z">
                    <w:rPr>
                      <w:rFonts w:ascii="Cambria Math" w:hAnsi="Cambria Math"/>
                    </w:rPr>
                    <m:t>s</m:t>
                  </w:del>
                </m:r>
                <m:r>
                  <w:del w:id="1765" w:author="Zixuan Zhou" w:date="2026-04-27T02:43:00Z" w16du:dateUtc="2026-04-26T18:43:00Z">
                    <m:rPr>
                      <m:sty m:val="p"/>
                    </m:rPr>
                    <w:rPr>
                      <w:rFonts w:ascii="Cambria Math" w:hAnsi="Cambria Math"/>
                    </w:rPr>
                    <m:t>_</m:t>
                  </w:del>
                </m:r>
                <m:r>
                  <w:del w:id="1766" w:author="Zixuan Zhou" w:date="2026-04-27T02:43:00Z" w16du:dateUtc="2026-04-26T18:43:00Z">
                    <w:rPr>
                      <w:rFonts w:ascii="Cambria Math" w:hAnsi="Cambria Math"/>
                    </w:rPr>
                    <m:t>i</m:t>
                  </w:del>
                </m:r>
                <m:r>
                  <w:del w:id="1767" w:author="Zixuan Zhou" w:date="2026-04-27T02:43:00Z" w16du:dateUtc="2026-04-26T18:43:00Z">
                    <m:rPr>
                      <m:sty m:val="p"/>
                    </m:rPr>
                    <w:rPr>
                      <w:rFonts w:ascii="Cambria Math" w:hAnsi="Cambria Math"/>
                    </w:rPr>
                    <m:t>)^2}{</m:t>
                  </w:del>
                </m:r>
                <m:r>
                  <w:del w:id="1768" w:author="Zixuan Zhou" w:date="2026-04-27T02:43:00Z" w16du:dateUtc="2026-04-26T18:43:00Z">
                    <w:rPr>
                      <w:rFonts w:ascii="Cambria Math" w:hAnsi="Cambria Math"/>
                    </w:rPr>
                    <m:t>\backslash</m:t>
                  </w:del>
                </m:r>
                <m:r>
                  <w:del w:id="1769" w:author="Zixuan Zhou" w:date="2026-04-27T02:43:00Z" w16du:dateUtc="2026-04-26T18:43:00Z">
                    <m:rPr>
                      <m:sty m:val="p"/>
                    </m:rPr>
                    <w:rPr>
                      <w:rFonts w:ascii="Cambria Math" w:hAnsi="Cambria Math"/>
                    </w:rPr>
                    <m:t xml:space="preserve">\ </m:t>
                  </w:del>
                </m:r>
                <m:r>
                  <w:del w:id="1770" w:author="Zixuan Zhou" w:date="2026-04-27T02:43:00Z" w16du:dateUtc="2026-04-26T18:43:00Z">
                    <w:rPr>
                      <w:rFonts w:ascii="Cambria Math" w:hAnsi="Cambria Math"/>
                    </w:rPr>
                    <m:t>sum</m:t>
                  </w:del>
                </m:r>
                <m:r>
                  <w:del w:id="1771" w:author="Zixuan Zhou" w:date="2026-04-27T02:43:00Z" w16du:dateUtc="2026-04-26T18:43:00Z">
                    <m:rPr>
                      <m:sty m:val="p"/>
                    </m:rPr>
                    <w:rPr>
                      <w:rFonts w:ascii="Cambria Math" w:hAnsi="Cambria Math"/>
                    </w:rPr>
                    <m:t>_{</m:t>
                  </w:del>
                </m:r>
                <m:r>
                  <w:del w:id="1772" w:author="Zixuan Zhou" w:date="2026-04-27T02:43:00Z" w16du:dateUtc="2026-04-26T18:43:00Z">
                    <w:rPr>
                      <w:rFonts w:ascii="Cambria Math" w:hAnsi="Cambria Math"/>
                    </w:rPr>
                    <m:t>j</m:t>
                  </w:del>
                </m:r>
                <m:r>
                  <w:del w:id="1773" w:author="Zixuan Zhou" w:date="2026-04-27T02:43:00Z" w16du:dateUtc="2026-04-26T18:43:00Z">
                    <m:rPr>
                      <m:sty m:val="p"/>
                    </m:rPr>
                    <w:rPr>
                      <w:rFonts w:ascii="Cambria Math" w:hAnsi="Cambria Math"/>
                    </w:rPr>
                    <m:t>=1}^{3}</m:t>
                  </w:del>
                </m:r>
                <m:r>
                  <w:del w:id="1774" w:author="Zixuan Zhou" w:date="2026-04-27T02:43:00Z" w16du:dateUtc="2026-04-26T18:43:00Z">
                    <w:rPr>
                      <w:rFonts w:ascii="Cambria Math" w:hAnsi="Cambria Math"/>
                    </w:rPr>
                    <m:t>\backslash</m:t>
                  </w:del>
                </m:r>
                <m:r>
                  <w:del w:id="1775" w:author="Zixuan Zhou" w:date="2026-04-27T02:43:00Z" w16du:dateUtc="2026-04-26T18:43:00Z">
                    <m:rPr>
                      <m:sty m:val="p"/>
                    </m:rPr>
                    <w:rPr>
                      <w:rFonts w:ascii="Cambria Math" w:hAnsi="Cambria Math"/>
                    </w:rPr>
                    <m:t xml:space="preserve">\ </m:t>
                  </w:del>
                </m:r>
                <m:r>
                  <w:del w:id="1776" w:author="Zixuan Zhou" w:date="2026-04-27T02:43:00Z" w16du:dateUtc="2026-04-26T18:43:00Z">
                    <w:rPr>
                      <w:rFonts w:ascii="Cambria Math" w:hAnsi="Cambria Math"/>
                    </w:rPr>
                    <m:t>sum</m:t>
                  </w:del>
                </m:r>
                <m:r>
                  <w:del w:id="1777" w:author="Zixuan Zhou" w:date="2026-04-27T02:43:00Z" w16du:dateUtc="2026-04-26T18:43:00Z">
                    <m:rPr>
                      <m:sty m:val="p"/>
                    </m:rPr>
                    <w:rPr>
                      <w:rFonts w:ascii="Cambria Math" w:hAnsi="Cambria Math"/>
                    </w:rPr>
                    <m:t>_{</m:t>
                  </w:del>
                </m:r>
                <m:r>
                  <w:del w:id="1778" w:author="Zixuan Zhou" w:date="2026-04-27T02:43:00Z" w16du:dateUtc="2026-04-26T18:43:00Z">
                    <w:rPr>
                      <w:rFonts w:ascii="Cambria Math" w:hAnsi="Cambria Math"/>
                    </w:rPr>
                    <m:t>k</m:t>
                  </w:del>
                </m:r>
                <m:r>
                  <w:del w:id="1779" w:author="Zixuan Zhou" w:date="2026-04-27T02:43:00Z" w16du:dateUtc="2026-04-26T18:43:00Z">
                    <m:rPr>
                      <m:sty m:val="p"/>
                    </m:rPr>
                    <w:rPr>
                      <w:rFonts w:ascii="Cambria Math" w:hAnsi="Cambria Math"/>
                    </w:rPr>
                    <m:t xml:space="preserve">=1}^{3}\ </m:t>
                  </w:del>
                </m:r>
                <m:r>
                  <w:del w:id="1780" w:author="Zixuan Zhou" w:date="2026-04-27T02:43:00Z" w16du:dateUtc="2026-04-26T18:43:00Z">
                    <w:rPr>
                      <w:rFonts w:ascii="Cambria Math" w:hAnsi="Cambria Math"/>
                    </w:rPr>
                    <m:t>w</m:t>
                  </w:del>
                </m:r>
                <m:r>
                  <w:del w:id="1781" w:author="Zixuan Zhou" w:date="2026-04-27T02:43:00Z" w16du:dateUtc="2026-04-26T18:43:00Z">
                    <m:rPr>
                      <m:sty m:val="p"/>
                    </m:rPr>
                    <w:rPr>
                      <w:rFonts w:ascii="Cambria Math" w:hAnsi="Cambria Math"/>
                    </w:rPr>
                    <m:t>_{</m:t>
                  </w:del>
                </m:r>
                <m:r>
                  <w:del w:id="1782" w:author="Zixuan Zhou" w:date="2026-04-27T02:43:00Z" w16du:dateUtc="2026-04-26T18:43:00Z">
                    <w:rPr>
                      <w:rFonts w:ascii="Cambria Math" w:hAnsi="Cambria Math"/>
                    </w:rPr>
                    <m:t>jk</m:t>
                  </w:del>
                </m:r>
                <m:r>
                  <w:del w:id="1783" w:author="Zixuan Zhou" w:date="2026-04-27T02:43:00Z" w16du:dateUtc="2026-04-26T18:43:00Z">
                    <m:rPr>
                      <m:sty m:val="p"/>
                    </m:rPr>
                    <w:rPr>
                      <w:rFonts w:ascii="Cambria Math" w:hAnsi="Cambria Math"/>
                    </w:rPr>
                    <m:t xml:space="preserve">}\ </m:t>
                  </w:del>
                </m:r>
                <m:r>
                  <w:del w:id="1784" w:author="Zixuan Zhou" w:date="2026-04-27T02:43:00Z" w16du:dateUtc="2026-04-26T18:43:00Z">
                    <w:rPr>
                      <w:rFonts w:ascii="Cambria Math" w:hAnsi="Cambria Math"/>
                    </w:rPr>
                    <m:t>P</m:t>
                  </w:del>
                </m:r>
                <m:r>
                  <w:del w:id="1785" w:author="Zixuan Zhou" w:date="2026-04-27T02:43:00Z" w16du:dateUtc="2026-04-26T18:43:00Z">
                    <m:rPr>
                      <m:sty m:val="p"/>
                    </m:rPr>
                    <w:rPr>
                      <w:rFonts w:ascii="Cambria Math" w:hAnsi="Cambria Math"/>
                    </w:rPr>
                    <m:t>_{</m:t>
                  </w:del>
                </m:r>
                <m:r>
                  <w:del w:id="1786" w:author="Zixuan Zhou" w:date="2026-04-27T02:43:00Z" w16du:dateUtc="2026-04-26T18:43:00Z">
                    <w:rPr>
                      <w:rFonts w:ascii="Cambria Math" w:hAnsi="Cambria Math"/>
                    </w:rPr>
                    <m:t>o</m:t>
                  </w:del>
                </m:r>
                <m:r>
                  <w:del w:id="1787" w:author="Zixuan Zhou" w:date="2026-04-27T02:43:00Z" w16du:dateUtc="2026-04-26T18:43:00Z">
                    <m:rPr>
                      <m:sty m:val="p"/>
                    </m:rPr>
                    <w:rPr>
                      <w:rFonts w:ascii="Cambria Math" w:hAnsi="Cambria Math"/>
                    </w:rPr>
                    <m:t>,</m:t>
                  </w:del>
                </m:r>
                <m:r>
                  <w:del w:id="1788" w:author="Zixuan Zhou" w:date="2026-04-27T02:43:00Z" w16du:dateUtc="2026-04-26T18:43:00Z">
                    <w:rPr>
                      <w:rFonts w:ascii="Cambria Math" w:hAnsi="Cambria Math"/>
                    </w:rPr>
                    <m:t>jk</m:t>
                  </w:del>
                </m:r>
                <m:r>
                  <w:del w:id="1789" w:author="Zixuan Zhou" w:date="2026-04-27T02:43:00Z" w16du:dateUtc="2026-04-26T18:43:00Z">
                    <m:rPr>
                      <m:sty m:val="p"/>
                    </m:rPr>
                    <w:rPr>
                      <w:rFonts w:ascii="Cambria Math" w:hAnsi="Cambria Math"/>
                    </w:rPr>
                    <m:t>}\ (</m:t>
                  </w:del>
                </m:r>
                <m:r>
                  <w:del w:id="1790" w:author="Zixuan Zhou" w:date="2026-04-27T02:43:00Z" w16du:dateUtc="2026-04-26T18:43:00Z">
                    <w:rPr>
                      <w:rFonts w:ascii="Cambria Math" w:hAnsi="Cambria Math"/>
                    </w:rPr>
                    <m:t>j</m:t>
                  </w:del>
                </m:r>
                <m:r>
                  <w:del w:id="1791" w:author="Zixuan Zhou" w:date="2026-04-27T02:43:00Z" w16du:dateUtc="2026-04-26T18:43:00Z">
                    <m:rPr>
                      <m:sty m:val="p"/>
                    </m:rPr>
                    <w:rPr>
                      <w:rFonts w:ascii="Cambria Math" w:hAnsi="Cambria Math"/>
                    </w:rPr>
                    <m:t xml:space="preserve">\ -\ </m:t>
                  </w:del>
                </m:r>
                <m:r>
                  <w:del w:id="1792" w:author="Zixuan Zhou" w:date="2026-04-27T02:43:00Z" w16du:dateUtc="2026-04-26T18:43:00Z">
                    <w:rPr>
                      <w:rFonts w:ascii="Cambria Math" w:hAnsi="Cambria Math"/>
                    </w:rPr>
                    <m:t>k</m:t>
                  </w:del>
                </m:r>
                <m:r>
                  <w:del w:id="1793" w:author="Zixuan Zhou" w:date="2026-04-27T02:43:00Z" w16du:dateUtc="2026-04-26T18:43:00Z">
                    <m:rPr>
                      <m:sty m:val="p"/>
                    </m:rPr>
                    <w:rPr>
                      <w:rFonts w:ascii="Cambria Math" w:hAnsi="Cambria Math"/>
                    </w:rPr>
                    <m:t>)^2}\</m:t>
                  </w:del>
                </m:r>
                <m:r>
                  <w:del w:id="1794" w:author="Zixuan Zhou" w:date="2026-04-27T02:43:00Z" w16du:dateUtc="2026-04-26T18:43:00Z">
                    <w:rPr>
                      <w:rFonts w:ascii="Cambria Math" w:hAnsi="Cambria Math"/>
                    </w:rPr>
                    <m:t>backslash</m:t>
                  </w:del>
                </m:r>
                <m:r>
                  <w:del w:id="1795" w:author="Zixuan Zhou" w:date="2026-04-27T02:43:00Z" w16du:dateUtc="2026-04-26T18:43:00Z">
                    <m:rPr>
                      <m:sty m:val="p"/>
                    </m:rPr>
                    <w:rPr>
                      <w:rFonts w:ascii="Cambria Math" w:hAnsi="Cambria Math"/>
                    </w:rPr>
                    <m:t xml:space="preserve"> \$\</m:t>
                  </w:del>
                </m:r>
                <m:r>
                  <w:del w:id="1796" w:author="Zixuan Zhou" w:date="2026-04-27T02:43:00Z" w16du:dateUtc="2026-04-26T18:43:00Z">
                    <w:rPr>
                      <w:rFonts w:ascii="Cambria Math" w:hAnsi="Cambria Math"/>
                    </w:rPr>
                    <m:t>backslash</m:t>
                  </w:del>
                </m:r>
                <m:r>
                  <w:del w:id="1797" w:author="Zixuan Zhou" w:date="2026-04-27T02:43:00Z" w16du:dateUtc="2026-04-26T18:43:00Z">
                    <m:rPr>
                      <m:sty m:val="p"/>
                    </m:rPr>
                    <w:rPr>
                      <w:rFonts w:ascii="Cambria Math" w:hAnsi="Cambria Math"/>
                    </w:rPr>
                    <m:t xml:space="preserve"> \$</m:t>
                  </w:del>
                </m:r>
                <m:r>
                  <w:del w:id="1798" w:author="Zixuan Zhou" w:date="2026-04-27T02:43:00Z" w16du:dateUtc="2026-04-26T18:43:00Z">
                    <w:rPr>
                      <w:rFonts w:ascii="Cambria Math" w:hAnsi="Cambria Math"/>
                    </w:rPr>
                    <m:t>\kappa</m:t>
                  </w:del>
                </m:r>
                <m:r>
                  <w:del w:id="1799" w:author="Zixuan Zhou" w:date="2026-04-27T02:43:00Z" w16du:dateUtc="2026-04-26T18:43:00Z">
                    <m:rPr>
                      <m:sty m:val="p"/>
                    </m:rPr>
                    <w:rPr>
                      <w:rFonts w:ascii="Cambria Math" w:hAnsi="Cambria Math"/>
                    </w:rPr>
                    <m:t>_</m:t>
                  </w:del>
                </m:r>
                <m:r>
                  <w:del w:id="1800" w:author="Zixuan Zhou" w:date="2026-04-27T02:43:00Z" w16du:dateUtc="2026-04-26T18:43:00Z">
                    <w:rPr>
                      <w:rFonts w:ascii="Cambria Math" w:hAnsi="Cambria Math"/>
                    </w:rPr>
                    <m:t>w</m:t>
                  </w:del>
                </m:r>
                <m:r>
                  <w:del w:id="1801" w:author="Zixuan Zhou" w:date="2026-04-27T02:43:00Z" w16du:dateUtc="2026-04-26T18:43:00Z">
                    <m:rPr>
                      <m:sty m:val="p"/>
                    </m:rPr>
                    <w:rPr>
                      <w:rFonts w:ascii="Cambria Math" w:hAnsi="Cambria Math"/>
                    </w:rPr>
                    <m:t>=1-</m:t>
                  </w:del>
                </m:r>
                <m:r>
                  <w:del w:id="1802" w:author="Zixuan Zhou" w:date="2026-04-27T02:43:00Z" w16du:dateUtc="2026-04-26T18:43:00Z">
                    <w:rPr>
                      <w:rFonts w:ascii="Cambria Math" w:hAnsi="Cambria Math"/>
                    </w:rPr>
                    <m:t>\backslash</m:t>
                  </w:del>
                </m:r>
                <m:r>
                  <w:del w:id="1803" w:author="Zixuan Zhou" w:date="2026-04-27T02:43:00Z" w16du:dateUtc="2026-04-26T18:43:00Z">
                    <m:rPr>
                      <m:sty m:val="p"/>
                    </m:rPr>
                    <w:rPr>
                      <w:rFonts w:ascii="Cambria Math" w:hAnsi="Cambria Math"/>
                    </w:rPr>
                    <m:t xml:space="preserve">\ </m:t>
                  </w:del>
                </m:r>
                <m:r>
                  <w:del w:id="1804" w:author="Zixuan Zhou" w:date="2026-04-27T02:43:00Z" w16du:dateUtc="2026-04-26T18:43:00Z">
                    <w:rPr>
                      <w:rFonts w:ascii="Cambria Math" w:hAnsi="Cambria Math"/>
                    </w:rPr>
                    <m:t>frac\sum</m:t>
                  </w:del>
                </m:r>
                <m:r>
                  <w:del w:id="1805" w:author="Zixuan Zhou" w:date="2026-04-27T02:43:00Z" w16du:dateUtc="2026-04-26T18:43:00Z">
                    <m:rPr>
                      <m:sty m:val="p"/>
                    </m:rPr>
                    <w:rPr>
                      <w:rFonts w:ascii="Cambria Math" w:hAnsi="Cambria Math"/>
                    </w:rPr>
                    <m:t>_(</m:t>
                  </w:del>
                </m:r>
                <m:r>
                  <w:del w:id="1806" w:author="Zixuan Zhou" w:date="2026-04-27T02:43:00Z" w16du:dateUtc="2026-04-26T18:43:00Z">
                    <w:rPr>
                      <w:rFonts w:ascii="Cambria Math" w:hAnsi="Cambria Math"/>
                    </w:rPr>
                    <m:t>i</m:t>
                  </w:del>
                </m:r>
                <m:r>
                  <w:del w:id="1807" w:author="Zixuan Zhou" w:date="2026-04-27T02:43:00Z" w16du:dateUtc="2026-04-26T18:43:00Z">
                    <m:rPr>
                      <m:sty m:val="p"/>
                    </m:rPr>
                    <w:rPr>
                      <w:rFonts w:ascii="Cambria Math" w:hAnsi="Cambria Math"/>
                    </w:rPr>
                    <m:t>=1)^</m:t>
                  </w:del>
                </m:r>
                <m:r>
                  <w:del w:id="1808" w:author="Zixuan Zhou" w:date="2026-04-27T02:43:00Z" w16du:dateUtc="2026-04-26T18:43:00Z">
                    <w:rPr>
                      <w:rFonts w:ascii="Cambria Math" w:hAnsi="Cambria Math"/>
                    </w:rPr>
                    <m:t>N\of\begin</m:t>
                  </w:del>
                </m:r>
                <m:r>
                  <w:del w:id="1809" w:author="Zixuan Zhou" w:date="2026-04-27T02:43:00Z" w16du:dateUtc="2026-04-26T18:43:00Z">
                    <m:rPr>
                      <m:sty m:val="p"/>
                    </m:rPr>
                    <w:rPr>
                      <w:rFonts w:ascii="Cambria Math" w:hAnsi="Cambria Math"/>
                    </w:rPr>
                    <m:t xml:space="preserve"> </m:t>
                  </w:del>
                </m:r>
                <m:r>
                  <w:del w:id="1810" w:author="Zixuan Zhou" w:date="2026-04-27T02:43:00Z" w16du:dateUtc="2026-04-26T18:43:00Z">
                    <w:rPr>
                      <w:rFonts w:ascii="Cambria Math" w:hAnsi="Cambria Math"/>
                    </w:rPr>
                    <m:t>w</m:t>
                  </w:del>
                </m:r>
                <m:r>
                  <w:del w:id="1811" w:author="Zixuan Zhou" w:date="2026-04-27T02:43:00Z" w16du:dateUtc="2026-04-26T18:43:00Z">
                    <m:rPr>
                      <m:sty m:val="p"/>
                    </m:rPr>
                    <w:rPr>
                      <w:rFonts w:ascii="Cambria Math" w:hAnsi="Cambria Math"/>
                    </w:rPr>
                    <m:t>_(</m:t>
                  </w:del>
                </m:r>
                <m:r>
                  <w:del w:id="1812" w:author="Zixuan Zhou" w:date="2026-04-27T02:43:00Z" w16du:dateUtc="2026-04-26T18:43:00Z">
                    <w:rPr>
                      <w:rFonts w:ascii="Cambria Math" w:hAnsi="Cambria Math"/>
                    </w:rPr>
                    <m:t>r</m:t>
                  </w:del>
                </m:r>
                <m:r>
                  <w:del w:id="1813" w:author="Zixuan Zhou" w:date="2026-04-27T02:43:00Z" w16du:dateUtc="2026-04-26T18:43:00Z">
                    <m:rPr>
                      <m:sty m:val="p"/>
                    </m:rPr>
                    <w:rPr>
                      <w:rFonts w:ascii="Cambria Math" w:hAnsi="Cambria Math"/>
                    </w:rPr>
                    <m:t>_</m:t>
                  </w:del>
                </m:r>
                <m:r>
                  <w:del w:id="1814" w:author="Zixuan Zhou" w:date="2026-04-27T02:43:00Z" w16du:dateUtc="2026-04-26T18:43:00Z">
                    <w:rPr>
                      <w:rFonts w:ascii="Cambria Math" w:hAnsi="Cambria Math"/>
                    </w:rPr>
                    <m:t>i</m:t>
                  </w:del>
                </m:r>
                <m:r>
                  <w:del w:id="1815" w:author="Zixuan Zhou" w:date="2026-04-27T02:43:00Z" w16du:dateUtc="2026-04-26T18:43:00Z">
                    <m:rPr>
                      <m:sty m:val="p"/>
                    </m:rPr>
                    <w:rPr>
                      <w:rFonts w:ascii="Cambria Math" w:hAnsi="Cambria Math"/>
                    </w:rPr>
                    <m:t xml:space="preserve">\ </m:t>
                  </w:del>
                </m:r>
                <m:r>
                  <w:del w:id="1816" w:author="Zixuan Zhou" w:date="2026-04-27T02:43:00Z" w16du:dateUtc="2026-04-26T18:43:00Z">
                    <w:rPr>
                      <w:rFonts w:ascii="Cambria Math" w:hAnsi="Cambria Math"/>
                    </w:rPr>
                    <m:t>s</m:t>
                  </w:del>
                </m:r>
                <m:r>
                  <w:del w:id="1817" w:author="Zixuan Zhou" w:date="2026-04-27T02:43:00Z" w16du:dateUtc="2026-04-26T18:43:00Z">
                    <m:rPr>
                      <m:sty m:val="p"/>
                    </m:rPr>
                    <w:rPr>
                      <w:rFonts w:ascii="Cambria Math" w:hAnsi="Cambria Math"/>
                    </w:rPr>
                    <m:t>_</m:t>
                  </w:del>
                </m:r>
                <m:r>
                  <w:del w:id="1818" w:author="Zixuan Zhou" w:date="2026-04-27T02:43:00Z" w16du:dateUtc="2026-04-26T18:43:00Z">
                    <w:rPr>
                      <w:rFonts w:ascii="Cambria Math" w:hAnsi="Cambria Math"/>
                    </w:rPr>
                    <m:t>i</m:t>
                  </w:del>
                </m:r>
                <m:r>
                  <w:del w:id="1819" w:author="Zixuan Zhou" w:date="2026-04-27T02:43:00Z" w16du:dateUtc="2026-04-26T18:43:00Z">
                    <m:rPr>
                      <m:sty m:val="p"/>
                    </m:rPr>
                    <w:rPr>
                      <w:rFonts w:ascii="Cambria Math" w:hAnsi="Cambria Math"/>
                    </w:rPr>
                    <m:t>\ )\ (</m:t>
                  </w:del>
                </m:r>
                <m:r>
                  <w:del w:id="1820" w:author="Zixuan Zhou" w:date="2026-04-27T02:43:00Z" w16du:dateUtc="2026-04-26T18:43:00Z">
                    <w:rPr>
                      <w:rFonts w:ascii="Cambria Math" w:hAnsi="Cambria Math"/>
                    </w:rPr>
                    <m:t>r</m:t>
                  </w:del>
                </m:r>
                <m:r>
                  <w:del w:id="1821" w:author="Zixuan Zhou" w:date="2026-04-27T02:43:00Z" w16du:dateUtc="2026-04-26T18:43:00Z">
                    <m:rPr>
                      <m:sty m:val="p"/>
                    </m:rPr>
                    <w:rPr>
                      <w:rFonts w:ascii="Cambria Math" w:hAnsi="Cambria Math"/>
                    </w:rPr>
                    <m:t>_</m:t>
                  </w:del>
                </m:r>
                <m:r>
                  <w:del w:id="1822" w:author="Zixuan Zhou" w:date="2026-04-27T02:43:00Z" w16du:dateUtc="2026-04-26T18:43:00Z">
                    <w:rPr>
                      <w:rFonts w:ascii="Cambria Math" w:hAnsi="Cambria Math"/>
                    </w:rPr>
                    <m:t>i</m:t>
                  </w:del>
                </m:r>
                <m:r>
                  <w:del w:id="1823" w:author="Zixuan Zhou" w:date="2026-04-27T02:43:00Z" w16du:dateUtc="2026-04-26T18:43:00Z">
                    <m:rPr>
                      <m:sty m:val="p"/>
                    </m:rPr>
                    <w:rPr>
                      <w:rFonts w:ascii="Cambria Math" w:hAnsi="Cambria Math"/>
                    </w:rPr>
                    <m:t>-</m:t>
                  </w:del>
                </m:r>
                <m:r>
                  <w:del w:id="1824" w:author="Zixuan Zhou" w:date="2026-04-27T02:43:00Z" w16du:dateUtc="2026-04-26T18:43:00Z">
                    <w:rPr>
                      <w:rFonts w:ascii="Cambria Math" w:hAnsi="Cambria Math"/>
                    </w:rPr>
                    <m:t>s</m:t>
                  </w:del>
                </m:r>
                <m:r>
                  <w:del w:id="1825" w:author="Zixuan Zhou" w:date="2026-04-27T02:43:00Z" w16du:dateUtc="2026-04-26T18:43:00Z">
                    <m:rPr>
                      <m:sty m:val="p"/>
                    </m:rPr>
                    <w:rPr>
                      <w:rFonts w:ascii="Cambria Math" w:hAnsi="Cambria Math"/>
                    </w:rPr>
                    <m:t>_</m:t>
                  </w:del>
                </m:r>
                <m:r>
                  <w:del w:id="1826" w:author="Zixuan Zhou" w:date="2026-04-27T02:43:00Z" w16du:dateUtc="2026-04-26T18:43:00Z">
                    <w:rPr>
                      <w:rFonts w:ascii="Cambria Math" w:hAnsi="Cambria Math"/>
                    </w:rPr>
                    <m:t>i</m:t>
                  </w:del>
                </m:r>
                <m:r>
                  <w:del w:id="1827" w:author="Zixuan Zhou" w:date="2026-04-27T02:43:00Z" w16du:dateUtc="2026-04-26T18:43:00Z">
                    <m:rPr>
                      <m:sty m:val="p"/>
                    </m:rPr>
                    <w:rPr>
                      <w:rFonts w:ascii="Cambria Math" w:hAnsi="Cambria Math"/>
                    </w:rPr>
                    <m:t xml:space="preserve">\ )^2\ </m:t>
                  </w:del>
                </m:r>
                <m:r>
                  <w:del w:id="1828" w:author="Zixuan Zhou" w:date="2026-04-27T02:37:00Z" w16du:dateUtc="2026-04-26T18:37:00Z">
                    <m:rPr>
                      <m:sty m:val="p"/>
                    </m:rPr>
                    <w:rPr>
                      <w:rFonts w:ascii="Cambria Math" w:hAnsi="Cambria Math"/>
                    </w:rPr>
                    <m:t>〗</m:t>
                  </w:del>
                </m:r>
                <m:r>
                  <w:del w:id="1829" w:author="Zixuan Zhou" w:date="2026-04-27T02:37:00Z" w16du:dateUtc="2026-04-26T18:37:00Z">
                    <m:rPr>
                      <m:sty m:val="p"/>
                    </m:rPr>
                    <w:rPr>
                      <w:rFonts w:ascii="Cambria Math" w:hAnsi="Cambria Math"/>
                    </w:rPr>
                    <m:t xml:space="preserve"> ∑_(</m:t>
                  </w:del>
                </m:r>
                <m:r>
                  <w:del w:id="1830" w:author="Zixuan Zhou" w:date="2026-04-27T02:37:00Z" w16du:dateUtc="2026-04-26T18:37:00Z">
                    <w:rPr>
                      <w:rFonts w:ascii="Cambria Math" w:hAnsi="Cambria Math"/>
                    </w:rPr>
                    <m:t>j</m:t>
                  </w:del>
                </m:r>
                <m:r>
                  <w:del w:id="1831" w:author="Zixuan Zhou" w:date="2026-04-27T02:37:00Z" w16du:dateUtc="2026-04-26T18:37:00Z">
                    <m:rPr>
                      <m:sty m:val="p"/>
                    </m:rPr>
                    <w:rPr>
                      <w:rFonts w:ascii="Cambria Math" w:hAnsi="Cambria Math"/>
                    </w:rPr>
                    <m:t>=1)^3▒∑_(</m:t>
                  </w:del>
                </m:r>
                <m:r>
                  <w:del w:id="1832" w:author="Zixuan Zhou" w:date="2026-04-27T02:37:00Z" w16du:dateUtc="2026-04-26T18:37:00Z">
                    <w:rPr>
                      <w:rFonts w:ascii="Cambria Math" w:hAnsi="Cambria Math"/>
                    </w:rPr>
                    <m:t>k</m:t>
                  </w:del>
                </m:r>
                <m:r>
                  <w:del w:id="1833" w:author="Zixuan Zhou" w:date="2026-04-27T02:37:00Z" w16du:dateUtc="2026-04-26T18:37:00Z">
                    <m:rPr>
                      <m:sty m:val="p"/>
                    </m:rPr>
                    <w:rPr>
                      <w:rFonts w:ascii="Cambria Math" w:hAnsi="Cambria Math"/>
                    </w:rPr>
                    <m:t>=1)^3▒</m:t>
                  </w:del>
                </m:r>
                <m:r>
                  <w:del w:id="1834" w:author="Zixuan Zhou" w:date="2026-04-27T02:37:00Z" w16du:dateUtc="2026-04-26T18:37:00Z">
                    <m:rPr>
                      <m:sty m:val="p"/>
                    </m:rPr>
                    <w:rPr>
                      <w:rFonts w:ascii="Cambria Math" w:hAnsi="Cambria Math"/>
                    </w:rPr>
                    <m:t>〖</m:t>
                  </w:del>
                </m:r>
                <m:r>
                  <w:del w:id="1835" w:author="Zixuan Zhou" w:date="2026-04-27T02:37:00Z" w16du:dateUtc="2026-04-26T18:37:00Z">
                    <w:rPr>
                      <w:rFonts w:ascii="Cambria Math" w:hAnsi="Cambria Math"/>
                    </w:rPr>
                    <m:t>w</m:t>
                  </w:del>
                </m:r>
                <m:r>
                  <w:del w:id="1836" w:author="Zixuan Zhou" w:date="2026-04-27T02:37:00Z" w16du:dateUtc="2026-04-26T18:37:00Z">
                    <m:rPr>
                      <m:sty m:val="p"/>
                    </m:rPr>
                    <w:rPr>
                      <w:rFonts w:ascii="Cambria Math" w:hAnsi="Cambria Math"/>
                    </w:rPr>
                    <m:t>_</m:t>
                  </w:del>
                </m:r>
                <m:r>
                  <w:del w:id="1837" w:author="Zixuan Zhou" w:date="2026-04-27T02:37:00Z" w16du:dateUtc="2026-04-26T18:37:00Z">
                    <w:rPr>
                      <w:rFonts w:ascii="Cambria Math" w:hAnsi="Cambria Math"/>
                    </w:rPr>
                    <m:t>jk</m:t>
                  </w:del>
                </m:r>
                <m:r>
                  <w:del w:id="1838" w:author="Zixuan Zhou" w:date="2026-04-27T02:37:00Z" w16du:dateUtc="2026-04-26T18:37:00Z">
                    <m:rPr>
                      <m:sty m:val="p"/>
                    </m:rPr>
                    <w:rPr>
                      <w:rFonts w:ascii="Cambria Math" w:hAnsi="Cambria Math"/>
                    </w:rPr>
                    <m:t xml:space="preserve"> </m:t>
                  </w:del>
                </m:r>
                <m:r>
                  <w:del w:id="1839" w:author="Zixuan Zhou" w:date="2026-04-27T02:37:00Z" w16du:dateUtc="2026-04-26T18:37:00Z">
                    <w:rPr>
                      <w:rFonts w:ascii="Cambria Math" w:hAnsi="Cambria Math"/>
                    </w:rPr>
                    <m:t>P</m:t>
                  </w:del>
                </m:r>
                <m:r>
                  <w:del w:id="1840" w:author="Zixuan Zhou" w:date="2026-04-27T02:37:00Z" w16du:dateUtc="2026-04-26T18:37:00Z">
                    <m:rPr>
                      <m:sty m:val="p"/>
                    </m:rPr>
                    <w:rPr>
                      <w:rFonts w:ascii="Cambria Math" w:hAnsi="Cambria Math"/>
                    </w:rPr>
                    <m:t>_(</m:t>
                  </w:del>
                </m:r>
                <m:r>
                  <w:del w:id="1841" w:author="Zixuan Zhou" w:date="2026-04-27T02:37:00Z" w16du:dateUtc="2026-04-26T18:37:00Z">
                    <w:rPr>
                      <w:rFonts w:ascii="Cambria Math" w:hAnsi="Cambria Math"/>
                    </w:rPr>
                    <m:t>o</m:t>
                  </w:del>
                </m:r>
                <m:r>
                  <w:del w:id="1842" w:author="Zixuan Zhou" w:date="2026-04-27T02:37:00Z" w16du:dateUtc="2026-04-26T18:37:00Z">
                    <m:rPr>
                      <m:sty m:val="p"/>
                    </m:rPr>
                    <w:rPr>
                      <w:rFonts w:ascii="Cambria Math" w:hAnsi="Cambria Math"/>
                    </w:rPr>
                    <m:t>,</m:t>
                  </w:del>
                </m:r>
                <m:r>
                  <w:del w:id="1843" w:author="Zixuan Zhou" w:date="2026-04-27T02:37:00Z" w16du:dateUtc="2026-04-26T18:37:00Z">
                    <w:rPr>
                      <w:rFonts w:ascii="Cambria Math" w:hAnsi="Cambria Math"/>
                    </w:rPr>
                    <m:t>jk</m:t>
                  </w:del>
                </m:r>
                <m:r>
                  <w:del w:id="1844" w:author="Zixuan Zhou" w:date="2026-04-27T02:37:00Z" w16du:dateUtc="2026-04-26T18:37:00Z">
                    <m:rPr>
                      <m:sty m:val="p"/>
                    </m:rPr>
                    <w:rPr>
                      <w:rFonts w:ascii="Cambria Math" w:hAnsi="Cambria Math"/>
                    </w:rPr>
                    <m:t>) (</m:t>
                  </w:del>
                </m:r>
                <m:r>
                  <w:del w:id="1845" w:author="Zixuan Zhou" w:date="2026-04-27T02:37:00Z" w16du:dateUtc="2026-04-26T18:37:00Z">
                    <w:rPr>
                      <w:rFonts w:ascii="Cambria Math" w:hAnsi="Cambria Math"/>
                    </w:rPr>
                    <m:t>j</m:t>
                  </w:del>
                </m:r>
                <m:r>
                  <w:del w:id="1846" w:author="Zixuan Zhou" w:date="2026-04-27T02:37:00Z" w16du:dateUtc="2026-04-26T18:37:00Z">
                    <m:rPr>
                      <m:sty m:val="p"/>
                    </m:rPr>
                    <w:rPr>
                      <w:rFonts w:ascii="Cambria Math" w:hAnsi="Cambria Math"/>
                    </w:rPr>
                    <m:t>-</m:t>
                  </w:del>
                </m:r>
                <m:r>
                  <w:del w:id="1847" w:author="Zixuan Zhou" w:date="2026-04-27T02:37:00Z" w16du:dateUtc="2026-04-26T18:37:00Z">
                    <w:rPr>
                      <w:rFonts w:ascii="Cambria Math" w:hAnsi="Cambria Math"/>
                    </w:rPr>
                    <m:t>k</m:t>
                  </w:del>
                </m:r>
                <m:r>
                  <w:del w:id="1848" w:author="Zixuan Zhou" w:date="2026-04-27T02:37:00Z" w16du:dateUtc="2026-04-26T18:37:00Z">
                    <m:rPr>
                      <m:sty m:val="p"/>
                    </m:rPr>
                    <w:rPr>
                      <w:rFonts w:ascii="Cambria Math" w:hAnsi="Cambria Math"/>
                    </w:rPr>
                    <m:t>)^2</m:t>
                  </w:del>
                </m:r>
                <m:r>
                  <w:del w:id="1849" w:author="Zixuan Zhou" w:date="2026-04-27T02:38:00Z" w16du:dateUtc="2026-04-26T18:38:00Z">
                    <m:rPr>
                      <m:sty m:val="p"/>
                    </m:rPr>
                    <w:rPr>
                      <w:rFonts w:ascii="Cambria Math" w:hAnsi="Cambria Math"/>
                    </w:rPr>
                    <m:t xml:space="preserve"> </m:t>
                  </w:del>
                </m:r>
                <m:r>
                  <w:del w:id="1850" w:author="Zixuan Zhou" w:date="2026-04-27T02:38:00Z" w16du:dateUtc="2026-04-26T18:38:00Z">
                    <w:rPr>
                      <w:rFonts w:ascii="Cambria Math" w:hAnsi="Cambria Math"/>
                    </w:rPr>
                    <m:t>κ</m:t>
                  </w:del>
                </m:r>
                <m:r>
                  <w:del w:id="1851" w:author="Zixuan Zhou" w:date="2026-04-27T02:38:00Z" w16du:dateUtc="2026-04-26T18:38:00Z">
                    <m:rPr>
                      <m:sty m:val="p"/>
                    </m:rPr>
                    <w:rPr>
                      <w:rFonts w:ascii="Cambria Math" w:hAnsi="Cambria Math"/>
                    </w:rPr>
                    <m:t>∑∑∑</m:t>
                  </w:del>
                </m:r>
                <m:r>
                  <w:del w:id="1852" w:author="Zixuan Zhou" w:date="2026-04-27T02:38:00Z" w16du:dateUtc="2026-04-26T18:38:00Z">
                    <w:rPr>
                      <w:rFonts w:ascii="Cambria Math" w:hAnsi="Cambria Math"/>
                    </w:rPr>
                    <m:t>κ</m:t>
                  </w:del>
                </m:r>
                <m:r>
                  <w:del w:id="1853" w:author="Zixuan Zhou" w:date="2026-04-27T02:38:00Z" w16du:dateUtc="2026-04-26T18:38:00Z">
                    <m:rPr>
                      <m:sty m:val="p"/>
                    </m:rPr>
                    <w:rPr>
                      <w:rFonts w:ascii="Cambria Math" w:hAnsi="Cambria Math"/>
                    </w:rPr>
                    <m:t>∑∑∑▒</m:t>
                  </w:del>
                </m:r>
                <m:r>
                  <w:del w:id="1854" w:author="Zixuan Zhou" w:date="2026-04-27T02:38:00Z" w16du:dateUtc="2026-04-26T18:38:00Z">
                    <m:rPr>
                      <m:sty m:val="p"/>
                    </m:rPr>
                    <w:rPr>
                      <w:rFonts w:ascii="Cambria Math" w:hAnsi="Cambria Math"/>
                    </w:rPr>
                    <m:t>〖</m:t>
                  </w:del>
                </m:r>
                <m:r>
                  <w:del w:id="1855" w:author="Zixuan Zhou" w:date="2026-04-27T02:41:00Z" w16du:dateUtc="2026-04-26T18:41:00Z">
                    <w:rPr>
                      <w:rFonts w:ascii="Cambria Math" w:hAnsi="Cambria Math"/>
                    </w:rPr>
                    <m:t>κ</m:t>
                  </w:del>
                </m:r>
                <m:r>
                  <w:del w:id="1856" w:author="Zixuan Zhou" w:date="2026-04-27T02:41:00Z" w16du:dateUtc="2026-04-26T18:41:00Z">
                    <m:rPr>
                      <m:sty m:val="p"/>
                    </m:rPr>
                    <w:rPr>
                      <w:rFonts w:ascii="Cambria Math" w:hAnsi="Cambria Math"/>
                    </w:rPr>
                    <m:t>∑∑∑</m:t>
                  </w:del>
                </m:r>
                <m:r>
                  <w:del w:id="1857" w:author="Zixuan Zhou" w:date="2026-04-27T02:38:00Z" w16du:dateUtc="2026-04-26T18:38:00Z">
                    <m:rPr>
                      <m:sty m:val="p"/>
                    </m:rPr>
                    <w:rPr>
                      <w:rFonts w:ascii="Cambria Math" w:hAnsi="Cambria Math"/>
                    </w:rPr>
                    <m:t>〗</m:t>
                  </w:del>
                </m:r>
                <m:r>
                  <w:del w:id="1858" w:author="Zixuan Zhou" w:date="2026-04-27T02:37:00Z" w16du:dateUtc="2026-04-26T18:37:00Z">
                    <m:rPr>
                      <m:sty m:val="p"/>
                    </m:rPr>
                    <w:rPr>
                      <w:rFonts w:ascii="Cambria Math" w:hAnsi="Cambria Math"/>
                    </w:rPr>
                    <m:t>〗</m:t>
                  </w:del>
                </m:r>
                <m:sSub>
                  <m:sSubPr>
                    <m:ctrlPr>
                      <w:ins w:id="1859" w:author="Zixuan Zhou" w:date="2026-04-27T02:45:00Z" w16du:dateUtc="2026-04-26T18:45:00Z">
                        <w:rPr>
                          <w:rFonts w:ascii="Cambria Math" w:hAnsi="Cambria Math"/>
                          <w:i/>
                        </w:rPr>
                      </w:ins>
                    </m:ctrlPr>
                  </m:sSubPr>
                  <m:e>
                    <m:r>
                      <w:ins w:id="1860" w:author="Zixuan Zhou" w:date="2026-04-27T02:45:00Z" w16du:dateUtc="2026-04-26T18:45:00Z">
                        <w:rPr>
                          <w:rFonts w:ascii="Cambria Math" w:hAnsi="Cambria Math"/>
                        </w:rPr>
                        <m:t>κ</m:t>
                      </w:ins>
                    </m:r>
                    <m:ctrlPr>
                      <w:ins w:id="1861" w:author="Zixuan Zhou" w:date="2026-04-27T02:45:00Z" w16du:dateUtc="2026-04-26T18:45:00Z">
                        <w:rPr>
                          <w:rFonts w:ascii="Cambria Math" w:hAnsi="Cambria Math"/>
                        </w:rPr>
                      </w:ins>
                    </m:ctrlPr>
                  </m:e>
                  <m:sub>
                    <m:r>
                      <w:ins w:id="1862" w:author="Zixuan Zhou" w:date="2026-04-27T02:45:00Z" w16du:dateUtc="2026-04-26T18:45:00Z">
                        <w:rPr>
                          <w:rFonts w:ascii="Cambria Math" w:hAnsi="Cambria Math"/>
                        </w:rPr>
                        <m:t>w</m:t>
                      </w:ins>
                    </m:r>
                  </m:sub>
                </m:sSub>
                <m:r>
                  <w:ins w:id="1863" w:author="Zixuan Zhou" w:date="2026-04-27T02:45:00Z" w16du:dateUtc="2026-04-26T18:45:00Z">
                    <w:rPr>
                      <w:rFonts w:ascii="Cambria Math" w:hAnsi="Cambria Math"/>
                    </w:rPr>
                    <m:t>=1</m:t>
                  </w:ins>
                </m:r>
                <m:r>
                  <w:ins w:id="1864" w:author="Zixuan Zhou" w:date="2026-04-27T02:45:00Z" w16du:dateUtc="2026-04-26T18:45:00Z">
                    <w:rPr>
                      <w:rFonts w:ascii="Cambria Math" w:hAnsi="Cambria Math"/>
                      <w:rPrChange w:id="1865" w:author="Zixuan Zhou" w:date="2026-04-27T02:52:00Z" w16du:dateUtc="2026-04-26T18:52:00Z">
                        <w:rPr>
                          <w:rFonts w:ascii="Cambria Math" w:hAnsi="Cambria Math"/>
                        </w:rPr>
                      </w:rPrChange>
                    </w:rPr>
                    <m:t>-</m:t>
                  </w:ins>
                </m:r>
                <m:f>
                  <m:fPr>
                    <m:ctrlPr>
                      <w:ins w:id="1866" w:author="Zixuan Zhou" w:date="2026-04-27T02:45:00Z" w16du:dateUtc="2026-04-26T18:45:00Z">
                        <w:rPr>
                          <w:rFonts w:ascii="Cambria Math" w:hAnsi="Cambria Math"/>
                          <w:i/>
                        </w:rPr>
                      </w:ins>
                    </m:ctrlPr>
                  </m:fPr>
                  <m:num>
                    <m:nary>
                      <m:naryPr>
                        <m:chr m:val="∑"/>
                        <m:ctrlPr>
                          <w:ins w:id="1867" w:author="Zixuan Zhou" w:date="2026-04-27T02:45:00Z" w16du:dateUtc="2026-04-26T18:45:00Z">
                            <w:rPr>
                              <w:rFonts w:ascii="Cambria Math" w:hAnsi="Cambria Math"/>
                              <w:i/>
                            </w:rPr>
                          </w:ins>
                        </m:ctrlPr>
                      </m:naryPr>
                      <m:sub>
                        <m:r>
                          <w:ins w:id="1868" w:author="Zixuan Zhou" w:date="2026-04-27T02:45:00Z" w16du:dateUtc="2026-04-26T18:45:00Z">
                            <w:rPr>
                              <w:rFonts w:ascii="Cambria Math" w:hAnsi="Cambria Math"/>
                              <w:rPrChange w:id="1869" w:author="Zixuan Zhou" w:date="2026-04-27T02:52:00Z" w16du:dateUtc="2026-04-26T18:52:00Z">
                                <w:rPr>
                                  <w:rFonts w:ascii="Cambria Math" w:hAnsi="Cambria Math"/>
                                </w:rPr>
                              </w:rPrChange>
                            </w:rPr>
                            <m:t>i=1</m:t>
                          </w:ins>
                        </m:r>
                      </m:sub>
                      <m:sup>
                        <m:r>
                          <w:ins w:id="1870" w:author="Zixuan Zhou" w:date="2026-04-27T02:45:00Z" w16du:dateUtc="2026-04-26T18:45:00Z">
                            <w:rPr>
                              <w:rFonts w:ascii="Cambria Math" w:hAnsi="Cambria Math"/>
                              <w:rPrChange w:id="1871" w:author="Zixuan Zhou" w:date="2026-04-27T02:52:00Z" w16du:dateUtc="2026-04-26T18:52:00Z">
                                <w:rPr>
                                  <w:rFonts w:ascii="Cambria Math" w:hAnsi="Cambria Math"/>
                                </w:rPr>
                              </w:rPrChange>
                            </w:rPr>
                            <m:t>N</m:t>
                          </w:ins>
                        </m:r>
                      </m:sup>
                      <m:e>
                        <m:sSub>
                          <m:sSubPr>
                            <m:ctrlPr>
                              <w:ins w:id="1872" w:author="Zixuan Zhou" w:date="2026-04-27T02:45:00Z" w16du:dateUtc="2026-04-26T18:45:00Z">
                                <w:rPr>
                                  <w:rFonts w:ascii="Cambria Math" w:hAnsi="Cambria Math"/>
                                  <w:i/>
                                </w:rPr>
                              </w:ins>
                            </m:ctrlPr>
                          </m:sSubPr>
                          <m:e>
                            <m:r>
                              <w:ins w:id="1873" w:author="Zixuan Zhou" w:date="2026-04-27T02:45:00Z" w16du:dateUtc="2026-04-26T18:45:00Z">
                                <w:rPr>
                                  <w:rFonts w:ascii="Cambria Math" w:hAnsi="Cambria Math"/>
                                  <w:rPrChange w:id="1874" w:author="Zixuan Zhou" w:date="2026-04-27T02:52:00Z" w16du:dateUtc="2026-04-26T18:52:00Z">
                                    <w:rPr>
                                      <w:rFonts w:ascii="Cambria Math" w:hAnsi="Cambria Math"/>
                                    </w:rPr>
                                  </w:rPrChange>
                                </w:rPr>
                                <m:t>w</m:t>
                              </w:ins>
                            </m:r>
                          </m:e>
                          <m:sub>
                            <m:sSub>
                              <m:sSubPr>
                                <m:ctrlPr>
                                  <w:ins w:id="1875" w:author="Zixuan Zhou" w:date="2026-04-27T02:45:00Z" w16du:dateUtc="2026-04-26T18:45:00Z">
                                    <w:rPr>
                                      <w:rFonts w:ascii="Cambria Math" w:hAnsi="Cambria Math"/>
                                      <w:i/>
                                    </w:rPr>
                                  </w:ins>
                                </m:ctrlPr>
                              </m:sSubPr>
                              <m:e>
                                <m:r>
                                  <w:ins w:id="1876" w:author="Zixuan Zhou" w:date="2026-04-27T02:45:00Z" w16du:dateUtc="2026-04-26T18:45:00Z">
                                    <w:rPr>
                                      <w:rFonts w:ascii="Cambria Math" w:hAnsi="Cambria Math"/>
                                      <w:rPrChange w:id="1877" w:author="Zixuan Zhou" w:date="2026-04-27T02:52:00Z" w16du:dateUtc="2026-04-26T18:52:00Z">
                                        <w:rPr>
                                          <w:rFonts w:ascii="Cambria Math" w:hAnsi="Cambria Math"/>
                                        </w:rPr>
                                      </w:rPrChange>
                                    </w:rPr>
                                    <m:t>r</m:t>
                                  </w:ins>
                                </m:r>
                              </m:e>
                              <m:sub>
                                <m:r>
                                  <w:ins w:id="1878" w:author="Zixuan Zhou" w:date="2026-04-27T02:45:00Z" w16du:dateUtc="2026-04-26T18:45:00Z">
                                    <w:rPr>
                                      <w:rFonts w:ascii="Cambria Math" w:hAnsi="Cambria Math"/>
                                      <w:rPrChange w:id="1879" w:author="Zixuan Zhou" w:date="2026-04-27T02:52:00Z" w16du:dateUtc="2026-04-26T18:52:00Z">
                                        <w:rPr>
                                          <w:rFonts w:ascii="Cambria Math" w:hAnsi="Cambria Math"/>
                                        </w:rPr>
                                      </w:rPrChange>
                                    </w:rPr>
                                    <m:t>i</m:t>
                                  </w:ins>
                                </m:r>
                              </m:sub>
                            </m:sSub>
                            <m:sSub>
                              <m:sSubPr>
                                <m:ctrlPr>
                                  <w:ins w:id="1880" w:author="Zixuan Zhou" w:date="2026-04-27T02:45:00Z" w16du:dateUtc="2026-04-26T18:45:00Z">
                                    <w:rPr>
                                      <w:rFonts w:ascii="Cambria Math" w:hAnsi="Cambria Math"/>
                                      <w:i/>
                                    </w:rPr>
                                  </w:ins>
                                </m:ctrlPr>
                              </m:sSubPr>
                              <m:e>
                                <m:r>
                                  <w:ins w:id="1881" w:author="Zixuan Zhou" w:date="2026-04-27T02:45:00Z" w16du:dateUtc="2026-04-26T18:45:00Z">
                                    <w:rPr>
                                      <w:rFonts w:ascii="Cambria Math" w:hAnsi="Cambria Math"/>
                                      <w:rPrChange w:id="1882" w:author="Zixuan Zhou" w:date="2026-04-27T02:52:00Z" w16du:dateUtc="2026-04-26T18:52:00Z">
                                        <w:rPr>
                                          <w:rFonts w:ascii="Cambria Math" w:hAnsi="Cambria Math"/>
                                        </w:rPr>
                                      </w:rPrChange>
                                    </w:rPr>
                                    <m:t>s</m:t>
                                  </w:ins>
                                </m:r>
                              </m:e>
                              <m:sub>
                                <m:r>
                                  <w:ins w:id="1883" w:author="Zixuan Zhou" w:date="2026-04-27T02:45:00Z" w16du:dateUtc="2026-04-26T18:45:00Z">
                                    <w:rPr>
                                      <w:rFonts w:ascii="Cambria Math" w:hAnsi="Cambria Math"/>
                                      <w:rPrChange w:id="1884" w:author="Zixuan Zhou" w:date="2026-04-27T02:52:00Z" w16du:dateUtc="2026-04-26T18:52:00Z">
                                        <w:rPr>
                                          <w:rFonts w:ascii="Cambria Math" w:hAnsi="Cambria Math"/>
                                        </w:rPr>
                                      </w:rPrChange>
                                    </w:rPr>
                                    <m:t>i</m:t>
                                  </w:ins>
                                </m:r>
                              </m:sub>
                            </m:sSub>
                          </m:sub>
                        </m:sSub>
                        <m:sSup>
                          <m:sSupPr>
                            <m:ctrlPr>
                              <w:ins w:id="1885" w:author="Zixuan Zhou" w:date="2026-04-27T02:45:00Z" w16du:dateUtc="2026-04-26T18:45:00Z">
                                <w:rPr>
                                  <w:rFonts w:ascii="Cambria Math" w:hAnsi="Cambria Math"/>
                                  <w:i/>
                                </w:rPr>
                              </w:ins>
                            </m:ctrlPr>
                          </m:sSupPr>
                          <m:e>
                            <m:d>
                              <m:dPr>
                                <m:ctrlPr>
                                  <w:ins w:id="1886" w:author="Zixuan Zhou" w:date="2026-04-27T02:45:00Z" w16du:dateUtc="2026-04-26T18:45:00Z">
                                    <w:rPr>
                                      <w:rFonts w:ascii="Cambria Math" w:hAnsi="Cambria Math"/>
                                      <w:i/>
                                    </w:rPr>
                                  </w:ins>
                                </m:ctrlPr>
                              </m:dPr>
                              <m:e>
                                <m:sSub>
                                  <m:sSubPr>
                                    <m:ctrlPr>
                                      <w:ins w:id="1887" w:author="Zixuan Zhou" w:date="2026-04-27T02:45:00Z" w16du:dateUtc="2026-04-26T18:45:00Z">
                                        <w:rPr>
                                          <w:rFonts w:ascii="Cambria Math" w:hAnsi="Cambria Math"/>
                                          <w:i/>
                                        </w:rPr>
                                      </w:ins>
                                    </m:ctrlPr>
                                  </m:sSubPr>
                                  <m:e>
                                    <m:r>
                                      <w:ins w:id="1888" w:author="Zixuan Zhou" w:date="2026-04-27T02:45:00Z" w16du:dateUtc="2026-04-26T18:45:00Z">
                                        <w:rPr>
                                          <w:rFonts w:ascii="Cambria Math" w:hAnsi="Cambria Math"/>
                                          <w:rPrChange w:id="1889" w:author="Zixuan Zhou" w:date="2026-04-27T02:52:00Z" w16du:dateUtc="2026-04-26T18:52:00Z">
                                            <w:rPr>
                                              <w:rFonts w:ascii="Cambria Math" w:hAnsi="Cambria Math"/>
                                            </w:rPr>
                                          </w:rPrChange>
                                        </w:rPr>
                                        <m:t>r</m:t>
                                      </w:ins>
                                    </m:r>
                                  </m:e>
                                  <m:sub>
                                    <m:r>
                                      <w:ins w:id="1890" w:author="Zixuan Zhou" w:date="2026-04-27T02:45:00Z" w16du:dateUtc="2026-04-26T18:45:00Z">
                                        <w:rPr>
                                          <w:rFonts w:ascii="Cambria Math" w:hAnsi="Cambria Math"/>
                                          <w:rPrChange w:id="1891" w:author="Zixuan Zhou" w:date="2026-04-27T02:52:00Z" w16du:dateUtc="2026-04-26T18:52:00Z">
                                            <w:rPr>
                                              <w:rFonts w:ascii="Cambria Math" w:hAnsi="Cambria Math"/>
                                            </w:rPr>
                                          </w:rPrChange>
                                        </w:rPr>
                                        <m:t>i</m:t>
                                      </w:ins>
                                    </m:r>
                                  </m:sub>
                                </m:sSub>
                                <m:r>
                                  <w:ins w:id="1892" w:author="Zixuan Zhou" w:date="2026-04-27T02:45:00Z" w16du:dateUtc="2026-04-26T18:45:00Z">
                                    <w:rPr>
                                      <w:rFonts w:ascii="Cambria Math" w:hAnsi="Cambria Math"/>
                                      <w:rPrChange w:id="1893" w:author="Zixuan Zhou" w:date="2026-04-27T02:52:00Z" w16du:dateUtc="2026-04-26T18:52:00Z">
                                        <w:rPr>
                                          <w:rFonts w:ascii="Cambria Math" w:hAnsi="Cambria Math"/>
                                        </w:rPr>
                                      </w:rPrChange>
                                    </w:rPr>
                                    <m:t>-</m:t>
                                  </w:ins>
                                </m:r>
                                <m:sSub>
                                  <m:sSubPr>
                                    <m:ctrlPr>
                                      <w:ins w:id="1894" w:author="Zixuan Zhou" w:date="2026-04-27T02:45:00Z" w16du:dateUtc="2026-04-26T18:45:00Z">
                                        <w:rPr>
                                          <w:rFonts w:ascii="Cambria Math" w:hAnsi="Cambria Math"/>
                                          <w:i/>
                                        </w:rPr>
                                      </w:ins>
                                    </m:ctrlPr>
                                  </m:sSubPr>
                                  <m:e>
                                    <m:r>
                                      <w:ins w:id="1895" w:author="Zixuan Zhou" w:date="2026-04-27T02:45:00Z" w16du:dateUtc="2026-04-26T18:45:00Z">
                                        <w:rPr>
                                          <w:rFonts w:ascii="Cambria Math" w:hAnsi="Cambria Math"/>
                                          <w:rPrChange w:id="1896" w:author="Zixuan Zhou" w:date="2026-04-27T02:52:00Z" w16du:dateUtc="2026-04-26T18:52:00Z">
                                            <w:rPr>
                                              <w:rFonts w:ascii="Cambria Math" w:hAnsi="Cambria Math"/>
                                            </w:rPr>
                                          </w:rPrChange>
                                        </w:rPr>
                                        <m:t>s</m:t>
                                      </w:ins>
                                    </m:r>
                                  </m:e>
                                  <m:sub>
                                    <m:r>
                                      <w:ins w:id="1897" w:author="Zixuan Zhou" w:date="2026-04-27T02:45:00Z" w16du:dateUtc="2026-04-26T18:45:00Z">
                                        <w:rPr>
                                          <w:rFonts w:ascii="Cambria Math" w:hAnsi="Cambria Math"/>
                                          <w:rPrChange w:id="1898" w:author="Zixuan Zhou" w:date="2026-04-27T02:52:00Z" w16du:dateUtc="2026-04-26T18:52:00Z">
                                            <w:rPr>
                                              <w:rFonts w:ascii="Cambria Math" w:hAnsi="Cambria Math"/>
                                            </w:rPr>
                                          </w:rPrChange>
                                        </w:rPr>
                                        <m:t>i</m:t>
                                      </w:ins>
                                    </m:r>
                                  </m:sub>
                                </m:sSub>
                              </m:e>
                            </m:d>
                          </m:e>
                          <m:sup>
                            <m:r>
                              <w:ins w:id="1899" w:author="Zixuan Zhou" w:date="2026-04-27T02:45:00Z" w16du:dateUtc="2026-04-26T18:45:00Z">
                                <w:rPr>
                                  <w:rFonts w:ascii="Cambria Math" w:hAnsi="Cambria Math"/>
                                  <w:rPrChange w:id="1900" w:author="Zixuan Zhou" w:date="2026-04-27T02:52:00Z" w16du:dateUtc="2026-04-26T18:52:00Z">
                                    <w:rPr>
                                      <w:rFonts w:ascii="Cambria Math" w:hAnsi="Cambria Math"/>
                                    </w:rPr>
                                  </w:rPrChange>
                                </w:rPr>
                                <m:t>2</m:t>
                              </w:ins>
                            </m:r>
                          </m:sup>
                        </m:sSup>
                      </m:e>
                    </m:nary>
                  </m:num>
                  <m:den>
                    <m:nary>
                      <m:naryPr>
                        <m:chr m:val="∑"/>
                        <m:ctrlPr>
                          <w:ins w:id="1901" w:author="Zixuan Zhou" w:date="2026-04-27T02:45:00Z" w16du:dateUtc="2026-04-26T18:45:00Z">
                            <w:rPr>
                              <w:rFonts w:ascii="Cambria Math" w:hAnsi="Cambria Math"/>
                              <w:i/>
                            </w:rPr>
                          </w:ins>
                        </m:ctrlPr>
                      </m:naryPr>
                      <m:sub>
                        <m:r>
                          <w:ins w:id="1902" w:author="Zixuan Zhou" w:date="2026-04-27T02:45:00Z" w16du:dateUtc="2026-04-26T18:45:00Z">
                            <w:rPr>
                              <w:rFonts w:ascii="Cambria Math" w:hAnsi="Cambria Math"/>
                              <w:rPrChange w:id="1903" w:author="Zixuan Zhou" w:date="2026-04-27T02:52:00Z" w16du:dateUtc="2026-04-26T18:52:00Z">
                                <w:rPr>
                                  <w:rFonts w:ascii="Cambria Math" w:hAnsi="Cambria Math"/>
                                </w:rPr>
                              </w:rPrChange>
                            </w:rPr>
                            <m:t>j=1</m:t>
                          </w:ins>
                        </m:r>
                      </m:sub>
                      <m:sup>
                        <m:r>
                          <w:ins w:id="1904" w:author="Zixuan Zhou" w:date="2026-04-27T02:45:00Z" w16du:dateUtc="2026-04-26T18:45:00Z">
                            <w:rPr>
                              <w:rFonts w:ascii="Cambria Math" w:hAnsi="Cambria Math"/>
                              <w:rPrChange w:id="1905" w:author="Zixuan Zhou" w:date="2026-04-27T02:52:00Z" w16du:dateUtc="2026-04-26T18:52:00Z">
                                <w:rPr>
                                  <w:rFonts w:ascii="Cambria Math" w:hAnsi="Cambria Math"/>
                                </w:rPr>
                              </w:rPrChange>
                            </w:rPr>
                            <m:t>3</m:t>
                          </w:ins>
                        </m:r>
                      </m:sup>
                      <m:e>
                        <m:nary>
                          <m:naryPr>
                            <m:chr m:val="∑"/>
                            <m:ctrlPr>
                              <w:ins w:id="1906" w:author="Zixuan Zhou" w:date="2026-04-27T02:45:00Z" w16du:dateUtc="2026-04-26T18:45:00Z">
                                <w:rPr>
                                  <w:rFonts w:ascii="Cambria Math" w:hAnsi="Cambria Math"/>
                                  <w:i/>
                                </w:rPr>
                              </w:ins>
                            </m:ctrlPr>
                          </m:naryPr>
                          <m:sub>
                            <m:r>
                              <w:ins w:id="1907" w:author="Zixuan Zhou" w:date="2026-04-27T02:45:00Z" w16du:dateUtc="2026-04-26T18:45:00Z">
                                <w:rPr>
                                  <w:rFonts w:ascii="Cambria Math" w:hAnsi="Cambria Math"/>
                                  <w:rPrChange w:id="1908" w:author="Zixuan Zhou" w:date="2026-04-27T02:52:00Z" w16du:dateUtc="2026-04-26T18:52:00Z">
                                    <w:rPr>
                                      <w:rFonts w:ascii="Cambria Math" w:hAnsi="Cambria Math"/>
                                    </w:rPr>
                                  </w:rPrChange>
                                </w:rPr>
                                <m:t>k=1</m:t>
                              </w:ins>
                            </m:r>
                          </m:sub>
                          <m:sup>
                            <m:r>
                              <w:ins w:id="1909" w:author="Zixuan Zhou" w:date="2026-04-27T02:45:00Z" w16du:dateUtc="2026-04-26T18:45:00Z">
                                <w:rPr>
                                  <w:rFonts w:ascii="Cambria Math" w:hAnsi="Cambria Math"/>
                                  <w:rPrChange w:id="1910" w:author="Zixuan Zhou" w:date="2026-04-27T02:52:00Z" w16du:dateUtc="2026-04-26T18:52:00Z">
                                    <w:rPr>
                                      <w:rFonts w:ascii="Cambria Math" w:hAnsi="Cambria Math"/>
                                    </w:rPr>
                                  </w:rPrChange>
                                </w:rPr>
                                <m:t>3</m:t>
                              </w:ins>
                            </m:r>
                          </m:sup>
                          <m:e>
                            <m:sSub>
                              <m:sSubPr>
                                <m:ctrlPr>
                                  <w:ins w:id="1911" w:author="Zixuan Zhou" w:date="2026-04-27T02:45:00Z" w16du:dateUtc="2026-04-26T18:45:00Z">
                                    <w:rPr>
                                      <w:rFonts w:ascii="Cambria Math" w:hAnsi="Cambria Math"/>
                                      <w:i/>
                                    </w:rPr>
                                  </w:ins>
                                </m:ctrlPr>
                              </m:sSubPr>
                              <m:e>
                                <m:r>
                                  <w:ins w:id="1912" w:author="Zixuan Zhou" w:date="2026-04-27T02:45:00Z" w16du:dateUtc="2026-04-26T18:45:00Z">
                                    <w:rPr>
                                      <w:rFonts w:ascii="Cambria Math" w:hAnsi="Cambria Math"/>
                                      <w:rPrChange w:id="1913" w:author="Zixuan Zhou" w:date="2026-04-27T02:52:00Z" w16du:dateUtc="2026-04-26T18:52:00Z">
                                        <w:rPr>
                                          <w:rFonts w:ascii="Cambria Math" w:hAnsi="Cambria Math"/>
                                        </w:rPr>
                                      </w:rPrChange>
                                    </w:rPr>
                                    <m:t>w</m:t>
                                  </w:ins>
                                </m:r>
                              </m:e>
                              <m:sub>
                                <m:r>
                                  <w:ins w:id="1914" w:author="Zixuan Zhou" w:date="2026-04-27T02:45:00Z" w16du:dateUtc="2026-04-26T18:45:00Z">
                                    <w:rPr>
                                      <w:rFonts w:ascii="Cambria Math" w:hAnsi="Cambria Math"/>
                                      <w:rPrChange w:id="1915" w:author="Zixuan Zhou" w:date="2026-04-27T02:52:00Z" w16du:dateUtc="2026-04-26T18:52:00Z">
                                        <w:rPr>
                                          <w:rFonts w:ascii="Cambria Math" w:hAnsi="Cambria Math"/>
                                        </w:rPr>
                                      </w:rPrChange>
                                    </w:rPr>
                                    <m:t>jk</m:t>
                                  </w:ins>
                                </m:r>
                              </m:sub>
                            </m:sSub>
                            <m:sSub>
                              <m:sSubPr>
                                <m:ctrlPr>
                                  <w:ins w:id="1916" w:author="Zixuan Zhou" w:date="2026-04-27T02:45:00Z" w16du:dateUtc="2026-04-26T18:45:00Z">
                                    <w:rPr>
                                      <w:rFonts w:ascii="Cambria Math" w:hAnsi="Cambria Math"/>
                                      <w:i/>
                                    </w:rPr>
                                  </w:ins>
                                </m:ctrlPr>
                              </m:sSubPr>
                              <m:e>
                                <m:r>
                                  <w:ins w:id="1917" w:author="Zixuan Zhou" w:date="2026-04-27T02:45:00Z" w16du:dateUtc="2026-04-26T18:45:00Z">
                                    <w:rPr>
                                      <w:rFonts w:ascii="Cambria Math" w:hAnsi="Cambria Math"/>
                                      <w:rPrChange w:id="1918" w:author="Zixuan Zhou" w:date="2026-04-27T02:52:00Z" w16du:dateUtc="2026-04-26T18:52:00Z">
                                        <w:rPr>
                                          <w:rFonts w:ascii="Cambria Math" w:hAnsi="Cambria Math"/>
                                        </w:rPr>
                                      </w:rPrChange>
                                    </w:rPr>
                                    <m:t>P</m:t>
                                  </w:ins>
                                </m:r>
                              </m:e>
                              <m:sub>
                                <m:r>
                                  <w:ins w:id="1919" w:author="Zixuan Zhou" w:date="2026-04-27T02:45:00Z" w16du:dateUtc="2026-04-26T18:45:00Z">
                                    <w:rPr>
                                      <w:rFonts w:ascii="Cambria Math" w:hAnsi="Cambria Math"/>
                                      <w:rPrChange w:id="1920" w:author="Zixuan Zhou" w:date="2026-04-27T02:52:00Z" w16du:dateUtc="2026-04-26T18:52:00Z">
                                        <w:rPr>
                                          <w:rFonts w:ascii="Cambria Math" w:hAnsi="Cambria Math"/>
                                        </w:rPr>
                                      </w:rPrChange>
                                    </w:rPr>
                                    <m:t>o,jk</m:t>
                                  </w:ins>
                                </m:r>
                              </m:sub>
                            </m:sSub>
                            <m:sSup>
                              <m:sSupPr>
                                <m:ctrlPr>
                                  <w:ins w:id="1921" w:author="Zixuan Zhou" w:date="2026-04-27T02:45:00Z" w16du:dateUtc="2026-04-26T18:45:00Z">
                                    <w:rPr>
                                      <w:rFonts w:ascii="Cambria Math" w:hAnsi="Cambria Math"/>
                                      <w:i/>
                                    </w:rPr>
                                  </w:ins>
                                </m:ctrlPr>
                              </m:sSupPr>
                              <m:e>
                                <m:d>
                                  <m:dPr>
                                    <m:ctrlPr>
                                      <w:ins w:id="1922" w:author="Zixuan Zhou" w:date="2026-04-27T02:45:00Z" w16du:dateUtc="2026-04-26T18:45:00Z">
                                        <w:rPr>
                                          <w:rFonts w:ascii="Cambria Math" w:hAnsi="Cambria Math"/>
                                          <w:i/>
                                        </w:rPr>
                                      </w:ins>
                                    </m:ctrlPr>
                                  </m:dPr>
                                  <m:e>
                                    <m:r>
                                      <w:ins w:id="1923" w:author="Zixuan Zhou" w:date="2026-04-27T02:45:00Z" w16du:dateUtc="2026-04-26T18:45:00Z">
                                        <w:rPr>
                                          <w:rFonts w:ascii="Cambria Math" w:hAnsi="Cambria Math"/>
                                          <w:rPrChange w:id="1924" w:author="Zixuan Zhou" w:date="2026-04-27T02:52:00Z" w16du:dateUtc="2026-04-26T18:52:00Z">
                                            <w:rPr>
                                              <w:rFonts w:ascii="Cambria Math" w:hAnsi="Cambria Math"/>
                                            </w:rPr>
                                          </w:rPrChange>
                                        </w:rPr>
                                        <m:t>j-k</m:t>
                                      </w:ins>
                                    </m:r>
                                  </m:e>
                                </m:d>
                              </m:e>
                              <m:sup>
                                <m:r>
                                  <w:ins w:id="1925" w:author="Zixuan Zhou" w:date="2026-04-27T02:45:00Z" w16du:dateUtc="2026-04-26T18:45:00Z">
                                    <w:rPr>
                                      <w:rFonts w:ascii="Cambria Math" w:hAnsi="Cambria Math"/>
                                      <w:rPrChange w:id="1926" w:author="Zixuan Zhou" w:date="2026-04-27T02:52:00Z" w16du:dateUtc="2026-04-26T18:52:00Z">
                                        <w:rPr>
                                          <w:rFonts w:ascii="Cambria Math" w:hAnsi="Cambria Math"/>
                                        </w:rPr>
                                      </w:rPrChange>
                                    </w:rPr>
                                    <m:t>2</m:t>
                                  </w:ins>
                                </m:r>
                              </m:sup>
                            </m:sSup>
                          </m:e>
                        </m:nary>
                      </m:e>
                    </m:nary>
                  </m:den>
                </m:f>
              </m:oMath>
            </m:oMathPara>
          </w:p>
        </w:tc>
        <w:tc>
          <w:tcPr>
            <w:tcW w:w="647" w:type="pct"/>
            <w:vAlign w:val="center"/>
            <w:tcPrChange w:id="1927" w:author="Zixuan Zhou" w:date="2026-04-27T02:45:00Z" w16du:dateUtc="2026-04-26T18:45:00Z">
              <w:tcPr>
                <w:tcW w:w="647" w:type="pct"/>
                <w:vAlign w:val="center"/>
              </w:tcPr>
            </w:tcPrChange>
          </w:tcPr>
          <w:p w14:paraId="0610773E" w14:textId="7BC25CAD" w:rsidR="00F62009" w:rsidRPr="002B54B9" w:rsidRDefault="00F62009">
            <w:pPr>
              <w:pStyle w:val="altz"/>
              <w:spacing w:after="120"/>
              <w:ind w:firstLineChars="100" w:firstLine="240"/>
              <w:jc w:val="right"/>
              <w:rPr>
                <w:rFonts w:asciiTheme="minorHAnsi" w:eastAsiaTheme="minorEastAsia" w:hAnsiTheme="minorHAnsi" w:hint="eastAsia"/>
              </w:rPr>
              <w:pPrChange w:id="1928" w:author="Zixuan Zhou" w:date="2026-04-27T02:37:00Z" w16du:dateUtc="2026-04-26T18:37:00Z">
                <w:pPr>
                  <w:pStyle w:val="altz"/>
                  <w:spacing w:after="120"/>
                  <w:ind w:firstLine="480"/>
                  <w:jc w:val="right"/>
                </w:pPr>
              </w:pPrChange>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929" w:author="Zixuan Zhou" w:date="2026-04-27T02:36:00Z" w16du:dateUtc="2026-04-26T18:36:00Z">
              <w:r>
                <w:rPr>
                  <w:noProof/>
                </w:rPr>
                <w:t>1</w:t>
              </w:r>
            </w:ins>
            <w:del w:id="1930" w:author="Zixuan Zhou" w:date="2026-04-27T02:36:00Z" w16du:dateUtc="2026-04-26T18:36:00Z">
              <w:r w:rsidDel="00F62009">
                <w:rPr>
                  <w:noProof/>
                </w:rPr>
                <w:delText>5</w:delText>
              </w:r>
            </w:del>
            <w:r>
              <w:fldChar w:fldCharType="end"/>
            </w:r>
            <w:del w:id="1931" w:author="Zixuan Zhou" w:date="2026-04-27T02:36:00Z" w16du:dateUtc="2026-04-26T18:36:00Z">
              <w:r w:rsidDel="00F62009">
                <w:rPr>
                  <w:rFonts w:hint="eastAsia"/>
                </w:rPr>
                <w:delText>)</w:delText>
              </w:r>
            </w:del>
            <w:ins w:id="1932" w:author="Zixuan Zhou" w:date="2026-04-27T02:37:00Z" w16du:dateUtc="2026-04-26T18:37:00Z">
              <w:r>
                <w:rPr>
                  <w:rFonts w:hint="eastAsia"/>
                </w:rPr>
                <w:t>)</w:t>
              </w:r>
            </w:ins>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F1206C">
        <w:trPr>
          <w:trHeight w:val="794"/>
        </w:trPr>
        <w:tc>
          <w:tcPr>
            <w:tcW w:w="625" w:type="pct"/>
            <w:vAlign w:val="center"/>
          </w:tcPr>
          <w:p w14:paraId="0D01BA1D" w14:textId="77777777" w:rsidR="00D2035A" w:rsidRDefault="00D2035A" w:rsidP="00F1206C">
            <w:pPr>
              <w:pStyle w:val="aff5"/>
              <w:tabs>
                <w:tab w:val="clear" w:pos="8400"/>
                <w:tab w:val="right" w:pos="8280"/>
              </w:tabs>
              <w:spacing w:after="120"/>
              <w:rPr>
                <w:rFonts w:ascii="宋体" w:hAnsi="宋体" w:hint="eastAsia"/>
                <w:sz w:val="24"/>
              </w:rPr>
            </w:pPr>
          </w:p>
        </w:tc>
        <w:tc>
          <w:tcPr>
            <w:tcW w:w="3728" w:type="pct"/>
            <w:vAlign w:val="center"/>
          </w:tcPr>
          <w:p w14:paraId="164D9090" w14:textId="0CB16142" w:rsidR="00D2035A" w:rsidRPr="005B5F9F" w:rsidRDefault="00000000" w:rsidP="00F1206C">
            <w:pPr>
              <w:pStyle w:val="altz"/>
              <w:spacing w:line="240" w:lineRule="auto"/>
              <w:ind w:firstLineChars="0" w:firstLine="0"/>
              <w:rPr>
                <w:i/>
                <w:iCs/>
                <w:rPrChange w:id="1933" w:author="Zixuan Zhou" w:date="2026-04-27T02:52:00Z" w16du:dateUtc="2026-04-26T18:52:00Z">
                  <w:rPr/>
                </w:rPrChange>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r>
                      <w:del w:id="1934" w:author="Zixuan Zhou" w:date="2026-04-27T02:47:00Z" w16du:dateUtc="2026-04-26T18:47:00Z">
                        <w:rPr>
                          <w:rFonts w:ascii="Cambria Math" w:hAnsi="Cambria Math"/>
                        </w:rPr>
                        <m:t>=1-</m:t>
                      </w:del>
                    </m:r>
                  </m:den>
                </m:f>
              </m:oMath>
            </m:oMathPara>
          </w:p>
        </w:tc>
        <w:tc>
          <w:tcPr>
            <w:tcW w:w="647" w:type="pct"/>
            <w:vAlign w:val="center"/>
          </w:tcPr>
          <w:p w14:paraId="38AFB1FA" w14:textId="21ECE83E" w:rsidR="00D2035A" w:rsidRPr="002B54B9" w:rsidRDefault="00D2035A" w:rsidP="00F1206C">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935" w:author="Zixuan Zhou" w:date="2026-04-27T02:48:00Z" w16du:dateUtc="2026-04-26T18:48:00Z">
              <w:r>
                <w:rPr>
                  <w:noProof/>
                </w:rPr>
                <w:t>2</w:t>
              </w:r>
            </w:ins>
            <w:del w:id="1936" w:author="Zixuan Zhou" w:date="2026-04-27T02:48:00Z" w16du:dateUtc="2026-04-26T18:48:00Z">
              <w:r w:rsidDel="00D2035A">
                <w:rPr>
                  <w:noProof/>
                </w:rPr>
                <w:delText>1</w:delText>
              </w:r>
            </w:del>
            <w:r>
              <w:fldChar w:fldCharType="end"/>
            </w:r>
            <w:r>
              <w:rPr>
                <w:rFonts w:hint="eastAsia"/>
              </w:rPr>
              <w:t>)</w:t>
            </w:r>
          </w:p>
        </w:tc>
      </w:tr>
    </w:tbl>
    <w:p w14:paraId="7E21F886" w14:textId="2A68865B" w:rsidR="00D2035A" w:rsidRDefault="00D2035A" w:rsidP="001E2739">
      <w:pPr>
        <w:pStyle w:val="altz"/>
        <w:ind w:firstLine="480"/>
      </w:pPr>
      <w:ins w:id="1937" w:author="Zixuan Zhou" w:date="2026-04-27T02:52:00Z" w16du:dateUtc="2026-04-26T18:52:00Z">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ins>
      <w:ins w:id="1938" w:author="Zixuan Zhou" w:date="2026-04-27T02:53:00Z" w16du:dateUtc="2026-04-26T18:53:00Z">
        <w:r w:rsidR="005B5F9F">
          <w:rPr>
            <w:rFonts w:hint="eastAsia"/>
          </w:rPr>
          <w:t>评估</w:t>
        </w:r>
      </w:ins>
      <w:ins w:id="1939" w:author="Zixuan Zhou" w:date="2026-04-27T02:52:00Z" w16du:dateUtc="2026-04-26T18:52:00Z">
        <w:r w:rsidRPr="00D2035A">
          <w:t>模型使用。</w:t>
        </w:r>
      </w:ins>
    </w:p>
    <w:p w14:paraId="39D0F573" w14:textId="37674097" w:rsidR="00352265" w:rsidDel="00F62009" w:rsidRDefault="00F62009" w:rsidP="001E2739">
      <w:pPr>
        <w:pStyle w:val="altz"/>
        <w:ind w:firstLine="480"/>
        <w:rPr>
          <w:del w:id="1940" w:author="Zixuan Zhou" w:date="2026-04-27T02:35:00Z" w16du:dateUtc="2026-04-26T18:35:00Z"/>
        </w:rPr>
      </w:pPr>
      <m:oMathPara>
        <m:oMath>
          <m:r>
            <w:del w:id="1941" w:author="Zixuan Zhou" w:date="2026-04-27T02:35:00Z" w16du:dateUtc="2026-04-26T18:35:00Z">
              <w:rPr>
                <w:rFonts w:ascii="Cambria Math" w:hAnsi="Cambria Math"/>
              </w:rPr>
              <m:t>κ∑_()^▒</m:t>
            </w:del>
          </m:r>
          <m:r>
            <w:del w:id="1942" w:author="Zixuan Zhou" w:date="2026-04-27T02:35:00Z" w16du:dateUtc="2026-04-26T18:35:00Z">
              <w:rPr>
                <w:rFonts w:ascii="Cambria Math" w:hAnsi="Cambria Math"/>
              </w:rPr>
              <m:t>〖</m:t>
            </w:del>
          </m:r>
          <m:r>
            <w:del w:id="1943" w:author="Zixuan Zhou" w:date="2026-04-27T02:35:00Z" w16du:dateUtc="2026-04-26T18:35:00Z">
              <w:rPr>
                <w:rFonts w:ascii="Cambria Math" w:hAnsi="Cambria Math"/>
              </w:rPr>
              <m:t xml:space="preserve"> </m:t>
            </w:del>
          </m:r>
          <m:r>
            <w:del w:id="1944" w:author="Zixuan Zhou" w:date="2026-04-27T02:35:00Z" w16du:dateUtc="2026-04-26T18:35:00Z">
              <w:rPr>
                <w:rFonts w:ascii="Cambria Math" w:hAnsi="Cambria Math"/>
              </w:rPr>
              <m:t>〗</m:t>
            </w:del>
          </m:r>
          <m:r>
            <w:del w:id="1945" w:author="Zixuan Zhou" w:date="2026-04-27T02:35:00Z" w16du:dateUtc="2026-04-26T18:35:00Z">
              <w:rPr>
                <w:rFonts w:ascii="Cambria Math" w:hAnsi="Cambria Math"/>
              </w:rPr>
              <m:t xml:space="preserve"> ∑_()^▒∑_()^▒</m:t>
            </w:del>
          </m:r>
          <m:r>
            <w:del w:id="1946" w:author="Zixuan Zhou" w:date="2026-04-27T02:35:00Z" w16du:dateUtc="2026-04-26T18:35:00Z">
              <w:rPr>
                <w:rFonts w:ascii="Cambria Math" w:hAnsi="Cambria Math"/>
              </w:rPr>
              <m:t>〖</m:t>
            </w:del>
          </m:r>
          <m:r>
            <w:del w:id="1947" w:author="Zixuan Zhou" w:date="2026-04-27T02:35:00Z" w16du:dateUtc="2026-04-26T18:35:00Z">
              <w:rPr>
                <w:rFonts w:ascii="Cambria Math" w:hAnsi="Cambria Math"/>
              </w:rPr>
              <m:t xml:space="preserve"> </m:t>
            </w:del>
          </m:r>
          <m:r>
            <w:del w:id="1948" w:author="Zixuan Zhou" w:date="2026-04-27T02:35:00Z" w16du:dateUtc="2026-04-26T18:35:00Z">
              <w:rPr>
                <w:rFonts w:ascii="Cambria Math" w:hAnsi="Cambria Math"/>
              </w:rPr>
              <m:t>〗</m:t>
            </w:del>
          </m:r>
        </m:oMath>
      </m:oMathPara>
    </w:p>
    <w:p w14:paraId="4E99CC27" w14:textId="737C67BB"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949"/>
      <w:r w:rsidRPr="00A24A9B">
        <w:t>，二次加权</w:t>
      </w:r>
      <w:r w:rsidRPr="00A24A9B">
        <w:t>Kappa</w:t>
      </w:r>
      <w:r w:rsidRPr="00A24A9B">
        <w:t>系数的稳定估计通常要求样本量不低于</w:t>
      </w:r>
      <w:r w:rsidRPr="00A24A9B">
        <w:t>30~50</w:t>
      </w:r>
      <w:r w:rsidRPr="00A24A9B">
        <w:t>对，</w:t>
      </w:r>
      <w:commentRangeEnd w:id="1949"/>
      <w:r w:rsidR="00192633" w:rsidRPr="00A24A9B">
        <w:rPr>
          <w:rStyle w:val="afc"/>
          <w:sz w:val="24"/>
          <w:szCs w:val="22"/>
        </w:rPr>
        <w:commentReference w:id="1949"/>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1704E8">
        <w:instrText xml:space="preserve"> ADDIN ZOTERO_ITEM CSL_CITATION {"citationID":"ZmrZB8oB","properties":{"unsorted":false,"formattedCitation":"\\super [40]\\nosupersub{}","plainCitation":"[40]","noteIndex":0},"citationItems":[{"id":1239,"uris":["http://zotero.org/users/15209510/items/SHYTUKT2"],"itemData":{"id":1239,"type":"article-journal","abstract":"With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50" w:name="_Toc228219370"/>
      <w:r w:rsidRPr="00E7252B">
        <w:rPr>
          <w:rFonts w:hint="eastAsia"/>
        </w:rPr>
        <w:t>参评大模型的专家一致性横向对比</w:t>
      </w:r>
      <w:bookmarkEnd w:id="195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6930EE1"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ins w:id="1951" w:author="Zixuan Zhou" w:date="2026-04-27T02:54:00Z" w16du:dateUtc="2026-04-26T18:54:00Z">
        <w:r w:rsidR="005B5F9F" w:rsidRPr="009613CF">
          <w:rPr>
            <w:rStyle w:val="ne-text"/>
            <w:sz w:val="21"/>
            <w:szCs w:val="20"/>
          </w:rPr>
          <w:t>GLM</w:t>
        </w:r>
        <w:r w:rsidR="005B5F9F">
          <w:rPr>
            <w:rStyle w:val="ne-text"/>
            <w:rFonts w:hint="eastAsia"/>
            <w:sz w:val="21"/>
            <w:szCs w:val="20"/>
          </w:rPr>
          <w:t>-</w:t>
        </w:r>
      </w:ins>
      <w:del w:id="1952" w:author="Zixuan Zhou" w:date="2026-04-27T02:54:00Z" w16du:dateUtc="2026-04-26T18:54:00Z">
        <w:r w:rsidRPr="00455885" w:rsidDel="005B5F9F">
          <w:delText>Qwen2.5-32B-Instruct</w:delText>
        </w:r>
      </w:del>
      <w:ins w:id="1953" w:author="Zixuan Zhou" w:date="2026-04-27T02:54:00Z" w16du:dateUtc="2026-04-26T18:54:00Z">
        <w:r w:rsidR="005B5F9F">
          <w:rPr>
            <w:rFonts w:hint="eastAsia"/>
          </w:rPr>
          <w:t>5</w:t>
        </w:r>
      </w:ins>
      <w:r w:rsidRPr="00455885">
        <w:t>以</w:t>
      </w:r>
      <w:r w:rsidRPr="00455885">
        <w:t>0.705</w:t>
      </w:r>
      <w:r w:rsidRPr="00455885">
        <w:t>的平均</w:t>
      </w:r>
      <w:r w:rsidRPr="00455885">
        <w:t>Kappa</w:t>
      </w:r>
      <w:r w:rsidRPr="00455885">
        <w:t>位居第二，已进入</w:t>
      </w:r>
      <w:r w:rsidR="002E02F1">
        <w:rPr>
          <w:rFonts w:hint="eastAsia"/>
        </w:rPr>
        <w:t>“</w:t>
      </w:r>
      <w:r w:rsidRPr="00455885">
        <w:t>高度</w:t>
      </w:r>
      <w:r w:rsidRPr="00455885">
        <w:lastRenderedPageBreak/>
        <w:t>一致</w:t>
      </w:r>
      <w:r w:rsidR="002E02F1">
        <w:rPr>
          <w:rFonts w:hint="eastAsia"/>
        </w:rPr>
        <w:t>”</w:t>
      </w:r>
      <w:r w:rsidRPr="00455885">
        <w:t>区间；</w:t>
      </w:r>
      <w:ins w:id="1954" w:author="Zixuan Zhou" w:date="2026-04-27T02:54:00Z" w16du:dateUtc="2026-04-26T18:54:00Z">
        <w:r w:rsidR="005B5F9F" w:rsidRPr="005B5F9F">
          <w:t>Qwen2.5-32B-Instruct</w:t>
        </w:r>
        <w:r w:rsidR="005B5F9F">
          <w:rPr>
            <w:rFonts w:hint="eastAsia"/>
          </w:rPr>
          <w:t>、</w:t>
        </w:r>
      </w:ins>
      <w:r w:rsidRPr="00455885">
        <w:t>Qwen2.5-14B-Instruct</w:t>
      </w:r>
      <w:del w:id="1955" w:author="Zixuan Zhou" w:date="2026-04-27T02:54:00Z" w16du:dateUtc="2026-04-26T18:54:00Z">
        <w:r w:rsidRPr="00455885" w:rsidDel="005B5F9F">
          <w:delText>、</w:delText>
        </w:r>
        <w:r w:rsidRPr="00455885" w:rsidDel="005B5F9F">
          <w:delText>Qwen3-Omni-30B-A3B-Instruct</w:delText>
        </w:r>
      </w:del>
      <w:r w:rsidRPr="00455885">
        <w:t>和</w:t>
      </w:r>
      <w:ins w:id="1956" w:author="Zixuan Zhou" w:date="2026-04-27T02:54:00Z" w16du:dateUtc="2026-04-26T18:54:00Z">
        <w:r w:rsidR="005B5F9F" w:rsidRPr="005B5F9F">
          <w:t>Qwen2.5-7B-Instruct</w:t>
        </w:r>
      </w:ins>
      <w:del w:id="1957" w:author="Zixuan Zhou" w:date="2026-04-27T02:54:00Z" w16du:dateUtc="2026-04-26T18:54:00Z">
        <w:r w:rsidRPr="00455885" w:rsidDel="005B5F9F">
          <w:delText>GLM-5</w:delText>
        </w:r>
      </w:del>
      <w:r w:rsidRPr="00455885">
        <w:t>的平均</w:t>
      </w:r>
      <w:r w:rsidRPr="00455885">
        <w:t>Kappa</w:t>
      </w:r>
      <w:r w:rsidRPr="00455885">
        <w:t>分布在</w:t>
      </w:r>
      <w:r w:rsidRPr="00455885">
        <w:t>0.</w:t>
      </w:r>
      <w:del w:id="1958" w:author="Zixuan Zhou" w:date="2026-04-27T02:55:00Z" w16du:dateUtc="2026-04-26T18:55:00Z">
        <w:r w:rsidRPr="00455885" w:rsidDel="005B5F9F">
          <w:delText>518</w:delText>
        </w:r>
      </w:del>
      <w:ins w:id="1959" w:author="Zixuan Zhou" w:date="2026-04-28T01:03:00Z" w16du:dateUtc="2026-04-27T17:03:00Z">
        <w:r w:rsidR="00486113">
          <w:rPr>
            <w:rFonts w:hint="eastAsia"/>
          </w:rPr>
          <w:t>449</w:t>
        </w:r>
      </w:ins>
      <w:r w:rsidRPr="00455885">
        <w:t>至</w:t>
      </w:r>
      <w:r w:rsidRPr="00455885">
        <w:t>0.</w:t>
      </w:r>
      <w:del w:id="1960" w:author="Zixuan Zhou" w:date="2026-04-28T01:04:00Z" w16du:dateUtc="2026-04-27T17:04:00Z">
        <w:r w:rsidRPr="00455885" w:rsidDel="00486113">
          <w:delText>558</w:delText>
        </w:r>
      </w:del>
      <w:ins w:id="1961" w:author="Zixuan Zhou" w:date="2026-04-28T01:06:00Z" w16du:dateUtc="2026-04-27T17:06:00Z">
        <w:r w:rsidR="00486113">
          <w:rPr>
            <w:rFonts w:hint="eastAsia"/>
          </w:rPr>
          <w:t>543</w:t>
        </w:r>
      </w:ins>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ins w:id="1962" w:author="Zixuan Zhou" w:date="2026-04-27T02:56:00Z" w16du:dateUtc="2026-04-26T18:56:00Z">
        <w:r w:rsidR="005B5F9F" w:rsidRPr="00486113">
          <w:rPr>
            <w:rPrChange w:id="1963" w:author="Zixuan Zhou" w:date="2026-04-28T01:06:00Z" w16du:dateUtc="2026-04-27T17:06:00Z">
              <w:rPr>
                <w:rStyle w:val="ne-text"/>
                <w:sz w:val="21"/>
                <w:szCs w:val="20"/>
              </w:rPr>
            </w:rPrChange>
          </w:rPr>
          <w:t>GLM</w:t>
        </w:r>
        <w:r w:rsidR="005B5F9F" w:rsidRPr="00486113">
          <w:rPr>
            <w:rFonts w:hint="eastAsia"/>
            <w:rPrChange w:id="1964" w:author="Zixuan Zhou" w:date="2026-04-28T01:06:00Z" w16du:dateUtc="2026-04-27T17:06:00Z">
              <w:rPr>
                <w:rStyle w:val="ne-text"/>
                <w:rFonts w:hint="eastAsia"/>
                <w:sz w:val="21"/>
                <w:szCs w:val="20"/>
              </w:rPr>
            </w:rPrChange>
          </w:rPr>
          <w:t>-</w:t>
        </w:r>
        <w:r w:rsidR="005B5F9F" w:rsidRPr="00486113">
          <w:rPr>
            <w:rFonts w:hint="eastAsia"/>
          </w:rPr>
          <w:t>5</w:t>
        </w:r>
      </w:ins>
      <w:del w:id="1965" w:author="Zixuan Zhou" w:date="2026-04-27T02:56:00Z" w16du:dateUtc="2026-04-26T18:56:00Z">
        <w:r w:rsidRPr="00455885" w:rsidDel="005B5F9F">
          <w:delText>Qwen2.5-32B-Instruct</w:delText>
        </w:r>
      </w:del>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ins w:id="1966" w:author="Zixuan Zhou" w:date="2026-04-27T02:56:00Z" w16du:dateUtc="2026-04-26T18:56:00Z">
        <w:r w:rsidR="005B5F9F">
          <w:rPr>
            <w:rFonts w:hint="eastAsia"/>
          </w:rPr>
          <w:t>32</w:t>
        </w:r>
      </w:ins>
      <w:del w:id="1967" w:author="Zixuan Zhou" w:date="2026-04-27T02:56:00Z" w16du:dateUtc="2026-04-26T18:56:00Z">
        <w:r w:rsidRPr="00455885" w:rsidDel="005B5F9F">
          <w:delText>14</w:delText>
        </w:r>
      </w:del>
      <w:r w:rsidRPr="00455885">
        <w:t>B-Instruct</w:t>
      </w:r>
      <w:r w:rsidRPr="00455885">
        <w:t>以</w:t>
      </w:r>
      <w:r w:rsidRPr="00455885">
        <w:t>0.</w:t>
      </w:r>
      <w:del w:id="1968" w:author="Zixuan Zhou" w:date="2026-04-28T01:05:00Z" w16du:dateUtc="2026-04-27T17:05:00Z">
        <w:r w:rsidRPr="00455885" w:rsidDel="00486113">
          <w:delText>703</w:delText>
        </w:r>
      </w:del>
      <w:ins w:id="1969" w:author="Zixuan Zhou" w:date="2026-04-28T01:05:00Z" w16du:dateUtc="2026-04-27T17:05:00Z">
        <w:r w:rsidR="00486113">
          <w:rPr>
            <w:rFonts w:hint="eastAsia"/>
          </w:rPr>
          <w:t>674</w:t>
        </w:r>
      </w:ins>
      <w:r w:rsidRPr="00455885">
        <w:t>进入</w:t>
      </w:r>
      <w:r w:rsidR="002E02F1">
        <w:rPr>
          <w:rFonts w:hint="eastAsia"/>
        </w:rPr>
        <w:t>“</w:t>
      </w:r>
      <w:r w:rsidRPr="00455885">
        <w:t>高度一致</w:t>
      </w:r>
      <w:r w:rsidR="002E02F1">
        <w:rPr>
          <w:rFonts w:hint="eastAsia"/>
        </w:rPr>
        <w:t>”</w:t>
      </w:r>
      <w:r w:rsidRPr="00455885">
        <w:t>区间；其余</w:t>
      </w:r>
      <w:ins w:id="1970" w:author="Zixuan Zhou" w:date="2026-04-27T02:56:00Z" w16du:dateUtc="2026-04-26T18:56:00Z">
        <w:r w:rsidR="005B5F9F">
          <w:rPr>
            <w:rFonts w:hint="eastAsia"/>
          </w:rPr>
          <w:t>二</w:t>
        </w:r>
      </w:ins>
      <w:del w:id="1971" w:author="Zixuan Zhou" w:date="2026-04-27T02:56:00Z" w16du:dateUtc="2026-04-26T18:56:00Z">
        <w:r w:rsidRPr="00455885" w:rsidDel="005B5F9F">
          <w:delText>三</w:delText>
        </w:r>
      </w:del>
      <w:r w:rsidRPr="00455885">
        <w:t>款模型的平均</w:t>
      </w:r>
      <w:r w:rsidRPr="00455885">
        <w:t>Kappa</w:t>
      </w:r>
      <w:r w:rsidRPr="00455885">
        <w:t>则分布在</w:t>
      </w:r>
      <w:r w:rsidRPr="00455885">
        <w:t>0.577</w:t>
      </w:r>
      <w:r w:rsidRPr="00455885">
        <w:t>至</w:t>
      </w:r>
      <w:r w:rsidRPr="00455885">
        <w:t>0.674</w:t>
      </w:r>
      <w:r w:rsidRPr="00455885">
        <w:t>之间。</w:t>
      </w:r>
    </w:p>
    <w:p w14:paraId="0CBA864A" w14:textId="7ADE7363" w:rsidR="00194F9E" w:rsidRDefault="00455885" w:rsidP="00455885">
      <w:pPr>
        <w:pStyle w:val="altz"/>
        <w:ind w:firstLine="480"/>
        <w:rPr>
          <w:ins w:id="1972" w:author="Zixuan Zhou" w:date="2026-04-27T02:32:00Z" w16du:dateUtc="2026-04-26T18:32:00Z"/>
        </w:rPr>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ins w:id="1973" w:author="Zixuan Zhou" w:date="2026-04-27T02:57:00Z" w16du:dateUtc="2026-04-26T18:57:00Z">
        <w:r w:rsidR="005B5F9F" w:rsidRPr="00455885">
          <w:t>Qwen2.5-32B</w:t>
        </w:r>
      </w:ins>
      <w:del w:id="1974" w:author="Zixuan Zhou" w:date="2026-04-27T02:57:00Z" w16du:dateUtc="2026-04-26T18:57:00Z">
        <w:r w:rsidRPr="00455885" w:rsidDel="005B5F9F">
          <w:delText>GLM-5</w:delText>
        </w:r>
      </w:del>
      <w:r w:rsidRPr="00455885">
        <w:t>的表现不及</w:t>
      </w:r>
      <w:ins w:id="1975" w:author="Zixuan Zhou" w:date="2026-04-27T02:57:00Z" w16du:dateUtc="2026-04-26T18:57:00Z">
        <w:r w:rsidR="005B5F9F" w:rsidRPr="00455885">
          <w:t>GLM-5</w:t>
        </w:r>
      </w:ins>
      <w:del w:id="1976" w:author="Zixuan Zhou" w:date="2026-04-27T02:57:00Z" w16du:dateUtc="2026-04-26T18:57:00Z">
        <w:r w:rsidRPr="00455885" w:rsidDel="005B5F9F">
          <w:delText>Qwen2.5-32B</w:delText>
        </w:r>
      </w:del>
      <w:r w:rsidRPr="00455885">
        <w:t>，</w:t>
      </w:r>
      <w:r w:rsidR="002B702E">
        <w:rPr>
          <w:rFonts w:hint="eastAsia"/>
        </w:rPr>
        <w:t>表明</w:t>
      </w:r>
      <w:r w:rsidRPr="00455885">
        <w:t>模型评价能力不仅取决于参数量，更受制于训练范式、对齐策略与指令跟随精度等因素。</w:t>
      </w:r>
    </w:p>
    <w:p w14:paraId="682DAC7C" w14:textId="7224A1A6" w:rsidR="00F62009" w:rsidRPr="00455885" w:rsidDel="00F62009" w:rsidRDefault="00F62009" w:rsidP="00455885">
      <w:pPr>
        <w:pStyle w:val="altz"/>
        <w:ind w:firstLine="480"/>
        <w:rPr>
          <w:del w:id="1977" w:author="Zixuan Zhou" w:date="2026-04-27T02:32:00Z" w16du:dateUtc="2026-04-26T18:32:00Z"/>
        </w:rPr>
      </w:pPr>
    </w:p>
    <w:p w14:paraId="68862A5D" w14:textId="359123DC" w:rsidR="002B702E" w:rsidRPr="002B702E" w:rsidRDefault="002B702E" w:rsidP="00A072DF">
      <w:pPr>
        <w:pStyle w:val="aff6"/>
        <w:spacing w:before="326" w:after="163"/>
      </w:pPr>
      <w:bookmarkStart w:id="1978" w:name="_Ref227685313"/>
      <w:bookmarkStart w:id="1979" w:name="_Toc228022954"/>
      <w:r w:rsidRPr="002B702E">
        <w:rPr>
          <w:rFonts w:hint="eastAsia"/>
        </w:rPr>
        <w:t>表</w:t>
      </w:r>
      <w:r w:rsidRPr="002B702E">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4</w:t>
      </w:r>
      <w:r w:rsidR="00492FE9">
        <w:rPr>
          <w:rFonts w:hint="eastAsia"/>
        </w:rPr>
        <w:fldChar w:fldCharType="end"/>
      </w:r>
      <w:bookmarkEnd w:id="1978"/>
      <w:r w:rsidRPr="002B702E">
        <w:rPr>
          <w:rFonts w:hint="eastAsia"/>
        </w:rPr>
        <w:t xml:space="preserve"> </w:t>
      </w:r>
      <w:r w:rsidRPr="002B702E">
        <w:rPr>
          <w:rFonts w:hint="eastAsia"/>
        </w:rPr>
        <w:t>各参评模型与临床专家打分的平均一致性对比</w:t>
      </w:r>
      <w:bookmarkEnd w:id="1979"/>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Change w:id="1980">
          <w:tblGrid>
            <w:gridCol w:w="16"/>
            <w:gridCol w:w="3111"/>
            <w:gridCol w:w="16"/>
            <w:gridCol w:w="3102"/>
            <w:gridCol w:w="16"/>
            <w:gridCol w:w="2811"/>
            <w:gridCol w:w="16"/>
          </w:tblGrid>
        </w:tblGridChange>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A072DF" w:rsidRDefault="006C0F0E" w:rsidP="00E1116F">
            <w:pPr>
              <w:pStyle w:val="altz"/>
              <w:spacing w:line="240" w:lineRule="auto"/>
              <w:ind w:firstLineChars="0" w:firstLine="0"/>
              <w:rPr>
                <w:sz w:val="21"/>
                <w:szCs w:val="20"/>
              </w:rPr>
            </w:pPr>
            <w:r w:rsidRPr="00A072DF">
              <w:rPr>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A072DF" w:rsidRDefault="006C0F0E" w:rsidP="00E1116F">
            <w:pPr>
              <w:pStyle w:val="altz"/>
              <w:spacing w:line="240" w:lineRule="auto"/>
              <w:ind w:firstLineChars="0" w:firstLine="0"/>
              <w:rPr>
                <w:sz w:val="21"/>
                <w:szCs w:val="20"/>
              </w:rPr>
            </w:pPr>
            <w:r w:rsidRPr="00A072DF">
              <w:rPr>
                <w:sz w:val="21"/>
                <w:szCs w:val="20"/>
              </w:rPr>
              <w:t>与专家</w:t>
            </w:r>
            <w:r w:rsidRPr="00A072DF">
              <w:rPr>
                <w:sz w:val="21"/>
                <w:szCs w:val="20"/>
              </w:rPr>
              <w:t>A</w:t>
            </w:r>
            <w:r w:rsidRPr="00A072DF">
              <w:rPr>
                <w:sz w:val="21"/>
                <w:szCs w:val="20"/>
              </w:rPr>
              <w:t>平均</w:t>
            </w:r>
            <w:r w:rsidRPr="00A072DF">
              <w:rPr>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A072DF" w:rsidRDefault="006C0F0E" w:rsidP="00E1116F">
            <w:pPr>
              <w:pStyle w:val="altz"/>
              <w:spacing w:line="240" w:lineRule="auto"/>
              <w:ind w:firstLineChars="0" w:firstLine="0"/>
              <w:rPr>
                <w:sz w:val="21"/>
                <w:szCs w:val="20"/>
              </w:rPr>
            </w:pPr>
            <w:r w:rsidRPr="00A072DF">
              <w:rPr>
                <w:sz w:val="21"/>
                <w:szCs w:val="20"/>
              </w:rPr>
              <w:t>与专家</w:t>
            </w:r>
            <w:r w:rsidR="00635C1B" w:rsidRPr="00A072DF">
              <w:rPr>
                <w:rFonts w:hint="eastAsia"/>
                <w:sz w:val="21"/>
                <w:szCs w:val="20"/>
              </w:rPr>
              <w:t>B</w:t>
            </w:r>
            <w:r w:rsidRPr="00A072DF">
              <w:rPr>
                <w:sz w:val="21"/>
                <w:szCs w:val="20"/>
              </w:rPr>
              <w:t>平均</w:t>
            </w:r>
            <w:r w:rsidRPr="00A072DF">
              <w:rPr>
                <w:sz w:val="21"/>
                <w:szCs w:val="20"/>
              </w:rPr>
              <w:t>Kappa</w:t>
            </w:r>
          </w:p>
        </w:tc>
      </w:tr>
      <w:tr w:rsidR="0062509B" w:rsidRPr="006C0F0E" w14:paraId="4A70FF58" w14:textId="77777777" w:rsidTr="00013F88">
        <w:tblPrEx>
          <w:tblW w:w="9072" w:type="dxa"/>
          <w:tblInd w:w="-8" w:type="dxa"/>
          <w:tblCellMar>
            <w:top w:w="15" w:type="dxa"/>
            <w:left w:w="15" w:type="dxa"/>
            <w:bottom w:w="15" w:type="dxa"/>
            <w:right w:w="15" w:type="dxa"/>
          </w:tblCellMar>
          <w:tblPrExChange w:id="1981" w:author="Zixuan Zhou" w:date="2026-04-28T00:21:00Z" w16du:dateUtc="2026-04-27T16:21:00Z">
            <w:tblPrEx>
              <w:tblW w:w="9072" w:type="dxa"/>
              <w:tblInd w:w="-8" w:type="dxa"/>
              <w:tblCellMar>
                <w:top w:w="15" w:type="dxa"/>
                <w:left w:w="15" w:type="dxa"/>
                <w:bottom w:w="15" w:type="dxa"/>
                <w:right w:w="15" w:type="dxa"/>
              </w:tblCellMar>
            </w:tblPrEx>
          </w:tblPrExChange>
        </w:tblPrEx>
        <w:trPr>
          <w:trHeight w:val="317"/>
          <w:trPrChange w:id="1982" w:author="Zixuan Zhou" w:date="2026-04-28T00:21:00Z" w16du:dateUtc="2026-04-27T16:21:00Z">
            <w:trPr>
              <w:gridAfter w:val="0"/>
              <w:trHeight w:val="317"/>
            </w:trPr>
          </w:trPrChange>
        </w:trPr>
        <w:tc>
          <w:tcPr>
            <w:tcW w:w="3127" w:type="dxa"/>
            <w:tcBorders>
              <w:top w:val="single" w:sz="4" w:space="0" w:color="auto"/>
            </w:tcBorders>
            <w:vAlign w:val="center"/>
            <w:hideMark/>
            <w:tcPrChange w:id="1983" w:author="Zixuan Zhou" w:date="2026-04-28T00:21:00Z" w16du:dateUtc="2026-04-27T16:21:00Z">
              <w:tcPr>
                <w:tcW w:w="3127" w:type="dxa"/>
                <w:gridSpan w:val="2"/>
                <w:tcBorders>
                  <w:top w:val="single" w:sz="4" w:space="0" w:color="auto"/>
                </w:tcBorders>
                <w:vAlign w:val="center"/>
                <w:hideMark/>
              </w:tcPr>
            </w:tcPrChange>
          </w:tcPr>
          <w:p w14:paraId="7CF2A230" w14:textId="6055F901" w:rsidR="0062509B" w:rsidRPr="0062509B" w:rsidRDefault="0062509B" w:rsidP="0062509B">
            <w:pPr>
              <w:pStyle w:val="altz"/>
              <w:ind w:firstLineChars="0" w:firstLine="0"/>
              <w:rPr>
                <w:sz w:val="21"/>
                <w:szCs w:val="21"/>
              </w:rPr>
            </w:pPr>
            <w:r w:rsidRPr="0062509B">
              <w:rPr>
                <w:rStyle w:val="ne-text"/>
                <w:sz w:val="21"/>
                <w:szCs w:val="21"/>
              </w:rPr>
              <w:t>Qwen2.5-7B-Instruct</w:t>
            </w:r>
          </w:p>
        </w:tc>
        <w:tc>
          <w:tcPr>
            <w:tcW w:w="3118" w:type="dxa"/>
            <w:tcBorders>
              <w:top w:val="single" w:sz="4" w:space="0" w:color="auto"/>
            </w:tcBorders>
            <w:hideMark/>
            <w:tcPrChange w:id="1984" w:author="Zixuan Zhou" w:date="2026-04-28T00:21:00Z" w16du:dateUtc="2026-04-27T16:21:00Z">
              <w:tcPr>
                <w:tcW w:w="3118" w:type="dxa"/>
                <w:gridSpan w:val="2"/>
                <w:tcBorders>
                  <w:top w:val="single" w:sz="4" w:space="0" w:color="auto"/>
                </w:tcBorders>
                <w:vAlign w:val="center"/>
                <w:hideMark/>
              </w:tcPr>
            </w:tcPrChange>
          </w:tcPr>
          <w:p w14:paraId="0344F684" w14:textId="022D17F6" w:rsidR="0062509B" w:rsidRPr="0062509B" w:rsidRDefault="0062509B" w:rsidP="0062509B">
            <w:pPr>
              <w:pStyle w:val="altz"/>
              <w:ind w:firstLineChars="0" w:firstLine="0"/>
              <w:rPr>
                <w:sz w:val="21"/>
                <w:szCs w:val="21"/>
              </w:rPr>
            </w:pPr>
            <w:ins w:id="1985" w:author="Zixuan Zhou" w:date="2026-04-28T00:21:00Z" w16du:dateUtc="2026-04-27T16:21:00Z">
              <w:r w:rsidRPr="0062509B">
                <w:rPr>
                  <w:sz w:val="21"/>
                  <w:szCs w:val="21"/>
                  <w:rPrChange w:id="1986" w:author="Zixuan Zhou" w:date="2026-04-28T00:21:00Z" w16du:dateUtc="2026-04-27T16:21:00Z">
                    <w:rPr/>
                  </w:rPrChange>
                </w:rPr>
                <w:t>0.449</w:t>
              </w:r>
            </w:ins>
            <w:del w:id="1987" w:author="Zixuan Zhou" w:date="2026-04-28T00:21:00Z" w16du:dateUtc="2026-04-27T16:21:00Z">
              <w:r w:rsidRPr="0062509B" w:rsidDel="00013F88">
                <w:rPr>
                  <w:rStyle w:val="ne-text"/>
                  <w:sz w:val="21"/>
                  <w:szCs w:val="21"/>
                </w:rPr>
                <w:delText>0.449</w:delText>
              </w:r>
            </w:del>
          </w:p>
        </w:tc>
        <w:tc>
          <w:tcPr>
            <w:tcW w:w="2827" w:type="dxa"/>
            <w:tcBorders>
              <w:top w:val="single" w:sz="4" w:space="0" w:color="auto"/>
            </w:tcBorders>
            <w:hideMark/>
            <w:tcPrChange w:id="1988" w:author="Zixuan Zhou" w:date="2026-04-28T00:21:00Z" w16du:dateUtc="2026-04-27T16:21:00Z">
              <w:tcPr>
                <w:tcW w:w="2827" w:type="dxa"/>
                <w:gridSpan w:val="2"/>
                <w:tcBorders>
                  <w:top w:val="single" w:sz="4" w:space="0" w:color="auto"/>
                </w:tcBorders>
                <w:vAlign w:val="center"/>
                <w:hideMark/>
              </w:tcPr>
            </w:tcPrChange>
          </w:tcPr>
          <w:p w14:paraId="07B1C8CC" w14:textId="7D782B97" w:rsidR="0062509B" w:rsidRPr="0062509B" w:rsidRDefault="0062509B" w:rsidP="0062509B">
            <w:pPr>
              <w:pStyle w:val="altz"/>
              <w:ind w:firstLineChars="0" w:firstLine="0"/>
              <w:rPr>
                <w:sz w:val="21"/>
                <w:szCs w:val="21"/>
              </w:rPr>
            </w:pPr>
            <w:ins w:id="1989" w:author="Zixuan Zhou" w:date="2026-04-28T00:21:00Z" w16du:dateUtc="2026-04-27T16:21:00Z">
              <w:r w:rsidRPr="0062509B">
                <w:rPr>
                  <w:sz w:val="21"/>
                  <w:szCs w:val="21"/>
                  <w:rPrChange w:id="1990" w:author="Zixuan Zhou" w:date="2026-04-28T00:21:00Z" w16du:dateUtc="2026-04-27T16:21:00Z">
                    <w:rPr/>
                  </w:rPrChange>
                </w:rPr>
                <w:t>0.577</w:t>
              </w:r>
            </w:ins>
            <w:del w:id="1991" w:author="Zixuan Zhou" w:date="2026-04-28T00:21:00Z" w16du:dateUtc="2026-04-27T16:21:00Z">
              <w:r w:rsidRPr="0062509B" w:rsidDel="00013F88">
                <w:rPr>
                  <w:rStyle w:val="ne-text"/>
                  <w:sz w:val="21"/>
                  <w:szCs w:val="21"/>
                </w:rPr>
                <w:delText>0.577</w:delText>
              </w:r>
            </w:del>
          </w:p>
        </w:tc>
      </w:tr>
      <w:tr w:rsidR="0062509B" w:rsidRPr="006C0F0E" w:rsidDel="00F62009" w14:paraId="01881F13" w14:textId="1AAA4DBB" w:rsidTr="00013F88">
        <w:tblPrEx>
          <w:tblW w:w="9072" w:type="dxa"/>
          <w:tblInd w:w="-8" w:type="dxa"/>
          <w:tblCellMar>
            <w:top w:w="15" w:type="dxa"/>
            <w:left w:w="15" w:type="dxa"/>
            <w:bottom w:w="15" w:type="dxa"/>
            <w:right w:w="15" w:type="dxa"/>
          </w:tblCellMar>
          <w:tblPrExChange w:id="1992" w:author="Zixuan Zhou" w:date="2026-04-28T00:21:00Z" w16du:dateUtc="2026-04-27T16:21:00Z">
            <w:tblPrEx>
              <w:tblW w:w="9072" w:type="dxa"/>
              <w:tblInd w:w="-8" w:type="dxa"/>
              <w:tblCellMar>
                <w:top w:w="15" w:type="dxa"/>
                <w:left w:w="15" w:type="dxa"/>
                <w:bottom w:w="15" w:type="dxa"/>
                <w:right w:w="15" w:type="dxa"/>
              </w:tblCellMar>
            </w:tblPrEx>
          </w:tblPrExChange>
        </w:tblPrEx>
        <w:trPr>
          <w:trHeight w:val="317"/>
          <w:del w:id="1993" w:author="Zixuan Zhou" w:date="2026-04-27T02:32:00Z"/>
          <w:trPrChange w:id="1994" w:author="Zixuan Zhou" w:date="2026-04-28T00:21:00Z" w16du:dateUtc="2026-04-27T16:21:00Z">
            <w:trPr>
              <w:gridAfter w:val="0"/>
              <w:trHeight w:val="317"/>
            </w:trPr>
          </w:trPrChange>
        </w:trPr>
        <w:tc>
          <w:tcPr>
            <w:tcW w:w="3127" w:type="dxa"/>
            <w:vAlign w:val="center"/>
            <w:hideMark/>
            <w:tcPrChange w:id="1995" w:author="Zixuan Zhou" w:date="2026-04-28T00:21:00Z" w16du:dateUtc="2026-04-27T16:21:00Z">
              <w:tcPr>
                <w:tcW w:w="3127" w:type="dxa"/>
                <w:gridSpan w:val="2"/>
                <w:vAlign w:val="center"/>
                <w:hideMark/>
              </w:tcPr>
            </w:tcPrChange>
          </w:tcPr>
          <w:p w14:paraId="6C00BD81" w14:textId="0DED9E73" w:rsidR="0062509B" w:rsidRPr="0062509B" w:rsidDel="00F62009" w:rsidRDefault="0062509B" w:rsidP="0062509B">
            <w:pPr>
              <w:pStyle w:val="altz"/>
              <w:ind w:firstLineChars="0" w:firstLine="0"/>
              <w:rPr>
                <w:del w:id="1996" w:author="Zixuan Zhou" w:date="2026-04-27T02:32:00Z" w16du:dateUtc="2026-04-26T18:32:00Z"/>
                <w:sz w:val="21"/>
                <w:szCs w:val="21"/>
              </w:rPr>
            </w:pPr>
            <w:del w:id="1997" w:author="Zixuan Zhou" w:date="2026-04-27T02:16:00Z" w16du:dateUtc="2026-04-26T18:16:00Z">
              <w:r w:rsidRPr="0062509B" w:rsidDel="00350883">
                <w:rPr>
                  <w:rStyle w:val="ne-text"/>
                  <w:sz w:val="21"/>
                  <w:szCs w:val="21"/>
                </w:rPr>
                <w:delText>GLM</w:delText>
              </w:r>
            </w:del>
            <w:del w:id="1998" w:author="Zixuan Zhou" w:date="2026-04-27T02:17:00Z" w16du:dateUtc="2026-04-26T18:17:00Z">
              <w:r w:rsidRPr="0062509B" w:rsidDel="009748AE">
                <w:rPr>
                  <w:rStyle w:val="ne-text"/>
                  <w:sz w:val="21"/>
                  <w:szCs w:val="21"/>
                </w:rPr>
                <w:delText>-</w:delText>
              </w:r>
            </w:del>
            <w:del w:id="1999" w:author="Zixuan Zhou" w:date="2026-04-27T02:16:00Z" w16du:dateUtc="2026-04-26T18:16:00Z">
              <w:r w:rsidRPr="0062509B" w:rsidDel="00350883">
                <w:rPr>
                  <w:rStyle w:val="ne-text"/>
                  <w:sz w:val="21"/>
                  <w:szCs w:val="21"/>
                </w:rPr>
                <w:delText>5</w:delText>
              </w:r>
            </w:del>
          </w:p>
        </w:tc>
        <w:tc>
          <w:tcPr>
            <w:tcW w:w="3118" w:type="dxa"/>
            <w:hideMark/>
            <w:tcPrChange w:id="2000" w:author="Zixuan Zhou" w:date="2026-04-28T00:21:00Z" w16du:dateUtc="2026-04-27T16:21:00Z">
              <w:tcPr>
                <w:tcW w:w="3118" w:type="dxa"/>
                <w:gridSpan w:val="2"/>
                <w:vAlign w:val="center"/>
                <w:hideMark/>
              </w:tcPr>
            </w:tcPrChange>
          </w:tcPr>
          <w:p w14:paraId="7372FA04" w14:textId="062D4887" w:rsidR="0062509B" w:rsidRPr="0062509B" w:rsidDel="00F62009" w:rsidRDefault="0062509B" w:rsidP="0062509B">
            <w:pPr>
              <w:pStyle w:val="altz"/>
              <w:ind w:firstLineChars="0" w:firstLine="0"/>
              <w:rPr>
                <w:del w:id="2001" w:author="Zixuan Zhou" w:date="2026-04-27T02:32:00Z" w16du:dateUtc="2026-04-26T18:32:00Z"/>
                <w:sz w:val="21"/>
                <w:szCs w:val="21"/>
              </w:rPr>
            </w:pPr>
            <w:ins w:id="2002" w:author="Zixuan Zhou" w:date="2026-04-28T00:21:00Z" w16du:dateUtc="2026-04-27T16:21:00Z">
              <w:r w:rsidRPr="0062509B">
                <w:rPr>
                  <w:sz w:val="21"/>
                  <w:szCs w:val="21"/>
                  <w:rPrChange w:id="2003" w:author="Zixuan Zhou" w:date="2026-04-28T00:21:00Z" w16du:dateUtc="2026-04-27T16:21:00Z">
                    <w:rPr/>
                  </w:rPrChange>
                </w:rPr>
                <w:t>0.518</w:t>
              </w:r>
            </w:ins>
            <w:del w:id="2004" w:author="Zixuan Zhou" w:date="2026-04-27T02:32:00Z" w16du:dateUtc="2026-04-26T18:32:00Z">
              <w:r w:rsidRPr="0062509B" w:rsidDel="00F62009">
                <w:rPr>
                  <w:rStyle w:val="ne-text"/>
                  <w:sz w:val="21"/>
                  <w:szCs w:val="21"/>
                </w:rPr>
                <w:delText>0.518</w:delText>
              </w:r>
            </w:del>
          </w:p>
        </w:tc>
        <w:tc>
          <w:tcPr>
            <w:tcW w:w="2827" w:type="dxa"/>
            <w:hideMark/>
            <w:tcPrChange w:id="2005" w:author="Zixuan Zhou" w:date="2026-04-28T00:21:00Z" w16du:dateUtc="2026-04-27T16:21:00Z">
              <w:tcPr>
                <w:tcW w:w="2827" w:type="dxa"/>
                <w:gridSpan w:val="2"/>
                <w:vAlign w:val="center"/>
                <w:hideMark/>
              </w:tcPr>
            </w:tcPrChange>
          </w:tcPr>
          <w:p w14:paraId="1CEE6AE9" w14:textId="12442283" w:rsidR="0062509B" w:rsidRPr="0062509B" w:rsidDel="00F62009" w:rsidRDefault="0062509B" w:rsidP="0062509B">
            <w:pPr>
              <w:pStyle w:val="altz"/>
              <w:ind w:firstLineChars="0" w:firstLine="0"/>
              <w:rPr>
                <w:del w:id="2006" w:author="Zixuan Zhou" w:date="2026-04-27T02:32:00Z" w16du:dateUtc="2026-04-26T18:32:00Z"/>
                <w:sz w:val="21"/>
                <w:szCs w:val="21"/>
              </w:rPr>
            </w:pPr>
            <w:ins w:id="2007" w:author="Zixuan Zhou" w:date="2026-04-28T00:21:00Z" w16du:dateUtc="2026-04-27T16:21:00Z">
              <w:r w:rsidRPr="0062509B">
                <w:rPr>
                  <w:sz w:val="21"/>
                  <w:szCs w:val="21"/>
                  <w:rPrChange w:id="2008" w:author="Zixuan Zhou" w:date="2026-04-28T00:21:00Z" w16du:dateUtc="2026-04-27T16:21:00Z">
                    <w:rPr/>
                  </w:rPrChange>
                </w:rPr>
                <w:t>0.611</w:t>
              </w:r>
            </w:ins>
            <w:del w:id="2009" w:author="Zixuan Zhou" w:date="2026-04-27T02:32:00Z" w16du:dateUtc="2026-04-26T18:32:00Z">
              <w:r w:rsidRPr="0062509B" w:rsidDel="00F62009">
                <w:rPr>
                  <w:rStyle w:val="ne-text"/>
                  <w:sz w:val="21"/>
                  <w:szCs w:val="21"/>
                </w:rPr>
                <w:delText>0.611</w:delText>
              </w:r>
            </w:del>
          </w:p>
        </w:tc>
      </w:tr>
      <w:tr w:rsidR="00486113" w:rsidRPr="006C0F0E" w14:paraId="45AF060E" w14:textId="77777777" w:rsidTr="00DE43B5">
        <w:tblPrEx>
          <w:tblW w:w="9072" w:type="dxa"/>
          <w:tblInd w:w="-8" w:type="dxa"/>
          <w:tblCellMar>
            <w:top w:w="15" w:type="dxa"/>
            <w:left w:w="15" w:type="dxa"/>
            <w:bottom w:w="15" w:type="dxa"/>
            <w:right w:w="15" w:type="dxa"/>
          </w:tblCellMar>
          <w:tblPrExChange w:id="2010" w:author="Zixuan Zhou" w:date="2026-04-28T01:04:00Z" w16du:dateUtc="2026-04-27T17:04:00Z">
            <w:tblPrEx>
              <w:tblW w:w="9072" w:type="dxa"/>
              <w:tblInd w:w="-8" w:type="dxa"/>
              <w:tblCellMar>
                <w:top w:w="15" w:type="dxa"/>
                <w:left w:w="15" w:type="dxa"/>
                <w:bottom w:w="15" w:type="dxa"/>
                <w:right w:w="15" w:type="dxa"/>
              </w:tblCellMar>
            </w:tblPrEx>
          </w:tblPrExChange>
        </w:tblPrEx>
        <w:trPr>
          <w:trHeight w:val="317"/>
          <w:trPrChange w:id="2011" w:author="Zixuan Zhou" w:date="2026-04-28T01:04:00Z" w16du:dateUtc="2026-04-27T17:04:00Z">
            <w:trPr>
              <w:gridBefore w:val="1"/>
              <w:trHeight w:val="317"/>
            </w:trPr>
          </w:trPrChange>
        </w:trPr>
        <w:tc>
          <w:tcPr>
            <w:tcW w:w="3127" w:type="dxa"/>
            <w:vAlign w:val="center"/>
            <w:tcPrChange w:id="2012" w:author="Zixuan Zhou" w:date="2026-04-28T01:04:00Z" w16du:dateUtc="2026-04-27T17:04:00Z">
              <w:tcPr>
                <w:tcW w:w="3127" w:type="dxa"/>
                <w:gridSpan w:val="2"/>
                <w:vAlign w:val="center"/>
              </w:tcPr>
            </w:tcPrChange>
          </w:tcPr>
          <w:p w14:paraId="5E1CD8BE" w14:textId="3ECF3737" w:rsidR="00486113" w:rsidRPr="0062509B" w:rsidRDefault="00486113" w:rsidP="00486113">
            <w:pPr>
              <w:pStyle w:val="altz"/>
              <w:ind w:firstLineChars="0" w:firstLine="0"/>
              <w:rPr>
                <w:sz w:val="21"/>
                <w:szCs w:val="21"/>
              </w:rPr>
            </w:pPr>
            <w:ins w:id="2013" w:author="Zixuan Zhou" w:date="2026-04-27T02:17:00Z" w16du:dateUtc="2026-04-26T18:17:00Z">
              <w:r w:rsidRPr="0062509B">
                <w:rPr>
                  <w:rStyle w:val="ne-text"/>
                  <w:sz w:val="21"/>
                  <w:szCs w:val="21"/>
                </w:rPr>
                <w:t>Qwen2.5-14B-Instruct</w:t>
              </w:r>
            </w:ins>
            <w:del w:id="2014" w:author="Zixuan Zhou" w:date="2026-04-27T02:16:00Z" w16du:dateUtc="2026-04-26T18:16:00Z">
              <w:r w:rsidRPr="0062509B" w:rsidDel="00350883">
                <w:rPr>
                  <w:rStyle w:val="ne-text"/>
                  <w:sz w:val="21"/>
                  <w:szCs w:val="21"/>
                </w:rPr>
                <w:delText>Qwen3-Omni-30B-A3B-Instruct</w:delText>
              </w:r>
            </w:del>
          </w:p>
        </w:tc>
        <w:tc>
          <w:tcPr>
            <w:tcW w:w="3118" w:type="dxa"/>
            <w:vAlign w:val="center"/>
            <w:hideMark/>
            <w:tcPrChange w:id="2015" w:author="Zixuan Zhou" w:date="2026-04-28T01:04:00Z" w16du:dateUtc="2026-04-27T17:04:00Z">
              <w:tcPr>
                <w:tcW w:w="3118" w:type="dxa"/>
                <w:gridSpan w:val="2"/>
                <w:vAlign w:val="center"/>
                <w:hideMark/>
              </w:tcPr>
            </w:tcPrChange>
          </w:tcPr>
          <w:p w14:paraId="13B3DDC0" w14:textId="3746E70A" w:rsidR="00486113" w:rsidRPr="00486113" w:rsidRDefault="00486113" w:rsidP="00486113">
            <w:pPr>
              <w:pStyle w:val="altz"/>
              <w:ind w:firstLineChars="0" w:firstLine="0"/>
              <w:rPr>
                <w:sz w:val="21"/>
                <w:szCs w:val="21"/>
              </w:rPr>
            </w:pPr>
            <w:ins w:id="2016" w:author="Zixuan Zhou" w:date="2026-04-28T01:04:00Z" w16du:dateUtc="2026-04-27T17:04:00Z">
              <w:r w:rsidRPr="00486113">
                <w:rPr>
                  <w:rStyle w:val="ne-text"/>
                  <w:sz w:val="21"/>
                  <w:szCs w:val="21"/>
                  <w:rPrChange w:id="2017" w:author="Zixuan Zhou" w:date="2026-04-28T01:04:00Z" w16du:dateUtc="2026-04-27T17:04:00Z">
                    <w:rPr>
                      <w:rStyle w:val="ne-text"/>
                      <w:b/>
                      <w:bCs/>
                    </w:rPr>
                  </w:rPrChange>
                </w:rPr>
                <w:t>0.518</w:t>
              </w:r>
            </w:ins>
            <w:del w:id="2018" w:author="Zixuan Zhou" w:date="2026-04-28T00:21:00Z" w16du:dateUtc="2026-04-27T16:21:00Z">
              <w:r w:rsidRPr="00486113" w:rsidDel="00013F88">
                <w:rPr>
                  <w:rStyle w:val="ne-text"/>
                  <w:sz w:val="21"/>
                  <w:szCs w:val="21"/>
                </w:rPr>
                <w:delText>0.543</w:delText>
              </w:r>
            </w:del>
          </w:p>
        </w:tc>
        <w:tc>
          <w:tcPr>
            <w:tcW w:w="2827" w:type="dxa"/>
            <w:vAlign w:val="center"/>
            <w:hideMark/>
            <w:tcPrChange w:id="2019" w:author="Zixuan Zhou" w:date="2026-04-28T01:04:00Z" w16du:dateUtc="2026-04-27T17:04:00Z">
              <w:tcPr>
                <w:tcW w:w="2827" w:type="dxa"/>
                <w:gridSpan w:val="2"/>
                <w:vAlign w:val="center"/>
                <w:hideMark/>
              </w:tcPr>
            </w:tcPrChange>
          </w:tcPr>
          <w:p w14:paraId="764EBCD4" w14:textId="28F5654E" w:rsidR="00486113" w:rsidRPr="00486113" w:rsidRDefault="00486113" w:rsidP="00486113">
            <w:pPr>
              <w:pStyle w:val="altz"/>
              <w:ind w:firstLineChars="0" w:firstLine="0"/>
              <w:rPr>
                <w:sz w:val="21"/>
                <w:szCs w:val="21"/>
              </w:rPr>
            </w:pPr>
            <w:ins w:id="2020" w:author="Zixuan Zhou" w:date="2026-04-28T01:04:00Z" w16du:dateUtc="2026-04-27T17:04:00Z">
              <w:r w:rsidRPr="00486113">
                <w:rPr>
                  <w:rStyle w:val="ne-text"/>
                  <w:sz w:val="21"/>
                  <w:szCs w:val="21"/>
                  <w:rPrChange w:id="2021" w:author="Zixuan Zhou" w:date="2026-04-28T01:04:00Z" w16du:dateUtc="2026-04-27T17:04:00Z">
                    <w:rPr>
                      <w:rStyle w:val="ne-text"/>
                      <w:b/>
                      <w:bCs/>
                    </w:rPr>
                  </w:rPrChange>
                </w:rPr>
                <w:t>0.611</w:t>
              </w:r>
            </w:ins>
            <w:del w:id="2022" w:author="Zixuan Zhou" w:date="2026-04-28T00:21:00Z" w16du:dateUtc="2026-04-27T16:21:00Z">
              <w:r w:rsidRPr="00486113" w:rsidDel="00013F88">
                <w:rPr>
                  <w:rStyle w:val="ne-text"/>
                  <w:sz w:val="21"/>
                  <w:szCs w:val="21"/>
                </w:rPr>
                <w:delText>0.674</w:delText>
              </w:r>
            </w:del>
          </w:p>
        </w:tc>
      </w:tr>
      <w:tr w:rsidR="00486113" w:rsidRPr="006C0F0E" w14:paraId="222A2BD8" w14:textId="77777777" w:rsidTr="00236215">
        <w:tblPrEx>
          <w:tblW w:w="9072" w:type="dxa"/>
          <w:tblInd w:w="-8" w:type="dxa"/>
          <w:tblCellMar>
            <w:top w:w="15" w:type="dxa"/>
            <w:left w:w="15" w:type="dxa"/>
            <w:bottom w:w="15" w:type="dxa"/>
            <w:right w:w="15" w:type="dxa"/>
          </w:tblCellMar>
          <w:tblPrExChange w:id="2023" w:author="Zixuan Zhou" w:date="2026-04-28T01:04:00Z" w16du:dateUtc="2026-04-27T17:04:00Z">
            <w:tblPrEx>
              <w:tblW w:w="9072" w:type="dxa"/>
              <w:tblInd w:w="-8" w:type="dxa"/>
              <w:tblCellMar>
                <w:top w:w="15" w:type="dxa"/>
                <w:left w:w="15" w:type="dxa"/>
                <w:bottom w:w="15" w:type="dxa"/>
                <w:right w:w="15" w:type="dxa"/>
              </w:tblCellMar>
            </w:tblPrEx>
          </w:tblPrExChange>
        </w:tblPrEx>
        <w:trPr>
          <w:trHeight w:val="317"/>
          <w:trPrChange w:id="2024" w:author="Zixuan Zhou" w:date="2026-04-28T01:04:00Z" w16du:dateUtc="2026-04-27T17:04:00Z">
            <w:trPr>
              <w:gridBefore w:val="1"/>
              <w:trHeight w:val="317"/>
            </w:trPr>
          </w:trPrChange>
        </w:trPr>
        <w:tc>
          <w:tcPr>
            <w:tcW w:w="3127" w:type="dxa"/>
            <w:vAlign w:val="center"/>
            <w:tcPrChange w:id="2025" w:author="Zixuan Zhou" w:date="2026-04-28T01:04:00Z" w16du:dateUtc="2026-04-27T17:04:00Z">
              <w:tcPr>
                <w:tcW w:w="3127" w:type="dxa"/>
                <w:gridSpan w:val="2"/>
                <w:vAlign w:val="center"/>
              </w:tcPr>
            </w:tcPrChange>
          </w:tcPr>
          <w:p w14:paraId="6688166F" w14:textId="2E86033C" w:rsidR="00486113" w:rsidRPr="0062509B" w:rsidRDefault="00486113" w:rsidP="00486113">
            <w:pPr>
              <w:pStyle w:val="altz"/>
              <w:ind w:firstLineChars="0" w:firstLine="0"/>
              <w:rPr>
                <w:sz w:val="21"/>
                <w:szCs w:val="21"/>
              </w:rPr>
            </w:pPr>
            <w:ins w:id="2026" w:author="Zixuan Zhou" w:date="2026-04-27T02:17:00Z" w16du:dateUtc="2026-04-26T18:17:00Z">
              <w:r w:rsidRPr="0062509B">
                <w:rPr>
                  <w:rStyle w:val="ne-text"/>
                  <w:sz w:val="21"/>
                  <w:szCs w:val="21"/>
                </w:rPr>
                <w:t>Qwen2.5-32B-Instruct</w:t>
              </w:r>
            </w:ins>
            <w:del w:id="2027" w:author="Zixuan Zhou" w:date="2026-04-27T02:16:00Z" w16du:dateUtc="2026-04-26T18:16:00Z">
              <w:r w:rsidRPr="0062509B" w:rsidDel="00350883">
                <w:rPr>
                  <w:rStyle w:val="ne-text"/>
                  <w:sz w:val="21"/>
                  <w:szCs w:val="21"/>
                </w:rPr>
                <w:delText>Qwen2.5-14B-Instruct</w:delText>
              </w:r>
            </w:del>
          </w:p>
        </w:tc>
        <w:tc>
          <w:tcPr>
            <w:tcW w:w="3118" w:type="dxa"/>
            <w:vAlign w:val="center"/>
            <w:hideMark/>
            <w:tcPrChange w:id="2028" w:author="Zixuan Zhou" w:date="2026-04-28T01:04:00Z" w16du:dateUtc="2026-04-27T17:04:00Z">
              <w:tcPr>
                <w:tcW w:w="3118" w:type="dxa"/>
                <w:gridSpan w:val="2"/>
                <w:vAlign w:val="center"/>
                <w:hideMark/>
              </w:tcPr>
            </w:tcPrChange>
          </w:tcPr>
          <w:p w14:paraId="0DD187E1" w14:textId="03CAC4A4" w:rsidR="00486113" w:rsidRPr="00486113" w:rsidRDefault="00486113" w:rsidP="00486113">
            <w:pPr>
              <w:pStyle w:val="altz"/>
              <w:ind w:firstLineChars="0" w:firstLine="0"/>
              <w:rPr>
                <w:sz w:val="21"/>
                <w:szCs w:val="21"/>
              </w:rPr>
            </w:pPr>
            <w:ins w:id="2029" w:author="Zixuan Zhou" w:date="2026-04-28T01:04:00Z" w16du:dateUtc="2026-04-27T17:04:00Z">
              <w:r w:rsidRPr="00486113">
                <w:rPr>
                  <w:rStyle w:val="ne-text"/>
                  <w:sz w:val="21"/>
                  <w:szCs w:val="21"/>
                  <w:rPrChange w:id="2030" w:author="Zixuan Zhou" w:date="2026-04-28T01:04:00Z" w16du:dateUtc="2026-04-27T17:04:00Z">
                    <w:rPr>
                      <w:rStyle w:val="ne-text"/>
                      <w:b/>
                      <w:bCs/>
                    </w:rPr>
                  </w:rPrChange>
                </w:rPr>
                <w:t>0.543</w:t>
              </w:r>
            </w:ins>
            <w:del w:id="2031" w:author="Zixuan Zhou" w:date="2026-04-28T00:21:00Z" w16du:dateUtc="2026-04-27T16:21:00Z">
              <w:r w:rsidRPr="00486113" w:rsidDel="00013F88">
                <w:rPr>
                  <w:rStyle w:val="ne-text"/>
                  <w:sz w:val="21"/>
                  <w:szCs w:val="21"/>
                </w:rPr>
                <w:delText>0.558</w:delText>
              </w:r>
            </w:del>
          </w:p>
        </w:tc>
        <w:tc>
          <w:tcPr>
            <w:tcW w:w="2827" w:type="dxa"/>
            <w:vAlign w:val="center"/>
            <w:hideMark/>
            <w:tcPrChange w:id="2032" w:author="Zixuan Zhou" w:date="2026-04-28T01:04:00Z" w16du:dateUtc="2026-04-27T17:04:00Z">
              <w:tcPr>
                <w:tcW w:w="2827" w:type="dxa"/>
                <w:gridSpan w:val="2"/>
                <w:vAlign w:val="center"/>
                <w:hideMark/>
              </w:tcPr>
            </w:tcPrChange>
          </w:tcPr>
          <w:p w14:paraId="3A567744" w14:textId="686AA0FF" w:rsidR="00486113" w:rsidRPr="00486113" w:rsidRDefault="00486113" w:rsidP="00486113">
            <w:pPr>
              <w:pStyle w:val="altz"/>
              <w:ind w:firstLineChars="0" w:firstLine="0"/>
              <w:rPr>
                <w:sz w:val="21"/>
                <w:szCs w:val="21"/>
              </w:rPr>
            </w:pPr>
            <w:ins w:id="2033" w:author="Zixuan Zhou" w:date="2026-04-28T01:04:00Z" w16du:dateUtc="2026-04-27T17:04:00Z">
              <w:r w:rsidRPr="00486113">
                <w:rPr>
                  <w:rStyle w:val="ne-text"/>
                  <w:sz w:val="21"/>
                  <w:szCs w:val="21"/>
                  <w:rPrChange w:id="2034" w:author="Zixuan Zhou" w:date="2026-04-28T01:04:00Z" w16du:dateUtc="2026-04-27T17:04:00Z">
                    <w:rPr>
                      <w:rStyle w:val="ne-text"/>
                      <w:b/>
                      <w:bCs/>
                    </w:rPr>
                  </w:rPrChange>
                </w:rPr>
                <w:t>0.674</w:t>
              </w:r>
            </w:ins>
            <w:del w:id="2035" w:author="Zixuan Zhou" w:date="2026-04-28T00:21:00Z" w16du:dateUtc="2026-04-27T16:21:00Z">
              <w:r w:rsidRPr="00486113" w:rsidDel="00013F88">
                <w:rPr>
                  <w:rStyle w:val="ne-text"/>
                  <w:sz w:val="21"/>
                  <w:szCs w:val="21"/>
                </w:rPr>
                <w:delText>0.703</w:delText>
              </w:r>
            </w:del>
          </w:p>
        </w:tc>
      </w:tr>
      <w:tr w:rsidR="002B702E" w:rsidRPr="006C0F0E" w14:paraId="2431729D" w14:textId="77777777" w:rsidTr="00350883">
        <w:tblPrEx>
          <w:tblW w:w="9072" w:type="dxa"/>
          <w:tblInd w:w="-8" w:type="dxa"/>
          <w:tblCellMar>
            <w:top w:w="15" w:type="dxa"/>
            <w:left w:w="15" w:type="dxa"/>
            <w:bottom w:w="15" w:type="dxa"/>
            <w:right w:w="15" w:type="dxa"/>
          </w:tblCellMar>
          <w:tblPrExChange w:id="2036"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2037" w:author="Zixuan Zhou" w:date="2026-04-27T02:16:00Z" w16du:dateUtc="2026-04-26T18:16:00Z">
            <w:trPr>
              <w:gridBefore w:val="1"/>
              <w:trHeight w:val="317"/>
            </w:trPr>
          </w:trPrChange>
        </w:trPr>
        <w:tc>
          <w:tcPr>
            <w:tcW w:w="3127" w:type="dxa"/>
            <w:vAlign w:val="center"/>
            <w:tcPrChange w:id="2038" w:author="Zixuan Zhou" w:date="2026-04-27T02:16:00Z" w16du:dateUtc="2026-04-26T18:16:00Z">
              <w:tcPr>
                <w:tcW w:w="3127" w:type="dxa"/>
                <w:gridSpan w:val="2"/>
                <w:vAlign w:val="center"/>
              </w:tcPr>
            </w:tcPrChange>
          </w:tcPr>
          <w:p w14:paraId="46E0C387" w14:textId="436AE308" w:rsidR="002B702E" w:rsidRPr="009613CF" w:rsidRDefault="00350883" w:rsidP="002B702E">
            <w:pPr>
              <w:pStyle w:val="altz"/>
              <w:ind w:firstLineChars="0" w:firstLine="0"/>
              <w:rPr>
                <w:sz w:val="21"/>
                <w:szCs w:val="20"/>
              </w:rPr>
            </w:pPr>
            <w:ins w:id="2039" w:author="Zixuan Zhou" w:date="2026-04-27T02:16:00Z" w16du:dateUtc="2026-04-26T18:16:00Z">
              <w:r w:rsidRPr="009613CF">
                <w:rPr>
                  <w:rStyle w:val="ne-text"/>
                  <w:sz w:val="21"/>
                  <w:szCs w:val="20"/>
                </w:rPr>
                <w:t>GLM</w:t>
              </w:r>
            </w:ins>
            <w:ins w:id="2040" w:author="Zixuan Zhou" w:date="2026-04-27T02:17:00Z" w16du:dateUtc="2026-04-26T18:17:00Z">
              <w:r>
                <w:rPr>
                  <w:rStyle w:val="ne-text"/>
                  <w:rFonts w:hint="eastAsia"/>
                  <w:sz w:val="21"/>
                  <w:szCs w:val="20"/>
                </w:rPr>
                <w:t>-</w:t>
              </w:r>
            </w:ins>
            <w:ins w:id="2041" w:author="Zixuan Zhou" w:date="2026-04-27T02:16:00Z" w16du:dateUtc="2026-04-26T18:16:00Z">
              <w:r w:rsidRPr="009613CF">
                <w:rPr>
                  <w:rStyle w:val="ne-text"/>
                  <w:sz w:val="21"/>
                  <w:szCs w:val="20"/>
                </w:rPr>
                <w:t>5</w:t>
              </w:r>
            </w:ins>
            <w:del w:id="2042" w:author="Zixuan Zhou" w:date="2026-04-27T02:16:00Z" w16du:dateUtc="2026-04-26T18:16:00Z">
              <w:r w:rsidR="002B702E" w:rsidRPr="009613CF" w:rsidDel="00350883">
                <w:rPr>
                  <w:rStyle w:val="ne-text"/>
                  <w:sz w:val="21"/>
                  <w:szCs w:val="20"/>
                </w:rPr>
                <w:delText>Qwen2.5-32B-Instruct</w:delText>
              </w:r>
            </w:del>
          </w:p>
        </w:tc>
        <w:tc>
          <w:tcPr>
            <w:tcW w:w="3118" w:type="dxa"/>
            <w:vAlign w:val="center"/>
            <w:hideMark/>
            <w:tcPrChange w:id="2043" w:author="Zixuan Zhou" w:date="2026-04-27T02:16:00Z" w16du:dateUtc="2026-04-26T18:16:00Z">
              <w:tcPr>
                <w:tcW w:w="3118" w:type="dxa"/>
                <w:gridSpan w:val="2"/>
                <w:vAlign w:val="center"/>
                <w:hideMark/>
              </w:tcPr>
            </w:tcPrChange>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Change w:id="2044" w:author="Zixuan Zhou" w:date="2026-04-27T02:16:00Z" w16du:dateUtc="2026-04-26T18:16:00Z">
              <w:tcPr>
                <w:tcW w:w="2827" w:type="dxa"/>
                <w:gridSpan w:val="2"/>
                <w:vAlign w:val="center"/>
                <w:hideMark/>
              </w:tcPr>
            </w:tcPrChange>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2045" w:name="_Toc228219371"/>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2045"/>
    </w:p>
    <w:p w14:paraId="38D04733" w14:textId="6A66CADB" w:rsidR="002B702E" w:rsidRDefault="002E02F1" w:rsidP="002B702E">
      <w:pPr>
        <w:pStyle w:val="altz"/>
        <w:ind w:firstLine="480"/>
      </w:pPr>
      <w:r>
        <w:rPr>
          <w:noProof/>
        </w:rPr>
        <w:drawing>
          <wp:anchor distT="0" distB="0" distL="114300" distR="114300" simplePos="0" relativeHeight="251667456" behindDoc="0" locked="0" layoutInCell="1" allowOverlap="1" wp14:anchorId="1BECA7D3" wp14:editId="6A2D641E">
            <wp:simplePos x="0" y="0"/>
            <wp:positionH relativeFrom="column">
              <wp:posOffset>29210</wp:posOffset>
            </wp:positionH>
            <wp:positionV relativeFrom="paragraph">
              <wp:posOffset>2149475</wp:posOffset>
            </wp:positionV>
            <wp:extent cx="5759450" cy="505333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123"/>
                    <a:stretch>
                      <a:fillRect/>
                    </a:stretch>
                  </pic:blipFill>
                  <pic:spPr bwMode="auto">
                    <a:xfrm>
                      <a:off x="0" y="0"/>
                      <a:ext cx="5759450" cy="5053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702E">
        <w:rPr>
          <w:noProof/>
        </w:rPr>
        <mc:AlternateContent>
          <mc:Choice Requires="wps">
            <w:drawing>
              <wp:anchor distT="0" distB="0" distL="114300" distR="114300" simplePos="0" relativeHeight="251669504" behindDoc="0" locked="0" layoutInCell="1" allowOverlap="1" wp14:anchorId="6D1A22C1" wp14:editId="744F5A8C">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2046" w:name="_Ref227685772"/>
                            <w:bookmarkStart w:id="2047" w:name="_Toc228023143"/>
                            <w:bookmarkStart w:id="2048"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2046"/>
                            <w:r w:rsidRPr="002B702E">
                              <w:rPr>
                                <w:rFonts w:ascii="宋体" w:eastAsia="宋体" w:hAnsi="宋体" w:hint="eastAsia"/>
                                <w:sz w:val="21"/>
                                <w:szCs w:val="21"/>
                              </w:rPr>
                              <w:t xml:space="preserve"> 各评价维度下一致性系数(二次加权kappa)雷达图</w:t>
                            </w:r>
                            <w:bookmarkEnd w:id="2047"/>
                            <w:bookmarkEnd w:id="20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30"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Fm2RZsaAgAAPwQAAA4AAAAAAAAAAAAAAAAALgIAAGRycy9lMm9Eb2MueG1sUEsBAi0A&#10;FAAGAAgAAAAhAASHywDfAAAACwEAAA8AAAAAAAAAAAAAAAAAdAQAAGRycy9kb3ducmV2LnhtbFBL&#10;BQYAAAAABAAEAPMAAACABQAAAAA=&#10;" stroked="f">
                <v:textbox style="mso-fit-shape-to-text:t" inset="0,0,0,0">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1937" w:name="_Ref227685772"/>
                      <w:bookmarkStart w:id="1938" w:name="_Toc228023143"/>
                      <w:bookmarkStart w:id="1939"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1937"/>
                      <w:r w:rsidRPr="002B702E">
                        <w:rPr>
                          <w:rFonts w:ascii="宋体" w:eastAsia="宋体" w:hAnsi="宋体" w:hint="eastAsia"/>
                          <w:sz w:val="21"/>
                          <w:szCs w:val="21"/>
                        </w:rPr>
                        <w:t xml:space="preserve"> </w:t>
                      </w:r>
                      <w:r w:rsidRPr="002B702E">
                        <w:rPr>
                          <w:rFonts w:ascii="宋体" w:eastAsia="宋体" w:hAnsi="宋体" w:hint="eastAsia"/>
                          <w:sz w:val="21"/>
                          <w:szCs w:val="21"/>
                        </w:rPr>
                        <w:t>各评价维度下一致性系数(二次加权kappa)雷达图</w:t>
                      </w:r>
                      <w:bookmarkEnd w:id="1938"/>
                      <w:bookmarkEnd w:id="1939"/>
                    </w:p>
                  </w:txbxContent>
                </v:textbox>
                <w10:wrap type="topAndBottom"/>
              </v:shape>
            </w:pict>
          </mc:Fallback>
        </mc:AlternateContent>
      </w:r>
      <w:r w:rsidR="002B702E" w:rsidRPr="002B702E">
        <w:t>在整体层面的综合一致性分析中</w:t>
      </w:r>
      <w:r w:rsidR="00455577">
        <w:t>（</w:t>
      </w:r>
      <w:r w:rsidR="00455577" w:rsidRPr="005B5F9F">
        <w:fldChar w:fldCharType="begin"/>
      </w:r>
      <w:r w:rsidR="00455577" w:rsidRPr="005B5F9F">
        <w:instrText xml:space="preserve"> REF _Ref227685772 \h </w:instrText>
      </w:r>
      <w:r w:rsidR="00455577" w:rsidRPr="005B5F9F">
        <w:fldChar w:fldCharType="separate"/>
      </w:r>
      <w:r w:rsidR="00455577" w:rsidRPr="005B5F9F">
        <w:rPr>
          <w:rFonts w:hint="eastAsia"/>
          <w:rPrChange w:id="2049" w:author="Zixuan Zhou" w:date="2026-04-27T02:57:00Z" w16du:dateUtc="2026-04-26T18:57:00Z">
            <w:rPr>
              <w:rFonts w:ascii="宋体" w:hAnsi="宋体" w:hint="eastAsia"/>
              <w:sz w:val="21"/>
              <w:szCs w:val="21"/>
            </w:rPr>
          </w:rPrChange>
        </w:rPr>
        <w:t>图</w:t>
      </w:r>
      <w:r w:rsidR="00455577" w:rsidRPr="005B5F9F">
        <w:rPr>
          <w:rFonts w:hint="eastAsia"/>
          <w:rPrChange w:id="2050" w:author="Zixuan Zhou" w:date="2026-04-27T02:57:00Z" w16du:dateUtc="2026-04-26T18:57:00Z">
            <w:rPr>
              <w:rFonts w:ascii="宋体" w:hAnsi="宋体" w:hint="eastAsia"/>
              <w:sz w:val="21"/>
              <w:szCs w:val="21"/>
            </w:rPr>
          </w:rPrChange>
        </w:rPr>
        <w:t xml:space="preserve"> </w:t>
      </w:r>
      <w:r w:rsidR="00455577" w:rsidRPr="005B5F9F">
        <w:rPr>
          <w:rFonts w:hint="eastAsia"/>
          <w:rPrChange w:id="2051" w:author="Zixuan Zhou" w:date="2026-04-27T02:57:00Z" w16du:dateUtc="2026-04-26T18:57:00Z">
            <w:rPr>
              <w:rFonts w:ascii="宋体" w:hAnsi="宋体" w:hint="eastAsia"/>
              <w:noProof/>
              <w:sz w:val="21"/>
              <w:szCs w:val="21"/>
            </w:rPr>
          </w:rPrChange>
        </w:rPr>
        <w:t>5</w:t>
      </w:r>
      <w:r w:rsidR="00455577" w:rsidRPr="005B5F9F">
        <w:rPr>
          <w:rFonts w:hint="eastAsia"/>
          <w:rPrChange w:id="2052" w:author="Zixuan Zhou" w:date="2026-04-27T02:57:00Z" w16du:dateUtc="2026-04-26T18:57:00Z">
            <w:rPr>
              <w:rFonts w:ascii="宋体" w:hAnsi="宋体" w:hint="eastAsia"/>
              <w:sz w:val="21"/>
              <w:szCs w:val="21"/>
            </w:rPr>
          </w:rPrChange>
        </w:rPr>
        <w:noBreakHyphen/>
      </w:r>
      <w:r w:rsidR="00455577" w:rsidRPr="005B5F9F">
        <w:rPr>
          <w:rFonts w:hint="eastAsia"/>
          <w:rPrChange w:id="2053" w:author="Zixuan Zhou" w:date="2026-04-27T02:57:00Z" w16du:dateUtc="2026-04-26T18:57:00Z">
            <w:rPr>
              <w:rFonts w:ascii="宋体" w:hAnsi="宋体" w:hint="eastAsia"/>
              <w:noProof/>
              <w:sz w:val="21"/>
              <w:szCs w:val="21"/>
            </w:rPr>
          </w:rPrChange>
        </w:rPr>
        <w:t>1</w:t>
      </w:r>
      <w:r w:rsidR="00455577" w:rsidRPr="005B5F9F">
        <w:fldChar w:fldCharType="end"/>
      </w:r>
      <w:r w:rsidR="00455577">
        <w:t>）</w:t>
      </w:r>
      <w:r w:rsidR="00455577">
        <w:rPr>
          <w:rFonts w:hint="eastAsia"/>
        </w:rPr>
        <w:t>，</w:t>
      </w:r>
      <w:r w:rsidR="00455577">
        <w:rPr>
          <w:rFonts w:hint="eastAsia"/>
        </w:rPr>
        <w:t>A</w:t>
      </w:r>
      <w:r w:rsidR="002B702E" w:rsidRPr="002B702E">
        <w:t>I</w:t>
      </w:r>
      <w:r w:rsidR="002B702E" w:rsidRPr="002B702E">
        <w:t>群体平均打分与专家群体的平均打分在各评价维度上均表现出较高的一致性。值得注意的是，在</w:t>
      </w:r>
      <w:r w:rsidR="002B702E">
        <w:rPr>
          <w:rFonts w:hint="eastAsia"/>
        </w:rPr>
        <w:t>“</w:t>
      </w:r>
      <w:r w:rsidR="002B702E" w:rsidRPr="002B702E">
        <w:t>仅提供必要信息</w:t>
      </w:r>
      <w:r w:rsidR="002B702E">
        <w:rPr>
          <w:rFonts w:hint="eastAsia"/>
        </w:rPr>
        <w:t>”</w:t>
      </w:r>
      <w:r w:rsidR="002B702E" w:rsidRPr="002B702E">
        <w:t>（即剔除冗余干扰、保留核心要点）这一维度上，</w:t>
      </w:r>
      <w:r w:rsidR="002B702E" w:rsidRPr="002B702E">
        <w:t>AI</w:t>
      </w:r>
      <w:r w:rsidR="002B702E" w:rsidRPr="002B702E">
        <w:t>总体与专家总体的评估呈现出极高的拟合度（</w:t>
      </w:r>
      <w:r w:rsidR="002B702E" w:rsidRPr="002B702E">
        <w:t>Kappa=0.839</w:t>
      </w:r>
      <w:r w:rsidR="002B702E"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002B702E" w:rsidRPr="002B702E">
        <w:t>。然而，结合上一节的横向对比可知，这一</w:t>
      </w:r>
      <w:r w:rsidR="00455577">
        <w:rPr>
          <w:rFonts w:hint="eastAsia"/>
        </w:rPr>
        <w:t>“</w:t>
      </w:r>
      <w:r w:rsidR="002B702E" w:rsidRPr="002B702E">
        <w:t>群体智慧</w:t>
      </w:r>
      <w:r w:rsidR="00455577">
        <w:t>””</w:t>
      </w:r>
      <w:r w:rsidR="002B702E" w:rsidRPr="002B702E">
        <w:t>建立在各模型差异显著的个体表现之上</w:t>
      </w:r>
      <w:r w:rsidR="002B702E" w:rsidRPr="002B702E">
        <w:t>——</w:t>
      </w:r>
      <w:r w:rsidR="002B702E"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2054" w:name="_Toc228219372"/>
      <w:r w:rsidRPr="00E912C6">
        <w:rPr>
          <w:rFonts w:ascii="Times New Roman" w:hAnsi="Times New Roman" w:cs="Times New Roman"/>
        </w:rPr>
        <w:t>DeepSeek-V3.2</w:t>
      </w:r>
      <w:r w:rsidR="00B4723F">
        <w:rPr>
          <w:rFonts w:hint="eastAsia"/>
        </w:rPr>
        <w:t>的专家级评价能力验证</w:t>
      </w:r>
      <w:bookmarkEnd w:id="2054"/>
    </w:p>
    <w:p w14:paraId="45B8EF6D" w14:textId="3A0117EC"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w:t>
      </w:r>
      <w:r w:rsidRPr="00455577">
        <w:rPr>
          <w:rFonts w:hint="eastAsia"/>
        </w:rPr>
        <w:lastRenderedPageBreak/>
        <w:t>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del w:id="2055" w:author="Zixuan Zhou" w:date="2026-04-27T02:58:00Z" w16du:dateUtc="2026-04-26T18:58:00Z">
        <w:r w:rsidRPr="00455577" w:rsidDel="005B5F9F">
          <w:rPr>
            <w:rFonts w:hint="eastAsia"/>
          </w:rPr>
          <w:delText>（周定杰）</w:delText>
        </w:r>
      </w:del>
      <w:r w:rsidRPr="00455577">
        <w:rPr>
          <w:rFonts w:hint="eastAsia"/>
        </w:rPr>
        <w:t>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ins w:id="2056" w:author="Zixuan Zhou" w:date="2026-04-27T02:58:00Z" w16du:dateUtc="2026-04-26T18:58:00Z">
        <w:r w:rsidR="005B5F9F" w:rsidRPr="00455885">
          <w:t>GLM-5</w:t>
        </w:r>
      </w:ins>
      <w:del w:id="2057" w:author="Zixuan Zhou" w:date="2026-04-27T02:58:00Z" w16du:dateUtc="2026-04-26T18:58:00Z">
        <w:r w:rsidRPr="00455577" w:rsidDel="005B5F9F">
          <w:rPr>
            <w:rFonts w:hint="eastAsia"/>
          </w:rPr>
          <w:delText>Qwen2.5-32B-Instruct</w:delText>
        </w:r>
      </w:del>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BAA02C3" w:rsidR="00517842" w:rsidRPr="00517842" w:rsidRDefault="00517842" w:rsidP="002E02F1">
      <w:pPr>
        <w:pStyle w:val="aff6"/>
        <w:spacing w:before="326" w:after="163"/>
      </w:pPr>
      <w:bookmarkStart w:id="2058" w:name="_Ref227686405"/>
      <w:bookmarkStart w:id="2059" w:name="_Toc228022955"/>
      <w:r w:rsidRPr="00517842">
        <w:rPr>
          <w:rFonts w:hint="eastAsia"/>
        </w:rPr>
        <w:t>表</w:t>
      </w:r>
      <w:r w:rsidRPr="00517842">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5</w:t>
      </w:r>
      <w:r w:rsidR="00492FE9">
        <w:rPr>
          <w:rFonts w:hint="eastAsia"/>
        </w:rPr>
        <w:fldChar w:fldCharType="end"/>
      </w:r>
      <w:bookmarkEnd w:id="2058"/>
      <w:r w:rsidRPr="00517842">
        <w:rPr>
          <w:rFonts w:hint="eastAsia"/>
        </w:rPr>
        <w:t xml:space="preserve"> </w:t>
      </w:r>
      <w:r w:rsidR="00801A7A" w:rsidRPr="00801A7A">
        <w:rPr>
          <w:rFonts w:cs="Times New Roman" w:hint="eastAsia"/>
        </w:rPr>
        <w:t>主要候选模型</w:t>
      </w:r>
      <w:r w:rsidRPr="00517842">
        <w:rPr>
          <w:rFonts w:hint="eastAsia"/>
        </w:rPr>
        <w:t>与不同临床专家打分的一致性分析结果</w:t>
      </w:r>
      <w:bookmarkEnd w:id="205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60" w:name="_Toc228219373"/>
      <w:r>
        <w:rPr>
          <w:rFonts w:hint="eastAsia"/>
        </w:rPr>
        <w:t>大模型</w:t>
      </w:r>
      <w:r w:rsidR="00B4723F">
        <w:rPr>
          <w:rFonts w:hint="eastAsia"/>
        </w:rPr>
        <w:t>自动打分范式</w:t>
      </w:r>
      <w:r w:rsidR="00E60D77">
        <w:rPr>
          <w:rFonts w:hint="eastAsia"/>
        </w:rPr>
        <w:t>的确立</w:t>
      </w:r>
      <w:bookmarkEnd w:id="2060"/>
    </w:p>
    <w:p w14:paraId="5E4751A2" w14:textId="0F533EC0"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del w:id="2061" w:author="Zixuan Zhou" w:date="2026-04-27T02:59:00Z" w16du:dateUtc="2026-04-26T18:59:00Z">
        <w:r w:rsidRPr="00E60D77" w:rsidDel="005B5F9F">
          <w:rPr>
            <w:rFonts w:hint="eastAsia"/>
          </w:rPr>
          <w:delText>（</w:delText>
        </w:r>
        <w:r w:rsidRPr="00E60D77" w:rsidDel="005B5F9F">
          <w:rPr>
            <w:rFonts w:hint="eastAsia"/>
          </w:rPr>
          <w:delText>Kappa</w:delText>
        </w:r>
        <w:r w:rsidRPr="00E60D77" w:rsidDel="005B5F9F">
          <w:rPr>
            <w:rFonts w:hint="eastAsia"/>
          </w:rPr>
          <w:delText>）</w:delText>
        </w:r>
      </w:del>
      <w:r w:rsidRPr="00E60D77">
        <w:rPr>
          <w:rFonts w:hint="eastAsia"/>
        </w:rPr>
        <w:t>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62" w:name="_Toc228219374"/>
      <w:r w:rsidRPr="00A54175">
        <w:t>全量数据自动化质量筛查</w:t>
      </w:r>
      <w:bookmarkEnd w:id="2062"/>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w:t>
      </w:r>
      <w:r>
        <w:rPr>
          <w:rFonts w:hint="eastAsia"/>
        </w:rPr>
        <w:lastRenderedPageBreak/>
        <w:t>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31623663"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2063" w:name="_Toc228219375"/>
      <w:r>
        <w:rPr>
          <w:rFonts w:hint="eastAsia"/>
        </w:rPr>
        <w:t>问答数据集构建结果</w:t>
      </w:r>
      <w:bookmarkEnd w:id="2063"/>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2F587399"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ins w:id="2064" w:author="Zixuan Zhou" w:date="2026-04-27T21:44:00Z" w16du:dateUtc="2026-04-27T13:44:00Z">
        <w:r w:rsidR="00D95BED">
          <w:rPr>
            <w:rFonts w:hint="eastAsia"/>
          </w:rPr>
          <w:t>项</w:t>
        </w:r>
      </w:ins>
      <w:del w:id="2065" w:author="Zixuan Zhou" w:date="2026-04-27T21:44:00Z" w16du:dateUtc="2026-04-27T13:44:00Z">
        <w:r w:rsidDel="00D95BED">
          <w:rPr>
            <w:rFonts w:hint="eastAsia"/>
          </w:rPr>
          <w:delText>大</w:delText>
        </w:r>
      </w:del>
      <w:r>
        <w:rPr>
          <w:rFonts w:hint="eastAsia"/>
        </w:rPr>
        <w:t>指标</w:t>
      </w:r>
      <w:del w:id="2066" w:author="Zixuan Zhou" w:date="2026-04-27T21:44:00Z" w16du:dateUtc="2026-04-27T13:44:00Z">
        <w:r w:rsidDel="00D95BED">
          <w:rPr>
            <w:rFonts w:hint="eastAsia"/>
          </w:rPr>
          <w:delText>（指导性、准确性、完整性、安全性、易于理解、</w:delText>
        </w:r>
      </w:del>
      <w:del w:id="2067" w:author="Zixuan Zhou" w:date="2026-04-17T16:51:00Z" w16du:dateUtc="2026-04-17T08:51:00Z">
        <w:r w:rsidDel="00524783">
          <w:rPr>
            <w:rFonts w:hint="eastAsia"/>
          </w:rPr>
          <w:delText>简洁性</w:delText>
        </w:r>
      </w:del>
      <w:del w:id="2068" w:author="Zixuan Zhou" w:date="2026-04-27T21:44:00Z" w16du:dateUtc="2026-04-27T13:44:00Z">
        <w:r w:rsidDel="00D95BED">
          <w:rPr>
            <w:rFonts w:hint="eastAsia"/>
          </w:rPr>
          <w:delText>）</w:delText>
        </w:r>
      </w:del>
      <w:r>
        <w:rPr>
          <w:rFonts w:hint="eastAsia"/>
        </w:rPr>
        <w:t>且平均分高于</w:t>
      </w:r>
      <w:ins w:id="2069" w:author="Zixuan Zhou" w:date="2026-04-17T16:52:00Z" w16du:dateUtc="2026-04-17T08:52:00Z">
        <w:r w:rsidR="00524783">
          <w:rPr>
            <w:rFonts w:hint="eastAsia"/>
          </w:rPr>
          <w:t>2</w:t>
        </w:r>
      </w:ins>
      <w:del w:id="2070" w:author="Zixuan Zhou" w:date="2026-04-17T16:52:00Z" w16du:dateUtc="2026-04-17T08:52:00Z">
        <w:r w:rsidDel="00524783">
          <w:rPr>
            <w:rFonts w:hint="eastAsia"/>
          </w:rPr>
          <w:delText>4</w:delText>
        </w:r>
      </w:del>
      <w:del w:id="2071" w:author="Zixuan Zhou" w:date="2026-04-17T16:51:00Z" w16du:dateUtc="2026-04-17T08:51:00Z">
        <w:r w:rsidDel="00524783">
          <w:rPr>
            <w:rFonts w:hint="eastAsia"/>
          </w:rPr>
          <w:delText>.</w:delText>
        </w:r>
      </w:del>
      <w:del w:id="2072"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4F0E7BC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del w:id="2073" w:author="Zixuan Zhou" w:date="2026-04-27T21:43:00Z" w16du:dateUtc="2026-04-27T13:43:00Z">
        <w:r w:rsidRPr="007B10FA" w:rsidDel="00D95BED">
          <w:rPr>
            <w:rFonts w:hint="eastAsia"/>
          </w:rPr>
          <w:delText>（</w:delText>
        </w:r>
        <w:r w:rsidRPr="007B10FA" w:rsidDel="00D95BED">
          <w:rPr>
            <w:rFonts w:hint="eastAsia"/>
          </w:rPr>
          <w:delText>853</w:delText>
        </w:r>
        <w:r w:rsidRPr="007B10FA" w:rsidDel="00D95BED">
          <w:rPr>
            <w:rFonts w:hint="eastAsia"/>
          </w:rPr>
          <w:delText>条，</w:delText>
        </w:r>
        <w:r w:rsidRPr="007B10FA" w:rsidDel="00D95BED">
          <w:rPr>
            <w:rFonts w:hint="eastAsia"/>
          </w:rPr>
          <w:delText>30.83%</w:delText>
        </w:r>
        <w:r w:rsidRPr="007B10FA" w:rsidDel="00D95BED">
          <w:rPr>
            <w:rFonts w:hint="eastAsia"/>
          </w:rPr>
          <w:delText>）</w:delText>
        </w:r>
      </w:del>
      <w:r w:rsidRPr="007B10FA">
        <w:rPr>
          <w:rFonts w:hint="eastAsia"/>
        </w:rPr>
        <w:t>与</w:t>
      </w:r>
      <w:r>
        <w:rPr>
          <w:rFonts w:hint="eastAsia"/>
        </w:rPr>
        <w:t>“</w:t>
      </w:r>
      <w:r w:rsidRPr="007B10FA">
        <w:rPr>
          <w:rFonts w:hint="eastAsia"/>
        </w:rPr>
        <w:t>安全套</w:t>
      </w:r>
      <w:r>
        <w:rPr>
          <w:rFonts w:hint="eastAsia"/>
        </w:rPr>
        <w:t>”</w:t>
      </w:r>
      <w:del w:id="2074" w:author="Zixuan Zhou" w:date="2026-04-27T21:43:00Z" w16du:dateUtc="2026-04-27T13:43:00Z">
        <w:r w:rsidRPr="007B10FA" w:rsidDel="00D95BED">
          <w:rPr>
            <w:rFonts w:hint="eastAsia"/>
          </w:rPr>
          <w:delText>（</w:delText>
        </w:r>
        <w:r w:rsidRPr="007B10FA" w:rsidDel="00D95BED">
          <w:rPr>
            <w:rFonts w:hint="eastAsia"/>
          </w:rPr>
          <w:delText>788</w:delText>
        </w:r>
        <w:r w:rsidRPr="007B10FA" w:rsidDel="00D95BED">
          <w:rPr>
            <w:rFonts w:hint="eastAsia"/>
          </w:rPr>
          <w:delText>条，</w:delText>
        </w:r>
        <w:r w:rsidRPr="007B10FA" w:rsidDel="00D95BED">
          <w:rPr>
            <w:rFonts w:hint="eastAsia"/>
          </w:rPr>
          <w:delText>28.48%</w:delText>
        </w:r>
        <w:r w:rsidRPr="007B10FA" w:rsidDel="00D95BED">
          <w:rPr>
            <w:rFonts w:hint="eastAsia"/>
          </w:rPr>
          <w:delText>）</w:delText>
        </w:r>
      </w:del>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del w:id="2075" w:author="Zixuan Zhou" w:date="2026-04-27T21:44:00Z" w16du:dateUtc="2026-04-27T13:44:00Z">
        <w:r w:rsidRPr="007B10FA" w:rsidDel="00D95BED">
          <w:rPr>
            <w:rFonts w:hint="eastAsia"/>
          </w:rPr>
          <w:delText>（</w:delText>
        </w:r>
        <w:r w:rsidRPr="007B10FA" w:rsidDel="00D95BED">
          <w:rPr>
            <w:rFonts w:hint="eastAsia"/>
          </w:rPr>
          <w:delText>15</w:delText>
        </w:r>
        <w:r w:rsidRPr="007B10FA" w:rsidDel="00D95BED">
          <w:rPr>
            <w:rFonts w:hint="eastAsia"/>
          </w:rPr>
          <w:delText>条，</w:delText>
        </w:r>
        <w:r w:rsidRPr="007B10FA" w:rsidDel="00D95BED">
          <w:rPr>
            <w:rFonts w:hint="eastAsia"/>
          </w:rPr>
          <w:delText>0.54%</w:delText>
        </w:r>
        <w:r w:rsidRPr="007B10FA" w:rsidDel="00D95BED">
          <w:rPr>
            <w:rFonts w:hint="eastAsia"/>
          </w:rPr>
          <w:delText>）</w:delText>
        </w:r>
      </w:del>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w:t>
      </w:r>
      <w:del w:id="2076" w:author="Zixuan Zhou" w:date="2026-04-27T21:44:00Z" w16du:dateUtc="2026-04-27T13:44:00Z">
        <w:r w:rsidRPr="007B10FA" w:rsidDel="00D95BED">
          <w:rPr>
            <w:rFonts w:hint="eastAsia"/>
          </w:rPr>
          <w:delText>（总均分</w:delText>
        </w:r>
        <w:r w:rsidRPr="007B10FA" w:rsidDel="00D95BED">
          <w:rPr>
            <w:rFonts w:hint="eastAsia"/>
          </w:rPr>
          <w:delText>2.96</w:delText>
        </w:r>
        <w:r w:rsidRPr="007B10FA" w:rsidDel="00D95BED">
          <w:rPr>
            <w:rFonts w:hint="eastAsia"/>
          </w:rPr>
          <w:delText>）</w:delText>
        </w:r>
      </w:del>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43E34AB" w:rsidR="007B10FA" w:rsidRDefault="007B10FA" w:rsidP="00A072DF">
      <w:pPr>
        <w:pStyle w:val="aff6"/>
        <w:spacing w:before="326" w:after="163"/>
      </w:pPr>
      <w:bookmarkStart w:id="2077" w:name="_Ref227955792"/>
      <w:bookmarkStart w:id="2078" w:name="_Toc228022956"/>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5</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6</w:t>
      </w:r>
      <w:r w:rsidR="00492FE9">
        <w:fldChar w:fldCharType="end"/>
      </w:r>
      <w:bookmarkEnd w:id="2077"/>
      <w:r>
        <w:rPr>
          <w:rFonts w:hint="eastAsia"/>
        </w:rPr>
        <w:t xml:space="preserve"> </w:t>
      </w:r>
      <w:r w:rsidRPr="001A7D2D">
        <w:rPr>
          <w:rFonts w:hint="eastAsia"/>
        </w:rPr>
        <w:t>终版数据集主题分布与六维度质量评分</w:t>
      </w:r>
      <w:bookmarkEnd w:id="2078"/>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2E02F1" w:rsidRDefault="007B10FA" w:rsidP="007B10FA">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3FDC4FE6" w14:textId="2D809ED2"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sidR="00356663">
              <w:rPr>
                <w:rFonts w:ascii="宋体" w:eastAsia="宋体" w:hAnsi="宋体" w:hint="eastAsia"/>
                <w:sz w:val="21"/>
                <w:szCs w:val="20"/>
              </w:rPr>
              <w:t>（</w:t>
            </w:r>
            <w:r w:rsidRPr="0078767D">
              <w:rPr>
                <w:rFonts w:ascii="宋体" w:eastAsia="宋体" w:hAnsi="宋体" w:hint="eastAsia"/>
                <w:sz w:val="21"/>
                <w:szCs w:val="20"/>
              </w:rPr>
              <w:t>%</w:t>
            </w:r>
            <w:r w:rsidR="00356663">
              <w:rPr>
                <w:rFonts w:ascii="宋体" w:eastAsia="宋体" w:hAnsi="宋体" w:hint="eastAsia"/>
                <w:sz w:val="21"/>
                <w:szCs w:val="20"/>
              </w:rPr>
              <w:t>）</w:t>
            </w:r>
          </w:p>
        </w:tc>
        <w:tc>
          <w:tcPr>
            <w:tcW w:w="1340" w:type="pct"/>
            <w:tcBorders>
              <w:top w:val="single" w:sz="4" w:space="0" w:color="auto"/>
              <w:bottom w:val="single" w:sz="4" w:space="0" w:color="auto"/>
            </w:tcBorders>
          </w:tcPr>
          <w:p w14:paraId="3E31CB03" w14:textId="5D30D681"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DD1BAB" w14:paraId="7341B8AD" w14:textId="77777777" w:rsidTr="007B10FA">
        <w:trPr>
          <w:trHeight w:val="317"/>
        </w:trPr>
        <w:tc>
          <w:tcPr>
            <w:tcW w:w="980" w:type="pct"/>
            <w:tcBorders>
              <w:top w:val="single" w:sz="4" w:space="0" w:color="auto"/>
              <w:bottom w:val="nil"/>
            </w:tcBorders>
            <w:vAlign w:val="top"/>
          </w:tcPr>
          <w:p w14:paraId="092ED983" w14:textId="642D2A8B"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6025F519" w14:textId="4E03497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384A8FBA" w14:textId="56E2884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655B1BAD" w14:textId="4D3E04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7AFD699" w14:textId="77777777" w:rsidTr="007B10FA">
        <w:trPr>
          <w:trHeight w:val="317"/>
        </w:trPr>
        <w:tc>
          <w:tcPr>
            <w:tcW w:w="980" w:type="pct"/>
            <w:tcBorders>
              <w:top w:val="nil"/>
              <w:bottom w:val="nil"/>
            </w:tcBorders>
            <w:vAlign w:val="top"/>
          </w:tcPr>
          <w:p w14:paraId="3B56B637" w14:textId="4852A22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37EE27F5" w14:textId="68AF137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7504EF19" w14:textId="142FE90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08992F14" w14:textId="236A146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48C7E5CE" w14:textId="77777777" w:rsidTr="007B10FA">
        <w:trPr>
          <w:trHeight w:val="317"/>
        </w:trPr>
        <w:tc>
          <w:tcPr>
            <w:tcW w:w="980" w:type="pct"/>
            <w:tcBorders>
              <w:top w:val="nil"/>
              <w:bottom w:val="nil"/>
            </w:tcBorders>
            <w:vAlign w:val="top"/>
          </w:tcPr>
          <w:p w14:paraId="2FC89E99" w14:textId="15CCF65D"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29A189D2" w14:textId="62A0AC1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430D89F0" w14:textId="2E9BADE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3E792687" w14:textId="44E3171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305F94BD" w14:textId="77777777" w:rsidTr="007B10FA">
        <w:trPr>
          <w:trHeight w:val="317"/>
        </w:trPr>
        <w:tc>
          <w:tcPr>
            <w:tcW w:w="980" w:type="pct"/>
            <w:tcBorders>
              <w:top w:val="nil"/>
              <w:bottom w:val="nil"/>
            </w:tcBorders>
            <w:vAlign w:val="top"/>
          </w:tcPr>
          <w:p w14:paraId="05A5E873" w14:textId="36640707"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8D341E5" w14:textId="42BEF3C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6B93B7EB" w14:textId="7E3D27B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1D03A863" w14:textId="4BA319F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4C93BC2A" w14:textId="77777777" w:rsidTr="007B10FA">
        <w:trPr>
          <w:trHeight w:val="317"/>
        </w:trPr>
        <w:tc>
          <w:tcPr>
            <w:tcW w:w="980" w:type="pct"/>
            <w:tcBorders>
              <w:top w:val="nil"/>
              <w:bottom w:val="nil"/>
            </w:tcBorders>
            <w:vAlign w:val="top"/>
          </w:tcPr>
          <w:p w14:paraId="37CBA6E3" w14:textId="2F813EA3"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1ACE2D6E" w14:textId="77B7170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72B19C11" w14:textId="52FF7EA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22BD207A" w14:textId="710B21E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0B510187" w14:textId="77777777" w:rsidTr="007B10FA">
        <w:trPr>
          <w:trHeight w:val="317"/>
        </w:trPr>
        <w:tc>
          <w:tcPr>
            <w:tcW w:w="980" w:type="pct"/>
            <w:tcBorders>
              <w:top w:val="nil"/>
              <w:bottom w:val="nil"/>
            </w:tcBorders>
            <w:vAlign w:val="top"/>
          </w:tcPr>
          <w:p w14:paraId="65F0AFEE" w14:textId="2464AC04"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5D9A3858" w14:textId="228AC1AD"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00705D9E" w14:textId="47C20C1A"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71C41B1C" w14:textId="7A1AB88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201B4A34" w14:textId="77777777" w:rsidTr="007B10FA">
        <w:trPr>
          <w:trHeight w:val="317"/>
        </w:trPr>
        <w:tc>
          <w:tcPr>
            <w:tcW w:w="980" w:type="pct"/>
            <w:tcBorders>
              <w:top w:val="nil"/>
              <w:bottom w:val="nil"/>
            </w:tcBorders>
            <w:vAlign w:val="top"/>
          </w:tcPr>
          <w:p w14:paraId="71E55AAC" w14:textId="7461D06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341543E8" w14:textId="7F7887F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16F12C92" w14:textId="241D452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06D47864" w14:textId="1FF7FF9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3F5683F4" w14:textId="77777777" w:rsidTr="007B10FA">
        <w:trPr>
          <w:trHeight w:val="317"/>
        </w:trPr>
        <w:tc>
          <w:tcPr>
            <w:tcW w:w="980" w:type="pct"/>
            <w:tcBorders>
              <w:top w:val="nil"/>
              <w:bottom w:val="nil"/>
            </w:tcBorders>
            <w:vAlign w:val="top"/>
          </w:tcPr>
          <w:p w14:paraId="41112293" w14:textId="172D642C"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208D3CDA" w14:textId="1FB763AC"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7D746A24" w14:textId="56C238B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49683F70" w14:textId="2A1FFA58"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3F98D04C" w14:textId="77777777" w:rsidTr="007B10FA">
        <w:trPr>
          <w:trHeight w:val="317"/>
        </w:trPr>
        <w:tc>
          <w:tcPr>
            <w:tcW w:w="980" w:type="pct"/>
            <w:tcBorders>
              <w:top w:val="nil"/>
              <w:bottom w:val="nil"/>
            </w:tcBorders>
            <w:vAlign w:val="top"/>
          </w:tcPr>
          <w:p w14:paraId="651BBC92" w14:textId="00ADDF0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4F2D5580" w14:textId="4EE4C50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3114ED72" w14:textId="48C62F2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741E0AFF" w14:textId="65FAD27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5F58D008" w14:textId="77777777" w:rsidTr="007B10FA">
        <w:trPr>
          <w:trHeight w:val="317"/>
        </w:trPr>
        <w:tc>
          <w:tcPr>
            <w:tcW w:w="980" w:type="pct"/>
            <w:tcBorders>
              <w:top w:val="nil"/>
              <w:bottom w:val="nil"/>
            </w:tcBorders>
            <w:vAlign w:val="top"/>
          </w:tcPr>
          <w:p w14:paraId="5C25897A" w14:textId="5260D02F"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44F7B842" w14:textId="3C174F3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3125ED58" w14:textId="6852A6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271803DC" w14:textId="2605C9D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DD1BAB" w14:paraId="5AB21A6E" w14:textId="77777777" w:rsidTr="007B10FA">
        <w:trPr>
          <w:trHeight w:val="317"/>
        </w:trPr>
        <w:tc>
          <w:tcPr>
            <w:tcW w:w="980" w:type="pct"/>
            <w:tcBorders>
              <w:top w:val="nil"/>
              <w:bottom w:val="nil"/>
            </w:tcBorders>
            <w:vAlign w:val="top"/>
          </w:tcPr>
          <w:p w14:paraId="0577C7EE" w14:textId="198E65AE"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lastRenderedPageBreak/>
              <w:t>女用安全套</w:t>
            </w:r>
          </w:p>
        </w:tc>
        <w:tc>
          <w:tcPr>
            <w:tcW w:w="1340" w:type="pct"/>
            <w:tcBorders>
              <w:top w:val="nil"/>
              <w:bottom w:val="nil"/>
            </w:tcBorders>
            <w:vAlign w:val="top"/>
          </w:tcPr>
          <w:p w14:paraId="25B72EDF" w14:textId="46C8A38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3A16381D" w14:textId="5AFA003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5F3DA364" w14:textId="2BB94E6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DD1BAB" w14:paraId="6747F00E" w14:textId="77777777" w:rsidTr="007B10FA">
        <w:trPr>
          <w:trHeight w:val="317"/>
        </w:trPr>
        <w:tc>
          <w:tcPr>
            <w:tcW w:w="980" w:type="pct"/>
            <w:tcBorders>
              <w:top w:val="nil"/>
              <w:bottom w:val="nil"/>
            </w:tcBorders>
            <w:vAlign w:val="top"/>
          </w:tcPr>
          <w:p w14:paraId="13958330" w14:textId="6E7D9775"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048CD27E" w14:textId="1EFBEEB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4896164A" w14:textId="4E02F64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69D68F64" w14:textId="00737B6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DD1BAB" w14:paraId="0C5B59D2" w14:textId="77777777" w:rsidTr="007B10FA">
        <w:trPr>
          <w:trHeight w:val="317"/>
        </w:trPr>
        <w:tc>
          <w:tcPr>
            <w:tcW w:w="980" w:type="pct"/>
            <w:tcBorders>
              <w:top w:val="nil"/>
              <w:bottom w:val="nil"/>
            </w:tcBorders>
            <w:vAlign w:val="top"/>
          </w:tcPr>
          <w:p w14:paraId="73D764CD" w14:textId="32A98A1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5D486BEC" w14:textId="526FD73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35429B58" w14:textId="759A644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29430D20" w14:textId="0F56851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A4DC946" w14:textId="77777777" w:rsidTr="007B10FA">
        <w:trPr>
          <w:trHeight w:val="317"/>
        </w:trPr>
        <w:tc>
          <w:tcPr>
            <w:tcW w:w="980" w:type="pct"/>
            <w:tcBorders>
              <w:top w:val="nil"/>
              <w:bottom w:val="single" w:sz="4" w:space="0" w:color="auto"/>
            </w:tcBorders>
            <w:vAlign w:val="top"/>
          </w:tcPr>
          <w:p w14:paraId="520F4557" w14:textId="5AC9F596" w:rsidR="00DD1BAB" w:rsidRPr="00DD1BAB" w:rsidRDefault="00DD1BAB" w:rsidP="00DD1BAB">
            <w:pPr>
              <w:pStyle w:val="altz"/>
              <w:wordWrap/>
              <w:snapToGrid/>
              <w:spacing w:line="240" w:lineRule="auto"/>
              <w:ind w:firstLineChars="0" w:firstLine="0"/>
              <w:rPr>
                <w:rFonts w:ascii="宋体" w:eastAsia="宋体" w:hAnsi="宋体" w:hint="eastAsia"/>
                <w:b/>
                <w:bCs/>
                <w:sz w:val="21"/>
                <w:szCs w:val="21"/>
              </w:rPr>
            </w:pPr>
            <w:r w:rsidRPr="00DD1BAB">
              <w:rPr>
                <w:rFonts w:ascii="宋体" w:eastAsia="宋体" w:hAnsi="宋体"/>
                <w:b/>
                <w:bCs/>
                <w:sz w:val="21"/>
                <w:szCs w:val="21"/>
              </w:rPr>
              <w:t>合计</w:t>
            </w:r>
          </w:p>
        </w:tc>
        <w:tc>
          <w:tcPr>
            <w:tcW w:w="1340" w:type="pct"/>
            <w:tcBorders>
              <w:top w:val="nil"/>
              <w:bottom w:val="single" w:sz="4" w:space="0" w:color="auto"/>
            </w:tcBorders>
            <w:vAlign w:val="top"/>
          </w:tcPr>
          <w:p w14:paraId="2D9A97DA" w14:textId="6537F443"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2767</w:t>
            </w:r>
          </w:p>
        </w:tc>
        <w:tc>
          <w:tcPr>
            <w:tcW w:w="1340" w:type="pct"/>
            <w:tcBorders>
              <w:top w:val="nil"/>
              <w:bottom w:val="single" w:sz="4" w:space="0" w:color="auto"/>
            </w:tcBorders>
            <w:vAlign w:val="top"/>
          </w:tcPr>
          <w:p w14:paraId="75135EF6" w14:textId="2E29690C"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100.00</w:t>
            </w:r>
          </w:p>
        </w:tc>
        <w:tc>
          <w:tcPr>
            <w:tcW w:w="1340" w:type="pct"/>
            <w:tcBorders>
              <w:top w:val="nil"/>
              <w:bottom w:val="single" w:sz="4" w:space="0" w:color="auto"/>
            </w:tcBorders>
            <w:vAlign w:val="top"/>
          </w:tcPr>
          <w:p w14:paraId="2EE3F57F" w14:textId="3FD785F5"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2.96</w:t>
            </w:r>
          </w:p>
        </w:tc>
      </w:tr>
    </w:tbl>
    <w:p w14:paraId="4A2DAB83" w14:textId="77777777" w:rsidR="00F54B80" w:rsidRDefault="00000000">
      <w:pPr>
        <w:pStyle w:val="2"/>
        <w:spacing w:before="163" w:after="163"/>
        <w:rPr>
          <w:rFonts w:hint="eastAsia"/>
        </w:rPr>
      </w:pPr>
      <w:bookmarkStart w:id="2079" w:name="_Toc228219376"/>
      <w:r>
        <w:rPr>
          <w:rFonts w:hint="eastAsia"/>
        </w:rPr>
        <w:t>本章小结</w:t>
      </w:r>
      <w:bookmarkEnd w:id="2079"/>
    </w:p>
    <w:p w14:paraId="74542E8C" w14:textId="21263568"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人工修订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个主题类别，在科学性、易读性与安全性</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default" r:id="rId39"/>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2080" w:name="_Toc228219377"/>
      <w:r>
        <w:rPr>
          <w:rFonts w:hint="eastAsia"/>
        </w:rPr>
        <w:lastRenderedPageBreak/>
        <w:t>领域大语言模型微调与效果评估</w:t>
      </w:r>
      <w:bookmarkEnd w:id="2080"/>
    </w:p>
    <w:p w14:paraId="7D7F5F22" w14:textId="77777777" w:rsidR="00F54B80" w:rsidRDefault="00000000">
      <w:pPr>
        <w:pStyle w:val="2"/>
        <w:spacing w:before="163" w:after="163"/>
        <w:rPr>
          <w:rFonts w:hint="eastAsia"/>
        </w:rPr>
      </w:pPr>
      <w:bookmarkStart w:id="2081" w:name="_Toc228219378"/>
      <w:r>
        <w:rPr>
          <w:rFonts w:hint="eastAsia"/>
        </w:rPr>
        <w:t>实验设置</w:t>
      </w:r>
      <w:bookmarkEnd w:id="2081"/>
    </w:p>
    <w:p w14:paraId="6E51D67D" w14:textId="77777777" w:rsidR="00F90FD9" w:rsidRDefault="00000000" w:rsidP="00F90FD9">
      <w:pPr>
        <w:pStyle w:val="3"/>
        <w:spacing w:before="163" w:after="163"/>
        <w:rPr>
          <w:rFonts w:hint="eastAsia"/>
        </w:rPr>
      </w:pPr>
      <w:bookmarkStart w:id="2082" w:name="_Toc228219379"/>
      <w:r>
        <w:rPr>
          <w:rFonts w:hint="eastAsia"/>
        </w:rPr>
        <w:t>实验环境</w:t>
      </w:r>
      <w:bookmarkEnd w:id="2082"/>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r w:rsidRPr="00F90FD9">
        <w:rPr>
          <w:rFonts w:hint="eastAsia"/>
        </w:rPr>
        <w:t>NVLink</w:t>
      </w:r>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09D4735B" w:rsidR="00D50681" w:rsidRPr="00D50681" w:rsidRDefault="00D50681" w:rsidP="00FD4E6A">
      <w:pPr>
        <w:pStyle w:val="aff6"/>
        <w:spacing w:before="326" w:after="163"/>
      </w:pPr>
      <w:bookmarkStart w:id="2083" w:name="_Ref227862261"/>
      <w:bookmarkStart w:id="2084" w:name="_Toc228022957"/>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2083"/>
      <w:r w:rsidRPr="00D50681">
        <w:rPr>
          <w:rFonts w:hint="eastAsia"/>
        </w:rPr>
        <w:t xml:space="preserve"> </w:t>
      </w:r>
      <w:r w:rsidRPr="00D50681">
        <w:rPr>
          <w:rFonts w:hint="eastAsia"/>
        </w:rPr>
        <w:t>硬件配置</w:t>
      </w:r>
      <w:bookmarkEnd w:id="2084"/>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r w:rsidRPr="00F90FD9">
        <w:rPr>
          <w:rFonts w:hint="eastAsia"/>
        </w:rPr>
        <w:t>PyTorch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r w:rsidRPr="00F90FD9">
        <w:rPr>
          <w:rFonts w:hint="eastAsia"/>
        </w:rPr>
        <w:t>cuDNN</w:t>
      </w:r>
      <w:r w:rsidRPr="00F90FD9">
        <w:rPr>
          <w:rFonts w:hint="eastAsia"/>
        </w:rPr>
        <w:t>加速库。模型微调框架选用</w:t>
      </w:r>
      <w:r w:rsidRPr="00F90FD9">
        <w:rPr>
          <w:rFonts w:hint="eastAsia"/>
        </w:rPr>
        <w:t>LLaMAFactory</w:t>
      </w:r>
      <w:r w:rsidRPr="00F90FD9">
        <w:rPr>
          <w:rFonts w:hint="eastAsia"/>
        </w:rPr>
        <w:t>（</w:t>
      </w:r>
      <w:r w:rsidRPr="00F90FD9">
        <w:t>0.9.5.dev0</w:t>
      </w:r>
      <w:r w:rsidRPr="00F90FD9">
        <w:rPr>
          <w:rFonts w:hint="eastAsia"/>
        </w:rPr>
        <w:t>），该开源框架支持多种主流大语言模型的预训练、有监督微调与奖励模型训练，并内建了对</w:t>
      </w:r>
      <w:r w:rsidRPr="00F90FD9">
        <w:rPr>
          <w:rFonts w:hint="eastAsia"/>
        </w:rPr>
        <w:t>LoRA</w:t>
      </w:r>
      <w:ins w:id="2085" w:author="Zixuan Zhou" w:date="2026-04-27T03:02:00Z" w16du:dateUtc="2026-04-26T19:02:00Z">
        <w:r w:rsidR="005B5F9F">
          <w:rPr>
            <w:rFonts w:hint="eastAsia"/>
          </w:rPr>
          <w:t>（</w:t>
        </w:r>
        <w:r w:rsidR="005B5F9F">
          <w:rPr>
            <w:rFonts w:hint="eastAsia"/>
          </w:rPr>
          <w:t>Low-Rank Adaption</w:t>
        </w:r>
        <w:r w:rsidR="005B5F9F">
          <w:rPr>
            <w:rFonts w:hint="eastAsia"/>
          </w:rPr>
          <w:t>）</w:t>
        </w:r>
      </w:ins>
      <w:r w:rsidRPr="00F90FD9">
        <w:rPr>
          <w:rFonts w:hint="eastAsia"/>
        </w:rPr>
        <w:t>、</w:t>
      </w:r>
      <w:r w:rsidRPr="00F90FD9">
        <w:rPr>
          <w:rFonts w:hint="eastAsia"/>
        </w:rPr>
        <w:t>QLoRA</w:t>
      </w:r>
      <w:ins w:id="2086" w:author="Zixuan Zhou" w:date="2026-04-27T03:03:00Z" w16du:dateUtc="2026-04-26T19:03:00Z">
        <w:r w:rsidR="002F4674">
          <w:rPr>
            <w:rFonts w:hint="eastAsia"/>
          </w:rPr>
          <w:t>（</w:t>
        </w:r>
        <w:r w:rsidR="002F4674">
          <w:rPr>
            <w:rFonts w:hint="eastAsia"/>
          </w:rPr>
          <w:t>Quantized Low-Rank Adaption</w:t>
        </w:r>
        <w:r w:rsidR="002F4674">
          <w:rPr>
            <w:rFonts w:hint="eastAsia"/>
          </w:rPr>
          <w:t>）</w:t>
        </w:r>
      </w:ins>
      <w:r w:rsidRPr="00F90FD9">
        <w:rPr>
          <w:rFonts w:hint="eastAsia"/>
        </w:rPr>
        <w:t>等参数高效微调方法的原生支持，以及</w:t>
      </w:r>
      <w:r w:rsidRPr="00F90FD9">
        <w:rPr>
          <w:rFonts w:hint="eastAsia"/>
        </w:rPr>
        <w:t>DeepSpeed</w:t>
      </w:r>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267A51E6" w:rsidR="00D50681" w:rsidRPr="00D50681" w:rsidRDefault="00D50681" w:rsidP="00486D0E">
      <w:pPr>
        <w:pStyle w:val="aff6"/>
        <w:spacing w:before="326" w:after="163"/>
      </w:pPr>
      <w:bookmarkStart w:id="2087" w:name="_Ref227860872"/>
      <w:bookmarkStart w:id="2088" w:name="_Toc228022958"/>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2</w:t>
      </w:r>
      <w:r w:rsidR="00492FE9">
        <w:fldChar w:fldCharType="end"/>
      </w:r>
      <w:bookmarkEnd w:id="2087"/>
      <w:r w:rsidRPr="00D50681">
        <w:rPr>
          <w:rFonts w:hint="eastAsia"/>
        </w:rPr>
        <w:t xml:space="preserve"> </w:t>
      </w:r>
      <w:r w:rsidRPr="00D50681">
        <w:rPr>
          <w:rFonts w:hint="eastAsia"/>
        </w:rPr>
        <w:t>实验软件环境配置</w:t>
      </w:r>
      <w:bookmarkEnd w:id="2088"/>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PyTorch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cuDNN</w:t>
            </w:r>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LLaMAFactory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0B5CC51F" w:rsidR="00D50681" w:rsidDel="00D95BED" w:rsidRDefault="00D50681" w:rsidP="00F90FD9">
      <w:pPr>
        <w:pStyle w:val="altz"/>
        <w:ind w:firstLine="480"/>
        <w:rPr>
          <w:del w:id="2089" w:author="Zixuan Zhou" w:date="2026-04-27T21:43:00Z" w16du:dateUtc="2026-04-27T13:43:00Z"/>
        </w:rPr>
      </w:pPr>
      <w:bookmarkStart w:id="2090" w:name="_Toc228219380"/>
      <w:bookmarkEnd w:id="2090"/>
    </w:p>
    <w:p w14:paraId="47571D4B" w14:textId="14E0176C" w:rsidR="00F54B80" w:rsidRDefault="00000000" w:rsidP="00F90FD9">
      <w:pPr>
        <w:pStyle w:val="3"/>
        <w:spacing w:before="163" w:after="163"/>
        <w:rPr>
          <w:rFonts w:hint="eastAsia"/>
        </w:rPr>
      </w:pPr>
      <w:bookmarkStart w:id="2091" w:name="_Toc228219381"/>
      <w:r>
        <w:rPr>
          <w:rFonts w:hint="eastAsia"/>
        </w:rPr>
        <w:t>基础模型介绍</w:t>
      </w:r>
      <w:bookmarkEnd w:id="2091"/>
    </w:p>
    <w:p w14:paraId="00ACB95B" w14:textId="765086CA"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del w:id="2092" w:author="Zixuan Zhou" w:date="2026-04-27T21:43:00Z" w16du:dateUtc="2026-04-27T13:43:00Z">
        <w:r w:rsidRPr="00F90FD9" w:rsidDel="00D95BED">
          <w:delText>问（</w:delText>
        </w:r>
        <w:r w:rsidRPr="00F90FD9" w:rsidDel="00D95BED">
          <w:delText>Qwen</w:delText>
        </w:r>
        <w:r w:rsidRPr="00F90FD9" w:rsidDel="00D95BED">
          <w:delText>）</w:delText>
        </w:r>
      </w:del>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0EA27426" w:rsidR="007612A9" w:rsidRPr="007612A9" w:rsidRDefault="007612A9" w:rsidP="002E02F1">
      <w:pPr>
        <w:pStyle w:val="aff6"/>
        <w:spacing w:before="326" w:after="163"/>
      </w:pPr>
      <w:bookmarkStart w:id="2093" w:name="_Ref227855673"/>
      <w:bookmarkStart w:id="2094" w:name="_Toc228022959"/>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3</w:t>
      </w:r>
      <w:r w:rsidR="00492FE9">
        <w:fldChar w:fldCharType="end"/>
      </w:r>
      <w:bookmarkEnd w:id="2093"/>
      <w:r w:rsidRPr="007612A9">
        <w:rPr>
          <w:rFonts w:hint="eastAsia"/>
        </w:rPr>
        <w:t xml:space="preserve"> </w:t>
      </w:r>
      <w:r w:rsidRPr="007612A9">
        <w:rPr>
          <w:rFonts w:hint="eastAsia"/>
        </w:rPr>
        <w:t>实验选用的基座模型及其核心特征</w:t>
      </w:r>
      <w:bookmarkEnd w:id="2094"/>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r w:rsidRPr="002E02F1">
              <w:rPr>
                <w:rFonts w:cs="Times New Roman"/>
                <w:sz w:val="21"/>
                <w:szCs w:val="20"/>
              </w:rPr>
              <w:t>RoPE</w:t>
            </w:r>
            <w:r w:rsidRPr="002E02F1">
              <w:rPr>
                <w:rFonts w:cs="Times New Roman"/>
                <w:sz w:val="21"/>
                <w:szCs w:val="20"/>
              </w:rPr>
              <w:t>位置编码，</w:t>
            </w:r>
            <w:r w:rsidRPr="002E02F1">
              <w:rPr>
                <w:rFonts w:cs="Times New Roman"/>
                <w:sz w:val="21"/>
                <w:szCs w:val="20"/>
              </w:rPr>
              <w:br/>
              <w:t>SwiGLU</w:t>
            </w:r>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095" w:name="_Toc228219382"/>
      <w:r w:rsidRPr="007612A9">
        <w:t>数据集划分</w:t>
      </w:r>
      <w:bookmarkEnd w:id="2095"/>
    </w:p>
    <w:p w14:paraId="5CC385A3" w14:textId="7355DDF7"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章所述，经问题规范化、答案生成、人工修订及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ED43966"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74539C5" w:rsidR="007612A9" w:rsidRPr="007612A9" w:rsidRDefault="007612A9" w:rsidP="00E57BEC">
      <w:pPr>
        <w:pStyle w:val="aff6"/>
        <w:spacing w:before="326" w:after="163"/>
      </w:pPr>
      <w:bookmarkStart w:id="2096" w:name="_Ref227856490"/>
      <w:bookmarkStart w:id="2097" w:name="_Toc228022960"/>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4</w:t>
      </w:r>
      <w:r w:rsidR="00492FE9">
        <w:fldChar w:fldCharType="end"/>
      </w:r>
      <w:bookmarkEnd w:id="2096"/>
      <w:r w:rsidRPr="007612A9">
        <w:rPr>
          <w:rFonts w:hint="eastAsia"/>
        </w:rPr>
        <w:t xml:space="preserve"> </w:t>
      </w:r>
      <w:r w:rsidRPr="007612A9">
        <w:rPr>
          <w:rFonts w:hint="eastAsia"/>
        </w:rPr>
        <w:t>数据集划分结果统计</w:t>
      </w:r>
      <w:bookmarkEnd w:id="2097"/>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2098" w:name="_Toc228219383"/>
      <w:r>
        <w:rPr>
          <w:rFonts w:hint="eastAsia"/>
        </w:rPr>
        <w:t>模型微调方案</w:t>
      </w:r>
      <w:bookmarkEnd w:id="2098"/>
    </w:p>
    <w:p w14:paraId="53D2660B" w14:textId="0115A9D4" w:rsidR="00F54B80" w:rsidRDefault="00000000" w:rsidP="00E1116F">
      <w:pPr>
        <w:pStyle w:val="3"/>
        <w:spacing w:before="163" w:after="163"/>
        <w:rPr>
          <w:rFonts w:hint="eastAsia"/>
        </w:rPr>
      </w:pPr>
      <w:bookmarkStart w:id="2099" w:name="_Toc228219384"/>
      <w:r>
        <w:rPr>
          <w:rFonts w:hint="eastAsia"/>
        </w:rPr>
        <w:t>微调目标</w:t>
      </w:r>
      <w:bookmarkEnd w:id="2099"/>
    </w:p>
    <w:p w14:paraId="57458DEB" w14:textId="69099972" w:rsidR="00E1116F" w:rsidRDefault="00E1116F" w:rsidP="00E1116F">
      <w:pPr>
        <w:pStyle w:val="altz"/>
        <w:ind w:firstLine="480"/>
      </w:pPr>
      <w:r>
        <w:rPr>
          <w:rFonts w:hint="eastAsia"/>
        </w:rPr>
        <w:t>本研究进行领域微调的根本目标，在于使通用的开源大语言模转变为能够胜任青少年生殖健康科普问答任务的专用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55038DDF" w:rsidR="00E1116F" w:rsidRDefault="00E1116F" w:rsidP="00E1116F">
      <w:pPr>
        <w:pStyle w:val="altz"/>
        <w:ind w:firstLine="480"/>
      </w:pPr>
      <w:del w:id="2100" w:author="Zixuan Zhou" w:date="2026-04-27T03:01:00Z" w16du:dateUtc="2026-04-26T19:01:00Z">
        <w:r w:rsidDel="005B5F9F">
          <w:rPr>
            <w:rFonts w:hint="eastAsia"/>
          </w:rPr>
          <w:delText>第二，</w:delText>
        </w:r>
        <w:r w:rsidR="00C335D0" w:rsidDel="005B5F9F">
          <w:rPr>
            <w:rFonts w:hint="eastAsia"/>
          </w:rPr>
          <w:delText>对齐</w:delText>
        </w:r>
        <w:r w:rsidDel="005B5F9F">
          <w:rPr>
            <w:rFonts w:hint="eastAsia"/>
          </w:rPr>
          <w:delText>回答风格。</w:delText>
        </w:r>
      </w:del>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3F254726" w:rsidR="00E1116F" w:rsidRPr="00E1116F" w:rsidRDefault="00C335D0" w:rsidP="00E1116F">
      <w:pPr>
        <w:pStyle w:val="altz"/>
        <w:ind w:firstLine="480"/>
      </w:pPr>
      <w:del w:id="2101" w:author="Zixuan Zhou" w:date="2026-04-27T03:01:00Z" w16du:dateUtc="2026-04-26T19:01:00Z">
        <w:r w:rsidDel="005B5F9F">
          <w:rPr>
            <w:rFonts w:hint="eastAsia"/>
          </w:rPr>
          <w:delText>强化</w:delText>
        </w:r>
        <w:r w:rsidR="00E1116F" w:rsidDel="005B5F9F">
          <w:rPr>
            <w:rFonts w:hint="eastAsia"/>
          </w:rPr>
          <w:delText>指令跟随能力</w:delText>
        </w:r>
        <w:r w:rsidDel="005B5F9F">
          <w:rPr>
            <w:rFonts w:hint="eastAsia"/>
          </w:rPr>
          <w:delText>也是微调的主要目标之一</w:delText>
        </w:r>
        <w:r w:rsidR="00E1116F" w:rsidDel="005B5F9F">
          <w:rPr>
            <w:rFonts w:hint="eastAsia"/>
          </w:rPr>
          <w:delText>。</w:delText>
        </w:r>
      </w:del>
      <w:r w:rsidR="00E1116F">
        <w:rPr>
          <w:rFonts w:hint="eastAsia"/>
        </w:rPr>
        <w:t>通过构造标准化的</w:t>
      </w:r>
      <w:del w:id="2102" w:author="Zixuan Zhou" w:date="2026-04-27T21:43:00Z" w16du:dateUtc="2026-04-27T13:43:00Z">
        <w:r w:rsidR="00E1116F" w:rsidDel="00D95BED">
          <w:rPr>
            <w:rFonts w:hint="eastAsia"/>
          </w:rPr>
          <w:delText>（指令，输入，输出）</w:delText>
        </w:r>
      </w:del>
      <w:r w:rsidR="00E1116F">
        <w:rPr>
          <w:rFonts w:hint="eastAsia"/>
        </w:rPr>
        <w:t>三元组训练样本，使模型学会识别</w:t>
      </w:r>
      <w:del w:id="2103" w:author="Zixuan Zhou" w:date="2026-04-27T03:01:00Z" w16du:dateUtc="2026-04-26T19:01:00Z">
        <w:r w:rsidR="00E1116F" w:rsidDel="005B5F9F">
          <w:rPr>
            <w:rFonts w:hint="eastAsia"/>
          </w:rPr>
          <w:delText>"</w:delText>
        </w:r>
      </w:del>
      <w:ins w:id="2104" w:author="Zixuan Zhou" w:date="2026-04-27T03:01:00Z" w16du:dateUtc="2026-04-26T19:01:00Z">
        <w:r w:rsidR="005B5F9F">
          <w:rPr>
            <w:rFonts w:hint="eastAsia"/>
          </w:rPr>
          <w:t>“</w:t>
        </w:r>
      </w:ins>
      <w:r w:rsidR="00E1116F">
        <w:rPr>
          <w:rFonts w:hint="eastAsia"/>
        </w:rPr>
        <w:t>青少年生殖健康专家</w:t>
      </w:r>
      <w:del w:id="2105" w:author="Zixuan Zhou" w:date="2026-04-27T03:01:00Z" w16du:dateUtc="2026-04-26T19:01:00Z">
        <w:r w:rsidR="00E1116F" w:rsidDel="005B5F9F">
          <w:rPr>
            <w:rFonts w:hint="eastAsia"/>
          </w:rPr>
          <w:delText>"</w:delText>
        </w:r>
      </w:del>
      <w:ins w:id="2106" w:author="Zixuan Zhou" w:date="2026-04-27T03:01:00Z" w16du:dateUtc="2026-04-26T19:01:00Z">
        <w:r w:rsidR="005B5F9F">
          <w:rPr>
            <w:rFonts w:hint="eastAsia"/>
          </w:rPr>
          <w:t>”</w:t>
        </w:r>
      </w:ins>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2107" w:name="_Toc228219385"/>
      <w:r>
        <w:rPr>
          <w:rFonts w:hint="eastAsia"/>
        </w:rPr>
        <w:t>微调方法</w:t>
      </w:r>
      <w:bookmarkEnd w:id="2107"/>
    </w:p>
    <w:p w14:paraId="55EFD524" w14:textId="66E7426B"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考虑到本研究的学术资源约束与实验可扩展性，若对全部基座模型进行全参数微调，不仅需要巨大的显存开销，还会带来漫长的训练时间与高昂的算力成本。因此，本研究</w:t>
      </w:r>
      <w:r>
        <w:rPr>
          <w:rFonts w:hint="eastAsia"/>
        </w:rPr>
        <w:lastRenderedPageBreak/>
        <w:t>统一采用参数高效微调</w:t>
      </w:r>
      <w:del w:id="2108" w:author="Zixuan Zhou" w:date="2026-04-27T03:01:00Z" w16du:dateUtc="2026-04-26T19:01:00Z">
        <w:r w:rsidDel="005B5F9F">
          <w:rPr>
            <w:rFonts w:hint="eastAsia"/>
          </w:rPr>
          <w:delText>（</w:delText>
        </w:r>
        <w:r w:rsidDel="005B5F9F">
          <w:rPr>
            <w:rFonts w:hint="eastAsia"/>
          </w:rPr>
          <w:delText>PEFT</w:delText>
        </w:r>
        <w:r w:rsidDel="005B5F9F">
          <w:rPr>
            <w:rFonts w:hint="eastAsia"/>
          </w:rPr>
          <w:delText>）</w:delText>
        </w:r>
      </w:del>
      <w:r>
        <w:rPr>
          <w:rFonts w:hint="eastAsia"/>
        </w:rPr>
        <w:t>中的低秩适配（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01AAC9FA" w:rsidR="00C335D0" w:rsidRPr="00C335D0" w:rsidRDefault="00C335D0" w:rsidP="00C335D0">
      <w:pPr>
        <w:pStyle w:val="altz"/>
        <w:ind w:firstLine="480"/>
      </w:pPr>
      <w:r>
        <w:rPr>
          <w:rFonts w:hint="eastAsia"/>
        </w:rPr>
        <w:t>在具体实现层面，本研究借助</w:t>
      </w:r>
      <w:r>
        <w:rPr>
          <w:rFonts w:hint="eastAsia"/>
        </w:rPr>
        <w:t>LLaMAFactory</w:t>
      </w:r>
      <w:r>
        <w:rPr>
          <w:rFonts w:hint="eastAsia"/>
        </w:rPr>
        <w:t>框架完成</w:t>
      </w:r>
      <w:r>
        <w:rPr>
          <w:rFonts w:hint="eastAsia"/>
        </w:rPr>
        <w:t>LoRA</w:t>
      </w:r>
      <w:r>
        <w:rPr>
          <w:rFonts w:hint="eastAsia"/>
        </w:rPr>
        <w:t>微调的自动化配置与执行。所有实验均设置</w:t>
      </w:r>
      <w:r>
        <w:rPr>
          <w:rFonts w:hint="eastAsia"/>
        </w:rPr>
        <w:t>lora_rank</w:t>
      </w:r>
      <w:del w:id="2109" w:author="Zixuan Zhou" w:date="2026-04-27T03:04:00Z" w16du:dateUtc="2026-04-26T19:04:00Z">
        <w:r w:rsidDel="002F4674">
          <w:rPr>
            <w:rFonts w:hint="eastAsia"/>
          </w:rPr>
          <w:delText xml:space="preserve"> </w:delText>
        </w:r>
      </w:del>
      <w:r>
        <w:rPr>
          <w:rFonts w:hint="eastAsia"/>
        </w:rPr>
        <w:t>=</w:t>
      </w:r>
      <w:del w:id="2110" w:author="Zixuan Zhou" w:date="2026-04-27T03:04:00Z" w16du:dateUtc="2026-04-26T19:04:00Z">
        <w:r w:rsidDel="002F4674">
          <w:rPr>
            <w:rFonts w:hint="eastAsia"/>
          </w:rPr>
          <w:delText xml:space="preserve"> </w:delText>
        </w:r>
      </w:del>
      <w:r>
        <w:rPr>
          <w:rFonts w:hint="eastAsia"/>
        </w:rPr>
        <w:t>8</w:t>
      </w:r>
      <w:r>
        <w:rPr>
          <w:rFonts w:hint="eastAsia"/>
        </w:rPr>
        <w:t>，并将</w:t>
      </w:r>
      <w:r>
        <w:rPr>
          <w:rFonts w:hint="eastAsia"/>
        </w:rPr>
        <w:t>lora_target</w:t>
      </w:r>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r>
        <w:rPr>
          <w:rFonts w:hint="eastAsia"/>
        </w:rPr>
        <w:t>LLaMAFactory</w:t>
      </w:r>
      <w:r>
        <w:rPr>
          <w:rFonts w:hint="eastAsia"/>
        </w:rPr>
        <w:t>内置的</w:t>
      </w:r>
      <w:r w:rsidR="001F5FE9">
        <w:rPr>
          <w:rFonts w:hint="eastAsia"/>
        </w:rPr>
        <w:t>“</w:t>
      </w:r>
      <w:r>
        <w:rPr>
          <w:rFonts w:hint="eastAsia"/>
        </w:rPr>
        <w:t>qwen</w:t>
      </w:r>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2111" w:name="_Toc228219386"/>
      <w:r>
        <w:rPr>
          <w:rFonts w:hint="eastAsia"/>
        </w:rPr>
        <w:t>参数设置</w:t>
      </w:r>
      <w:bookmarkEnd w:id="2111"/>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总了本次微调实验的核心超参数设置。</w:t>
      </w:r>
    </w:p>
    <w:p w14:paraId="3090C463" w14:textId="0ECCD53A" w:rsidR="00E65B0A" w:rsidRPr="00E65B0A" w:rsidRDefault="00E65B0A" w:rsidP="00E57BEC">
      <w:pPr>
        <w:pStyle w:val="aff6"/>
        <w:spacing w:before="326" w:after="163"/>
        <w:rPr>
          <w:sz w:val="18"/>
          <w:szCs w:val="16"/>
        </w:rPr>
      </w:pPr>
      <w:bookmarkStart w:id="2112" w:name="_Ref227865595"/>
      <w:bookmarkStart w:id="2113" w:name="_Toc228022961"/>
      <w:r w:rsidRPr="00E65B0A">
        <w:rPr>
          <w:rFonts w:hint="eastAsia"/>
        </w:rPr>
        <w:t>表</w:t>
      </w:r>
      <w:r w:rsidRPr="00E65B0A">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5</w:t>
      </w:r>
      <w:r w:rsidR="00492FE9">
        <w:fldChar w:fldCharType="end"/>
      </w:r>
      <w:bookmarkEnd w:id="2112"/>
      <w:r w:rsidRPr="00E65B0A">
        <w:rPr>
          <w:rFonts w:hint="eastAsia"/>
        </w:rPr>
        <w:t xml:space="preserve"> </w:t>
      </w:r>
      <w:r w:rsidRPr="00E65B0A">
        <w:rPr>
          <w:rFonts w:hint="eastAsia"/>
        </w:rPr>
        <w:t>模型微调核心超参数配置</w:t>
      </w:r>
      <w:bookmarkEnd w:id="2113"/>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r w:rsidRPr="001E4FA3">
              <w:rPr>
                <w:sz w:val="21"/>
                <w:szCs w:val="21"/>
              </w:rPr>
              <w:t>num_train_epochs</w:t>
            </w:r>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r w:rsidRPr="001E4FA3">
              <w:rPr>
                <w:sz w:val="21"/>
                <w:szCs w:val="21"/>
              </w:rPr>
              <w:t>learning_rate</w:t>
            </w:r>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LoRA</w:t>
            </w:r>
            <w:del w:id="2114" w:author="Zixuan Zhou" w:date="2026-04-27T03:04:00Z" w16du:dateUtc="2026-04-26T19:04:00Z">
              <w:r w:rsidRPr="001E4FA3" w:rsidDel="002F4674">
                <w:rPr>
                  <w:sz w:val="21"/>
                  <w:szCs w:val="21"/>
                </w:rPr>
                <w:delText xml:space="preserve"> </w:delText>
              </w:r>
            </w:del>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r w:rsidRPr="001E4FA3">
              <w:rPr>
                <w:sz w:val="21"/>
                <w:szCs w:val="21"/>
              </w:rPr>
              <w:t>lr_scheduler_type</w:t>
            </w:r>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r w:rsidRPr="001E4FA3">
              <w:rPr>
                <w:sz w:val="21"/>
                <w:szCs w:val="21"/>
              </w:rPr>
              <w:t>warmup_ratio</w:t>
            </w:r>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r w:rsidRPr="001E4FA3">
              <w:rPr>
                <w:sz w:val="21"/>
                <w:szCs w:val="21"/>
              </w:rPr>
              <w:t>per_device_train_batch_size</w:t>
            </w:r>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r w:rsidRPr="001E4FA3">
              <w:rPr>
                <w:sz w:val="21"/>
                <w:szCs w:val="21"/>
              </w:rPr>
              <w:t>gradient_accumulation_steps</w:t>
            </w:r>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r w:rsidRPr="001E4FA3">
              <w:rPr>
                <w:sz w:val="21"/>
                <w:szCs w:val="21"/>
              </w:rPr>
              <w:t>cutoff_len</w:t>
            </w:r>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r w:rsidRPr="001E4FA3">
              <w:rPr>
                <w:sz w:val="21"/>
                <w:szCs w:val="21"/>
              </w:rPr>
              <w:t>max_samples</w:t>
            </w:r>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秩（</w:t>
            </w:r>
            <w:r w:rsidRPr="001E4FA3">
              <w:rPr>
                <w:sz w:val="21"/>
                <w:szCs w:val="21"/>
              </w:rPr>
              <w:t>lora_rank</w:t>
            </w:r>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r w:rsidRPr="001E4FA3">
              <w:rPr>
                <w:sz w:val="21"/>
                <w:szCs w:val="21"/>
              </w:rPr>
              <w:t>lora_target</w:t>
            </w:r>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r w:rsidRPr="001E4FA3">
              <w:rPr>
                <w:sz w:val="21"/>
                <w:szCs w:val="21"/>
              </w:rPr>
              <w:t>logging_steps</w:t>
            </w:r>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r w:rsidRPr="001E4FA3">
              <w:rPr>
                <w:sz w:val="21"/>
                <w:szCs w:val="21"/>
              </w:rPr>
              <w:t>save_steps</w:t>
            </w:r>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2115" w:name="_Toc228219387"/>
      <w:r>
        <w:rPr>
          <w:rFonts w:hint="eastAsia"/>
        </w:rPr>
        <w:t>对照实验设计</w:t>
      </w:r>
      <w:bookmarkEnd w:id="2115"/>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64D72F87" w14:textId="450F4FC3"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2116" w:name="_Ref227859091"/>
      <w:bookmarkStart w:id="2117" w:name="_Toc228022962"/>
      <w:r w:rsidRPr="00C45582">
        <w:rPr>
          <w:rFonts w:hint="eastAsia"/>
          <w:sz w:val="21"/>
          <w:szCs w:val="20"/>
        </w:rPr>
        <w:t>表</w:t>
      </w:r>
      <w:r w:rsidRPr="00C45582">
        <w:rPr>
          <w:rFonts w:hint="eastAsia"/>
          <w:sz w:val="21"/>
          <w:szCs w:val="20"/>
        </w:rPr>
        <w:t xml:space="preserve"> </w:t>
      </w:r>
      <w:r w:rsidR="00492FE9">
        <w:rPr>
          <w:sz w:val="21"/>
          <w:szCs w:val="20"/>
        </w:rPr>
        <w:fldChar w:fldCharType="begin"/>
      </w:r>
      <w:r w:rsidR="00492FE9">
        <w:rPr>
          <w:sz w:val="21"/>
          <w:szCs w:val="20"/>
        </w:rPr>
        <w:instrText xml:space="preserve"> </w:instrText>
      </w:r>
      <w:r w:rsidR="00492FE9">
        <w:rPr>
          <w:rFonts w:hint="eastAsia"/>
          <w:sz w:val="21"/>
          <w:szCs w:val="20"/>
        </w:rPr>
        <w:instrText>STYLEREF 1 \s</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r w:rsidR="00492FE9">
        <w:rPr>
          <w:sz w:val="21"/>
          <w:szCs w:val="20"/>
        </w:rPr>
        <w:noBreakHyphen/>
      </w:r>
      <w:r w:rsidR="00492FE9">
        <w:rPr>
          <w:sz w:val="21"/>
          <w:szCs w:val="20"/>
        </w:rPr>
        <w:fldChar w:fldCharType="begin"/>
      </w:r>
      <w:r w:rsidR="00492FE9">
        <w:rPr>
          <w:sz w:val="21"/>
          <w:szCs w:val="20"/>
        </w:rPr>
        <w:instrText xml:space="preserve"> </w:instrText>
      </w:r>
      <w:r w:rsidR="00492FE9">
        <w:rPr>
          <w:rFonts w:hint="eastAsia"/>
          <w:sz w:val="21"/>
          <w:szCs w:val="20"/>
        </w:rPr>
        <w:instrText xml:space="preserve">SEQ </w:instrText>
      </w:r>
      <w:r w:rsidR="00492FE9">
        <w:rPr>
          <w:rFonts w:hint="eastAsia"/>
          <w:sz w:val="21"/>
          <w:szCs w:val="20"/>
        </w:rPr>
        <w:instrText>表</w:instrText>
      </w:r>
      <w:r w:rsidR="00492FE9">
        <w:rPr>
          <w:rFonts w:hint="eastAsia"/>
          <w:sz w:val="21"/>
          <w:szCs w:val="20"/>
        </w:rPr>
        <w:instrText xml:space="preserve"> \* ARABIC \s 1</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bookmarkEnd w:id="2116"/>
      <w:r w:rsidR="009B07E3">
        <w:rPr>
          <w:rFonts w:hint="eastAsia"/>
          <w:sz w:val="21"/>
          <w:szCs w:val="20"/>
        </w:rPr>
        <w:t xml:space="preserve"> </w:t>
      </w:r>
      <w:r w:rsidRPr="00C45582">
        <w:rPr>
          <w:rFonts w:hint="eastAsia"/>
          <w:sz w:val="21"/>
          <w:szCs w:val="20"/>
        </w:rPr>
        <w:t>领域微调对照实验设计说明</w:t>
      </w:r>
      <w:bookmarkEnd w:id="2117"/>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720264" w:rsidRDefault="00C45582" w:rsidP="00C45582">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720264" w:rsidRDefault="00C45582" w:rsidP="00C45582">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720264" w:rsidRDefault="00C45582" w:rsidP="00C45582">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720264" w:rsidRDefault="00C45582" w:rsidP="00C45582">
            <w:pPr>
              <w:pStyle w:val="altz"/>
              <w:spacing w:line="240" w:lineRule="auto"/>
              <w:ind w:firstLineChars="0" w:firstLine="0"/>
              <w:rPr>
                <w:sz w:val="21"/>
                <w:szCs w:val="20"/>
              </w:rPr>
            </w:pPr>
            <w:r w:rsidRPr="00720264">
              <w:rPr>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跨代际对比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验证集严格互斥；生成阶段统一固定解码参数（</w:t>
      </w:r>
      <w:del w:id="2118" w:author="Zixuan Zhou" w:date="2026-04-27T03:23:00Z" w16du:dateUtc="2026-04-26T19:23:00Z">
        <w:r w:rsidRPr="00C45582" w:rsidDel="006A285C">
          <w:rPr>
            <w:rFonts w:hint="eastAsia"/>
            <w:sz w:val="18"/>
            <w:szCs w:val="16"/>
          </w:rPr>
          <w:delText>如</w:delText>
        </w:r>
      </w:del>
      <w:r w:rsidRPr="00C45582">
        <w:rPr>
          <w:rFonts w:hint="eastAsia"/>
          <w:sz w:val="18"/>
          <w:szCs w:val="16"/>
        </w:rPr>
        <w:t>temperature</w:t>
      </w:r>
      <w:r w:rsidRPr="00C45582">
        <w:rPr>
          <w:rFonts w:hint="eastAsia"/>
          <w:sz w:val="18"/>
          <w:szCs w:val="16"/>
        </w:rPr>
        <w:t>、</w:t>
      </w:r>
      <w:r w:rsidRPr="00C45582">
        <w:rPr>
          <w:rFonts w:hint="eastAsia"/>
          <w:sz w:val="18"/>
          <w:szCs w:val="16"/>
        </w:rPr>
        <w:t>top_p</w:t>
      </w:r>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119" w:name="_Toc228219388"/>
      <w:r>
        <w:rPr>
          <w:rFonts w:hint="eastAsia"/>
        </w:rPr>
        <w:t>微调结果评估</w:t>
      </w:r>
      <w:bookmarkEnd w:id="2119"/>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120" w:name="_Toc228219389"/>
      <w:r>
        <w:rPr>
          <w:rFonts w:hint="eastAsia"/>
        </w:rPr>
        <w:t>自动化指标结果</w:t>
      </w:r>
      <w:bookmarkEnd w:id="2120"/>
    </w:p>
    <w:p w14:paraId="2B5A1347" w14:textId="6855C5E7"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1704E8">
        <w:instrText xml:space="preserve"> ADDIN ZOTERO_ITEM CSL_CITATION {"citationID":"RloytE9c","properties":{"unsorted":false,"formattedCitation":"\\super [41]\\nosupersub{}","plainCitation":"[41]","noteIndex":0},"citationItems":[{"id":1233,"uris":["http://zotero.org/users/15209510/items/9QYY4BH8"],"itemData":{"id":1233,"type":"article","abstract":"This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121"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121"/>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122"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122"/>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lastRenderedPageBreak/>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123"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123"/>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r>
        <w:rPr>
          <w:rFonts w:hint="eastAsia"/>
        </w:rPr>
        <w:t>Jieba</w:t>
      </w:r>
      <w:r>
        <w:rPr>
          <w:rFonts w:hint="eastAsia"/>
        </w:rPr>
        <w:t>分词工具对所有文本进行预处理，以词为单位而非字符为单位进行重叠度统计，从而更准确地反映语义层面的重合情况。</w:t>
      </w:r>
    </w:p>
    <w:p w14:paraId="2519ED4C" w14:textId="00B3A65B"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ins w:id="2124" w:author="Zixuan Zhou" w:date="2026-04-27T21:47:00Z" w16du:dateUtc="2026-04-27T13:47:00Z">
        <w:r w:rsidR="00D95BED">
          <w:rPr>
            <w:rFonts w:hint="eastAsia"/>
          </w:rPr>
          <w:t>，</w:t>
        </w:r>
      </w:ins>
      <w:del w:id="2125" w:author="Zixuan Zhou" w:date="2026-04-27T21:47:00Z" w16du:dateUtc="2026-04-27T13:47:00Z">
        <w:r w:rsidR="00431204" w:rsidDel="00D95BED">
          <w:rPr>
            <w:rFonts w:hint="eastAsia"/>
          </w:rPr>
          <w:delText>（</w:delText>
        </w:r>
      </w:del>
      <w:r w:rsidR="00431204">
        <w:rPr>
          <w:rFonts w:hint="eastAsia"/>
        </w:rPr>
        <w:t>从</w:t>
      </w:r>
      <w:r w:rsidR="00431204">
        <w:rPr>
          <w:rFonts w:hint="eastAsia"/>
        </w:rPr>
        <w:t>0.1389</w:t>
      </w:r>
      <w:r w:rsidR="00431204">
        <w:rPr>
          <w:rFonts w:hint="eastAsia"/>
        </w:rPr>
        <w:t>提升至</w:t>
      </w:r>
      <w:r w:rsidR="00431204">
        <w:rPr>
          <w:rFonts w:hint="eastAsia"/>
        </w:rPr>
        <w:t>0.2224</w:t>
      </w:r>
      <w:del w:id="2126" w:author="Zixuan Zhou" w:date="2026-04-27T21:47:00Z" w16du:dateUtc="2026-04-27T13:47:00Z">
        <w:r w:rsidR="00431204" w:rsidDel="00D95BED">
          <w:rPr>
            <w:rFonts w:hint="eastAsia"/>
          </w:rPr>
          <w:delText>）</w:delText>
        </w:r>
      </w:del>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7FF2C46E" w:rsidR="00505C0F" w:rsidRPr="00505C0F" w:rsidRDefault="00505C0F" w:rsidP="00E57BEC">
      <w:pPr>
        <w:pStyle w:val="aff6"/>
        <w:spacing w:before="326" w:after="163"/>
        <w:rPr>
          <w:rFonts w:ascii="宋体" w:hAnsi="宋体" w:hint="eastAsia"/>
        </w:rPr>
      </w:pPr>
      <w:bookmarkStart w:id="2127" w:name="_Ref227863553"/>
      <w:bookmarkStart w:id="2128" w:name="_Toc228022963"/>
      <w:r w:rsidRPr="00505C0F">
        <w:rPr>
          <w:rFonts w:ascii="宋体" w:hAnsi="宋体" w:hint="eastAsia"/>
        </w:rPr>
        <w:t xml:space="preserve">表 </w:t>
      </w:r>
      <w:r w:rsidR="00492FE9">
        <w:rPr>
          <w:rFonts w:ascii="宋体" w:hAnsi="宋体" w:hint="eastAsia"/>
        </w:rPr>
        <w:fldChar w:fldCharType="begin"/>
      </w:r>
      <w:r w:rsidR="00492FE9">
        <w:rPr>
          <w:rFonts w:ascii="宋体" w:hAnsi="宋体" w:hint="eastAsia"/>
        </w:rPr>
        <w:instrText xml:space="preserve"> STYLEREF 1 \s </w:instrText>
      </w:r>
      <w:r w:rsidR="00492FE9">
        <w:rPr>
          <w:rFonts w:ascii="宋体" w:hAnsi="宋体" w:hint="eastAsia"/>
        </w:rPr>
        <w:fldChar w:fldCharType="separate"/>
      </w:r>
      <w:r w:rsidR="00492FE9">
        <w:rPr>
          <w:rFonts w:ascii="宋体" w:hAnsi="宋体" w:hint="eastAsia"/>
          <w:noProof/>
        </w:rPr>
        <w:t>6</w:t>
      </w:r>
      <w:r w:rsidR="00492FE9">
        <w:rPr>
          <w:rFonts w:ascii="宋体" w:hAnsi="宋体" w:hint="eastAsia"/>
        </w:rPr>
        <w:fldChar w:fldCharType="end"/>
      </w:r>
      <w:r w:rsidR="00492FE9">
        <w:rPr>
          <w:rFonts w:ascii="宋体" w:hAnsi="宋体" w:hint="eastAsia"/>
        </w:rPr>
        <w:noBreakHyphen/>
      </w:r>
      <w:r w:rsidR="00492FE9">
        <w:rPr>
          <w:rFonts w:ascii="宋体" w:hAnsi="宋体" w:hint="eastAsia"/>
        </w:rPr>
        <w:fldChar w:fldCharType="begin"/>
      </w:r>
      <w:r w:rsidR="00492FE9">
        <w:rPr>
          <w:rFonts w:ascii="宋体" w:hAnsi="宋体" w:hint="eastAsia"/>
        </w:rPr>
        <w:instrText xml:space="preserve"> SEQ 表 \* ARABIC \s 1 </w:instrText>
      </w:r>
      <w:r w:rsidR="00492FE9">
        <w:rPr>
          <w:rFonts w:ascii="宋体" w:hAnsi="宋体" w:hint="eastAsia"/>
        </w:rPr>
        <w:fldChar w:fldCharType="separate"/>
      </w:r>
      <w:r w:rsidR="00492FE9">
        <w:rPr>
          <w:rFonts w:ascii="宋体" w:hAnsi="宋体" w:hint="eastAsia"/>
          <w:noProof/>
        </w:rPr>
        <w:t>7</w:t>
      </w:r>
      <w:r w:rsidR="00492FE9">
        <w:rPr>
          <w:rFonts w:ascii="宋体" w:hAnsi="宋体" w:hint="eastAsia"/>
        </w:rPr>
        <w:fldChar w:fldCharType="end"/>
      </w:r>
      <w:bookmarkEnd w:id="2127"/>
      <w:r w:rsidRPr="00505C0F">
        <w:rPr>
          <w:rFonts w:ascii="宋体" w:hAnsi="宋体" w:hint="eastAsia"/>
        </w:rPr>
        <w:t xml:space="preserve"> 各模型</w:t>
      </w:r>
      <w:r w:rsidRPr="00505C0F">
        <w:t>ROUGE</w:t>
      </w:r>
      <w:r w:rsidRPr="00505C0F">
        <w:rPr>
          <w:rFonts w:ascii="宋体" w:hAnsi="宋体" w:hint="eastAsia"/>
        </w:rPr>
        <w:t>分数对比</w:t>
      </w:r>
      <w:bookmarkEnd w:id="2128"/>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44FDEBC4" w14:textId="3E8A4DF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5C4A8B74" w14:textId="668C5A3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32D4C565" w14:textId="3BBBC15A"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8F29896" w14:textId="2CF565E6"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31B986B0" w14:textId="6D7AA36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570E2E8" w14:textId="2F170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46BDB75F" w14:textId="3D79A6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77E3698" w14:textId="7EF0B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505C0F" w:rsidRPr="00C45582" w14:paraId="4A8B0201" w14:textId="000144E8" w:rsidTr="00505C0F">
        <w:trPr>
          <w:trHeight w:val="317"/>
        </w:trPr>
        <w:tc>
          <w:tcPr>
            <w:tcW w:w="1701" w:type="dxa"/>
            <w:vAlign w:val="center"/>
            <w:hideMark/>
          </w:tcPr>
          <w:p w14:paraId="1D19DD4F" w14:textId="7031092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hideMark/>
          </w:tcPr>
          <w:p w14:paraId="044BEA42" w14:textId="7D4B731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F668F2F" w14:textId="511548F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C8FFA88" w14:textId="66E08A8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4BBD2A09" w14:textId="4F305FA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505C0F" w:rsidRPr="00C45582" w14:paraId="26BEC25A" w14:textId="77777777" w:rsidTr="00505C0F">
        <w:trPr>
          <w:trHeight w:val="317"/>
        </w:trPr>
        <w:tc>
          <w:tcPr>
            <w:tcW w:w="1701" w:type="dxa"/>
            <w:vAlign w:val="center"/>
          </w:tcPr>
          <w:p w14:paraId="0E057886" w14:textId="0DD32D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2ED76A3" w14:textId="7985E73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6AED0967" w14:textId="2104D12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228EAB7C" w14:textId="50D95FD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56557037" w14:textId="3E3FD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505C0F" w:rsidRPr="00C45582" w14:paraId="1EA02F45" w14:textId="77777777" w:rsidTr="00505C0F">
        <w:trPr>
          <w:trHeight w:val="317"/>
        </w:trPr>
        <w:tc>
          <w:tcPr>
            <w:tcW w:w="1701" w:type="dxa"/>
            <w:vAlign w:val="center"/>
          </w:tcPr>
          <w:p w14:paraId="61C17977" w14:textId="2438ACA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565DB71A" w14:textId="7696508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46375C" w14:textId="7F9D651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4C6B93B" w14:textId="543D5B1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06BD1375" w14:textId="50DD1CF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505C0F" w:rsidRPr="00C45582" w14:paraId="3E5862AA" w14:textId="77777777" w:rsidTr="00505C0F">
        <w:trPr>
          <w:trHeight w:val="317"/>
        </w:trPr>
        <w:tc>
          <w:tcPr>
            <w:tcW w:w="1701" w:type="dxa"/>
            <w:vAlign w:val="center"/>
          </w:tcPr>
          <w:p w14:paraId="21DB30D0" w14:textId="4DACD06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0EC57F4" w14:textId="79C3BA6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F714EA" w14:textId="64D23FE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2EA36CA" w14:textId="70EB70E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4E44BECB" w14:textId="1356B61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505C0F" w:rsidRPr="00C45582" w14:paraId="590865BF" w14:textId="77777777" w:rsidTr="00505C0F">
        <w:trPr>
          <w:trHeight w:val="317"/>
        </w:trPr>
        <w:tc>
          <w:tcPr>
            <w:tcW w:w="1701" w:type="dxa"/>
            <w:vAlign w:val="center"/>
          </w:tcPr>
          <w:p w14:paraId="21E3CC28" w14:textId="2D4559C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3B1BE1CA" w14:textId="5A1F41C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7B1D242" w14:textId="7C2C229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3BDBF994" w14:textId="4437432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0102872C" w14:textId="17193D9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505C0F" w:rsidRPr="00C45582" w14:paraId="073D2551" w14:textId="77777777" w:rsidTr="00505C0F">
        <w:trPr>
          <w:trHeight w:val="317"/>
        </w:trPr>
        <w:tc>
          <w:tcPr>
            <w:tcW w:w="1701" w:type="dxa"/>
            <w:vAlign w:val="center"/>
          </w:tcPr>
          <w:p w14:paraId="4E9BF568" w14:textId="3E5B8ED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50227304" w14:textId="5983733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4A3514B" w14:textId="22E71BA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18729938" w14:textId="171BE0D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7F6CAD31" w14:textId="238E049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505C0F" w:rsidRPr="00C45582" w14:paraId="66D88231" w14:textId="77777777" w:rsidTr="00505C0F">
        <w:trPr>
          <w:trHeight w:val="317"/>
        </w:trPr>
        <w:tc>
          <w:tcPr>
            <w:tcW w:w="1701" w:type="dxa"/>
            <w:vAlign w:val="center"/>
          </w:tcPr>
          <w:p w14:paraId="534BF5E5" w14:textId="589183C7"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24253C11" w14:textId="6AD829E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37E24E7" w14:textId="01CCA22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595A8BC1" w14:textId="2275187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01B06327" w14:textId="013881D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505C0F" w:rsidRPr="00C45582" w14:paraId="5B064F9A" w14:textId="77777777" w:rsidTr="00505C0F">
        <w:trPr>
          <w:trHeight w:val="317"/>
        </w:trPr>
        <w:tc>
          <w:tcPr>
            <w:tcW w:w="1701" w:type="dxa"/>
            <w:vAlign w:val="center"/>
          </w:tcPr>
          <w:p w14:paraId="52CD9015" w14:textId="6FD93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331D58FC" w14:textId="7B47E74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7EB8FD8" w14:textId="10802F6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72FA1234" w14:textId="20A6C36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E9952B1" w14:textId="38A3297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505C0F" w:rsidRPr="00C45582" w14:paraId="763ABA8A" w14:textId="77777777" w:rsidTr="00505C0F">
        <w:trPr>
          <w:trHeight w:val="317"/>
        </w:trPr>
        <w:tc>
          <w:tcPr>
            <w:tcW w:w="1701" w:type="dxa"/>
            <w:vAlign w:val="center"/>
          </w:tcPr>
          <w:p w14:paraId="05FE607B" w14:textId="61793F62"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0AC81040" w14:textId="13CC7B40"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8241841" w14:textId="26A0F5D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5BC34782" w14:textId="0803ACF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6D9B3485" w14:textId="100F6F9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505C0F" w:rsidRPr="00C45582" w14:paraId="065521C4" w14:textId="77777777" w:rsidTr="00505C0F">
        <w:trPr>
          <w:trHeight w:val="317"/>
        </w:trPr>
        <w:tc>
          <w:tcPr>
            <w:tcW w:w="1701" w:type="dxa"/>
            <w:vAlign w:val="center"/>
          </w:tcPr>
          <w:p w14:paraId="33952F99" w14:textId="3B3921B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7D4FD76C" w14:textId="19CE465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7B083813" w14:textId="196E271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055C3C33" w14:textId="31DD83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3E7E176A" w14:textId="1A05EFA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05886ABE" w14:textId="5A04547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5D73B76A" w14:textId="2050FF2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3B5046C8" w14:textId="0A1DAAEC"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7E14AC91" w14:textId="2F32CAAB"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40D4F285"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129" w:author="Zixuan Zhou" w:date="2026-04-27T03:33:00Z" w16du:dateUtc="2026-04-26T19:33:00Z">
                              <w:r w:rsidRPr="006658AE" w:rsidDel="006A285C">
                                <w:rPr>
                                  <w:sz w:val="18"/>
                                  <w:szCs w:val="18"/>
                                </w:rPr>
                                <w:delText xml:space="preserve"> </w:delText>
                              </w:r>
                            </w:del>
                            <w:r w:rsidRPr="006658AE">
                              <w:rPr>
                                <w:sz w:val="18"/>
                                <w:szCs w:val="18"/>
                              </w:rPr>
                              <w:t>&lt;</w:t>
                            </w:r>
                            <w:del w:id="2130" w:author="Zixuan Zhou" w:date="2026-04-27T03:33:00Z" w16du:dateUtc="2026-04-26T19:33:00Z">
                              <w:r w:rsidRPr="006658AE" w:rsidDel="006A285C">
                                <w:rPr>
                                  <w:sz w:val="18"/>
                                  <w:szCs w:val="18"/>
                                </w:rPr>
                                <w:delText xml:space="preserve"> </w:delText>
                              </w:r>
                            </w:del>
                            <w:r w:rsidRPr="006658AE">
                              <w:rPr>
                                <w:sz w:val="18"/>
                                <w:szCs w:val="18"/>
                              </w:rPr>
                              <w:t>0.05, **: p&lt;</w:t>
                            </w:r>
                            <w:del w:id="2131" w:author="Zixuan Zhou" w:date="2026-04-27T03:33:00Z" w16du:dateUtc="2026-04-26T19:33:00Z">
                              <w:r w:rsidRPr="006658AE" w:rsidDel="006A285C">
                                <w:rPr>
                                  <w:sz w:val="18"/>
                                  <w:szCs w:val="18"/>
                                </w:rPr>
                                <w:delText xml:space="preserve"> </w:delText>
                              </w:r>
                            </w:del>
                            <w:r w:rsidRPr="006658AE">
                              <w:rPr>
                                <w:sz w:val="18"/>
                                <w:szCs w:val="18"/>
                              </w:rPr>
                              <w:t>0.01, ***: p&lt;</w:t>
                            </w:r>
                            <w:del w:id="2132"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133" w:name="_Ref227871795"/>
                            <w:bookmarkStart w:id="2134" w:name="_Toc228023144"/>
                            <w:bookmarkStart w:id="2135"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13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134"/>
                            <w:bookmarkEnd w:id="2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1"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YH4GQ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Xn+dX81t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027" w:author="Zixuan Zhou" w:date="2026-04-27T03:33:00Z" w16du:dateUtc="2026-04-26T19:33:00Z">
                        <w:r w:rsidRPr="006658AE" w:rsidDel="006A285C">
                          <w:rPr>
                            <w:sz w:val="18"/>
                            <w:szCs w:val="18"/>
                          </w:rPr>
                          <w:delText xml:space="preserve"> </w:delText>
                        </w:r>
                      </w:del>
                      <w:r w:rsidRPr="006658AE">
                        <w:rPr>
                          <w:sz w:val="18"/>
                          <w:szCs w:val="18"/>
                        </w:rPr>
                        <w:t>&lt;</w:t>
                      </w:r>
                      <w:del w:id="2028" w:author="Zixuan Zhou" w:date="2026-04-27T03:33:00Z" w16du:dateUtc="2026-04-26T19:33:00Z">
                        <w:r w:rsidRPr="006658AE" w:rsidDel="006A285C">
                          <w:rPr>
                            <w:sz w:val="18"/>
                            <w:szCs w:val="18"/>
                          </w:rPr>
                          <w:delText xml:space="preserve"> </w:delText>
                        </w:r>
                      </w:del>
                      <w:r w:rsidRPr="006658AE">
                        <w:rPr>
                          <w:sz w:val="18"/>
                          <w:szCs w:val="18"/>
                        </w:rPr>
                        <w:t>0.05, **: p&lt;</w:t>
                      </w:r>
                      <w:del w:id="2029" w:author="Zixuan Zhou" w:date="2026-04-27T03:33:00Z" w16du:dateUtc="2026-04-26T19:33:00Z">
                        <w:r w:rsidRPr="006658AE" w:rsidDel="006A285C">
                          <w:rPr>
                            <w:sz w:val="18"/>
                            <w:szCs w:val="18"/>
                          </w:rPr>
                          <w:delText xml:space="preserve"> </w:delText>
                        </w:r>
                      </w:del>
                      <w:r w:rsidRPr="006658AE">
                        <w:rPr>
                          <w:sz w:val="18"/>
                          <w:szCs w:val="18"/>
                        </w:rPr>
                        <w:t>0.01, ***: p&lt;</w:t>
                      </w:r>
                      <w:del w:id="2030"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031" w:name="_Ref227871795"/>
                      <w:bookmarkStart w:id="2032" w:name="_Toc228023144"/>
                      <w:bookmarkStart w:id="2033"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031"/>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032"/>
                      <w:bookmarkEnd w:id="2033"/>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ins w:id="2136" w:author="Zixuan Zhou" w:date="2026-04-27T21:47:00Z" w16du:dateUtc="2026-04-27T13:47:00Z">
        <w:r w:rsidR="00D95BED">
          <w:rPr>
            <w:rFonts w:hint="eastAsia"/>
          </w:rPr>
          <w:t>，</w:t>
        </w:r>
      </w:ins>
      <w:del w:id="2137" w:author="Zixuan Zhou" w:date="2026-04-27T21:47:00Z" w16du:dateUtc="2026-04-27T13:47:00Z">
        <w:r w:rsidR="00505C0F" w:rsidRPr="00505C0F" w:rsidDel="00D95BED">
          <w:rPr>
            <w:rFonts w:hint="eastAsia"/>
          </w:rPr>
          <w:delText>（</w:delText>
        </w:r>
      </w:del>
      <w:r w:rsidR="00505C0F" w:rsidRPr="00505C0F">
        <w:rPr>
          <w:rFonts w:hint="eastAsia"/>
        </w:rPr>
        <w:t>如使用不同的同义词、调整句子顺序或增加解释性内容</w:t>
      </w:r>
      <w:del w:id="2138" w:author="Zixuan Zhou" w:date="2026-04-27T21:47:00Z" w16du:dateUtc="2026-04-27T13:47:00Z">
        <w:r w:rsidR="00505C0F" w:rsidRPr="00505C0F" w:rsidDel="00D95BED">
          <w:rPr>
            <w:rFonts w:hint="eastAsia"/>
          </w:rPr>
          <w:delText>）</w:delText>
        </w:r>
      </w:del>
      <w:r w:rsidR="00505C0F" w:rsidRPr="00505C0F">
        <w:rPr>
          <w:rFonts w:hint="eastAsia"/>
        </w:rPr>
        <w:t>，这会导致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6A285C">
      <w:pPr>
        <w:pStyle w:val="3"/>
        <w:spacing w:before="163" w:after="163"/>
        <w:rPr>
          <w:rFonts w:hint="eastAsia"/>
        </w:rPr>
      </w:pPr>
      <w:bookmarkStart w:id="2139" w:name="_Toc228219390"/>
      <w:r w:rsidRPr="006A285C">
        <w:rPr>
          <w:rFonts w:ascii="Times New Roman" w:hAnsi="Times New Roman" w:cs="Times New Roman" w:hint="eastAsia"/>
          <w:rPrChange w:id="2140" w:author="Zixuan Zhou" w:date="2026-04-27T03:24:00Z" w16du:dateUtc="2026-04-26T19:24:00Z">
            <w:rPr>
              <w:rFonts w:hint="eastAsia"/>
            </w:rPr>
          </w:rPrChange>
        </w:rPr>
        <w:t>AI</w:t>
      </w:r>
      <w:r>
        <w:rPr>
          <w:rFonts w:hint="eastAsia"/>
        </w:rPr>
        <w:t>打分结果</w:t>
      </w:r>
      <w:bookmarkEnd w:id="2139"/>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0FE83F2B" w:rsidR="00F703D5" w:rsidRPr="00720264" w:rsidRDefault="00F703D5" w:rsidP="00720264">
      <w:pPr>
        <w:pStyle w:val="aff6"/>
        <w:spacing w:before="326" w:after="163"/>
      </w:pPr>
      <w:bookmarkStart w:id="2141" w:name="_Ref227871348"/>
      <w:bookmarkStart w:id="2142" w:name="_Toc228022964"/>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8</w:t>
      </w:r>
      <w:r w:rsidR="00492FE9" w:rsidRPr="00720264">
        <w:fldChar w:fldCharType="end"/>
      </w:r>
      <w:bookmarkEnd w:id="2141"/>
      <w:r w:rsidRPr="00720264">
        <w:t xml:space="preserve"> </w:t>
      </w:r>
      <w:r w:rsidRPr="00720264">
        <w:t>各模型六维度</w:t>
      </w:r>
      <w:r w:rsidRPr="00720264">
        <w:t>AI</w:t>
      </w:r>
      <w:r w:rsidRPr="00720264">
        <w:t>打分结果</w:t>
      </w:r>
      <w:bookmarkEnd w:id="214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2EFFD00C"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143" w:name="_Ref227872199"/>
                            <w:bookmarkStart w:id="2144" w:name="_Toc228023145"/>
                            <w:bookmarkStart w:id="2145"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143"/>
                            <w:r>
                              <w:rPr>
                                <w:rFonts w:hint="eastAsia"/>
                              </w:rPr>
                              <w:t xml:space="preserve"> </w:t>
                            </w:r>
                            <w:r w:rsidR="009B07E3" w:rsidRPr="009B07E3">
                              <w:t>各模型六维度综合均分对比</w:t>
                            </w:r>
                            <w:bookmarkEnd w:id="2144"/>
                            <w:bookmarkEnd w:id="2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2"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" stroked="f">
                <v:textbox style="mso-fit-shape-to-text:t" inset="0,0,0,0">
                  <w:txbxContent>
                    <w:p w14:paraId="621AB897" w14:textId="6117AF38" w:rsidR="00A86CDE" w:rsidRPr="009B07E3" w:rsidRDefault="00A86CDE" w:rsidP="00A86CDE">
                      <w:pPr>
                        <w:pStyle w:val="aff8"/>
                        <w:spacing w:before="163" w:after="326"/>
                      </w:pPr>
                      <w:bookmarkStart w:id="2044" w:name="_Ref227872199"/>
                      <w:bookmarkStart w:id="2045" w:name="_Toc228023145"/>
                      <w:bookmarkStart w:id="2046"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044"/>
                      <w:r>
                        <w:rPr>
                          <w:rFonts w:hint="eastAsia"/>
                        </w:rPr>
                        <w:t xml:space="preserve"> </w:t>
                      </w:r>
                      <w:r w:rsidR="009B07E3" w:rsidRPr="009B07E3">
                        <w:t>各模型六维度综合均分对比</w:t>
                      </w:r>
                      <w:bookmarkEnd w:id="2045"/>
                      <w:bookmarkEnd w:id="2046"/>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w:t>
      </w:r>
      <w:ins w:id="2146" w:author="Zixuan Zhou" w:date="2026-04-27T21:48:00Z" w16du:dateUtc="2026-04-27T13:48:00Z">
        <w:r w:rsidR="00D95BED">
          <w:rPr>
            <w:rFonts w:hint="eastAsia"/>
          </w:rPr>
          <w:t>，</w:t>
        </w:r>
      </w:ins>
      <w:del w:id="2147" w:author="Zixuan Zhou" w:date="2026-04-27T21:48:00Z" w16du:dateUtc="2026-04-27T13:48:00Z">
        <w:r w:rsidR="003B344C" w:rsidRPr="003B344C" w:rsidDel="00D95BED">
          <w:rPr>
            <w:rFonts w:hint="eastAsia"/>
          </w:rPr>
          <w:delText>（</w:delText>
        </w:r>
      </w:del>
      <w:r w:rsidR="003B344C" w:rsidRPr="003B344C">
        <w:rPr>
          <w:rFonts w:hint="eastAsia"/>
        </w:rPr>
        <w:t>普遍接近</w:t>
      </w:r>
      <w:r w:rsidR="003B344C" w:rsidRPr="003B344C">
        <w:rPr>
          <w:rFonts w:hint="eastAsia"/>
        </w:rPr>
        <w:t>3</w:t>
      </w:r>
      <w:r w:rsidR="003B344C" w:rsidRPr="003B344C">
        <w:rPr>
          <w:rFonts w:hint="eastAsia"/>
        </w:rPr>
        <w:t>分</w:t>
      </w:r>
      <w:ins w:id="2148" w:author="Zixuan Zhou" w:date="2026-04-27T21:48:00Z" w16du:dateUtc="2026-04-27T13:48:00Z">
        <w:r w:rsidR="00D95BED">
          <w:rPr>
            <w:rFonts w:hint="eastAsia"/>
          </w:rPr>
          <w:t>，</w:t>
        </w:r>
      </w:ins>
      <w:del w:id="2149" w:author="Zixuan Zhou" w:date="2026-04-27T21:48:00Z" w16du:dateUtc="2026-04-27T13:48:00Z">
        <w:r w:rsidR="003B344C" w:rsidRPr="003B344C" w:rsidDel="00D95BED">
          <w:rPr>
            <w:rFonts w:hint="eastAsia"/>
          </w:rPr>
          <w:delText>）</w:delText>
        </w:r>
      </w:del>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ins w:id="2150" w:author="Zixuan Zhou" w:date="2026-04-27T21:48:00Z" w16du:dateUtc="2026-04-27T13:48:00Z">
        <w:r w:rsidR="00D95BED">
          <w:rPr>
            <w:rFonts w:hint="eastAsia"/>
          </w:rPr>
          <w:t>，</w:t>
        </w:r>
      </w:ins>
      <w:del w:id="2151" w:author="Zixuan Zhou" w:date="2026-04-27T21:48:00Z" w16du:dateUtc="2026-04-27T13:48:00Z">
        <w:r w:rsidR="003B344C" w:rsidRPr="003B344C" w:rsidDel="00D95BED">
          <w:rPr>
            <w:rFonts w:hint="eastAsia"/>
          </w:rPr>
          <w:delText>（</w:delText>
        </w:r>
      </w:del>
      <w:r w:rsidR="00A86CDE">
        <w:rPr>
          <w:rFonts w:hint="eastAsia"/>
        </w:rPr>
        <w:t>红</w:t>
      </w:r>
      <w:r w:rsidR="003B344C" w:rsidRPr="003B344C">
        <w:rPr>
          <w:rFonts w:hint="eastAsia"/>
        </w:rPr>
        <w:t>色最深</w:t>
      </w:r>
      <w:del w:id="2152" w:author="Zixuan Zhou" w:date="2026-04-27T21:48:00Z" w16du:dateUtc="2026-04-27T13:48:00Z">
        <w:r w:rsidR="003B344C" w:rsidRPr="003B344C" w:rsidDel="00D95BED">
          <w:rPr>
            <w:rFonts w:hint="eastAsia"/>
          </w:rPr>
          <w:delText>）</w:delText>
        </w:r>
      </w:del>
      <w:r w:rsidR="003B344C" w:rsidRPr="003B344C">
        <w:rPr>
          <w:rFonts w:hint="eastAsia"/>
        </w:rPr>
        <w:t>，而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153" w:author="Zixuan Zhou" w:date="2026-04-27T03:32:00Z" w16du:dateUtc="2026-04-26T19:32:00Z">
                              <w:r w:rsidRPr="006658AE" w:rsidDel="006A285C">
                                <w:rPr>
                                  <w:sz w:val="18"/>
                                  <w:szCs w:val="18"/>
                                </w:rPr>
                                <w:delText xml:space="preserve"> </w:delText>
                              </w:r>
                            </w:del>
                            <w:r w:rsidRPr="006658AE">
                              <w:rPr>
                                <w:sz w:val="18"/>
                                <w:szCs w:val="18"/>
                              </w:rPr>
                              <w:t>&lt;</w:t>
                            </w:r>
                            <w:del w:id="2154" w:author="Zixuan Zhou" w:date="2026-04-27T03:32:00Z" w16du:dateUtc="2026-04-26T19:32:00Z">
                              <w:r w:rsidRPr="006658AE" w:rsidDel="006A285C">
                                <w:rPr>
                                  <w:sz w:val="18"/>
                                  <w:szCs w:val="18"/>
                                </w:rPr>
                                <w:delText xml:space="preserve"> </w:delText>
                              </w:r>
                            </w:del>
                            <w:r w:rsidRPr="006658AE">
                              <w:rPr>
                                <w:sz w:val="18"/>
                                <w:szCs w:val="18"/>
                              </w:rPr>
                              <w:t>0.05, **: p&lt;</w:t>
                            </w:r>
                            <w:del w:id="2155" w:author="Zixuan Zhou" w:date="2026-04-27T03:32:00Z" w16du:dateUtc="2026-04-26T19:32:00Z">
                              <w:r w:rsidRPr="006658AE" w:rsidDel="006A285C">
                                <w:rPr>
                                  <w:sz w:val="18"/>
                                  <w:szCs w:val="18"/>
                                </w:rPr>
                                <w:delText xml:space="preserve"> </w:delText>
                              </w:r>
                            </w:del>
                            <w:r w:rsidRPr="006658AE">
                              <w:rPr>
                                <w:sz w:val="18"/>
                                <w:szCs w:val="18"/>
                              </w:rPr>
                              <w:t>0.01, ***: p&lt;</w:t>
                            </w:r>
                            <w:del w:id="2156"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157" w:name="_Ref227872514"/>
                            <w:bookmarkStart w:id="2158" w:name="_Toc228023146"/>
                            <w:bookmarkStart w:id="2159"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157"/>
                            <w:r>
                              <w:rPr>
                                <w:rFonts w:hint="eastAsia"/>
                              </w:rPr>
                              <w:t xml:space="preserve"> </w:t>
                            </w:r>
                            <w:r w:rsidR="009B07E3" w:rsidRPr="009B07E3">
                              <w:rPr>
                                <w:rFonts w:hint="eastAsia"/>
                              </w:rPr>
                              <w:t>各模型六维度得分差异热力图</w:t>
                            </w:r>
                            <w:bookmarkEnd w:id="2158"/>
                            <w:bookmarkEnd w:id="2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3"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dxGgIAAD8EAAAOAAAAZHJzL2Uyb0RvYy54bWysU8Fu2zAMvQ/YPwi6L05apBm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9Pb2e2UM0mxOzKoRna96tCHrwoaFo2CI3GSoBLH&#10;jQ996pASO3kwulxrY+JPDKwMsqMg/tpaB3Uu/luWsTHXQrzVF4ye7DpHtEK365guCz4bZtxBeaLR&#10;EXpVeCfXmvpthA/PAkkGNC1JOzzRURloCw5ni7Ma8Off/DGf2KEoZy3JquD+x0Gg4sx8s8Rb1OBg&#10;4GDsBsMemhXQpBNaGieTSRcwmMGsEJpXUvwydqGQsJJ6FTwM5ir04qaNkWq5TEmkNCfCxm6djKUH&#10;XF+6V4HuzEogMh9hEJzI35HT5yZ63PIQCOnEXMS1R/EMN6k0cX/eqLgGb/9T1nXvF78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MOmdxGgIAAD8EAAAOAAAAAAAAAAAAAAAAAC4CAABkcnMvZTJvRG9jLnhtbFBLAQIt&#10;ABQABgAIAAAAIQD9xS8u4AAAAAkBAAAPAAAAAAAAAAAAAAAAAHQEAABkcnMvZG93bnJldi54bWxQ&#10;SwUGAAAAAAQABADzAAAAgQUAAAAA&#10;" stroked="f">
                <v:textbox style="mso-fit-shape-to-text:t" inset="0,0,0,0">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061" w:author="Zixuan Zhou" w:date="2026-04-27T03:32:00Z" w16du:dateUtc="2026-04-26T19:32:00Z">
                        <w:r w:rsidRPr="006658AE" w:rsidDel="006A285C">
                          <w:rPr>
                            <w:sz w:val="18"/>
                            <w:szCs w:val="18"/>
                          </w:rPr>
                          <w:delText xml:space="preserve"> </w:delText>
                        </w:r>
                      </w:del>
                      <w:r w:rsidRPr="006658AE">
                        <w:rPr>
                          <w:sz w:val="18"/>
                          <w:szCs w:val="18"/>
                        </w:rPr>
                        <w:t>&lt;</w:t>
                      </w:r>
                      <w:del w:id="2062" w:author="Zixuan Zhou" w:date="2026-04-27T03:32:00Z" w16du:dateUtc="2026-04-26T19:32:00Z">
                        <w:r w:rsidRPr="006658AE" w:rsidDel="006A285C">
                          <w:rPr>
                            <w:sz w:val="18"/>
                            <w:szCs w:val="18"/>
                          </w:rPr>
                          <w:delText xml:space="preserve"> </w:delText>
                        </w:r>
                      </w:del>
                      <w:r w:rsidRPr="006658AE">
                        <w:rPr>
                          <w:sz w:val="18"/>
                          <w:szCs w:val="18"/>
                        </w:rPr>
                        <w:t>0.05, **: p&lt;</w:t>
                      </w:r>
                      <w:del w:id="2063" w:author="Zixuan Zhou" w:date="2026-04-27T03:32:00Z" w16du:dateUtc="2026-04-26T19:32:00Z">
                        <w:r w:rsidRPr="006658AE" w:rsidDel="006A285C">
                          <w:rPr>
                            <w:sz w:val="18"/>
                            <w:szCs w:val="18"/>
                          </w:rPr>
                          <w:delText xml:space="preserve"> </w:delText>
                        </w:r>
                      </w:del>
                      <w:r w:rsidRPr="006658AE">
                        <w:rPr>
                          <w:sz w:val="18"/>
                          <w:szCs w:val="18"/>
                        </w:rPr>
                        <w:t>0.01, ***: p&lt;</w:t>
                      </w:r>
                      <w:del w:id="2064"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065" w:name="_Ref227872514"/>
                      <w:bookmarkStart w:id="2066" w:name="_Toc228023146"/>
                      <w:bookmarkStart w:id="2067"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065"/>
                      <w:r>
                        <w:rPr>
                          <w:rFonts w:hint="eastAsia"/>
                        </w:rPr>
                        <w:t xml:space="preserve"> </w:t>
                      </w:r>
                      <w:r w:rsidR="009B07E3" w:rsidRPr="009B07E3">
                        <w:rPr>
                          <w:rFonts w:hint="eastAsia"/>
                        </w:rPr>
                        <w:t>各模型六维度得分差异热力图</w:t>
                      </w:r>
                      <w:bookmarkEnd w:id="2066"/>
                      <w:bookmarkEnd w:id="2067"/>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del w:id="2160" w:author="Zixuan Zhou" w:date="2026-04-27T21:48:00Z" w16du:dateUtc="2026-04-27T13:48:00Z">
        <w:r w:rsidR="003B344C" w:rsidRPr="003B344C" w:rsidDel="00D95BED">
          <w:rPr>
            <w:rFonts w:hint="eastAsia"/>
          </w:rPr>
          <w:delText>（</w:delText>
        </w:r>
      </w:del>
      <w:r w:rsidR="00A86CDE">
        <w:rPr>
          <w:rFonts w:hint="eastAsia"/>
        </w:rPr>
        <w:t>蓝色</w:t>
      </w:r>
      <w:del w:id="2161" w:author="Zixuan Zhou" w:date="2026-04-27T21:48:00Z" w16du:dateUtc="2026-04-27T13:48:00Z">
        <w:r w:rsidR="003B344C" w:rsidRPr="003B344C" w:rsidDel="00D95BED">
          <w:rPr>
            <w:rFonts w:hint="eastAsia"/>
          </w:rPr>
          <w:delText>）</w:delText>
        </w:r>
      </w:del>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2162" w:name="_Toc228219391"/>
      <w:r>
        <w:rPr>
          <w:rFonts w:hint="eastAsia"/>
        </w:rPr>
        <w:t>微调前后结果对比</w:t>
      </w:r>
      <w:bookmarkEnd w:id="2162"/>
    </w:p>
    <w:p w14:paraId="099B3096" w14:textId="119B1700"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）作为核心统计工具。该检验是非参数检验方法，不依赖于总体分布假设，通过比较配对样本之差的符号与秩次，来判断两组数据的中位数是否存在显著差异，特别适用于有序变量或小样本场景</w:t>
      </w:r>
      <w:r w:rsidR="00A804DE">
        <w:fldChar w:fldCharType="begin"/>
      </w:r>
      <w:r w:rsidR="001704E8">
        <w:instrText xml:space="preserve"> ADDIN ZOTERO_ITEM CSL_CITATION {"citationID":"R5QcRfnE","properties":{"unsorted":false,"formattedCitation":"\\super [42]\\nosupersub{}","plainCitation":"[42]","noteIndex":0},"citationItems":[{"id":1235,"uris":["http://zotero.org/users/15209510/items/72LHTBS2"],"itemData":{"id":1235,"type":"book","title":"Wilcoxon-Signed-Rank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2163"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163"/>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2164"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164"/>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02D9986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2165"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165"/>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48ACB0B0" w:rsidR="005B1D82" w:rsidRPr="005B1D82" w:rsidRDefault="005B1D82" w:rsidP="005B1D82">
      <w:pPr>
        <w:pStyle w:val="altz"/>
        <w:ind w:firstLine="480"/>
      </w:pPr>
      <w:r w:rsidRPr="005B1D82">
        <w:t>若</w:t>
      </w:r>
      <m:oMath>
        <m:r>
          <w:rPr>
            <w:rFonts w:ascii="Cambria Math" w:hAnsi="Cambria Math"/>
          </w:rPr>
          <m:t>p</m:t>
        </m:r>
        <m:r>
          <w:del w:id="2166" w:author="Zixuan Zhou" w:date="2026-04-27T03:27:00Z" w16du:dateUtc="2026-04-26T19:27:00Z">
            <w:rPr>
              <w:rFonts w:ascii="Cambria Math" w:hAnsi="Cambria Math"/>
            </w:rPr>
            <m:t xml:space="preserve"> </m:t>
          </w:del>
        </m:r>
        <m:r>
          <w:rPr>
            <w:rFonts w:ascii="Cambria Math" w:hAnsi="Cambria Math"/>
          </w:rPr>
          <m:t>&lt;</m:t>
        </m:r>
      </m:oMath>
      <w:del w:id="2167" w:author="Zixuan Zhou" w:date="2026-04-27T03:27:00Z" w16du:dateUtc="2026-04-26T19:27:00Z">
        <w:r w:rsidR="003040E3" w:rsidDel="006A285C">
          <w:rPr>
            <w:rFonts w:hint="eastAsia"/>
          </w:rPr>
          <w:delText xml:space="preserve"> </w:delText>
        </w:r>
      </w:del>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w:del w:id="2168" w:author="Zixuan Zhou" w:date="2026-04-27T03:27:00Z" w16du:dateUtc="2026-04-26T19:27:00Z">
            <w:rPr>
              <w:rFonts w:ascii="Cambria Math" w:hAnsi="Cambria Math"/>
            </w:rPr>
            <m:t xml:space="preserve"> </m:t>
          </w:del>
        </m:r>
        <m:r>
          <m:rPr>
            <m:sty m:val="p"/>
          </m:rPr>
          <w:rPr>
            <w:rFonts w:ascii="Cambria Math" w:hAnsi="Cambria Math" w:hint="eastAsia"/>
          </w:rPr>
          <m:t>≥</m:t>
        </m:r>
      </m:oMath>
      <w:del w:id="2169" w:author="Zixuan Zhou" w:date="2026-04-27T03:27:00Z" w16du:dateUtc="2026-04-26T19:27:00Z">
        <w:r w:rsidR="003040E3" w:rsidDel="006A285C">
          <w:rPr>
            <w:rFonts w:hint="eastAsia"/>
          </w:rPr>
          <w:delText xml:space="preserve"> </w:delText>
        </w:r>
      </w:del>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55D09330" w:rsidR="009B07E3" w:rsidRPr="00720264" w:rsidRDefault="009B07E3" w:rsidP="00720264">
      <w:pPr>
        <w:pStyle w:val="aff6"/>
        <w:spacing w:before="326" w:after="163"/>
      </w:pPr>
      <w:bookmarkStart w:id="2170" w:name="_Ref227873161"/>
      <w:bookmarkStart w:id="2171" w:name="_Toc228022965"/>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9</w:t>
      </w:r>
      <w:r w:rsidR="00492FE9" w:rsidRPr="00720264">
        <w:fldChar w:fldCharType="end"/>
      </w:r>
      <w:bookmarkEnd w:id="2170"/>
      <w:r w:rsidRPr="00720264">
        <w:t xml:space="preserve"> </w:t>
      </w:r>
      <w:r w:rsidR="00FA2891" w:rsidRPr="00720264">
        <w:t>ROUGE-L</w:t>
      </w:r>
      <w:r w:rsidR="00FA2891" w:rsidRPr="00720264">
        <w:t>指标</w:t>
      </w:r>
      <w:r w:rsidR="00FA2891" w:rsidRPr="00720264">
        <w:t>Wilcoxon</w:t>
      </w:r>
      <w:r w:rsidR="00FA2891" w:rsidRPr="00720264">
        <w:t>符号秩检验结果</w:t>
      </w:r>
      <w:bookmarkEnd w:id="21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W </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p </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4D1E9464"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w:t>
      </w:r>
      <w:del w:id="2172" w:author="Zixuan Zhou" w:date="2026-04-27T03:32:00Z" w16du:dateUtc="2026-04-26T19:32:00Z">
        <w:r w:rsidRPr="006614D6" w:rsidDel="006A285C">
          <w:rPr>
            <w:sz w:val="18"/>
            <w:szCs w:val="16"/>
          </w:rPr>
          <w:delText xml:space="preserve"> </w:delText>
        </w:r>
      </w:del>
      <w:r w:rsidRPr="006614D6">
        <w:rPr>
          <w:sz w:val="18"/>
          <w:szCs w:val="16"/>
        </w:rPr>
        <w:t>&lt;</w:t>
      </w:r>
      <w:del w:id="2173" w:author="Zixuan Zhou" w:date="2026-04-27T03:32:00Z" w16du:dateUtc="2026-04-26T19:32:00Z">
        <w:r w:rsidRPr="006614D6" w:rsidDel="006A285C">
          <w:rPr>
            <w:sz w:val="18"/>
            <w:szCs w:val="16"/>
          </w:rPr>
          <w:delText xml:space="preserve"> </w:delText>
        </w:r>
      </w:del>
      <w:r w:rsidRPr="006614D6">
        <w:rPr>
          <w:sz w:val="18"/>
          <w:szCs w:val="16"/>
        </w:rPr>
        <w:t>0.05, **: p&lt;</w:t>
      </w:r>
      <w:del w:id="2174" w:author="Zixuan Zhou" w:date="2026-04-27T03:32:00Z" w16du:dateUtc="2026-04-26T19:32:00Z">
        <w:r w:rsidRPr="006614D6" w:rsidDel="006A285C">
          <w:rPr>
            <w:sz w:val="18"/>
            <w:szCs w:val="16"/>
          </w:rPr>
          <w:delText xml:space="preserve"> </w:delText>
        </w:r>
      </w:del>
      <w:r w:rsidRPr="006614D6">
        <w:rPr>
          <w:sz w:val="18"/>
          <w:szCs w:val="16"/>
        </w:rPr>
        <w:t>0.01, ***: p&lt;</w:t>
      </w:r>
      <w:del w:id="2175" w:author="Zixuan Zhou" w:date="2026-04-27T03:32:00Z" w16du:dateUtc="2026-04-26T19:32:00Z">
        <w:r w:rsidRPr="006614D6" w:rsidDel="006A285C">
          <w:rPr>
            <w:sz w:val="18"/>
            <w:szCs w:val="16"/>
          </w:rPr>
          <w:delText xml:space="preserve"> </w:delText>
        </w:r>
      </w:del>
      <w:r w:rsidRPr="006614D6">
        <w:rPr>
          <w:sz w:val="18"/>
          <w:szCs w:val="16"/>
        </w:rPr>
        <w: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2176"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176"/>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4207893A"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del w:id="2177" w:author="Zixuan Zhou" w:date="2026-04-27T03:28:00Z" w16du:dateUtc="2026-04-26T19:28:00Z">
        <w:r w:rsidR="006A285C" w:rsidRPr="006A285C" w:rsidDel="006A285C">
          <w:rPr>
            <w:rPrChange w:id="2178" w:author="Zixuan Zhou" w:date="2026-04-27T03:28:00Z" w16du:dateUtc="2026-04-26T19:28:00Z">
              <w:rPr>
                <w:rFonts w:ascii="Cambria Math" w:hAnsi="Cambria Math"/>
              </w:rPr>
            </w:rPrChange>
          </w:rPr>
          <w:delText>\mathrm{</w:delText>
        </w:r>
      </w:del>
      <w:r w:rsidR="006A285C" w:rsidRPr="006A285C">
        <w:rPr>
          <w:iCs/>
          <w:rPrChange w:id="2179" w:author="Zixuan Zhou" w:date="2026-04-27T03:28:00Z" w16du:dateUtc="2026-04-26T19:28:00Z">
            <w:rPr>
              <w:rFonts w:ascii="Cambria Math"/>
              <w:iCs/>
            </w:rPr>
          </w:rPrChange>
        </w:rPr>
        <w:t>20</w:t>
      </w:r>
      <w:del w:id="2180" w:author="Zixuan Zhou" w:date="2026-04-27T03:28:00Z" w16du:dateUtc="2026-04-26T19:28:00Z">
        <w:r w:rsidR="006A285C" w:rsidRPr="006A285C" w:rsidDel="006A285C">
          <w:rPr>
            <w:iCs/>
            <w:rPrChange w:id="2181" w:author="Zixuan Zhou" w:date="2026-04-27T03:28:00Z" w16du:dateUtc="2026-04-26T19:28:00Z">
              <w:rPr>
                <w:rFonts w:ascii="Cambria Math"/>
                <w:iCs/>
              </w:rPr>
            </w:rPrChange>
          </w:rPr>
          <w:delText>}</w:delText>
        </w:r>
      </w:del>
      <w:r w:rsidRPr="00FD21B2">
        <w:rPr>
          <w:rFonts w:hint="eastAsia"/>
        </w:rPr>
        <w:t>，</w:t>
      </w:r>
      <w:r w:rsidRPr="006A285C">
        <w:rPr>
          <w:rFonts w:hint="eastAsia"/>
        </w:rPr>
        <w:t>均</w:t>
      </w:r>
      <w:r w:rsidRPr="00FD21B2">
        <w:rPr>
          <w:rFonts w:hint="eastAsia"/>
        </w:rPr>
        <w:t>采用大样本正态近似。</w:t>
      </w:r>
    </w:p>
    <w:p w14:paraId="7659F0B5" w14:textId="70F1A378"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6A285C">
        <w:rPr>
          <w:rPrChange w:id="2182" w:author="Zixuan Zhou" w:date="2026-04-27T03:28:00Z" w16du:dateUtc="2026-04-26T19:28:00Z">
            <w:rPr>
              <w:rFonts w:ascii="Cambria Math" w:hAnsi="Cambria Math"/>
              <w:i/>
            </w:rPr>
          </w:rPrChange>
        </w:rPr>
        <w:t>0.05</w:t>
      </w:r>
      <m:oMath>
        <m:r>
          <w:del w:id="2183" w:author="Zixuan Zhou" w:date="2026-04-27T03:28:00Z" w16du:dateUtc="2026-04-26T19:28:00Z">
            <w:rPr>
              <w:rFonts w:ascii="Cambria Math" w:hAnsi="Cambria Math" w:hint="eastAsia"/>
            </w:rPr>
            <m:t>0.05</m:t>
          </w:del>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del w:id="2184" w:author="Zixuan Zhou" w:date="2026-04-27T03:27:00Z" w16du:dateUtc="2026-04-26T19:27:00Z">
        <w:r w:rsidR="006A285C" w:rsidRPr="006A285C" w:rsidDel="006A285C">
          <w:rPr>
            <w:rPrChange w:id="2185" w:author="Zixuan Zhou" w:date="2026-04-27T03:27:00Z" w16du:dateUtc="2026-04-26T19:27:00Z">
              <w:rPr>
                <w:rFonts w:ascii="Cambria Math" w:hAnsi="Cambria Math"/>
              </w:rPr>
            </w:rPrChange>
          </w:rPr>
          <w:delText>\mathrm{</w:delText>
        </w:r>
      </w:del>
      <w:r w:rsidR="006A285C" w:rsidRPr="006A285C">
        <w:rPr>
          <w:iCs/>
          <w:rPrChange w:id="2186" w:author="Zixuan Zhou" w:date="2026-04-27T03:27:00Z" w16du:dateUtc="2026-04-26T19:27:00Z">
            <w:rPr>
              <w:rFonts w:ascii="Cambria Math"/>
              <w:iCs/>
            </w:rPr>
          </w:rPrChange>
        </w:rPr>
        <w:t>0.05</w:t>
      </w:r>
      <w:del w:id="2187" w:author="Zixuan Zhou" w:date="2026-04-27T03:28:00Z" w16du:dateUtc="2026-04-26T19:28:00Z">
        <w:r w:rsidR="006A285C" w:rsidRPr="006A285C" w:rsidDel="006A285C">
          <w:rPr>
            <w:iCs/>
            <w:rPrChange w:id="2188" w:author="Zixuan Zhou" w:date="2026-04-27T03:27:00Z" w16du:dateUtc="2026-04-26T19:27:00Z">
              <w:rPr>
                <w:rFonts w:ascii="Cambria Math"/>
                <w:iCs/>
              </w:rPr>
            </w:rPrChange>
          </w:rPr>
          <w:delText>}</w:delText>
        </w:r>
      </w:del>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6BA76F9C" w:rsidR="00FA2891" w:rsidRPr="00720264" w:rsidRDefault="00FA2891" w:rsidP="00720264">
      <w:pPr>
        <w:pStyle w:val="aff6"/>
        <w:spacing w:before="326" w:after="163"/>
      </w:pPr>
      <w:bookmarkStart w:id="2189" w:name="_Ref227873718"/>
      <w:bookmarkStart w:id="2190" w:name="_Toc228022966"/>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10</w:t>
      </w:r>
      <w:r w:rsidR="00492FE9" w:rsidRPr="00720264">
        <w:fldChar w:fldCharType="end"/>
      </w:r>
      <w:bookmarkEnd w:id="2189"/>
      <w:r w:rsidRPr="00720264">
        <w:t xml:space="preserve"> </w:t>
      </w:r>
      <w:r w:rsidRPr="00720264">
        <w:t>六维度</w:t>
      </w:r>
      <w:r w:rsidRPr="00720264">
        <w:t>AI</w:t>
      </w:r>
      <w:r w:rsidRPr="00720264">
        <w:t>打分</w:t>
      </w:r>
      <w:r w:rsidRPr="00720264">
        <w:t>Wilcoxon</w:t>
      </w:r>
      <w:r w:rsidRPr="00720264">
        <w:t>符号秩检验结果</w:t>
      </w:r>
      <w:bookmarkEnd w:id="2190"/>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w:t>
      </w:r>
      <w:del w:id="2191"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&lt;</w:t>
      </w:r>
      <w:del w:id="2192"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0.05, **: p&lt;</w:t>
      </w:r>
      <w:del w:id="2193"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0.01, ***: p&lt;</w:t>
      </w:r>
      <w:del w:id="2194"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788E0109"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w:del w:id="2195" w:author="Zixuan Zhou" w:date="2026-04-27T21:49:00Z" w16du:dateUtc="2026-04-27T13:49:00Z">
        <w:r w:rsidRPr="00FC6B8F" w:rsidDel="00D95BED">
          <w:delText>（</w:delText>
        </w:r>
      </w:del>
      <m:oMath>
        <m:r>
          <w:del w:id="2196" w:author="Zixuan Zhou" w:date="2026-04-27T21:49:00Z" w16du:dateUtc="2026-04-27T13:49:00Z">
            <w:rPr>
              <w:rFonts w:ascii="Cambria Math" w:hAnsi="Cambria Math"/>
            </w:rPr>
            <m:t>p</m:t>
          </w:del>
        </m:r>
        <m:r>
          <w:del w:id="2197" w:author="Zixuan Zhou" w:date="2026-04-27T03:25:00Z" w16du:dateUtc="2026-04-26T19:25:00Z">
            <w:rPr>
              <w:rFonts w:ascii="Cambria Math" w:hAnsi="Cambria Math"/>
            </w:rPr>
            <m:t xml:space="preserve"> </m:t>
          </w:del>
        </m:r>
        <m:r>
          <w:del w:id="2198" w:author="Zixuan Zhou" w:date="2026-04-27T21:49:00Z" w16du:dateUtc="2026-04-27T13:49:00Z">
            <w:rPr>
              <w:rFonts w:ascii="Cambria Math" w:hAnsi="Cambria Math"/>
            </w:rPr>
            <m:t>&gt;</m:t>
          </w:del>
        </m:r>
        <m:r>
          <w:del w:id="2199" w:author="Zixuan Zhou" w:date="2026-04-27T03:29:00Z" w16du:dateUtc="2026-04-26T19:29:00Z">
            <w:rPr>
              <w:rFonts w:ascii="Cambria Math" w:hAnsi="Cambria Math"/>
            </w:rPr>
            <m:t xml:space="preserve"> </m:t>
          </w:del>
        </m:r>
      </m:oMath>
      <w:del w:id="2200" w:author="Zixuan Zhou" w:date="2026-04-27T21:49:00Z" w16du:dateUtc="2026-04-27T13:49:00Z">
        <w:r w:rsidRPr="00FC6B8F" w:rsidDel="00D95BED">
          <w:delText>0.05</w:delText>
        </w:r>
        <w:r w:rsidRPr="00FC6B8F" w:rsidDel="00D95BED">
          <w:delText>）</w:delText>
        </w:r>
      </w:del>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del w:id="2201" w:author="Zixuan Zhou" w:date="2026-04-27T21:50:00Z" w16du:dateUtc="2026-04-27T13:50:00Z">
        <w:r w:rsidRPr="00FC6B8F" w:rsidDel="00D95BED">
          <w:delText>（</w:delText>
        </w:r>
      </w:del>
      <m:oMath>
        <m:r>
          <w:del w:id="2202" w:author="Zixuan Zhou" w:date="2026-04-27T21:50:00Z" w16du:dateUtc="2026-04-27T13:50:00Z">
            <w:rPr>
              <w:rFonts w:ascii="Cambria Math" w:hAnsi="Cambria Math"/>
            </w:rPr>
            <m:t>p&lt;</m:t>
          </w:del>
        </m:r>
        <m:r>
          <w:del w:id="2203" w:author="Zixuan Zhou" w:date="2026-04-27T03:29:00Z" w16du:dateUtc="2026-04-26T19:29:00Z">
            <w:rPr>
              <w:rFonts w:ascii="Cambria Math" w:hAnsi="Cambria Math"/>
            </w:rPr>
            <m:t xml:space="preserve"> </m:t>
          </w:del>
        </m:r>
      </m:oMath>
      <w:del w:id="2204" w:author="Zixuan Zhou" w:date="2026-04-27T21:50:00Z" w16du:dateUtc="2026-04-27T13:50:00Z">
        <w:r w:rsidRPr="00FC6B8F" w:rsidDel="00D95BED">
          <w:delText>0.01</w:delText>
        </w:r>
      </w:del>
      <w:del w:id="2205" w:author="Zixuan Zhou" w:date="2026-04-27T03:29:00Z" w16du:dateUtc="2026-04-26T19:29:00Z">
        <w:r w:rsidRPr="00FC6B8F" w:rsidDel="006A285C">
          <w:delText xml:space="preserve"> </w:delText>
        </w:r>
      </w:del>
      <w:del w:id="2206" w:author="Zixuan Zhou" w:date="2026-04-27T21:50:00Z" w16du:dateUtc="2026-04-27T13:50:00Z">
        <w:r w:rsidRPr="00FC6B8F" w:rsidDel="00D95BED">
          <w:delText>或</w:delText>
        </w:r>
      </w:del>
      <w:del w:id="2207" w:author="Zixuan Zhou" w:date="2026-04-27T03:29:00Z" w16du:dateUtc="2026-04-26T19:29:00Z">
        <w:r w:rsidRPr="00FC6B8F" w:rsidDel="006A285C">
          <w:delText xml:space="preserve"> </w:delText>
        </w:r>
      </w:del>
      <m:oMath>
        <m:r>
          <w:del w:id="2208" w:author="Zixuan Zhou" w:date="2026-04-27T21:50:00Z" w16du:dateUtc="2026-04-27T13:50:00Z">
            <w:rPr>
              <w:rFonts w:ascii="Cambria Math" w:hAnsi="Cambria Math"/>
            </w:rPr>
            <m:t>p&lt;</m:t>
          </w:del>
        </m:r>
        <m:r>
          <w:del w:id="2209" w:author="Zixuan Zhou" w:date="2026-04-27T03:29:00Z" w16du:dateUtc="2026-04-26T19:29:00Z">
            <w:rPr>
              <w:rFonts w:ascii="Cambria Math" w:hAnsi="Cambria Math"/>
            </w:rPr>
            <m:t xml:space="preserve"> </m:t>
          </w:del>
        </m:r>
      </m:oMath>
      <w:del w:id="2210" w:author="Zixuan Zhou" w:date="2026-04-27T21:50:00Z" w16du:dateUtc="2026-04-27T13:50:00Z">
        <w:r w:rsidRPr="00FC6B8F" w:rsidDel="00D95BED">
          <w:delText>0.001</w:delText>
        </w:r>
        <w:r w:rsidRPr="00FC6B8F" w:rsidDel="00D95BED">
          <w:delText>）</w:delText>
        </w:r>
      </w:del>
      <w:r w:rsidRPr="00FC6B8F">
        <w:t>。</w:t>
      </w:r>
    </w:p>
    <w:p w14:paraId="5EB0C0BE" w14:textId="40E99C9D"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w:t>
      </w:r>
      <w:del w:id="2211" w:author="Zixuan Zhou" w:date="2026-04-27T21:50:00Z" w16du:dateUtc="2026-04-27T13:50:00Z">
        <w:r w:rsidRPr="00FC6B8F" w:rsidDel="00D95BED">
          <w:delText>（例如从</w:delText>
        </w:r>
        <w:r w:rsidRPr="00FC6B8F" w:rsidDel="00D95BED">
          <w:delText>2</w:delText>
        </w:r>
        <w:r w:rsidRPr="00FC6B8F" w:rsidDel="00D95BED">
          <w:delText>分提升至</w:delText>
        </w:r>
        <w:r w:rsidRPr="00FC6B8F" w:rsidDel="00D95BED">
          <w:delText>3</w:delText>
        </w:r>
        <w:r w:rsidRPr="00FC6B8F" w:rsidDel="00D95BED">
          <w:delText>分）</w:delText>
        </w:r>
      </w:del>
      <w:r w:rsidRPr="00FC6B8F">
        <w:t>，这在临床与教育场景下具有实质性的应用价值。</w:t>
      </w:r>
    </w:p>
    <w:p w14:paraId="5E20E12E" w14:textId="517E82DD"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w:t>
      </w:r>
      <w:del w:id="2212" w:author="Zixuan Zhou" w:date="2026-04-27T21:50:00Z" w16du:dateUtc="2026-04-27T13:50:00Z">
        <w:r w:rsidRPr="00FC6B8F" w:rsidDel="00D95BED">
          <w:delText>（如</w:delText>
        </w:r>
        <w:r w:rsidRPr="00FC6B8F" w:rsidDel="00D95BED">
          <w:delText xml:space="preserve">Qwen2.5-3B: </w:delText>
        </w:r>
      </w:del>
      <m:oMath>
        <m:r>
          <w:del w:id="2213" w:author="Zixuan Zhou" w:date="2026-04-27T21:50:00Z" w16du:dateUtc="2026-04-27T13:50:00Z">
            <w:rPr>
              <w:rFonts w:ascii="Cambria Math" w:hAnsi="Cambria Math"/>
            </w:rPr>
            <m:t>p=</m:t>
          </w:del>
        </m:r>
      </m:oMath>
      <w:del w:id="2214" w:author="Zixuan Zhou" w:date="2026-04-27T03:29:00Z" w16du:dateUtc="2026-04-26T19:29:00Z">
        <w:r w:rsidRPr="00FC6B8F" w:rsidDel="006A285C">
          <w:delText xml:space="preserve"> </w:delText>
        </w:r>
      </w:del>
      <w:del w:id="2215" w:author="Zixuan Zhou" w:date="2026-04-27T21:50:00Z" w16du:dateUtc="2026-04-27T13:50:00Z">
        <w:r w:rsidRPr="00FC6B8F" w:rsidDel="00D95BED">
          <w:delText>0.480</w:delText>
        </w:r>
        <w:r w:rsidRPr="00FC6B8F" w:rsidDel="00D95BED">
          <w:delText>，</w:delText>
        </w:r>
        <w:r w:rsidRPr="00FC6B8F" w:rsidDel="00D95BED">
          <w:delText xml:space="preserve">Qwen3-1.7B: </w:delText>
        </w:r>
      </w:del>
      <m:oMath>
        <m:r>
          <w:del w:id="2216" w:author="Zixuan Zhou" w:date="2026-04-27T21:50:00Z" w16du:dateUtc="2026-04-27T13:50:00Z">
            <w:rPr>
              <w:rFonts w:ascii="Cambria Math" w:hAnsi="Cambria Math"/>
            </w:rPr>
            <m:t>p=</m:t>
          </w:del>
        </m:r>
      </m:oMath>
      <w:del w:id="2217" w:author="Zixuan Zhou" w:date="2026-04-27T03:29:00Z" w16du:dateUtc="2026-04-26T19:29:00Z">
        <w:r w:rsidRPr="00FC6B8F" w:rsidDel="006A285C">
          <w:delText xml:space="preserve"> </w:delText>
        </w:r>
      </w:del>
      <w:del w:id="2218" w:author="Zixuan Zhou" w:date="2026-04-27T21:50:00Z" w16du:dateUtc="2026-04-27T13:50:00Z">
        <w:r w:rsidRPr="00FC6B8F" w:rsidDel="00D95BED">
          <w:delText>0.290</w:delText>
        </w:r>
        <w:r w:rsidRPr="00FC6B8F" w:rsidDel="00D95BED">
          <w:delText>，</w:delText>
        </w:r>
        <w:r w:rsidRPr="00FC6B8F" w:rsidDel="00D95BED">
          <w:delText xml:space="preserve">Qwen3-4B: </w:delText>
        </w:r>
      </w:del>
      <m:oMath>
        <m:r>
          <w:del w:id="2219" w:author="Zixuan Zhou" w:date="2026-04-27T21:50:00Z" w16du:dateUtc="2026-04-27T13:50:00Z">
            <w:rPr>
              <w:rFonts w:ascii="Cambria Math" w:hAnsi="Cambria Math"/>
            </w:rPr>
            <m:t>p=</m:t>
          </w:del>
        </m:r>
      </m:oMath>
      <w:del w:id="2220" w:author="Zixuan Zhou" w:date="2026-04-27T03:29:00Z" w16du:dateUtc="2026-04-26T19:29:00Z">
        <w:r w:rsidRPr="00FC6B8F" w:rsidDel="006A285C">
          <w:delText xml:space="preserve"> </w:delText>
        </w:r>
      </w:del>
      <w:del w:id="2221" w:author="Zixuan Zhou" w:date="2026-04-27T21:50:00Z" w16du:dateUtc="2026-04-27T13:50:00Z">
        <w:r w:rsidRPr="00FC6B8F" w:rsidDel="00D95BED">
          <w:delText>1.000</w:delText>
        </w:r>
        <w:r w:rsidRPr="00FC6B8F" w:rsidDel="00D95BED">
          <w:delText>）</w:delText>
        </w:r>
      </w:del>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222" w:name="_Toc228219392"/>
      <w:r>
        <w:rPr>
          <w:rFonts w:hint="eastAsia"/>
        </w:rPr>
        <w:t>不同主题下的模型表现差异</w:t>
      </w:r>
      <w:bookmarkEnd w:id="2222"/>
    </w:p>
    <w:p w14:paraId="003BE383" w14:textId="68FAC38D"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m:t>
        </m:r>
        <m:r>
          <w:del w:id="2223" w:author="Zixuan Zhou" w:date="2026-04-27T03:25:00Z" w16du:dateUtc="2026-04-26T19:25:00Z">
            <w:rPr>
              <w:rFonts w:ascii="Cambria Math" w:hAnsi="Cambria Math" w:hint="eastAsia"/>
            </w:rPr>
            <m:t xml:space="preserve"> </m:t>
          </w:del>
        </m:r>
        <m:r>
          <w:rPr>
            <w:rFonts w:ascii="Cambria Math" w:hAnsi="Cambria Math" w:hint="eastAsia"/>
          </w:rPr>
          <m:t>&lt;</m:t>
        </m:r>
      </m:oMath>
      <w:del w:id="2224" w:author="Zixuan Zhou" w:date="2026-04-27T03:25:00Z" w16du:dateUtc="2026-04-26T19:25:00Z">
        <w:r w:rsidDel="006A285C">
          <w:rPr>
            <w:rFonts w:hint="eastAsia"/>
          </w:rPr>
          <w:delText xml:space="preserve"> </w:delText>
        </w:r>
      </w:del>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5EA2B3A7" w14:textId="2CD59B47" w:rsidR="00654FE9" w:rsidRDefault="00654FE9" w:rsidP="00FD4E6A">
      <w:pPr>
        <w:pStyle w:val="aff6"/>
        <w:spacing w:before="326" w:after="163"/>
      </w:pPr>
      <w:bookmarkStart w:id="2225" w:name="_Ref227932398"/>
      <w:bookmarkStart w:id="2226" w:name="_Toc228022967"/>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11</w:t>
      </w:r>
      <w:r w:rsidR="00492FE9">
        <w:fldChar w:fldCharType="end"/>
      </w:r>
      <w:bookmarkEnd w:id="2225"/>
      <w:r>
        <w:rPr>
          <w:rFonts w:hint="eastAsia"/>
        </w:rPr>
        <w:t xml:space="preserve"> </w:t>
      </w:r>
      <w:r w:rsidRPr="00791F8F">
        <w:rPr>
          <w:rFonts w:hint="eastAsia"/>
        </w:rPr>
        <w:t>Qwen3-4B</w:t>
      </w:r>
      <w:r w:rsidR="00DD6017">
        <w:rPr>
          <w:rFonts w:hint="eastAsia"/>
        </w:rPr>
        <w:t>各</w:t>
      </w:r>
      <w:r w:rsidRPr="00791F8F">
        <w:rPr>
          <w:rFonts w:hint="eastAsia"/>
        </w:rPr>
        <w:t>主题综合得分对比</w:t>
      </w:r>
      <w:bookmarkEnd w:id="2226"/>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7E1F7890" w14:textId="6DE6320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18612D57" w14:textId="7BAAF5D9"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6315345A" w14:textId="565A05A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3F86410E" w14:textId="7C3251E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C7A8031" w14:textId="0B94FC27"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 xml:space="preserve">p </w:t>
            </w:r>
            <w:r w:rsidRPr="00356663">
              <w:rPr>
                <w:rFonts w:hint="eastAsia"/>
                <w:sz w:val="21"/>
                <w:szCs w:val="21"/>
              </w:rPr>
              <w:t>值</w:t>
            </w:r>
          </w:p>
        </w:tc>
        <w:tc>
          <w:tcPr>
            <w:tcW w:w="701" w:type="pct"/>
            <w:tcBorders>
              <w:top w:val="single" w:sz="4" w:space="0" w:color="auto"/>
              <w:bottom w:val="single" w:sz="4" w:space="0" w:color="auto"/>
            </w:tcBorders>
          </w:tcPr>
          <w:p w14:paraId="78639B37" w14:textId="6D9A25F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w:t>
      </w:r>
      <w:del w:id="2227"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&lt;</w:t>
      </w:r>
      <w:del w:id="2228"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0.05, **: p&lt;</w:t>
      </w:r>
      <w:del w:id="2229"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0.01, ***: p&lt;</w:t>
      </w:r>
      <w:del w:id="2230"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985C43A"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r>
          <w:del w:id="2231" w:author="Zixuan Zhou" w:date="2026-04-27T03:25:00Z" w16du:dateUtc="2026-04-26T19:25:00Z">
            <w:rPr>
              <w:rFonts w:ascii="Cambria Math" w:hAnsi="Cambria Math" w:hint="eastAsia"/>
            </w:rPr>
            <m:t xml:space="preserve"> </m:t>
          </w:del>
        </m:r>
        <m:r>
          <w:rPr>
            <w:rFonts w:ascii="Cambria Math" w:hAnsi="Cambria Math" w:hint="eastAsia"/>
          </w:rPr>
          <m:t>=</m:t>
        </m:r>
      </m:oMath>
      <w:del w:id="2232" w:author="Zixuan Zhou" w:date="2026-04-27T03:26:00Z" w16du:dateUtc="2026-04-26T19:26:00Z">
        <w:r w:rsidDel="006A285C">
          <w:rPr>
            <w:rFonts w:hint="eastAsia"/>
          </w:rPr>
          <w:delText xml:space="preserve"> </w:delText>
        </w:r>
      </w:del>
      <w:r>
        <w:rPr>
          <w:rFonts w:hint="eastAsia"/>
        </w:rPr>
        <w:t>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m:t>
        </m:r>
        <m:r>
          <w:del w:id="2233" w:author="Zixuan Zhou" w:date="2026-04-27T03:25:00Z" w16du:dateUtc="2026-04-26T19:25:00Z">
            <w:rPr>
              <w:rFonts w:ascii="Cambria Math" w:hAnsi="Cambria Math" w:hint="eastAsia"/>
            </w:rPr>
            <m:t xml:space="preserve"> </m:t>
          </w:del>
        </m:r>
        <m:r>
          <w:rPr>
            <w:rFonts w:ascii="Cambria Math" w:hAnsi="Cambria Math" w:hint="eastAsia"/>
          </w:rPr>
          <m:t>=</m:t>
        </m:r>
      </m:oMath>
      <w:del w:id="2234" w:author="Zixuan Zhou" w:date="2026-04-27T03:25:00Z" w16du:dateUtc="2026-04-26T19:25:00Z">
        <w:r w:rsidDel="006A285C">
          <w:rPr>
            <w:rFonts w:hint="eastAsia"/>
          </w:rPr>
          <w:delText xml:space="preserve"> </w:delText>
        </w:r>
      </w:del>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2235" w:name="_Toc228023147"/>
                            <w:bookmarkStart w:id="2236"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235"/>
                            <w:bookmarkEnd w:id="2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4"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GfXheEbAgAAPwQAAA4AAAAAAAAAAAAAAAAALgIAAGRycy9lMm9Eb2MueG1sUEsB&#10;Ai0AFAAGAAgAAAAhAFipVmvhAAAACQEAAA8AAAAAAAAAAAAAAAAAdQQAAGRycy9kb3ducmV2Lnht&#10;bFBLBQYAAAAABAAEAPMAAACDBQ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2145" w:name="_Toc228023147"/>
                      <w:bookmarkStart w:id="2146"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145"/>
                      <w:bookmarkEnd w:id="2146"/>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000000">
      <w:pPr>
        <w:pStyle w:val="2"/>
        <w:spacing w:before="163" w:after="163"/>
        <w:rPr>
          <w:rFonts w:hint="eastAsia"/>
        </w:rPr>
      </w:pPr>
      <w:bookmarkStart w:id="2237" w:name="_Toc228219393"/>
      <w:r>
        <w:rPr>
          <w:rFonts w:hint="eastAsia"/>
        </w:rPr>
        <w:lastRenderedPageBreak/>
        <w:t>本章小结</w:t>
      </w:r>
      <w:bookmarkEnd w:id="2237"/>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EBB1C8E"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w:del w:id="2238" w:author="Zixuan Zhou" w:date="2026-04-27T03:34:00Z" w16du:dateUtc="2026-04-26T19:34:00Z">
        <w:r w:rsidDel="007F3863">
          <w:rPr>
            <w:rFonts w:hint="eastAsia"/>
          </w:rPr>
          <w:delText>（</w:delText>
        </w:r>
      </w:del>
      <m:oMath>
        <m:r>
          <w:del w:id="2239" w:author="Zixuan Zhou" w:date="2026-04-27T03:34:00Z" w16du:dateUtc="2026-04-26T19:34:00Z">
            <w:rPr>
              <w:rFonts w:ascii="Cambria Math" w:hAnsi="Cambria Math" w:hint="eastAsia"/>
            </w:rPr>
            <m:t>p&lt;</m:t>
          </w:del>
        </m:r>
      </m:oMath>
      <w:del w:id="2240" w:author="Zixuan Zhou" w:date="2026-04-27T03:26:00Z" w16du:dateUtc="2026-04-26T19:26:00Z">
        <w:r w:rsidDel="006A285C">
          <w:rPr>
            <w:rFonts w:hint="eastAsia"/>
          </w:rPr>
          <w:delText xml:space="preserve"> </w:delText>
        </w:r>
      </w:del>
      <w:del w:id="2241" w:author="Zixuan Zhou" w:date="2026-04-27T03:34:00Z" w16du:dateUtc="2026-04-26T19:34:00Z">
        <w:r w:rsidDel="007F3863">
          <w:rPr>
            <w:rFonts w:hint="eastAsia"/>
          </w:rPr>
          <w:delText>0.01</w:delText>
        </w:r>
        <w:r w:rsidDel="007F3863">
          <w:rPr>
            <w:rFonts w:hint="eastAsia"/>
          </w:rPr>
          <w:delText>）</w:delText>
        </w:r>
      </w:del>
      <w:r>
        <w:rPr>
          <w:rFonts w:hint="eastAsia"/>
        </w:rPr>
        <w:t>，而</w:t>
      </w:r>
      <w:r>
        <w:rPr>
          <w:rFonts w:hint="eastAsia"/>
        </w:rPr>
        <w:t>Qwen2.5-1.5B/3B</w:t>
      </w:r>
      <w:r>
        <w:rPr>
          <w:rFonts w:hint="eastAsia"/>
        </w:rPr>
        <w:t>未达显著水平，</w:t>
      </w:r>
      <w:ins w:id="2242" w:author="Zixuan Zhou" w:date="2026-04-27T03:35:00Z" w16du:dateUtc="2026-04-26T19:35:00Z">
        <w:r w:rsidR="007F3863">
          <w:rPr>
            <w:rFonts w:hint="eastAsia"/>
          </w:rPr>
          <w:t>表明</w:t>
        </w:r>
      </w:ins>
      <w:del w:id="2243" w:author="Zixuan Zhou" w:date="2026-04-27T03:35:00Z" w16du:dateUtc="2026-04-26T19:35:00Z">
        <w:r w:rsidDel="007F3863">
          <w:rPr>
            <w:rFonts w:hint="eastAsia"/>
          </w:rPr>
          <w:delText>提示</w:delText>
        </w:r>
      </w:del>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r>
          <w:del w:id="2244" w:author="Zixuan Zhou" w:date="2026-04-27T03:26:00Z" w16du:dateUtc="2026-04-26T19:26:00Z">
            <w:rPr>
              <w:rFonts w:ascii="Cambria Math" w:hAnsi="Cambria Math"/>
            </w:rPr>
            <m:t xml:space="preserve"> </m:t>
          </w:del>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w:t>
      </w:r>
      <w:del w:id="2245" w:author="Zixuan Zhou" w:date="2026-04-27T03:32:00Z" w16du:dateUtc="2026-04-26T19:32:00Z">
        <w:r w:rsidDel="006A285C">
          <w:rPr>
            <w:rFonts w:hint="eastAsia"/>
          </w:rPr>
          <w:delText>级</w:delText>
        </w:r>
      </w:del>
      <w:r>
        <w:rPr>
          <w:rFonts w:hint="eastAsia"/>
        </w:rPr>
        <w:t>分析进一步揭示，“人工流产”</w:t>
      </w:r>
      <w:del w:id="2246" w:author="Zixuan Zhou" w:date="2026-04-27T21:52:00Z" w16du:dateUtc="2026-04-27T13:52:00Z">
        <w:r w:rsidDel="001704E8">
          <w:rPr>
            <w:rFonts w:hint="eastAsia"/>
          </w:rPr>
          <w:delText>（</w:delText>
        </w:r>
      </w:del>
      <m:oMath>
        <m:r>
          <w:del w:id="2247" w:author="Zixuan Zhou" w:date="2026-04-27T21:52:00Z" w16du:dateUtc="2026-04-27T13:52:00Z">
            <w:rPr>
              <w:rFonts w:ascii="Cambria Math" w:hAnsi="Cambria Math" w:hint="eastAsia"/>
            </w:rPr>
            <m:t>+</m:t>
          </w:del>
        </m:r>
      </m:oMath>
      <w:del w:id="2248" w:author="Zixuan Zhou" w:date="2026-04-27T21:52:00Z" w16du:dateUtc="2026-04-27T13:52:00Z">
        <w:r w:rsidDel="001704E8">
          <w:rPr>
            <w:rFonts w:hint="eastAsia"/>
          </w:rPr>
          <w:delText>0.619</w:delText>
        </w:r>
        <w:r w:rsidDel="001704E8">
          <w:rPr>
            <w:rFonts w:hint="eastAsia"/>
          </w:rPr>
          <w:delText>）</w:delText>
        </w:r>
      </w:del>
      <w:r>
        <w:rPr>
          <w:rFonts w:hint="eastAsia"/>
        </w:rPr>
        <w:t>与“体外排精”</w:t>
      </w:r>
      <w:del w:id="2249" w:author="Zixuan Zhou" w:date="2026-04-27T21:52:00Z" w16du:dateUtc="2026-04-27T13:52:00Z">
        <w:r w:rsidDel="001704E8">
          <w:rPr>
            <w:rFonts w:hint="eastAsia"/>
          </w:rPr>
          <w:delText>（</w:delText>
        </w:r>
      </w:del>
      <m:oMath>
        <m:r>
          <w:del w:id="2250" w:author="Zixuan Zhou" w:date="2026-04-27T21:52:00Z" w16du:dateUtc="2026-04-27T13:52:00Z">
            <w:rPr>
              <w:rFonts w:ascii="Cambria Math" w:hAnsi="Cambria Math" w:hint="eastAsia"/>
            </w:rPr>
            <m:t>+</m:t>
          </w:del>
        </m:r>
      </m:oMath>
      <w:del w:id="2251" w:author="Zixuan Zhou" w:date="2026-04-27T21:52:00Z" w16du:dateUtc="2026-04-27T13:52:00Z">
        <w:r w:rsidDel="001704E8">
          <w:rPr>
            <w:rFonts w:hint="eastAsia"/>
          </w:rPr>
          <w:delText>0.476</w:delText>
        </w:r>
        <w:r w:rsidDel="001704E8">
          <w:rPr>
            <w:rFonts w:hint="eastAsia"/>
          </w:rPr>
          <w:delText>）</w:delText>
        </w:r>
      </w:del>
      <w:r>
        <w:rPr>
          <w:rFonts w:hint="eastAsia"/>
        </w:rPr>
        <w:t>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252" w:name="_Toc228219394"/>
      <w:r>
        <w:rPr>
          <w:rFonts w:hint="eastAsia"/>
        </w:rPr>
        <w:lastRenderedPageBreak/>
        <w:t>总结与展望</w:t>
      </w:r>
      <w:bookmarkEnd w:id="2252"/>
    </w:p>
    <w:p w14:paraId="6F754D36" w14:textId="3CFDC9AA" w:rsidR="002F6E06" w:rsidRDefault="002F6E06" w:rsidP="002F6E06">
      <w:pPr>
        <w:pStyle w:val="2"/>
        <w:spacing w:before="163" w:after="163"/>
        <w:rPr>
          <w:rFonts w:hint="eastAsia"/>
        </w:rPr>
      </w:pPr>
      <w:bookmarkStart w:id="2253" w:name="_Toc228219395"/>
      <w:r>
        <w:rPr>
          <w:rFonts w:hint="eastAsia"/>
        </w:rPr>
        <w:t>主要研究</w:t>
      </w:r>
      <w:del w:id="2254" w:author="Zixuan Zhou" w:date="2026-04-27T03:41:00Z" w16du:dateUtc="2026-04-26T19:41:00Z">
        <w:r w:rsidDel="007F3863">
          <w:rPr>
            <w:rFonts w:hint="eastAsia"/>
          </w:rPr>
          <w:delText>发现</w:delText>
        </w:r>
      </w:del>
      <w:ins w:id="2255" w:author="Zixuan Zhou" w:date="2026-04-27T03:41:00Z" w16du:dateUtc="2026-04-26T19:41:00Z">
        <w:r w:rsidR="007F3863">
          <w:rPr>
            <w:rFonts w:hint="eastAsia"/>
          </w:rPr>
          <w:t>成果</w:t>
        </w:r>
      </w:ins>
      <w:bookmarkEnd w:id="2253"/>
    </w:p>
    <w:p w14:paraId="02200C1A" w14:textId="1EC6FC9C" w:rsidR="002F6E06" w:rsidRDefault="002F6E06" w:rsidP="002F6E06">
      <w:pPr>
        <w:pStyle w:val="altz"/>
        <w:ind w:firstLine="480"/>
      </w:pPr>
      <w:r>
        <w:rPr>
          <w:rFonts w:hint="eastAsia"/>
        </w:rPr>
        <w:t>本研究通过对</w:t>
      </w:r>
      <w:r>
        <w:rPr>
          <w:rFonts w:hint="eastAsia"/>
        </w:rPr>
        <w:t>Bilibili</w:t>
      </w:r>
      <w:r>
        <w:rPr>
          <w:rFonts w:hint="eastAsia"/>
        </w:rPr>
        <w:t>平台</w:t>
      </w:r>
      <w:del w:id="2256" w:author="Zixuan Zhou" w:date="2026-04-27T19:24:00Z" w16du:dateUtc="2026-04-27T11:24:00Z">
        <w:r w:rsidDel="00F36A24">
          <w:rPr>
            <w:rFonts w:hint="eastAsia"/>
          </w:rPr>
          <w:delText>3780</w:delText>
        </w:r>
      </w:del>
      <w:ins w:id="2257" w:author="Zixuan Zhou" w:date="2026-04-27T20:23:00Z" w16du:dateUtc="2026-04-27T12:23:00Z">
        <w:r w:rsidR="00631C5C">
          <w:rPr>
            <w:rFonts w:hint="eastAsia"/>
          </w:rPr>
          <w:t>3484</w:t>
        </w:r>
      </w:ins>
      <w:r>
        <w:rPr>
          <w:rFonts w:hint="eastAsia"/>
        </w:rPr>
        <w:t>条青少年生殖健康相关评论的系统性分析，结合大语言模型的规范化处理与领域微调实验，获得了</w:t>
      </w:r>
      <w:ins w:id="2258" w:author="Zixuan Zhou" w:date="2026-04-27T03:36:00Z" w16du:dateUtc="2026-04-26T19:36:00Z">
        <w:r w:rsidR="007F3863">
          <w:rPr>
            <w:rFonts w:hint="eastAsia"/>
          </w:rPr>
          <w:t>多个</w:t>
        </w:r>
      </w:ins>
      <w:del w:id="2259" w:author="Zixuan Zhou" w:date="2026-04-27T03:36:00Z" w16du:dateUtc="2026-04-26T19:36:00Z">
        <w:r w:rsidDel="007F3863">
          <w:rPr>
            <w:rFonts w:hint="eastAsia"/>
          </w:rPr>
          <w:delText>以下</w:delText>
        </w:r>
      </w:del>
      <w:r>
        <w:rPr>
          <w:rFonts w:hint="eastAsia"/>
        </w:rPr>
        <w:t>核心发现。</w:t>
      </w:r>
      <w:del w:id="2260" w:author="Zixuan Zhou" w:date="2026-04-27T03:36:00Z" w16du:dateUtc="2026-04-26T19:36:00Z">
        <w:r w:rsidDel="007F3863">
          <w:rPr>
            <w:rFonts w:hint="eastAsia"/>
          </w:rPr>
          <w:delText>第一，</w:delText>
        </w:r>
      </w:del>
      <w:r>
        <w:rPr>
          <w:rFonts w:hint="eastAsia"/>
        </w:rPr>
        <w:t>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w:t>
      </w:r>
      <w:del w:id="2261" w:author="Zixuan Zhou" w:date="2026-04-27T03:36:00Z" w16du:dateUtc="2026-04-26T19:36:00Z">
        <w:r w:rsidDel="007F3863">
          <w:rPr>
            <w:rFonts w:hint="eastAsia"/>
          </w:rPr>
          <w:delText>第二，</w:delText>
        </w:r>
      </w:del>
      <w:r>
        <w:rPr>
          <w:rFonts w:hint="eastAsia"/>
        </w:rPr>
        <w:t>用户评论能够有效反映真实需求，其口语化、场景化表达中蕴含着传统问卷难以捕捉的敏感困惑与情感诉求，构成极具价值的</w:t>
      </w:r>
      <w:del w:id="2262" w:author="Zixuan Zhou" w:date="2026-04-27T03:36:00Z" w16du:dateUtc="2026-04-26T19:36:00Z">
        <w:r w:rsidR="00613CFD" w:rsidDel="007F3863">
          <w:rPr>
            <w:rFonts w:hint="eastAsia"/>
          </w:rPr>
          <w:delText>“</w:delText>
        </w:r>
        <w:r w:rsidDel="007F3863">
          <w:rPr>
            <w:rFonts w:hint="eastAsia"/>
          </w:rPr>
          <w:delText>活</w:delText>
        </w:r>
      </w:del>
      <w:r>
        <w:rPr>
          <w:rFonts w:hint="eastAsia"/>
        </w:rPr>
        <w:t>数据</w:t>
      </w:r>
      <w:del w:id="2263" w:author="Zixuan Zhou" w:date="2026-04-27T03:36:00Z" w16du:dateUtc="2026-04-26T19:36:00Z">
        <w:r w:rsidR="00613CFD" w:rsidDel="007F3863">
          <w:rPr>
            <w:rFonts w:hint="eastAsia"/>
          </w:rPr>
          <w:delText>”</w:delText>
        </w:r>
      </w:del>
      <w:r>
        <w:rPr>
          <w:rFonts w:hint="eastAsia"/>
        </w:rPr>
        <w:t>来源。</w:t>
      </w:r>
      <w:del w:id="2264" w:author="Zixuan Zhou" w:date="2026-04-27T03:36:00Z" w16du:dateUtc="2026-04-26T19:36:00Z">
        <w:r w:rsidDel="007F3863">
          <w:rPr>
            <w:rFonts w:hint="eastAsia"/>
          </w:rPr>
          <w:delText>第三，</w:delText>
        </w:r>
      </w:del>
      <w:del w:id="2265" w:author="Zixuan Zhou" w:date="2026-04-27T03:37:00Z" w16du:dateUtc="2026-04-26T19:37:00Z">
        <w:r w:rsidDel="007F3863">
          <w:rPr>
            <w:rFonts w:hint="eastAsia"/>
          </w:rPr>
          <w:delText>基于提示工程的大语言模型能够有效完成问题规范化与答案生成任务，配合人工审核与自动化质量筛查，可规模化产出符合临床应用标准的高质量问答对。第四，</w:delText>
        </w:r>
      </w:del>
      <w:r>
        <w:rPr>
          <w:rFonts w:hint="eastAsia"/>
        </w:rPr>
        <w:t>领域微调对模型专业性的提升具有统计显著性，尤其在准确性、信息聚焦度及高风险议题处理上改善明显，但模型对前沿未定论议题和伪概念提问仍存在幻觉与迎合式回答风险。</w:t>
      </w:r>
    </w:p>
    <w:p w14:paraId="30C6BCA6" w14:textId="0488E527" w:rsidR="002F6E06" w:rsidDel="007F3863" w:rsidRDefault="002F6E06" w:rsidP="002F6E06">
      <w:pPr>
        <w:pStyle w:val="altz"/>
        <w:ind w:firstLine="480"/>
        <w:rPr>
          <w:del w:id="2266" w:author="Zixuan Zhou" w:date="2026-04-27T03:42:00Z" w16du:dateUtc="2026-04-26T19:42:00Z"/>
        </w:rPr>
      </w:pPr>
      <w:del w:id="2267" w:author="Zixuan Zhou" w:date="2026-04-27T03:42:00Z" w16du:dateUtc="2026-04-26T19:42:00Z">
        <w:r w:rsidDel="007F3863">
          <w:rPr>
            <w:rFonts w:hint="eastAsia"/>
          </w:rPr>
          <w:delText>研究在理论层面贡献于三个领域。在社交媒体健康传播研究中，本研究将分析对象从发布端内容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医疗大模型研究领域，本研究构建并验证了从</w:delText>
        </w:r>
        <w:r w:rsidR="00613CFD" w:rsidDel="007F3863">
          <w:rPr>
            <w:rFonts w:hint="eastAsia"/>
          </w:rPr>
          <w:delText>“</w:delText>
        </w:r>
        <w:r w:rsidDel="007F3863">
          <w:rPr>
            <w:rFonts w:hint="eastAsia"/>
          </w:rPr>
          <w:delText>非正式提问</w:delText>
        </w:r>
        <w:r w:rsidR="00613CFD" w:rsidDel="007F3863">
          <w:rPr>
            <w:rFonts w:hint="eastAsia"/>
          </w:rPr>
          <w:delText>”</w:delText>
        </w:r>
        <w:r w:rsidDel="007F3863">
          <w:rPr>
            <w:rFonts w:hint="eastAsia"/>
          </w:rPr>
          <w:delText>到</w:delText>
        </w:r>
        <w:r w:rsidR="00613CFD" w:rsidDel="007F3863">
          <w:rPr>
            <w:rFonts w:hint="eastAsia"/>
          </w:rPr>
          <w:delText>“</w:delText>
        </w:r>
        <w:r w:rsidDel="007F3863">
          <w:rPr>
            <w:rFonts w:hint="eastAsia"/>
          </w:rPr>
          <w:delText>领域模型</w:delText>
        </w:r>
        <w:r w:rsidR="00613CFD" w:rsidDel="007F3863">
          <w:rPr>
            <w:rFonts w:hint="eastAsia"/>
          </w:rPr>
          <w:delText>”</w:delText>
        </w:r>
        <w:r w:rsidDel="007F3863">
          <w:rPr>
            <w:rFonts w:hint="eastAsia"/>
          </w:rPr>
          <w:delText>的完整技术链路，探索了大语言模型在高度敏感且文化特定的健康教育语境下的应用模式与能力边界，为垂域模型的数据构建与评估提供了可参考的方法论框架。</w:delText>
        </w:r>
      </w:del>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268" w:name="_Toc228219396"/>
      <w:r>
        <w:rPr>
          <w:rFonts w:hint="eastAsia"/>
        </w:rPr>
        <w:t>研究局限性</w:t>
      </w:r>
      <w:bookmarkEnd w:id="2268"/>
    </w:p>
    <w:p w14:paraId="2E223146" w14:textId="72F2B8BE"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w:t>
      </w:r>
      <w:del w:id="2269" w:author="Zixuan Zhou" w:date="2026-04-27T03:44:00Z" w16du:dateUtc="2026-04-26T19:44:00Z">
        <w:r w:rsidDel="00DC6D96">
          <w:rPr>
            <w:rFonts w:hint="eastAsia"/>
          </w:rPr>
          <w:delText>且筛选条件（播放量不低于</w:delText>
        </w:r>
        <w:r w:rsidDel="00DC6D96">
          <w:rPr>
            <w:rFonts w:hint="eastAsia"/>
          </w:rPr>
          <w:delText>10</w:delText>
        </w:r>
        <w:r w:rsidDel="00DC6D96">
          <w:rPr>
            <w:rFonts w:hint="eastAsia"/>
          </w:rPr>
          <w:delText>万次）</w:delText>
        </w:r>
      </w:del>
      <w:r>
        <w:rPr>
          <w:rFonts w:hint="eastAsia"/>
        </w:rPr>
        <w:t>可能导致样本偏向热门视频及其评论区，未能充分覆盖小众但重要的声音</w:t>
      </w:r>
      <w:r w:rsidR="00613CFD">
        <w:rPr>
          <w:rFonts w:hint="eastAsia"/>
        </w:rPr>
        <w:t>。</w:t>
      </w:r>
      <w:r>
        <w:rPr>
          <w:rFonts w:hint="eastAsia"/>
        </w:rPr>
        <w:t>同时，平台的匿名机制使得评论者的真实年龄与身份无法完全确认，</w:t>
      </w:r>
      <w:del w:id="2270" w:author="Zixuan Zhou" w:date="2026-04-27T03:44:00Z" w16du:dateUtc="2026-04-26T19:44:00Z">
        <w:r w:rsidDel="00DC6D96">
          <w:rPr>
            <w:rFonts w:hint="eastAsia"/>
          </w:rPr>
          <w:delText>虽已有研究表明</w:delText>
        </w:r>
        <w:r w:rsidDel="00DC6D96">
          <w:rPr>
            <w:rFonts w:hint="eastAsia"/>
          </w:rPr>
          <w:delText>B</w:delText>
        </w:r>
        <w:r w:rsidDel="00DC6D96">
          <w:rPr>
            <w:rFonts w:hint="eastAsia"/>
          </w:rPr>
          <w:delText>站用户以青少年为主体，但</w:delText>
        </w:r>
      </w:del>
      <w:r>
        <w:rPr>
          <w:rFonts w:hint="eastAsia"/>
        </w:rPr>
        <w:t>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del w:id="2271" w:author="Zixuan Zhou" w:date="2026-04-27T03:44:00Z" w16du:dateUtc="2026-04-26T19:44:00Z">
        <w:r w:rsidDel="00DC6D96">
          <w:rPr>
            <w:rFonts w:hint="eastAsia"/>
          </w:rPr>
          <w:delText>；此外，自动化评估虽经专家标准锚定，但终究无法完全替代人类医生的临床判断</w:delText>
        </w:r>
      </w:del>
      <w:r>
        <w:rPr>
          <w:rFonts w:hint="eastAsia"/>
        </w:rPr>
        <w:t>。</w:t>
      </w:r>
      <w:del w:id="2272" w:author="Zixuan Zhou" w:date="2026-04-27T03:44:00Z" w16du:dateUtc="2026-04-26T19:44:00Z">
        <w:r w:rsidDel="00DC6D96">
          <w:rPr>
            <w:rFonts w:hint="eastAsia"/>
          </w:rPr>
          <w:delText>在资源约束方面，受限于人力与时间，人工审核与专家评分的样本量有限，数据集的规模与多样性仍有扩展空间。</w:delText>
        </w:r>
      </w:del>
    </w:p>
    <w:p w14:paraId="70C914C2" w14:textId="4D367A16" w:rsidR="002F6E06" w:rsidRDefault="002F6E06" w:rsidP="00613CFD">
      <w:pPr>
        <w:pStyle w:val="2"/>
        <w:spacing w:before="163" w:after="163"/>
        <w:rPr>
          <w:rFonts w:hint="eastAsia"/>
        </w:rPr>
      </w:pPr>
      <w:bookmarkStart w:id="2273" w:name="_Toc228219397"/>
      <w:r>
        <w:rPr>
          <w:rFonts w:hint="eastAsia"/>
        </w:rPr>
        <w:t>未来研究展望</w:t>
      </w:r>
      <w:bookmarkEnd w:id="2273"/>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w:t>
      </w:r>
      <w:r>
        <w:rPr>
          <w:rFonts w:hint="eastAsia"/>
        </w:rPr>
        <w:lastRenderedPageBreak/>
        <w:t>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pPr>
    </w:p>
    <w:p w14:paraId="5D485288" w14:textId="77777777" w:rsidR="00F54B80" w:rsidRDefault="00F54B80">
      <w:pPr>
        <w:pStyle w:val="altz"/>
        <w:ind w:firstLine="480"/>
        <w:sectPr w:rsidR="00F54B80">
          <w:headerReference w:type="default" r:id="rId45"/>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274" w:name="_Toc228219398"/>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bookmarkEnd w:id="2274"/>
    </w:p>
    <w:p w14:paraId="72BDACD9" w14:textId="46FFD46E"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w:instrText>
      </w:r>
      <w:r>
        <w:instrText>图</w:instrText>
      </w:r>
      <w:r>
        <w:instrText xml:space="preserve">" </w:instrText>
      </w:r>
      <w:r>
        <w:fldChar w:fldCharType="separate"/>
      </w:r>
      <w:r>
        <w:rPr>
          <w:noProof/>
        </w:rPr>
        <w:fldChar w:fldCharType="begin"/>
      </w:r>
      <w:r>
        <w:rPr>
          <w:noProof/>
        </w:rPr>
        <w:instrText>HYPERLINK \l "_Toc228023173"</w:instrText>
      </w:r>
      <w:r>
        <w:rPr>
          <w:noProof/>
        </w:rPr>
      </w:r>
      <w:r>
        <w:rPr>
          <w:noProof/>
        </w:rPr>
        <w:fldChar w:fldCharType="separate"/>
      </w:r>
      <w:r w:rsidRPr="00593876">
        <w:rPr>
          <w:rStyle w:val="afb"/>
          <w:noProof/>
        </w:rPr>
        <w:t>图</w:t>
      </w:r>
      <w:r w:rsidRPr="00593876">
        <w:rPr>
          <w:rStyle w:val="afb"/>
          <w:noProof/>
        </w:rPr>
        <w:t xml:space="preserve"> 1</w:t>
      </w:r>
      <w:r w:rsidRPr="00593876">
        <w:rPr>
          <w:rStyle w:val="afb"/>
          <w:noProof/>
        </w:rPr>
        <w:noBreakHyphen/>
        <w:t xml:space="preserve">1 </w:t>
      </w:r>
      <w:r w:rsidRPr="00593876">
        <w:rPr>
          <w:rStyle w:val="afb"/>
          <w:noProof/>
        </w:rPr>
        <w:t>研究技术路线图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_Toc228023173 \h</w:instrText>
      </w:r>
      <w:r>
        <w:rPr>
          <w:rFonts w:hint="eastAsia"/>
          <w:noProof/>
          <w:webHidden/>
        </w:rPr>
        <w:instrText xml:space="preserve"> </w:instrText>
      </w:r>
      <w:r>
        <w:rPr>
          <w:rFonts w:hint="eastAsia"/>
          <w:noProof/>
          <w:webHidden/>
        </w:rPr>
      </w:r>
      <w:r>
        <w:rPr>
          <w:rFonts w:hint="eastAsia"/>
          <w:noProof/>
          <w:webHidden/>
        </w:rPr>
        <w:fldChar w:fldCharType="separate"/>
      </w:r>
      <w:ins w:id="2275" w:author="Zixuan Zhou" w:date="2026-04-27T21:52:00Z" w16du:dateUtc="2026-04-27T13:52:00Z">
        <w:r w:rsidR="001704E8">
          <w:rPr>
            <w:noProof/>
            <w:webHidden/>
          </w:rPr>
          <w:t>5</w:t>
        </w:r>
      </w:ins>
      <w:del w:id="2276" w:author="Zixuan Zhou" w:date="2026-04-27T21:52:00Z" w16du:dateUtc="2026-04-27T13:52:00Z">
        <w:r w:rsidR="00DC6D96" w:rsidDel="001704E8">
          <w:rPr>
            <w:noProof/>
            <w:webHidden/>
          </w:rPr>
          <w:delText>6</w:delText>
        </w:r>
      </w:del>
      <w:r>
        <w:rPr>
          <w:rFonts w:hint="eastAsia"/>
          <w:noProof/>
          <w:webHidden/>
        </w:rPr>
        <w:fldChar w:fldCharType="end"/>
      </w:r>
      <w:r>
        <w:rPr>
          <w:noProof/>
        </w:rPr>
        <w:fldChar w:fldCharType="end"/>
      </w:r>
    </w:p>
    <w:p w14:paraId="719CF74A" w14:textId="76968B8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"_Toc228023174"</w:instrText>
      </w:r>
      <w:r>
        <w:rPr>
          <w:noProof/>
        </w:rPr>
      </w:r>
      <w:r>
        <w:rPr>
          <w:noProof/>
        </w:rPr>
        <w:fldChar w:fldCharType="separate"/>
      </w:r>
      <w:r w:rsidRPr="00593876">
        <w:rPr>
          <w:rStyle w:val="afb"/>
          <w:noProof/>
        </w:rPr>
        <w:t>图</w:t>
      </w:r>
      <w:r w:rsidRPr="00593876">
        <w:rPr>
          <w:rStyle w:val="afb"/>
          <w:noProof/>
        </w:rPr>
        <w:t xml:space="preserve"> 3</w:t>
      </w:r>
      <w:r w:rsidRPr="00593876">
        <w:rPr>
          <w:rStyle w:val="afb"/>
          <w:noProof/>
        </w:rPr>
        <w:noBreakHyphen/>
        <w:t>1 Bilibili</w:t>
      </w:r>
      <w:r w:rsidRPr="00593876">
        <w:rPr>
          <w:rStyle w:val="afb"/>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_Toc228023174 \h</w:instrText>
      </w:r>
      <w:r>
        <w:rPr>
          <w:rFonts w:hint="eastAsia"/>
          <w:noProof/>
          <w:webHidden/>
        </w:rPr>
        <w:instrText xml:space="preserve"> </w:instrText>
      </w:r>
      <w:r>
        <w:rPr>
          <w:rFonts w:hint="eastAsia"/>
          <w:noProof/>
          <w:webHidden/>
        </w:rPr>
      </w:r>
      <w:r>
        <w:rPr>
          <w:rFonts w:hint="eastAsia"/>
          <w:noProof/>
          <w:webHidden/>
        </w:rPr>
        <w:fldChar w:fldCharType="separate"/>
      </w:r>
      <w:ins w:id="2277" w:author="Zixuan Zhou" w:date="2026-04-27T21:52:00Z" w16du:dateUtc="2026-04-27T13:52:00Z">
        <w:r w:rsidR="001704E8">
          <w:rPr>
            <w:noProof/>
            <w:webHidden/>
          </w:rPr>
          <w:t>12</w:t>
        </w:r>
      </w:ins>
      <w:del w:id="2278" w:author="Zixuan Zhou" w:date="2026-04-27T03:44:00Z" w16du:dateUtc="2026-04-26T19:44:00Z">
        <w:r w:rsidR="00F3185C" w:rsidDel="00DC6D96">
          <w:rPr>
            <w:noProof/>
            <w:webHidden/>
          </w:rPr>
          <w:delText>15</w:delText>
        </w:r>
      </w:del>
      <w:r>
        <w:rPr>
          <w:rFonts w:hint="eastAsia"/>
          <w:noProof/>
          <w:webHidden/>
        </w:rPr>
        <w:fldChar w:fldCharType="end"/>
      </w:r>
      <w:r>
        <w:rPr>
          <w:noProof/>
        </w:rPr>
        <w:fldChar w:fldCharType="end"/>
      </w:r>
    </w:p>
    <w:p w14:paraId="2DC7D8D5" w14:textId="2594DCA1"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"_Toc228023175"</w:instrText>
      </w:r>
      <w:r>
        <w:rPr>
          <w:noProof/>
        </w:rPr>
      </w:r>
      <w:r>
        <w:rPr>
          <w:noProof/>
        </w:rPr>
        <w:fldChar w:fldCharType="separate"/>
      </w:r>
      <w:r w:rsidRPr="00593876">
        <w:rPr>
          <w:rStyle w:val="afb"/>
          <w:noProof/>
        </w:rPr>
        <w:t>图</w:t>
      </w:r>
      <w:r w:rsidRPr="00593876">
        <w:rPr>
          <w:rStyle w:val="afb"/>
          <w:noProof/>
        </w:rPr>
        <w:t xml:space="preserve"> 4</w:t>
      </w:r>
      <w:r w:rsidRPr="00593876">
        <w:rPr>
          <w:rStyle w:val="afb"/>
          <w:noProof/>
        </w:rPr>
        <w:noBreakHyphen/>
        <w:t xml:space="preserve">1 </w:t>
      </w:r>
      <w:r w:rsidRPr="00593876">
        <w:rPr>
          <w:rStyle w:val="afb"/>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_Toc228023175 \h</w:instrText>
      </w:r>
      <w:r>
        <w:rPr>
          <w:rFonts w:hint="eastAsia"/>
          <w:noProof/>
          <w:webHidden/>
        </w:rPr>
        <w:instrText xml:space="preserve"> </w:instrText>
      </w:r>
      <w:r>
        <w:rPr>
          <w:rFonts w:hint="eastAsia"/>
          <w:noProof/>
          <w:webHidden/>
        </w:rPr>
      </w:r>
      <w:r>
        <w:rPr>
          <w:rFonts w:hint="eastAsia"/>
          <w:noProof/>
          <w:webHidden/>
        </w:rPr>
        <w:fldChar w:fldCharType="separate"/>
      </w:r>
      <w:ins w:id="2279" w:author="Zixuan Zhou" w:date="2026-04-27T21:52:00Z" w16du:dateUtc="2026-04-27T13:52:00Z">
        <w:r w:rsidR="001704E8">
          <w:rPr>
            <w:noProof/>
            <w:webHidden/>
          </w:rPr>
          <w:t>17</w:t>
        </w:r>
      </w:ins>
      <w:del w:id="2280" w:author="Zixuan Zhou" w:date="2026-04-27T03:44:00Z" w16du:dateUtc="2026-04-26T19:44:00Z">
        <w:r w:rsidR="00F3185C" w:rsidDel="00DC6D96">
          <w:rPr>
            <w:noProof/>
            <w:webHidden/>
          </w:rPr>
          <w:delText>20</w:delText>
        </w:r>
      </w:del>
      <w:r>
        <w:rPr>
          <w:rFonts w:hint="eastAsia"/>
          <w:noProof/>
          <w:webHidden/>
        </w:rPr>
        <w:fldChar w:fldCharType="end"/>
      </w:r>
      <w:r>
        <w:rPr>
          <w:noProof/>
        </w:rPr>
        <w:fldChar w:fldCharType="end"/>
      </w:r>
    </w:p>
    <w:p w14:paraId="66D61C19" w14:textId="4049C6E9"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"_Toc228023176"</w:instrText>
      </w:r>
      <w:r>
        <w:rPr>
          <w:noProof/>
        </w:rPr>
      </w:r>
      <w:r>
        <w:rPr>
          <w:noProof/>
        </w:rPr>
        <w:fldChar w:fldCharType="separate"/>
      </w:r>
      <w:r w:rsidRPr="00593876">
        <w:rPr>
          <w:rStyle w:val="afb"/>
          <w:rFonts w:ascii="宋体" w:hAnsi="宋体"/>
          <w:noProof/>
        </w:rPr>
        <w:t xml:space="preserve">图 </w:t>
      </w:r>
      <w:r w:rsidRPr="00492FE9">
        <w:rPr>
          <w:rStyle w:val="altz0"/>
          <w:noProof/>
        </w:rPr>
        <w:t>5</w:t>
      </w:r>
      <w:r w:rsidRPr="00492FE9">
        <w:rPr>
          <w:rStyle w:val="altz0"/>
          <w:noProof/>
        </w:rPr>
        <w:noBreakHyphen/>
        <w:t>1</w:t>
      </w:r>
      <w:r w:rsidRPr="00593876">
        <w:rPr>
          <w:rStyle w:val="afb"/>
          <w:rFonts w:ascii="宋体" w:hAnsi="宋体"/>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_Toc228023176 \h</w:instrText>
      </w:r>
      <w:r>
        <w:rPr>
          <w:rFonts w:hint="eastAsia"/>
          <w:noProof/>
          <w:webHidden/>
        </w:rPr>
        <w:instrText xml:space="preserve"> </w:instrText>
      </w:r>
      <w:r>
        <w:rPr>
          <w:rFonts w:hint="eastAsia"/>
          <w:noProof/>
          <w:webHidden/>
        </w:rPr>
      </w:r>
      <w:r>
        <w:rPr>
          <w:rFonts w:hint="eastAsia"/>
          <w:noProof/>
          <w:webHidden/>
        </w:rPr>
        <w:fldChar w:fldCharType="separate"/>
      </w:r>
      <w:ins w:id="2281" w:author="Zixuan Zhou" w:date="2026-04-27T21:52:00Z" w16du:dateUtc="2026-04-27T13:52:00Z">
        <w:r w:rsidR="001704E8">
          <w:rPr>
            <w:noProof/>
            <w:webHidden/>
          </w:rPr>
          <w:t>28</w:t>
        </w:r>
      </w:ins>
      <w:del w:id="2282" w:author="Zixuan Zhou" w:date="2026-04-27T03:44:00Z" w16du:dateUtc="2026-04-26T19:44:00Z">
        <w:r w:rsidR="00F3185C" w:rsidDel="00DC6D96">
          <w:rPr>
            <w:noProof/>
            <w:webHidden/>
          </w:rPr>
          <w:delText>33</w:delText>
        </w:r>
      </w:del>
      <w:r>
        <w:rPr>
          <w:rFonts w:hint="eastAsia"/>
          <w:noProof/>
          <w:webHidden/>
        </w:rPr>
        <w:fldChar w:fldCharType="end"/>
      </w:r>
      <w:r>
        <w:rPr>
          <w:noProof/>
        </w:rPr>
        <w:fldChar w:fldCharType="end"/>
      </w:r>
    </w:p>
    <w:p w14:paraId="3F00D82E" w14:textId="03D45B37"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"_Toc228023177"</w:instrText>
      </w:r>
      <w:r>
        <w:rPr>
          <w:noProof/>
        </w:rPr>
      </w:r>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1 </w:t>
      </w:r>
      <w:r w:rsidRPr="00593876">
        <w:rPr>
          <w:rStyle w:val="afb"/>
          <w:noProof/>
        </w:rPr>
        <w:t>各模型微调前后</w:t>
      </w:r>
      <w:r w:rsidRPr="00593876">
        <w:rPr>
          <w:rStyle w:val="afb"/>
          <w:noProof/>
        </w:rPr>
        <w:t>ROUGE-L</w:t>
      </w:r>
      <w:r w:rsidRPr="00593876">
        <w:rPr>
          <w:rStyle w:val="afb"/>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_Toc228023177 \h</w:instrText>
      </w:r>
      <w:r>
        <w:rPr>
          <w:rFonts w:hint="eastAsia"/>
          <w:noProof/>
          <w:webHidden/>
        </w:rPr>
        <w:instrText xml:space="preserve"> </w:instrText>
      </w:r>
      <w:r>
        <w:rPr>
          <w:rFonts w:hint="eastAsia"/>
          <w:noProof/>
          <w:webHidden/>
        </w:rPr>
      </w:r>
      <w:r>
        <w:rPr>
          <w:rFonts w:hint="eastAsia"/>
          <w:noProof/>
          <w:webHidden/>
        </w:rPr>
        <w:fldChar w:fldCharType="separate"/>
      </w:r>
      <w:ins w:id="2283" w:author="Zixuan Zhou" w:date="2026-04-27T21:52:00Z" w16du:dateUtc="2026-04-27T13:52:00Z">
        <w:r w:rsidR="001704E8">
          <w:rPr>
            <w:noProof/>
            <w:webHidden/>
          </w:rPr>
          <w:t>39</w:t>
        </w:r>
      </w:ins>
      <w:del w:id="2284" w:author="Zixuan Zhou" w:date="2026-04-27T03:44:00Z" w16du:dateUtc="2026-04-26T19:44:00Z">
        <w:r w:rsidR="00F3185C" w:rsidDel="00DC6D96">
          <w:rPr>
            <w:noProof/>
            <w:webHidden/>
          </w:rPr>
          <w:delText>44</w:delText>
        </w:r>
      </w:del>
      <w:r>
        <w:rPr>
          <w:rFonts w:hint="eastAsia"/>
          <w:noProof/>
          <w:webHidden/>
        </w:rPr>
        <w:fldChar w:fldCharType="end"/>
      </w:r>
      <w:r>
        <w:rPr>
          <w:noProof/>
        </w:rPr>
        <w:fldChar w:fldCharType="end"/>
      </w:r>
    </w:p>
    <w:p w14:paraId="1E72222C" w14:textId="236ACD9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"_Toc228023178"</w:instrText>
      </w:r>
      <w:r>
        <w:rPr>
          <w:noProof/>
        </w:rPr>
      </w:r>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2 </w:t>
      </w:r>
      <w:r w:rsidRPr="00593876">
        <w:rPr>
          <w:rStyle w:val="afb"/>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_Toc228023178 \h</w:instrText>
      </w:r>
      <w:r>
        <w:rPr>
          <w:rFonts w:hint="eastAsia"/>
          <w:noProof/>
          <w:webHidden/>
        </w:rPr>
        <w:instrText xml:space="preserve"> </w:instrText>
      </w:r>
      <w:r>
        <w:rPr>
          <w:rFonts w:hint="eastAsia"/>
          <w:noProof/>
          <w:webHidden/>
        </w:rPr>
      </w:r>
      <w:r>
        <w:rPr>
          <w:rFonts w:hint="eastAsia"/>
          <w:noProof/>
          <w:webHidden/>
        </w:rPr>
        <w:fldChar w:fldCharType="separate"/>
      </w:r>
      <w:ins w:id="2285" w:author="Zixuan Zhou" w:date="2026-04-27T21:52:00Z" w16du:dateUtc="2026-04-27T13:52:00Z">
        <w:r w:rsidR="001704E8">
          <w:rPr>
            <w:noProof/>
            <w:webHidden/>
          </w:rPr>
          <w:t>40</w:t>
        </w:r>
      </w:ins>
      <w:del w:id="2286" w:author="Zixuan Zhou" w:date="2026-04-27T03:44:00Z" w16du:dateUtc="2026-04-26T19:44:00Z">
        <w:r w:rsidR="00F3185C" w:rsidDel="00DC6D96">
          <w:rPr>
            <w:noProof/>
            <w:webHidden/>
          </w:rPr>
          <w:delText>45</w:delText>
        </w:r>
      </w:del>
      <w:r>
        <w:rPr>
          <w:rFonts w:hint="eastAsia"/>
          <w:noProof/>
          <w:webHidden/>
        </w:rPr>
        <w:fldChar w:fldCharType="end"/>
      </w:r>
      <w:r>
        <w:rPr>
          <w:noProof/>
        </w:rPr>
        <w:fldChar w:fldCharType="end"/>
      </w:r>
    </w:p>
    <w:p w14:paraId="1B95B413" w14:textId="337DA028"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"_Toc228023179"</w:instrText>
      </w:r>
      <w:r>
        <w:rPr>
          <w:noProof/>
        </w:rPr>
      </w:r>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3 </w:t>
      </w:r>
      <w:r w:rsidRPr="00593876">
        <w:rPr>
          <w:rStyle w:val="afb"/>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_Toc228023179 \h</w:instrText>
      </w:r>
      <w:r>
        <w:rPr>
          <w:rFonts w:hint="eastAsia"/>
          <w:noProof/>
          <w:webHidden/>
        </w:rPr>
        <w:instrText xml:space="preserve"> </w:instrText>
      </w:r>
      <w:r>
        <w:rPr>
          <w:rFonts w:hint="eastAsia"/>
          <w:noProof/>
          <w:webHidden/>
        </w:rPr>
      </w:r>
      <w:r>
        <w:rPr>
          <w:rFonts w:hint="eastAsia"/>
          <w:noProof/>
          <w:webHidden/>
        </w:rPr>
        <w:fldChar w:fldCharType="separate"/>
      </w:r>
      <w:ins w:id="2287" w:author="Zixuan Zhou" w:date="2026-04-27T21:52:00Z" w16du:dateUtc="2026-04-27T13:52:00Z">
        <w:r w:rsidR="001704E8">
          <w:rPr>
            <w:noProof/>
            <w:webHidden/>
          </w:rPr>
          <w:t>41</w:t>
        </w:r>
      </w:ins>
      <w:del w:id="2288" w:author="Zixuan Zhou" w:date="2026-04-27T03:44:00Z" w16du:dateUtc="2026-04-26T19:44:00Z">
        <w:r w:rsidR="00F3185C" w:rsidDel="00DC6D96">
          <w:rPr>
            <w:noProof/>
            <w:webHidden/>
          </w:rPr>
          <w:delText>46</w:delText>
        </w:r>
      </w:del>
      <w:r>
        <w:rPr>
          <w:rFonts w:hint="eastAsia"/>
          <w:noProof/>
          <w:webHidden/>
        </w:rPr>
        <w:fldChar w:fldCharType="end"/>
      </w:r>
      <w:r>
        <w:rPr>
          <w:noProof/>
        </w:rPr>
        <w:fldChar w:fldCharType="end"/>
      </w:r>
    </w:p>
    <w:p w14:paraId="5929F852" w14:textId="7288DD1F"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"_Toc228023180"</w:instrText>
      </w:r>
      <w:r>
        <w:rPr>
          <w:noProof/>
        </w:rPr>
      </w:r>
      <w:r>
        <w:rPr>
          <w:noProof/>
        </w:rPr>
        <w:fldChar w:fldCharType="separate"/>
      </w:r>
      <w:r w:rsidRPr="00593876">
        <w:rPr>
          <w:rStyle w:val="afb"/>
          <w:noProof/>
        </w:rPr>
        <w:t>图</w:t>
      </w:r>
      <w:r w:rsidRPr="00593876">
        <w:rPr>
          <w:rStyle w:val="afb"/>
          <w:noProof/>
        </w:rPr>
        <w:t xml:space="preserve"> 6</w:t>
      </w:r>
      <w:r w:rsidRPr="00593876">
        <w:rPr>
          <w:rStyle w:val="afb"/>
          <w:noProof/>
        </w:rPr>
        <w:noBreakHyphen/>
        <w:t>4 Qwen3-4B</w:t>
      </w:r>
      <w:r w:rsidRPr="00593876">
        <w:rPr>
          <w:rStyle w:val="afb"/>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_Toc228023180 \h</w:instrText>
      </w:r>
      <w:r>
        <w:rPr>
          <w:rFonts w:hint="eastAsia"/>
          <w:noProof/>
          <w:webHidden/>
        </w:rPr>
        <w:instrText xml:space="preserve"> </w:instrText>
      </w:r>
      <w:r>
        <w:rPr>
          <w:rFonts w:hint="eastAsia"/>
          <w:noProof/>
          <w:webHidden/>
        </w:rPr>
      </w:r>
      <w:r>
        <w:rPr>
          <w:rFonts w:hint="eastAsia"/>
          <w:noProof/>
          <w:webHidden/>
        </w:rPr>
        <w:fldChar w:fldCharType="separate"/>
      </w:r>
      <w:ins w:id="2289" w:author="Zixuan Zhou" w:date="2026-04-27T21:52:00Z" w16du:dateUtc="2026-04-27T13:52:00Z">
        <w:r w:rsidR="001704E8">
          <w:rPr>
            <w:noProof/>
            <w:webHidden/>
          </w:rPr>
          <w:t>46</w:t>
        </w:r>
      </w:ins>
      <w:del w:id="2290" w:author="Zixuan Zhou" w:date="2026-04-27T03:44:00Z" w16du:dateUtc="2026-04-26T19:44:00Z">
        <w:r w:rsidR="00F3185C" w:rsidDel="00DC6D96">
          <w:rPr>
            <w:noProof/>
            <w:webHidden/>
          </w:rPr>
          <w:delText>51</w:delText>
        </w:r>
      </w:del>
      <w:r>
        <w:rPr>
          <w:rFonts w:hint="eastAsia"/>
          <w:noProof/>
          <w:webHidden/>
        </w:rPr>
        <w:fldChar w:fldCharType="end"/>
      </w:r>
      <w:r>
        <w:rPr>
          <w:noProof/>
        </w:rPr>
        <w:fldChar w:fldCharType="end"/>
      </w:r>
    </w:p>
    <w:p w14:paraId="6AD5B327" w14:textId="3A283D34" w:rsidR="00492FE9" w:rsidRDefault="00492FE9" w:rsidP="00492FE9">
      <w:pPr>
        <w:pStyle w:val="altz"/>
        <w:snapToGrid/>
        <w:ind w:firstLineChars="0" w:firstLine="0"/>
      </w:pPr>
      <w:r>
        <w:fldChar w:fldCharType="end"/>
      </w:r>
    </w:p>
    <w:p w14:paraId="447E9292" w14:textId="36112F3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rStyle w:val="afb"/>
          <w:noProof/>
        </w:rPr>
        <w:fldChar w:fldCharType="begin"/>
      </w:r>
      <w:r>
        <w:rPr>
          <w:rStyle w:val="afb"/>
          <w:noProof/>
        </w:rPr>
        <w:instrText xml:space="preserve"> TOC \h \z \c "</w:instrText>
      </w:r>
      <w:r>
        <w:rPr>
          <w:rStyle w:val="afb"/>
          <w:noProof/>
        </w:rPr>
        <w:instrText>表</w:instrText>
      </w:r>
      <w:r>
        <w:rPr>
          <w:rStyle w:val="afb"/>
          <w:noProof/>
        </w:rPr>
        <w:instrText xml:space="preserve">" </w:instrText>
      </w:r>
      <w:r>
        <w:rPr>
          <w:rStyle w:val="afb"/>
          <w:noProof/>
        </w:rPr>
        <w:fldChar w:fldCharType="separate"/>
      </w:r>
      <w:r>
        <w:rPr>
          <w:noProof/>
        </w:rPr>
        <w:fldChar w:fldCharType="begin"/>
      </w:r>
      <w:r>
        <w:rPr>
          <w:noProof/>
        </w:rPr>
        <w:instrText>HYPERLINK \l "_Toc228022949"</w:instrText>
      </w:r>
      <w:r>
        <w:rPr>
          <w:noProof/>
        </w:rPr>
      </w:r>
      <w:r>
        <w:rPr>
          <w:noProof/>
        </w:rPr>
        <w:fldChar w:fldCharType="separate"/>
      </w:r>
      <w:r w:rsidRPr="008A4FB0">
        <w:rPr>
          <w:rStyle w:val="afb"/>
          <w:noProof/>
        </w:rPr>
        <w:t>表</w:t>
      </w:r>
      <w:r w:rsidRPr="008A4FB0">
        <w:rPr>
          <w:rStyle w:val="afb"/>
          <w:noProof/>
        </w:rPr>
        <w:t xml:space="preserve"> 3</w:t>
      </w:r>
      <w:r w:rsidRPr="008A4FB0">
        <w:rPr>
          <w:rStyle w:val="afb"/>
          <w:noProof/>
        </w:rPr>
        <w:noBreakHyphen/>
        <w:t xml:space="preserve">1 </w:t>
      </w:r>
      <w:r w:rsidRPr="00492FE9">
        <w:rPr>
          <w:rStyle w:val="afb"/>
          <w:noProof/>
        </w:rPr>
        <w:t>关键词检索表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_Toc228022949 \h </w:instrText>
      </w:r>
      <w:r w:rsidRPr="00492FE9">
        <w:rPr>
          <w:rStyle w:val="afb"/>
          <w:noProof/>
          <w:webHidden/>
        </w:rPr>
      </w:r>
      <w:r w:rsidRPr="00492FE9">
        <w:rPr>
          <w:rStyle w:val="afb"/>
          <w:noProof/>
          <w:webHidden/>
        </w:rPr>
        <w:fldChar w:fldCharType="separate"/>
      </w:r>
      <w:ins w:id="2291" w:author="Zixuan Zhou" w:date="2026-04-27T21:52:00Z" w16du:dateUtc="2026-04-27T13:52:00Z">
        <w:r w:rsidR="001704E8">
          <w:rPr>
            <w:rStyle w:val="afb"/>
            <w:noProof/>
            <w:webHidden/>
          </w:rPr>
          <w:t>11</w:t>
        </w:r>
      </w:ins>
      <w:del w:id="2292" w:author="Zixuan Zhou" w:date="2026-04-27T03:45:00Z" w16du:dateUtc="2026-04-26T19:45:00Z">
        <w:r w:rsidR="00F3185C" w:rsidDel="00DC6D96">
          <w:rPr>
            <w:rStyle w:val="afb"/>
            <w:noProof/>
            <w:webHidden/>
          </w:rPr>
          <w:delText>14</w:delText>
        </w:r>
      </w:del>
      <w:r w:rsidRPr="00492FE9">
        <w:rPr>
          <w:rStyle w:val="afb"/>
          <w:noProof/>
          <w:webHidden/>
        </w:rPr>
        <w:fldChar w:fldCharType="end"/>
      </w:r>
      <w:r>
        <w:rPr>
          <w:noProof/>
        </w:rPr>
        <w:fldChar w:fldCharType="end"/>
      </w:r>
    </w:p>
    <w:p w14:paraId="46C9C075" w14:textId="425C1DC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"_Toc228022950"</w:instrText>
      </w:r>
      <w:r>
        <w:rPr>
          <w:noProof/>
        </w:rPr>
      </w:r>
      <w:r>
        <w:rPr>
          <w:noProof/>
        </w:rPr>
        <w:fldChar w:fldCharType="separate"/>
      </w:r>
      <w:r w:rsidRPr="008A4FB0">
        <w:rPr>
          <w:rStyle w:val="afb"/>
          <w:noProof/>
        </w:rPr>
        <w:t>表</w:t>
      </w:r>
      <w:r w:rsidRPr="008A4FB0">
        <w:rPr>
          <w:rStyle w:val="afb"/>
          <w:noProof/>
        </w:rPr>
        <w:t xml:space="preserve"> 4</w:t>
      </w:r>
      <w:r w:rsidRPr="008A4FB0">
        <w:rPr>
          <w:rStyle w:val="afb"/>
          <w:noProof/>
        </w:rPr>
        <w:noBreakHyphen/>
        <w:t xml:space="preserve">1 </w:t>
      </w:r>
      <w:r w:rsidRPr="008A4FB0">
        <w:rPr>
          <w:rStyle w:val="afb"/>
          <w:noProof/>
        </w:rPr>
        <w:t>用户评论问题主题分类统计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_Toc228022950 \h </w:instrText>
      </w:r>
      <w:r w:rsidRPr="00492FE9">
        <w:rPr>
          <w:rStyle w:val="afb"/>
          <w:noProof/>
          <w:webHidden/>
        </w:rPr>
      </w:r>
      <w:r w:rsidRPr="00492FE9">
        <w:rPr>
          <w:rStyle w:val="afb"/>
          <w:noProof/>
          <w:webHidden/>
        </w:rPr>
        <w:fldChar w:fldCharType="separate"/>
      </w:r>
      <w:ins w:id="2293" w:author="Zixuan Zhou" w:date="2026-04-27T21:52:00Z" w16du:dateUtc="2026-04-27T13:52:00Z">
        <w:r w:rsidR="001704E8">
          <w:rPr>
            <w:rStyle w:val="afb"/>
            <w:noProof/>
            <w:webHidden/>
          </w:rPr>
          <w:t>15</w:t>
        </w:r>
      </w:ins>
      <w:del w:id="2294" w:author="Zixuan Zhou" w:date="2026-04-27T03:45:00Z" w16du:dateUtc="2026-04-26T19:45:00Z">
        <w:r w:rsidR="00F3185C" w:rsidDel="00DC6D96">
          <w:rPr>
            <w:rStyle w:val="afb"/>
            <w:noProof/>
            <w:webHidden/>
          </w:rPr>
          <w:delText>19</w:delText>
        </w:r>
      </w:del>
      <w:r w:rsidRPr="00492FE9">
        <w:rPr>
          <w:rStyle w:val="afb"/>
          <w:noProof/>
          <w:webHidden/>
        </w:rPr>
        <w:fldChar w:fldCharType="end"/>
      </w:r>
      <w:r>
        <w:rPr>
          <w:noProof/>
        </w:rPr>
        <w:fldChar w:fldCharType="end"/>
      </w:r>
    </w:p>
    <w:p w14:paraId="44E9250A" w14:textId="7928D26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"_Toc228022951"</w:instrText>
      </w:r>
      <w:r>
        <w:rPr>
          <w:noProof/>
        </w:rPr>
      </w:r>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1 </w:t>
      </w:r>
      <w:r w:rsidRPr="00492FE9">
        <w:rPr>
          <w:rStyle w:val="afb"/>
          <w:noProof/>
        </w:rPr>
        <w:t>问题规范化提示词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_Toc228022951 \h </w:instrText>
      </w:r>
      <w:r w:rsidRPr="00492FE9">
        <w:rPr>
          <w:rStyle w:val="afb"/>
          <w:noProof/>
          <w:webHidden/>
        </w:rPr>
      </w:r>
      <w:r w:rsidRPr="00492FE9">
        <w:rPr>
          <w:rStyle w:val="afb"/>
          <w:noProof/>
          <w:webHidden/>
        </w:rPr>
        <w:fldChar w:fldCharType="separate"/>
      </w:r>
      <w:ins w:id="2295" w:author="Zixuan Zhou" w:date="2026-04-27T21:52:00Z" w16du:dateUtc="2026-04-27T13:52:00Z">
        <w:r w:rsidR="001704E8">
          <w:rPr>
            <w:rStyle w:val="afb"/>
            <w:noProof/>
            <w:webHidden/>
          </w:rPr>
          <w:t>21</w:t>
        </w:r>
      </w:ins>
      <w:del w:id="2296" w:author="Zixuan Zhou" w:date="2026-04-27T03:45:00Z" w16du:dateUtc="2026-04-26T19:45:00Z">
        <w:r w:rsidR="00F3185C" w:rsidDel="00DC6D96">
          <w:rPr>
            <w:rStyle w:val="afb"/>
            <w:noProof/>
            <w:webHidden/>
          </w:rPr>
          <w:delText>25</w:delText>
        </w:r>
      </w:del>
      <w:r w:rsidRPr="00492FE9">
        <w:rPr>
          <w:rStyle w:val="afb"/>
          <w:noProof/>
          <w:webHidden/>
        </w:rPr>
        <w:fldChar w:fldCharType="end"/>
      </w:r>
      <w:r>
        <w:rPr>
          <w:noProof/>
        </w:rPr>
        <w:fldChar w:fldCharType="end"/>
      </w:r>
    </w:p>
    <w:p w14:paraId="3F3ED6FC" w14:textId="6183669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"_Toc228022952"</w:instrText>
      </w:r>
      <w:r>
        <w:rPr>
          <w:noProof/>
        </w:rPr>
      </w:r>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2 </w:t>
      </w:r>
      <w:r w:rsidRPr="00492FE9">
        <w:rPr>
          <w:rStyle w:val="afb"/>
          <w:noProof/>
        </w:rPr>
        <w:t>答案生成提示词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_Toc228022952 \h </w:instrText>
      </w:r>
      <w:r w:rsidRPr="00492FE9">
        <w:rPr>
          <w:rStyle w:val="afb"/>
          <w:noProof/>
          <w:webHidden/>
        </w:rPr>
      </w:r>
      <w:r w:rsidRPr="00492FE9">
        <w:rPr>
          <w:rStyle w:val="afb"/>
          <w:noProof/>
          <w:webHidden/>
        </w:rPr>
        <w:fldChar w:fldCharType="separate"/>
      </w:r>
      <w:ins w:id="2297" w:author="Zixuan Zhou" w:date="2026-04-27T21:52:00Z" w16du:dateUtc="2026-04-27T13:52:00Z">
        <w:r w:rsidR="001704E8">
          <w:rPr>
            <w:rStyle w:val="afb"/>
            <w:noProof/>
            <w:webHidden/>
          </w:rPr>
          <w:t>23</w:t>
        </w:r>
      </w:ins>
      <w:del w:id="2298" w:author="Zixuan Zhou" w:date="2026-04-27T03:45:00Z" w16du:dateUtc="2026-04-26T19:45:00Z">
        <w:r w:rsidR="00F3185C" w:rsidDel="00DC6D96">
          <w:rPr>
            <w:rStyle w:val="afb"/>
            <w:noProof/>
            <w:webHidden/>
          </w:rPr>
          <w:delText>29</w:delText>
        </w:r>
      </w:del>
      <w:r w:rsidRPr="00492FE9">
        <w:rPr>
          <w:rStyle w:val="afb"/>
          <w:noProof/>
          <w:webHidden/>
        </w:rPr>
        <w:fldChar w:fldCharType="end"/>
      </w:r>
      <w:r>
        <w:rPr>
          <w:noProof/>
        </w:rPr>
        <w:fldChar w:fldCharType="end"/>
      </w:r>
    </w:p>
    <w:p w14:paraId="68CA6007" w14:textId="127B2E4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"_Toc228022953"</w:instrText>
      </w:r>
      <w:r>
        <w:rPr>
          <w:noProof/>
        </w:rPr>
      </w:r>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3 </w:t>
      </w:r>
      <w:r w:rsidRPr="00492FE9">
        <w:rPr>
          <w:rStyle w:val="afb"/>
          <w:noProof/>
        </w:rPr>
        <w:t>打分指标量表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_Toc228022953 \h </w:instrText>
      </w:r>
      <w:r w:rsidRPr="00492FE9">
        <w:rPr>
          <w:rStyle w:val="afb"/>
          <w:noProof/>
          <w:webHidden/>
        </w:rPr>
      </w:r>
      <w:r w:rsidRPr="00492FE9">
        <w:rPr>
          <w:rStyle w:val="afb"/>
          <w:noProof/>
          <w:webHidden/>
        </w:rPr>
        <w:fldChar w:fldCharType="separate"/>
      </w:r>
      <w:ins w:id="2299" w:author="Zixuan Zhou" w:date="2026-04-27T21:52:00Z" w16du:dateUtc="2026-04-27T13:52:00Z">
        <w:r w:rsidR="001704E8">
          <w:rPr>
            <w:rStyle w:val="afb"/>
            <w:noProof/>
            <w:webHidden/>
          </w:rPr>
          <w:t>24</w:t>
        </w:r>
      </w:ins>
      <w:del w:id="2300" w:author="Zixuan Zhou" w:date="2026-04-27T03:45:00Z" w16du:dateUtc="2026-04-26T19:45:00Z">
        <w:r w:rsidR="00F3185C" w:rsidDel="00DC6D96">
          <w:rPr>
            <w:rStyle w:val="afb"/>
            <w:noProof/>
            <w:webHidden/>
          </w:rPr>
          <w:delText>30</w:delText>
        </w:r>
      </w:del>
      <w:r w:rsidRPr="00492FE9">
        <w:rPr>
          <w:rStyle w:val="afb"/>
          <w:noProof/>
          <w:webHidden/>
        </w:rPr>
        <w:fldChar w:fldCharType="end"/>
      </w:r>
      <w:r>
        <w:rPr>
          <w:noProof/>
        </w:rPr>
        <w:fldChar w:fldCharType="end"/>
      </w:r>
    </w:p>
    <w:p w14:paraId="36D2EE9F" w14:textId="4C2D68E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"_Toc228022954"</w:instrText>
      </w:r>
      <w:r>
        <w:rPr>
          <w:noProof/>
        </w:rPr>
      </w:r>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4 </w:t>
      </w:r>
      <w:r w:rsidRPr="00492FE9">
        <w:rPr>
          <w:rStyle w:val="afb"/>
          <w:noProof/>
        </w:rPr>
        <w:t>各参评模型与临床专家打分的平均一致性对比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_Toc228022954 \h </w:instrText>
      </w:r>
      <w:r w:rsidRPr="00492FE9">
        <w:rPr>
          <w:rStyle w:val="afb"/>
          <w:noProof/>
          <w:webHidden/>
        </w:rPr>
      </w:r>
      <w:r w:rsidRPr="00492FE9">
        <w:rPr>
          <w:rStyle w:val="afb"/>
          <w:noProof/>
          <w:webHidden/>
        </w:rPr>
        <w:fldChar w:fldCharType="separate"/>
      </w:r>
      <w:ins w:id="2301" w:author="Zixuan Zhou" w:date="2026-04-27T21:52:00Z" w16du:dateUtc="2026-04-27T13:52:00Z">
        <w:r w:rsidR="001704E8">
          <w:rPr>
            <w:rStyle w:val="afb"/>
            <w:noProof/>
            <w:webHidden/>
          </w:rPr>
          <w:t>27</w:t>
        </w:r>
      </w:ins>
      <w:del w:id="2302" w:author="Zixuan Zhou" w:date="2026-04-27T03:45:00Z" w16du:dateUtc="2026-04-26T19:45:00Z">
        <w:r w:rsidR="00F3185C" w:rsidDel="00DC6D96">
          <w:rPr>
            <w:rStyle w:val="afb"/>
            <w:noProof/>
            <w:webHidden/>
          </w:rPr>
          <w:delText>32</w:delText>
        </w:r>
      </w:del>
      <w:r w:rsidRPr="00492FE9">
        <w:rPr>
          <w:rStyle w:val="afb"/>
          <w:noProof/>
          <w:webHidden/>
        </w:rPr>
        <w:fldChar w:fldCharType="end"/>
      </w:r>
      <w:r>
        <w:rPr>
          <w:noProof/>
        </w:rPr>
        <w:fldChar w:fldCharType="end"/>
      </w:r>
    </w:p>
    <w:p w14:paraId="551909D3" w14:textId="70E8771F"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"_Toc228022955"</w:instrText>
      </w:r>
      <w:r>
        <w:rPr>
          <w:noProof/>
        </w:rPr>
      </w:r>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5 </w:t>
      </w:r>
      <w:r w:rsidRPr="00492FE9">
        <w:rPr>
          <w:rStyle w:val="afb"/>
          <w:noProof/>
        </w:rPr>
        <w:t>主要候选模型与不同临床专家打分的一致性分析结果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_Toc228022955 \h </w:instrText>
      </w:r>
      <w:r w:rsidRPr="00492FE9">
        <w:rPr>
          <w:rStyle w:val="afb"/>
          <w:noProof/>
          <w:webHidden/>
        </w:rPr>
      </w:r>
      <w:r w:rsidRPr="00492FE9">
        <w:rPr>
          <w:rStyle w:val="afb"/>
          <w:noProof/>
          <w:webHidden/>
        </w:rPr>
        <w:fldChar w:fldCharType="separate"/>
      </w:r>
      <w:ins w:id="2303" w:author="Zixuan Zhou" w:date="2026-04-27T21:52:00Z" w16du:dateUtc="2026-04-27T13:52:00Z">
        <w:r w:rsidR="001704E8">
          <w:rPr>
            <w:rStyle w:val="afb"/>
            <w:noProof/>
            <w:webHidden/>
          </w:rPr>
          <w:t>29</w:t>
        </w:r>
      </w:ins>
      <w:del w:id="2304" w:author="Zixuan Zhou" w:date="2026-04-27T03:45:00Z" w16du:dateUtc="2026-04-26T19:45:00Z">
        <w:r w:rsidR="00F3185C" w:rsidDel="00DC6D96">
          <w:rPr>
            <w:rStyle w:val="afb"/>
            <w:noProof/>
            <w:webHidden/>
          </w:rPr>
          <w:delText>34</w:delText>
        </w:r>
      </w:del>
      <w:r w:rsidRPr="00492FE9">
        <w:rPr>
          <w:rStyle w:val="afb"/>
          <w:noProof/>
          <w:webHidden/>
        </w:rPr>
        <w:fldChar w:fldCharType="end"/>
      </w:r>
      <w:r>
        <w:rPr>
          <w:noProof/>
        </w:rPr>
        <w:fldChar w:fldCharType="end"/>
      </w:r>
    </w:p>
    <w:p w14:paraId="3C9AC91B" w14:textId="2166E0F6"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"_Toc228022956"</w:instrText>
      </w:r>
      <w:r>
        <w:rPr>
          <w:noProof/>
        </w:rPr>
      </w:r>
      <w:r>
        <w:rPr>
          <w:noProof/>
        </w:rPr>
        <w:fldChar w:fldCharType="separate"/>
      </w:r>
      <w:r w:rsidRPr="008A4FB0">
        <w:rPr>
          <w:rStyle w:val="afb"/>
          <w:noProof/>
        </w:rPr>
        <w:t>表</w:t>
      </w:r>
      <w:r w:rsidRPr="008A4FB0">
        <w:rPr>
          <w:rStyle w:val="afb"/>
          <w:noProof/>
        </w:rPr>
        <w:t xml:space="preserve"> 5</w:t>
      </w:r>
      <w:r w:rsidRPr="008A4FB0">
        <w:rPr>
          <w:rStyle w:val="afb"/>
          <w:noProof/>
        </w:rPr>
        <w:noBreakHyphen/>
        <w:t xml:space="preserve">6 </w:t>
      </w:r>
      <w:r w:rsidRPr="008A4FB0">
        <w:rPr>
          <w:rStyle w:val="afb"/>
          <w:noProof/>
        </w:rPr>
        <w:t>终版数据集主题分布与六维度质量评分</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_Toc228022956 \h </w:instrText>
      </w:r>
      <w:r w:rsidRPr="00492FE9">
        <w:rPr>
          <w:rStyle w:val="afb"/>
          <w:noProof/>
          <w:webHidden/>
        </w:rPr>
      </w:r>
      <w:r w:rsidRPr="00492FE9">
        <w:rPr>
          <w:rStyle w:val="afb"/>
          <w:noProof/>
          <w:webHidden/>
        </w:rPr>
        <w:fldChar w:fldCharType="separate"/>
      </w:r>
      <w:ins w:id="2305" w:author="Zixuan Zhou" w:date="2026-04-27T21:52:00Z" w16du:dateUtc="2026-04-27T13:52:00Z">
        <w:r w:rsidR="001704E8">
          <w:rPr>
            <w:rStyle w:val="afb"/>
            <w:noProof/>
            <w:webHidden/>
          </w:rPr>
          <w:t>30</w:t>
        </w:r>
      </w:ins>
      <w:del w:id="2306" w:author="Zixuan Zhou" w:date="2026-04-27T03:45:00Z" w16du:dateUtc="2026-04-26T19:45:00Z">
        <w:r w:rsidR="00F3185C" w:rsidDel="00DC6D96">
          <w:rPr>
            <w:rStyle w:val="afb"/>
            <w:noProof/>
            <w:webHidden/>
          </w:rPr>
          <w:delText>35</w:delText>
        </w:r>
      </w:del>
      <w:r w:rsidRPr="00492FE9">
        <w:rPr>
          <w:rStyle w:val="afb"/>
          <w:noProof/>
          <w:webHidden/>
        </w:rPr>
        <w:fldChar w:fldCharType="end"/>
      </w:r>
      <w:r>
        <w:rPr>
          <w:noProof/>
        </w:rPr>
        <w:fldChar w:fldCharType="end"/>
      </w:r>
    </w:p>
    <w:p w14:paraId="1921E867" w14:textId="6AA6C129"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"_Toc228022957"</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 </w:t>
      </w:r>
      <w:r w:rsidRPr="008A4FB0">
        <w:rPr>
          <w:rStyle w:val="afb"/>
          <w:noProof/>
        </w:rPr>
        <w:t>硬件配置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_Toc228022957 \h </w:instrText>
      </w:r>
      <w:r w:rsidRPr="00492FE9">
        <w:rPr>
          <w:rStyle w:val="afb"/>
          <w:noProof/>
          <w:webHidden/>
        </w:rPr>
      </w:r>
      <w:r w:rsidRPr="00492FE9">
        <w:rPr>
          <w:rStyle w:val="afb"/>
          <w:noProof/>
          <w:webHidden/>
        </w:rPr>
        <w:fldChar w:fldCharType="separate"/>
      </w:r>
      <w:ins w:id="2307" w:author="Zixuan Zhou" w:date="2026-04-27T21:52:00Z" w16du:dateUtc="2026-04-27T13:52:00Z">
        <w:r w:rsidR="001704E8">
          <w:rPr>
            <w:rStyle w:val="afb"/>
            <w:noProof/>
            <w:webHidden/>
          </w:rPr>
          <w:t>32</w:t>
        </w:r>
      </w:ins>
      <w:del w:id="2308"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44DD77DB" w14:textId="7A68507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"_Toc228022958"</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2 </w:t>
      </w:r>
      <w:r w:rsidRPr="008A4FB0">
        <w:rPr>
          <w:rStyle w:val="afb"/>
          <w:noProof/>
        </w:rPr>
        <w:t>实验软件环境配置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_Toc228022958 \h </w:instrText>
      </w:r>
      <w:r w:rsidRPr="00492FE9">
        <w:rPr>
          <w:rStyle w:val="afb"/>
          <w:noProof/>
          <w:webHidden/>
        </w:rPr>
      </w:r>
      <w:r w:rsidRPr="00492FE9">
        <w:rPr>
          <w:rStyle w:val="afb"/>
          <w:noProof/>
          <w:webHidden/>
        </w:rPr>
        <w:fldChar w:fldCharType="separate"/>
      </w:r>
      <w:ins w:id="2309" w:author="Zixuan Zhou" w:date="2026-04-27T21:52:00Z" w16du:dateUtc="2026-04-27T13:52:00Z">
        <w:r w:rsidR="001704E8">
          <w:rPr>
            <w:rStyle w:val="afb"/>
            <w:noProof/>
            <w:webHidden/>
          </w:rPr>
          <w:t>32</w:t>
        </w:r>
      </w:ins>
      <w:del w:id="2310"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7F4BEE7D" w14:textId="0D1ABC2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"_Toc228022959"</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3 </w:t>
      </w:r>
      <w:r w:rsidRPr="008A4FB0">
        <w:rPr>
          <w:rStyle w:val="afb"/>
          <w:noProof/>
        </w:rPr>
        <w:t>实验选用的基座模型及其核心特征</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_Toc228022959 \h </w:instrText>
      </w:r>
      <w:r w:rsidRPr="00492FE9">
        <w:rPr>
          <w:rStyle w:val="afb"/>
          <w:noProof/>
          <w:webHidden/>
        </w:rPr>
      </w:r>
      <w:r w:rsidRPr="00492FE9">
        <w:rPr>
          <w:rStyle w:val="afb"/>
          <w:noProof/>
          <w:webHidden/>
        </w:rPr>
        <w:fldChar w:fldCharType="separate"/>
      </w:r>
      <w:ins w:id="2311" w:author="Zixuan Zhou" w:date="2026-04-27T21:52:00Z" w16du:dateUtc="2026-04-27T13:52:00Z">
        <w:r w:rsidR="001704E8">
          <w:rPr>
            <w:rStyle w:val="afb"/>
            <w:noProof/>
            <w:webHidden/>
          </w:rPr>
          <w:t>33</w:t>
        </w:r>
      </w:ins>
      <w:del w:id="2312" w:author="Zixuan Zhou" w:date="2026-04-27T03:45:00Z" w16du:dateUtc="2026-04-26T19:45:00Z">
        <w:r w:rsidR="00F3185C" w:rsidDel="00DC6D96">
          <w:rPr>
            <w:rStyle w:val="afb"/>
            <w:noProof/>
            <w:webHidden/>
          </w:rPr>
          <w:delText>38</w:delText>
        </w:r>
      </w:del>
      <w:r w:rsidRPr="00492FE9">
        <w:rPr>
          <w:rStyle w:val="afb"/>
          <w:noProof/>
          <w:webHidden/>
        </w:rPr>
        <w:fldChar w:fldCharType="end"/>
      </w:r>
      <w:r>
        <w:rPr>
          <w:noProof/>
        </w:rPr>
        <w:fldChar w:fldCharType="end"/>
      </w:r>
    </w:p>
    <w:p w14:paraId="1F091AC3" w14:textId="4B32E49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"_Toc228022960"</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4 </w:t>
      </w:r>
      <w:r w:rsidRPr="008A4FB0">
        <w:rPr>
          <w:rStyle w:val="afb"/>
          <w:noProof/>
        </w:rPr>
        <w:t>数据集划分结果统计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_Toc228022960 \h </w:instrText>
      </w:r>
      <w:r w:rsidRPr="00492FE9">
        <w:rPr>
          <w:rStyle w:val="afb"/>
          <w:noProof/>
          <w:webHidden/>
        </w:rPr>
      </w:r>
      <w:r w:rsidRPr="00492FE9">
        <w:rPr>
          <w:rStyle w:val="afb"/>
          <w:noProof/>
          <w:webHidden/>
        </w:rPr>
        <w:fldChar w:fldCharType="separate"/>
      </w:r>
      <w:ins w:id="2313" w:author="Zixuan Zhou" w:date="2026-04-27T21:52:00Z" w16du:dateUtc="2026-04-27T13:52:00Z">
        <w:r w:rsidR="001704E8">
          <w:rPr>
            <w:rStyle w:val="afb"/>
            <w:noProof/>
            <w:webHidden/>
          </w:rPr>
          <w:t>34</w:t>
        </w:r>
      </w:ins>
      <w:del w:id="2314" w:author="Zixuan Zhou" w:date="2026-04-27T03:45:00Z" w16du:dateUtc="2026-04-26T19:45:00Z">
        <w:r w:rsidR="00F3185C" w:rsidDel="00DC6D96">
          <w:rPr>
            <w:rStyle w:val="afb"/>
            <w:noProof/>
            <w:webHidden/>
          </w:rPr>
          <w:delText>39</w:delText>
        </w:r>
      </w:del>
      <w:r w:rsidRPr="00492FE9">
        <w:rPr>
          <w:rStyle w:val="afb"/>
          <w:noProof/>
          <w:webHidden/>
        </w:rPr>
        <w:fldChar w:fldCharType="end"/>
      </w:r>
      <w:r>
        <w:rPr>
          <w:noProof/>
        </w:rPr>
        <w:fldChar w:fldCharType="end"/>
      </w:r>
    </w:p>
    <w:p w14:paraId="3B546D4D" w14:textId="6425BED8"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"_Toc228022961"</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5 </w:t>
      </w:r>
      <w:r w:rsidRPr="008A4FB0">
        <w:rPr>
          <w:rStyle w:val="afb"/>
          <w:noProof/>
        </w:rPr>
        <w:t>模型微调核心超参数配置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_Toc228022961 \h </w:instrText>
      </w:r>
      <w:r w:rsidRPr="00492FE9">
        <w:rPr>
          <w:rStyle w:val="afb"/>
          <w:noProof/>
          <w:webHidden/>
        </w:rPr>
      </w:r>
      <w:r w:rsidRPr="00492FE9">
        <w:rPr>
          <w:rStyle w:val="afb"/>
          <w:noProof/>
          <w:webHidden/>
        </w:rPr>
        <w:fldChar w:fldCharType="separate"/>
      </w:r>
      <w:ins w:id="2315" w:author="Zixuan Zhou" w:date="2026-04-27T21:52:00Z" w16du:dateUtc="2026-04-27T13:52:00Z">
        <w:r w:rsidR="001704E8">
          <w:rPr>
            <w:rStyle w:val="afb"/>
            <w:noProof/>
            <w:webHidden/>
          </w:rPr>
          <w:t>35</w:t>
        </w:r>
      </w:ins>
      <w:del w:id="2316" w:author="Zixuan Zhou" w:date="2026-04-27T03:45:00Z" w16du:dateUtc="2026-04-26T19:45:00Z">
        <w:r w:rsidR="00F3185C" w:rsidDel="00DC6D96">
          <w:rPr>
            <w:rStyle w:val="afb"/>
            <w:noProof/>
            <w:webHidden/>
          </w:rPr>
          <w:delText>40</w:delText>
        </w:r>
      </w:del>
      <w:r w:rsidRPr="00492FE9">
        <w:rPr>
          <w:rStyle w:val="afb"/>
          <w:noProof/>
          <w:webHidden/>
        </w:rPr>
        <w:fldChar w:fldCharType="end"/>
      </w:r>
      <w:r>
        <w:rPr>
          <w:noProof/>
        </w:rPr>
        <w:fldChar w:fldCharType="end"/>
      </w:r>
    </w:p>
    <w:p w14:paraId="30F2013C" w14:textId="7F35121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"_Toc228022962"</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6 </w:t>
      </w:r>
      <w:r w:rsidRPr="008A4FB0">
        <w:rPr>
          <w:rStyle w:val="afb"/>
          <w:noProof/>
        </w:rPr>
        <w:t>领域微调对照实验设计说明</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_Toc228022962 \h </w:instrText>
      </w:r>
      <w:r w:rsidRPr="00492FE9">
        <w:rPr>
          <w:rStyle w:val="afb"/>
          <w:noProof/>
          <w:webHidden/>
        </w:rPr>
      </w:r>
      <w:r w:rsidRPr="00492FE9">
        <w:rPr>
          <w:rStyle w:val="afb"/>
          <w:noProof/>
          <w:webHidden/>
        </w:rPr>
        <w:fldChar w:fldCharType="separate"/>
      </w:r>
      <w:ins w:id="2317" w:author="Zixuan Zhou" w:date="2026-04-27T21:52:00Z" w16du:dateUtc="2026-04-27T13:52:00Z">
        <w:r w:rsidR="001704E8">
          <w:rPr>
            <w:rStyle w:val="afb"/>
            <w:noProof/>
            <w:webHidden/>
          </w:rPr>
          <w:t>36</w:t>
        </w:r>
      </w:ins>
      <w:del w:id="2318" w:author="Zixuan Zhou" w:date="2026-04-27T03:45:00Z" w16du:dateUtc="2026-04-26T19:45:00Z">
        <w:r w:rsidR="00F3185C" w:rsidDel="00DC6D96">
          <w:rPr>
            <w:rStyle w:val="afb"/>
            <w:noProof/>
            <w:webHidden/>
          </w:rPr>
          <w:delText>41</w:delText>
        </w:r>
      </w:del>
      <w:r w:rsidRPr="00492FE9">
        <w:rPr>
          <w:rStyle w:val="afb"/>
          <w:noProof/>
          <w:webHidden/>
        </w:rPr>
        <w:fldChar w:fldCharType="end"/>
      </w:r>
      <w:r>
        <w:rPr>
          <w:noProof/>
        </w:rPr>
        <w:fldChar w:fldCharType="end"/>
      </w:r>
    </w:p>
    <w:p w14:paraId="4F26219A" w14:textId="0BB78CD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"_Toc228022963"</w:instrText>
      </w:r>
      <w:r>
        <w:rPr>
          <w:noProof/>
        </w:rPr>
      </w:r>
      <w:r>
        <w:rPr>
          <w:noProof/>
        </w:rPr>
        <w:fldChar w:fldCharType="separate"/>
      </w:r>
      <w:r w:rsidRPr="00492FE9">
        <w:rPr>
          <w:rStyle w:val="afb"/>
          <w:noProof/>
        </w:rPr>
        <w:t>表</w:t>
      </w:r>
      <w:r w:rsidRPr="00492FE9">
        <w:rPr>
          <w:rStyle w:val="afb"/>
          <w:noProof/>
        </w:rPr>
        <w:t xml:space="preserve"> 6</w:t>
      </w:r>
      <w:r w:rsidRPr="00492FE9">
        <w:rPr>
          <w:rStyle w:val="afb"/>
          <w:noProof/>
        </w:rPr>
        <w:noBreakHyphen/>
        <w:t xml:space="preserve">7 </w:t>
      </w:r>
      <w:r w:rsidRPr="00492FE9">
        <w:rPr>
          <w:rStyle w:val="afb"/>
          <w:noProof/>
        </w:rPr>
        <w:t>各模型</w:t>
      </w:r>
      <w:r w:rsidRPr="008A4FB0">
        <w:rPr>
          <w:rStyle w:val="afb"/>
          <w:noProof/>
        </w:rPr>
        <w:t>ROUGE</w:t>
      </w:r>
      <w:r w:rsidRPr="00492FE9">
        <w:rPr>
          <w:rStyle w:val="afb"/>
          <w:noProof/>
        </w:rPr>
        <w:t>分数对比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_Toc228022963 \h </w:instrText>
      </w:r>
      <w:r w:rsidRPr="00492FE9">
        <w:rPr>
          <w:rStyle w:val="afb"/>
          <w:noProof/>
          <w:webHidden/>
        </w:rPr>
      </w:r>
      <w:r w:rsidRPr="00492FE9">
        <w:rPr>
          <w:rStyle w:val="afb"/>
          <w:noProof/>
          <w:webHidden/>
        </w:rPr>
        <w:fldChar w:fldCharType="separate"/>
      </w:r>
      <w:ins w:id="2319" w:author="Zixuan Zhou" w:date="2026-04-27T21:52:00Z" w16du:dateUtc="2026-04-27T13:52:00Z">
        <w:r w:rsidR="001704E8">
          <w:rPr>
            <w:rStyle w:val="afb"/>
            <w:noProof/>
            <w:webHidden/>
          </w:rPr>
          <w:t>38</w:t>
        </w:r>
      </w:ins>
      <w:del w:id="2320" w:author="Zixuan Zhou" w:date="2026-04-27T03:45:00Z" w16du:dateUtc="2026-04-26T19:45:00Z">
        <w:r w:rsidR="00F3185C" w:rsidDel="00DC6D96">
          <w:rPr>
            <w:rStyle w:val="afb"/>
            <w:noProof/>
            <w:webHidden/>
          </w:rPr>
          <w:delText>43</w:delText>
        </w:r>
      </w:del>
      <w:r w:rsidRPr="00492FE9">
        <w:rPr>
          <w:rStyle w:val="afb"/>
          <w:noProof/>
          <w:webHidden/>
        </w:rPr>
        <w:fldChar w:fldCharType="end"/>
      </w:r>
      <w:r>
        <w:rPr>
          <w:noProof/>
        </w:rPr>
        <w:fldChar w:fldCharType="end"/>
      </w:r>
    </w:p>
    <w:p w14:paraId="04E403BD" w14:textId="3082674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"_Toc228022964"</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8 </w:t>
      </w:r>
      <w:r w:rsidRPr="00492FE9">
        <w:rPr>
          <w:rStyle w:val="afb"/>
          <w:noProof/>
        </w:rPr>
        <w:t>各模型六维度</w:t>
      </w:r>
      <w:r w:rsidRPr="00492FE9">
        <w:rPr>
          <w:rStyle w:val="afb"/>
          <w:noProof/>
        </w:rPr>
        <w:t>AI</w:t>
      </w:r>
      <w:r w:rsidRPr="00492FE9">
        <w:rPr>
          <w:rStyle w:val="afb"/>
          <w:noProof/>
        </w:rPr>
        <w:t>打分结果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_Toc228022964 \h </w:instrText>
      </w:r>
      <w:r w:rsidRPr="00492FE9">
        <w:rPr>
          <w:rStyle w:val="afb"/>
          <w:noProof/>
          <w:webHidden/>
        </w:rPr>
      </w:r>
      <w:r w:rsidRPr="00492FE9">
        <w:rPr>
          <w:rStyle w:val="afb"/>
          <w:noProof/>
          <w:webHidden/>
        </w:rPr>
        <w:fldChar w:fldCharType="separate"/>
      </w:r>
      <w:ins w:id="2321" w:author="Zixuan Zhou" w:date="2026-04-27T21:52:00Z" w16du:dateUtc="2026-04-27T13:52:00Z">
        <w:r w:rsidR="001704E8">
          <w:rPr>
            <w:rStyle w:val="afb"/>
            <w:noProof/>
            <w:webHidden/>
          </w:rPr>
          <w:t>40</w:t>
        </w:r>
      </w:ins>
      <w:del w:id="2322" w:author="Zixuan Zhou" w:date="2026-04-27T03:45:00Z" w16du:dateUtc="2026-04-26T19:45:00Z">
        <w:r w:rsidR="00F3185C" w:rsidDel="00DC6D96">
          <w:rPr>
            <w:rStyle w:val="afb"/>
            <w:noProof/>
            <w:webHidden/>
          </w:rPr>
          <w:delText>45</w:delText>
        </w:r>
      </w:del>
      <w:r w:rsidRPr="00492FE9">
        <w:rPr>
          <w:rStyle w:val="afb"/>
          <w:noProof/>
          <w:webHidden/>
        </w:rPr>
        <w:fldChar w:fldCharType="end"/>
      </w:r>
      <w:r>
        <w:rPr>
          <w:noProof/>
        </w:rPr>
        <w:fldChar w:fldCharType="end"/>
      </w:r>
    </w:p>
    <w:p w14:paraId="3A7027A0" w14:textId="1CB86B4C"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"_Toc228022965"</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9 ROUGE-L</w:t>
      </w:r>
      <w:r w:rsidRPr="008A4FB0">
        <w:rPr>
          <w:rStyle w:val="afb"/>
          <w:noProof/>
        </w:rPr>
        <w:t>指标</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_Toc228022965 \h </w:instrText>
      </w:r>
      <w:r w:rsidRPr="00492FE9">
        <w:rPr>
          <w:rStyle w:val="afb"/>
          <w:noProof/>
          <w:webHidden/>
        </w:rPr>
      </w:r>
      <w:r w:rsidRPr="00492FE9">
        <w:rPr>
          <w:rStyle w:val="afb"/>
          <w:noProof/>
          <w:webHidden/>
        </w:rPr>
        <w:fldChar w:fldCharType="separate"/>
      </w:r>
      <w:ins w:id="2323" w:author="Zixuan Zhou" w:date="2026-04-27T21:52:00Z" w16du:dateUtc="2026-04-27T13:52:00Z">
        <w:r w:rsidR="001704E8">
          <w:rPr>
            <w:rStyle w:val="afb"/>
            <w:noProof/>
            <w:webHidden/>
          </w:rPr>
          <w:t>43</w:t>
        </w:r>
      </w:ins>
      <w:del w:id="2324" w:author="Zixuan Zhou" w:date="2026-04-27T03:45:00Z" w16du:dateUtc="2026-04-26T19:45:00Z">
        <w:r w:rsidR="00F3185C" w:rsidDel="00DC6D96">
          <w:rPr>
            <w:rStyle w:val="afb"/>
            <w:noProof/>
            <w:webHidden/>
          </w:rPr>
          <w:delText>48</w:delText>
        </w:r>
      </w:del>
      <w:r w:rsidRPr="00492FE9">
        <w:rPr>
          <w:rStyle w:val="afb"/>
          <w:noProof/>
          <w:webHidden/>
        </w:rPr>
        <w:fldChar w:fldCharType="end"/>
      </w:r>
      <w:r>
        <w:rPr>
          <w:noProof/>
        </w:rPr>
        <w:fldChar w:fldCharType="end"/>
      </w:r>
    </w:p>
    <w:p w14:paraId="7BAD0747" w14:textId="0B653D5A"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"_Toc228022966"</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10 </w:t>
      </w:r>
      <w:r w:rsidRPr="008A4FB0">
        <w:rPr>
          <w:rStyle w:val="afb"/>
          <w:noProof/>
        </w:rPr>
        <w:t>六维度</w:t>
      </w:r>
      <w:r w:rsidRPr="008A4FB0">
        <w:rPr>
          <w:rStyle w:val="afb"/>
          <w:noProof/>
        </w:rPr>
        <w:t>AI</w:t>
      </w:r>
      <w:r w:rsidRPr="008A4FB0">
        <w:rPr>
          <w:rStyle w:val="afb"/>
          <w:noProof/>
        </w:rPr>
        <w:t>打分</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_Toc228022966 \h </w:instrText>
      </w:r>
      <w:r w:rsidRPr="00492FE9">
        <w:rPr>
          <w:rStyle w:val="afb"/>
          <w:noProof/>
          <w:webHidden/>
        </w:rPr>
      </w:r>
      <w:r w:rsidRPr="00492FE9">
        <w:rPr>
          <w:rStyle w:val="afb"/>
          <w:noProof/>
          <w:webHidden/>
        </w:rPr>
        <w:fldChar w:fldCharType="separate"/>
      </w:r>
      <w:ins w:id="2325" w:author="Zixuan Zhou" w:date="2026-04-27T21:52:00Z" w16du:dateUtc="2026-04-27T13:52:00Z">
        <w:r w:rsidR="001704E8">
          <w:rPr>
            <w:rStyle w:val="afb"/>
            <w:noProof/>
            <w:webHidden/>
          </w:rPr>
          <w:t>44</w:t>
        </w:r>
      </w:ins>
      <w:del w:id="2326" w:author="Zixuan Zhou" w:date="2026-04-27T03:45:00Z" w16du:dateUtc="2026-04-26T19:45:00Z">
        <w:r w:rsidR="00F3185C" w:rsidDel="00DC6D96">
          <w:rPr>
            <w:rStyle w:val="afb"/>
            <w:noProof/>
            <w:webHidden/>
          </w:rPr>
          <w:delText>49</w:delText>
        </w:r>
      </w:del>
      <w:r w:rsidRPr="00492FE9">
        <w:rPr>
          <w:rStyle w:val="afb"/>
          <w:noProof/>
          <w:webHidden/>
        </w:rPr>
        <w:fldChar w:fldCharType="end"/>
      </w:r>
      <w:r>
        <w:rPr>
          <w:noProof/>
        </w:rPr>
        <w:fldChar w:fldCharType="end"/>
      </w:r>
    </w:p>
    <w:p w14:paraId="37FD2D0C" w14:textId="48A169A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"_Toc228022967"</w:instrText>
      </w:r>
      <w:r>
        <w:rPr>
          <w:noProof/>
        </w:rPr>
      </w:r>
      <w:r>
        <w:rPr>
          <w:noProof/>
        </w:rPr>
        <w:fldChar w:fldCharType="separate"/>
      </w:r>
      <w:r w:rsidRPr="008A4FB0">
        <w:rPr>
          <w:rStyle w:val="afb"/>
          <w:noProof/>
        </w:rPr>
        <w:t>表</w:t>
      </w:r>
      <w:r w:rsidRPr="008A4FB0">
        <w:rPr>
          <w:rStyle w:val="afb"/>
          <w:noProof/>
        </w:rPr>
        <w:t xml:space="preserve"> 6</w:t>
      </w:r>
      <w:r w:rsidRPr="008A4FB0">
        <w:rPr>
          <w:rStyle w:val="afb"/>
          <w:noProof/>
        </w:rPr>
        <w:noBreakHyphen/>
        <w:t>11 Qwen3-4B</w:t>
      </w:r>
      <w:r w:rsidRPr="008A4FB0">
        <w:rPr>
          <w:rStyle w:val="afb"/>
          <w:noProof/>
        </w:rPr>
        <w:t>各主题综合得分对比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_Toc228022967 \h </w:instrText>
      </w:r>
      <w:r w:rsidRPr="00492FE9">
        <w:rPr>
          <w:rStyle w:val="afb"/>
          <w:noProof/>
          <w:webHidden/>
        </w:rPr>
      </w:r>
      <w:r w:rsidRPr="00492FE9">
        <w:rPr>
          <w:rStyle w:val="afb"/>
          <w:noProof/>
          <w:webHidden/>
        </w:rPr>
        <w:fldChar w:fldCharType="separate"/>
      </w:r>
      <w:ins w:id="2327" w:author="Zixuan Zhou" w:date="2026-04-27T21:52:00Z" w16du:dateUtc="2026-04-27T13:52:00Z">
        <w:r w:rsidR="001704E8">
          <w:rPr>
            <w:rStyle w:val="afb"/>
            <w:noProof/>
            <w:webHidden/>
          </w:rPr>
          <w:t>45</w:t>
        </w:r>
      </w:ins>
      <w:del w:id="2328" w:author="Zixuan Zhou" w:date="2026-04-27T03:45:00Z" w16du:dateUtc="2026-04-26T19:45:00Z">
        <w:r w:rsidR="00F3185C" w:rsidDel="00DC6D96">
          <w:rPr>
            <w:rStyle w:val="afb"/>
            <w:noProof/>
            <w:webHidden/>
          </w:rPr>
          <w:delText>50</w:delText>
        </w:r>
      </w:del>
      <w:r w:rsidRPr="00492FE9">
        <w:rPr>
          <w:rStyle w:val="afb"/>
          <w:noProof/>
          <w:webHidden/>
        </w:rPr>
        <w:fldChar w:fldCharType="end"/>
      </w:r>
      <w:r>
        <w:rPr>
          <w:noProof/>
        </w:rPr>
        <w:fldChar w:fldCharType="end"/>
      </w:r>
    </w:p>
    <w:p w14:paraId="366F1E70" w14:textId="06B601C0" w:rsidR="00613CFD" w:rsidRPr="00613CFD" w:rsidRDefault="00492FE9" w:rsidP="00492FE9">
      <w:pPr>
        <w:pStyle w:val="affe"/>
        <w:tabs>
          <w:tab w:val="right" w:leader="dot" w:pos="9060"/>
        </w:tabs>
        <w:spacing w:afterLines="0" w:after="0"/>
        <w:ind w:leftChars="0" w:left="0" w:firstLineChars="0" w:firstLine="0"/>
      </w:pPr>
      <w:r>
        <w:rPr>
          <w:rStyle w:val="afb"/>
          <w:noProof/>
        </w:rPr>
        <w:fldChar w:fldCharType="end"/>
      </w:r>
    </w:p>
    <w:p w14:paraId="76F8D0FF" w14:textId="77777777" w:rsidR="00613CFD" w:rsidRDefault="00613CFD" w:rsidP="00613CFD">
      <w:pPr>
        <w:pStyle w:val="altz"/>
        <w:ind w:firstLine="480"/>
        <w:sectPr w:rsidR="00613CFD">
          <w:headerReference w:type="default" r:id="rId46"/>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bookmarkStart w:id="2329" w:name="_Toc228219399"/>
      <w:r>
        <w:rPr>
          <w:rFonts w:hint="eastAsia"/>
        </w:rPr>
        <w:lastRenderedPageBreak/>
        <w:t>参考文献</w:t>
      </w:r>
      <w:bookmarkEnd w:id="2329"/>
    </w:p>
    <w:p w14:paraId="35AFFC7F" w14:textId="77777777" w:rsidR="001704E8" w:rsidRDefault="00A804DE">
      <w:pPr>
        <w:pStyle w:val="afff"/>
        <w:spacing w:afterLines="0" w:after="0" w:line="400" w:lineRule="exact"/>
        <w:ind w:left="480" w:hangingChars="200" w:hanging="480"/>
        <w:pPrChange w:id="2330" w:author="Zixuan Zhou" w:date="2026-04-27T21:54:00Z" w16du:dateUtc="2026-04-27T13:54:00Z">
          <w:pPr>
            <w:pStyle w:val="afff"/>
            <w:spacing w:after="163"/>
          </w:pPr>
        </w:pPrChange>
      </w:pPr>
      <w:r>
        <w:fldChar w:fldCharType="begin"/>
      </w:r>
      <w:r w:rsidR="001704E8">
        <w:instrText xml:space="preserve"> ADDIN ZOTERO_BIBL {"uncited":[],"omitted":[],"custom":[]} CSL_BIBLIOGRAPHY </w:instrText>
      </w:r>
      <w:r>
        <w:fldChar w:fldCharType="separate"/>
      </w:r>
      <w:r w:rsidR="001704E8">
        <w:t>[1]</w:t>
      </w:r>
      <w:r w:rsidR="001704E8">
        <w:tab/>
        <w:t xml:space="preserve">PATTON G C, SAWYER S M, SANTELLI J S, </w:t>
      </w:r>
      <w:r w:rsidR="001704E8">
        <w:t>等</w:t>
      </w:r>
      <w:r w:rsidR="001704E8">
        <w:t>. Our future: a Lancet commission on adolescent health and wellbeing[J]. The Lancet, 2016, 387(10036): 2423-2478.</w:t>
      </w:r>
    </w:p>
    <w:p w14:paraId="3B766EBA" w14:textId="77777777" w:rsidR="001704E8" w:rsidRDefault="001704E8">
      <w:pPr>
        <w:pStyle w:val="afff"/>
        <w:spacing w:afterLines="0" w:after="0" w:line="400" w:lineRule="exact"/>
        <w:ind w:left="480" w:hangingChars="200" w:hanging="480"/>
        <w:pPrChange w:id="2331" w:author="Zixuan Zhou" w:date="2026-04-27T21:54:00Z" w16du:dateUtc="2026-04-27T13:54:00Z">
          <w:pPr>
            <w:pStyle w:val="afff"/>
            <w:spacing w:after="163"/>
          </w:pPr>
        </w:pPrChange>
      </w:pPr>
      <w:r>
        <w:t>[2]</w:t>
      </w:r>
      <w:r>
        <w:tab/>
        <w:t>WORLD HEALTH ORGANIZATION. Adolescent pregnancy[EB/OL]. [2025-09-15]. https://www.who.int/news-room/fact-sheets/detail/adolescent-pregnancy.</w:t>
      </w:r>
    </w:p>
    <w:p w14:paraId="4982A033" w14:textId="77777777" w:rsidR="001704E8" w:rsidRDefault="001704E8">
      <w:pPr>
        <w:pStyle w:val="afff"/>
        <w:spacing w:afterLines="0" w:after="0" w:line="400" w:lineRule="exact"/>
        <w:ind w:left="480" w:hangingChars="200" w:hanging="480"/>
        <w:pPrChange w:id="2332" w:author="Zixuan Zhou" w:date="2026-04-27T21:54:00Z" w16du:dateUtc="2026-04-27T13:54:00Z">
          <w:pPr>
            <w:pStyle w:val="afff"/>
            <w:spacing w:after="163"/>
          </w:pPr>
        </w:pPrChange>
      </w:pPr>
      <w:r>
        <w:t>[3]</w:t>
      </w:r>
      <w:r>
        <w:tab/>
      </w:r>
      <w:r>
        <w:t>张艺珊</w:t>
      </w:r>
      <w:r>
        <w:t xml:space="preserve">, </w:t>
      </w:r>
      <w:r>
        <w:t>张雪松</w:t>
      </w:r>
      <w:r>
        <w:t xml:space="preserve">, </w:t>
      </w:r>
      <w:r>
        <w:t>李晓宇</w:t>
      </w:r>
      <w:r>
        <w:t xml:space="preserve">, </w:t>
      </w:r>
      <w:r>
        <w:t>等</w:t>
      </w:r>
      <w:r>
        <w:t xml:space="preserve">. </w:t>
      </w:r>
      <w:r>
        <w:t>青少年生殖健康现状</w:t>
      </w:r>
      <w:r>
        <w:t xml:space="preserve">[J]. </w:t>
      </w:r>
      <w:r>
        <w:t>中国计划生育和妇产科</w:t>
      </w:r>
      <w:r>
        <w:t>, 2020, 12(4): 4-6.</w:t>
      </w:r>
    </w:p>
    <w:p w14:paraId="33489B12" w14:textId="77777777" w:rsidR="001704E8" w:rsidRDefault="001704E8">
      <w:pPr>
        <w:pStyle w:val="afff"/>
        <w:spacing w:afterLines="0" w:after="0" w:line="400" w:lineRule="exact"/>
        <w:ind w:left="480" w:hangingChars="200" w:hanging="480"/>
        <w:pPrChange w:id="2333" w:author="Zixuan Zhou" w:date="2026-04-27T21:54:00Z" w16du:dateUtc="2026-04-27T13:54:00Z">
          <w:pPr>
            <w:pStyle w:val="afff"/>
            <w:spacing w:after="163"/>
          </w:pPr>
        </w:pPrChange>
      </w:pPr>
      <w:r>
        <w:t>[4]</w:t>
      </w:r>
      <w:r>
        <w:tab/>
        <w:t xml:space="preserve">ZOU Z, DONG Y, SONG Y, </w:t>
      </w:r>
      <w:r>
        <w:t>等</w:t>
      </w:r>
      <w:r>
        <w:t>. Strengthening sexual and reproductive health education for children and adolescents in China[J]. The Lancet Child &amp; Adolescent Health, 2023, 7(9): 603-605.</w:t>
      </w:r>
    </w:p>
    <w:p w14:paraId="0371D384" w14:textId="77777777" w:rsidR="001704E8" w:rsidRDefault="001704E8">
      <w:pPr>
        <w:pStyle w:val="afff"/>
        <w:spacing w:afterLines="0" w:after="0" w:line="400" w:lineRule="exact"/>
        <w:ind w:left="480" w:hangingChars="200" w:hanging="480"/>
        <w:pPrChange w:id="2334" w:author="Zixuan Zhou" w:date="2026-04-27T21:54:00Z" w16du:dateUtc="2026-04-27T13:54:00Z">
          <w:pPr>
            <w:pStyle w:val="afff"/>
            <w:spacing w:after="163"/>
          </w:pPr>
        </w:pPrChange>
      </w:pPr>
      <w:r>
        <w:t>[5]</w:t>
      </w:r>
      <w:r>
        <w:tab/>
      </w:r>
      <w:r>
        <w:t>林超龙</w:t>
      </w:r>
      <w:r>
        <w:t xml:space="preserve">. </w:t>
      </w:r>
      <w:r>
        <w:t>青少年生殖健康知识与行为的相关性研究</w:t>
      </w:r>
      <w:r>
        <w:t xml:space="preserve">[J]. </w:t>
      </w:r>
      <w:r>
        <w:t>基础医学理论研究</w:t>
      </w:r>
      <w:r>
        <w:t>, 2025, 7(1): 51.</w:t>
      </w:r>
    </w:p>
    <w:p w14:paraId="40CC177D" w14:textId="77777777" w:rsidR="001704E8" w:rsidRDefault="001704E8">
      <w:pPr>
        <w:pStyle w:val="afff"/>
        <w:spacing w:afterLines="0" w:after="0" w:line="400" w:lineRule="exact"/>
        <w:ind w:left="480" w:hangingChars="200" w:hanging="480"/>
        <w:pPrChange w:id="2335" w:author="Zixuan Zhou" w:date="2026-04-27T21:54:00Z" w16du:dateUtc="2026-04-27T13:54:00Z">
          <w:pPr>
            <w:pStyle w:val="afff"/>
            <w:spacing w:after="163"/>
          </w:pPr>
        </w:pPrChange>
      </w:pPr>
      <w:r>
        <w:t>[6]</w:t>
      </w:r>
      <w:r>
        <w:tab/>
        <w:t xml:space="preserve">UNESCO, JOINT UNITED NATIONS PROGRAMME ON HIV/AIDS, UNITED NATIONS CHILDREN’S FUND, </w:t>
      </w:r>
      <w:r>
        <w:t>等</w:t>
      </w:r>
      <w:r>
        <w:t xml:space="preserve">. International technical guidance on sexuality education: an evidence-informed approach - UNESCO </w:t>
      </w:r>
      <w:r>
        <w:t>数字图书馆</w:t>
      </w:r>
      <w:r>
        <w:t>[M/OL]. 2018[2026-03-25]. https://unesdoc.unesco.org/ark:/48223/pf0000260770.</w:t>
      </w:r>
    </w:p>
    <w:p w14:paraId="70ADFA83" w14:textId="77777777" w:rsidR="001704E8" w:rsidRDefault="001704E8">
      <w:pPr>
        <w:pStyle w:val="afff"/>
        <w:spacing w:afterLines="0" w:after="0" w:line="400" w:lineRule="exact"/>
        <w:ind w:left="480" w:hangingChars="200" w:hanging="480"/>
        <w:pPrChange w:id="2336" w:author="Zixuan Zhou" w:date="2026-04-27T21:54:00Z" w16du:dateUtc="2026-04-27T13:54:00Z">
          <w:pPr>
            <w:pStyle w:val="afff"/>
            <w:spacing w:after="163"/>
          </w:pPr>
        </w:pPrChange>
      </w:pPr>
      <w:r>
        <w:t>[7]</w:t>
      </w:r>
      <w:r>
        <w:tab/>
        <w:t>QIN Q, ZHANG J. Sex Education in China: Actors and dynamics of China’s policies and practices[J]. Cogent Education, 2023, 10(2): 2270289.</w:t>
      </w:r>
    </w:p>
    <w:p w14:paraId="5D706734" w14:textId="77777777" w:rsidR="001704E8" w:rsidRDefault="001704E8">
      <w:pPr>
        <w:pStyle w:val="afff"/>
        <w:spacing w:afterLines="0" w:after="0" w:line="400" w:lineRule="exact"/>
        <w:ind w:left="480" w:hangingChars="200" w:hanging="480"/>
        <w:pPrChange w:id="2337" w:author="Zixuan Zhou" w:date="2026-04-27T21:54:00Z" w16du:dateUtc="2026-04-27T13:54:00Z">
          <w:pPr>
            <w:pStyle w:val="afff"/>
            <w:spacing w:after="163"/>
          </w:pPr>
        </w:pPrChange>
      </w:pPr>
      <w:r>
        <w:t>[8]</w:t>
      </w:r>
      <w:r>
        <w:tab/>
        <w:t xml:space="preserve">QIAO J, WANG Y, LI X, </w:t>
      </w:r>
      <w:r>
        <w:t>等</w:t>
      </w:r>
      <w:r>
        <w:t>. A Lancet Commission on 70 years of women’s reproductive, maternal, newborn, child, and adolescent health in China[J]. The Lancet, 2021, 397(10293): 2497-2536.</w:t>
      </w:r>
    </w:p>
    <w:p w14:paraId="3C341A38" w14:textId="77777777" w:rsidR="001704E8" w:rsidRDefault="001704E8">
      <w:pPr>
        <w:pStyle w:val="afff"/>
        <w:spacing w:afterLines="0" w:after="0" w:line="400" w:lineRule="exact"/>
        <w:ind w:left="480" w:hangingChars="200" w:hanging="480"/>
        <w:pPrChange w:id="2338" w:author="Zixuan Zhou" w:date="2026-04-27T21:54:00Z" w16du:dateUtc="2026-04-27T13:54:00Z">
          <w:pPr>
            <w:pStyle w:val="afff"/>
            <w:spacing w:after="163"/>
          </w:pPr>
        </w:pPrChange>
      </w:pPr>
      <w:r>
        <w:t>[9]</w:t>
      </w:r>
      <w:r>
        <w:tab/>
        <w:t xml:space="preserve">BHANA D, AGGLETON P, MIEDEMA E, </w:t>
      </w:r>
      <w:r>
        <w:t>等</w:t>
      </w:r>
      <w:r>
        <w:t>. Beyond controversy – International perspectives on sexual and reproductive health education[J]. Health Education Journal, 2024, 83(8): 821-829.</w:t>
      </w:r>
    </w:p>
    <w:p w14:paraId="35DEB880" w14:textId="77777777" w:rsidR="001704E8" w:rsidRDefault="001704E8">
      <w:pPr>
        <w:pStyle w:val="afff"/>
        <w:spacing w:afterLines="0" w:after="0" w:line="400" w:lineRule="exact"/>
        <w:ind w:left="480" w:hangingChars="200" w:hanging="480"/>
        <w:pPrChange w:id="2339" w:author="Zixuan Zhou" w:date="2026-04-27T21:54:00Z" w16du:dateUtc="2026-04-27T13:54:00Z">
          <w:pPr>
            <w:pStyle w:val="afff"/>
            <w:spacing w:after="163"/>
          </w:pPr>
        </w:pPrChange>
      </w:pPr>
      <w:r>
        <w:t>[10]</w:t>
      </w:r>
      <w:r>
        <w:tab/>
      </w:r>
      <w:r>
        <w:t>赵芮</w:t>
      </w:r>
      <w:r>
        <w:t xml:space="preserve">, </w:t>
      </w:r>
      <w:r>
        <w:t>张磊</w:t>
      </w:r>
      <w:r>
        <w:t xml:space="preserve">, </w:t>
      </w:r>
      <w:r>
        <w:t>富晓星</w:t>
      </w:r>
      <w:r>
        <w:t xml:space="preserve">, </w:t>
      </w:r>
      <w:r>
        <w:t>等</w:t>
      </w:r>
      <w:r>
        <w:t xml:space="preserve">. </w:t>
      </w:r>
      <w:r>
        <w:t>中国</w:t>
      </w:r>
      <w:r>
        <w:t>11</w:t>
      </w:r>
      <w:r>
        <w:t>省市青少年性与生殖健康知识、态度及行为调查</w:t>
      </w:r>
      <w:r>
        <w:t xml:space="preserve">[J]. </w:t>
      </w:r>
      <w:r>
        <w:t>中国公共卫生</w:t>
      </w:r>
      <w:r>
        <w:t>, 2019, 35(10): 1330-1338.</w:t>
      </w:r>
    </w:p>
    <w:p w14:paraId="3C58DE64" w14:textId="77777777" w:rsidR="001704E8" w:rsidRDefault="001704E8">
      <w:pPr>
        <w:pStyle w:val="afff"/>
        <w:spacing w:afterLines="0" w:after="0" w:line="400" w:lineRule="exact"/>
        <w:ind w:left="480" w:hangingChars="200" w:hanging="480"/>
        <w:pPrChange w:id="2340" w:author="Zixuan Zhou" w:date="2026-04-27T21:54:00Z" w16du:dateUtc="2026-04-27T13:54:00Z">
          <w:pPr>
            <w:pStyle w:val="afff"/>
            <w:spacing w:after="163"/>
          </w:pPr>
        </w:pPrChange>
      </w:pPr>
      <w:r>
        <w:t>[11]</w:t>
      </w:r>
      <w:r>
        <w:tab/>
        <w:t xml:space="preserve">GUO R, XIE H, ZHAO W, </w:t>
      </w:r>
      <w:r>
        <w:t>等</w:t>
      </w:r>
      <w:r>
        <w:t>. Web-based sexual and reproductive health education for adolescents aged 10-17 years: a systematic review and meta-analysis[J]. BMJ paediatrics open, 2025, 9(1): e003714.</w:t>
      </w:r>
    </w:p>
    <w:p w14:paraId="38587EA4" w14:textId="77777777" w:rsidR="001704E8" w:rsidRDefault="001704E8">
      <w:pPr>
        <w:pStyle w:val="afff"/>
        <w:spacing w:afterLines="0" w:after="0" w:line="400" w:lineRule="exact"/>
        <w:ind w:left="480" w:hangingChars="200" w:hanging="480"/>
        <w:pPrChange w:id="2341" w:author="Zixuan Zhou" w:date="2026-04-27T21:54:00Z" w16du:dateUtc="2026-04-27T13:54:00Z">
          <w:pPr>
            <w:pStyle w:val="afff"/>
            <w:spacing w:after="163"/>
          </w:pPr>
        </w:pPrChange>
      </w:pPr>
      <w:r>
        <w:t>[12]</w:t>
      </w:r>
      <w:r>
        <w:tab/>
        <w:t>ZORI G L, COLLINS S L, WALKER A F. Online Sexual Health Information Se</w:t>
      </w:r>
      <w:r>
        <w:lastRenderedPageBreak/>
        <w:t>eking of Adolescents: A Content Analysis[J]. American Journal of Sexuality Education, 2023, 18(3): 378-400.</w:t>
      </w:r>
    </w:p>
    <w:p w14:paraId="35FF2B07" w14:textId="77777777" w:rsidR="001704E8" w:rsidRDefault="001704E8">
      <w:pPr>
        <w:pStyle w:val="afff"/>
        <w:spacing w:afterLines="0" w:after="0" w:line="400" w:lineRule="exact"/>
        <w:ind w:left="480" w:hangingChars="200" w:hanging="480"/>
        <w:pPrChange w:id="2342" w:author="Zixuan Zhou" w:date="2026-04-27T21:54:00Z" w16du:dateUtc="2026-04-27T13:54:00Z">
          <w:pPr>
            <w:pStyle w:val="afff"/>
            <w:spacing w:after="163"/>
          </w:pPr>
        </w:pPrChange>
      </w:pPr>
      <w:r>
        <w:t>[13]</w:t>
      </w:r>
      <w:r>
        <w:tab/>
        <w:t>GABARRON E, WYNN R. Use of social media for sexual health promotion: a scoping review[J]. Global Health Action, 2016, 9(1): 32193.</w:t>
      </w:r>
    </w:p>
    <w:p w14:paraId="19227008" w14:textId="77777777" w:rsidR="001704E8" w:rsidRDefault="001704E8">
      <w:pPr>
        <w:pStyle w:val="afff"/>
        <w:spacing w:afterLines="0" w:after="0" w:line="400" w:lineRule="exact"/>
        <w:ind w:left="480" w:hangingChars="200" w:hanging="480"/>
        <w:pPrChange w:id="2343" w:author="Zixuan Zhou" w:date="2026-04-27T21:54:00Z" w16du:dateUtc="2026-04-27T13:54:00Z">
          <w:pPr>
            <w:pStyle w:val="afff"/>
            <w:spacing w:after="163"/>
          </w:pPr>
        </w:pPrChange>
      </w:pPr>
      <w:r>
        <w:t>[14]</w:t>
      </w:r>
      <w:r>
        <w:tab/>
        <w:t>CHEN J, WANG Y. Social Media Use for Health Purposes: Systematic Review[J]. Journal of Medical Internet Research, 2021, 23(5): e17917.</w:t>
      </w:r>
    </w:p>
    <w:p w14:paraId="59309721" w14:textId="77777777" w:rsidR="001704E8" w:rsidRDefault="001704E8">
      <w:pPr>
        <w:pStyle w:val="afff"/>
        <w:spacing w:afterLines="0" w:after="0" w:line="400" w:lineRule="exact"/>
        <w:ind w:left="480" w:hangingChars="200" w:hanging="480"/>
        <w:pPrChange w:id="2344" w:author="Zixuan Zhou" w:date="2026-04-27T21:54:00Z" w16du:dateUtc="2026-04-27T13:54:00Z">
          <w:pPr>
            <w:pStyle w:val="afff"/>
            <w:spacing w:after="163"/>
          </w:pPr>
        </w:pPrChange>
      </w:pPr>
      <w:r>
        <w:t>[15]</w:t>
      </w:r>
      <w:r>
        <w:tab/>
        <w:t>DÖRING N, CONDE M. Sexual health information on social media: a systematic scoping review[J]. Bundesgesundheitsblatt, Gesundheitsforschung, Gesundheitsschutz, 2021, 64(11): 1416.</w:t>
      </w:r>
    </w:p>
    <w:p w14:paraId="3822BDFB" w14:textId="77777777" w:rsidR="001704E8" w:rsidRDefault="001704E8">
      <w:pPr>
        <w:pStyle w:val="afff"/>
        <w:spacing w:afterLines="0" w:after="0" w:line="400" w:lineRule="exact"/>
        <w:ind w:left="480" w:hangingChars="200" w:hanging="480"/>
        <w:pPrChange w:id="2345" w:author="Zixuan Zhou" w:date="2026-04-27T21:54:00Z" w16du:dateUtc="2026-04-27T13:54:00Z">
          <w:pPr>
            <w:pStyle w:val="afff"/>
            <w:spacing w:after="163"/>
          </w:pPr>
        </w:pPrChange>
      </w:pPr>
      <w:r>
        <w:t>[16]</w:t>
      </w:r>
      <w:r>
        <w:tab/>
        <w:t>SUAREZ-LLEDO V, ALVAREZ-GALVEZ J. Prevalence of Health Misinformation on Social Media: Systematic Review[J]. Journal of Medical Internet Research, 2021, 23(1): e17187.</w:t>
      </w:r>
    </w:p>
    <w:p w14:paraId="27DF1CBA" w14:textId="77777777" w:rsidR="001704E8" w:rsidRDefault="001704E8">
      <w:pPr>
        <w:pStyle w:val="afff"/>
        <w:spacing w:afterLines="0" w:after="0" w:line="400" w:lineRule="exact"/>
        <w:ind w:left="480" w:hangingChars="200" w:hanging="480"/>
        <w:pPrChange w:id="2346" w:author="Zixuan Zhou" w:date="2026-04-27T21:54:00Z" w16du:dateUtc="2026-04-27T13:54:00Z">
          <w:pPr>
            <w:pStyle w:val="afff"/>
            <w:spacing w:after="163"/>
          </w:pPr>
        </w:pPrChange>
      </w:pPr>
      <w:r>
        <w:t>[17]</w:t>
      </w:r>
      <w:r>
        <w:tab/>
      </w:r>
      <w:r>
        <w:t>郑杰心</w:t>
      </w:r>
      <w:r>
        <w:t xml:space="preserve">. </w:t>
      </w:r>
      <w:r>
        <w:t>健康科普类短视频的传播策略研究</w:t>
      </w:r>
      <w:r>
        <w:t xml:space="preserve"> ——</w:t>
      </w:r>
      <w:r>
        <w:t>以抖音为例</w:t>
      </w:r>
      <w:r>
        <w:t xml:space="preserve">[J]. </w:t>
      </w:r>
      <w:r>
        <w:t>电视技术</w:t>
      </w:r>
      <w:r>
        <w:t>, 2021, 5(45): 34-37.</w:t>
      </w:r>
    </w:p>
    <w:p w14:paraId="355DDD8B" w14:textId="77777777" w:rsidR="001704E8" w:rsidRDefault="001704E8">
      <w:pPr>
        <w:pStyle w:val="afff"/>
        <w:spacing w:afterLines="0" w:after="0" w:line="400" w:lineRule="exact"/>
        <w:ind w:left="480" w:hangingChars="200" w:hanging="480"/>
        <w:pPrChange w:id="2347" w:author="Zixuan Zhou" w:date="2026-04-27T21:54:00Z" w16du:dateUtc="2026-04-27T13:54:00Z">
          <w:pPr>
            <w:pStyle w:val="afff"/>
            <w:spacing w:after="163"/>
          </w:pPr>
        </w:pPrChange>
      </w:pPr>
      <w:r>
        <w:t>[18]</w:t>
      </w:r>
      <w:r>
        <w:tab/>
        <w:t xml:space="preserve">UHAWENIMANA T C, MUSABWASONI M G S, NSENGIYUMVA R, </w:t>
      </w:r>
      <w:r>
        <w:t>等</w:t>
      </w:r>
      <w:r>
        <w:t>. Sexuality and Sexual and Reproductive Health Depiction in Social Media: Content Analysis of Kinyarwanda YouTube Channels[J]. Journal of Medical Internet Research, 2023, 25: e46488.</w:t>
      </w:r>
    </w:p>
    <w:p w14:paraId="6D08EC65" w14:textId="77777777" w:rsidR="001704E8" w:rsidRDefault="001704E8">
      <w:pPr>
        <w:pStyle w:val="afff"/>
        <w:spacing w:afterLines="0" w:after="0" w:line="400" w:lineRule="exact"/>
        <w:ind w:left="480" w:hangingChars="200" w:hanging="480"/>
        <w:pPrChange w:id="2348" w:author="Zixuan Zhou" w:date="2026-04-27T21:54:00Z" w16du:dateUtc="2026-04-27T13:54:00Z">
          <w:pPr>
            <w:pStyle w:val="afff"/>
            <w:spacing w:after="163"/>
          </w:pPr>
        </w:pPrChange>
      </w:pPr>
      <w:r>
        <w:t>[19]</w:t>
      </w:r>
      <w:r>
        <w:tab/>
        <w:t xml:space="preserve">WANG L, SHU X, HUANG J, </w:t>
      </w:r>
      <w:r>
        <w:t>等</w:t>
      </w:r>
      <w:r>
        <w:t>. Quality and Reliability of Adolescent Sexuality Education on Chinese Video Platforms: Sentiment-Topic Analysis and Cross-Sectional Study[J]. JMIR Formative Research, 2025, 9: e77100.</w:t>
      </w:r>
    </w:p>
    <w:p w14:paraId="0A61C2CD" w14:textId="77777777" w:rsidR="001704E8" w:rsidRDefault="001704E8">
      <w:pPr>
        <w:pStyle w:val="afff"/>
        <w:spacing w:afterLines="0" w:after="0" w:line="400" w:lineRule="exact"/>
        <w:ind w:left="480" w:hangingChars="200" w:hanging="480"/>
        <w:pPrChange w:id="2349" w:author="Zixuan Zhou" w:date="2026-04-27T21:54:00Z" w16du:dateUtc="2026-04-27T13:54:00Z">
          <w:pPr>
            <w:pStyle w:val="afff"/>
            <w:spacing w:after="163"/>
          </w:pPr>
        </w:pPrChange>
      </w:pPr>
      <w:r>
        <w:t>[20]</w:t>
      </w:r>
      <w:r>
        <w:tab/>
      </w:r>
      <w:r>
        <w:t>陈明红</w:t>
      </w:r>
      <w:r>
        <w:t xml:space="preserve">, </w:t>
      </w:r>
      <w:r>
        <w:t>黄嘉乐</w:t>
      </w:r>
      <w:r>
        <w:t xml:space="preserve">, </w:t>
      </w:r>
      <w:r>
        <w:t>连晓丽</w:t>
      </w:r>
      <w:r>
        <w:t xml:space="preserve">. </w:t>
      </w:r>
      <w:r>
        <w:t>弹幕视角下健康视频需求主题特征及其对视频播放的影响</w:t>
      </w:r>
      <w:r>
        <w:t xml:space="preserve">[J]. </w:t>
      </w:r>
      <w:r>
        <w:t>情报杂志</w:t>
      </w:r>
      <w:r>
        <w:t>, 2023: 148-155.</w:t>
      </w:r>
    </w:p>
    <w:p w14:paraId="637AD95C" w14:textId="77777777" w:rsidR="001704E8" w:rsidRDefault="001704E8">
      <w:pPr>
        <w:pStyle w:val="afff"/>
        <w:spacing w:afterLines="0" w:after="0" w:line="400" w:lineRule="exact"/>
        <w:ind w:left="480" w:hangingChars="200" w:hanging="480"/>
        <w:pPrChange w:id="2350" w:author="Zixuan Zhou" w:date="2026-04-27T21:54:00Z" w16du:dateUtc="2026-04-27T13:54:00Z">
          <w:pPr>
            <w:pStyle w:val="afff"/>
            <w:spacing w:after="163"/>
          </w:pPr>
        </w:pPrChange>
      </w:pPr>
      <w:r>
        <w:t>[21]</w:t>
      </w:r>
      <w:r>
        <w:tab/>
        <w:t xml:space="preserve">THIRUNAVUKARASU A J, TING D S J, ELANGOVAN K, </w:t>
      </w:r>
      <w:r>
        <w:t>等</w:t>
      </w:r>
      <w:r>
        <w:t>. Large language models in medicine[J]. Nature Medicine, 2023, 29(8): 1930-1940.</w:t>
      </w:r>
    </w:p>
    <w:p w14:paraId="7AF182AC" w14:textId="77777777" w:rsidR="001704E8" w:rsidRDefault="001704E8">
      <w:pPr>
        <w:pStyle w:val="afff"/>
        <w:spacing w:afterLines="0" w:after="0" w:line="400" w:lineRule="exact"/>
        <w:ind w:left="480" w:hangingChars="200" w:hanging="480"/>
        <w:pPrChange w:id="2351" w:author="Zixuan Zhou" w:date="2026-04-27T21:54:00Z" w16du:dateUtc="2026-04-27T13:54:00Z">
          <w:pPr>
            <w:pStyle w:val="afff"/>
            <w:spacing w:after="163"/>
          </w:pPr>
        </w:pPrChange>
      </w:pPr>
      <w:r>
        <w:t>[22]</w:t>
      </w:r>
      <w:r>
        <w:tab/>
        <w:t xml:space="preserve">SINGHAL K, TU T, GOTTWEIS J, </w:t>
      </w:r>
      <w:r>
        <w:t>等</w:t>
      </w:r>
      <w:r>
        <w:t>. Toward expert-level medical question answering with large language models[J]. Nature Medicine, 2025, 31(3): 943-950.</w:t>
      </w:r>
    </w:p>
    <w:p w14:paraId="1E2F020A" w14:textId="77777777" w:rsidR="001704E8" w:rsidRDefault="001704E8">
      <w:pPr>
        <w:pStyle w:val="afff"/>
        <w:spacing w:afterLines="0" w:after="0" w:line="400" w:lineRule="exact"/>
        <w:ind w:left="480" w:hangingChars="200" w:hanging="480"/>
        <w:pPrChange w:id="2352" w:author="Zixuan Zhou" w:date="2026-04-27T21:54:00Z" w16du:dateUtc="2026-04-27T13:54:00Z">
          <w:pPr>
            <w:pStyle w:val="afff"/>
            <w:spacing w:after="163"/>
          </w:pPr>
        </w:pPrChange>
      </w:pPr>
      <w:r>
        <w:t>[23]</w:t>
      </w:r>
      <w:r>
        <w:tab/>
        <w:t xml:space="preserve">TH K, M C, A M, </w:t>
      </w:r>
      <w:r>
        <w:t>等</w:t>
      </w:r>
      <w:r>
        <w:t>. Performance of ChatGPT on USMLE: Potential for AI-assisted medical education using large language models[J/OL]. PLOS digital health, 2023, 2(2)[2026-03-22]. https://pubmed.ncbi.nlm.nih.gov/36812645/.</w:t>
      </w:r>
    </w:p>
    <w:p w14:paraId="0C6DEF5C" w14:textId="77777777" w:rsidR="001704E8" w:rsidRDefault="001704E8">
      <w:pPr>
        <w:pStyle w:val="afff"/>
        <w:spacing w:afterLines="0" w:after="0" w:line="400" w:lineRule="exact"/>
        <w:ind w:left="480" w:hangingChars="200" w:hanging="480"/>
        <w:pPrChange w:id="2353" w:author="Zixuan Zhou" w:date="2026-04-27T21:54:00Z" w16du:dateUtc="2026-04-27T13:54:00Z">
          <w:pPr>
            <w:pStyle w:val="afff"/>
            <w:spacing w:after="163"/>
          </w:pPr>
        </w:pPrChange>
      </w:pPr>
      <w:r>
        <w:t>[24]</w:t>
      </w:r>
      <w:r>
        <w:tab/>
        <w:t xml:space="preserve">AYERS J W, POLIAK A, DREDZE M, </w:t>
      </w:r>
      <w:r>
        <w:t>等</w:t>
      </w:r>
      <w:r>
        <w:t>. Comparing Physician and Artificial Intelligence Chatbot Responses to Patient Questions Posted to a Public Social Media Forum[J]. JAMA Internal Medicine, 2023, 183(6): 589-596.</w:t>
      </w:r>
    </w:p>
    <w:p w14:paraId="708458F6" w14:textId="77777777" w:rsidR="001704E8" w:rsidRDefault="001704E8">
      <w:pPr>
        <w:pStyle w:val="afff"/>
        <w:spacing w:afterLines="0" w:after="0" w:line="400" w:lineRule="exact"/>
        <w:ind w:left="480" w:hangingChars="200" w:hanging="480"/>
        <w:pPrChange w:id="2354" w:author="Zixuan Zhou" w:date="2026-04-27T21:54:00Z" w16du:dateUtc="2026-04-27T13:54:00Z">
          <w:pPr>
            <w:pStyle w:val="afff"/>
            <w:spacing w:after="163"/>
          </w:pPr>
        </w:pPrChange>
      </w:pPr>
      <w:r>
        <w:lastRenderedPageBreak/>
        <w:t>[25]</w:t>
      </w:r>
      <w:r>
        <w:tab/>
        <w:t>CHANDRA-MOULI V, NEAL S, MOLLER A B. Adolescent sexual and reproductive health for all in sub-Saharan Africa: a spotlight on inequalities[J]. Reproductive Health, 2021, 18(S1): 118, s12978-021-01145-4.</w:t>
      </w:r>
    </w:p>
    <w:p w14:paraId="2055CC95" w14:textId="77777777" w:rsidR="001704E8" w:rsidRDefault="001704E8">
      <w:pPr>
        <w:pStyle w:val="afff"/>
        <w:spacing w:afterLines="0" w:after="0" w:line="400" w:lineRule="exact"/>
        <w:ind w:left="480" w:hangingChars="200" w:hanging="480"/>
        <w:pPrChange w:id="2355" w:author="Zixuan Zhou" w:date="2026-04-27T21:54:00Z" w16du:dateUtc="2026-04-27T13:54:00Z">
          <w:pPr>
            <w:pStyle w:val="afff"/>
            <w:spacing w:after="163"/>
          </w:pPr>
        </w:pPrChange>
      </w:pPr>
      <w:r>
        <w:t>[26]</w:t>
      </w:r>
      <w:r>
        <w:tab/>
        <w:t xml:space="preserve">SHI W, LIN Y, ZHANG Z, </w:t>
      </w:r>
      <w:r>
        <w:t>等</w:t>
      </w:r>
      <w:r>
        <w:t>. Gender Differences in Sex Education in China: A Structural Topic Modeling Analysis Based on Online Knowledge Community Zhihu[J/OL]. Children, 2022, 9(5)[2026-03-22]. https://www.mdpi.com/2227-9067/9/5/615.</w:t>
      </w:r>
    </w:p>
    <w:p w14:paraId="1696234F" w14:textId="77777777" w:rsidR="001704E8" w:rsidRDefault="001704E8">
      <w:pPr>
        <w:pStyle w:val="afff"/>
        <w:spacing w:afterLines="0" w:after="0" w:line="400" w:lineRule="exact"/>
        <w:ind w:left="480" w:hangingChars="200" w:hanging="480"/>
        <w:pPrChange w:id="2356" w:author="Zixuan Zhou" w:date="2026-04-27T21:54:00Z" w16du:dateUtc="2026-04-27T13:54:00Z">
          <w:pPr>
            <w:pStyle w:val="afff"/>
            <w:spacing w:after="163"/>
          </w:pPr>
        </w:pPrChange>
      </w:pPr>
      <w:r>
        <w:t>[27]</w:t>
      </w:r>
      <w:r>
        <w:tab/>
        <w:t xml:space="preserve">GUO H, NA X, HOU L, </w:t>
      </w:r>
      <w:r>
        <w:t>等</w:t>
      </w:r>
      <w:r>
        <w:t>. Classifying Chinese Questions Related to Health Care Posted by Consumers Via the Internet[J]. Journal of Medical Internet Research, 2017, 19(6): e7156.</w:t>
      </w:r>
    </w:p>
    <w:p w14:paraId="18D54380" w14:textId="77777777" w:rsidR="001704E8" w:rsidRDefault="001704E8">
      <w:pPr>
        <w:pStyle w:val="afff"/>
        <w:spacing w:afterLines="0" w:after="0" w:line="400" w:lineRule="exact"/>
        <w:ind w:left="480" w:hangingChars="200" w:hanging="480"/>
        <w:pPrChange w:id="2357" w:author="Zixuan Zhou" w:date="2026-04-27T21:54:00Z" w16du:dateUtc="2026-04-27T13:54:00Z">
          <w:pPr>
            <w:pStyle w:val="afff"/>
            <w:spacing w:after="163"/>
          </w:pPr>
        </w:pPrChange>
      </w:pPr>
      <w:r>
        <w:t>[28]</w:t>
      </w:r>
      <w:r>
        <w:tab/>
        <w:t xml:space="preserve">LATT P M, AUNG E T, HTAIK K, </w:t>
      </w:r>
      <w:r>
        <w:t>等</w:t>
      </w:r>
      <w:r>
        <w:t>. Evaluation of artificial intelligence (AI) chatbots for providing sexual health information: a consensus study using real-world clinical queries[J]. BMC Public Health, 2025, 25(1): 1788.</w:t>
      </w:r>
    </w:p>
    <w:p w14:paraId="488B4903" w14:textId="77777777" w:rsidR="001704E8" w:rsidRDefault="001704E8">
      <w:pPr>
        <w:pStyle w:val="afff"/>
        <w:spacing w:afterLines="0" w:after="0" w:line="400" w:lineRule="exact"/>
        <w:ind w:left="480" w:hangingChars="200" w:hanging="480"/>
        <w:pPrChange w:id="2358" w:author="Zixuan Zhou" w:date="2026-04-27T21:54:00Z" w16du:dateUtc="2026-04-27T13:54:00Z">
          <w:pPr>
            <w:pStyle w:val="afff"/>
            <w:spacing w:after="163"/>
          </w:pPr>
        </w:pPrChange>
      </w:pPr>
      <w:r>
        <w:t>[29]</w:t>
      </w:r>
      <w:r>
        <w:tab/>
      </w:r>
      <w:r>
        <w:t>郭守运</w:t>
      </w:r>
      <w:r>
        <w:t xml:space="preserve">, </w:t>
      </w:r>
      <w:r>
        <w:t>林腾</w:t>
      </w:r>
      <w:r>
        <w:t xml:space="preserve">. </w:t>
      </w:r>
      <w:r>
        <w:t>抖音短视频平台健康信息的媒介传播及管理策略探析</w:t>
      </w:r>
      <w:r>
        <w:t xml:space="preserve">[J/OL]. </w:t>
      </w:r>
      <w:r>
        <w:t>东吴学术</w:t>
      </w:r>
      <w:r>
        <w:t>, 2023[2026-03-22]. https://xueshu.baidu.com/ndscholar/browse/detail?paperid=1p1u0ap0by3y0j201t6002p06q223316&amp;site=xueshu_se.</w:t>
      </w:r>
    </w:p>
    <w:p w14:paraId="227CC4D2" w14:textId="77777777" w:rsidR="001704E8" w:rsidRDefault="001704E8">
      <w:pPr>
        <w:pStyle w:val="afff"/>
        <w:spacing w:afterLines="0" w:after="0" w:line="400" w:lineRule="exact"/>
        <w:ind w:left="480" w:hangingChars="200" w:hanging="480"/>
        <w:pPrChange w:id="2359" w:author="Zixuan Zhou" w:date="2026-04-27T21:54:00Z" w16du:dateUtc="2026-04-27T13:54:00Z">
          <w:pPr>
            <w:pStyle w:val="afff"/>
            <w:spacing w:after="163"/>
          </w:pPr>
        </w:pPrChange>
      </w:pPr>
      <w:r>
        <w:t>[30]</w:t>
      </w:r>
      <w:r>
        <w:tab/>
        <w:t xml:space="preserve">SANABRIA G, GREENE K Y, TRAN J T, </w:t>
      </w:r>
      <w:r>
        <w:t>等</w:t>
      </w:r>
      <w:r>
        <w:t>. “A Great Way to Start the Conversation”: Evidence for the Use of an Adolescent Mental Health Chatbot Navigator for Youth at Risk of HIV and Other STIs[J]. Journal of Technology in Behavioral Science, 2023: 1-10.</w:t>
      </w:r>
    </w:p>
    <w:p w14:paraId="27975FC4" w14:textId="77777777" w:rsidR="001704E8" w:rsidRDefault="001704E8">
      <w:pPr>
        <w:pStyle w:val="afff"/>
        <w:spacing w:afterLines="0" w:after="0" w:line="400" w:lineRule="exact"/>
        <w:ind w:left="480" w:hangingChars="200" w:hanging="480"/>
        <w:pPrChange w:id="2360" w:author="Zixuan Zhou" w:date="2026-04-27T21:54:00Z" w16du:dateUtc="2026-04-27T13:54:00Z">
          <w:pPr>
            <w:pStyle w:val="afff"/>
            <w:spacing w:after="163"/>
          </w:pPr>
        </w:pPrChange>
      </w:pPr>
      <w:r>
        <w:t>[31]</w:t>
      </w:r>
      <w:r>
        <w:tab/>
        <w:t xml:space="preserve">NAIR I, PATEL S P, BOLEN A, </w:t>
      </w:r>
      <w:r>
        <w:t>等</w:t>
      </w:r>
      <w:r>
        <w:t>. Reproductive Health Experiences Shared on TikTok by Young People: Content Analysis[J]. JMIR Infodemiology, 2023, 3: e42810.</w:t>
      </w:r>
    </w:p>
    <w:p w14:paraId="7541B3DF" w14:textId="77777777" w:rsidR="001704E8" w:rsidRDefault="001704E8">
      <w:pPr>
        <w:pStyle w:val="afff"/>
        <w:spacing w:afterLines="0" w:after="0" w:line="400" w:lineRule="exact"/>
        <w:ind w:left="480" w:hangingChars="200" w:hanging="480"/>
        <w:pPrChange w:id="2361" w:author="Zixuan Zhou" w:date="2026-04-27T21:54:00Z" w16du:dateUtc="2026-04-27T13:54:00Z">
          <w:pPr>
            <w:pStyle w:val="afff"/>
            <w:spacing w:after="163"/>
          </w:pPr>
        </w:pPrChange>
      </w:pPr>
      <w:r>
        <w:t>[32]</w:t>
      </w:r>
      <w:r>
        <w:tab/>
        <w:t>AREZOO SAEDI, AFSANEH FATEMI, MOHAMMAD ALI NEMATBAKHSH. Representation-centric approach for classification of Consumer Health Questions[J]. Expert Systems with Applications, 2023, 229: 120436.</w:t>
      </w:r>
    </w:p>
    <w:p w14:paraId="749E71C3" w14:textId="77777777" w:rsidR="001704E8" w:rsidRDefault="001704E8">
      <w:pPr>
        <w:pStyle w:val="afff"/>
        <w:spacing w:afterLines="0" w:after="0" w:line="400" w:lineRule="exact"/>
        <w:ind w:left="480" w:hangingChars="200" w:hanging="480"/>
        <w:pPrChange w:id="2362" w:author="Zixuan Zhou" w:date="2026-04-27T21:54:00Z" w16du:dateUtc="2026-04-27T13:54:00Z">
          <w:pPr>
            <w:pStyle w:val="afff"/>
            <w:spacing w:after="163"/>
          </w:pPr>
        </w:pPrChange>
      </w:pPr>
      <w:r>
        <w:t>[33]</w:t>
      </w:r>
      <w:r>
        <w:tab/>
        <w:t xml:space="preserve">HE Y, WANG Y, LAI L, </w:t>
      </w:r>
      <w:r>
        <w:t>等</w:t>
      </w:r>
      <w:r>
        <w:t>. A comparison of the performance of Chinese large language models and ChatGPT throughout the entire clinical workflow[J]. Scientific Reports, 2025, 15(1): 36322.</w:t>
      </w:r>
    </w:p>
    <w:p w14:paraId="7D7F3A80" w14:textId="77777777" w:rsidR="001704E8" w:rsidRDefault="001704E8">
      <w:pPr>
        <w:pStyle w:val="afff"/>
        <w:spacing w:afterLines="0" w:after="0" w:line="400" w:lineRule="exact"/>
        <w:ind w:left="480" w:hangingChars="200" w:hanging="480"/>
        <w:pPrChange w:id="2363" w:author="Zixuan Zhou" w:date="2026-04-27T21:54:00Z" w16du:dateUtc="2026-04-27T13:54:00Z">
          <w:pPr>
            <w:pStyle w:val="afff"/>
            <w:spacing w:after="163"/>
          </w:pPr>
        </w:pPrChange>
      </w:pPr>
      <w:r>
        <w:t>[34]</w:t>
      </w:r>
      <w:r>
        <w:tab/>
        <w:t xml:space="preserve">GOODMAN R S, PATRINELY J R, STONE C A Jr, </w:t>
      </w:r>
      <w:r>
        <w:t>等</w:t>
      </w:r>
      <w:r>
        <w:t>. Accuracy and Reliability of Chatbot Responses to Physician Questions[J]. JAMA Network Open, 2023, 6(10): e2336483.</w:t>
      </w:r>
    </w:p>
    <w:p w14:paraId="14F439A9" w14:textId="77777777" w:rsidR="001704E8" w:rsidRDefault="001704E8">
      <w:pPr>
        <w:pStyle w:val="afff"/>
        <w:spacing w:afterLines="0" w:after="0" w:line="400" w:lineRule="exact"/>
        <w:ind w:left="480" w:hangingChars="200" w:hanging="480"/>
        <w:pPrChange w:id="2364" w:author="Zixuan Zhou" w:date="2026-04-27T21:54:00Z" w16du:dateUtc="2026-04-27T13:54:00Z">
          <w:pPr>
            <w:pStyle w:val="afff"/>
            <w:spacing w:after="163"/>
          </w:pPr>
        </w:pPrChange>
      </w:pPr>
      <w:r>
        <w:t>[35]</w:t>
      </w:r>
      <w:r>
        <w:tab/>
        <w:t xml:space="preserve">FOWLER L R, SCHOEN L, SMITH H S, </w:t>
      </w:r>
      <w:r>
        <w:t>等</w:t>
      </w:r>
      <w:r>
        <w:t>. Sex Education on TikTok: A Cont</w:t>
      </w:r>
      <w:r>
        <w:lastRenderedPageBreak/>
        <w:t>ent Analysis of Themes[J]. Health Promotion Practice, 2022, 23(5): 739-742.</w:t>
      </w:r>
    </w:p>
    <w:p w14:paraId="7854D74A" w14:textId="77777777" w:rsidR="001704E8" w:rsidRDefault="001704E8">
      <w:pPr>
        <w:pStyle w:val="afff"/>
        <w:spacing w:afterLines="0" w:after="0" w:line="400" w:lineRule="exact"/>
        <w:ind w:left="480" w:hangingChars="200" w:hanging="480"/>
        <w:pPrChange w:id="2365" w:author="Zixuan Zhou" w:date="2026-04-27T21:54:00Z" w16du:dateUtc="2026-04-27T13:54:00Z">
          <w:pPr>
            <w:pStyle w:val="afff"/>
            <w:spacing w:after="163"/>
          </w:pPr>
        </w:pPrChange>
      </w:pPr>
      <w:r>
        <w:t>[36]</w:t>
      </w:r>
      <w:r>
        <w:tab/>
        <w:t xml:space="preserve">SEO J, CHOI D, KIM T, </w:t>
      </w:r>
      <w:r>
        <w:t>等</w:t>
      </w:r>
      <w:r>
        <w:t>. Evaluation Framework of Large Language Models in Medical Documentation: Development and Usability Study[J]. Journal of Medical Internet Research, 2024, 26: e58329.</w:t>
      </w:r>
    </w:p>
    <w:p w14:paraId="69D43C59" w14:textId="77777777" w:rsidR="001704E8" w:rsidRDefault="001704E8">
      <w:pPr>
        <w:pStyle w:val="afff"/>
        <w:spacing w:afterLines="0" w:after="0" w:line="400" w:lineRule="exact"/>
        <w:ind w:left="480" w:hangingChars="200" w:hanging="480"/>
        <w:pPrChange w:id="2366" w:author="Zixuan Zhou" w:date="2026-04-27T21:54:00Z" w16du:dateUtc="2026-04-27T13:54:00Z">
          <w:pPr>
            <w:pStyle w:val="afff"/>
            <w:spacing w:after="163"/>
          </w:pPr>
        </w:pPrChange>
      </w:pPr>
      <w:r>
        <w:t>[37]</w:t>
      </w:r>
      <w:r>
        <w:tab/>
        <w:t xml:space="preserve">HO C N, TIAN T, AYERS A T, </w:t>
      </w:r>
      <w:r>
        <w:t>等</w:t>
      </w:r>
      <w:r>
        <w:t>. Qualitative metrics from the biomedical literature for evaluating large language models in clinical decision-making: a narrative review[J]. BMC Medical Informatics and Decision Making, 2024, 24: 357.</w:t>
      </w:r>
    </w:p>
    <w:p w14:paraId="0E1C15F3" w14:textId="77777777" w:rsidR="001704E8" w:rsidRDefault="001704E8">
      <w:pPr>
        <w:pStyle w:val="afff"/>
        <w:spacing w:afterLines="0" w:after="0" w:line="400" w:lineRule="exact"/>
        <w:ind w:left="480" w:hangingChars="200" w:hanging="480"/>
        <w:pPrChange w:id="2367" w:author="Zixuan Zhou" w:date="2026-04-27T21:54:00Z" w16du:dateUtc="2026-04-27T13:54:00Z">
          <w:pPr>
            <w:pStyle w:val="afff"/>
            <w:spacing w:after="163"/>
          </w:pPr>
        </w:pPrChange>
      </w:pPr>
      <w:r>
        <w:t>[38]</w:t>
      </w:r>
      <w:r>
        <w:tab/>
        <w:t xml:space="preserve">YINGCHUN Z, DANCHEN L, XIAOYUE S, </w:t>
      </w:r>
      <w:r>
        <w:t>等</w:t>
      </w:r>
      <w:r>
        <w:t>. Application of ChatGPT-based artificial intelligence in the diagnosis and management of polycystic ovary syndrome[J/OL]. BMC medical informatics and decision making, 2025, 25(1)[2026-04-25]. https://pubmed.ncbi.nlm.nih.gov/40682078/.</w:t>
      </w:r>
    </w:p>
    <w:p w14:paraId="6682C92B" w14:textId="77777777" w:rsidR="001704E8" w:rsidRDefault="001704E8">
      <w:pPr>
        <w:pStyle w:val="afff"/>
        <w:spacing w:afterLines="0" w:after="0" w:line="400" w:lineRule="exact"/>
        <w:ind w:left="480" w:hangingChars="200" w:hanging="480"/>
        <w:pPrChange w:id="2368" w:author="Zixuan Zhou" w:date="2026-04-27T21:54:00Z" w16du:dateUtc="2026-04-27T13:54:00Z">
          <w:pPr>
            <w:pStyle w:val="afff"/>
            <w:spacing w:after="163"/>
          </w:pPr>
        </w:pPrChange>
      </w:pPr>
      <w:r>
        <w:t>[39]</w:t>
      </w:r>
      <w:r>
        <w:tab/>
        <w:t>SAFRAN E, YILDIRIM S. A cross-sectional study on ChatGPT’s alignment with clinical practice guidelines in musculoskeletal rehabilitation[J]. BMC Musculoskeletal Disorders, 2025, 26(1): 411.</w:t>
      </w:r>
    </w:p>
    <w:p w14:paraId="426C51CF" w14:textId="77777777" w:rsidR="001704E8" w:rsidRDefault="001704E8">
      <w:pPr>
        <w:pStyle w:val="afff"/>
        <w:spacing w:afterLines="0" w:after="0" w:line="400" w:lineRule="exact"/>
        <w:ind w:left="480" w:hangingChars="200" w:hanging="480"/>
        <w:pPrChange w:id="2369" w:author="Zixuan Zhou" w:date="2026-04-27T21:54:00Z" w16du:dateUtc="2026-04-27T13:54:00Z">
          <w:pPr>
            <w:pStyle w:val="afff"/>
            <w:spacing w:after="163"/>
          </w:pPr>
        </w:pPrChange>
      </w:pPr>
      <w:r>
        <w:t>[40]</w:t>
      </w:r>
      <w:r>
        <w:tab/>
        <w:t xml:space="preserve">TAM T Y C, SIVARAJKUMAR S, KAPOOR S, </w:t>
      </w:r>
      <w:r>
        <w:t>等</w:t>
      </w:r>
      <w:r>
        <w:t>. A framework for human evaluation of large language models in healthcare derived from literature review[J]. npj Digital Medicine, 2024, 7(1): 258.</w:t>
      </w:r>
    </w:p>
    <w:p w14:paraId="508B4E36" w14:textId="77777777" w:rsidR="001704E8" w:rsidRDefault="001704E8">
      <w:pPr>
        <w:pStyle w:val="afff"/>
        <w:spacing w:afterLines="0" w:after="0" w:line="400" w:lineRule="exact"/>
        <w:ind w:left="480" w:hangingChars="200" w:hanging="480"/>
        <w:pPrChange w:id="2370" w:author="Zixuan Zhou" w:date="2026-04-27T21:54:00Z" w16du:dateUtc="2026-04-27T13:54:00Z">
          <w:pPr>
            <w:pStyle w:val="afff"/>
            <w:spacing w:after="163"/>
          </w:pPr>
        </w:pPrChange>
      </w:pPr>
      <w:r>
        <w:t>[41]</w:t>
      </w:r>
      <w:r>
        <w:tab/>
        <w:t xml:space="preserve">CASOLA S, LIU Y J, PENG S, </w:t>
      </w:r>
      <w:r>
        <w:t>等</w:t>
      </w:r>
      <w:r>
        <w:t>. References Matter: Investigating the Impact of Reference Set Variation on Summarization Evaluation[EB/OL]. (2025)[2026-04-25]. https://www.semanticscholar.org/paper/References-Matter%3A-Investigating-the-Impact-of-Set-Casola-Liu/d09d576c33b72bcd57a5d6e8fbb5fa24f018ed47.</w:t>
      </w:r>
    </w:p>
    <w:p w14:paraId="0B44498F" w14:textId="77777777" w:rsidR="001704E8" w:rsidRDefault="001704E8">
      <w:pPr>
        <w:pStyle w:val="afff"/>
        <w:spacing w:afterLines="0" w:after="0" w:line="400" w:lineRule="exact"/>
        <w:ind w:left="480" w:hangingChars="200" w:hanging="480"/>
        <w:pPrChange w:id="2371" w:author="Zixuan Zhou" w:date="2026-04-27T21:54:00Z" w16du:dateUtc="2026-04-27T13:54:00Z">
          <w:pPr>
            <w:pStyle w:val="afff"/>
            <w:spacing w:after="163"/>
          </w:pPr>
        </w:pPrChange>
      </w:pPr>
      <w:r>
        <w:t>[42]</w:t>
      </w:r>
      <w:r>
        <w:tab/>
        <w:t>DENISE WELSCH, MARKUS NEUHÄUSER. Wilcoxon-Signed-Rank Test[M/OL]. [2026][2026-04-25]. https://link.springer.com/rwe/10.1007/978-3-662-69359-9_722.</w:t>
      </w:r>
    </w:p>
    <w:p w14:paraId="7455F8AF" w14:textId="40309DAD" w:rsidR="00740296" w:rsidRDefault="00A804DE" w:rsidP="001704E8">
      <w:pPr>
        <w:pStyle w:val="altz"/>
        <w:snapToGrid/>
        <w:ind w:left="480" w:hangingChars="200" w:hanging="480"/>
        <w:sectPr w:rsidR="00740296">
          <w:headerReference w:type="default" r:id="rId47"/>
          <w:endnotePr>
            <w:numFmt w:val="decimal"/>
          </w:endnotePr>
          <w:pgSz w:w="11906" w:h="16838"/>
          <w:pgMar w:top="1701" w:right="1418" w:bottom="1701" w:left="1418" w:header="851" w:footer="850" w:gutter="0"/>
          <w:cols w:space="425"/>
          <w:docGrid w:type="linesAndChars" w:linePitch="326"/>
        </w:sectPr>
      </w:pPr>
      <w:r>
        <w:fldChar w:fldCharType="end"/>
      </w:r>
    </w:p>
    <w:p w14:paraId="13373A7C" w14:textId="6144587B" w:rsidR="00F54B80" w:rsidRDefault="00740296" w:rsidP="00740296">
      <w:pPr>
        <w:pStyle w:val="1"/>
        <w:numPr>
          <w:ilvl w:val="0"/>
          <w:numId w:val="0"/>
        </w:numPr>
        <w:spacing w:before="326" w:after="326"/>
        <w:ind w:left="284"/>
        <w:rPr>
          <w:rFonts w:hint="eastAsia"/>
        </w:rPr>
      </w:pPr>
      <w:bookmarkStart w:id="2372" w:name="_Toc228219400"/>
      <w:r>
        <w:rPr>
          <w:rFonts w:hint="eastAsia"/>
        </w:rPr>
        <w:lastRenderedPageBreak/>
        <w:t>致</w:t>
      </w:r>
      <w:r>
        <w:rPr>
          <w:rFonts w:hint="eastAsia"/>
        </w:rPr>
        <w:t xml:space="preserve">  </w:t>
      </w:r>
      <w:r>
        <w:rPr>
          <w:rFonts w:hint="eastAsia"/>
        </w:rPr>
        <w:t>谢</w:t>
      </w:r>
      <w:bookmarkEnd w:id="2372"/>
    </w:p>
    <w:p w14:paraId="7BA28931" w14:textId="7730D176" w:rsidR="00740296" w:rsidRDefault="00740296" w:rsidP="00740296">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25761AD5" w14:textId="124995AA" w:rsidR="00740296" w:rsidRDefault="00740296" w:rsidP="00740296">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w:t>
      </w:r>
      <w:r w:rsidR="00C766A9">
        <w:rPr>
          <w:rFonts w:hint="eastAsia"/>
        </w:rPr>
        <w:t>训练资源</w:t>
      </w:r>
      <w:r>
        <w:rPr>
          <w:rFonts w:hint="eastAsia"/>
        </w:rPr>
        <w:t>不足而陷入困境时，黄老师及时协调实验资源；在论文逻辑结构出现偏差时，黄老师逐字逐句地批注修改，这份耐心与专业让我受益终身。</w:t>
      </w:r>
    </w:p>
    <w:p w14:paraId="3EF024F0" w14:textId="4ABDE40F" w:rsidR="00740296" w:rsidRDefault="00740296" w:rsidP="00740296">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w:t>
      </w:r>
      <w:r w:rsidR="00C766A9">
        <w:rPr>
          <w:rFonts w:hint="eastAsia"/>
        </w:rPr>
        <w:t>我的毕业论文</w:t>
      </w:r>
      <w:r>
        <w:rPr>
          <w:rFonts w:hint="eastAsia"/>
        </w:rPr>
        <w:t>实验得以顺利完成。</w:t>
      </w:r>
    </w:p>
    <w:p w14:paraId="1DC5D093" w14:textId="6854A140" w:rsidR="00740296" w:rsidRDefault="00740296" w:rsidP="00740296">
      <w:pPr>
        <w:pStyle w:val="altz"/>
        <w:ind w:firstLine="480"/>
      </w:pPr>
      <w:r>
        <w:rPr>
          <w:rFonts w:hint="eastAsia"/>
        </w:rPr>
        <w:t>感谢在数据标注与审核阶段给予帮助的各位同门与伙伴。</w:t>
      </w:r>
      <w:r w:rsidR="00C766A9">
        <w:rPr>
          <w:rFonts w:hint="eastAsia"/>
        </w:rPr>
        <w:t>正是有</w:t>
      </w:r>
      <w:r>
        <w:rPr>
          <w:rFonts w:hint="eastAsia"/>
        </w:rPr>
        <w:t>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48DF5285" w14:textId="77777777" w:rsidR="00740296" w:rsidRDefault="00740296" w:rsidP="00740296">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A6D9E38" w14:textId="77777777" w:rsidR="00740296" w:rsidRDefault="00740296" w:rsidP="00740296">
      <w:pPr>
        <w:pStyle w:val="altz"/>
        <w:ind w:firstLine="480"/>
      </w:pPr>
      <w:r>
        <w:rPr>
          <w:rFonts w:hint="eastAsia"/>
        </w:rPr>
        <w:t>最后，感谢参与论文评审的各位专家老师，感谢您们在百忙之中审阅本文并提出宝贵意见。</w:t>
      </w:r>
    </w:p>
    <w:p w14:paraId="5C48481B" w14:textId="51FD05DA" w:rsidR="00740296" w:rsidRPr="00740296" w:rsidRDefault="00740296" w:rsidP="00740296">
      <w:pPr>
        <w:pStyle w:val="altz"/>
        <w:ind w:firstLine="480"/>
      </w:pPr>
      <w:r>
        <w:rPr>
          <w:rFonts w:hint="eastAsia"/>
        </w:rPr>
        <w:t>本科阶段的结束不是终点，而是将</w:t>
      </w:r>
      <w:r w:rsidR="00C766A9">
        <w:rPr>
          <w:rFonts w:hint="eastAsia"/>
        </w:rPr>
        <w:t>“</w:t>
      </w:r>
      <w:r>
        <w:rPr>
          <w:rFonts w:hint="eastAsia"/>
        </w:rPr>
        <w:t>智能医学</w:t>
      </w:r>
      <w:r w:rsidR="00C766A9">
        <w:rPr>
          <w:rFonts w:hint="eastAsia"/>
        </w:rPr>
        <w:t>”</w:t>
      </w:r>
      <w:r>
        <w:rPr>
          <w:rFonts w:hint="eastAsia"/>
        </w:rPr>
        <w:t>从论文概念转化为临床价值的起点。这段经历</w:t>
      </w:r>
      <w:r w:rsidR="004A77CC">
        <w:rPr>
          <w:rFonts w:hint="eastAsia"/>
        </w:rPr>
        <w:t>不只是让</w:t>
      </w:r>
      <w:r>
        <w:rPr>
          <w:rFonts w:hint="eastAsia"/>
        </w:rPr>
        <w:t>我</w:t>
      </w:r>
      <w:r w:rsidR="004A77CC">
        <w:rPr>
          <w:rFonts w:hint="eastAsia"/>
        </w:rPr>
        <w:t>领略了</w:t>
      </w:r>
      <w:r w:rsidR="00C766A9">
        <w:rPr>
          <w:rFonts w:hint="eastAsia"/>
        </w:rPr>
        <w:t>人工智能</w:t>
      </w:r>
      <w:r w:rsidR="004A77CC">
        <w:rPr>
          <w:rFonts w:hint="eastAsia"/>
        </w:rPr>
        <w:t>融合</w:t>
      </w:r>
      <w:r w:rsidR="00C766A9">
        <w:rPr>
          <w:rFonts w:hint="eastAsia"/>
        </w:rPr>
        <w:t>医学</w:t>
      </w:r>
      <w:r w:rsidR="004A77CC">
        <w:rPr>
          <w:rFonts w:hint="eastAsia"/>
        </w:rPr>
        <w:t>丰富多样</w:t>
      </w:r>
      <w:r w:rsidR="00C766A9">
        <w:rPr>
          <w:rFonts w:hint="eastAsia"/>
        </w:rPr>
        <w:t>的前沿知识</w:t>
      </w:r>
      <w:r>
        <w:rPr>
          <w:rFonts w:hint="eastAsia"/>
        </w:rPr>
        <w:t>，更</w:t>
      </w:r>
      <w:r w:rsidR="004A77CC">
        <w:rPr>
          <w:rFonts w:hint="eastAsia"/>
        </w:rPr>
        <w:t>在我心底种下了对医学人工智能领域持久与热诚的兴趣</w:t>
      </w:r>
      <w:r>
        <w:rPr>
          <w:rFonts w:hint="eastAsia"/>
        </w:rPr>
        <w:t>。愿我们都能在各自的领域里，保持对未知的敬畏与对真理的热忱。</w:t>
      </w:r>
    </w:p>
    <w:sectPr w:rsidR="00740296" w:rsidRPr="00740296">
      <w:headerReference w:type="default" r:id="rId48"/>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39" w:author="Jason-Z" w:date="2026-04-03T14:09:00Z" w:initials="">
    <w:p w14:paraId="116B993C" w14:textId="77777777" w:rsidR="00F54B80" w:rsidRDefault="0016293C">
      <w:pPr>
        <w:pStyle w:val="a5"/>
        <w:spacing w:after="163"/>
      </w:pPr>
      <w:r>
        <w:rPr>
          <w:rStyle w:val="afc"/>
        </w:rPr>
        <w:annotationRef/>
      </w:r>
      <w:r>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853" w:author="Jason-Z" w:date="2026-04-03T14:17:00Z" w:initials="">
    <w:p w14:paraId="47A188FF" w14:textId="77777777" w:rsidR="00F54B80" w:rsidRDefault="0016293C">
      <w:pPr>
        <w:pStyle w:val="a5"/>
        <w:spacing w:after="163"/>
      </w:pPr>
      <w:r>
        <w:rPr>
          <w:rStyle w:val="afc"/>
        </w:rPr>
        <w:annotationRef/>
      </w:r>
      <w:r>
        <w:rPr>
          <w:rFonts w:hint="eastAsia"/>
        </w:rPr>
        <w:t>建议有技术路线图</w:t>
      </w:r>
    </w:p>
  </w:comment>
  <w:comment w:id="871" w:author="Jason-Z" w:date="2026-04-03T14:18:00Z" w:initials="">
    <w:p w14:paraId="1E601A2B" w14:textId="77777777" w:rsidR="00F54B80" w:rsidRDefault="0016293C">
      <w:pPr>
        <w:pStyle w:val="a5"/>
        <w:spacing w:after="163"/>
      </w:pPr>
      <w:r>
        <w:rPr>
          <w:rStyle w:val="afc"/>
        </w:rPr>
        <w:annotationRef/>
      </w:r>
      <w:r>
        <w:rPr>
          <w:rFonts w:hint="eastAsia"/>
        </w:rPr>
        <w:t>这块如果不是学校硬性规定，可以删除。与目录和正文均有重复</w:t>
      </w:r>
    </w:p>
  </w:comment>
  <w:comment w:id="967" w:author="Zixuan Zhou" w:date="2026-04-02T18:49:00Z" w:initials="ZZ">
    <w:p w14:paraId="68FF270D" w14:textId="77777777" w:rsidR="00F54B80" w:rsidRDefault="0016293C">
      <w:pPr>
        <w:pStyle w:val="a5"/>
        <w:spacing w:after="163"/>
      </w:pPr>
      <w:r>
        <w:rPr>
          <w:rStyle w:val="afc"/>
        </w:rPr>
        <w:annotationRef/>
      </w:r>
      <w:r>
        <w:rPr>
          <w:rFonts w:hint="eastAsia"/>
        </w:rPr>
        <w:t>插入</w:t>
      </w:r>
      <w:r>
        <w:rPr>
          <w:rFonts w:hint="eastAsia"/>
        </w:rPr>
        <w:t>ICC</w:t>
      </w:r>
      <w:r>
        <w:rPr>
          <w:rFonts w:hint="eastAsia"/>
        </w:rPr>
        <w:t>、</w:t>
      </w:r>
      <w:r>
        <w:rPr>
          <w:rFonts w:hint="eastAsia"/>
        </w:rPr>
        <w:t>Kappa</w:t>
      </w:r>
      <w:r>
        <w:rPr>
          <w:rFonts w:hint="eastAsia"/>
        </w:rPr>
        <w:t>参考文献</w:t>
      </w:r>
    </w:p>
  </w:comment>
  <w:comment w:id="972" w:author="Jason-Z" w:date="2026-04-03T14:21:00Z" w:initials="">
    <w:p w14:paraId="7B898AAB" w14:textId="77777777" w:rsidR="00F54B80" w:rsidRDefault="0016293C">
      <w:pPr>
        <w:pStyle w:val="a5"/>
        <w:spacing w:after="163"/>
      </w:pPr>
      <w:r>
        <w:rPr>
          <w:rStyle w:val="afc"/>
        </w:rPr>
        <w:annotationRef/>
      </w: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991" w:author="Zixuan Zhou" w:date="2026-03-27T01:17:00Z" w:initials="ZZ">
    <w:p w14:paraId="7DC09B68" w14:textId="77777777" w:rsidR="00F54B80" w:rsidRDefault="0016293C">
      <w:pPr>
        <w:pStyle w:val="a5"/>
        <w:spacing w:after="163"/>
      </w:pPr>
      <w:r>
        <w:rPr>
          <w:rStyle w:val="afc"/>
        </w:rPr>
        <w:annotationRef/>
      </w:r>
      <w:r>
        <w:rPr>
          <w:rFonts w:hint="eastAsia"/>
        </w:rPr>
        <w:t>关键词体系</w:t>
      </w:r>
      <w:r>
        <w:rPr>
          <w:rFonts w:hint="eastAsia"/>
        </w:rPr>
        <w:t xml:space="preserve"> </w:t>
      </w:r>
      <w:r>
        <w:rPr>
          <w:rFonts w:hint="eastAsia"/>
        </w:rPr>
        <w:t>参考什么文献、研究建立的？是否有效可靠、科学？</w:t>
      </w:r>
    </w:p>
  </w:comment>
  <w:comment w:id="1008"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1030" w:author="Jason-Z" w:date="2026-04-03T14:27:00Z" w:initials="">
    <w:p w14:paraId="10FC742E" w14:textId="23377B63" w:rsidR="00F54B80" w:rsidRDefault="0016293C">
      <w:pPr>
        <w:pStyle w:val="a5"/>
        <w:spacing w:after="163"/>
      </w:pPr>
      <w:r>
        <w:rPr>
          <w:rStyle w:val="afc"/>
        </w:rPr>
        <w:annotationRef/>
      </w:r>
      <w:r>
        <w:rPr>
          <w:rFonts w:hint="eastAsia"/>
        </w:rPr>
        <w:t>同前文处理</w:t>
      </w:r>
    </w:p>
  </w:comment>
  <w:comment w:id="1034" w:author="Jason-Z" w:date="2026-04-03T14:29:00Z" w:initials="">
    <w:p w14:paraId="19CDAA99" w14:textId="77777777" w:rsidR="00F54B80" w:rsidRDefault="0016293C">
      <w:pPr>
        <w:pStyle w:val="a5"/>
        <w:spacing w:after="163"/>
      </w:pPr>
      <w:r>
        <w:rPr>
          <w:rStyle w:val="afc"/>
        </w:rPr>
        <w:annotationRef/>
      </w:r>
      <w:r>
        <w:rPr>
          <w:rFonts w:hint="eastAsia"/>
        </w:rPr>
        <w:t>可以将上一段提到的语料库简单放在此处</w:t>
      </w:r>
    </w:p>
  </w:comment>
  <w:comment w:id="1372" w:author="Jason-Z" w:date="2026-04-03T14:31:00Z" w:initials="">
    <w:p w14:paraId="3EB8D01A" w14:textId="77777777" w:rsidR="00F54B80" w:rsidRDefault="0016293C">
      <w:pPr>
        <w:pStyle w:val="a5"/>
        <w:spacing w:after="163"/>
      </w:pPr>
      <w:r>
        <w:rPr>
          <w:rStyle w:val="afc"/>
        </w:rPr>
        <w:annotationRef/>
      </w:r>
      <w:r>
        <w:rPr>
          <w:rFonts w:hint="eastAsia"/>
        </w:rPr>
        <w:t>不同主题要有小标题，或者加粗等标记</w:t>
      </w:r>
    </w:p>
  </w:comment>
  <w:comment w:id="1495" w:author="Zixuan Zhou" w:date="2026-04-17T20:52:00Z" w:initials="ZZ">
    <w:p w14:paraId="688D19BF" w14:textId="77777777" w:rsidR="00486D9D" w:rsidRDefault="00486D9D" w:rsidP="00486D9D">
      <w:pPr>
        <w:pStyle w:val="a5"/>
        <w:spacing w:after="163"/>
      </w:pPr>
      <w:r>
        <w:rPr>
          <w:rStyle w:val="afc"/>
        </w:rPr>
        <w:annotationRef/>
      </w:r>
      <w:r>
        <w:rPr>
          <w:rFonts w:hint="eastAsia"/>
        </w:rPr>
        <w:t>别忘了改成“既有研究的结论”</w:t>
      </w:r>
    </w:p>
  </w:comment>
  <w:comment w:id="1504" w:author="Jason-Z" w:date="2026-04-03T14:33:00Z" w:initials="">
    <w:p w14:paraId="51BD9B10" w14:textId="7916349C" w:rsidR="00F54B80" w:rsidRDefault="0016293C">
      <w:pPr>
        <w:pStyle w:val="a5"/>
        <w:spacing w:after="163"/>
      </w:pPr>
      <w:r>
        <w:rPr>
          <w:rStyle w:val="afc"/>
        </w:rPr>
        <w:annotationRef/>
      </w:r>
      <w:r>
        <w:rPr>
          <w:rFonts w:hint="eastAsia"/>
        </w:rPr>
        <w:t>文字过多，简要小结即可</w:t>
      </w:r>
    </w:p>
  </w:comment>
  <w:comment w:id="1514" w:author="Jason-Z" w:date="2026-04-03T14:33:00Z" w:initials="">
    <w:p w14:paraId="5EB78331" w14:textId="77777777" w:rsidR="00F54B80" w:rsidRDefault="0016293C" w:rsidP="00D77215">
      <w:pPr>
        <w:pStyle w:val="a5"/>
        <w:spacing w:after="163"/>
      </w:pPr>
      <w:r>
        <w:rPr>
          <w:rStyle w:val="afc"/>
        </w:rPr>
        <w:annotationRef/>
      </w:r>
      <w:r>
        <w:rPr>
          <w:rFonts w:hint="eastAsia"/>
        </w:rPr>
        <w:t>同第四章</w:t>
      </w:r>
    </w:p>
  </w:comment>
  <w:comment w:id="1638"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702"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719"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949"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7DC09B68" w15:done="0"/>
  <w15:commentEx w15:paraId="094C7781" w15:done="0"/>
  <w15:commentEx w15:paraId="10FC742E" w15:done="0"/>
  <w15:commentEx w15:paraId="19CDAA99" w15:done="0"/>
  <w15:commentEx w15:paraId="3EB8D01A" w15:done="0"/>
  <w15:commentEx w15:paraId="688D19BF" w15:done="0"/>
  <w15:commentEx w15:paraId="51BD9B10" w15:done="0"/>
  <w15:commentEx w15:paraId="5EB78331" w15:done="0"/>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extLst>
      <w16:ext w16:uri="{CE6994B0-6A32-4C9F-8C6B-6E91EDA988CE}">
        <cr:reactions xmlns:cr="http://schemas.microsoft.com/office/comments/2020/reactions">
          <cr:reaction reactionType="1">
            <cr:reactionInfo dateUtc="2026-04-24T18:31:29Z">
              <cr:user userId="5bab6ab93e46eb06" userProvider="Windows Live" userName="Zixuan Zhou"/>
            </cr:reactionInfo>
          </cr:reaction>
        </cr:reactions>
      </w16:ext>
    </w16cex:extLst>
  </w16cex:commentExtensible>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7DC09B68" w16cid:durableId="7DC09B68"/>
  <w16cid:commentId w16cid:paraId="094C7781" w16cid:durableId="47FCBFB2"/>
  <w16cid:commentId w16cid:paraId="10FC742E" w16cid:durableId="10FC742E"/>
  <w16cid:commentId w16cid:paraId="19CDAA99" w16cid:durableId="19CDAA99"/>
  <w16cid:commentId w16cid:paraId="3EB8D01A" w16cid:durableId="3EB8D01A"/>
  <w16cid:commentId w16cid:paraId="688D19BF"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EBD8" w14:textId="77777777" w:rsidR="00922ABA" w:rsidRDefault="00922ABA">
      <w:pPr>
        <w:spacing w:after="120"/>
      </w:pPr>
    </w:p>
  </w:endnote>
  <w:endnote w:type="continuationSeparator" w:id="0">
    <w:p w14:paraId="4E3801E0" w14:textId="77777777" w:rsidR="00922ABA" w:rsidRDefault="00922ABA">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A97D" w14:textId="77777777" w:rsidR="00922ABA" w:rsidRDefault="00922ABA">
      <w:pPr>
        <w:spacing w:after="120"/>
      </w:pPr>
    </w:p>
  </w:footnote>
  <w:footnote w:type="continuationSeparator" w:id="0">
    <w:p w14:paraId="0A56486F" w14:textId="77777777" w:rsidR="00922ABA" w:rsidRDefault="00922ABA">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2B6ADA9E" w:rsidR="00F54B80" w:rsidRDefault="00000000">
    <w:pPr>
      <w:pStyle w:val="ad"/>
      <w:pBdr>
        <w:bottom w:val="single" w:sz="4" w:space="1" w:color="auto"/>
      </w:pBdr>
      <w:spacing w:afterLines="0" w:after="0"/>
    </w:pPr>
    <w:r>
      <w:rPr>
        <w:rFonts w:ascii="宋体" w:hAnsi="宋体"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2E1535EE" w:rsidR="00F54B80" w:rsidRDefault="00000000">
    <w:pPr>
      <w:pStyle w:val="ad"/>
      <w:pBdr>
        <w:bottom w:val="single" w:sz="4" w:space="1" w:color="auto"/>
      </w:pBdr>
      <w:spacing w:afterLines="0" w:after="0"/>
    </w:pPr>
    <w:r>
      <w:rPr>
        <w:rFonts w:ascii="宋体" w:hAnsi="宋体" w:hint="eastAsia"/>
        <w:sz w:val="21"/>
        <w:szCs w:val="21"/>
      </w:rPr>
      <w:t>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2C62F0C8" w:rsidR="00F54B80" w:rsidRDefault="00000000">
    <w:pPr>
      <w:pStyle w:val="ad"/>
      <w:pBdr>
        <w:bottom w:val="single" w:sz="4" w:space="1" w:color="auto"/>
      </w:pBdr>
      <w:spacing w:afterLines="0" w:after="0"/>
    </w:pPr>
    <w:r>
      <w:rPr>
        <w:rFonts w:ascii="宋体" w:hAnsi="宋体" w:hint="eastAsia"/>
        <w:sz w:val="21"/>
        <w:szCs w:val="21"/>
      </w:rPr>
      <w:t>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6ABBE14D" w:rsidR="00F54B80" w:rsidRDefault="00000000">
    <w:pPr>
      <w:pStyle w:val="ad"/>
      <w:pBdr>
        <w:bottom w:val="single" w:sz="4" w:space="1" w:color="auto"/>
      </w:pBdr>
      <w:spacing w:afterLines="0" w:after="0"/>
    </w:pPr>
    <w:r>
      <w:rPr>
        <w:rFonts w:ascii="宋体" w:hAnsi="宋体" w:hint="eastAsia"/>
        <w:sz w:val="21"/>
        <w:szCs w:val="21"/>
      </w:rPr>
      <w:t>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69AD3A" w:rsidR="00F54B80" w:rsidRDefault="00000000">
    <w:pPr>
      <w:pStyle w:val="ad"/>
      <w:pBdr>
        <w:bottom w:val="single" w:sz="4" w:space="1" w:color="auto"/>
      </w:pBdr>
      <w:spacing w:afterLines="0" w:after="0"/>
    </w:pPr>
    <w:r>
      <w:rPr>
        <w:rFonts w:ascii="宋体" w:hAnsi="宋体" w:hint="eastAsia"/>
        <w:sz w:val="21"/>
        <w:szCs w:val="21"/>
      </w:rPr>
      <w:t>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17A2071" w:rsidR="00F54B80" w:rsidRDefault="00000000">
    <w:pPr>
      <w:pStyle w:val="ad"/>
      <w:pBdr>
        <w:bottom w:val="single" w:sz="4" w:space="1" w:color="auto"/>
      </w:pBdr>
      <w:spacing w:afterLines="0" w:after="0"/>
    </w:pPr>
    <w:r>
      <w:rPr>
        <w:rFonts w:ascii="宋体" w:hAnsi="宋体" w:hint="eastAsia"/>
        <w:sz w:val="21"/>
        <w:szCs w:val="21"/>
      </w:rPr>
      <w:t>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0AA12AF" w:rsidR="00F54B80" w:rsidRDefault="00634FA3">
    <w:pPr>
      <w:pStyle w:val="ad"/>
      <w:pBdr>
        <w:bottom w:val="single" w:sz="4" w:space="1" w:color="auto"/>
      </w:pBdr>
      <w:spacing w:afterLines="0" w:after="0"/>
    </w:pPr>
    <w:r>
      <w:rPr>
        <w:rFonts w:ascii="宋体" w:hAnsi="宋体" w:hint="eastAsia"/>
        <w:sz w:val="21"/>
        <w:szCs w:val="21"/>
      </w:rPr>
      <w:t>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8DB3" w14:textId="4B5956B2" w:rsidR="00F3185C" w:rsidRDefault="00F3185C">
    <w:pPr>
      <w:pStyle w:val="ad"/>
      <w:pBdr>
        <w:bottom w:val="single" w:sz="4" w:space="1" w:color="auto"/>
      </w:pBdr>
      <w:spacing w:afterLines="0" w:after="0"/>
    </w:pPr>
    <w:r>
      <w:rPr>
        <w:rFonts w:ascii="宋体" w:hAnsi="宋体" w:hint="eastAsia"/>
        <w:sz w:val="21"/>
        <w:szCs w:val="21"/>
      </w:rPr>
      <w:t>附  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C49A" w14:textId="6A817063" w:rsidR="00634FA3" w:rsidRDefault="00634FA3">
    <w:pPr>
      <w:pStyle w:val="ad"/>
      <w:pBdr>
        <w:bottom w:val="single" w:sz="4" w:space="1" w:color="auto"/>
      </w:pBdr>
      <w:spacing w:afterLines="0" w:after="0"/>
    </w:pPr>
    <w:r>
      <w:rPr>
        <w:rFonts w:ascii="宋体" w:hAnsi="宋体" w:hint="eastAsia"/>
        <w:sz w:val="21"/>
        <w:szCs w:val="21"/>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216B" w14:textId="1F2864F6" w:rsidR="00740296" w:rsidRDefault="00740296">
    <w:pPr>
      <w:pStyle w:val="ad"/>
      <w:pBdr>
        <w:bottom w:val="single" w:sz="4" w:space="1" w:color="auto"/>
      </w:pBdr>
      <w:spacing w:afterLines="0" w:after="0"/>
    </w:pPr>
    <w:r>
      <w:rPr>
        <w:rFonts w:ascii="宋体" w:hAnsi="宋体" w:hint="eastAsia"/>
        <w:sz w:val="21"/>
        <w:szCs w:val="21"/>
      </w:rPr>
      <w:t>致  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2"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4"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7"/>
  </w:num>
  <w:num w:numId="2" w16cid:durableId="510098688">
    <w:abstractNumId w:val="20"/>
  </w:num>
  <w:num w:numId="3" w16cid:durableId="1538272877">
    <w:abstractNumId w:val="34"/>
  </w:num>
  <w:num w:numId="4" w16cid:durableId="1993833232">
    <w:abstractNumId w:val="25"/>
  </w:num>
  <w:num w:numId="5" w16cid:durableId="2074885604">
    <w:abstractNumId w:val="28"/>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29"/>
  </w:num>
  <w:num w:numId="11" w16cid:durableId="296959003">
    <w:abstractNumId w:val="21"/>
  </w:num>
  <w:num w:numId="12" w16cid:durableId="613638513">
    <w:abstractNumId w:val="33"/>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0"/>
  </w:num>
  <w:num w:numId="25" w16cid:durableId="1183668430">
    <w:abstractNumId w:val="18"/>
  </w:num>
  <w:num w:numId="26" w16cid:durableId="1720393854">
    <w:abstractNumId w:val="19"/>
  </w:num>
  <w:num w:numId="27" w16cid:durableId="1696928268">
    <w:abstractNumId w:val="31"/>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2"/>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A9E"/>
    <w:rsid w:val="00023F28"/>
    <w:rsid w:val="00031309"/>
    <w:rsid w:val="00031F56"/>
    <w:rsid w:val="00043C67"/>
    <w:rsid w:val="000460C1"/>
    <w:rsid w:val="00051194"/>
    <w:rsid w:val="000517CF"/>
    <w:rsid w:val="000518C1"/>
    <w:rsid w:val="00054BDD"/>
    <w:rsid w:val="000735DF"/>
    <w:rsid w:val="000844E0"/>
    <w:rsid w:val="00086538"/>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73FC"/>
    <w:rsid w:val="001314E1"/>
    <w:rsid w:val="00137B2B"/>
    <w:rsid w:val="00142051"/>
    <w:rsid w:val="001458D7"/>
    <w:rsid w:val="00145E14"/>
    <w:rsid w:val="0015287E"/>
    <w:rsid w:val="00156C07"/>
    <w:rsid w:val="0016293C"/>
    <w:rsid w:val="001704E8"/>
    <w:rsid w:val="00170C8F"/>
    <w:rsid w:val="001740C8"/>
    <w:rsid w:val="00177D7F"/>
    <w:rsid w:val="00181CF2"/>
    <w:rsid w:val="00192633"/>
    <w:rsid w:val="001926DA"/>
    <w:rsid w:val="00192C5F"/>
    <w:rsid w:val="00194F9E"/>
    <w:rsid w:val="00195EEC"/>
    <w:rsid w:val="001C5F23"/>
    <w:rsid w:val="001E2739"/>
    <w:rsid w:val="001E4FA3"/>
    <w:rsid w:val="001F5FE9"/>
    <w:rsid w:val="001F673A"/>
    <w:rsid w:val="00221160"/>
    <w:rsid w:val="0022787E"/>
    <w:rsid w:val="002324CA"/>
    <w:rsid w:val="00247EBB"/>
    <w:rsid w:val="00250558"/>
    <w:rsid w:val="0025724C"/>
    <w:rsid w:val="00273DEC"/>
    <w:rsid w:val="002766C3"/>
    <w:rsid w:val="0028169C"/>
    <w:rsid w:val="002927B6"/>
    <w:rsid w:val="002933F2"/>
    <w:rsid w:val="00297C21"/>
    <w:rsid w:val="002A619B"/>
    <w:rsid w:val="002A7E87"/>
    <w:rsid w:val="002B28BD"/>
    <w:rsid w:val="002B315B"/>
    <w:rsid w:val="002B4F28"/>
    <w:rsid w:val="002B702E"/>
    <w:rsid w:val="002B7641"/>
    <w:rsid w:val="002C2FFD"/>
    <w:rsid w:val="002E02F1"/>
    <w:rsid w:val="002E6692"/>
    <w:rsid w:val="002F0A02"/>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C86"/>
    <w:rsid w:val="003675F7"/>
    <w:rsid w:val="00367A8E"/>
    <w:rsid w:val="003722EA"/>
    <w:rsid w:val="0037566B"/>
    <w:rsid w:val="00380D35"/>
    <w:rsid w:val="003820FF"/>
    <w:rsid w:val="00393831"/>
    <w:rsid w:val="003A06CC"/>
    <w:rsid w:val="003A5037"/>
    <w:rsid w:val="003A6227"/>
    <w:rsid w:val="003A6BF3"/>
    <w:rsid w:val="003B22E6"/>
    <w:rsid w:val="003B344C"/>
    <w:rsid w:val="003B4A79"/>
    <w:rsid w:val="003C40A2"/>
    <w:rsid w:val="003D75AD"/>
    <w:rsid w:val="003E28B3"/>
    <w:rsid w:val="003E72ED"/>
    <w:rsid w:val="003F57AD"/>
    <w:rsid w:val="003F7E8D"/>
    <w:rsid w:val="00416BFA"/>
    <w:rsid w:val="00416C2B"/>
    <w:rsid w:val="00421CAA"/>
    <w:rsid w:val="00431204"/>
    <w:rsid w:val="004336F0"/>
    <w:rsid w:val="004342D9"/>
    <w:rsid w:val="00447B1B"/>
    <w:rsid w:val="004502FF"/>
    <w:rsid w:val="00451C6C"/>
    <w:rsid w:val="00455577"/>
    <w:rsid w:val="00455885"/>
    <w:rsid w:val="00462919"/>
    <w:rsid w:val="00473E03"/>
    <w:rsid w:val="00482A4C"/>
    <w:rsid w:val="0048486B"/>
    <w:rsid w:val="00486113"/>
    <w:rsid w:val="00486D0E"/>
    <w:rsid w:val="00486D9D"/>
    <w:rsid w:val="004914A3"/>
    <w:rsid w:val="00492FE9"/>
    <w:rsid w:val="00494B58"/>
    <w:rsid w:val="004A43BB"/>
    <w:rsid w:val="004A5003"/>
    <w:rsid w:val="004A775D"/>
    <w:rsid w:val="004A77CC"/>
    <w:rsid w:val="004B09AF"/>
    <w:rsid w:val="004B663F"/>
    <w:rsid w:val="004D0495"/>
    <w:rsid w:val="004D30BB"/>
    <w:rsid w:val="004D537A"/>
    <w:rsid w:val="004E5D18"/>
    <w:rsid w:val="004E72DA"/>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A4719"/>
    <w:rsid w:val="005B1106"/>
    <w:rsid w:val="005B1D82"/>
    <w:rsid w:val="005B50D7"/>
    <w:rsid w:val="005B5F9F"/>
    <w:rsid w:val="005C3781"/>
    <w:rsid w:val="005C6FE4"/>
    <w:rsid w:val="005D5EB7"/>
    <w:rsid w:val="005F1C44"/>
    <w:rsid w:val="005F4A1A"/>
    <w:rsid w:val="005F4AD1"/>
    <w:rsid w:val="005F615D"/>
    <w:rsid w:val="00607DA6"/>
    <w:rsid w:val="00613CFD"/>
    <w:rsid w:val="00620989"/>
    <w:rsid w:val="0062509B"/>
    <w:rsid w:val="0062707B"/>
    <w:rsid w:val="00631C5C"/>
    <w:rsid w:val="00634FA3"/>
    <w:rsid w:val="00635C1B"/>
    <w:rsid w:val="0064635A"/>
    <w:rsid w:val="006475E0"/>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285C"/>
    <w:rsid w:val="006A52BD"/>
    <w:rsid w:val="006C0F0E"/>
    <w:rsid w:val="006C163B"/>
    <w:rsid w:val="006C4011"/>
    <w:rsid w:val="006C5F90"/>
    <w:rsid w:val="006C7448"/>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71A11"/>
    <w:rsid w:val="00776D10"/>
    <w:rsid w:val="0078410C"/>
    <w:rsid w:val="00785F37"/>
    <w:rsid w:val="0078767D"/>
    <w:rsid w:val="00791ABA"/>
    <w:rsid w:val="007A4FBA"/>
    <w:rsid w:val="007B10FA"/>
    <w:rsid w:val="007B3B9D"/>
    <w:rsid w:val="007B5F05"/>
    <w:rsid w:val="007B6240"/>
    <w:rsid w:val="007C1CDB"/>
    <w:rsid w:val="007C45DE"/>
    <w:rsid w:val="007D6C2A"/>
    <w:rsid w:val="007E1348"/>
    <w:rsid w:val="007F32F8"/>
    <w:rsid w:val="007F3863"/>
    <w:rsid w:val="007F6912"/>
    <w:rsid w:val="007F73C5"/>
    <w:rsid w:val="00801A7A"/>
    <w:rsid w:val="0080413B"/>
    <w:rsid w:val="00804BF2"/>
    <w:rsid w:val="00816212"/>
    <w:rsid w:val="00817A5C"/>
    <w:rsid w:val="0082141B"/>
    <w:rsid w:val="00822EB7"/>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C1747"/>
    <w:rsid w:val="008C7B8B"/>
    <w:rsid w:val="008D15C2"/>
    <w:rsid w:val="008D76AD"/>
    <w:rsid w:val="008E1F6E"/>
    <w:rsid w:val="008E33FD"/>
    <w:rsid w:val="008F12A5"/>
    <w:rsid w:val="008F492F"/>
    <w:rsid w:val="008F5BC5"/>
    <w:rsid w:val="009064F8"/>
    <w:rsid w:val="009153A4"/>
    <w:rsid w:val="00922ABA"/>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6A5B"/>
    <w:rsid w:val="009F7692"/>
    <w:rsid w:val="00A02BFE"/>
    <w:rsid w:val="00A064C6"/>
    <w:rsid w:val="00A0672A"/>
    <w:rsid w:val="00A072DF"/>
    <w:rsid w:val="00A142A8"/>
    <w:rsid w:val="00A2026F"/>
    <w:rsid w:val="00A2369A"/>
    <w:rsid w:val="00A24A9B"/>
    <w:rsid w:val="00A30120"/>
    <w:rsid w:val="00A40605"/>
    <w:rsid w:val="00A41447"/>
    <w:rsid w:val="00A43C5D"/>
    <w:rsid w:val="00A44BA4"/>
    <w:rsid w:val="00A47880"/>
    <w:rsid w:val="00A54175"/>
    <w:rsid w:val="00A54EEF"/>
    <w:rsid w:val="00A5617A"/>
    <w:rsid w:val="00A574A0"/>
    <w:rsid w:val="00A62D4A"/>
    <w:rsid w:val="00A804DE"/>
    <w:rsid w:val="00A821EB"/>
    <w:rsid w:val="00A86CDE"/>
    <w:rsid w:val="00A87AD6"/>
    <w:rsid w:val="00A91269"/>
    <w:rsid w:val="00A975E0"/>
    <w:rsid w:val="00AA2EF8"/>
    <w:rsid w:val="00AB19A6"/>
    <w:rsid w:val="00AB4828"/>
    <w:rsid w:val="00AC0283"/>
    <w:rsid w:val="00AC06CE"/>
    <w:rsid w:val="00AC547A"/>
    <w:rsid w:val="00AD093D"/>
    <w:rsid w:val="00AD1DE9"/>
    <w:rsid w:val="00AE1386"/>
    <w:rsid w:val="00AE68A4"/>
    <w:rsid w:val="00AF77B4"/>
    <w:rsid w:val="00B066D9"/>
    <w:rsid w:val="00B16CEE"/>
    <w:rsid w:val="00B22454"/>
    <w:rsid w:val="00B2548D"/>
    <w:rsid w:val="00B37B8F"/>
    <w:rsid w:val="00B44F81"/>
    <w:rsid w:val="00B4501F"/>
    <w:rsid w:val="00B4723F"/>
    <w:rsid w:val="00B527DC"/>
    <w:rsid w:val="00B55FF0"/>
    <w:rsid w:val="00B62A66"/>
    <w:rsid w:val="00B76D78"/>
    <w:rsid w:val="00B849D5"/>
    <w:rsid w:val="00B905D4"/>
    <w:rsid w:val="00B92C49"/>
    <w:rsid w:val="00BA1BF6"/>
    <w:rsid w:val="00BA29E7"/>
    <w:rsid w:val="00BA4306"/>
    <w:rsid w:val="00BB0B5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71CFA"/>
    <w:rsid w:val="00C766A9"/>
    <w:rsid w:val="00C85DDF"/>
    <w:rsid w:val="00C96FC9"/>
    <w:rsid w:val="00CA0741"/>
    <w:rsid w:val="00CA18DB"/>
    <w:rsid w:val="00CA6985"/>
    <w:rsid w:val="00CB0A6E"/>
    <w:rsid w:val="00CC0A59"/>
    <w:rsid w:val="00CC1748"/>
    <w:rsid w:val="00CC329B"/>
    <w:rsid w:val="00CC5D70"/>
    <w:rsid w:val="00CD0C7E"/>
    <w:rsid w:val="00CD1D72"/>
    <w:rsid w:val="00CD6905"/>
    <w:rsid w:val="00CD6985"/>
    <w:rsid w:val="00CE1D22"/>
    <w:rsid w:val="00CE42A6"/>
    <w:rsid w:val="00CF173D"/>
    <w:rsid w:val="00D10B5A"/>
    <w:rsid w:val="00D113E1"/>
    <w:rsid w:val="00D1578C"/>
    <w:rsid w:val="00D2035A"/>
    <w:rsid w:val="00D2491D"/>
    <w:rsid w:val="00D25335"/>
    <w:rsid w:val="00D35494"/>
    <w:rsid w:val="00D35808"/>
    <w:rsid w:val="00D43040"/>
    <w:rsid w:val="00D430B2"/>
    <w:rsid w:val="00D47A60"/>
    <w:rsid w:val="00D50681"/>
    <w:rsid w:val="00D54B12"/>
    <w:rsid w:val="00D566FF"/>
    <w:rsid w:val="00D676DE"/>
    <w:rsid w:val="00D70703"/>
    <w:rsid w:val="00D737CF"/>
    <w:rsid w:val="00D74024"/>
    <w:rsid w:val="00D77215"/>
    <w:rsid w:val="00D82B89"/>
    <w:rsid w:val="00D92A80"/>
    <w:rsid w:val="00D94468"/>
    <w:rsid w:val="00D95BED"/>
    <w:rsid w:val="00DA6B59"/>
    <w:rsid w:val="00DB2721"/>
    <w:rsid w:val="00DB4938"/>
    <w:rsid w:val="00DC0A26"/>
    <w:rsid w:val="00DC28E4"/>
    <w:rsid w:val="00DC6D96"/>
    <w:rsid w:val="00DD0748"/>
    <w:rsid w:val="00DD1BAB"/>
    <w:rsid w:val="00DD6017"/>
    <w:rsid w:val="00DD6583"/>
    <w:rsid w:val="00DE000A"/>
    <w:rsid w:val="00DF2970"/>
    <w:rsid w:val="00DF2E71"/>
    <w:rsid w:val="00E0014F"/>
    <w:rsid w:val="00E0091A"/>
    <w:rsid w:val="00E00CC8"/>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44870"/>
    <w:rsid w:val="00E5028D"/>
    <w:rsid w:val="00E51C0F"/>
    <w:rsid w:val="00E555A5"/>
    <w:rsid w:val="00E57BEC"/>
    <w:rsid w:val="00E60D77"/>
    <w:rsid w:val="00E65B0A"/>
    <w:rsid w:val="00E67BEF"/>
    <w:rsid w:val="00E7252B"/>
    <w:rsid w:val="00E75582"/>
    <w:rsid w:val="00E7682C"/>
    <w:rsid w:val="00E771E9"/>
    <w:rsid w:val="00E77A7C"/>
    <w:rsid w:val="00E844C6"/>
    <w:rsid w:val="00E912C6"/>
    <w:rsid w:val="00E91712"/>
    <w:rsid w:val="00E9335A"/>
    <w:rsid w:val="00E9494D"/>
    <w:rsid w:val="00E95733"/>
    <w:rsid w:val="00E96A0D"/>
    <w:rsid w:val="00EA3833"/>
    <w:rsid w:val="00EA4068"/>
    <w:rsid w:val="00EB06C8"/>
    <w:rsid w:val="00EB4720"/>
    <w:rsid w:val="00EC781B"/>
    <w:rsid w:val="00ED2AA2"/>
    <w:rsid w:val="00ED4F85"/>
    <w:rsid w:val="00EE1E92"/>
    <w:rsid w:val="00EE547D"/>
    <w:rsid w:val="00EE57F3"/>
    <w:rsid w:val="00EF4533"/>
    <w:rsid w:val="00EF4550"/>
    <w:rsid w:val="00F04585"/>
    <w:rsid w:val="00F04A9C"/>
    <w:rsid w:val="00F07959"/>
    <w:rsid w:val="00F1037B"/>
    <w:rsid w:val="00F11C86"/>
    <w:rsid w:val="00F1357A"/>
    <w:rsid w:val="00F16B86"/>
    <w:rsid w:val="00F232F9"/>
    <w:rsid w:val="00F3185C"/>
    <w:rsid w:val="00F35D23"/>
    <w:rsid w:val="00F36A24"/>
    <w:rsid w:val="00F469B8"/>
    <w:rsid w:val="00F5271F"/>
    <w:rsid w:val="00F52AAA"/>
    <w:rsid w:val="00F54B80"/>
    <w:rsid w:val="00F57326"/>
    <w:rsid w:val="00F62009"/>
    <w:rsid w:val="00F6390E"/>
    <w:rsid w:val="00F656DE"/>
    <w:rsid w:val="00F703D5"/>
    <w:rsid w:val="00F71B7E"/>
    <w:rsid w:val="00F7594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image" Target="media/image10.png"/><Relationship Id="rId47" Type="http://schemas.openxmlformats.org/officeDocument/2006/relationships/header" Target="header19.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image" Target="media/image4.png"/><Relationship Id="rId37" Type="http://schemas.openxmlformats.org/officeDocument/2006/relationships/header" Target="header14.xml"/><Relationship Id="rId40" Type="http://schemas.openxmlformats.org/officeDocument/2006/relationships/image" Target="media/image8.png"/><Relationship Id="rId45" Type="http://schemas.openxmlformats.org/officeDocument/2006/relationships/header" Target="header17.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2.xml"/><Relationship Id="rId44" Type="http://schemas.openxmlformats.org/officeDocument/2006/relationships/header" Target="header1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1.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20.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microsoft.com/office/2018/08/relationships/commentsExtensible" Target="commentsExtensible.xml"/><Relationship Id="rId38" Type="http://schemas.openxmlformats.org/officeDocument/2006/relationships/image" Target="media/image7.png"/><Relationship Id="rId46" Type="http://schemas.openxmlformats.org/officeDocument/2006/relationships/header" Target="header18.xml"/><Relationship Id="rId20" Type="http://schemas.openxmlformats.org/officeDocument/2006/relationships/header" Target="header5.xml"/><Relationship Id="rId41"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65</Pages>
  <Words>42074</Words>
  <Characters>239827</Characters>
  <Application>Microsoft Office Word</Application>
  <DocSecurity>0</DocSecurity>
  <Lines>1998</Lines>
  <Paragraphs>562</Paragraphs>
  <ScaleCrop>false</ScaleCrop>
  <Company/>
  <LinksUpToDate>false</LinksUpToDate>
  <CharactersWithSpaces>281339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2026-04-27T17:02:00Z</dcterms:created>
  <dcterms:modified xsi:type="dcterms:W3CDTF">2026-04-27T17:07:00Z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id="qcKKU63w"/&gt;&lt;style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