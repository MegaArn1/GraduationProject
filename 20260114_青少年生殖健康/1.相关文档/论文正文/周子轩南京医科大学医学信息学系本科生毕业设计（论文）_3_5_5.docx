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ommentsExtensible.xml" ContentType="application/vnd.openxmlformats-officedocument.wordprocessingml.commentsExtensib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5480E716" w14:textId="67B4E639" w:rsidR="001704E8" w:rsidRDefault="00380D35" w:rsidP="001704E8">
          <w:pPr>
            <w:pStyle w:val="TOC1"/>
            <w:wordWrap/>
            <w:snapToGrid/>
            <w:spacing w:line="400" w:lineRule="exact"/>
            <w:rPr>
              <w:ins w:id="0" w:author="Zixuan Zhou" w:date="2026-04-27T21:54:00Z" w16du:dateUtc="2026-04-27T13:54:00Z"/>
              <w:rFonts w:asciiTheme="minorHAnsi" w:eastAsiaTheme="minorEastAsia" w:hAnsiTheme="minorHAnsi" w:hint="eastAsia"/>
              <w:noProof/>
              <w:sz w:val="22"/>
              <w:szCs w:val="24"/>
              <w14:ligatures w14:val="standardContextual"/>
            </w:rPr>
            <w:pPrChange w:id="1" w:author="Zixuan Zhou" w:date="2026-04-27T21:54:00Z" w16du:dateUtc="2026-04-27T13:54:00Z">
              <w:pPr>
                <w:pStyle w:val="TOC1"/>
              </w:pPr>
            </w:pPrChange>
          </w:pPr>
          <w:r>
            <w:fldChar w:fldCharType="begin"/>
          </w:r>
          <w:r>
            <w:instrText xml:space="preserve"> TOC \o "1-3" \h \z \u </w:instrText>
          </w:r>
          <w:r>
            <w:fldChar w:fldCharType="separate"/>
          </w:r>
          <w:ins w:id="2" w:author="Zixuan Zhou" w:date="2026-04-27T21:54:00Z" w16du:dateUtc="2026-04-27T13:54:00Z">
            <w:r w:rsidR="001704E8" w:rsidRPr="001B0A35">
              <w:rPr>
                <w:rStyle w:val="afb"/>
                <w:rFonts w:hint="eastAsia"/>
                <w:noProof/>
              </w:rPr>
              <w:fldChar w:fldCharType="begin"/>
            </w:r>
            <w:r w:rsidR="001704E8" w:rsidRPr="001B0A35">
              <w:rPr>
                <w:rStyle w:val="afb"/>
                <w:rFonts w:hint="eastAsia"/>
                <w:noProof/>
              </w:rPr>
              <w:instrText xml:space="preserve"> </w:instrText>
            </w:r>
            <w:r w:rsidR="001704E8">
              <w:rPr>
                <w:rFonts w:hint="eastAsia"/>
                <w:noProof/>
              </w:rPr>
              <w:instrText>HYPERLINK \l "_Toc228219271"</w:instrText>
            </w:r>
            <w:r w:rsidR="001704E8" w:rsidRPr="001B0A35">
              <w:rPr>
                <w:rStyle w:val="afb"/>
                <w:rFonts w:hint="eastAsia"/>
                <w:noProof/>
              </w:rPr>
              <w:instrText xml:space="preserve"> </w:instrText>
            </w:r>
            <w:r w:rsidR="001704E8" w:rsidRPr="001B0A35">
              <w:rPr>
                <w:rStyle w:val="afb"/>
                <w:rFonts w:hint="eastAsia"/>
                <w:noProof/>
              </w:rPr>
            </w:r>
            <w:r w:rsidR="001704E8" w:rsidRPr="001B0A35">
              <w:rPr>
                <w:rStyle w:val="afb"/>
                <w:rFonts w:hint="eastAsia"/>
                <w:noProof/>
              </w:rPr>
              <w:fldChar w:fldCharType="separate"/>
            </w:r>
            <w:r w:rsidR="001704E8" w:rsidRPr="001B0A35">
              <w:rPr>
                <w:rStyle w:val="afb"/>
                <w:rFonts w:hint="eastAsia"/>
                <w:noProof/>
              </w:rPr>
              <w:t>摘</w:t>
            </w:r>
            <w:r w:rsidR="001704E8" w:rsidRPr="001B0A35">
              <w:rPr>
                <w:rStyle w:val="afb"/>
                <w:rFonts w:hint="eastAsia"/>
                <w:noProof/>
              </w:rPr>
              <w:t xml:space="preserve">  </w:t>
            </w:r>
            <w:r w:rsidR="001704E8" w:rsidRPr="001B0A35">
              <w:rPr>
                <w:rStyle w:val="afb"/>
                <w:rFonts w:hint="eastAsia"/>
                <w:noProof/>
              </w:rPr>
              <w:t>要</w:t>
            </w:r>
            <w:r w:rsidR="001704E8">
              <w:rPr>
                <w:rFonts w:hint="eastAsia"/>
                <w:noProof/>
                <w:webHidden/>
              </w:rPr>
              <w:tab/>
            </w:r>
            <w:r w:rsidR="001704E8">
              <w:rPr>
                <w:rFonts w:hint="eastAsia"/>
                <w:noProof/>
                <w:webHidden/>
              </w:rPr>
              <w:fldChar w:fldCharType="begin"/>
            </w:r>
            <w:r w:rsidR="001704E8">
              <w:rPr>
                <w:rFonts w:hint="eastAsia"/>
                <w:noProof/>
                <w:webHidden/>
              </w:rPr>
              <w:instrText xml:space="preserve"> </w:instrText>
            </w:r>
            <w:r w:rsidR="001704E8">
              <w:rPr>
                <w:noProof/>
                <w:webHidden/>
              </w:rPr>
              <w:instrText>PAGEREF _Toc228219271 \h</w:instrText>
            </w:r>
            <w:r w:rsidR="001704E8">
              <w:rPr>
                <w:rFonts w:hint="eastAsia"/>
                <w:noProof/>
                <w:webHidden/>
              </w:rPr>
              <w:instrText xml:space="preserve"> </w:instrText>
            </w:r>
            <w:r w:rsidR="001704E8">
              <w:rPr>
                <w:rFonts w:hint="eastAsia"/>
                <w:noProof/>
                <w:webHidden/>
              </w:rPr>
            </w:r>
            <w:r w:rsidR="001704E8">
              <w:rPr>
                <w:rFonts w:hint="eastAsia"/>
                <w:noProof/>
                <w:webHidden/>
              </w:rPr>
              <w:fldChar w:fldCharType="separate"/>
            </w:r>
            <w:r w:rsidR="001704E8">
              <w:rPr>
                <w:noProof/>
                <w:webHidden/>
              </w:rPr>
              <w:t>IV</w:t>
            </w:r>
            <w:r w:rsidR="001704E8">
              <w:rPr>
                <w:rFonts w:hint="eastAsia"/>
                <w:noProof/>
                <w:webHidden/>
              </w:rPr>
              <w:fldChar w:fldCharType="end"/>
            </w:r>
            <w:r w:rsidR="001704E8" w:rsidRPr="001B0A35">
              <w:rPr>
                <w:rStyle w:val="afb"/>
                <w:rFonts w:hint="eastAsia"/>
                <w:noProof/>
              </w:rPr>
              <w:fldChar w:fldCharType="end"/>
            </w:r>
          </w:ins>
        </w:p>
        <w:p w14:paraId="702E2AD4" w14:textId="36FCAF59" w:rsidR="001704E8" w:rsidRDefault="001704E8" w:rsidP="001704E8">
          <w:pPr>
            <w:pStyle w:val="TOC1"/>
            <w:wordWrap/>
            <w:snapToGrid/>
            <w:spacing w:line="400" w:lineRule="exact"/>
            <w:rPr>
              <w:ins w:id="3" w:author="Zixuan Zhou" w:date="2026-04-27T21:54:00Z" w16du:dateUtc="2026-04-27T13:54:00Z"/>
              <w:rFonts w:asciiTheme="minorHAnsi" w:eastAsiaTheme="minorEastAsia" w:hAnsiTheme="minorHAnsi" w:hint="eastAsia"/>
              <w:noProof/>
              <w:sz w:val="22"/>
              <w:szCs w:val="24"/>
              <w14:ligatures w14:val="standardContextual"/>
            </w:rPr>
            <w:pPrChange w:id="4" w:author="Zixuan Zhou" w:date="2026-04-27T21:54:00Z" w16du:dateUtc="2026-04-27T13:54:00Z">
              <w:pPr>
                <w:pStyle w:val="TOC1"/>
              </w:pPr>
            </w:pPrChange>
          </w:pPr>
          <w:ins w:id="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r w:rsidRPr="001B0A35">
              <w:rPr>
                <w:rStyle w:val="afb"/>
                <w:rFonts w:hint="eastAsia"/>
                <w:noProof/>
              </w:rPr>
              <w:fldChar w:fldCharType="end"/>
            </w:r>
          </w:ins>
        </w:p>
        <w:p w14:paraId="362E002D" w14:textId="1E1645C6" w:rsidR="001704E8" w:rsidRDefault="001704E8" w:rsidP="001704E8">
          <w:pPr>
            <w:pStyle w:val="TOC1"/>
            <w:tabs>
              <w:tab w:val="left" w:pos="1260"/>
            </w:tabs>
            <w:wordWrap/>
            <w:snapToGrid/>
            <w:spacing w:line="400" w:lineRule="exact"/>
            <w:rPr>
              <w:ins w:id="6" w:author="Zixuan Zhou" w:date="2026-04-27T21:54:00Z" w16du:dateUtc="2026-04-27T13:54:00Z"/>
              <w:rFonts w:asciiTheme="minorHAnsi" w:eastAsiaTheme="minorEastAsia" w:hAnsiTheme="minorHAnsi" w:hint="eastAsia"/>
              <w:noProof/>
              <w:sz w:val="22"/>
              <w:szCs w:val="24"/>
              <w14:ligatures w14:val="standardContextual"/>
            </w:rPr>
            <w:pPrChange w:id="7" w:author="Zixuan Zhou" w:date="2026-04-27T21:54:00Z" w16du:dateUtc="2026-04-27T13:54:00Z">
              <w:pPr>
                <w:pStyle w:val="TOC1"/>
                <w:tabs>
                  <w:tab w:val="left" w:pos="1260"/>
                </w:tabs>
              </w:pPr>
            </w:pPrChange>
          </w:pPr>
          <w:ins w:id="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1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r w:rsidRPr="001B0A35">
              <w:rPr>
                <w:rStyle w:val="afb"/>
                <w:rFonts w:hint="eastAsia"/>
                <w:noProof/>
              </w:rPr>
              <w:fldChar w:fldCharType="end"/>
            </w:r>
          </w:ins>
        </w:p>
        <w:p w14:paraId="1DC98D40" w14:textId="53BC8144" w:rsidR="001704E8" w:rsidRDefault="001704E8" w:rsidP="001704E8">
          <w:pPr>
            <w:pStyle w:val="TOC2"/>
            <w:snapToGrid/>
            <w:spacing w:line="400" w:lineRule="exact"/>
            <w:rPr>
              <w:ins w:id="9" w:author="Zixuan Zhou" w:date="2026-04-27T21:54:00Z" w16du:dateUtc="2026-04-27T13:54:00Z"/>
              <w:rFonts w:asciiTheme="minorHAnsi" w:eastAsiaTheme="minorEastAsia" w:hAnsiTheme="minorHAnsi" w:hint="eastAsia"/>
              <w:noProof/>
              <w:sz w:val="22"/>
              <w:szCs w:val="24"/>
              <w14:ligatures w14:val="standardContextual"/>
            </w:rPr>
            <w:pPrChange w:id="10" w:author="Zixuan Zhou" w:date="2026-04-27T21:54:00Z" w16du:dateUtc="2026-04-27T13:54:00Z">
              <w:pPr>
                <w:pStyle w:val="TOC2"/>
              </w:pPr>
            </w:pPrChange>
          </w:pPr>
          <w:ins w:id="1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1.1 </w:t>
            </w:r>
            <w:r w:rsidRPr="001B0A35">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r w:rsidRPr="001B0A35">
              <w:rPr>
                <w:rStyle w:val="afb"/>
                <w:rFonts w:hint="eastAsia"/>
                <w:noProof/>
              </w:rPr>
              <w:fldChar w:fldCharType="end"/>
            </w:r>
          </w:ins>
        </w:p>
        <w:p w14:paraId="583C8DFD" w14:textId="071AF298" w:rsidR="001704E8" w:rsidRDefault="001704E8" w:rsidP="001704E8">
          <w:pPr>
            <w:pStyle w:val="TOC2"/>
            <w:snapToGrid/>
            <w:spacing w:line="400" w:lineRule="exact"/>
            <w:rPr>
              <w:ins w:id="12" w:author="Zixuan Zhou" w:date="2026-04-27T21:54:00Z" w16du:dateUtc="2026-04-27T13:54:00Z"/>
              <w:rFonts w:asciiTheme="minorHAnsi" w:eastAsiaTheme="minorEastAsia" w:hAnsiTheme="minorHAnsi" w:hint="eastAsia"/>
              <w:noProof/>
              <w:sz w:val="22"/>
              <w:szCs w:val="24"/>
              <w14:ligatures w14:val="standardContextual"/>
            </w:rPr>
            <w:pPrChange w:id="13" w:author="Zixuan Zhou" w:date="2026-04-27T21:54:00Z" w16du:dateUtc="2026-04-27T13:54:00Z">
              <w:pPr>
                <w:pStyle w:val="TOC2"/>
              </w:pPr>
            </w:pPrChange>
          </w:pPr>
          <w:ins w:id="1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 </w:t>
            </w:r>
            <w:r w:rsidRPr="001B0A35">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26201687" w14:textId="42F2FE14" w:rsidR="001704E8" w:rsidRDefault="001704E8" w:rsidP="001704E8">
          <w:pPr>
            <w:pStyle w:val="TOC3"/>
            <w:snapToGrid/>
            <w:rPr>
              <w:ins w:id="15" w:author="Zixuan Zhou" w:date="2026-04-27T21:54:00Z" w16du:dateUtc="2026-04-27T13:54:00Z"/>
              <w:rFonts w:asciiTheme="minorHAnsi" w:eastAsiaTheme="minorEastAsia" w:hAnsiTheme="minorHAnsi" w:hint="eastAsia"/>
              <w:noProof/>
              <w:sz w:val="22"/>
              <w:szCs w:val="24"/>
              <w14:ligatures w14:val="standardContextual"/>
            </w:rPr>
            <w:pPrChange w:id="16" w:author="Zixuan Zhou" w:date="2026-04-27T21:54:00Z" w16du:dateUtc="2026-04-27T13:54:00Z">
              <w:pPr>
                <w:pStyle w:val="TOC3"/>
              </w:pPr>
            </w:pPrChange>
          </w:pPr>
          <w:ins w:id="1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1.2.1 </w:t>
            </w:r>
            <w:r w:rsidRPr="001B0A35">
              <w:rPr>
                <w:rStyle w:val="afb"/>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380CF6EF" w14:textId="42650FDC" w:rsidR="001704E8" w:rsidRDefault="001704E8" w:rsidP="001704E8">
          <w:pPr>
            <w:pStyle w:val="TOC3"/>
            <w:snapToGrid/>
            <w:rPr>
              <w:ins w:id="18" w:author="Zixuan Zhou" w:date="2026-04-27T21:54:00Z" w16du:dateUtc="2026-04-27T13:54:00Z"/>
              <w:rFonts w:asciiTheme="minorHAnsi" w:eastAsiaTheme="minorEastAsia" w:hAnsiTheme="minorHAnsi" w:hint="eastAsia"/>
              <w:noProof/>
              <w:sz w:val="22"/>
              <w:szCs w:val="24"/>
              <w14:ligatures w14:val="standardContextual"/>
            </w:rPr>
            <w:pPrChange w:id="19" w:author="Zixuan Zhou" w:date="2026-04-27T21:54:00Z" w16du:dateUtc="2026-04-27T13:54:00Z">
              <w:pPr>
                <w:pStyle w:val="TOC3"/>
              </w:pPr>
            </w:pPrChange>
          </w:pPr>
          <w:ins w:id="2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1.2.2 </w:t>
            </w:r>
            <w:r w:rsidRPr="001B0A35">
              <w:rPr>
                <w:rStyle w:val="afb"/>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646A0A03" w14:textId="38A22318" w:rsidR="001704E8" w:rsidRDefault="001704E8" w:rsidP="001704E8">
          <w:pPr>
            <w:pStyle w:val="TOC2"/>
            <w:snapToGrid/>
            <w:spacing w:line="400" w:lineRule="exact"/>
            <w:rPr>
              <w:ins w:id="21" w:author="Zixuan Zhou" w:date="2026-04-27T21:54:00Z" w16du:dateUtc="2026-04-27T13:54:00Z"/>
              <w:rFonts w:asciiTheme="minorHAnsi" w:eastAsiaTheme="minorEastAsia" w:hAnsiTheme="minorHAnsi" w:hint="eastAsia"/>
              <w:noProof/>
              <w:sz w:val="22"/>
              <w:szCs w:val="24"/>
              <w14:ligatures w14:val="standardContextual"/>
            </w:rPr>
            <w:pPrChange w:id="22" w:author="Zixuan Zhou" w:date="2026-04-27T21:54:00Z" w16du:dateUtc="2026-04-27T13:54:00Z">
              <w:pPr>
                <w:pStyle w:val="TOC2"/>
              </w:pPr>
            </w:pPrChange>
          </w:pPr>
          <w:ins w:id="2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1.3 </w:t>
            </w:r>
            <w:r w:rsidRPr="001B0A35">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r w:rsidRPr="001B0A35">
              <w:rPr>
                <w:rStyle w:val="afb"/>
                <w:rFonts w:hint="eastAsia"/>
                <w:noProof/>
              </w:rPr>
              <w:fldChar w:fldCharType="end"/>
            </w:r>
          </w:ins>
        </w:p>
        <w:p w14:paraId="530EF11A" w14:textId="2A685666" w:rsidR="001704E8" w:rsidRDefault="001704E8" w:rsidP="001704E8">
          <w:pPr>
            <w:pStyle w:val="TOC2"/>
            <w:snapToGrid/>
            <w:spacing w:line="400" w:lineRule="exact"/>
            <w:rPr>
              <w:ins w:id="24" w:author="Zixuan Zhou" w:date="2026-04-27T21:54:00Z" w16du:dateUtc="2026-04-27T13:54:00Z"/>
              <w:rFonts w:asciiTheme="minorHAnsi" w:eastAsiaTheme="minorEastAsia" w:hAnsiTheme="minorHAnsi" w:hint="eastAsia"/>
              <w:noProof/>
              <w:sz w:val="22"/>
              <w:szCs w:val="24"/>
              <w14:ligatures w14:val="standardContextual"/>
            </w:rPr>
            <w:pPrChange w:id="25" w:author="Zixuan Zhou" w:date="2026-04-27T21:54:00Z" w16du:dateUtc="2026-04-27T13:54:00Z">
              <w:pPr>
                <w:pStyle w:val="TOC2"/>
              </w:pPr>
            </w:pPrChange>
          </w:pPr>
          <w:ins w:id="2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1.4 </w:t>
            </w:r>
            <w:r w:rsidRPr="001B0A35">
              <w:rPr>
                <w:rStyle w:val="afb"/>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r w:rsidRPr="001B0A35">
              <w:rPr>
                <w:rStyle w:val="afb"/>
                <w:rFonts w:hint="eastAsia"/>
                <w:noProof/>
              </w:rPr>
              <w:fldChar w:fldCharType="end"/>
            </w:r>
          </w:ins>
        </w:p>
        <w:p w14:paraId="7F444E61" w14:textId="1A1A39B3" w:rsidR="001704E8" w:rsidRDefault="001704E8" w:rsidP="001704E8">
          <w:pPr>
            <w:pStyle w:val="TOC2"/>
            <w:snapToGrid/>
            <w:spacing w:line="400" w:lineRule="exact"/>
            <w:rPr>
              <w:ins w:id="27" w:author="Zixuan Zhou" w:date="2026-04-27T21:54:00Z" w16du:dateUtc="2026-04-27T13:54:00Z"/>
              <w:rFonts w:asciiTheme="minorHAnsi" w:eastAsiaTheme="minorEastAsia" w:hAnsiTheme="minorHAnsi" w:hint="eastAsia"/>
              <w:noProof/>
              <w:sz w:val="22"/>
              <w:szCs w:val="24"/>
              <w14:ligatures w14:val="standardContextual"/>
            </w:rPr>
            <w:pPrChange w:id="28" w:author="Zixuan Zhou" w:date="2026-04-27T21:54:00Z" w16du:dateUtc="2026-04-27T13:54:00Z">
              <w:pPr>
                <w:pStyle w:val="TOC2"/>
              </w:pPr>
            </w:pPrChange>
          </w:pPr>
          <w:ins w:id="2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1.5 </w:t>
            </w:r>
            <w:r w:rsidRPr="001B0A35">
              <w:rPr>
                <w:rStyle w:val="afb"/>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r w:rsidRPr="001B0A35">
              <w:rPr>
                <w:rStyle w:val="afb"/>
                <w:rFonts w:hint="eastAsia"/>
                <w:noProof/>
              </w:rPr>
              <w:fldChar w:fldCharType="end"/>
            </w:r>
          </w:ins>
        </w:p>
        <w:p w14:paraId="7A7FDA91" w14:textId="3B24F1D8" w:rsidR="001704E8" w:rsidRDefault="001704E8" w:rsidP="001704E8">
          <w:pPr>
            <w:pStyle w:val="TOC2"/>
            <w:snapToGrid/>
            <w:spacing w:line="400" w:lineRule="exact"/>
            <w:rPr>
              <w:ins w:id="30" w:author="Zixuan Zhou" w:date="2026-04-27T21:54:00Z" w16du:dateUtc="2026-04-27T13:54:00Z"/>
              <w:rFonts w:asciiTheme="minorHAnsi" w:eastAsiaTheme="minorEastAsia" w:hAnsiTheme="minorHAnsi" w:hint="eastAsia"/>
              <w:noProof/>
              <w:sz w:val="22"/>
              <w:szCs w:val="24"/>
              <w14:ligatures w14:val="standardContextual"/>
            </w:rPr>
            <w:pPrChange w:id="31" w:author="Zixuan Zhou" w:date="2026-04-27T21:54:00Z" w16du:dateUtc="2026-04-27T13:54:00Z">
              <w:pPr>
                <w:pStyle w:val="TOC2"/>
              </w:pPr>
            </w:pPrChange>
          </w:pPr>
          <w:ins w:id="3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1.6 </w:t>
            </w:r>
            <w:r w:rsidRPr="001B0A35">
              <w:rPr>
                <w:rStyle w:val="afb"/>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r w:rsidRPr="001B0A35">
              <w:rPr>
                <w:rStyle w:val="afb"/>
                <w:rFonts w:hint="eastAsia"/>
                <w:noProof/>
              </w:rPr>
              <w:fldChar w:fldCharType="end"/>
            </w:r>
          </w:ins>
        </w:p>
        <w:p w14:paraId="15F0EC48" w14:textId="31FE64D3" w:rsidR="001704E8" w:rsidRDefault="001704E8" w:rsidP="001704E8">
          <w:pPr>
            <w:pStyle w:val="TOC2"/>
            <w:snapToGrid/>
            <w:spacing w:line="400" w:lineRule="exact"/>
            <w:rPr>
              <w:ins w:id="33" w:author="Zixuan Zhou" w:date="2026-04-27T21:54:00Z" w16du:dateUtc="2026-04-27T13:54:00Z"/>
              <w:rFonts w:asciiTheme="minorHAnsi" w:eastAsiaTheme="minorEastAsia" w:hAnsiTheme="minorHAnsi" w:hint="eastAsia"/>
              <w:noProof/>
              <w:sz w:val="22"/>
              <w:szCs w:val="24"/>
              <w14:ligatures w14:val="standardContextual"/>
            </w:rPr>
            <w:pPrChange w:id="34" w:author="Zixuan Zhou" w:date="2026-04-27T21:54:00Z" w16du:dateUtc="2026-04-27T13:54:00Z">
              <w:pPr>
                <w:pStyle w:val="TOC2"/>
              </w:pPr>
            </w:pPrChange>
          </w:pPr>
          <w:ins w:id="3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1.7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r w:rsidRPr="001B0A35">
              <w:rPr>
                <w:rStyle w:val="afb"/>
                <w:rFonts w:hint="eastAsia"/>
                <w:noProof/>
              </w:rPr>
              <w:fldChar w:fldCharType="end"/>
            </w:r>
          </w:ins>
        </w:p>
        <w:p w14:paraId="56A54685" w14:textId="41208A04" w:rsidR="001704E8" w:rsidRDefault="001704E8" w:rsidP="001704E8">
          <w:pPr>
            <w:pStyle w:val="TOC1"/>
            <w:tabs>
              <w:tab w:val="left" w:pos="1260"/>
            </w:tabs>
            <w:wordWrap/>
            <w:snapToGrid/>
            <w:spacing w:line="400" w:lineRule="exact"/>
            <w:rPr>
              <w:ins w:id="36" w:author="Zixuan Zhou" w:date="2026-04-27T21:54:00Z" w16du:dateUtc="2026-04-27T13:54:00Z"/>
              <w:rFonts w:asciiTheme="minorHAnsi" w:eastAsiaTheme="minorEastAsia" w:hAnsiTheme="minorHAnsi" w:hint="eastAsia"/>
              <w:noProof/>
              <w:sz w:val="22"/>
              <w:szCs w:val="24"/>
              <w14:ligatures w14:val="standardContextual"/>
            </w:rPr>
            <w:pPrChange w:id="37" w:author="Zixuan Zhou" w:date="2026-04-27T21:54:00Z" w16du:dateUtc="2026-04-27T13:54:00Z">
              <w:pPr>
                <w:pStyle w:val="TOC1"/>
                <w:tabs>
                  <w:tab w:val="left" w:pos="1260"/>
                </w:tabs>
              </w:pPr>
            </w:pPrChange>
          </w:pPr>
          <w:ins w:id="3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2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1D8F3748" w14:textId="0978D295" w:rsidR="001704E8" w:rsidRDefault="001704E8" w:rsidP="001704E8">
          <w:pPr>
            <w:pStyle w:val="TOC2"/>
            <w:snapToGrid/>
            <w:spacing w:line="400" w:lineRule="exact"/>
            <w:rPr>
              <w:ins w:id="39" w:author="Zixuan Zhou" w:date="2026-04-27T21:54:00Z" w16du:dateUtc="2026-04-27T13:54:00Z"/>
              <w:rFonts w:asciiTheme="minorHAnsi" w:eastAsiaTheme="minorEastAsia" w:hAnsiTheme="minorHAnsi" w:hint="eastAsia"/>
              <w:noProof/>
              <w:sz w:val="22"/>
              <w:szCs w:val="24"/>
              <w14:ligatures w14:val="standardContextual"/>
            </w:rPr>
            <w:pPrChange w:id="40" w:author="Zixuan Zhou" w:date="2026-04-27T21:54:00Z" w16du:dateUtc="2026-04-27T13:54:00Z">
              <w:pPr>
                <w:pStyle w:val="TOC2"/>
              </w:pPr>
            </w:pPrChange>
          </w:pPr>
          <w:ins w:id="4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 </w:t>
            </w:r>
            <w:r w:rsidRPr="001B0A35">
              <w:rPr>
                <w:rStyle w:val="afb"/>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1A488C44" w14:textId="7986C7B8" w:rsidR="001704E8" w:rsidRDefault="001704E8" w:rsidP="001704E8">
          <w:pPr>
            <w:pStyle w:val="TOC3"/>
            <w:snapToGrid/>
            <w:rPr>
              <w:ins w:id="42" w:author="Zixuan Zhou" w:date="2026-04-27T21:54:00Z" w16du:dateUtc="2026-04-27T13:54:00Z"/>
              <w:rFonts w:asciiTheme="minorHAnsi" w:eastAsiaTheme="minorEastAsia" w:hAnsiTheme="minorHAnsi" w:hint="eastAsia"/>
              <w:noProof/>
              <w:sz w:val="22"/>
              <w:szCs w:val="24"/>
              <w14:ligatures w14:val="standardContextual"/>
            </w:rPr>
            <w:pPrChange w:id="43" w:author="Zixuan Zhou" w:date="2026-04-27T21:54:00Z" w16du:dateUtc="2026-04-27T13:54:00Z">
              <w:pPr>
                <w:pStyle w:val="TOC3"/>
              </w:pPr>
            </w:pPrChange>
          </w:pPr>
          <w:ins w:id="4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2.1.1 </w:t>
            </w:r>
            <w:r w:rsidRPr="001B0A35">
              <w:rPr>
                <w:rStyle w:val="afb"/>
                <w:rFonts w:hint="eastAsia"/>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6C39CEA3" w14:textId="64B43496" w:rsidR="001704E8" w:rsidRDefault="001704E8" w:rsidP="001704E8">
          <w:pPr>
            <w:pStyle w:val="TOC3"/>
            <w:snapToGrid/>
            <w:rPr>
              <w:ins w:id="45" w:author="Zixuan Zhou" w:date="2026-04-27T21:54:00Z" w16du:dateUtc="2026-04-27T13:54:00Z"/>
              <w:rFonts w:asciiTheme="minorHAnsi" w:eastAsiaTheme="minorEastAsia" w:hAnsiTheme="minorHAnsi" w:hint="eastAsia"/>
              <w:noProof/>
              <w:sz w:val="22"/>
              <w:szCs w:val="24"/>
              <w14:ligatures w14:val="standardContextual"/>
            </w:rPr>
            <w:pPrChange w:id="46" w:author="Zixuan Zhou" w:date="2026-04-27T21:54:00Z" w16du:dateUtc="2026-04-27T13:54:00Z">
              <w:pPr>
                <w:pStyle w:val="TOC3"/>
              </w:pPr>
            </w:pPrChange>
          </w:pPr>
          <w:ins w:id="4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2.1.2 </w:t>
            </w:r>
            <w:r w:rsidRPr="001B0A35">
              <w:rPr>
                <w:rStyle w:val="afb"/>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00B93D6D" w14:textId="1EE2F40F" w:rsidR="001704E8" w:rsidRDefault="001704E8" w:rsidP="001704E8">
          <w:pPr>
            <w:pStyle w:val="TOC3"/>
            <w:snapToGrid/>
            <w:rPr>
              <w:ins w:id="48" w:author="Zixuan Zhou" w:date="2026-04-27T21:54:00Z" w16du:dateUtc="2026-04-27T13:54:00Z"/>
              <w:rFonts w:asciiTheme="minorHAnsi" w:eastAsiaTheme="minorEastAsia" w:hAnsiTheme="minorHAnsi" w:hint="eastAsia"/>
              <w:noProof/>
              <w:sz w:val="22"/>
              <w:szCs w:val="24"/>
              <w14:ligatures w14:val="standardContextual"/>
            </w:rPr>
            <w:pPrChange w:id="49" w:author="Zixuan Zhou" w:date="2026-04-27T21:54:00Z" w16du:dateUtc="2026-04-27T13:54:00Z">
              <w:pPr>
                <w:pStyle w:val="TOC3"/>
              </w:pPr>
            </w:pPrChange>
          </w:pPr>
          <w:ins w:id="5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2.1.3 </w:t>
            </w:r>
            <w:r w:rsidRPr="001B0A35">
              <w:rPr>
                <w:rStyle w:val="afb"/>
                <w:rFonts w:hint="eastAsia"/>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5D763BF6" w14:textId="057D6A21" w:rsidR="001704E8" w:rsidRDefault="001704E8" w:rsidP="001704E8">
          <w:pPr>
            <w:pStyle w:val="TOC2"/>
            <w:snapToGrid/>
            <w:spacing w:line="400" w:lineRule="exact"/>
            <w:rPr>
              <w:ins w:id="51" w:author="Zixuan Zhou" w:date="2026-04-27T21:54:00Z" w16du:dateUtc="2026-04-27T13:54:00Z"/>
              <w:rFonts w:asciiTheme="minorHAnsi" w:eastAsiaTheme="minorEastAsia" w:hAnsiTheme="minorHAnsi" w:hint="eastAsia"/>
              <w:noProof/>
              <w:sz w:val="22"/>
              <w:szCs w:val="24"/>
              <w14:ligatures w14:val="standardContextual"/>
            </w:rPr>
            <w:pPrChange w:id="52" w:author="Zixuan Zhou" w:date="2026-04-27T21:54:00Z" w16du:dateUtc="2026-04-27T13:54:00Z">
              <w:pPr>
                <w:pStyle w:val="TOC2"/>
              </w:pPr>
            </w:pPrChange>
          </w:pPr>
          <w:ins w:id="5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 </w:t>
            </w:r>
            <w:r w:rsidRPr="001B0A35">
              <w:rPr>
                <w:rStyle w:val="afb"/>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1BE74382" w14:textId="0E0A3786" w:rsidR="001704E8" w:rsidRDefault="001704E8" w:rsidP="001704E8">
          <w:pPr>
            <w:pStyle w:val="TOC3"/>
            <w:snapToGrid/>
            <w:rPr>
              <w:ins w:id="54" w:author="Zixuan Zhou" w:date="2026-04-27T21:54:00Z" w16du:dateUtc="2026-04-27T13:54:00Z"/>
              <w:rFonts w:asciiTheme="minorHAnsi" w:eastAsiaTheme="minorEastAsia" w:hAnsiTheme="minorHAnsi" w:hint="eastAsia"/>
              <w:noProof/>
              <w:sz w:val="22"/>
              <w:szCs w:val="24"/>
              <w14:ligatures w14:val="standardContextual"/>
            </w:rPr>
            <w:pPrChange w:id="55" w:author="Zixuan Zhou" w:date="2026-04-27T21:54:00Z" w16du:dateUtc="2026-04-27T13:54:00Z">
              <w:pPr>
                <w:pStyle w:val="TOC3"/>
              </w:pPr>
            </w:pPrChange>
          </w:pPr>
          <w:ins w:id="5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2.2.1 </w:t>
            </w:r>
            <w:r w:rsidRPr="001B0A35">
              <w:rPr>
                <w:rStyle w:val="afb"/>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121589D4" w14:textId="6DB8E249" w:rsidR="001704E8" w:rsidRDefault="001704E8" w:rsidP="001704E8">
          <w:pPr>
            <w:pStyle w:val="TOC3"/>
            <w:snapToGrid/>
            <w:rPr>
              <w:ins w:id="57" w:author="Zixuan Zhou" w:date="2026-04-27T21:54:00Z" w16du:dateUtc="2026-04-27T13:54:00Z"/>
              <w:rFonts w:asciiTheme="minorHAnsi" w:eastAsiaTheme="minorEastAsia" w:hAnsiTheme="minorHAnsi" w:hint="eastAsia"/>
              <w:noProof/>
              <w:sz w:val="22"/>
              <w:szCs w:val="24"/>
              <w14:ligatures w14:val="standardContextual"/>
            </w:rPr>
            <w:pPrChange w:id="58" w:author="Zixuan Zhou" w:date="2026-04-27T21:54:00Z" w16du:dateUtc="2026-04-27T13:54:00Z">
              <w:pPr>
                <w:pStyle w:val="TOC3"/>
              </w:pPr>
            </w:pPrChange>
          </w:pPr>
          <w:ins w:id="5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2.2.2 </w:t>
            </w:r>
            <w:r w:rsidRPr="001B0A35">
              <w:rPr>
                <w:rStyle w:val="afb"/>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5F5534F3" w14:textId="42F43329" w:rsidR="001704E8" w:rsidRDefault="001704E8" w:rsidP="001704E8">
          <w:pPr>
            <w:pStyle w:val="TOC3"/>
            <w:snapToGrid/>
            <w:rPr>
              <w:ins w:id="60" w:author="Zixuan Zhou" w:date="2026-04-27T21:54:00Z" w16du:dateUtc="2026-04-27T13:54:00Z"/>
              <w:rFonts w:asciiTheme="minorHAnsi" w:eastAsiaTheme="minorEastAsia" w:hAnsiTheme="minorHAnsi" w:hint="eastAsia"/>
              <w:noProof/>
              <w:sz w:val="22"/>
              <w:szCs w:val="24"/>
              <w14:ligatures w14:val="standardContextual"/>
            </w:rPr>
            <w:pPrChange w:id="61" w:author="Zixuan Zhou" w:date="2026-04-27T21:54:00Z" w16du:dateUtc="2026-04-27T13:54:00Z">
              <w:pPr>
                <w:pStyle w:val="TOC3"/>
              </w:pPr>
            </w:pPrChange>
          </w:pPr>
          <w:ins w:id="6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2.2.3 </w:t>
            </w:r>
            <w:r w:rsidRPr="001B0A35">
              <w:rPr>
                <w:rStyle w:val="afb"/>
                <w:rFonts w:hint="eastAsia"/>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62DD2B30" w14:textId="2D06595F" w:rsidR="001704E8" w:rsidRDefault="001704E8" w:rsidP="001704E8">
          <w:pPr>
            <w:pStyle w:val="TOC3"/>
            <w:snapToGrid/>
            <w:rPr>
              <w:ins w:id="63" w:author="Zixuan Zhou" w:date="2026-04-27T21:54:00Z" w16du:dateUtc="2026-04-27T13:54:00Z"/>
              <w:rFonts w:asciiTheme="minorHAnsi" w:eastAsiaTheme="minorEastAsia" w:hAnsiTheme="minorHAnsi" w:hint="eastAsia"/>
              <w:noProof/>
              <w:sz w:val="22"/>
              <w:szCs w:val="24"/>
              <w14:ligatures w14:val="standardContextual"/>
            </w:rPr>
            <w:pPrChange w:id="64" w:author="Zixuan Zhou" w:date="2026-04-27T21:54:00Z" w16du:dateUtc="2026-04-27T13:54:00Z">
              <w:pPr>
                <w:pStyle w:val="TOC3"/>
              </w:pPr>
            </w:pPrChange>
          </w:pPr>
          <w:ins w:id="6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2.2.4 </w:t>
            </w:r>
            <w:r w:rsidRPr="001B0A35">
              <w:rPr>
                <w:rStyle w:val="afb"/>
                <w:rFonts w:hint="eastAsia"/>
                <w:noProof/>
              </w:rPr>
              <w:t>模型微调</w:t>
            </w:r>
            <w:r w:rsidRPr="001B0A35">
              <w:rPr>
                <w:rStyle w:val="afb"/>
                <w:rFonts w:ascii="黑体" w:hAnsi="黑体" w:hint="eastAsia"/>
                <w:noProof/>
              </w:rPr>
              <w:t>-</w:t>
            </w:r>
            <w:r w:rsidRPr="001B0A35">
              <w:rPr>
                <w:rStyle w:val="afb"/>
                <w:rFonts w:cs="Times New Roman"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59CEB344" w14:textId="6A2E0A22" w:rsidR="001704E8" w:rsidRDefault="001704E8" w:rsidP="001704E8">
          <w:pPr>
            <w:pStyle w:val="TOC2"/>
            <w:snapToGrid/>
            <w:spacing w:line="400" w:lineRule="exact"/>
            <w:rPr>
              <w:ins w:id="66" w:author="Zixuan Zhou" w:date="2026-04-27T21:54:00Z" w16du:dateUtc="2026-04-27T13:54:00Z"/>
              <w:rFonts w:asciiTheme="minorHAnsi" w:eastAsiaTheme="minorEastAsia" w:hAnsiTheme="minorHAnsi" w:hint="eastAsia"/>
              <w:noProof/>
              <w:sz w:val="22"/>
              <w:szCs w:val="24"/>
              <w14:ligatures w14:val="standardContextual"/>
            </w:rPr>
            <w:pPrChange w:id="67" w:author="Zixuan Zhou" w:date="2026-04-27T21:54:00Z" w16du:dateUtc="2026-04-27T13:54:00Z">
              <w:pPr>
                <w:pStyle w:val="TOC2"/>
              </w:pPr>
            </w:pPrChange>
          </w:pPr>
          <w:ins w:id="6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2.3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69C027F2" w14:textId="6DCA796D" w:rsidR="001704E8" w:rsidRDefault="001704E8" w:rsidP="001704E8">
          <w:pPr>
            <w:pStyle w:val="TOC1"/>
            <w:tabs>
              <w:tab w:val="left" w:pos="1260"/>
            </w:tabs>
            <w:wordWrap/>
            <w:snapToGrid/>
            <w:spacing w:line="400" w:lineRule="exact"/>
            <w:rPr>
              <w:ins w:id="69" w:author="Zixuan Zhou" w:date="2026-04-27T21:54:00Z" w16du:dateUtc="2026-04-27T13:54:00Z"/>
              <w:rFonts w:asciiTheme="minorHAnsi" w:eastAsiaTheme="minorEastAsia" w:hAnsiTheme="minorHAnsi" w:hint="eastAsia"/>
              <w:noProof/>
              <w:sz w:val="22"/>
              <w:szCs w:val="24"/>
              <w14:ligatures w14:val="standardContextual"/>
            </w:rPr>
            <w:pPrChange w:id="70" w:author="Zixuan Zhou" w:date="2026-04-27T21:54:00Z" w16du:dateUtc="2026-04-27T13:54:00Z">
              <w:pPr>
                <w:pStyle w:val="TOC1"/>
                <w:tabs>
                  <w:tab w:val="left" w:pos="1260"/>
                </w:tabs>
              </w:pPr>
            </w:pPrChange>
          </w:pPr>
          <w:ins w:id="7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3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0BC94C81" w14:textId="41F10F10" w:rsidR="001704E8" w:rsidRDefault="001704E8" w:rsidP="001704E8">
          <w:pPr>
            <w:pStyle w:val="TOC2"/>
            <w:snapToGrid/>
            <w:spacing w:line="400" w:lineRule="exact"/>
            <w:rPr>
              <w:ins w:id="72" w:author="Zixuan Zhou" w:date="2026-04-27T21:54:00Z" w16du:dateUtc="2026-04-27T13:54:00Z"/>
              <w:rFonts w:asciiTheme="minorHAnsi" w:eastAsiaTheme="minorEastAsia" w:hAnsiTheme="minorHAnsi" w:hint="eastAsia"/>
              <w:noProof/>
              <w:sz w:val="22"/>
              <w:szCs w:val="24"/>
              <w14:ligatures w14:val="standardContextual"/>
            </w:rPr>
            <w:pPrChange w:id="73" w:author="Zixuan Zhou" w:date="2026-04-27T21:54:00Z" w16du:dateUtc="2026-04-27T13:54:00Z">
              <w:pPr>
                <w:pStyle w:val="TOC2"/>
              </w:pPr>
            </w:pPrChange>
          </w:pPr>
          <w:ins w:id="7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 </w:t>
            </w:r>
            <w:r w:rsidRPr="001B0A35">
              <w:rPr>
                <w:rStyle w:val="afb"/>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44889F52" w14:textId="24640B31" w:rsidR="001704E8" w:rsidRDefault="001704E8" w:rsidP="001704E8">
          <w:pPr>
            <w:pStyle w:val="TOC3"/>
            <w:snapToGrid/>
            <w:rPr>
              <w:ins w:id="75" w:author="Zixuan Zhou" w:date="2026-04-27T21:54:00Z" w16du:dateUtc="2026-04-27T13:54:00Z"/>
              <w:rFonts w:asciiTheme="minorHAnsi" w:eastAsiaTheme="minorEastAsia" w:hAnsiTheme="minorHAnsi" w:hint="eastAsia"/>
              <w:noProof/>
              <w:sz w:val="22"/>
              <w:szCs w:val="24"/>
              <w14:ligatures w14:val="standardContextual"/>
            </w:rPr>
            <w:pPrChange w:id="76" w:author="Zixuan Zhou" w:date="2026-04-27T21:54:00Z" w16du:dateUtc="2026-04-27T13:54:00Z">
              <w:pPr>
                <w:pStyle w:val="TOC3"/>
              </w:pPr>
            </w:pPrChange>
          </w:pPr>
          <w:ins w:id="7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3.1.1 </w:t>
            </w:r>
            <w:r w:rsidRPr="001B0A35">
              <w:rPr>
                <w:rStyle w:val="afb"/>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4854D7F1" w14:textId="130B4529" w:rsidR="001704E8" w:rsidRDefault="001704E8" w:rsidP="001704E8">
          <w:pPr>
            <w:pStyle w:val="TOC3"/>
            <w:snapToGrid/>
            <w:rPr>
              <w:ins w:id="78" w:author="Zixuan Zhou" w:date="2026-04-27T21:54:00Z" w16du:dateUtc="2026-04-27T13:54:00Z"/>
              <w:rFonts w:asciiTheme="minorHAnsi" w:eastAsiaTheme="minorEastAsia" w:hAnsiTheme="minorHAnsi" w:hint="eastAsia"/>
              <w:noProof/>
              <w:sz w:val="22"/>
              <w:szCs w:val="24"/>
              <w14:ligatures w14:val="standardContextual"/>
            </w:rPr>
            <w:pPrChange w:id="79" w:author="Zixuan Zhou" w:date="2026-04-27T21:54:00Z" w16du:dateUtc="2026-04-27T13:54:00Z">
              <w:pPr>
                <w:pStyle w:val="TOC3"/>
              </w:pPr>
            </w:pPrChange>
          </w:pPr>
          <w:ins w:id="8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3.1.2 </w:t>
            </w:r>
            <w:r w:rsidRPr="001B0A35">
              <w:rPr>
                <w:rStyle w:val="afb"/>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79ED1981" w14:textId="7EF5C5DC" w:rsidR="001704E8" w:rsidRDefault="001704E8" w:rsidP="001704E8">
          <w:pPr>
            <w:pStyle w:val="TOC3"/>
            <w:snapToGrid/>
            <w:rPr>
              <w:ins w:id="81" w:author="Zixuan Zhou" w:date="2026-04-27T21:54:00Z" w16du:dateUtc="2026-04-27T13:54:00Z"/>
              <w:rFonts w:asciiTheme="minorHAnsi" w:eastAsiaTheme="minorEastAsia" w:hAnsiTheme="minorHAnsi" w:hint="eastAsia"/>
              <w:noProof/>
              <w:sz w:val="22"/>
              <w:szCs w:val="24"/>
              <w14:ligatures w14:val="standardContextual"/>
            </w:rPr>
            <w:pPrChange w:id="82" w:author="Zixuan Zhou" w:date="2026-04-27T21:54:00Z" w16du:dateUtc="2026-04-27T13:54:00Z">
              <w:pPr>
                <w:pStyle w:val="TOC3"/>
              </w:pPr>
            </w:pPrChange>
          </w:pPr>
          <w:ins w:id="8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3.1.3 </w:t>
            </w:r>
            <w:r w:rsidRPr="001B0A35">
              <w:rPr>
                <w:rStyle w:val="afb"/>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17F86BB7" w14:textId="698D4757" w:rsidR="001704E8" w:rsidRDefault="001704E8" w:rsidP="001704E8">
          <w:pPr>
            <w:pStyle w:val="TOC2"/>
            <w:snapToGrid/>
            <w:spacing w:line="400" w:lineRule="exact"/>
            <w:rPr>
              <w:ins w:id="84" w:author="Zixuan Zhou" w:date="2026-04-27T21:54:00Z" w16du:dateUtc="2026-04-27T13:54:00Z"/>
              <w:rFonts w:asciiTheme="minorHAnsi" w:eastAsiaTheme="minorEastAsia" w:hAnsiTheme="minorHAnsi" w:hint="eastAsia"/>
              <w:noProof/>
              <w:sz w:val="22"/>
              <w:szCs w:val="24"/>
              <w14:ligatures w14:val="standardContextual"/>
            </w:rPr>
            <w:pPrChange w:id="85" w:author="Zixuan Zhou" w:date="2026-04-27T21:54:00Z" w16du:dateUtc="2026-04-27T13:54:00Z">
              <w:pPr>
                <w:pStyle w:val="TOC2"/>
              </w:pPr>
            </w:pPrChange>
          </w:pPr>
          <w:ins w:id="8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 </w:t>
            </w:r>
            <w:r w:rsidRPr="001B0A35">
              <w:rPr>
                <w:rStyle w:val="afb"/>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r w:rsidRPr="001B0A35">
              <w:rPr>
                <w:rStyle w:val="afb"/>
                <w:rFonts w:hint="eastAsia"/>
                <w:noProof/>
              </w:rPr>
              <w:fldChar w:fldCharType="end"/>
            </w:r>
          </w:ins>
        </w:p>
        <w:p w14:paraId="30491D14" w14:textId="7294B151" w:rsidR="001704E8" w:rsidRDefault="001704E8" w:rsidP="001704E8">
          <w:pPr>
            <w:pStyle w:val="TOC3"/>
            <w:snapToGrid/>
            <w:rPr>
              <w:ins w:id="87" w:author="Zixuan Zhou" w:date="2026-04-27T21:54:00Z" w16du:dateUtc="2026-04-27T13:54:00Z"/>
              <w:rFonts w:asciiTheme="minorHAnsi" w:eastAsiaTheme="minorEastAsia" w:hAnsiTheme="minorHAnsi" w:hint="eastAsia"/>
              <w:noProof/>
              <w:sz w:val="22"/>
              <w:szCs w:val="24"/>
              <w14:ligatures w14:val="standardContextual"/>
            </w:rPr>
            <w:pPrChange w:id="88" w:author="Zixuan Zhou" w:date="2026-04-27T21:54:00Z" w16du:dateUtc="2026-04-27T13:54:00Z">
              <w:pPr>
                <w:pStyle w:val="TOC3"/>
              </w:pPr>
            </w:pPrChange>
          </w:pPr>
          <w:ins w:id="8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3.2.1 </w:t>
            </w:r>
            <w:r w:rsidRPr="001B0A35">
              <w:rPr>
                <w:rStyle w:val="afb"/>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r w:rsidRPr="001B0A35">
              <w:rPr>
                <w:rStyle w:val="afb"/>
                <w:rFonts w:hint="eastAsia"/>
                <w:noProof/>
              </w:rPr>
              <w:fldChar w:fldCharType="end"/>
            </w:r>
          </w:ins>
        </w:p>
        <w:p w14:paraId="7FED5AAF" w14:textId="76611639" w:rsidR="001704E8" w:rsidRDefault="001704E8" w:rsidP="001704E8">
          <w:pPr>
            <w:pStyle w:val="TOC3"/>
            <w:snapToGrid/>
            <w:rPr>
              <w:ins w:id="90" w:author="Zixuan Zhou" w:date="2026-04-27T21:54:00Z" w16du:dateUtc="2026-04-27T13:54:00Z"/>
              <w:rFonts w:asciiTheme="minorHAnsi" w:eastAsiaTheme="minorEastAsia" w:hAnsiTheme="minorHAnsi" w:hint="eastAsia"/>
              <w:noProof/>
              <w:sz w:val="22"/>
              <w:szCs w:val="24"/>
              <w14:ligatures w14:val="standardContextual"/>
            </w:rPr>
            <w:pPrChange w:id="91" w:author="Zixuan Zhou" w:date="2026-04-27T21:54:00Z" w16du:dateUtc="2026-04-27T13:54:00Z">
              <w:pPr>
                <w:pStyle w:val="TOC3"/>
              </w:pPr>
            </w:pPrChange>
          </w:pPr>
          <w:ins w:id="9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3.2.2 </w:t>
            </w:r>
            <w:r w:rsidRPr="001B0A35">
              <w:rPr>
                <w:rStyle w:val="afb"/>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4FBCE448" w14:textId="2A3FAF20" w:rsidR="001704E8" w:rsidRDefault="001704E8" w:rsidP="001704E8">
          <w:pPr>
            <w:pStyle w:val="TOC3"/>
            <w:snapToGrid/>
            <w:rPr>
              <w:ins w:id="93" w:author="Zixuan Zhou" w:date="2026-04-27T21:54:00Z" w16du:dateUtc="2026-04-27T13:54:00Z"/>
              <w:rFonts w:asciiTheme="minorHAnsi" w:eastAsiaTheme="minorEastAsia" w:hAnsiTheme="minorHAnsi" w:hint="eastAsia"/>
              <w:noProof/>
              <w:sz w:val="22"/>
              <w:szCs w:val="24"/>
              <w14:ligatures w14:val="standardContextual"/>
            </w:rPr>
            <w:pPrChange w:id="94" w:author="Zixuan Zhou" w:date="2026-04-27T21:54:00Z" w16du:dateUtc="2026-04-27T13:54:00Z">
              <w:pPr>
                <w:pStyle w:val="TOC3"/>
              </w:pPr>
            </w:pPrChange>
          </w:pPr>
          <w:ins w:id="9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3.2.3 </w:t>
            </w:r>
            <w:r w:rsidRPr="001B0A35">
              <w:rPr>
                <w:rStyle w:val="afb"/>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1C8E8FFA" w14:textId="4D9B3D09" w:rsidR="001704E8" w:rsidRDefault="001704E8" w:rsidP="001704E8">
          <w:pPr>
            <w:pStyle w:val="TOC2"/>
            <w:snapToGrid/>
            <w:spacing w:line="400" w:lineRule="exact"/>
            <w:rPr>
              <w:ins w:id="96" w:author="Zixuan Zhou" w:date="2026-04-27T21:54:00Z" w16du:dateUtc="2026-04-27T13:54:00Z"/>
              <w:rFonts w:asciiTheme="minorHAnsi" w:eastAsiaTheme="minorEastAsia" w:hAnsiTheme="minorHAnsi" w:hint="eastAsia"/>
              <w:noProof/>
              <w:sz w:val="22"/>
              <w:szCs w:val="24"/>
              <w14:ligatures w14:val="standardContextual"/>
            </w:rPr>
            <w:pPrChange w:id="97" w:author="Zixuan Zhou" w:date="2026-04-27T21:54:00Z" w16du:dateUtc="2026-04-27T13:54:00Z">
              <w:pPr>
                <w:pStyle w:val="TOC2"/>
              </w:pPr>
            </w:pPrChange>
          </w:pPr>
          <w:ins w:id="98" w:author="Zixuan Zhou" w:date="2026-04-27T21:54:00Z" w16du:dateUtc="2026-04-27T13:54:00Z">
            <w:r w:rsidRPr="001B0A35">
              <w:rPr>
                <w:rStyle w:val="afb"/>
                <w:rFonts w:hint="eastAsia"/>
                <w:noProof/>
              </w:rPr>
              <w:lastRenderedPageBreak/>
              <w:fldChar w:fldCharType="begin"/>
            </w:r>
            <w:r w:rsidRPr="001B0A35">
              <w:rPr>
                <w:rStyle w:val="afb"/>
                <w:rFonts w:hint="eastAsia"/>
                <w:noProof/>
              </w:rPr>
              <w:instrText xml:space="preserve"> </w:instrText>
            </w:r>
            <w:r>
              <w:rPr>
                <w:rFonts w:hint="eastAsia"/>
                <w:noProof/>
              </w:rPr>
              <w:instrText>HYPERLINK \l "_Toc228219317"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 </w:t>
            </w:r>
            <w:r w:rsidRPr="001B0A35">
              <w:rPr>
                <w:rStyle w:val="afb"/>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243619ED" w14:textId="18D14EAF" w:rsidR="001704E8" w:rsidRDefault="001704E8" w:rsidP="001704E8">
          <w:pPr>
            <w:pStyle w:val="TOC3"/>
            <w:snapToGrid/>
            <w:rPr>
              <w:ins w:id="99" w:author="Zixuan Zhou" w:date="2026-04-27T21:54:00Z" w16du:dateUtc="2026-04-27T13:54:00Z"/>
              <w:rFonts w:asciiTheme="minorHAnsi" w:eastAsiaTheme="minorEastAsia" w:hAnsiTheme="minorHAnsi" w:hint="eastAsia"/>
              <w:noProof/>
              <w:sz w:val="22"/>
              <w:szCs w:val="24"/>
              <w14:ligatures w14:val="standardContextual"/>
            </w:rPr>
            <w:pPrChange w:id="100" w:author="Zixuan Zhou" w:date="2026-04-27T21:54:00Z" w16du:dateUtc="2026-04-27T13:54:00Z">
              <w:pPr>
                <w:pStyle w:val="TOC3"/>
              </w:pPr>
            </w:pPrChange>
          </w:pPr>
          <w:ins w:id="10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3.3.1 </w:t>
            </w:r>
            <w:r w:rsidRPr="001B0A35">
              <w:rPr>
                <w:rStyle w:val="afb"/>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4A8D641A" w14:textId="746CB9F8" w:rsidR="001704E8" w:rsidRDefault="001704E8" w:rsidP="001704E8">
          <w:pPr>
            <w:pStyle w:val="TOC3"/>
            <w:snapToGrid/>
            <w:rPr>
              <w:ins w:id="102" w:author="Zixuan Zhou" w:date="2026-04-27T21:54:00Z" w16du:dateUtc="2026-04-27T13:54:00Z"/>
              <w:rFonts w:asciiTheme="minorHAnsi" w:eastAsiaTheme="minorEastAsia" w:hAnsiTheme="minorHAnsi" w:hint="eastAsia"/>
              <w:noProof/>
              <w:sz w:val="22"/>
              <w:szCs w:val="24"/>
              <w14:ligatures w14:val="standardContextual"/>
            </w:rPr>
            <w:pPrChange w:id="103" w:author="Zixuan Zhou" w:date="2026-04-27T21:54:00Z" w16du:dateUtc="2026-04-27T13:54:00Z">
              <w:pPr>
                <w:pStyle w:val="TOC3"/>
              </w:pPr>
            </w:pPrChange>
          </w:pPr>
          <w:ins w:id="10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3.3.2 </w:t>
            </w:r>
            <w:r w:rsidRPr="001B0A35">
              <w:rPr>
                <w:rStyle w:val="afb"/>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2D460C78" w14:textId="22632516" w:rsidR="001704E8" w:rsidRDefault="001704E8" w:rsidP="001704E8">
          <w:pPr>
            <w:pStyle w:val="TOC3"/>
            <w:snapToGrid/>
            <w:rPr>
              <w:ins w:id="105" w:author="Zixuan Zhou" w:date="2026-04-27T21:54:00Z" w16du:dateUtc="2026-04-27T13:54:00Z"/>
              <w:rFonts w:asciiTheme="minorHAnsi" w:eastAsiaTheme="minorEastAsia" w:hAnsiTheme="minorHAnsi" w:hint="eastAsia"/>
              <w:noProof/>
              <w:sz w:val="22"/>
              <w:szCs w:val="24"/>
              <w14:ligatures w14:val="standardContextual"/>
            </w:rPr>
            <w:pPrChange w:id="106" w:author="Zixuan Zhou" w:date="2026-04-27T21:54:00Z" w16du:dateUtc="2026-04-27T13:54:00Z">
              <w:pPr>
                <w:pStyle w:val="TOC3"/>
              </w:pPr>
            </w:pPrChange>
          </w:pPr>
          <w:ins w:id="10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3.3.3 </w:t>
            </w:r>
            <w:r w:rsidRPr="001B0A35">
              <w:rPr>
                <w:rStyle w:val="afb"/>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735914F5" w14:textId="20867403" w:rsidR="001704E8" w:rsidRDefault="001704E8" w:rsidP="001704E8">
          <w:pPr>
            <w:pStyle w:val="TOC3"/>
            <w:snapToGrid/>
            <w:rPr>
              <w:ins w:id="108" w:author="Zixuan Zhou" w:date="2026-04-27T21:54:00Z" w16du:dateUtc="2026-04-27T13:54:00Z"/>
              <w:rFonts w:asciiTheme="minorHAnsi" w:eastAsiaTheme="minorEastAsia" w:hAnsiTheme="minorHAnsi" w:hint="eastAsia"/>
              <w:noProof/>
              <w:sz w:val="22"/>
              <w:szCs w:val="24"/>
              <w14:ligatures w14:val="standardContextual"/>
            </w:rPr>
            <w:pPrChange w:id="109" w:author="Zixuan Zhou" w:date="2026-04-27T21:54:00Z" w16du:dateUtc="2026-04-27T13:54:00Z">
              <w:pPr>
                <w:pStyle w:val="TOC3"/>
              </w:pPr>
            </w:pPrChange>
          </w:pPr>
          <w:ins w:id="11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3.3.4 </w:t>
            </w:r>
            <w:r w:rsidRPr="001B0A35">
              <w:rPr>
                <w:rStyle w:val="afb"/>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3B85F224" w14:textId="3FE71EA0" w:rsidR="001704E8" w:rsidRDefault="001704E8" w:rsidP="001704E8">
          <w:pPr>
            <w:pStyle w:val="TOC2"/>
            <w:snapToGrid/>
            <w:spacing w:line="400" w:lineRule="exact"/>
            <w:rPr>
              <w:ins w:id="111" w:author="Zixuan Zhou" w:date="2026-04-27T21:54:00Z" w16du:dateUtc="2026-04-27T13:54:00Z"/>
              <w:rFonts w:asciiTheme="minorHAnsi" w:eastAsiaTheme="minorEastAsia" w:hAnsiTheme="minorHAnsi" w:hint="eastAsia"/>
              <w:noProof/>
              <w:sz w:val="22"/>
              <w:szCs w:val="24"/>
              <w14:ligatures w14:val="standardContextual"/>
            </w:rPr>
            <w:pPrChange w:id="112" w:author="Zixuan Zhou" w:date="2026-04-27T21:54:00Z" w16du:dateUtc="2026-04-27T13:54:00Z">
              <w:pPr>
                <w:pStyle w:val="TOC2"/>
              </w:pPr>
            </w:pPrChange>
          </w:pPr>
          <w:ins w:id="11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3.4 </w:t>
            </w:r>
            <w:r w:rsidRPr="001B0A35">
              <w:rPr>
                <w:rStyle w:val="afb"/>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1CA721BA" w14:textId="20839341" w:rsidR="001704E8" w:rsidRDefault="001704E8" w:rsidP="001704E8">
          <w:pPr>
            <w:pStyle w:val="TOC2"/>
            <w:snapToGrid/>
            <w:spacing w:line="400" w:lineRule="exact"/>
            <w:rPr>
              <w:ins w:id="114" w:author="Zixuan Zhou" w:date="2026-04-27T21:54:00Z" w16du:dateUtc="2026-04-27T13:54:00Z"/>
              <w:rFonts w:asciiTheme="minorHAnsi" w:eastAsiaTheme="minorEastAsia" w:hAnsiTheme="minorHAnsi" w:hint="eastAsia"/>
              <w:noProof/>
              <w:sz w:val="22"/>
              <w:szCs w:val="24"/>
              <w14:ligatures w14:val="standardContextual"/>
            </w:rPr>
            <w:pPrChange w:id="115" w:author="Zixuan Zhou" w:date="2026-04-27T21:54:00Z" w16du:dateUtc="2026-04-27T13:54:00Z">
              <w:pPr>
                <w:pStyle w:val="TOC2"/>
              </w:pPr>
            </w:pPrChange>
          </w:pPr>
          <w:ins w:id="11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52C59D75" w14:textId="2330E9B9" w:rsidR="001704E8" w:rsidRDefault="001704E8" w:rsidP="001704E8">
          <w:pPr>
            <w:pStyle w:val="TOC1"/>
            <w:tabs>
              <w:tab w:val="left" w:pos="1260"/>
            </w:tabs>
            <w:wordWrap/>
            <w:snapToGrid/>
            <w:spacing w:line="400" w:lineRule="exact"/>
            <w:rPr>
              <w:ins w:id="117" w:author="Zixuan Zhou" w:date="2026-04-27T21:54:00Z" w16du:dateUtc="2026-04-27T13:54:00Z"/>
              <w:rFonts w:asciiTheme="minorHAnsi" w:eastAsiaTheme="minorEastAsia" w:hAnsiTheme="minorHAnsi" w:hint="eastAsia"/>
              <w:noProof/>
              <w:sz w:val="22"/>
              <w:szCs w:val="24"/>
              <w14:ligatures w14:val="standardContextual"/>
            </w:rPr>
            <w:pPrChange w:id="118" w:author="Zixuan Zhou" w:date="2026-04-27T21:54:00Z" w16du:dateUtc="2026-04-27T13:54:00Z">
              <w:pPr>
                <w:pStyle w:val="TOC1"/>
                <w:tabs>
                  <w:tab w:val="left" w:pos="1260"/>
                </w:tabs>
              </w:pPr>
            </w:pPrChange>
          </w:pPr>
          <w:ins w:id="11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4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023676E3" w14:textId="0E752ACD" w:rsidR="001704E8" w:rsidRDefault="001704E8" w:rsidP="001704E8">
          <w:pPr>
            <w:pStyle w:val="TOC2"/>
            <w:snapToGrid/>
            <w:spacing w:line="400" w:lineRule="exact"/>
            <w:rPr>
              <w:ins w:id="120" w:author="Zixuan Zhou" w:date="2026-04-27T21:54:00Z" w16du:dateUtc="2026-04-27T13:54:00Z"/>
              <w:rFonts w:asciiTheme="minorHAnsi" w:eastAsiaTheme="minorEastAsia" w:hAnsiTheme="minorHAnsi" w:hint="eastAsia"/>
              <w:noProof/>
              <w:sz w:val="22"/>
              <w:szCs w:val="24"/>
              <w14:ligatures w14:val="standardContextual"/>
            </w:rPr>
            <w:pPrChange w:id="121" w:author="Zixuan Zhou" w:date="2026-04-27T21:54:00Z" w16du:dateUtc="2026-04-27T13:54:00Z">
              <w:pPr>
                <w:pStyle w:val="TOC2"/>
              </w:pPr>
            </w:pPrChange>
          </w:pPr>
          <w:ins w:id="12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4.1 </w:t>
            </w:r>
            <w:r w:rsidRPr="001B0A35">
              <w:rPr>
                <w:rStyle w:val="afb"/>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7E7B8CB9" w14:textId="1ACAE11C" w:rsidR="001704E8" w:rsidRDefault="001704E8" w:rsidP="001704E8">
          <w:pPr>
            <w:pStyle w:val="TOC2"/>
            <w:snapToGrid/>
            <w:spacing w:line="400" w:lineRule="exact"/>
            <w:rPr>
              <w:ins w:id="123" w:author="Zixuan Zhou" w:date="2026-04-27T21:54:00Z" w16du:dateUtc="2026-04-27T13:54:00Z"/>
              <w:rFonts w:asciiTheme="minorHAnsi" w:eastAsiaTheme="minorEastAsia" w:hAnsiTheme="minorHAnsi" w:hint="eastAsia"/>
              <w:noProof/>
              <w:sz w:val="22"/>
              <w:szCs w:val="24"/>
              <w14:ligatures w14:val="standardContextual"/>
            </w:rPr>
            <w:pPrChange w:id="124" w:author="Zixuan Zhou" w:date="2026-04-27T21:54:00Z" w16du:dateUtc="2026-04-27T13:54:00Z">
              <w:pPr>
                <w:pStyle w:val="TOC2"/>
              </w:pPr>
            </w:pPrChange>
          </w:pPr>
          <w:ins w:id="12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4.2 </w:t>
            </w:r>
            <w:r w:rsidRPr="001B0A35">
              <w:rPr>
                <w:rStyle w:val="afb"/>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64D28021" w14:textId="232D064A" w:rsidR="001704E8" w:rsidRDefault="001704E8" w:rsidP="001704E8">
          <w:pPr>
            <w:pStyle w:val="TOC2"/>
            <w:snapToGrid/>
            <w:spacing w:line="400" w:lineRule="exact"/>
            <w:rPr>
              <w:ins w:id="126" w:author="Zixuan Zhou" w:date="2026-04-27T21:54:00Z" w16du:dateUtc="2026-04-27T13:54:00Z"/>
              <w:rFonts w:asciiTheme="minorHAnsi" w:eastAsiaTheme="minorEastAsia" w:hAnsiTheme="minorHAnsi" w:hint="eastAsia"/>
              <w:noProof/>
              <w:sz w:val="22"/>
              <w:szCs w:val="24"/>
              <w14:ligatures w14:val="standardContextual"/>
            </w:rPr>
            <w:pPrChange w:id="127" w:author="Zixuan Zhou" w:date="2026-04-27T21:54:00Z" w16du:dateUtc="2026-04-27T13:54:00Z">
              <w:pPr>
                <w:pStyle w:val="TOC2"/>
              </w:pPr>
            </w:pPrChange>
          </w:pPr>
          <w:ins w:id="12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4.3 </w:t>
            </w:r>
            <w:r w:rsidRPr="001B0A35">
              <w:rPr>
                <w:rStyle w:val="afb"/>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r w:rsidRPr="001B0A35">
              <w:rPr>
                <w:rStyle w:val="afb"/>
                <w:rFonts w:hint="eastAsia"/>
                <w:noProof/>
              </w:rPr>
              <w:fldChar w:fldCharType="end"/>
            </w:r>
          </w:ins>
        </w:p>
        <w:p w14:paraId="7A8A6A8B" w14:textId="5209A181" w:rsidR="001704E8" w:rsidRDefault="001704E8" w:rsidP="001704E8">
          <w:pPr>
            <w:pStyle w:val="TOC2"/>
            <w:snapToGrid/>
            <w:spacing w:line="400" w:lineRule="exact"/>
            <w:rPr>
              <w:ins w:id="129" w:author="Zixuan Zhou" w:date="2026-04-27T21:54:00Z" w16du:dateUtc="2026-04-27T13:54:00Z"/>
              <w:rFonts w:asciiTheme="minorHAnsi" w:eastAsiaTheme="minorEastAsia" w:hAnsiTheme="minorHAnsi" w:hint="eastAsia"/>
              <w:noProof/>
              <w:sz w:val="22"/>
              <w:szCs w:val="24"/>
              <w14:ligatures w14:val="standardContextual"/>
            </w:rPr>
            <w:pPrChange w:id="130" w:author="Zixuan Zhou" w:date="2026-04-27T21:54:00Z" w16du:dateUtc="2026-04-27T13:54:00Z">
              <w:pPr>
                <w:pStyle w:val="TOC2"/>
              </w:pPr>
            </w:pPrChange>
          </w:pPr>
          <w:ins w:id="13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4.4 </w:t>
            </w:r>
            <w:r w:rsidRPr="001B0A35">
              <w:rPr>
                <w:rStyle w:val="afb"/>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r w:rsidRPr="001B0A35">
              <w:rPr>
                <w:rStyle w:val="afb"/>
                <w:rFonts w:hint="eastAsia"/>
                <w:noProof/>
              </w:rPr>
              <w:fldChar w:fldCharType="end"/>
            </w:r>
          </w:ins>
        </w:p>
        <w:p w14:paraId="2B2660AA" w14:textId="634690F9" w:rsidR="001704E8" w:rsidRDefault="001704E8" w:rsidP="001704E8">
          <w:pPr>
            <w:pStyle w:val="TOC2"/>
            <w:snapToGrid/>
            <w:spacing w:line="400" w:lineRule="exact"/>
            <w:rPr>
              <w:ins w:id="132" w:author="Zixuan Zhou" w:date="2026-04-27T21:54:00Z" w16du:dateUtc="2026-04-27T13:54:00Z"/>
              <w:rFonts w:asciiTheme="minorHAnsi" w:eastAsiaTheme="minorEastAsia" w:hAnsiTheme="minorHAnsi" w:hint="eastAsia"/>
              <w:noProof/>
              <w:sz w:val="22"/>
              <w:szCs w:val="24"/>
              <w14:ligatures w14:val="standardContextual"/>
            </w:rPr>
            <w:pPrChange w:id="133" w:author="Zixuan Zhou" w:date="2026-04-27T21:54:00Z" w16du:dateUtc="2026-04-27T13:54:00Z">
              <w:pPr>
                <w:pStyle w:val="TOC2"/>
              </w:pPr>
            </w:pPrChange>
          </w:pPr>
          <w:ins w:id="13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r w:rsidRPr="001B0A35">
              <w:rPr>
                <w:rStyle w:val="afb"/>
                <w:rFonts w:hint="eastAsia"/>
                <w:noProof/>
              </w:rPr>
              <w:fldChar w:fldCharType="end"/>
            </w:r>
          </w:ins>
        </w:p>
        <w:p w14:paraId="7A57317F" w14:textId="6A1EFD73" w:rsidR="001704E8" w:rsidRDefault="001704E8" w:rsidP="001704E8">
          <w:pPr>
            <w:pStyle w:val="TOC1"/>
            <w:tabs>
              <w:tab w:val="left" w:pos="1260"/>
            </w:tabs>
            <w:wordWrap/>
            <w:snapToGrid/>
            <w:spacing w:line="400" w:lineRule="exact"/>
            <w:rPr>
              <w:ins w:id="135" w:author="Zixuan Zhou" w:date="2026-04-27T21:54:00Z" w16du:dateUtc="2026-04-27T13:54:00Z"/>
              <w:rFonts w:asciiTheme="minorHAnsi" w:eastAsiaTheme="minorEastAsia" w:hAnsiTheme="minorHAnsi" w:hint="eastAsia"/>
              <w:noProof/>
              <w:sz w:val="22"/>
              <w:szCs w:val="24"/>
              <w14:ligatures w14:val="standardContextual"/>
            </w:rPr>
            <w:pPrChange w:id="136" w:author="Zixuan Zhou" w:date="2026-04-27T21:54:00Z" w16du:dateUtc="2026-04-27T13:54:00Z">
              <w:pPr>
                <w:pStyle w:val="TOC1"/>
                <w:tabs>
                  <w:tab w:val="left" w:pos="1260"/>
                </w:tabs>
              </w:pPr>
            </w:pPrChange>
          </w:pPr>
          <w:ins w:id="13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5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7E12C9DF" w14:textId="670ACE7E" w:rsidR="001704E8" w:rsidRDefault="001704E8" w:rsidP="001704E8">
          <w:pPr>
            <w:pStyle w:val="TOC2"/>
            <w:snapToGrid/>
            <w:spacing w:line="400" w:lineRule="exact"/>
            <w:rPr>
              <w:ins w:id="138" w:author="Zixuan Zhou" w:date="2026-04-27T21:54:00Z" w16du:dateUtc="2026-04-27T13:54:00Z"/>
              <w:rFonts w:asciiTheme="minorHAnsi" w:eastAsiaTheme="minorEastAsia" w:hAnsiTheme="minorHAnsi" w:hint="eastAsia"/>
              <w:noProof/>
              <w:sz w:val="22"/>
              <w:szCs w:val="24"/>
              <w14:ligatures w14:val="standardContextual"/>
            </w:rPr>
            <w:pPrChange w:id="139" w:author="Zixuan Zhou" w:date="2026-04-27T21:54:00Z" w16du:dateUtc="2026-04-27T13:54:00Z">
              <w:pPr>
                <w:pStyle w:val="TOC2"/>
              </w:pPr>
            </w:pPrChange>
          </w:pPr>
          <w:ins w:id="14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 </w:t>
            </w:r>
            <w:r w:rsidRPr="001B0A35">
              <w:rPr>
                <w:rStyle w:val="afb"/>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31D77037" w14:textId="42C4DA41" w:rsidR="001704E8" w:rsidRDefault="001704E8" w:rsidP="001704E8">
          <w:pPr>
            <w:pStyle w:val="TOC3"/>
            <w:snapToGrid/>
            <w:rPr>
              <w:ins w:id="141" w:author="Zixuan Zhou" w:date="2026-04-27T21:54:00Z" w16du:dateUtc="2026-04-27T13:54:00Z"/>
              <w:rFonts w:asciiTheme="minorHAnsi" w:eastAsiaTheme="minorEastAsia" w:hAnsiTheme="minorHAnsi" w:hint="eastAsia"/>
              <w:noProof/>
              <w:sz w:val="22"/>
              <w:szCs w:val="24"/>
              <w14:ligatures w14:val="standardContextual"/>
            </w:rPr>
            <w:pPrChange w:id="142" w:author="Zixuan Zhou" w:date="2026-04-27T21:54:00Z" w16du:dateUtc="2026-04-27T13:54:00Z">
              <w:pPr>
                <w:pStyle w:val="TOC3"/>
              </w:pPr>
            </w:pPrChange>
          </w:pPr>
          <w:ins w:id="14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5.1.1 </w:t>
            </w:r>
            <w:r w:rsidRPr="001B0A35">
              <w:rPr>
                <w:rStyle w:val="afb"/>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30F8BFBA" w14:textId="33A2FFCC" w:rsidR="001704E8" w:rsidRDefault="001704E8" w:rsidP="001704E8">
          <w:pPr>
            <w:pStyle w:val="TOC3"/>
            <w:snapToGrid/>
            <w:rPr>
              <w:ins w:id="144" w:author="Zixuan Zhou" w:date="2026-04-27T21:54:00Z" w16du:dateUtc="2026-04-27T13:54:00Z"/>
              <w:rFonts w:asciiTheme="minorHAnsi" w:eastAsiaTheme="minorEastAsia" w:hAnsiTheme="minorHAnsi" w:hint="eastAsia"/>
              <w:noProof/>
              <w:sz w:val="22"/>
              <w:szCs w:val="24"/>
              <w14:ligatures w14:val="standardContextual"/>
            </w:rPr>
            <w:pPrChange w:id="145" w:author="Zixuan Zhou" w:date="2026-04-27T21:54:00Z" w16du:dateUtc="2026-04-27T13:54:00Z">
              <w:pPr>
                <w:pStyle w:val="TOC3"/>
              </w:pPr>
            </w:pPrChange>
          </w:pPr>
          <w:ins w:id="14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5.1.2 </w:t>
            </w:r>
            <w:r w:rsidRPr="001B0A35">
              <w:rPr>
                <w:rStyle w:val="afb"/>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51E022ED" w14:textId="0CDFDFEB" w:rsidR="001704E8" w:rsidRDefault="001704E8" w:rsidP="001704E8">
          <w:pPr>
            <w:pStyle w:val="TOC3"/>
            <w:snapToGrid/>
            <w:rPr>
              <w:ins w:id="147" w:author="Zixuan Zhou" w:date="2026-04-27T21:54:00Z" w16du:dateUtc="2026-04-27T13:54:00Z"/>
              <w:rFonts w:asciiTheme="minorHAnsi" w:eastAsiaTheme="minorEastAsia" w:hAnsiTheme="minorHAnsi" w:hint="eastAsia"/>
              <w:noProof/>
              <w:sz w:val="22"/>
              <w:szCs w:val="24"/>
              <w14:ligatures w14:val="standardContextual"/>
            </w:rPr>
            <w:pPrChange w:id="148" w:author="Zixuan Zhou" w:date="2026-04-27T21:54:00Z" w16du:dateUtc="2026-04-27T13:54:00Z">
              <w:pPr>
                <w:pStyle w:val="TOC3"/>
              </w:pPr>
            </w:pPrChange>
          </w:pPr>
          <w:ins w:id="14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5.1.3 </w:t>
            </w:r>
            <w:r w:rsidRPr="001B0A35">
              <w:rPr>
                <w:rStyle w:val="afb"/>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r w:rsidRPr="001B0A35">
              <w:rPr>
                <w:rStyle w:val="afb"/>
                <w:rFonts w:hint="eastAsia"/>
                <w:noProof/>
              </w:rPr>
              <w:fldChar w:fldCharType="end"/>
            </w:r>
          </w:ins>
        </w:p>
        <w:p w14:paraId="1EA8CE91" w14:textId="601E8872" w:rsidR="001704E8" w:rsidRDefault="001704E8" w:rsidP="001704E8">
          <w:pPr>
            <w:pStyle w:val="TOC2"/>
            <w:snapToGrid/>
            <w:spacing w:line="400" w:lineRule="exact"/>
            <w:rPr>
              <w:ins w:id="150" w:author="Zixuan Zhou" w:date="2026-04-27T21:54:00Z" w16du:dateUtc="2026-04-27T13:54:00Z"/>
              <w:rFonts w:asciiTheme="minorHAnsi" w:eastAsiaTheme="minorEastAsia" w:hAnsiTheme="minorHAnsi" w:hint="eastAsia"/>
              <w:noProof/>
              <w:sz w:val="22"/>
              <w:szCs w:val="24"/>
              <w14:ligatures w14:val="standardContextual"/>
            </w:rPr>
            <w:pPrChange w:id="151" w:author="Zixuan Zhou" w:date="2026-04-27T21:54:00Z" w16du:dateUtc="2026-04-27T13:54:00Z">
              <w:pPr>
                <w:pStyle w:val="TOC2"/>
              </w:pPr>
            </w:pPrChange>
          </w:pPr>
          <w:ins w:id="15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 </w:t>
            </w:r>
            <w:r w:rsidRPr="001B0A35">
              <w:rPr>
                <w:rStyle w:val="afb"/>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4D095CCD" w14:textId="63F60612" w:rsidR="001704E8" w:rsidRDefault="001704E8" w:rsidP="001704E8">
          <w:pPr>
            <w:pStyle w:val="TOC3"/>
            <w:snapToGrid/>
            <w:rPr>
              <w:ins w:id="153" w:author="Zixuan Zhou" w:date="2026-04-27T21:54:00Z" w16du:dateUtc="2026-04-27T13:54:00Z"/>
              <w:rFonts w:asciiTheme="minorHAnsi" w:eastAsiaTheme="minorEastAsia" w:hAnsiTheme="minorHAnsi" w:hint="eastAsia"/>
              <w:noProof/>
              <w:sz w:val="22"/>
              <w:szCs w:val="24"/>
              <w14:ligatures w14:val="standardContextual"/>
            </w:rPr>
            <w:pPrChange w:id="154" w:author="Zixuan Zhou" w:date="2026-04-27T21:54:00Z" w16du:dateUtc="2026-04-27T13:54:00Z">
              <w:pPr>
                <w:pStyle w:val="TOC3"/>
              </w:pPr>
            </w:pPrChange>
          </w:pPr>
          <w:ins w:id="15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5.2.1 </w:t>
            </w:r>
            <w:r w:rsidRPr="001B0A35">
              <w:rPr>
                <w:rStyle w:val="afb"/>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7B3A134A" w14:textId="5C5D70A5" w:rsidR="001704E8" w:rsidRDefault="001704E8" w:rsidP="001704E8">
          <w:pPr>
            <w:pStyle w:val="TOC3"/>
            <w:snapToGrid/>
            <w:rPr>
              <w:ins w:id="156" w:author="Zixuan Zhou" w:date="2026-04-27T21:54:00Z" w16du:dateUtc="2026-04-27T13:54:00Z"/>
              <w:rFonts w:asciiTheme="minorHAnsi" w:eastAsiaTheme="minorEastAsia" w:hAnsiTheme="minorHAnsi" w:hint="eastAsia"/>
              <w:noProof/>
              <w:sz w:val="22"/>
              <w:szCs w:val="24"/>
              <w14:ligatures w14:val="standardContextual"/>
            </w:rPr>
            <w:pPrChange w:id="157" w:author="Zixuan Zhou" w:date="2026-04-27T21:54:00Z" w16du:dateUtc="2026-04-27T13:54:00Z">
              <w:pPr>
                <w:pStyle w:val="TOC3"/>
              </w:pPr>
            </w:pPrChange>
          </w:pPr>
          <w:ins w:id="15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5.2.2 </w:t>
            </w:r>
            <w:r w:rsidRPr="001B0A35">
              <w:rPr>
                <w:rStyle w:val="afb"/>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7E02F085" w14:textId="1C48A5FC" w:rsidR="001704E8" w:rsidRDefault="001704E8" w:rsidP="001704E8">
          <w:pPr>
            <w:pStyle w:val="TOC3"/>
            <w:snapToGrid/>
            <w:rPr>
              <w:ins w:id="159" w:author="Zixuan Zhou" w:date="2026-04-27T21:54:00Z" w16du:dateUtc="2026-04-27T13:54:00Z"/>
              <w:rFonts w:asciiTheme="minorHAnsi" w:eastAsiaTheme="minorEastAsia" w:hAnsiTheme="minorHAnsi" w:hint="eastAsia"/>
              <w:noProof/>
              <w:sz w:val="22"/>
              <w:szCs w:val="24"/>
              <w14:ligatures w14:val="standardContextual"/>
            </w:rPr>
            <w:pPrChange w:id="160" w:author="Zixuan Zhou" w:date="2026-04-27T21:54:00Z" w16du:dateUtc="2026-04-27T13:54:00Z">
              <w:pPr>
                <w:pStyle w:val="TOC3"/>
              </w:pPr>
            </w:pPrChange>
          </w:pPr>
          <w:ins w:id="16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5.2.3 </w:t>
            </w:r>
            <w:r w:rsidRPr="001B0A35">
              <w:rPr>
                <w:rStyle w:val="afb"/>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r w:rsidRPr="001B0A35">
              <w:rPr>
                <w:rStyle w:val="afb"/>
                <w:rFonts w:hint="eastAsia"/>
                <w:noProof/>
              </w:rPr>
              <w:fldChar w:fldCharType="end"/>
            </w:r>
          </w:ins>
        </w:p>
        <w:p w14:paraId="51D21B39" w14:textId="70D28734" w:rsidR="001704E8" w:rsidRDefault="001704E8" w:rsidP="001704E8">
          <w:pPr>
            <w:pStyle w:val="TOC3"/>
            <w:snapToGrid/>
            <w:rPr>
              <w:ins w:id="162" w:author="Zixuan Zhou" w:date="2026-04-27T21:54:00Z" w16du:dateUtc="2026-04-27T13:54:00Z"/>
              <w:rFonts w:asciiTheme="minorHAnsi" w:eastAsiaTheme="minorEastAsia" w:hAnsiTheme="minorHAnsi" w:hint="eastAsia"/>
              <w:noProof/>
              <w:sz w:val="22"/>
              <w:szCs w:val="24"/>
              <w14:ligatures w14:val="standardContextual"/>
            </w:rPr>
            <w:pPrChange w:id="163" w:author="Zixuan Zhou" w:date="2026-04-27T21:54:00Z" w16du:dateUtc="2026-04-27T13:54:00Z">
              <w:pPr>
                <w:pStyle w:val="TOC3"/>
              </w:pPr>
            </w:pPrChange>
          </w:pPr>
          <w:ins w:id="16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5.2.4 </w:t>
            </w:r>
            <w:r w:rsidRPr="001B0A35">
              <w:rPr>
                <w:rStyle w:val="afb"/>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r w:rsidRPr="001B0A35">
              <w:rPr>
                <w:rStyle w:val="afb"/>
                <w:rFonts w:hint="eastAsia"/>
                <w:noProof/>
              </w:rPr>
              <w:fldChar w:fldCharType="end"/>
            </w:r>
          </w:ins>
        </w:p>
        <w:p w14:paraId="046B2BC2" w14:textId="435B2C9B" w:rsidR="001704E8" w:rsidRDefault="001704E8" w:rsidP="001704E8">
          <w:pPr>
            <w:pStyle w:val="TOC2"/>
            <w:snapToGrid/>
            <w:spacing w:line="400" w:lineRule="exact"/>
            <w:rPr>
              <w:ins w:id="165" w:author="Zixuan Zhou" w:date="2026-04-27T21:54:00Z" w16du:dateUtc="2026-04-27T13:54:00Z"/>
              <w:rFonts w:asciiTheme="minorHAnsi" w:eastAsiaTheme="minorEastAsia" w:hAnsiTheme="minorHAnsi" w:hint="eastAsia"/>
              <w:noProof/>
              <w:sz w:val="22"/>
              <w:szCs w:val="24"/>
              <w14:ligatures w14:val="standardContextual"/>
            </w:rPr>
            <w:pPrChange w:id="166" w:author="Zixuan Zhou" w:date="2026-04-27T21:54:00Z" w16du:dateUtc="2026-04-27T13:54:00Z">
              <w:pPr>
                <w:pStyle w:val="TOC2"/>
              </w:pPr>
            </w:pPrChange>
          </w:pPr>
          <w:ins w:id="16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 </w:t>
            </w:r>
            <w:r w:rsidRPr="001B0A35">
              <w:rPr>
                <w:rStyle w:val="afb"/>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r w:rsidRPr="001B0A35">
              <w:rPr>
                <w:rStyle w:val="afb"/>
                <w:rFonts w:hint="eastAsia"/>
                <w:noProof/>
              </w:rPr>
              <w:fldChar w:fldCharType="end"/>
            </w:r>
          </w:ins>
        </w:p>
        <w:p w14:paraId="1E7A60FC" w14:textId="55F58D78" w:rsidR="001704E8" w:rsidRDefault="001704E8" w:rsidP="001704E8">
          <w:pPr>
            <w:pStyle w:val="TOC3"/>
            <w:snapToGrid/>
            <w:rPr>
              <w:ins w:id="168" w:author="Zixuan Zhou" w:date="2026-04-27T21:54:00Z" w16du:dateUtc="2026-04-27T13:54:00Z"/>
              <w:rFonts w:asciiTheme="minorHAnsi" w:eastAsiaTheme="minorEastAsia" w:hAnsiTheme="minorHAnsi" w:hint="eastAsia"/>
              <w:noProof/>
              <w:sz w:val="22"/>
              <w:szCs w:val="24"/>
              <w14:ligatures w14:val="standardContextual"/>
            </w:rPr>
            <w:pPrChange w:id="169" w:author="Zixuan Zhou" w:date="2026-04-27T21:54:00Z" w16du:dateUtc="2026-04-27T13:54:00Z">
              <w:pPr>
                <w:pStyle w:val="TOC3"/>
              </w:pPr>
            </w:pPrChange>
          </w:pPr>
          <w:ins w:id="17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5.3.1 </w:t>
            </w:r>
            <w:r w:rsidRPr="001B0A35">
              <w:rPr>
                <w:rStyle w:val="afb"/>
                <w:rFonts w:hint="eastAsia"/>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r w:rsidRPr="001B0A35">
              <w:rPr>
                <w:rStyle w:val="afb"/>
                <w:rFonts w:hint="eastAsia"/>
                <w:noProof/>
              </w:rPr>
              <w:fldChar w:fldCharType="end"/>
            </w:r>
          </w:ins>
        </w:p>
        <w:p w14:paraId="57E75D2A" w14:textId="06294397" w:rsidR="001704E8" w:rsidRDefault="001704E8" w:rsidP="001704E8">
          <w:pPr>
            <w:pStyle w:val="TOC3"/>
            <w:snapToGrid/>
            <w:rPr>
              <w:ins w:id="171" w:author="Zixuan Zhou" w:date="2026-04-27T21:54:00Z" w16du:dateUtc="2026-04-27T13:54:00Z"/>
              <w:rFonts w:asciiTheme="minorHAnsi" w:eastAsiaTheme="minorEastAsia" w:hAnsiTheme="minorHAnsi" w:hint="eastAsia"/>
              <w:noProof/>
              <w:sz w:val="22"/>
              <w:szCs w:val="24"/>
              <w14:ligatures w14:val="standardContextual"/>
            </w:rPr>
            <w:pPrChange w:id="172" w:author="Zixuan Zhou" w:date="2026-04-27T21:54:00Z" w16du:dateUtc="2026-04-27T13:54:00Z">
              <w:pPr>
                <w:pStyle w:val="TOC3"/>
              </w:pPr>
            </w:pPrChange>
          </w:pPr>
          <w:ins w:id="17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5.3.2 </w:t>
            </w:r>
            <w:r w:rsidRPr="001B0A35">
              <w:rPr>
                <w:rStyle w:val="afb"/>
                <w:rFonts w:hint="eastAsia"/>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r w:rsidRPr="001B0A35">
              <w:rPr>
                <w:rStyle w:val="afb"/>
                <w:rFonts w:hint="eastAsia"/>
                <w:noProof/>
              </w:rPr>
              <w:fldChar w:fldCharType="end"/>
            </w:r>
          </w:ins>
        </w:p>
        <w:p w14:paraId="61EE083F" w14:textId="7FBF47FC" w:rsidR="001704E8" w:rsidRDefault="001704E8" w:rsidP="001704E8">
          <w:pPr>
            <w:pStyle w:val="TOC3"/>
            <w:snapToGrid/>
            <w:rPr>
              <w:ins w:id="174" w:author="Zixuan Zhou" w:date="2026-04-27T21:54:00Z" w16du:dateUtc="2026-04-27T13:54:00Z"/>
              <w:rFonts w:asciiTheme="minorHAnsi" w:eastAsiaTheme="minorEastAsia" w:hAnsiTheme="minorHAnsi" w:hint="eastAsia"/>
              <w:noProof/>
              <w:sz w:val="22"/>
              <w:szCs w:val="24"/>
              <w14:ligatures w14:val="standardContextual"/>
            </w:rPr>
            <w:pPrChange w:id="175" w:author="Zixuan Zhou" w:date="2026-04-27T21:54:00Z" w16du:dateUtc="2026-04-27T13:54:00Z">
              <w:pPr>
                <w:pStyle w:val="TOC3"/>
              </w:pPr>
            </w:pPrChange>
          </w:pPr>
          <w:ins w:id="17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5.3.3 </w:t>
            </w:r>
            <w:r w:rsidRPr="001B0A35">
              <w:rPr>
                <w:rStyle w:val="afb"/>
                <w:rFonts w:hint="eastAsia"/>
                <w:noProof/>
              </w:rPr>
              <w:t>专家内部一致性与</w:t>
            </w:r>
            <w:r w:rsidRPr="001B0A35">
              <w:rPr>
                <w:rStyle w:val="afb"/>
                <w:rFonts w:hint="eastAsia"/>
                <w:noProof/>
              </w:rPr>
              <w:t>AI</w:t>
            </w:r>
            <w:r w:rsidRPr="001B0A35">
              <w:rPr>
                <w:rStyle w:val="afb"/>
                <w:rFonts w:hint="eastAsia"/>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r w:rsidRPr="001B0A35">
              <w:rPr>
                <w:rStyle w:val="afb"/>
                <w:rFonts w:hint="eastAsia"/>
                <w:noProof/>
              </w:rPr>
              <w:fldChar w:fldCharType="end"/>
            </w:r>
          </w:ins>
        </w:p>
        <w:p w14:paraId="03BF39A0" w14:textId="054854EE" w:rsidR="001704E8" w:rsidRDefault="001704E8" w:rsidP="001704E8">
          <w:pPr>
            <w:pStyle w:val="TOC3"/>
            <w:snapToGrid/>
            <w:rPr>
              <w:ins w:id="177" w:author="Zixuan Zhou" w:date="2026-04-27T21:54:00Z" w16du:dateUtc="2026-04-27T13:54:00Z"/>
              <w:rFonts w:asciiTheme="minorHAnsi" w:eastAsiaTheme="minorEastAsia" w:hAnsiTheme="minorHAnsi" w:hint="eastAsia"/>
              <w:noProof/>
              <w:sz w:val="22"/>
              <w:szCs w:val="24"/>
              <w14:ligatures w14:val="standardContextual"/>
            </w:rPr>
            <w:pPrChange w:id="178" w:author="Zixuan Zhou" w:date="2026-04-27T21:54:00Z" w16du:dateUtc="2026-04-27T13:54:00Z">
              <w:pPr>
                <w:pStyle w:val="TOC3"/>
              </w:pPr>
            </w:pPrChange>
          </w:pPr>
          <w:ins w:id="17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5.3.4</w:t>
            </w:r>
            <w:r w:rsidRPr="001B0A35">
              <w:rPr>
                <w:rStyle w:val="afb"/>
                <w:rFonts w:cs="Times New Roman" w:hint="eastAsia"/>
                <w:noProof/>
              </w:rPr>
              <w:t xml:space="preserve"> DeepSeek-V3.2</w:t>
            </w:r>
            <w:r w:rsidRPr="001B0A35">
              <w:rPr>
                <w:rStyle w:val="afb"/>
                <w:rFonts w:hint="eastAsia"/>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r w:rsidRPr="001B0A35">
              <w:rPr>
                <w:rStyle w:val="afb"/>
                <w:rFonts w:hint="eastAsia"/>
                <w:noProof/>
              </w:rPr>
              <w:fldChar w:fldCharType="end"/>
            </w:r>
          </w:ins>
        </w:p>
        <w:p w14:paraId="5A124F58" w14:textId="5FFCF5C4" w:rsidR="001704E8" w:rsidRDefault="001704E8" w:rsidP="001704E8">
          <w:pPr>
            <w:pStyle w:val="TOC3"/>
            <w:snapToGrid/>
            <w:rPr>
              <w:ins w:id="180" w:author="Zixuan Zhou" w:date="2026-04-27T21:54:00Z" w16du:dateUtc="2026-04-27T13:54:00Z"/>
              <w:rFonts w:asciiTheme="minorHAnsi" w:eastAsiaTheme="minorEastAsia" w:hAnsiTheme="minorHAnsi" w:hint="eastAsia"/>
              <w:noProof/>
              <w:sz w:val="22"/>
              <w:szCs w:val="24"/>
              <w14:ligatures w14:val="standardContextual"/>
            </w:rPr>
            <w:pPrChange w:id="181" w:author="Zixuan Zhou" w:date="2026-04-27T21:54:00Z" w16du:dateUtc="2026-04-27T13:54:00Z">
              <w:pPr>
                <w:pStyle w:val="TOC3"/>
              </w:pPr>
            </w:pPrChange>
          </w:pPr>
          <w:ins w:id="18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5.3.5 </w:t>
            </w:r>
            <w:r w:rsidRPr="001B0A35">
              <w:rPr>
                <w:rStyle w:val="afb"/>
                <w:rFonts w:hint="eastAsia"/>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r w:rsidRPr="001B0A35">
              <w:rPr>
                <w:rStyle w:val="afb"/>
                <w:rFonts w:hint="eastAsia"/>
                <w:noProof/>
              </w:rPr>
              <w:fldChar w:fldCharType="end"/>
            </w:r>
          </w:ins>
        </w:p>
        <w:p w14:paraId="0B7AC0DC" w14:textId="28809C59" w:rsidR="001704E8" w:rsidRDefault="001704E8" w:rsidP="001704E8">
          <w:pPr>
            <w:pStyle w:val="TOC3"/>
            <w:snapToGrid/>
            <w:rPr>
              <w:ins w:id="183" w:author="Zixuan Zhou" w:date="2026-04-27T21:54:00Z" w16du:dateUtc="2026-04-27T13:54:00Z"/>
              <w:rFonts w:asciiTheme="minorHAnsi" w:eastAsiaTheme="minorEastAsia" w:hAnsiTheme="minorHAnsi" w:hint="eastAsia"/>
              <w:noProof/>
              <w:sz w:val="22"/>
              <w:szCs w:val="24"/>
              <w14:ligatures w14:val="standardContextual"/>
            </w:rPr>
            <w:pPrChange w:id="184" w:author="Zixuan Zhou" w:date="2026-04-27T21:54:00Z" w16du:dateUtc="2026-04-27T13:54:00Z">
              <w:pPr>
                <w:pStyle w:val="TOC3"/>
              </w:pPr>
            </w:pPrChange>
          </w:pPr>
          <w:ins w:id="18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5.3.6 </w:t>
            </w:r>
            <w:r w:rsidRPr="001B0A35">
              <w:rPr>
                <w:rStyle w:val="afb"/>
                <w:rFonts w:hint="eastAsia"/>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r w:rsidRPr="001B0A35">
              <w:rPr>
                <w:rStyle w:val="afb"/>
                <w:rFonts w:hint="eastAsia"/>
                <w:noProof/>
              </w:rPr>
              <w:fldChar w:fldCharType="end"/>
            </w:r>
          </w:ins>
        </w:p>
        <w:p w14:paraId="7F455BE2" w14:textId="7A6D3AB2" w:rsidR="001704E8" w:rsidRDefault="001704E8" w:rsidP="001704E8">
          <w:pPr>
            <w:pStyle w:val="TOC2"/>
            <w:snapToGrid/>
            <w:spacing w:line="400" w:lineRule="exact"/>
            <w:rPr>
              <w:ins w:id="186" w:author="Zixuan Zhou" w:date="2026-04-27T21:54:00Z" w16du:dateUtc="2026-04-27T13:54:00Z"/>
              <w:rFonts w:asciiTheme="minorHAnsi" w:eastAsiaTheme="minorEastAsia" w:hAnsiTheme="minorHAnsi" w:hint="eastAsia"/>
              <w:noProof/>
              <w:sz w:val="22"/>
              <w:szCs w:val="24"/>
              <w14:ligatures w14:val="standardContextual"/>
            </w:rPr>
            <w:pPrChange w:id="187" w:author="Zixuan Zhou" w:date="2026-04-27T21:54:00Z" w16du:dateUtc="2026-04-27T13:54:00Z">
              <w:pPr>
                <w:pStyle w:val="TOC2"/>
              </w:pPr>
            </w:pPrChange>
          </w:pPr>
          <w:ins w:id="18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5.4 </w:t>
            </w:r>
            <w:r w:rsidRPr="001B0A35">
              <w:rPr>
                <w:rStyle w:val="afb"/>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r w:rsidRPr="001B0A35">
              <w:rPr>
                <w:rStyle w:val="afb"/>
                <w:rFonts w:hint="eastAsia"/>
                <w:noProof/>
              </w:rPr>
              <w:fldChar w:fldCharType="end"/>
            </w:r>
          </w:ins>
        </w:p>
        <w:p w14:paraId="22E2F480" w14:textId="66B9B0B3" w:rsidR="001704E8" w:rsidRDefault="001704E8" w:rsidP="001704E8">
          <w:pPr>
            <w:pStyle w:val="TOC2"/>
            <w:snapToGrid/>
            <w:spacing w:line="400" w:lineRule="exact"/>
            <w:rPr>
              <w:ins w:id="189" w:author="Zixuan Zhou" w:date="2026-04-27T21:54:00Z" w16du:dateUtc="2026-04-27T13:54:00Z"/>
              <w:rFonts w:asciiTheme="minorHAnsi" w:eastAsiaTheme="minorEastAsia" w:hAnsiTheme="minorHAnsi" w:hint="eastAsia"/>
              <w:noProof/>
              <w:sz w:val="22"/>
              <w:szCs w:val="24"/>
              <w14:ligatures w14:val="standardContextual"/>
            </w:rPr>
            <w:pPrChange w:id="190" w:author="Zixuan Zhou" w:date="2026-04-27T21:54:00Z" w16du:dateUtc="2026-04-27T13:54:00Z">
              <w:pPr>
                <w:pStyle w:val="TOC2"/>
              </w:pPr>
            </w:pPrChange>
          </w:pPr>
          <w:ins w:id="19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r w:rsidRPr="001B0A35">
              <w:rPr>
                <w:rStyle w:val="afb"/>
                <w:rFonts w:hint="eastAsia"/>
                <w:noProof/>
              </w:rPr>
              <w:fldChar w:fldCharType="end"/>
            </w:r>
          </w:ins>
        </w:p>
        <w:p w14:paraId="77CA8EAA" w14:textId="6E2ABC2B" w:rsidR="001704E8" w:rsidRDefault="001704E8" w:rsidP="001704E8">
          <w:pPr>
            <w:pStyle w:val="TOC1"/>
            <w:tabs>
              <w:tab w:val="left" w:pos="1260"/>
            </w:tabs>
            <w:wordWrap/>
            <w:snapToGrid/>
            <w:spacing w:line="400" w:lineRule="exact"/>
            <w:rPr>
              <w:ins w:id="192" w:author="Zixuan Zhou" w:date="2026-04-27T21:54:00Z" w16du:dateUtc="2026-04-27T13:54:00Z"/>
              <w:rFonts w:asciiTheme="minorHAnsi" w:eastAsiaTheme="minorEastAsia" w:hAnsiTheme="minorHAnsi" w:hint="eastAsia"/>
              <w:noProof/>
              <w:sz w:val="22"/>
              <w:szCs w:val="24"/>
              <w14:ligatures w14:val="standardContextual"/>
            </w:rPr>
            <w:pPrChange w:id="193" w:author="Zixuan Zhou" w:date="2026-04-27T21:54:00Z" w16du:dateUtc="2026-04-27T13:54:00Z">
              <w:pPr>
                <w:pStyle w:val="TOC1"/>
                <w:tabs>
                  <w:tab w:val="left" w:pos="1260"/>
                </w:tabs>
              </w:pPr>
            </w:pPrChange>
          </w:pPr>
          <w:ins w:id="19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6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30D00A7E" w14:textId="205707B3" w:rsidR="001704E8" w:rsidRDefault="001704E8" w:rsidP="001704E8">
          <w:pPr>
            <w:pStyle w:val="TOC2"/>
            <w:snapToGrid/>
            <w:spacing w:line="400" w:lineRule="exact"/>
            <w:rPr>
              <w:ins w:id="195" w:author="Zixuan Zhou" w:date="2026-04-27T21:54:00Z" w16du:dateUtc="2026-04-27T13:54:00Z"/>
              <w:rFonts w:asciiTheme="minorHAnsi" w:eastAsiaTheme="minorEastAsia" w:hAnsiTheme="minorHAnsi" w:hint="eastAsia"/>
              <w:noProof/>
              <w:sz w:val="22"/>
              <w:szCs w:val="24"/>
              <w14:ligatures w14:val="standardContextual"/>
            </w:rPr>
            <w:pPrChange w:id="196" w:author="Zixuan Zhou" w:date="2026-04-27T21:54:00Z" w16du:dateUtc="2026-04-27T13:54:00Z">
              <w:pPr>
                <w:pStyle w:val="TOC2"/>
              </w:pPr>
            </w:pPrChange>
          </w:pPr>
          <w:ins w:id="19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 </w:t>
            </w:r>
            <w:r w:rsidRPr="001B0A35">
              <w:rPr>
                <w:rStyle w:val="af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382F4BA1" w14:textId="377CE9E5" w:rsidR="001704E8" w:rsidRDefault="001704E8" w:rsidP="001704E8">
          <w:pPr>
            <w:pStyle w:val="TOC3"/>
            <w:snapToGrid/>
            <w:rPr>
              <w:ins w:id="198" w:author="Zixuan Zhou" w:date="2026-04-27T21:54:00Z" w16du:dateUtc="2026-04-27T13:54:00Z"/>
              <w:rFonts w:asciiTheme="minorHAnsi" w:eastAsiaTheme="minorEastAsia" w:hAnsiTheme="minorHAnsi" w:hint="eastAsia"/>
              <w:noProof/>
              <w:sz w:val="22"/>
              <w:szCs w:val="24"/>
              <w14:ligatures w14:val="standardContextual"/>
            </w:rPr>
            <w:pPrChange w:id="199" w:author="Zixuan Zhou" w:date="2026-04-27T21:54:00Z" w16du:dateUtc="2026-04-27T13:54:00Z">
              <w:pPr>
                <w:pStyle w:val="TOC3"/>
              </w:pPr>
            </w:pPrChange>
          </w:pPr>
          <w:ins w:id="200" w:author="Zixuan Zhou" w:date="2026-04-27T21:54:00Z" w16du:dateUtc="2026-04-27T13:54:00Z">
            <w:r w:rsidRPr="001B0A35">
              <w:rPr>
                <w:rStyle w:val="afb"/>
                <w:rFonts w:hint="eastAsia"/>
                <w:noProof/>
              </w:rPr>
              <w:lastRenderedPageBreak/>
              <w:fldChar w:fldCharType="begin"/>
            </w:r>
            <w:r w:rsidRPr="001B0A35">
              <w:rPr>
                <w:rStyle w:val="afb"/>
                <w:rFonts w:hint="eastAsia"/>
                <w:noProof/>
              </w:rPr>
              <w:instrText xml:space="preserve"> </w:instrText>
            </w:r>
            <w:r>
              <w:rPr>
                <w:rFonts w:hint="eastAsia"/>
                <w:noProof/>
              </w:rPr>
              <w:instrText>HYPERLINK \l "_Toc228219379"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6.1.1 </w:t>
            </w:r>
            <w:r w:rsidRPr="001B0A35">
              <w:rPr>
                <w:rStyle w:val="af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097540C0" w14:textId="18353C6A" w:rsidR="001704E8" w:rsidRDefault="001704E8" w:rsidP="001704E8">
          <w:pPr>
            <w:pStyle w:val="TOC3"/>
            <w:snapToGrid/>
            <w:rPr>
              <w:ins w:id="201" w:author="Zixuan Zhou" w:date="2026-04-27T21:54:00Z" w16du:dateUtc="2026-04-27T13:54:00Z"/>
              <w:rFonts w:asciiTheme="minorHAnsi" w:eastAsiaTheme="minorEastAsia" w:hAnsiTheme="minorHAnsi" w:hint="eastAsia"/>
              <w:noProof/>
              <w:sz w:val="22"/>
              <w:szCs w:val="24"/>
              <w14:ligatures w14:val="standardContextual"/>
            </w:rPr>
            <w:pPrChange w:id="202" w:author="Zixuan Zhou" w:date="2026-04-27T21:54:00Z" w16du:dateUtc="2026-04-27T13:54:00Z">
              <w:pPr>
                <w:pStyle w:val="TOC3"/>
              </w:pPr>
            </w:pPrChange>
          </w:pPr>
          <w:ins w:id="20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6.1.2 </w:t>
            </w:r>
            <w:r w:rsidRPr="001B0A35">
              <w:rPr>
                <w:rStyle w:val="afb"/>
                <w:rFonts w:hint="eastAsia"/>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r w:rsidRPr="001B0A35">
              <w:rPr>
                <w:rStyle w:val="afb"/>
                <w:rFonts w:hint="eastAsia"/>
                <w:noProof/>
              </w:rPr>
              <w:fldChar w:fldCharType="end"/>
            </w:r>
          </w:ins>
        </w:p>
        <w:p w14:paraId="7241B062" w14:textId="46380D4E" w:rsidR="001704E8" w:rsidRDefault="001704E8" w:rsidP="001704E8">
          <w:pPr>
            <w:pStyle w:val="TOC3"/>
            <w:snapToGrid/>
            <w:rPr>
              <w:ins w:id="204" w:author="Zixuan Zhou" w:date="2026-04-27T21:54:00Z" w16du:dateUtc="2026-04-27T13:54:00Z"/>
              <w:rFonts w:asciiTheme="minorHAnsi" w:eastAsiaTheme="minorEastAsia" w:hAnsiTheme="minorHAnsi" w:hint="eastAsia"/>
              <w:noProof/>
              <w:sz w:val="22"/>
              <w:szCs w:val="24"/>
              <w14:ligatures w14:val="standardContextual"/>
            </w:rPr>
            <w:pPrChange w:id="205" w:author="Zixuan Zhou" w:date="2026-04-27T21:54:00Z" w16du:dateUtc="2026-04-27T13:54:00Z">
              <w:pPr>
                <w:pStyle w:val="TOC3"/>
              </w:pPr>
            </w:pPrChange>
          </w:pPr>
          <w:ins w:id="20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6.1.3 </w:t>
            </w:r>
            <w:r w:rsidRPr="001B0A35">
              <w:rPr>
                <w:rStyle w:val="afb"/>
                <w:rFonts w:hint="eastAsia"/>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r w:rsidRPr="001B0A35">
              <w:rPr>
                <w:rStyle w:val="afb"/>
                <w:rFonts w:hint="eastAsia"/>
                <w:noProof/>
              </w:rPr>
              <w:fldChar w:fldCharType="end"/>
            </w:r>
          </w:ins>
        </w:p>
        <w:p w14:paraId="5D188700" w14:textId="4D8AED3A" w:rsidR="001704E8" w:rsidRDefault="001704E8" w:rsidP="001704E8">
          <w:pPr>
            <w:pStyle w:val="TOC2"/>
            <w:snapToGrid/>
            <w:spacing w:line="400" w:lineRule="exact"/>
            <w:rPr>
              <w:ins w:id="207" w:author="Zixuan Zhou" w:date="2026-04-27T21:54:00Z" w16du:dateUtc="2026-04-27T13:54:00Z"/>
              <w:rFonts w:asciiTheme="minorHAnsi" w:eastAsiaTheme="minorEastAsia" w:hAnsiTheme="minorHAnsi" w:hint="eastAsia"/>
              <w:noProof/>
              <w:sz w:val="22"/>
              <w:szCs w:val="24"/>
              <w14:ligatures w14:val="standardContextual"/>
            </w:rPr>
            <w:pPrChange w:id="208" w:author="Zixuan Zhou" w:date="2026-04-27T21:54:00Z" w16du:dateUtc="2026-04-27T13:54:00Z">
              <w:pPr>
                <w:pStyle w:val="TOC2"/>
              </w:pPr>
            </w:pPrChange>
          </w:pPr>
          <w:ins w:id="20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 </w:t>
            </w:r>
            <w:r w:rsidRPr="001B0A35">
              <w:rPr>
                <w:rStyle w:val="afb"/>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10FFFE51" w14:textId="6B66697C" w:rsidR="001704E8" w:rsidRDefault="001704E8" w:rsidP="001704E8">
          <w:pPr>
            <w:pStyle w:val="TOC3"/>
            <w:snapToGrid/>
            <w:rPr>
              <w:ins w:id="210" w:author="Zixuan Zhou" w:date="2026-04-27T21:54:00Z" w16du:dateUtc="2026-04-27T13:54:00Z"/>
              <w:rFonts w:asciiTheme="minorHAnsi" w:eastAsiaTheme="minorEastAsia" w:hAnsiTheme="minorHAnsi" w:hint="eastAsia"/>
              <w:noProof/>
              <w:sz w:val="22"/>
              <w:szCs w:val="24"/>
              <w14:ligatures w14:val="standardContextual"/>
            </w:rPr>
            <w:pPrChange w:id="211" w:author="Zixuan Zhou" w:date="2026-04-27T21:54:00Z" w16du:dateUtc="2026-04-27T13:54:00Z">
              <w:pPr>
                <w:pStyle w:val="TOC3"/>
              </w:pPr>
            </w:pPrChange>
          </w:pPr>
          <w:ins w:id="21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6.2.1 </w:t>
            </w:r>
            <w:r w:rsidRPr="001B0A35">
              <w:rPr>
                <w:rStyle w:val="afb"/>
                <w:rFonts w:hint="eastAsia"/>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47CC31CE" w14:textId="6A9846A2" w:rsidR="001704E8" w:rsidRDefault="001704E8" w:rsidP="001704E8">
          <w:pPr>
            <w:pStyle w:val="TOC3"/>
            <w:snapToGrid/>
            <w:rPr>
              <w:ins w:id="213" w:author="Zixuan Zhou" w:date="2026-04-27T21:54:00Z" w16du:dateUtc="2026-04-27T13:54:00Z"/>
              <w:rFonts w:asciiTheme="minorHAnsi" w:eastAsiaTheme="minorEastAsia" w:hAnsiTheme="minorHAnsi" w:hint="eastAsia"/>
              <w:noProof/>
              <w:sz w:val="22"/>
              <w:szCs w:val="24"/>
              <w14:ligatures w14:val="standardContextual"/>
            </w:rPr>
            <w:pPrChange w:id="214" w:author="Zixuan Zhou" w:date="2026-04-27T21:54:00Z" w16du:dateUtc="2026-04-27T13:54:00Z">
              <w:pPr>
                <w:pStyle w:val="TOC3"/>
              </w:pPr>
            </w:pPrChange>
          </w:pPr>
          <w:ins w:id="21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6.2.2 </w:t>
            </w:r>
            <w:r w:rsidRPr="001B0A35">
              <w:rPr>
                <w:rStyle w:val="afb"/>
                <w:rFonts w:hint="eastAsia"/>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7F9F9781" w14:textId="5672167E" w:rsidR="001704E8" w:rsidRDefault="001704E8" w:rsidP="001704E8">
          <w:pPr>
            <w:pStyle w:val="TOC3"/>
            <w:snapToGrid/>
            <w:rPr>
              <w:ins w:id="216" w:author="Zixuan Zhou" w:date="2026-04-27T21:54:00Z" w16du:dateUtc="2026-04-27T13:54:00Z"/>
              <w:rFonts w:asciiTheme="minorHAnsi" w:eastAsiaTheme="minorEastAsia" w:hAnsiTheme="minorHAnsi" w:hint="eastAsia"/>
              <w:noProof/>
              <w:sz w:val="22"/>
              <w:szCs w:val="24"/>
              <w14:ligatures w14:val="standardContextual"/>
            </w:rPr>
            <w:pPrChange w:id="217" w:author="Zixuan Zhou" w:date="2026-04-27T21:54:00Z" w16du:dateUtc="2026-04-27T13:54:00Z">
              <w:pPr>
                <w:pStyle w:val="TOC3"/>
              </w:pPr>
            </w:pPrChange>
          </w:pPr>
          <w:ins w:id="21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6.2.3 </w:t>
            </w:r>
            <w:r w:rsidRPr="001B0A35">
              <w:rPr>
                <w:rStyle w:val="afb"/>
                <w:rFonts w:hint="eastAsia"/>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r w:rsidRPr="001B0A35">
              <w:rPr>
                <w:rStyle w:val="afb"/>
                <w:rFonts w:hint="eastAsia"/>
                <w:noProof/>
              </w:rPr>
              <w:fldChar w:fldCharType="end"/>
            </w:r>
          </w:ins>
        </w:p>
        <w:p w14:paraId="288430BE" w14:textId="2EB493EB" w:rsidR="001704E8" w:rsidRDefault="001704E8" w:rsidP="001704E8">
          <w:pPr>
            <w:pStyle w:val="TOC3"/>
            <w:snapToGrid/>
            <w:rPr>
              <w:ins w:id="219" w:author="Zixuan Zhou" w:date="2026-04-27T21:54:00Z" w16du:dateUtc="2026-04-27T13:54:00Z"/>
              <w:rFonts w:asciiTheme="minorHAnsi" w:eastAsiaTheme="minorEastAsia" w:hAnsiTheme="minorHAnsi" w:hint="eastAsia"/>
              <w:noProof/>
              <w:sz w:val="22"/>
              <w:szCs w:val="24"/>
              <w14:ligatures w14:val="standardContextual"/>
            </w:rPr>
            <w:pPrChange w:id="220" w:author="Zixuan Zhou" w:date="2026-04-27T21:54:00Z" w16du:dateUtc="2026-04-27T13:54:00Z">
              <w:pPr>
                <w:pStyle w:val="TOC3"/>
              </w:pPr>
            </w:pPrChange>
          </w:pPr>
          <w:ins w:id="22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6.2.4 </w:t>
            </w:r>
            <w:r w:rsidRPr="001B0A35">
              <w:rPr>
                <w:rStyle w:val="afb"/>
                <w:rFonts w:hint="eastAsia"/>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r w:rsidRPr="001B0A35">
              <w:rPr>
                <w:rStyle w:val="afb"/>
                <w:rFonts w:hint="eastAsia"/>
                <w:noProof/>
              </w:rPr>
              <w:fldChar w:fldCharType="end"/>
            </w:r>
          </w:ins>
        </w:p>
        <w:p w14:paraId="724EACAE" w14:textId="427A39AD" w:rsidR="001704E8" w:rsidRDefault="001704E8" w:rsidP="001704E8">
          <w:pPr>
            <w:pStyle w:val="TOC2"/>
            <w:snapToGrid/>
            <w:spacing w:line="400" w:lineRule="exact"/>
            <w:rPr>
              <w:ins w:id="222" w:author="Zixuan Zhou" w:date="2026-04-27T21:54:00Z" w16du:dateUtc="2026-04-27T13:54:00Z"/>
              <w:rFonts w:asciiTheme="minorHAnsi" w:eastAsiaTheme="minorEastAsia" w:hAnsiTheme="minorHAnsi" w:hint="eastAsia"/>
              <w:noProof/>
              <w:sz w:val="22"/>
              <w:szCs w:val="24"/>
              <w14:ligatures w14:val="standardContextual"/>
            </w:rPr>
            <w:pPrChange w:id="223" w:author="Zixuan Zhou" w:date="2026-04-27T21:54:00Z" w16du:dateUtc="2026-04-27T13:54:00Z">
              <w:pPr>
                <w:pStyle w:val="TOC2"/>
              </w:pPr>
            </w:pPrChange>
          </w:pPr>
          <w:ins w:id="22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 </w:t>
            </w:r>
            <w:r w:rsidRPr="001B0A35">
              <w:rPr>
                <w:rStyle w:val="afb"/>
                <w:rFonts w:hint="eastAsia"/>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r w:rsidRPr="001B0A35">
              <w:rPr>
                <w:rStyle w:val="afb"/>
                <w:rFonts w:hint="eastAsia"/>
                <w:noProof/>
              </w:rPr>
              <w:fldChar w:fldCharType="end"/>
            </w:r>
          </w:ins>
        </w:p>
        <w:p w14:paraId="4F43903D" w14:textId="2DAA2C40" w:rsidR="001704E8" w:rsidRDefault="001704E8" w:rsidP="001704E8">
          <w:pPr>
            <w:pStyle w:val="TOC3"/>
            <w:snapToGrid/>
            <w:rPr>
              <w:ins w:id="225" w:author="Zixuan Zhou" w:date="2026-04-27T21:54:00Z" w16du:dateUtc="2026-04-27T13:54:00Z"/>
              <w:rFonts w:asciiTheme="minorHAnsi" w:eastAsiaTheme="minorEastAsia" w:hAnsiTheme="minorHAnsi" w:hint="eastAsia"/>
              <w:noProof/>
              <w:sz w:val="22"/>
              <w:szCs w:val="24"/>
              <w14:ligatures w14:val="standardContextual"/>
            </w:rPr>
            <w:pPrChange w:id="226" w:author="Zixuan Zhou" w:date="2026-04-27T21:54:00Z" w16du:dateUtc="2026-04-27T13:54:00Z">
              <w:pPr>
                <w:pStyle w:val="TOC3"/>
              </w:pPr>
            </w:pPrChange>
          </w:pPr>
          <w:ins w:id="22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6.3.1 </w:t>
            </w:r>
            <w:r w:rsidRPr="001B0A35">
              <w:rPr>
                <w:rStyle w:val="afb"/>
                <w:rFonts w:hint="eastAsia"/>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r w:rsidRPr="001B0A35">
              <w:rPr>
                <w:rStyle w:val="afb"/>
                <w:rFonts w:hint="eastAsia"/>
                <w:noProof/>
              </w:rPr>
              <w:fldChar w:fldCharType="end"/>
            </w:r>
          </w:ins>
        </w:p>
        <w:p w14:paraId="6E0145E8" w14:textId="2D78DCE0" w:rsidR="001704E8" w:rsidRDefault="001704E8" w:rsidP="001704E8">
          <w:pPr>
            <w:pStyle w:val="TOC3"/>
            <w:snapToGrid/>
            <w:rPr>
              <w:ins w:id="228" w:author="Zixuan Zhou" w:date="2026-04-27T21:54:00Z" w16du:dateUtc="2026-04-27T13:54:00Z"/>
              <w:rFonts w:asciiTheme="minorHAnsi" w:eastAsiaTheme="minorEastAsia" w:hAnsiTheme="minorHAnsi" w:hint="eastAsia"/>
              <w:noProof/>
              <w:sz w:val="22"/>
              <w:szCs w:val="24"/>
              <w14:ligatures w14:val="standardContextual"/>
            </w:rPr>
            <w:pPrChange w:id="229" w:author="Zixuan Zhou" w:date="2026-04-27T21:54:00Z" w16du:dateUtc="2026-04-27T13:54:00Z">
              <w:pPr>
                <w:pStyle w:val="TOC3"/>
              </w:pPr>
            </w:pPrChange>
          </w:pPr>
          <w:ins w:id="23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6.3.2</w:t>
            </w:r>
            <w:r w:rsidRPr="001B0A35">
              <w:rPr>
                <w:rStyle w:val="afb"/>
                <w:rFonts w:cs="Times New Roman" w:hint="eastAsia"/>
                <w:noProof/>
              </w:rPr>
              <w:t xml:space="preserve"> AI</w:t>
            </w:r>
            <w:r w:rsidRPr="001B0A35">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r w:rsidRPr="001B0A35">
              <w:rPr>
                <w:rStyle w:val="afb"/>
                <w:rFonts w:hint="eastAsia"/>
                <w:noProof/>
              </w:rPr>
              <w:fldChar w:fldCharType="end"/>
            </w:r>
          </w:ins>
        </w:p>
        <w:p w14:paraId="41E3B5A4" w14:textId="2B1CF11B" w:rsidR="001704E8" w:rsidRDefault="001704E8" w:rsidP="001704E8">
          <w:pPr>
            <w:pStyle w:val="TOC3"/>
            <w:snapToGrid/>
            <w:rPr>
              <w:ins w:id="231" w:author="Zixuan Zhou" w:date="2026-04-27T21:54:00Z" w16du:dateUtc="2026-04-27T13:54:00Z"/>
              <w:rFonts w:asciiTheme="minorHAnsi" w:eastAsiaTheme="minorEastAsia" w:hAnsiTheme="minorHAnsi" w:hint="eastAsia"/>
              <w:noProof/>
              <w:sz w:val="22"/>
              <w:szCs w:val="24"/>
              <w14:ligatures w14:val="standardContextual"/>
            </w:rPr>
            <w:pPrChange w:id="232" w:author="Zixuan Zhou" w:date="2026-04-27T21:54:00Z" w16du:dateUtc="2026-04-27T13:54:00Z">
              <w:pPr>
                <w:pStyle w:val="TOC3"/>
              </w:pPr>
            </w:pPrChange>
          </w:pPr>
          <w:ins w:id="23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6.3.3 </w:t>
            </w:r>
            <w:r w:rsidRPr="001B0A35">
              <w:rPr>
                <w:rStyle w:val="afb"/>
                <w:rFonts w:hint="eastAsia"/>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r w:rsidRPr="001B0A35">
              <w:rPr>
                <w:rStyle w:val="afb"/>
                <w:rFonts w:hint="eastAsia"/>
                <w:noProof/>
              </w:rPr>
              <w:fldChar w:fldCharType="end"/>
            </w:r>
          </w:ins>
        </w:p>
        <w:p w14:paraId="57BC1ED5" w14:textId="767A782B" w:rsidR="001704E8" w:rsidRDefault="001704E8" w:rsidP="001704E8">
          <w:pPr>
            <w:pStyle w:val="TOC3"/>
            <w:snapToGrid/>
            <w:rPr>
              <w:ins w:id="234" w:author="Zixuan Zhou" w:date="2026-04-27T21:54:00Z" w16du:dateUtc="2026-04-27T13:54:00Z"/>
              <w:rFonts w:asciiTheme="minorHAnsi" w:eastAsiaTheme="minorEastAsia" w:hAnsiTheme="minorHAnsi" w:hint="eastAsia"/>
              <w:noProof/>
              <w:sz w:val="22"/>
              <w:szCs w:val="24"/>
              <w14:ligatures w14:val="standardContextual"/>
            </w:rPr>
            <w:pPrChange w:id="235" w:author="Zixuan Zhou" w:date="2026-04-27T21:54:00Z" w16du:dateUtc="2026-04-27T13:54:00Z">
              <w:pPr>
                <w:pStyle w:val="TOC3"/>
              </w:pPr>
            </w:pPrChange>
          </w:pPr>
          <w:ins w:id="23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6.3.4 </w:t>
            </w:r>
            <w:r w:rsidRPr="001B0A35">
              <w:rPr>
                <w:rStyle w:val="afb"/>
                <w:rFonts w:hint="eastAsia"/>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r w:rsidRPr="001B0A35">
              <w:rPr>
                <w:rStyle w:val="afb"/>
                <w:rFonts w:hint="eastAsia"/>
                <w:noProof/>
              </w:rPr>
              <w:fldChar w:fldCharType="end"/>
            </w:r>
          </w:ins>
        </w:p>
        <w:p w14:paraId="66F7AB71" w14:textId="4958DCB7" w:rsidR="001704E8" w:rsidRDefault="001704E8" w:rsidP="001704E8">
          <w:pPr>
            <w:pStyle w:val="TOC2"/>
            <w:snapToGrid/>
            <w:spacing w:line="400" w:lineRule="exact"/>
            <w:rPr>
              <w:ins w:id="237" w:author="Zixuan Zhou" w:date="2026-04-27T21:54:00Z" w16du:dateUtc="2026-04-27T13:54:00Z"/>
              <w:rFonts w:asciiTheme="minorHAnsi" w:eastAsiaTheme="minorEastAsia" w:hAnsiTheme="minorHAnsi" w:hint="eastAsia"/>
              <w:noProof/>
              <w:sz w:val="22"/>
              <w:szCs w:val="24"/>
              <w14:ligatures w14:val="standardContextual"/>
            </w:rPr>
            <w:pPrChange w:id="238" w:author="Zixuan Zhou" w:date="2026-04-27T21:54:00Z" w16du:dateUtc="2026-04-27T13:54:00Z">
              <w:pPr>
                <w:pStyle w:val="TOC2"/>
              </w:pPr>
            </w:pPrChange>
          </w:pPr>
          <w:ins w:id="23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6.4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r w:rsidRPr="001B0A35">
              <w:rPr>
                <w:rStyle w:val="afb"/>
                <w:rFonts w:hint="eastAsia"/>
                <w:noProof/>
              </w:rPr>
              <w:fldChar w:fldCharType="end"/>
            </w:r>
          </w:ins>
        </w:p>
        <w:p w14:paraId="4678F4A1" w14:textId="474F70F9" w:rsidR="001704E8" w:rsidRDefault="001704E8" w:rsidP="001704E8">
          <w:pPr>
            <w:pStyle w:val="TOC1"/>
            <w:tabs>
              <w:tab w:val="left" w:pos="1260"/>
            </w:tabs>
            <w:wordWrap/>
            <w:snapToGrid/>
            <w:spacing w:line="400" w:lineRule="exact"/>
            <w:rPr>
              <w:ins w:id="240" w:author="Zixuan Zhou" w:date="2026-04-27T21:54:00Z" w16du:dateUtc="2026-04-27T13:54:00Z"/>
              <w:rFonts w:asciiTheme="minorHAnsi" w:eastAsiaTheme="minorEastAsia" w:hAnsiTheme="minorHAnsi" w:hint="eastAsia"/>
              <w:noProof/>
              <w:sz w:val="22"/>
              <w:szCs w:val="24"/>
              <w14:ligatures w14:val="standardContextual"/>
            </w:rPr>
            <w:pPrChange w:id="241" w:author="Zixuan Zhou" w:date="2026-04-27T21:54:00Z" w16du:dateUtc="2026-04-27T13:54:00Z">
              <w:pPr>
                <w:pStyle w:val="TOC1"/>
                <w:tabs>
                  <w:tab w:val="left" w:pos="1260"/>
                </w:tabs>
              </w:pPr>
            </w:pPrChange>
          </w:pPr>
          <w:ins w:id="24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7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294D9184" w14:textId="1F074507" w:rsidR="001704E8" w:rsidRDefault="001704E8" w:rsidP="001704E8">
          <w:pPr>
            <w:pStyle w:val="TOC2"/>
            <w:snapToGrid/>
            <w:spacing w:line="400" w:lineRule="exact"/>
            <w:rPr>
              <w:ins w:id="243" w:author="Zixuan Zhou" w:date="2026-04-27T21:54:00Z" w16du:dateUtc="2026-04-27T13:54:00Z"/>
              <w:rFonts w:asciiTheme="minorHAnsi" w:eastAsiaTheme="minorEastAsia" w:hAnsiTheme="minorHAnsi" w:hint="eastAsia"/>
              <w:noProof/>
              <w:sz w:val="22"/>
              <w:szCs w:val="24"/>
              <w14:ligatures w14:val="standardContextual"/>
            </w:rPr>
            <w:pPrChange w:id="244" w:author="Zixuan Zhou" w:date="2026-04-27T21:54:00Z" w16du:dateUtc="2026-04-27T13:54:00Z">
              <w:pPr>
                <w:pStyle w:val="TOC2"/>
              </w:pPr>
            </w:pPrChange>
          </w:pPr>
          <w:ins w:id="24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7.1 </w:t>
            </w:r>
            <w:r w:rsidRPr="001B0A35">
              <w:rPr>
                <w:rStyle w:val="afb"/>
                <w:rFonts w:hint="eastAsia"/>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1FD4444E" w14:textId="3331D073" w:rsidR="001704E8" w:rsidRDefault="001704E8" w:rsidP="001704E8">
          <w:pPr>
            <w:pStyle w:val="TOC2"/>
            <w:snapToGrid/>
            <w:spacing w:line="400" w:lineRule="exact"/>
            <w:rPr>
              <w:ins w:id="246" w:author="Zixuan Zhou" w:date="2026-04-27T21:54:00Z" w16du:dateUtc="2026-04-27T13:54:00Z"/>
              <w:rFonts w:asciiTheme="minorHAnsi" w:eastAsiaTheme="minorEastAsia" w:hAnsiTheme="minorHAnsi" w:hint="eastAsia"/>
              <w:noProof/>
              <w:sz w:val="22"/>
              <w:szCs w:val="24"/>
              <w14:ligatures w14:val="standardContextual"/>
            </w:rPr>
            <w:pPrChange w:id="247" w:author="Zixuan Zhou" w:date="2026-04-27T21:54:00Z" w16du:dateUtc="2026-04-27T13:54:00Z">
              <w:pPr>
                <w:pStyle w:val="TOC2"/>
              </w:pPr>
            </w:pPrChange>
          </w:pPr>
          <w:ins w:id="24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7.2 </w:t>
            </w:r>
            <w:r w:rsidRPr="001B0A35">
              <w:rPr>
                <w:rStyle w:val="afb"/>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2D4D2586" w14:textId="136C80A1" w:rsidR="001704E8" w:rsidRDefault="001704E8" w:rsidP="001704E8">
          <w:pPr>
            <w:pStyle w:val="TOC2"/>
            <w:snapToGrid/>
            <w:spacing w:line="400" w:lineRule="exact"/>
            <w:rPr>
              <w:ins w:id="249" w:author="Zixuan Zhou" w:date="2026-04-27T21:54:00Z" w16du:dateUtc="2026-04-27T13:54:00Z"/>
              <w:rFonts w:asciiTheme="minorHAnsi" w:eastAsiaTheme="minorEastAsia" w:hAnsiTheme="minorHAnsi" w:hint="eastAsia"/>
              <w:noProof/>
              <w:sz w:val="22"/>
              <w:szCs w:val="24"/>
              <w14:ligatures w14:val="standardContextual"/>
            </w:rPr>
            <w:pPrChange w:id="250" w:author="Zixuan Zhou" w:date="2026-04-27T21:54:00Z" w16du:dateUtc="2026-04-27T13:54:00Z">
              <w:pPr>
                <w:pStyle w:val="TOC2"/>
              </w:pPr>
            </w:pPrChange>
          </w:pPr>
          <w:ins w:id="25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7.3 </w:t>
            </w:r>
            <w:r w:rsidRPr="001B0A35">
              <w:rPr>
                <w:rStyle w:val="afb"/>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03A56092" w14:textId="4813CDBB" w:rsidR="001704E8" w:rsidRDefault="001704E8" w:rsidP="001704E8">
          <w:pPr>
            <w:pStyle w:val="TOC1"/>
            <w:tabs>
              <w:tab w:val="left" w:pos="1260"/>
            </w:tabs>
            <w:wordWrap/>
            <w:snapToGrid/>
            <w:spacing w:line="400" w:lineRule="exact"/>
            <w:rPr>
              <w:ins w:id="252" w:author="Zixuan Zhou" w:date="2026-04-27T21:54:00Z" w16du:dateUtc="2026-04-27T13:54:00Z"/>
              <w:rFonts w:asciiTheme="minorHAnsi" w:eastAsiaTheme="minorEastAsia" w:hAnsiTheme="minorHAnsi" w:hint="eastAsia"/>
              <w:noProof/>
              <w:sz w:val="22"/>
              <w:szCs w:val="24"/>
              <w14:ligatures w14:val="standardContextual"/>
            </w:rPr>
            <w:pPrChange w:id="253" w:author="Zixuan Zhou" w:date="2026-04-27T21:54:00Z" w16du:dateUtc="2026-04-27T13:54:00Z">
              <w:pPr>
                <w:pStyle w:val="TOC1"/>
                <w:tabs>
                  <w:tab w:val="left" w:pos="1260"/>
                </w:tabs>
              </w:pPr>
            </w:pPrChange>
          </w:pPr>
          <w:ins w:id="25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附录</w:t>
            </w:r>
            <w:r w:rsidRPr="001B0A35">
              <w:rPr>
                <w:rStyle w:val="afb"/>
                <w:rFonts w:cs="Times New Roman" w:hint="eastAsia"/>
                <w:noProof/>
              </w:rPr>
              <w:t>A</w:t>
            </w:r>
            <w:r>
              <w:rPr>
                <w:rFonts w:asciiTheme="minorHAnsi" w:eastAsiaTheme="minorEastAsia" w:hAnsiTheme="minorHAnsi" w:hint="eastAsia"/>
                <w:noProof/>
                <w:sz w:val="22"/>
                <w:szCs w:val="24"/>
                <w14:ligatures w14:val="standardContextual"/>
              </w:rPr>
              <w:tab/>
            </w:r>
            <w:r w:rsidRPr="001B0A35">
              <w:rPr>
                <w:rStyle w:val="afb"/>
                <w:rFonts w:hint="eastAsia"/>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r w:rsidRPr="001B0A35">
              <w:rPr>
                <w:rStyle w:val="afb"/>
                <w:rFonts w:hint="eastAsia"/>
                <w:noProof/>
              </w:rPr>
              <w:fldChar w:fldCharType="end"/>
            </w:r>
          </w:ins>
        </w:p>
        <w:p w14:paraId="7A76812D" w14:textId="3535DC41" w:rsidR="001704E8" w:rsidRDefault="001704E8" w:rsidP="001704E8">
          <w:pPr>
            <w:pStyle w:val="TOC1"/>
            <w:wordWrap/>
            <w:snapToGrid/>
            <w:spacing w:line="400" w:lineRule="exact"/>
            <w:rPr>
              <w:ins w:id="255" w:author="Zixuan Zhou" w:date="2026-04-27T21:54:00Z" w16du:dateUtc="2026-04-27T13:54:00Z"/>
              <w:rFonts w:asciiTheme="minorHAnsi" w:eastAsiaTheme="minorEastAsia" w:hAnsiTheme="minorHAnsi" w:hint="eastAsia"/>
              <w:noProof/>
              <w:sz w:val="22"/>
              <w:szCs w:val="24"/>
              <w14:ligatures w14:val="standardContextual"/>
            </w:rPr>
            <w:pPrChange w:id="256" w:author="Zixuan Zhou" w:date="2026-04-27T21:54:00Z" w16du:dateUtc="2026-04-27T13:54:00Z">
              <w:pPr>
                <w:pStyle w:val="TOC1"/>
              </w:pPr>
            </w:pPrChange>
          </w:pPr>
          <w:ins w:id="25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r w:rsidRPr="001B0A35">
              <w:rPr>
                <w:rStyle w:val="afb"/>
                <w:rFonts w:hint="eastAsia"/>
                <w:noProof/>
              </w:rPr>
              <w:fldChar w:fldCharType="end"/>
            </w:r>
          </w:ins>
        </w:p>
        <w:p w14:paraId="2F4687C5" w14:textId="7B110F35" w:rsidR="001704E8" w:rsidRDefault="001704E8" w:rsidP="001704E8">
          <w:pPr>
            <w:pStyle w:val="TOC1"/>
            <w:wordWrap/>
            <w:snapToGrid/>
            <w:spacing w:line="400" w:lineRule="exact"/>
            <w:rPr>
              <w:ins w:id="258" w:author="Zixuan Zhou" w:date="2026-04-27T21:54:00Z" w16du:dateUtc="2026-04-27T13:54:00Z"/>
              <w:rFonts w:asciiTheme="minorHAnsi" w:eastAsiaTheme="minorEastAsia" w:hAnsiTheme="minorHAnsi" w:hint="eastAsia"/>
              <w:noProof/>
              <w:sz w:val="22"/>
              <w:szCs w:val="24"/>
              <w14:ligatures w14:val="standardContextual"/>
            </w:rPr>
            <w:pPrChange w:id="259" w:author="Zixuan Zhou" w:date="2026-04-27T21:54:00Z" w16du:dateUtc="2026-04-27T13:54:00Z">
              <w:pPr>
                <w:pStyle w:val="TOC1"/>
              </w:pPr>
            </w:pPrChange>
          </w:pPr>
          <w:ins w:id="26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"_Toc228219400"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致</w:t>
            </w:r>
            <w:r w:rsidRPr="001B0A35">
              <w:rPr>
                <w:rStyle w:val="afb"/>
                <w:rFonts w:hint="eastAsia"/>
                <w:noProof/>
              </w:rPr>
              <w:t xml:space="preserve">  </w:t>
            </w:r>
            <w:r w:rsidRPr="001B0A35">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r w:rsidRPr="001B0A35">
              <w:rPr>
                <w:rStyle w:val="afb"/>
                <w:rFonts w:hint="eastAsia"/>
                <w:noProof/>
              </w:rPr>
              <w:fldChar w:fldCharType="end"/>
            </w:r>
          </w:ins>
        </w:p>
        <w:p w14:paraId="3012D1E9" w14:textId="3FD3641D" w:rsidR="00BA1BF6" w:rsidDel="00DC6D96" w:rsidRDefault="00BA1BF6">
          <w:pPr>
            <w:pStyle w:val="TOC1"/>
            <w:wordWrap/>
            <w:snapToGrid/>
            <w:spacing w:line="400" w:lineRule="exact"/>
            <w:rPr>
              <w:del w:id="261" w:author="Zixuan Zhou" w:date="2026-04-27T03:45:00Z" w16du:dateUtc="2026-04-26T19:45:00Z"/>
              <w:rFonts w:asciiTheme="minorHAnsi" w:eastAsiaTheme="minorEastAsia" w:hAnsiTheme="minorHAnsi" w:hint="eastAsia"/>
              <w:noProof/>
              <w:sz w:val="22"/>
              <w:szCs w:val="24"/>
              <w14:ligatures w14:val="standardContextual"/>
            </w:rPr>
          </w:pPr>
          <w:del w:id="262" w:author="Zixuan Zhou" w:date="2026-04-27T03:45:00Z" w16du:dateUtc="2026-04-26T19:45:00Z">
            <w:r w:rsidRPr="00DC6D96" w:rsidDel="00DC6D96">
              <w:rPr>
                <w:rFonts w:hint="eastAsia"/>
                <w:noProof/>
                <w:rPrChange w:id="263" w:author="Zixuan Zhou" w:date="2026-04-27T03:45:00Z" w16du:dateUtc="2026-04-26T19:45:00Z">
                  <w:rPr>
                    <w:rStyle w:val="afb"/>
                    <w:rFonts w:hint="eastAsia"/>
                    <w:noProof/>
                  </w:rPr>
                </w:rPrChange>
              </w:rPr>
              <w:delText>摘</w:delText>
            </w:r>
            <w:r w:rsidRPr="00DC6D96" w:rsidDel="00DC6D96">
              <w:rPr>
                <w:noProof/>
                <w:rPrChange w:id="264" w:author="Zixuan Zhou" w:date="2026-04-27T03:45:00Z" w16du:dateUtc="2026-04-26T19:45:00Z">
                  <w:rPr>
                    <w:rStyle w:val="afb"/>
                    <w:noProof/>
                  </w:rPr>
                </w:rPrChange>
              </w:rPr>
              <w:delText xml:space="preserve">  </w:delText>
            </w:r>
            <w:r w:rsidRPr="00DC6D96" w:rsidDel="00DC6D96">
              <w:rPr>
                <w:rFonts w:hint="eastAsia"/>
                <w:noProof/>
                <w:rPrChange w:id="265" w:author="Zixuan Zhou" w:date="2026-04-27T03:45:00Z" w16du:dateUtc="2026-04-26T19:45:00Z">
                  <w:rPr>
                    <w:rStyle w:val="afb"/>
                    <w:rFonts w:hint="eastAsia"/>
                    <w:noProof/>
                  </w:rPr>
                </w:rPrChange>
              </w:rPr>
              <w:delText>要</w:delText>
            </w:r>
            <w:r w:rsidDel="00DC6D96">
              <w:rPr>
                <w:rFonts w:hint="eastAsia"/>
                <w:noProof/>
                <w:webHidden/>
              </w:rPr>
              <w:tab/>
            </w:r>
            <w:r w:rsidDel="00DC6D96">
              <w:rPr>
                <w:noProof/>
                <w:webHidden/>
              </w:rPr>
              <w:delText>IV</w:delText>
            </w:r>
          </w:del>
        </w:p>
        <w:p w14:paraId="5D0BA425" w14:textId="704AA2C7" w:rsidR="00BA1BF6" w:rsidDel="00DC6D96" w:rsidRDefault="00BA1BF6">
          <w:pPr>
            <w:pStyle w:val="TOC1"/>
            <w:wordWrap/>
            <w:snapToGrid/>
            <w:spacing w:line="400" w:lineRule="exact"/>
            <w:rPr>
              <w:del w:id="266" w:author="Zixuan Zhou" w:date="2026-04-27T03:45:00Z" w16du:dateUtc="2026-04-26T19:45:00Z"/>
              <w:rFonts w:asciiTheme="minorHAnsi" w:eastAsiaTheme="minorEastAsia" w:hAnsiTheme="minorHAnsi" w:hint="eastAsia"/>
              <w:noProof/>
              <w:sz w:val="22"/>
              <w:szCs w:val="24"/>
              <w14:ligatures w14:val="standardContextual"/>
            </w:rPr>
          </w:pPr>
          <w:del w:id="267" w:author="Zixuan Zhou" w:date="2026-04-27T03:45:00Z" w16du:dateUtc="2026-04-26T19:45:00Z">
            <w:r w:rsidRPr="00DC6D96" w:rsidDel="00DC6D96">
              <w:rPr>
                <w:noProof/>
                <w:rPrChange w:id="268" w:author="Zixuan Zhou" w:date="2026-04-27T03:45:00Z" w16du:dateUtc="2026-04-26T19:45:00Z">
                  <w:rPr>
                    <w:rStyle w:val="afb"/>
                    <w:rFonts w:cs="Times New Roman"/>
                    <w:noProof/>
                  </w:rPr>
                </w:rPrChange>
              </w:rPr>
              <w:delText>Abstract</w:delText>
            </w:r>
            <w:r w:rsidDel="00DC6D96">
              <w:rPr>
                <w:rFonts w:hint="eastAsia"/>
                <w:noProof/>
                <w:webHidden/>
              </w:rPr>
              <w:tab/>
            </w:r>
            <w:r w:rsidDel="00DC6D96">
              <w:rPr>
                <w:noProof/>
                <w:webHidden/>
              </w:rPr>
              <w:delText>V</w:delText>
            </w:r>
          </w:del>
        </w:p>
        <w:p w14:paraId="22A50ABE" w14:textId="67A3B2C7" w:rsidR="00BA1BF6" w:rsidDel="00DC6D96" w:rsidRDefault="00BA1BF6">
          <w:pPr>
            <w:pStyle w:val="TOC1"/>
            <w:tabs>
              <w:tab w:val="left" w:pos="1260"/>
            </w:tabs>
            <w:wordWrap/>
            <w:snapToGrid/>
            <w:spacing w:line="400" w:lineRule="exact"/>
            <w:rPr>
              <w:del w:id="269" w:author="Zixuan Zhou" w:date="2026-04-27T03:45:00Z" w16du:dateUtc="2026-04-26T19:45:00Z"/>
              <w:rFonts w:asciiTheme="minorHAnsi" w:eastAsiaTheme="minorEastAsia" w:hAnsiTheme="minorHAnsi" w:hint="eastAsia"/>
              <w:noProof/>
              <w:sz w:val="22"/>
              <w:szCs w:val="24"/>
              <w14:ligatures w14:val="standardContextual"/>
            </w:rPr>
          </w:pPr>
          <w:del w:id="270" w:author="Zixuan Zhou" w:date="2026-04-27T03:45:00Z" w16du:dateUtc="2026-04-26T19:45:00Z">
            <w:r w:rsidRPr="00DC6D96" w:rsidDel="00DC6D96">
              <w:rPr>
                <w:rFonts w:hint="eastAsia"/>
                <w:noProof/>
                <w:rPrChange w:id="271" w:author="Zixuan Zhou" w:date="2026-04-27T03:45:00Z" w16du:dateUtc="2026-04-26T19:45:00Z">
                  <w:rPr>
                    <w:rStyle w:val="afb"/>
                    <w:rFonts w:hint="eastAsia"/>
                    <w:noProof/>
                  </w:rPr>
                </w:rPrChange>
              </w:rPr>
              <w:delText>第</w:delText>
            </w:r>
            <w:r w:rsidRPr="00DC6D96" w:rsidDel="00DC6D96">
              <w:rPr>
                <w:noProof/>
                <w:rPrChange w:id="272" w:author="Zixuan Zhou" w:date="2026-04-27T03:45:00Z" w16du:dateUtc="2026-04-26T19:45:00Z">
                  <w:rPr>
                    <w:rStyle w:val="afb"/>
                    <w:noProof/>
                  </w:rPr>
                </w:rPrChange>
              </w:rPr>
              <w:delText xml:space="preserve"> 1 </w:delText>
            </w:r>
            <w:r w:rsidRPr="00DC6D96" w:rsidDel="00DC6D96">
              <w:rPr>
                <w:rFonts w:hint="eastAsia"/>
                <w:noProof/>
                <w:rPrChange w:id="273"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274" w:author="Zixuan Zhou" w:date="2026-04-27T03:45:00Z" w16du:dateUtc="2026-04-26T19:45:00Z">
                  <w:rPr>
                    <w:rStyle w:val="afb"/>
                    <w:rFonts w:hint="eastAsia"/>
                    <w:noProof/>
                  </w:rPr>
                </w:rPrChange>
              </w:rPr>
              <w:delText>绪论</w:delText>
            </w:r>
            <w:r w:rsidDel="00DC6D96">
              <w:rPr>
                <w:rFonts w:hint="eastAsia"/>
                <w:noProof/>
                <w:webHidden/>
              </w:rPr>
              <w:tab/>
            </w:r>
            <w:r w:rsidDel="00DC6D96">
              <w:rPr>
                <w:noProof/>
                <w:webHidden/>
              </w:rPr>
              <w:delText>1</w:delText>
            </w:r>
          </w:del>
        </w:p>
        <w:p w14:paraId="3099D2B2" w14:textId="367A04D2" w:rsidR="00BA1BF6" w:rsidDel="00DC6D96" w:rsidRDefault="00BA1BF6">
          <w:pPr>
            <w:pStyle w:val="TOC2"/>
            <w:snapToGrid/>
            <w:spacing w:line="400" w:lineRule="exact"/>
            <w:rPr>
              <w:del w:id="275" w:author="Zixuan Zhou" w:date="2026-04-27T03:45:00Z" w16du:dateUtc="2026-04-26T19:45:00Z"/>
              <w:rFonts w:asciiTheme="minorHAnsi" w:eastAsiaTheme="minorEastAsia" w:hAnsiTheme="minorHAnsi" w:hint="eastAsia"/>
              <w:noProof/>
              <w:sz w:val="22"/>
              <w:szCs w:val="24"/>
              <w14:ligatures w14:val="standardContextual"/>
            </w:rPr>
          </w:pPr>
          <w:del w:id="276" w:author="Zixuan Zhou" w:date="2026-04-27T03:45:00Z" w16du:dateUtc="2026-04-26T19:45:00Z">
            <w:r w:rsidRPr="00DC6D96" w:rsidDel="00DC6D96">
              <w:rPr>
                <w:noProof/>
                <w:rPrChange w:id="277" w:author="Zixuan Zhou" w:date="2026-04-27T03:45:00Z" w16du:dateUtc="2026-04-26T19:45:00Z">
                  <w:rPr>
                    <w:rStyle w:val="afb"/>
                    <w:noProof/>
                  </w:rPr>
                </w:rPrChange>
              </w:rPr>
              <w:delText xml:space="preserve">1.1 </w:delText>
            </w:r>
            <w:r w:rsidRPr="00DC6D96" w:rsidDel="00DC6D96">
              <w:rPr>
                <w:rFonts w:hint="eastAsia"/>
                <w:noProof/>
                <w:rPrChange w:id="278" w:author="Zixuan Zhou" w:date="2026-04-27T03:45:00Z" w16du:dateUtc="2026-04-26T19:45:00Z">
                  <w:rPr>
                    <w:rStyle w:val="afb"/>
                    <w:rFonts w:hint="eastAsia"/>
                    <w:noProof/>
                  </w:rPr>
                </w:rPrChange>
              </w:rPr>
              <w:delText>研究背景</w:delText>
            </w:r>
            <w:r w:rsidDel="00DC6D96">
              <w:rPr>
                <w:rFonts w:hint="eastAsia"/>
                <w:noProof/>
                <w:webHidden/>
              </w:rPr>
              <w:tab/>
            </w:r>
            <w:r w:rsidDel="00DC6D96">
              <w:rPr>
                <w:noProof/>
                <w:webHidden/>
              </w:rPr>
              <w:delText>1</w:delText>
            </w:r>
          </w:del>
        </w:p>
        <w:p w14:paraId="1834CEEF" w14:textId="7F7A0815" w:rsidR="00BA1BF6" w:rsidDel="00DC6D96" w:rsidRDefault="00BA1BF6">
          <w:pPr>
            <w:pStyle w:val="TOC2"/>
            <w:snapToGrid/>
            <w:spacing w:line="400" w:lineRule="exact"/>
            <w:rPr>
              <w:del w:id="279" w:author="Zixuan Zhou" w:date="2026-04-27T03:45:00Z" w16du:dateUtc="2026-04-26T19:45:00Z"/>
              <w:rFonts w:asciiTheme="minorHAnsi" w:eastAsiaTheme="minorEastAsia" w:hAnsiTheme="minorHAnsi" w:hint="eastAsia"/>
              <w:noProof/>
              <w:sz w:val="22"/>
              <w:szCs w:val="24"/>
              <w14:ligatures w14:val="standardContextual"/>
            </w:rPr>
          </w:pPr>
          <w:del w:id="280" w:author="Zixuan Zhou" w:date="2026-04-27T03:45:00Z" w16du:dateUtc="2026-04-26T19:45:00Z">
            <w:r w:rsidRPr="00DC6D96" w:rsidDel="00DC6D96">
              <w:rPr>
                <w:noProof/>
                <w:rPrChange w:id="281" w:author="Zixuan Zhou" w:date="2026-04-27T03:45:00Z" w16du:dateUtc="2026-04-26T19:45:00Z">
                  <w:rPr>
                    <w:rStyle w:val="afb"/>
                    <w:noProof/>
                  </w:rPr>
                </w:rPrChange>
              </w:rPr>
              <w:delText xml:space="preserve">1.2 </w:delText>
            </w:r>
            <w:r w:rsidRPr="00DC6D96" w:rsidDel="00DC6D96">
              <w:rPr>
                <w:rFonts w:hint="eastAsia"/>
                <w:noProof/>
                <w:rPrChange w:id="282" w:author="Zixuan Zhou" w:date="2026-04-27T03:45:00Z" w16du:dateUtc="2026-04-26T19:45:00Z">
                  <w:rPr>
                    <w:rStyle w:val="afb"/>
                    <w:rFonts w:hint="eastAsia"/>
                    <w:noProof/>
                  </w:rPr>
                </w:rPrChange>
              </w:rPr>
              <w:delText>研究意义</w:delText>
            </w:r>
            <w:r w:rsidDel="00DC6D96">
              <w:rPr>
                <w:rFonts w:hint="eastAsia"/>
                <w:noProof/>
                <w:webHidden/>
              </w:rPr>
              <w:tab/>
            </w:r>
            <w:r w:rsidDel="00DC6D96">
              <w:rPr>
                <w:noProof/>
                <w:webHidden/>
              </w:rPr>
              <w:delText>2</w:delText>
            </w:r>
          </w:del>
        </w:p>
        <w:p w14:paraId="3CF35940" w14:textId="0DA3C729" w:rsidR="00BA1BF6" w:rsidDel="00DC6D96" w:rsidRDefault="00BA1BF6">
          <w:pPr>
            <w:pStyle w:val="TOC3"/>
            <w:snapToGrid/>
            <w:rPr>
              <w:del w:id="283" w:author="Zixuan Zhou" w:date="2026-04-27T03:45:00Z" w16du:dateUtc="2026-04-26T19:45:00Z"/>
              <w:rFonts w:asciiTheme="minorHAnsi" w:eastAsiaTheme="minorEastAsia" w:hAnsiTheme="minorHAnsi" w:hint="eastAsia"/>
              <w:noProof/>
              <w:sz w:val="22"/>
              <w:szCs w:val="24"/>
              <w14:ligatures w14:val="standardContextual"/>
            </w:rPr>
          </w:pPr>
          <w:del w:id="284" w:author="Zixuan Zhou" w:date="2026-04-27T03:45:00Z" w16du:dateUtc="2026-04-26T19:45:00Z">
            <w:r w:rsidRPr="00DC6D96" w:rsidDel="00DC6D96">
              <w:rPr>
                <w:noProof/>
                <w:rPrChange w:id="285" w:author="Zixuan Zhou" w:date="2026-04-27T03:45:00Z" w16du:dateUtc="2026-04-26T19:45:00Z">
                  <w:rPr>
                    <w:rStyle w:val="afb"/>
                    <w:noProof/>
                  </w:rPr>
                </w:rPrChange>
              </w:rPr>
              <w:delText xml:space="preserve">1.2.1 </w:delText>
            </w:r>
            <w:r w:rsidRPr="00DC6D96" w:rsidDel="00DC6D96">
              <w:rPr>
                <w:rFonts w:hint="eastAsia"/>
                <w:noProof/>
                <w:rPrChange w:id="286" w:author="Zixuan Zhou" w:date="2026-04-27T03:45:00Z" w16du:dateUtc="2026-04-26T19:45:00Z">
                  <w:rPr>
                    <w:rStyle w:val="afb"/>
                    <w:rFonts w:hint="eastAsia"/>
                    <w:noProof/>
                  </w:rPr>
                </w:rPrChange>
              </w:rPr>
              <w:delText>理论意义</w:delText>
            </w:r>
            <w:r w:rsidDel="00DC6D96">
              <w:rPr>
                <w:rFonts w:hint="eastAsia"/>
                <w:noProof/>
                <w:webHidden/>
              </w:rPr>
              <w:tab/>
            </w:r>
            <w:r w:rsidDel="00DC6D96">
              <w:rPr>
                <w:noProof/>
                <w:webHidden/>
              </w:rPr>
              <w:delText>2</w:delText>
            </w:r>
          </w:del>
        </w:p>
        <w:p w14:paraId="5EB3CF74" w14:textId="4771D66A" w:rsidR="00BA1BF6" w:rsidDel="00DC6D96" w:rsidRDefault="00BA1BF6">
          <w:pPr>
            <w:pStyle w:val="TOC3"/>
            <w:snapToGrid/>
            <w:rPr>
              <w:del w:id="287" w:author="Zixuan Zhou" w:date="2026-04-27T03:45:00Z" w16du:dateUtc="2026-04-26T19:45:00Z"/>
              <w:rFonts w:asciiTheme="minorHAnsi" w:eastAsiaTheme="minorEastAsia" w:hAnsiTheme="minorHAnsi" w:hint="eastAsia"/>
              <w:noProof/>
              <w:sz w:val="22"/>
              <w:szCs w:val="24"/>
              <w14:ligatures w14:val="standardContextual"/>
            </w:rPr>
          </w:pPr>
          <w:del w:id="288" w:author="Zixuan Zhou" w:date="2026-04-27T03:45:00Z" w16du:dateUtc="2026-04-26T19:45:00Z">
            <w:r w:rsidRPr="00DC6D96" w:rsidDel="00DC6D96">
              <w:rPr>
                <w:noProof/>
                <w:rPrChange w:id="289" w:author="Zixuan Zhou" w:date="2026-04-27T03:45:00Z" w16du:dateUtc="2026-04-26T19:45:00Z">
                  <w:rPr>
                    <w:rStyle w:val="afb"/>
                    <w:noProof/>
                  </w:rPr>
                </w:rPrChange>
              </w:rPr>
              <w:delText xml:space="preserve">1.2.2 </w:delText>
            </w:r>
            <w:r w:rsidRPr="00DC6D96" w:rsidDel="00DC6D96">
              <w:rPr>
                <w:rFonts w:hint="eastAsia"/>
                <w:noProof/>
                <w:rPrChange w:id="290" w:author="Zixuan Zhou" w:date="2026-04-27T03:45:00Z" w16du:dateUtc="2026-04-26T19:45:00Z">
                  <w:rPr>
                    <w:rStyle w:val="afb"/>
                    <w:rFonts w:hint="eastAsia"/>
                    <w:noProof/>
                  </w:rPr>
                </w:rPrChange>
              </w:rPr>
              <w:delText>实践意义</w:delText>
            </w:r>
            <w:r w:rsidDel="00DC6D96">
              <w:rPr>
                <w:rFonts w:hint="eastAsia"/>
                <w:noProof/>
                <w:webHidden/>
              </w:rPr>
              <w:tab/>
            </w:r>
            <w:r w:rsidDel="00DC6D96">
              <w:rPr>
                <w:noProof/>
                <w:webHidden/>
              </w:rPr>
              <w:delText>2</w:delText>
            </w:r>
          </w:del>
        </w:p>
        <w:p w14:paraId="332A81DD" w14:textId="757899D8" w:rsidR="00BA1BF6" w:rsidDel="00DC6D96" w:rsidRDefault="00BA1BF6">
          <w:pPr>
            <w:pStyle w:val="TOC2"/>
            <w:snapToGrid/>
            <w:spacing w:line="400" w:lineRule="exact"/>
            <w:rPr>
              <w:del w:id="291" w:author="Zixuan Zhou" w:date="2026-04-27T03:45:00Z" w16du:dateUtc="2026-04-26T19:45:00Z"/>
              <w:rFonts w:asciiTheme="minorHAnsi" w:eastAsiaTheme="minorEastAsia" w:hAnsiTheme="minorHAnsi" w:hint="eastAsia"/>
              <w:noProof/>
              <w:sz w:val="22"/>
              <w:szCs w:val="24"/>
              <w14:ligatures w14:val="standardContextual"/>
            </w:rPr>
          </w:pPr>
          <w:del w:id="292" w:author="Zixuan Zhou" w:date="2026-04-27T03:45:00Z" w16du:dateUtc="2026-04-26T19:45:00Z">
            <w:r w:rsidRPr="00DC6D96" w:rsidDel="00DC6D96">
              <w:rPr>
                <w:noProof/>
                <w:rPrChange w:id="293" w:author="Zixuan Zhou" w:date="2026-04-27T03:45:00Z" w16du:dateUtc="2026-04-26T19:45:00Z">
                  <w:rPr>
                    <w:rStyle w:val="afb"/>
                    <w:noProof/>
                  </w:rPr>
                </w:rPrChange>
              </w:rPr>
              <w:delText xml:space="preserve">1.3 </w:delText>
            </w:r>
            <w:r w:rsidRPr="00DC6D96" w:rsidDel="00DC6D96">
              <w:rPr>
                <w:rFonts w:hint="eastAsia"/>
                <w:noProof/>
                <w:rPrChange w:id="294" w:author="Zixuan Zhou" w:date="2026-04-27T03:45:00Z" w16du:dateUtc="2026-04-26T19:45:00Z">
                  <w:rPr>
                    <w:rStyle w:val="afb"/>
                    <w:rFonts w:hint="eastAsia"/>
                    <w:noProof/>
                  </w:rPr>
                </w:rPrChange>
              </w:rPr>
              <w:delText>国内外研究现状</w:delText>
            </w:r>
            <w:r w:rsidDel="00DC6D96">
              <w:rPr>
                <w:rFonts w:hint="eastAsia"/>
                <w:noProof/>
                <w:webHidden/>
              </w:rPr>
              <w:tab/>
            </w:r>
            <w:r w:rsidDel="00DC6D96">
              <w:rPr>
                <w:noProof/>
                <w:webHidden/>
              </w:rPr>
              <w:delText>3</w:delText>
            </w:r>
          </w:del>
        </w:p>
        <w:p w14:paraId="00C4C445" w14:textId="585D0AD0" w:rsidR="00BA1BF6" w:rsidDel="00DC6D96" w:rsidRDefault="00BA1BF6">
          <w:pPr>
            <w:pStyle w:val="TOC3"/>
            <w:snapToGrid/>
            <w:rPr>
              <w:del w:id="295" w:author="Zixuan Zhou" w:date="2026-04-27T03:45:00Z" w16du:dateUtc="2026-04-26T19:45:00Z"/>
              <w:rFonts w:asciiTheme="minorHAnsi" w:eastAsiaTheme="minorEastAsia" w:hAnsiTheme="minorHAnsi" w:hint="eastAsia"/>
              <w:noProof/>
              <w:sz w:val="22"/>
              <w:szCs w:val="24"/>
              <w14:ligatures w14:val="standardContextual"/>
            </w:rPr>
          </w:pPr>
          <w:del w:id="296" w:author="Zixuan Zhou" w:date="2026-04-27T03:45:00Z" w16du:dateUtc="2026-04-26T19:45:00Z">
            <w:r w:rsidRPr="00DC6D96" w:rsidDel="00DC6D96">
              <w:rPr>
                <w:noProof/>
                <w:rPrChange w:id="297" w:author="Zixuan Zhou" w:date="2026-04-27T03:45:00Z" w16du:dateUtc="2026-04-26T19:45:00Z">
                  <w:rPr>
                    <w:rStyle w:val="afb"/>
                    <w:noProof/>
                  </w:rPr>
                </w:rPrChange>
              </w:rPr>
              <w:delText xml:space="preserve">1.3.1 </w:delText>
            </w:r>
            <w:r w:rsidRPr="00DC6D96" w:rsidDel="00DC6D96">
              <w:rPr>
                <w:rFonts w:hint="eastAsia"/>
                <w:noProof/>
                <w:rPrChange w:id="298" w:author="Zixuan Zhou" w:date="2026-04-27T03:45:00Z" w16du:dateUtc="2026-04-26T19:45:00Z">
                  <w:rPr>
                    <w:rStyle w:val="afb"/>
                    <w:rFonts w:hint="eastAsia"/>
                    <w:noProof/>
                  </w:rPr>
                </w:rPrChange>
              </w:rPr>
              <w:delText>青少年生殖健康教育研究现状</w:delText>
            </w:r>
            <w:r w:rsidDel="00DC6D96">
              <w:rPr>
                <w:rFonts w:hint="eastAsia"/>
                <w:noProof/>
                <w:webHidden/>
              </w:rPr>
              <w:tab/>
            </w:r>
            <w:r w:rsidDel="00DC6D96">
              <w:rPr>
                <w:noProof/>
                <w:webHidden/>
              </w:rPr>
              <w:delText>3</w:delText>
            </w:r>
          </w:del>
        </w:p>
        <w:p w14:paraId="17AA3B66" w14:textId="3E10EE5E" w:rsidR="00BA1BF6" w:rsidDel="00DC6D96" w:rsidRDefault="00BA1BF6">
          <w:pPr>
            <w:pStyle w:val="TOC3"/>
            <w:snapToGrid/>
            <w:rPr>
              <w:del w:id="299" w:author="Zixuan Zhou" w:date="2026-04-27T03:45:00Z" w16du:dateUtc="2026-04-26T19:45:00Z"/>
              <w:rFonts w:asciiTheme="minorHAnsi" w:eastAsiaTheme="minorEastAsia" w:hAnsiTheme="minorHAnsi" w:hint="eastAsia"/>
              <w:noProof/>
              <w:sz w:val="22"/>
              <w:szCs w:val="24"/>
              <w14:ligatures w14:val="standardContextual"/>
            </w:rPr>
          </w:pPr>
          <w:del w:id="300" w:author="Zixuan Zhou" w:date="2026-04-27T03:45:00Z" w16du:dateUtc="2026-04-26T19:45:00Z">
            <w:r w:rsidRPr="00DC6D96" w:rsidDel="00DC6D96">
              <w:rPr>
                <w:noProof/>
                <w:rPrChange w:id="301" w:author="Zixuan Zhou" w:date="2026-04-27T03:45:00Z" w16du:dateUtc="2026-04-26T19:45:00Z">
                  <w:rPr>
                    <w:rStyle w:val="afb"/>
                    <w:noProof/>
                  </w:rPr>
                </w:rPrChange>
              </w:rPr>
              <w:delText xml:space="preserve">1.3.2 </w:delText>
            </w:r>
            <w:r w:rsidRPr="00DC6D96" w:rsidDel="00DC6D96">
              <w:rPr>
                <w:rFonts w:hint="eastAsia"/>
                <w:noProof/>
                <w:rPrChange w:id="302" w:author="Zixuan Zhou" w:date="2026-04-27T03:45:00Z" w16du:dateUtc="2026-04-26T19:45:00Z">
                  <w:rPr>
                    <w:rStyle w:val="afb"/>
                    <w:rFonts w:hint="eastAsia"/>
                    <w:noProof/>
                  </w:rPr>
                </w:rPrChange>
              </w:rPr>
              <w:delText>社交媒体健康传播研究现状</w:delText>
            </w:r>
            <w:r w:rsidDel="00DC6D96">
              <w:rPr>
                <w:rFonts w:hint="eastAsia"/>
                <w:noProof/>
                <w:webHidden/>
              </w:rPr>
              <w:tab/>
            </w:r>
            <w:r w:rsidDel="00DC6D96">
              <w:rPr>
                <w:noProof/>
                <w:webHidden/>
              </w:rPr>
              <w:delText>3</w:delText>
            </w:r>
          </w:del>
        </w:p>
        <w:p w14:paraId="78B57199" w14:textId="5E9DA0C7" w:rsidR="00BA1BF6" w:rsidDel="00DC6D96" w:rsidRDefault="00BA1BF6">
          <w:pPr>
            <w:pStyle w:val="TOC3"/>
            <w:snapToGrid/>
            <w:rPr>
              <w:del w:id="303" w:author="Zixuan Zhou" w:date="2026-04-27T03:45:00Z" w16du:dateUtc="2026-04-26T19:45:00Z"/>
              <w:rFonts w:asciiTheme="minorHAnsi" w:eastAsiaTheme="minorEastAsia" w:hAnsiTheme="minorHAnsi" w:hint="eastAsia"/>
              <w:noProof/>
              <w:sz w:val="22"/>
              <w:szCs w:val="24"/>
              <w14:ligatures w14:val="standardContextual"/>
            </w:rPr>
          </w:pPr>
          <w:del w:id="304" w:author="Zixuan Zhou" w:date="2026-04-27T03:45:00Z" w16du:dateUtc="2026-04-26T19:45:00Z">
            <w:r w:rsidRPr="00DC6D96" w:rsidDel="00DC6D96">
              <w:rPr>
                <w:noProof/>
                <w:rPrChange w:id="305" w:author="Zixuan Zhou" w:date="2026-04-27T03:45:00Z" w16du:dateUtc="2026-04-26T19:45:00Z">
                  <w:rPr>
                    <w:rStyle w:val="afb"/>
                    <w:noProof/>
                  </w:rPr>
                </w:rPrChange>
              </w:rPr>
              <w:delText xml:space="preserve">1.3.3 </w:delText>
            </w:r>
            <w:r w:rsidRPr="00DC6D96" w:rsidDel="00DC6D96">
              <w:rPr>
                <w:rFonts w:hint="eastAsia"/>
                <w:noProof/>
                <w:rPrChange w:id="306" w:author="Zixuan Zhou" w:date="2026-04-27T03:45:00Z" w16du:dateUtc="2026-04-26T19:45:00Z">
                  <w:rPr>
                    <w:rStyle w:val="afb"/>
                    <w:rFonts w:hint="eastAsia"/>
                    <w:noProof/>
                  </w:rPr>
                </w:rPrChange>
              </w:rPr>
              <w:delText>评论文本挖掘与问题分类研究现状</w:delText>
            </w:r>
            <w:r w:rsidDel="00DC6D96">
              <w:rPr>
                <w:rFonts w:hint="eastAsia"/>
                <w:noProof/>
                <w:webHidden/>
              </w:rPr>
              <w:tab/>
            </w:r>
            <w:r w:rsidDel="00DC6D96">
              <w:rPr>
                <w:noProof/>
                <w:webHidden/>
              </w:rPr>
              <w:delText>3</w:delText>
            </w:r>
          </w:del>
        </w:p>
        <w:p w14:paraId="63D3F31A" w14:textId="7E7E0F94" w:rsidR="00BA1BF6" w:rsidDel="00DC6D96" w:rsidRDefault="00BA1BF6">
          <w:pPr>
            <w:pStyle w:val="TOC3"/>
            <w:snapToGrid/>
            <w:rPr>
              <w:del w:id="307" w:author="Zixuan Zhou" w:date="2026-04-27T03:45:00Z" w16du:dateUtc="2026-04-26T19:45:00Z"/>
              <w:rFonts w:asciiTheme="minorHAnsi" w:eastAsiaTheme="minorEastAsia" w:hAnsiTheme="minorHAnsi" w:hint="eastAsia"/>
              <w:noProof/>
              <w:sz w:val="22"/>
              <w:szCs w:val="24"/>
              <w14:ligatures w14:val="standardContextual"/>
            </w:rPr>
          </w:pPr>
          <w:del w:id="308" w:author="Zixuan Zhou" w:date="2026-04-27T03:45:00Z" w16du:dateUtc="2026-04-26T19:45:00Z">
            <w:r w:rsidRPr="00DC6D96" w:rsidDel="00DC6D96">
              <w:rPr>
                <w:noProof/>
                <w:rPrChange w:id="309" w:author="Zixuan Zhou" w:date="2026-04-27T03:45:00Z" w16du:dateUtc="2026-04-26T19:45:00Z">
                  <w:rPr>
                    <w:rStyle w:val="afb"/>
                    <w:noProof/>
                  </w:rPr>
                </w:rPrChange>
              </w:rPr>
              <w:delText xml:space="preserve">1.3.4 </w:delText>
            </w:r>
            <w:r w:rsidRPr="00DC6D96" w:rsidDel="00DC6D96">
              <w:rPr>
                <w:rFonts w:hint="eastAsia"/>
                <w:noProof/>
                <w:rPrChange w:id="310" w:author="Zixuan Zhou" w:date="2026-04-27T03:45:00Z" w16du:dateUtc="2026-04-26T19:45:00Z">
                  <w:rPr>
                    <w:rStyle w:val="afb"/>
                    <w:rFonts w:hint="eastAsia"/>
                    <w:noProof/>
                  </w:rPr>
                </w:rPrChange>
              </w:rPr>
              <w:delText>大语言模型在医疗问答中的应用现状</w:delText>
            </w:r>
            <w:r w:rsidDel="00DC6D96">
              <w:rPr>
                <w:rFonts w:hint="eastAsia"/>
                <w:noProof/>
                <w:webHidden/>
              </w:rPr>
              <w:tab/>
            </w:r>
            <w:r w:rsidDel="00DC6D96">
              <w:rPr>
                <w:noProof/>
                <w:webHidden/>
              </w:rPr>
              <w:delText>4</w:delText>
            </w:r>
          </w:del>
        </w:p>
        <w:p w14:paraId="5522200F" w14:textId="664B4816" w:rsidR="00BA1BF6" w:rsidDel="00DC6D96" w:rsidRDefault="00BA1BF6">
          <w:pPr>
            <w:pStyle w:val="TOC3"/>
            <w:snapToGrid/>
            <w:rPr>
              <w:del w:id="311" w:author="Zixuan Zhou" w:date="2026-04-27T03:45:00Z" w16du:dateUtc="2026-04-26T19:45:00Z"/>
              <w:rFonts w:asciiTheme="minorHAnsi" w:eastAsiaTheme="minorEastAsia" w:hAnsiTheme="minorHAnsi" w:hint="eastAsia"/>
              <w:noProof/>
              <w:sz w:val="22"/>
              <w:szCs w:val="24"/>
              <w14:ligatures w14:val="standardContextual"/>
            </w:rPr>
          </w:pPr>
          <w:del w:id="312" w:author="Zixuan Zhou" w:date="2026-04-27T03:45:00Z" w16du:dateUtc="2026-04-26T19:45:00Z">
            <w:r w:rsidRPr="00DC6D96" w:rsidDel="00DC6D96">
              <w:rPr>
                <w:noProof/>
                <w:rPrChange w:id="313" w:author="Zixuan Zhou" w:date="2026-04-27T03:45:00Z" w16du:dateUtc="2026-04-26T19:45:00Z">
                  <w:rPr>
                    <w:rStyle w:val="afb"/>
                    <w:noProof/>
                  </w:rPr>
                </w:rPrChange>
              </w:rPr>
              <w:delText xml:space="preserve">1.3.5 </w:delText>
            </w:r>
            <w:r w:rsidRPr="00DC6D96" w:rsidDel="00DC6D96">
              <w:rPr>
                <w:rFonts w:hint="eastAsia"/>
                <w:noProof/>
                <w:rPrChange w:id="314" w:author="Zixuan Zhou" w:date="2026-04-27T03:45:00Z" w16du:dateUtc="2026-04-26T19:45:00Z">
                  <w:rPr>
                    <w:rStyle w:val="afb"/>
                    <w:rFonts w:hint="eastAsia"/>
                    <w:noProof/>
                  </w:rPr>
                </w:rPrChange>
              </w:rPr>
              <w:delText>现有研究不足</w:delText>
            </w:r>
            <w:r w:rsidDel="00DC6D96">
              <w:rPr>
                <w:rFonts w:hint="eastAsia"/>
                <w:noProof/>
                <w:webHidden/>
              </w:rPr>
              <w:tab/>
            </w:r>
            <w:r w:rsidDel="00DC6D96">
              <w:rPr>
                <w:noProof/>
                <w:webHidden/>
              </w:rPr>
              <w:delText>4</w:delText>
            </w:r>
          </w:del>
        </w:p>
        <w:p w14:paraId="1934C3B5" w14:textId="10360C58" w:rsidR="00BA1BF6" w:rsidDel="00DC6D96" w:rsidRDefault="00BA1BF6">
          <w:pPr>
            <w:pStyle w:val="TOC2"/>
            <w:snapToGrid/>
            <w:spacing w:line="400" w:lineRule="exact"/>
            <w:rPr>
              <w:del w:id="315" w:author="Zixuan Zhou" w:date="2026-04-27T03:45:00Z" w16du:dateUtc="2026-04-26T19:45:00Z"/>
              <w:rFonts w:asciiTheme="minorHAnsi" w:eastAsiaTheme="minorEastAsia" w:hAnsiTheme="minorHAnsi" w:hint="eastAsia"/>
              <w:noProof/>
              <w:sz w:val="22"/>
              <w:szCs w:val="24"/>
              <w14:ligatures w14:val="standardContextual"/>
            </w:rPr>
          </w:pPr>
          <w:del w:id="316" w:author="Zixuan Zhou" w:date="2026-04-27T03:45:00Z" w16du:dateUtc="2026-04-26T19:45:00Z">
            <w:r w:rsidRPr="00DC6D96" w:rsidDel="00DC6D96">
              <w:rPr>
                <w:noProof/>
                <w:rPrChange w:id="317" w:author="Zixuan Zhou" w:date="2026-04-27T03:45:00Z" w16du:dateUtc="2026-04-26T19:45:00Z">
                  <w:rPr>
                    <w:rStyle w:val="afb"/>
                    <w:noProof/>
                  </w:rPr>
                </w:rPrChange>
              </w:rPr>
              <w:delText xml:space="preserve">1.4 </w:delText>
            </w:r>
            <w:r w:rsidRPr="00DC6D96" w:rsidDel="00DC6D96">
              <w:rPr>
                <w:rFonts w:hint="eastAsia"/>
                <w:noProof/>
                <w:rPrChange w:id="318" w:author="Zixuan Zhou" w:date="2026-04-27T03:45:00Z" w16du:dateUtc="2026-04-26T19:45:00Z">
                  <w:rPr>
                    <w:rStyle w:val="afb"/>
                    <w:rFonts w:hint="eastAsia"/>
                    <w:noProof/>
                  </w:rPr>
                </w:rPrChange>
              </w:rPr>
              <w:delText>研究目标与研究内容</w:delText>
            </w:r>
            <w:r w:rsidDel="00DC6D96">
              <w:rPr>
                <w:rFonts w:hint="eastAsia"/>
                <w:noProof/>
                <w:webHidden/>
              </w:rPr>
              <w:tab/>
            </w:r>
            <w:r w:rsidDel="00DC6D96">
              <w:rPr>
                <w:noProof/>
                <w:webHidden/>
              </w:rPr>
              <w:delText>4</w:delText>
            </w:r>
          </w:del>
        </w:p>
        <w:p w14:paraId="1844AB95" w14:textId="599DE8B4" w:rsidR="00BA1BF6" w:rsidDel="00DC6D96" w:rsidRDefault="00BA1BF6">
          <w:pPr>
            <w:pStyle w:val="TOC2"/>
            <w:snapToGrid/>
            <w:spacing w:line="400" w:lineRule="exact"/>
            <w:rPr>
              <w:del w:id="319" w:author="Zixuan Zhou" w:date="2026-04-27T03:45:00Z" w16du:dateUtc="2026-04-26T19:45:00Z"/>
              <w:rFonts w:asciiTheme="minorHAnsi" w:eastAsiaTheme="minorEastAsia" w:hAnsiTheme="minorHAnsi" w:hint="eastAsia"/>
              <w:noProof/>
              <w:sz w:val="22"/>
              <w:szCs w:val="24"/>
              <w14:ligatures w14:val="standardContextual"/>
            </w:rPr>
          </w:pPr>
          <w:del w:id="320" w:author="Zixuan Zhou" w:date="2026-04-27T03:45:00Z" w16du:dateUtc="2026-04-26T19:45:00Z">
            <w:r w:rsidRPr="00DC6D96" w:rsidDel="00DC6D96">
              <w:rPr>
                <w:noProof/>
                <w:rPrChange w:id="321" w:author="Zixuan Zhou" w:date="2026-04-27T03:45:00Z" w16du:dateUtc="2026-04-26T19:45:00Z">
                  <w:rPr>
                    <w:rStyle w:val="afb"/>
                    <w:noProof/>
                  </w:rPr>
                </w:rPrChange>
              </w:rPr>
              <w:delText xml:space="preserve">1.5 </w:delText>
            </w:r>
            <w:r w:rsidRPr="00DC6D96" w:rsidDel="00DC6D96">
              <w:rPr>
                <w:rFonts w:hint="eastAsia"/>
                <w:noProof/>
                <w:rPrChange w:id="322" w:author="Zixuan Zhou" w:date="2026-04-27T03:45:00Z" w16du:dateUtc="2026-04-26T19:45:00Z">
                  <w:rPr>
                    <w:rStyle w:val="afb"/>
                    <w:rFonts w:hint="eastAsia"/>
                    <w:noProof/>
                  </w:rPr>
                </w:rPrChange>
              </w:rPr>
              <w:delText>研究思路与技术路线</w:delText>
            </w:r>
            <w:r w:rsidDel="00DC6D96">
              <w:rPr>
                <w:rFonts w:hint="eastAsia"/>
                <w:noProof/>
                <w:webHidden/>
              </w:rPr>
              <w:tab/>
            </w:r>
            <w:r w:rsidDel="00DC6D96">
              <w:rPr>
                <w:noProof/>
                <w:webHidden/>
              </w:rPr>
              <w:delText>5</w:delText>
            </w:r>
          </w:del>
        </w:p>
        <w:p w14:paraId="1D7728C8" w14:textId="428AFFFA" w:rsidR="00BA1BF6" w:rsidDel="00DC6D96" w:rsidRDefault="00BA1BF6">
          <w:pPr>
            <w:pStyle w:val="TOC2"/>
            <w:snapToGrid/>
            <w:spacing w:line="400" w:lineRule="exact"/>
            <w:rPr>
              <w:del w:id="323" w:author="Zixuan Zhou" w:date="2026-04-27T03:45:00Z" w16du:dateUtc="2026-04-26T19:45:00Z"/>
              <w:rFonts w:asciiTheme="minorHAnsi" w:eastAsiaTheme="minorEastAsia" w:hAnsiTheme="minorHAnsi" w:hint="eastAsia"/>
              <w:noProof/>
              <w:sz w:val="22"/>
              <w:szCs w:val="24"/>
              <w14:ligatures w14:val="standardContextual"/>
            </w:rPr>
          </w:pPr>
          <w:del w:id="324" w:author="Zixuan Zhou" w:date="2026-04-27T03:45:00Z" w16du:dateUtc="2026-04-26T19:45:00Z">
            <w:r w:rsidRPr="00DC6D96" w:rsidDel="00DC6D96">
              <w:rPr>
                <w:noProof/>
                <w:rPrChange w:id="325" w:author="Zixuan Zhou" w:date="2026-04-27T03:45:00Z" w16du:dateUtc="2026-04-26T19:45:00Z">
                  <w:rPr>
                    <w:rStyle w:val="afb"/>
                    <w:noProof/>
                  </w:rPr>
                </w:rPrChange>
              </w:rPr>
              <w:delText xml:space="preserve">1.6 </w:delText>
            </w:r>
            <w:r w:rsidRPr="00DC6D96" w:rsidDel="00DC6D96">
              <w:rPr>
                <w:rFonts w:hint="eastAsia"/>
                <w:noProof/>
                <w:rPrChange w:id="326" w:author="Zixuan Zhou" w:date="2026-04-27T03:45:00Z" w16du:dateUtc="2026-04-26T19:45:00Z">
                  <w:rPr>
                    <w:rStyle w:val="afb"/>
                    <w:rFonts w:hint="eastAsia"/>
                    <w:noProof/>
                  </w:rPr>
                </w:rPrChange>
              </w:rPr>
              <w:delText>研究创新点</w:delText>
            </w:r>
            <w:r w:rsidDel="00DC6D96">
              <w:rPr>
                <w:rFonts w:hint="eastAsia"/>
                <w:noProof/>
                <w:webHidden/>
              </w:rPr>
              <w:tab/>
            </w:r>
            <w:r w:rsidDel="00DC6D96">
              <w:rPr>
                <w:noProof/>
                <w:webHidden/>
              </w:rPr>
              <w:delText>6</w:delText>
            </w:r>
          </w:del>
        </w:p>
        <w:p w14:paraId="7F64363A" w14:textId="15F92998" w:rsidR="00BA1BF6" w:rsidDel="00DC6D96" w:rsidRDefault="00BA1BF6">
          <w:pPr>
            <w:pStyle w:val="TOC2"/>
            <w:snapToGrid/>
            <w:spacing w:line="400" w:lineRule="exact"/>
            <w:rPr>
              <w:del w:id="327" w:author="Zixuan Zhou" w:date="2026-04-27T03:45:00Z" w16du:dateUtc="2026-04-26T19:45:00Z"/>
              <w:rFonts w:asciiTheme="minorHAnsi" w:eastAsiaTheme="minorEastAsia" w:hAnsiTheme="minorHAnsi" w:hint="eastAsia"/>
              <w:noProof/>
              <w:sz w:val="22"/>
              <w:szCs w:val="24"/>
              <w14:ligatures w14:val="standardContextual"/>
            </w:rPr>
          </w:pPr>
          <w:del w:id="328" w:author="Zixuan Zhou" w:date="2026-04-27T03:45:00Z" w16du:dateUtc="2026-04-26T19:45:00Z">
            <w:r w:rsidRPr="00DC6D96" w:rsidDel="00DC6D96">
              <w:rPr>
                <w:noProof/>
                <w:rPrChange w:id="329" w:author="Zixuan Zhou" w:date="2026-04-27T03:45:00Z" w16du:dateUtc="2026-04-26T19:45:00Z">
                  <w:rPr>
                    <w:rStyle w:val="afb"/>
                    <w:noProof/>
                  </w:rPr>
                </w:rPrChange>
              </w:rPr>
              <w:delText xml:space="preserve">1.7 </w:delText>
            </w:r>
            <w:r w:rsidRPr="00DC6D96" w:rsidDel="00DC6D96">
              <w:rPr>
                <w:rFonts w:hint="eastAsia"/>
                <w:noProof/>
                <w:rPrChange w:id="330"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6</w:delText>
            </w:r>
          </w:del>
        </w:p>
        <w:p w14:paraId="42814A67" w14:textId="51906F9A" w:rsidR="00BA1BF6" w:rsidDel="00DC6D96" w:rsidRDefault="00BA1BF6">
          <w:pPr>
            <w:pStyle w:val="TOC1"/>
            <w:tabs>
              <w:tab w:val="left" w:pos="1260"/>
            </w:tabs>
            <w:wordWrap/>
            <w:snapToGrid/>
            <w:spacing w:line="400" w:lineRule="exact"/>
            <w:rPr>
              <w:del w:id="331" w:author="Zixuan Zhou" w:date="2026-04-27T03:45:00Z" w16du:dateUtc="2026-04-26T19:45:00Z"/>
              <w:rFonts w:asciiTheme="minorHAnsi" w:eastAsiaTheme="minorEastAsia" w:hAnsiTheme="minorHAnsi" w:hint="eastAsia"/>
              <w:noProof/>
              <w:sz w:val="22"/>
              <w:szCs w:val="24"/>
              <w14:ligatures w14:val="standardContextual"/>
            </w:rPr>
          </w:pPr>
          <w:del w:id="332" w:author="Zixuan Zhou" w:date="2026-04-27T03:45:00Z" w16du:dateUtc="2026-04-26T19:45:00Z">
            <w:r w:rsidRPr="00DC6D96" w:rsidDel="00DC6D96">
              <w:rPr>
                <w:rFonts w:hint="eastAsia"/>
                <w:noProof/>
                <w:rPrChange w:id="333" w:author="Zixuan Zhou" w:date="2026-04-27T03:45:00Z" w16du:dateUtc="2026-04-26T19:45:00Z">
                  <w:rPr>
                    <w:rStyle w:val="afb"/>
                    <w:rFonts w:hint="eastAsia"/>
                    <w:noProof/>
                  </w:rPr>
                </w:rPrChange>
              </w:rPr>
              <w:delText>第</w:delText>
            </w:r>
            <w:r w:rsidRPr="00DC6D96" w:rsidDel="00DC6D96">
              <w:rPr>
                <w:noProof/>
                <w:rPrChange w:id="334" w:author="Zixuan Zhou" w:date="2026-04-27T03:45:00Z" w16du:dateUtc="2026-04-26T19:45:00Z">
                  <w:rPr>
                    <w:rStyle w:val="afb"/>
                    <w:noProof/>
                  </w:rPr>
                </w:rPrChange>
              </w:rPr>
              <w:delText xml:space="preserve"> 2 </w:delText>
            </w:r>
            <w:r w:rsidRPr="00DC6D96" w:rsidDel="00DC6D96">
              <w:rPr>
                <w:rFonts w:hint="eastAsia"/>
                <w:noProof/>
                <w:rPrChange w:id="335"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336" w:author="Zixuan Zhou" w:date="2026-04-27T03:45:00Z" w16du:dateUtc="2026-04-26T19:45:00Z">
                  <w:rPr>
                    <w:rStyle w:val="afb"/>
                    <w:rFonts w:hint="eastAsia"/>
                    <w:noProof/>
                  </w:rPr>
                </w:rPrChange>
              </w:rPr>
              <w:delText>相关理论与关键技术</w:delText>
            </w:r>
            <w:r w:rsidDel="00DC6D96">
              <w:rPr>
                <w:rFonts w:hint="eastAsia"/>
                <w:noProof/>
                <w:webHidden/>
              </w:rPr>
              <w:tab/>
            </w:r>
            <w:r w:rsidDel="00DC6D96">
              <w:rPr>
                <w:noProof/>
                <w:webHidden/>
              </w:rPr>
              <w:delText>8</w:delText>
            </w:r>
          </w:del>
        </w:p>
        <w:p w14:paraId="75102AA8" w14:textId="416F9F3B" w:rsidR="00BA1BF6" w:rsidDel="00DC6D96" w:rsidRDefault="00BA1BF6">
          <w:pPr>
            <w:pStyle w:val="TOC2"/>
            <w:snapToGrid/>
            <w:spacing w:line="400" w:lineRule="exact"/>
            <w:rPr>
              <w:del w:id="337" w:author="Zixuan Zhou" w:date="2026-04-27T03:45:00Z" w16du:dateUtc="2026-04-26T19:45:00Z"/>
              <w:rFonts w:asciiTheme="minorHAnsi" w:eastAsiaTheme="minorEastAsia" w:hAnsiTheme="minorHAnsi" w:hint="eastAsia"/>
              <w:noProof/>
              <w:sz w:val="22"/>
              <w:szCs w:val="24"/>
              <w14:ligatures w14:val="standardContextual"/>
            </w:rPr>
          </w:pPr>
          <w:del w:id="338" w:author="Zixuan Zhou" w:date="2026-04-27T03:45:00Z" w16du:dateUtc="2026-04-26T19:45:00Z">
            <w:r w:rsidRPr="00DC6D96" w:rsidDel="00DC6D96">
              <w:rPr>
                <w:noProof/>
                <w:rPrChange w:id="339" w:author="Zixuan Zhou" w:date="2026-04-27T03:45:00Z" w16du:dateUtc="2026-04-26T19:45:00Z">
                  <w:rPr>
                    <w:rStyle w:val="afb"/>
                    <w:noProof/>
                  </w:rPr>
                </w:rPrChange>
              </w:rPr>
              <w:delText xml:space="preserve">2.1 </w:delText>
            </w:r>
            <w:r w:rsidRPr="00DC6D96" w:rsidDel="00DC6D96">
              <w:rPr>
                <w:rFonts w:hint="eastAsia"/>
                <w:noProof/>
                <w:rPrChange w:id="340" w:author="Zixuan Zhou" w:date="2026-04-27T03:45:00Z" w16du:dateUtc="2026-04-26T19:45:00Z">
                  <w:rPr>
                    <w:rStyle w:val="afb"/>
                    <w:rFonts w:hint="eastAsia"/>
                    <w:noProof/>
                  </w:rPr>
                </w:rPrChange>
              </w:rPr>
              <w:delText>青少年生殖健康与社交媒体健康传播相关理论</w:delText>
            </w:r>
            <w:r w:rsidDel="00DC6D96">
              <w:rPr>
                <w:rFonts w:hint="eastAsia"/>
                <w:noProof/>
                <w:webHidden/>
              </w:rPr>
              <w:tab/>
            </w:r>
            <w:r w:rsidDel="00DC6D96">
              <w:rPr>
                <w:noProof/>
                <w:webHidden/>
              </w:rPr>
              <w:delText>8</w:delText>
            </w:r>
          </w:del>
        </w:p>
        <w:p w14:paraId="084155B0" w14:textId="568017E3" w:rsidR="00BA1BF6" w:rsidDel="00DC6D96" w:rsidRDefault="00BA1BF6">
          <w:pPr>
            <w:pStyle w:val="TOC3"/>
            <w:snapToGrid/>
            <w:rPr>
              <w:del w:id="341" w:author="Zixuan Zhou" w:date="2026-04-27T03:45:00Z" w16du:dateUtc="2026-04-26T19:45:00Z"/>
              <w:rFonts w:asciiTheme="minorHAnsi" w:eastAsiaTheme="minorEastAsia" w:hAnsiTheme="minorHAnsi" w:hint="eastAsia"/>
              <w:noProof/>
              <w:sz w:val="22"/>
              <w:szCs w:val="24"/>
              <w14:ligatures w14:val="standardContextual"/>
            </w:rPr>
          </w:pPr>
          <w:del w:id="342" w:author="Zixuan Zhou" w:date="2026-04-27T03:45:00Z" w16du:dateUtc="2026-04-26T19:45:00Z">
            <w:r w:rsidRPr="00DC6D96" w:rsidDel="00DC6D96">
              <w:rPr>
                <w:noProof/>
                <w:rPrChange w:id="343" w:author="Zixuan Zhou" w:date="2026-04-27T03:45:00Z" w16du:dateUtc="2026-04-26T19:45:00Z">
                  <w:rPr>
                    <w:rStyle w:val="afb"/>
                    <w:noProof/>
                  </w:rPr>
                </w:rPrChange>
              </w:rPr>
              <w:delText xml:space="preserve">2.1.1 </w:delText>
            </w:r>
            <w:r w:rsidRPr="00DC6D96" w:rsidDel="00DC6D96">
              <w:rPr>
                <w:rFonts w:hint="eastAsia"/>
                <w:noProof/>
                <w:rPrChange w:id="344" w:author="Zixuan Zhou" w:date="2026-04-27T03:45:00Z" w16du:dateUtc="2026-04-26T19:45:00Z">
                  <w:rPr>
                    <w:rStyle w:val="afb"/>
                    <w:rFonts w:hint="eastAsia"/>
                    <w:noProof/>
                  </w:rPr>
                </w:rPrChange>
              </w:rPr>
              <w:delText>青少年生殖健康的内涵与主要议题</w:delText>
            </w:r>
            <w:r w:rsidDel="00DC6D96">
              <w:rPr>
                <w:rFonts w:hint="eastAsia"/>
                <w:noProof/>
                <w:webHidden/>
              </w:rPr>
              <w:tab/>
            </w:r>
            <w:r w:rsidDel="00DC6D96">
              <w:rPr>
                <w:noProof/>
                <w:webHidden/>
              </w:rPr>
              <w:delText>8</w:delText>
            </w:r>
          </w:del>
        </w:p>
        <w:p w14:paraId="4D80EEB8" w14:textId="0E9ED8BD" w:rsidR="00BA1BF6" w:rsidDel="00DC6D96" w:rsidRDefault="00BA1BF6">
          <w:pPr>
            <w:pStyle w:val="TOC3"/>
            <w:snapToGrid/>
            <w:rPr>
              <w:del w:id="345" w:author="Zixuan Zhou" w:date="2026-04-27T03:45:00Z" w16du:dateUtc="2026-04-26T19:45:00Z"/>
              <w:rFonts w:asciiTheme="minorHAnsi" w:eastAsiaTheme="minorEastAsia" w:hAnsiTheme="minorHAnsi" w:hint="eastAsia"/>
              <w:noProof/>
              <w:sz w:val="22"/>
              <w:szCs w:val="24"/>
              <w14:ligatures w14:val="standardContextual"/>
            </w:rPr>
          </w:pPr>
          <w:del w:id="346" w:author="Zixuan Zhou" w:date="2026-04-27T03:45:00Z" w16du:dateUtc="2026-04-26T19:45:00Z">
            <w:r w:rsidRPr="00DC6D96" w:rsidDel="00DC6D96">
              <w:rPr>
                <w:noProof/>
                <w:rPrChange w:id="347" w:author="Zixuan Zhou" w:date="2026-04-27T03:45:00Z" w16du:dateUtc="2026-04-26T19:45:00Z">
                  <w:rPr>
                    <w:rStyle w:val="afb"/>
                    <w:noProof/>
                  </w:rPr>
                </w:rPrChange>
              </w:rPr>
              <w:delText xml:space="preserve">2.1.2 </w:delText>
            </w:r>
            <w:r w:rsidRPr="00DC6D96" w:rsidDel="00DC6D96">
              <w:rPr>
                <w:rFonts w:hint="eastAsia"/>
                <w:noProof/>
                <w:rPrChange w:id="348" w:author="Zixuan Zhou" w:date="2026-04-27T03:45:00Z" w16du:dateUtc="2026-04-26T19:45:00Z">
                  <w:rPr>
                    <w:rStyle w:val="afb"/>
                    <w:rFonts w:hint="eastAsia"/>
                    <w:noProof/>
                  </w:rPr>
                </w:rPrChange>
              </w:rPr>
              <w:delText>社交媒体健康传播的特点</w:delText>
            </w:r>
            <w:r w:rsidDel="00DC6D96">
              <w:rPr>
                <w:rFonts w:hint="eastAsia"/>
                <w:noProof/>
                <w:webHidden/>
              </w:rPr>
              <w:tab/>
            </w:r>
            <w:r w:rsidDel="00DC6D96">
              <w:rPr>
                <w:noProof/>
                <w:webHidden/>
              </w:rPr>
              <w:delText>8</w:delText>
            </w:r>
          </w:del>
        </w:p>
        <w:p w14:paraId="6652E202" w14:textId="3B0B6506" w:rsidR="00BA1BF6" w:rsidDel="00DC6D96" w:rsidRDefault="00BA1BF6">
          <w:pPr>
            <w:pStyle w:val="TOC3"/>
            <w:snapToGrid/>
            <w:rPr>
              <w:del w:id="349" w:author="Zixuan Zhou" w:date="2026-04-27T03:45:00Z" w16du:dateUtc="2026-04-26T19:45:00Z"/>
              <w:rFonts w:asciiTheme="minorHAnsi" w:eastAsiaTheme="minorEastAsia" w:hAnsiTheme="minorHAnsi" w:hint="eastAsia"/>
              <w:noProof/>
              <w:sz w:val="22"/>
              <w:szCs w:val="24"/>
              <w14:ligatures w14:val="standardContextual"/>
            </w:rPr>
          </w:pPr>
          <w:del w:id="350" w:author="Zixuan Zhou" w:date="2026-04-27T03:45:00Z" w16du:dateUtc="2026-04-26T19:45:00Z">
            <w:r w:rsidRPr="00DC6D96" w:rsidDel="00DC6D96">
              <w:rPr>
                <w:noProof/>
                <w:rPrChange w:id="351" w:author="Zixuan Zhou" w:date="2026-04-27T03:45:00Z" w16du:dateUtc="2026-04-26T19:45:00Z">
                  <w:rPr>
                    <w:rStyle w:val="afb"/>
                    <w:noProof/>
                  </w:rPr>
                </w:rPrChange>
              </w:rPr>
              <w:delText xml:space="preserve">2.1.3 </w:delText>
            </w:r>
            <w:r w:rsidRPr="00DC6D96" w:rsidDel="00DC6D96">
              <w:rPr>
                <w:rFonts w:hint="eastAsia"/>
                <w:noProof/>
                <w:rPrChange w:id="352" w:author="Zixuan Zhou" w:date="2026-04-27T03:45:00Z" w16du:dateUtc="2026-04-26T19:45:00Z">
                  <w:rPr>
                    <w:rStyle w:val="afb"/>
                    <w:rFonts w:hint="eastAsia"/>
                    <w:noProof/>
                  </w:rPr>
                </w:rPrChange>
              </w:rPr>
              <w:delText>用户生成内容在健康研究中的价值</w:delText>
            </w:r>
            <w:r w:rsidDel="00DC6D96">
              <w:rPr>
                <w:rFonts w:hint="eastAsia"/>
                <w:noProof/>
                <w:webHidden/>
              </w:rPr>
              <w:tab/>
            </w:r>
            <w:r w:rsidDel="00DC6D96">
              <w:rPr>
                <w:noProof/>
                <w:webHidden/>
              </w:rPr>
              <w:delText>9</w:delText>
            </w:r>
          </w:del>
        </w:p>
        <w:p w14:paraId="14B5466A" w14:textId="7197CF2F" w:rsidR="00BA1BF6" w:rsidDel="00DC6D96" w:rsidRDefault="00BA1BF6">
          <w:pPr>
            <w:pStyle w:val="TOC2"/>
            <w:snapToGrid/>
            <w:spacing w:line="400" w:lineRule="exact"/>
            <w:rPr>
              <w:del w:id="353" w:author="Zixuan Zhou" w:date="2026-04-27T03:45:00Z" w16du:dateUtc="2026-04-26T19:45:00Z"/>
              <w:rFonts w:asciiTheme="minorHAnsi" w:eastAsiaTheme="minorEastAsia" w:hAnsiTheme="minorHAnsi" w:hint="eastAsia"/>
              <w:noProof/>
              <w:sz w:val="22"/>
              <w:szCs w:val="24"/>
              <w14:ligatures w14:val="standardContextual"/>
            </w:rPr>
          </w:pPr>
          <w:del w:id="354" w:author="Zixuan Zhou" w:date="2026-04-27T03:45:00Z" w16du:dateUtc="2026-04-26T19:45:00Z">
            <w:r w:rsidRPr="00DC6D96" w:rsidDel="00DC6D96">
              <w:rPr>
                <w:noProof/>
                <w:rPrChange w:id="355" w:author="Zixuan Zhou" w:date="2026-04-27T03:45:00Z" w16du:dateUtc="2026-04-26T19:45:00Z">
                  <w:rPr>
                    <w:rStyle w:val="afb"/>
                    <w:noProof/>
                  </w:rPr>
                </w:rPrChange>
              </w:rPr>
              <w:delText xml:space="preserve">2.2 </w:delText>
            </w:r>
            <w:r w:rsidRPr="00DC6D96" w:rsidDel="00DC6D96">
              <w:rPr>
                <w:rFonts w:hint="eastAsia"/>
                <w:noProof/>
                <w:rPrChange w:id="356" w:author="Zixuan Zhou" w:date="2026-04-27T03:45:00Z" w16du:dateUtc="2026-04-26T19:45:00Z">
                  <w:rPr>
                    <w:rStyle w:val="afb"/>
                    <w:rFonts w:hint="eastAsia"/>
                    <w:noProof/>
                  </w:rPr>
                </w:rPrChange>
              </w:rPr>
              <w:delText>大语言模型相关技术</w:delText>
            </w:r>
            <w:r w:rsidDel="00DC6D96">
              <w:rPr>
                <w:rFonts w:hint="eastAsia"/>
                <w:noProof/>
                <w:webHidden/>
              </w:rPr>
              <w:tab/>
            </w:r>
            <w:r w:rsidDel="00DC6D96">
              <w:rPr>
                <w:noProof/>
                <w:webHidden/>
              </w:rPr>
              <w:delText>9</w:delText>
            </w:r>
          </w:del>
        </w:p>
        <w:p w14:paraId="095B0244" w14:textId="4A705056" w:rsidR="00BA1BF6" w:rsidDel="00DC6D96" w:rsidRDefault="00BA1BF6">
          <w:pPr>
            <w:pStyle w:val="TOC3"/>
            <w:snapToGrid/>
            <w:rPr>
              <w:del w:id="357" w:author="Zixuan Zhou" w:date="2026-04-27T03:45:00Z" w16du:dateUtc="2026-04-26T19:45:00Z"/>
              <w:rFonts w:asciiTheme="minorHAnsi" w:eastAsiaTheme="minorEastAsia" w:hAnsiTheme="minorHAnsi" w:hint="eastAsia"/>
              <w:noProof/>
              <w:sz w:val="22"/>
              <w:szCs w:val="24"/>
              <w14:ligatures w14:val="standardContextual"/>
            </w:rPr>
          </w:pPr>
          <w:del w:id="358" w:author="Zixuan Zhou" w:date="2026-04-27T03:45:00Z" w16du:dateUtc="2026-04-26T19:45:00Z">
            <w:r w:rsidRPr="00DC6D96" w:rsidDel="00DC6D96">
              <w:rPr>
                <w:noProof/>
                <w:rPrChange w:id="359" w:author="Zixuan Zhou" w:date="2026-04-27T03:45:00Z" w16du:dateUtc="2026-04-26T19:45:00Z">
                  <w:rPr>
                    <w:rStyle w:val="afb"/>
                    <w:noProof/>
                  </w:rPr>
                </w:rPrChange>
              </w:rPr>
              <w:delText xml:space="preserve">2.2.1 </w:delText>
            </w:r>
            <w:r w:rsidRPr="00DC6D96" w:rsidDel="00DC6D96">
              <w:rPr>
                <w:rFonts w:hint="eastAsia"/>
                <w:noProof/>
                <w:rPrChange w:id="360" w:author="Zixuan Zhou" w:date="2026-04-27T03:45:00Z" w16du:dateUtc="2026-04-26T19:45:00Z">
                  <w:rPr>
                    <w:rStyle w:val="afb"/>
                    <w:rFonts w:hint="eastAsia"/>
                    <w:noProof/>
                  </w:rPr>
                </w:rPrChange>
              </w:rPr>
              <w:delText>大语言模型基本原理与特点</w:delText>
            </w:r>
            <w:r w:rsidDel="00DC6D96">
              <w:rPr>
                <w:rFonts w:hint="eastAsia"/>
                <w:noProof/>
                <w:webHidden/>
              </w:rPr>
              <w:tab/>
            </w:r>
            <w:r w:rsidDel="00DC6D96">
              <w:rPr>
                <w:noProof/>
                <w:webHidden/>
              </w:rPr>
              <w:delText>9</w:delText>
            </w:r>
          </w:del>
        </w:p>
        <w:p w14:paraId="03728F32" w14:textId="38906D5D" w:rsidR="00BA1BF6" w:rsidDel="00DC6D96" w:rsidRDefault="00BA1BF6">
          <w:pPr>
            <w:pStyle w:val="TOC3"/>
            <w:snapToGrid/>
            <w:rPr>
              <w:del w:id="361" w:author="Zixuan Zhou" w:date="2026-04-27T03:45:00Z" w16du:dateUtc="2026-04-26T19:45:00Z"/>
              <w:rFonts w:asciiTheme="minorHAnsi" w:eastAsiaTheme="minorEastAsia" w:hAnsiTheme="minorHAnsi" w:hint="eastAsia"/>
              <w:noProof/>
              <w:sz w:val="22"/>
              <w:szCs w:val="24"/>
              <w14:ligatures w14:val="standardContextual"/>
            </w:rPr>
          </w:pPr>
          <w:del w:id="362" w:author="Zixuan Zhou" w:date="2026-04-27T03:45:00Z" w16du:dateUtc="2026-04-26T19:45:00Z">
            <w:r w:rsidRPr="00DC6D96" w:rsidDel="00DC6D96">
              <w:rPr>
                <w:noProof/>
                <w:rPrChange w:id="363" w:author="Zixuan Zhou" w:date="2026-04-27T03:45:00Z" w16du:dateUtc="2026-04-26T19:45:00Z">
                  <w:rPr>
                    <w:rStyle w:val="afb"/>
                    <w:noProof/>
                  </w:rPr>
                </w:rPrChange>
              </w:rPr>
              <w:delText xml:space="preserve">2.2.2 </w:delText>
            </w:r>
            <w:r w:rsidRPr="00DC6D96" w:rsidDel="00DC6D96">
              <w:rPr>
                <w:rFonts w:hint="eastAsia"/>
                <w:noProof/>
                <w:rPrChange w:id="364" w:author="Zixuan Zhou" w:date="2026-04-27T03:45:00Z" w16du:dateUtc="2026-04-26T19:45:00Z">
                  <w:rPr>
                    <w:rStyle w:val="afb"/>
                    <w:rFonts w:hint="eastAsia"/>
                    <w:noProof/>
                  </w:rPr>
                </w:rPrChange>
              </w:rPr>
              <w:delText>大语言模型在医疗健康问答中的应用</w:delText>
            </w:r>
            <w:r w:rsidDel="00DC6D96">
              <w:rPr>
                <w:rFonts w:hint="eastAsia"/>
                <w:noProof/>
                <w:webHidden/>
              </w:rPr>
              <w:tab/>
            </w:r>
            <w:r w:rsidDel="00DC6D96">
              <w:rPr>
                <w:noProof/>
                <w:webHidden/>
              </w:rPr>
              <w:delText>10</w:delText>
            </w:r>
          </w:del>
        </w:p>
        <w:p w14:paraId="5CEC363F" w14:textId="004451B5" w:rsidR="00BA1BF6" w:rsidDel="00DC6D96" w:rsidRDefault="00BA1BF6">
          <w:pPr>
            <w:pStyle w:val="TOC3"/>
            <w:snapToGrid/>
            <w:rPr>
              <w:del w:id="365" w:author="Zixuan Zhou" w:date="2026-04-27T03:45:00Z" w16du:dateUtc="2026-04-26T19:45:00Z"/>
              <w:rFonts w:asciiTheme="minorHAnsi" w:eastAsiaTheme="minorEastAsia" w:hAnsiTheme="minorHAnsi" w:hint="eastAsia"/>
              <w:noProof/>
              <w:sz w:val="22"/>
              <w:szCs w:val="24"/>
              <w14:ligatures w14:val="standardContextual"/>
            </w:rPr>
          </w:pPr>
          <w:del w:id="366" w:author="Zixuan Zhou" w:date="2026-04-27T03:45:00Z" w16du:dateUtc="2026-04-26T19:45:00Z">
            <w:r w:rsidRPr="00DC6D96" w:rsidDel="00DC6D96">
              <w:rPr>
                <w:noProof/>
                <w:rPrChange w:id="367" w:author="Zixuan Zhou" w:date="2026-04-27T03:45:00Z" w16du:dateUtc="2026-04-26T19:45:00Z">
                  <w:rPr>
                    <w:rStyle w:val="afb"/>
                    <w:noProof/>
                  </w:rPr>
                </w:rPrChange>
              </w:rPr>
              <w:delText xml:space="preserve">2.2.3 </w:delText>
            </w:r>
            <w:r w:rsidRPr="00DC6D96" w:rsidDel="00DC6D96">
              <w:rPr>
                <w:rFonts w:hint="eastAsia"/>
                <w:noProof/>
                <w:rPrChange w:id="368" w:author="Zixuan Zhou" w:date="2026-04-27T03:45:00Z" w16du:dateUtc="2026-04-26T19:45:00Z">
                  <w:rPr>
                    <w:rStyle w:val="afb"/>
                    <w:rFonts w:hint="eastAsia"/>
                    <w:noProof/>
                  </w:rPr>
                </w:rPrChange>
              </w:rPr>
              <w:delText>问题规范化改写、答案生成与指令跟随能力</w:delText>
            </w:r>
            <w:r w:rsidDel="00DC6D96">
              <w:rPr>
                <w:rFonts w:hint="eastAsia"/>
                <w:noProof/>
                <w:webHidden/>
              </w:rPr>
              <w:tab/>
            </w:r>
            <w:r w:rsidDel="00DC6D96">
              <w:rPr>
                <w:noProof/>
                <w:webHidden/>
              </w:rPr>
              <w:delText>10</w:delText>
            </w:r>
          </w:del>
        </w:p>
        <w:p w14:paraId="6CE9FADB" w14:textId="58CF97E5" w:rsidR="00BA1BF6" w:rsidDel="00DC6D96" w:rsidRDefault="00BA1BF6">
          <w:pPr>
            <w:pStyle w:val="TOC3"/>
            <w:snapToGrid/>
            <w:rPr>
              <w:del w:id="369" w:author="Zixuan Zhou" w:date="2026-04-27T03:45:00Z" w16du:dateUtc="2026-04-26T19:45:00Z"/>
              <w:rFonts w:asciiTheme="minorHAnsi" w:eastAsiaTheme="minorEastAsia" w:hAnsiTheme="minorHAnsi" w:hint="eastAsia"/>
              <w:noProof/>
              <w:sz w:val="22"/>
              <w:szCs w:val="24"/>
              <w14:ligatures w14:val="standardContextual"/>
            </w:rPr>
          </w:pPr>
          <w:del w:id="370" w:author="Zixuan Zhou" w:date="2026-04-27T03:45:00Z" w16du:dateUtc="2026-04-26T19:45:00Z">
            <w:r w:rsidRPr="00DC6D96" w:rsidDel="00DC6D96">
              <w:rPr>
                <w:noProof/>
                <w:rPrChange w:id="371" w:author="Zixuan Zhou" w:date="2026-04-27T03:45:00Z" w16du:dateUtc="2026-04-26T19:45:00Z">
                  <w:rPr>
                    <w:rStyle w:val="afb"/>
                    <w:noProof/>
                  </w:rPr>
                </w:rPrChange>
              </w:rPr>
              <w:delText xml:space="preserve">2.2.4 </w:delText>
            </w:r>
            <w:r w:rsidRPr="00DC6D96" w:rsidDel="00DC6D96">
              <w:rPr>
                <w:rFonts w:hint="eastAsia"/>
                <w:noProof/>
                <w:rPrChange w:id="372" w:author="Zixuan Zhou" w:date="2026-04-27T03:45:00Z" w16du:dateUtc="2026-04-26T19:45:00Z">
                  <w:rPr>
                    <w:rStyle w:val="afb"/>
                    <w:rFonts w:hint="eastAsia"/>
                    <w:noProof/>
                  </w:rPr>
                </w:rPrChange>
              </w:rPr>
              <w:delText>模型微调</w:delText>
            </w:r>
            <w:r w:rsidRPr="00DC6D96" w:rsidDel="00DC6D96">
              <w:rPr>
                <w:noProof/>
                <w:rPrChange w:id="373" w:author="Zixuan Zhou" w:date="2026-04-27T03:45:00Z" w16du:dateUtc="2026-04-26T19:45:00Z">
                  <w:rPr>
                    <w:rStyle w:val="afb"/>
                    <w:noProof/>
                  </w:rPr>
                </w:rPrChange>
              </w:rPr>
              <w:delText>-LLaMA Factory</w:delText>
            </w:r>
            <w:r w:rsidDel="00DC6D96">
              <w:rPr>
                <w:rFonts w:hint="eastAsia"/>
                <w:noProof/>
                <w:webHidden/>
              </w:rPr>
              <w:tab/>
            </w:r>
            <w:r w:rsidDel="00DC6D96">
              <w:rPr>
                <w:noProof/>
                <w:webHidden/>
              </w:rPr>
              <w:delText>10</w:delText>
            </w:r>
          </w:del>
        </w:p>
        <w:p w14:paraId="674999F1" w14:textId="47194E25" w:rsidR="00BA1BF6" w:rsidDel="00DC6D96" w:rsidRDefault="00BA1BF6">
          <w:pPr>
            <w:pStyle w:val="TOC2"/>
            <w:snapToGrid/>
            <w:spacing w:line="400" w:lineRule="exact"/>
            <w:rPr>
              <w:del w:id="374" w:author="Zixuan Zhou" w:date="2026-04-27T03:45:00Z" w16du:dateUtc="2026-04-26T19:45:00Z"/>
              <w:rFonts w:asciiTheme="minorHAnsi" w:eastAsiaTheme="minorEastAsia" w:hAnsiTheme="minorHAnsi" w:hint="eastAsia"/>
              <w:noProof/>
              <w:sz w:val="22"/>
              <w:szCs w:val="24"/>
              <w14:ligatures w14:val="standardContextual"/>
            </w:rPr>
          </w:pPr>
          <w:del w:id="375" w:author="Zixuan Zhou" w:date="2026-04-27T03:45:00Z" w16du:dateUtc="2026-04-26T19:45:00Z">
            <w:r w:rsidRPr="00DC6D96" w:rsidDel="00DC6D96">
              <w:rPr>
                <w:noProof/>
                <w:rPrChange w:id="376" w:author="Zixuan Zhou" w:date="2026-04-27T03:45:00Z" w16du:dateUtc="2026-04-26T19:45:00Z">
                  <w:rPr>
                    <w:rStyle w:val="afb"/>
                    <w:noProof/>
                  </w:rPr>
                </w:rPrChange>
              </w:rPr>
              <w:delText xml:space="preserve">2.3 </w:delText>
            </w:r>
            <w:r w:rsidRPr="00DC6D96" w:rsidDel="00DC6D96">
              <w:rPr>
                <w:rFonts w:hint="eastAsia"/>
                <w:noProof/>
                <w:rPrChange w:id="377" w:author="Zixuan Zhou" w:date="2026-04-27T03:45:00Z" w16du:dateUtc="2026-04-26T19:45:00Z">
                  <w:rPr>
                    <w:rStyle w:val="afb"/>
                    <w:rFonts w:hint="eastAsia"/>
                    <w:noProof/>
                  </w:rPr>
                </w:rPrChange>
              </w:rPr>
              <w:delText>模型评估方法</w:delText>
            </w:r>
            <w:r w:rsidDel="00DC6D96">
              <w:rPr>
                <w:rFonts w:hint="eastAsia"/>
                <w:noProof/>
                <w:webHidden/>
              </w:rPr>
              <w:tab/>
            </w:r>
            <w:r w:rsidDel="00DC6D96">
              <w:rPr>
                <w:noProof/>
                <w:webHidden/>
              </w:rPr>
              <w:delText>10</w:delText>
            </w:r>
          </w:del>
        </w:p>
        <w:p w14:paraId="0DA3B275" w14:textId="7B6B5E4A" w:rsidR="00BA1BF6" w:rsidDel="00DC6D96" w:rsidRDefault="00BA1BF6">
          <w:pPr>
            <w:pStyle w:val="TOC3"/>
            <w:snapToGrid/>
            <w:rPr>
              <w:del w:id="378" w:author="Zixuan Zhou" w:date="2026-04-27T03:45:00Z" w16du:dateUtc="2026-04-26T19:45:00Z"/>
              <w:rFonts w:asciiTheme="minorHAnsi" w:eastAsiaTheme="minorEastAsia" w:hAnsiTheme="minorHAnsi" w:hint="eastAsia"/>
              <w:noProof/>
              <w:sz w:val="22"/>
              <w:szCs w:val="24"/>
              <w14:ligatures w14:val="standardContextual"/>
            </w:rPr>
          </w:pPr>
          <w:del w:id="379" w:author="Zixuan Zhou" w:date="2026-04-27T03:45:00Z" w16du:dateUtc="2026-04-26T19:45:00Z">
            <w:r w:rsidRPr="00DC6D96" w:rsidDel="00DC6D96">
              <w:rPr>
                <w:noProof/>
                <w:rPrChange w:id="380" w:author="Zixuan Zhou" w:date="2026-04-27T03:45:00Z" w16du:dateUtc="2026-04-26T19:45:00Z">
                  <w:rPr>
                    <w:rStyle w:val="afb"/>
                    <w:noProof/>
                  </w:rPr>
                </w:rPrChange>
              </w:rPr>
              <w:delText xml:space="preserve">2.3.1 </w:delText>
            </w:r>
            <w:r w:rsidRPr="00DC6D96" w:rsidDel="00DC6D96">
              <w:rPr>
                <w:rFonts w:hint="eastAsia"/>
                <w:noProof/>
                <w:rPrChange w:id="381" w:author="Zixuan Zhou" w:date="2026-04-27T03:45:00Z" w16du:dateUtc="2026-04-26T19:45:00Z">
                  <w:rPr>
                    <w:rStyle w:val="afb"/>
                    <w:rFonts w:hint="eastAsia"/>
                    <w:noProof/>
                  </w:rPr>
                </w:rPrChange>
              </w:rPr>
              <w:delText>人工评估维度</w:delText>
            </w:r>
            <w:r w:rsidDel="00DC6D96">
              <w:rPr>
                <w:rFonts w:hint="eastAsia"/>
                <w:noProof/>
                <w:webHidden/>
              </w:rPr>
              <w:tab/>
            </w:r>
            <w:r w:rsidDel="00DC6D96">
              <w:rPr>
                <w:noProof/>
                <w:webHidden/>
              </w:rPr>
              <w:delText>11</w:delText>
            </w:r>
          </w:del>
        </w:p>
        <w:p w14:paraId="5C01E84D" w14:textId="260D6911" w:rsidR="00BA1BF6" w:rsidDel="00DC6D96" w:rsidRDefault="00BA1BF6">
          <w:pPr>
            <w:pStyle w:val="TOC3"/>
            <w:snapToGrid/>
            <w:rPr>
              <w:del w:id="382" w:author="Zixuan Zhou" w:date="2026-04-27T03:45:00Z" w16du:dateUtc="2026-04-26T19:45:00Z"/>
              <w:rFonts w:asciiTheme="minorHAnsi" w:eastAsiaTheme="minorEastAsia" w:hAnsiTheme="minorHAnsi" w:hint="eastAsia"/>
              <w:noProof/>
              <w:sz w:val="22"/>
              <w:szCs w:val="24"/>
              <w14:ligatures w14:val="standardContextual"/>
            </w:rPr>
          </w:pPr>
          <w:del w:id="383" w:author="Zixuan Zhou" w:date="2026-04-27T03:45:00Z" w16du:dateUtc="2026-04-26T19:45:00Z">
            <w:r w:rsidRPr="00DC6D96" w:rsidDel="00DC6D96">
              <w:rPr>
                <w:noProof/>
                <w:rPrChange w:id="384" w:author="Zixuan Zhou" w:date="2026-04-27T03:45:00Z" w16du:dateUtc="2026-04-26T19:45:00Z">
                  <w:rPr>
                    <w:rStyle w:val="afb"/>
                    <w:noProof/>
                  </w:rPr>
                </w:rPrChange>
              </w:rPr>
              <w:delText xml:space="preserve">2.3.2 </w:delText>
            </w:r>
            <w:r w:rsidRPr="00DC6D96" w:rsidDel="00DC6D96">
              <w:rPr>
                <w:rFonts w:hint="eastAsia"/>
                <w:noProof/>
                <w:rPrChange w:id="385" w:author="Zixuan Zhou" w:date="2026-04-27T03:45:00Z" w16du:dateUtc="2026-04-26T19:45:00Z">
                  <w:rPr>
                    <w:rStyle w:val="afb"/>
                    <w:rFonts w:hint="eastAsia"/>
                    <w:noProof/>
                  </w:rPr>
                </w:rPrChange>
              </w:rPr>
              <w:delText>自动化评估方法</w:delText>
            </w:r>
            <w:r w:rsidDel="00DC6D96">
              <w:rPr>
                <w:rFonts w:hint="eastAsia"/>
                <w:noProof/>
                <w:webHidden/>
              </w:rPr>
              <w:tab/>
            </w:r>
            <w:r w:rsidDel="00DC6D96">
              <w:rPr>
                <w:noProof/>
                <w:webHidden/>
              </w:rPr>
              <w:delText>11</w:delText>
            </w:r>
          </w:del>
        </w:p>
        <w:p w14:paraId="5039BBD8" w14:textId="5932D9FF" w:rsidR="00BA1BF6" w:rsidDel="00DC6D96" w:rsidRDefault="00BA1BF6">
          <w:pPr>
            <w:pStyle w:val="TOC2"/>
            <w:snapToGrid/>
            <w:spacing w:line="400" w:lineRule="exact"/>
            <w:rPr>
              <w:del w:id="386" w:author="Zixuan Zhou" w:date="2026-04-27T03:45:00Z" w16du:dateUtc="2026-04-26T19:45:00Z"/>
              <w:rFonts w:asciiTheme="minorHAnsi" w:eastAsiaTheme="minorEastAsia" w:hAnsiTheme="minorHAnsi" w:hint="eastAsia"/>
              <w:noProof/>
              <w:sz w:val="22"/>
              <w:szCs w:val="24"/>
              <w14:ligatures w14:val="standardContextual"/>
            </w:rPr>
          </w:pPr>
          <w:del w:id="387" w:author="Zixuan Zhou" w:date="2026-04-27T03:45:00Z" w16du:dateUtc="2026-04-26T19:45:00Z">
            <w:r w:rsidRPr="00DC6D96" w:rsidDel="00DC6D96">
              <w:rPr>
                <w:noProof/>
                <w:rPrChange w:id="388" w:author="Zixuan Zhou" w:date="2026-04-27T03:45:00Z" w16du:dateUtc="2026-04-26T19:45:00Z">
                  <w:rPr>
                    <w:rStyle w:val="afb"/>
                    <w:noProof/>
                  </w:rPr>
                </w:rPrChange>
              </w:rPr>
              <w:delText xml:space="preserve">2.4 </w:delText>
            </w:r>
            <w:r w:rsidRPr="00DC6D96" w:rsidDel="00DC6D96">
              <w:rPr>
                <w:rFonts w:hint="eastAsia"/>
                <w:noProof/>
                <w:rPrChange w:id="389"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11</w:delText>
            </w:r>
          </w:del>
        </w:p>
        <w:p w14:paraId="51E8408F" w14:textId="536A820D" w:rsidR="00BA1BF6" w:rsidDel="00DC6D96" w:rsidRDefault="00BA1BF6">
          <w:pPr>
            <w:pStyle w:val="TOC1"/>
            <w:tabs>
              <w:tab w:val="left" w:pos="1260"/>
            </w:tabs>
            <w:wordWrap/>
            <w:snapToGrid/>
            <w:spacing w:line="400" w:lineRule="exact"/>
            <w:rPr>
              <w:del w:id="390" w:author="Zixuan Zhou" w:date="2026-04-27T03:45:00Z" w16du:dateUtc="2026-04-26T19:45:00Z"/>
              <w:rFonts w:asciiTheme="minorHAnsi" w:eastAsiaTheme="minorEastAsia" w:hAnsiTheme="minorHAnsi" w:hint="eastAsia"/>
              <w:noProof/>
              <w:sz w:val="22"/>
              <w:szCs w:val="24"/>
              <w14:ligatures w14:val="standardContextual"/>
            </w:rPr>
          </w:pPr>
          <w:del w:id="391" w:author="Zixuan Zhou" w:date="2026-04-27T03:45:00Z" w16du:dateUtc="2026-04-26T19:45:00Z">
            <w:r w:rsidRPr="00DC6D96" w:rsidDel="00DC6D96">
              <w:rPr>
                <w:rFonts w:hint="eastAsia"/>
                <w:noProof/>
                <w:rPrChange w:id="392" w:author="Zixuan Zhou" w:date="2026-04-27T03:45:00Z" w16du:dateUtc="2026-04-26T19:45:00Z">
                  <w:rPr>
                    <w:rStyle w:val="afb"/>
                    <w:rFonts w:hint="eastAsia"/>
                    <w:noProof/>
                  </w:rPr>
                </w:rPrChange>
              </w:rPr>
              <w:delText>第</w:delText>
            </w:r>
            <w:r w:rsidRPr="00DC6D96" w:rsidDel="00DC6D96">
              <w:rPr>
                <w:noProof/>
                <w:rPrChange w:id="393" w:author="Zixuan Zhou" w:date="2026-04-27T03:45:00Z" w16du:dateUtc="2026-04-26T19:45:00Z">
                  <w:rPr>
                    <w:rStyle w:val="afb"/>
                    <w:noProof/>
                  </w:rPr>
                </w:rPrChange>
              </w:rPr>
              <w:delText xml:space="preserve"> 3 </w:delText>
            </w:r>
            <w:r w:rsidRPr="00DC6D96" w:rsidDel="00DC6D96">
              <w:rPr>
                <w:rFonts w:hint="eastAsia"/>
                <w:noProof/>
                <w:rPrChange w:id="394"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395" w:author="Zixuan Zhou" w:date="2026-04-27T03:45:00Z" w16du:dateUtc="2026-04-26T19:45:00Z">
                  <w:rPr>
                    <w:rStyle w:val="afb"/>
                    <w:rFonts w:hint="eastAsia"/>
                    <w:noProof/>
                  </w:rPr>
                </w:rPrChange>
              </w:rPr>
              <w:delText>数据来源与处理</w:delText>
            </w:r>
            <w:r w:rsidDel="00DC6D96">
              <w:rPr>
                <w:rFonts w:hint="eastAsia"/>
                <w:noProof/>
                <w:webHidden/>
              </w:rPr>
              <w:tab/>
            </w:r>
            <w:r w:rsidDel="00DC6D96">
              <w:rPr>
                <w:noProof/>
                <w:webHidden/>
              </w:rPr>
              <w:delText>13</w:delText>
            </w:r>
          </w:del>
        </w:p>
        <w:p w14:paraId="560187CA" w14:textId="6CE2FF40" w:rsidR="00BA1BF6" w:rsidDel="00DC6D96" w:rsidRDefault="00BA1BF6">
          <w:pPr>
            <w:pStyle w:val="TOC2"/>
            <w:snapToGrid/>
            <w:spacing w:line="400" w:lineRule="exact"/>
            <w:rPr>
              <w:del w:id="396" w:author="Zixuan Zhou" w:date="2026-04-27T03:45:00Z" w16du:dateUtc="2026-04-26T19:45:00Z"/>
              <w:rFonts w:asciiTheme="minorHAnsi" w:eastAsiaTheme="minorEastAsia" w:hAnsiTheme="minorHAnsi" w:hint="eastAsia"/>
              <w:noProof/>
              <w:sz w:val="22"/>
              <w:szCs w:val="24"/>
              <w14:ligatures w14:val="standardContextual"/>
            </w:rPr>
          </w:pPr>
          <w:del w:id="397" w:author="Zixuan Zhou" w:date="2026-04-27T03:45:00Z" w16du:dateUtc="2026-04-26T19:45:00Z">
            <w:r w:rsidRPr="00DC6D96" w:rsidDel="00DC6D96">
              <w:rPr>
                <w:noProof/>
                <w:rPrChange w:id="398" w:author="Zixuan Zhou" w:date="2026-04-27T03:45:00Z" w16du:dateUtc="2026-04-26T19:45:00Z">
                  <w:rPr>
                    <w:rStyle w:val="afb"/>
                    <w:noProof/>
                  </w:rPr>
                </w:rPrChange>
              </w:rPr>
              <w:delText xml:space="preserve">3.1 </w:delText>
            </w:r>
            <w:r w:rsidRPr="00DC6D96" w:rsidDel="00DC6D96">
              <w:rPr>
                <w:rFonts w:hint="eastAsia"/>
                <w:noProof/>
                <w:rPrChange w:id="399" w:author="Zixuan Zhou" w:date="2026-04-27T03:45:00Z" w16du:dateUtc="2026-04-26T19:45:00Z">
                  <w:rPr>
                    <w:rStyle w:val="afb"/>
                    <w:rFonts w:hint="eastAsia"/>
                    <w:noProof/>
                  </w:rPr>
                </w:rPrChange>
              </w:rPr>
              <w:delText>数据来源与样本筛选</w:delText>
            </w:r>
            <w:r w:rsidDel="00DC6D96">
              <w:rPr>
                <w:rFonts w:hint="eastAsia"/>
                <w:noProof/>
                <w:webHidden/>
              </w:rPr>
              <w:tab/>
            </w:r>
            <w:r w:rsidDel="00DC6D96">
              <w:rPr>
                <w:noProof/>
                <w:webHidden/>
              </w:rPr>
              <w:delText>13</w:delText>
            </w:r>
          </w:del>
        </w:p>
        <w:p w14:paraId="13C3220F" w14:textId="3AA12CFE" w:rsidR="00BA1BF6" w:rsidDel="00DC6D96" w:rsidRDefault="00BA1BF6">
          <w:pPr>
            <w:pStyle w:val="TOC3"/>
            <w:snapToGrid/>
            <w:rPr>
              <w:del w:id="400" w:author="Zixuan Zhou" w:date="2026-04-27T03:45:00Z" w16du:dateUtc="2026-04-26T19:45:00Z"/>
              <w:rFonts w:asciiTheme="minorHAnsi" w:eastAsiaTheme="minorEastAsia" w:hAnsiTheme="minorHAnsi" w:hint="eastAsia"/>
              <w:noProof/>
              <w:sz w:val="22"/>
              <w:szCs w:val="24"/>
              <w14:ligatures w14:val="standardContextual"/>
            </w:rPr>
          </w:pPr>
          <w:del w:id="401" w:author="Zixuan Zhou" w:date="2026-04-27T03:45:00Z" w16du:dateUtc="2026-04-26T19:45:00Z">
            <w:r w:rsidRPr="00DC6D96" w:rsidDel="00DC6D96">
              <w:rPr>
                <w:noProof/>
                <w:rPrChange w:id="402" w:author="Zixuan Zhou" w:date="2026-04-27T03:45:00Z" w16du:dateUtc="2026-04-26T19:45:00Z">
                  <w:rPr>
                    <w:rStyle w:val="afb"/>
                    <w:noProof/>
                  </w:rPr>
                </w:rPrChange>
              </w:rPr>
              <w:delText xml:space="preserve">3.1.1 </w:delText>
            </w:r>
            <w:r w:rsidRPr="00DC6D96" w:rsidDel="00DC6D96">
              <w:rPr>
                <w:rFonts w:hint="eastAsia"/>
                <w:noProof/>
                <w:rPrChange w:id="403" w:author="Zixuan Zhou" w:date="2026-04-27T03:45:00Z" w16du:dateUtc="2026-04-26T19:45:00Z">
                  <w:rPr>
                    <w:rStyle w:val="afb"/>
                    <w:rFonts w:hint="eastAsia"/>
                    <w:noProof/>
                  </w:rPr>
                </w:rPrChange>
              </w:rPr>
              <w:delText>数据平台与时间范围</w:delText>
            </w:r>
            <w:r w:rsidDel="00DC6D96">
              <w:rPr>
                <w:rFonts w:hint="eastAsia"/>
                <w:noProof/>
                <w:webHidden/>
              </w:rPr>
              <w:tab/>
            </w:r>
            <w:r w:rsidDel="00DC6D96">
              <w:rPr>
                <w:noProof/>
                <w:webHidden/>
              </w:rPr>
              <w:delText>13</w:delText>
            </w:r>
          </w:del>
        </w:p>
        <w:p w14:paraId="3FFE4C7A" w14:textId="33C04966" w:rsidR="00BA1BF6" w:rsidDel="00DC6D96" w:rsidRDefault="00BA1BF6">
          <w:pPr>
            <w:pStyle w:val="TOC3"/>
            <w:snapToGrid/>
            <w:rPr>
              <w:del w:id="404" w:author="Zixuan Zhou" w:date="2026-04-27T03:45:00Z" w16du:dateUtc="2026-04-26T19:45:00Z"/>
              <w:rFonts w:asciiTheme="minorHAnsi" w:eastAsiaTheme="minorEastAsia" w:hAnsiTheme="minorHAnsi" w:hint="eastAsia"/>
              <w:noProof/>
              <w:sz w:val="22"/>
              <w:szCs w:val="24"/>
              <w14:ligatures w14:val="standardContextual"/>
            </w:rPr>
          </w:pPr>
          <w:del w:id="405" w:author="Zixuan Zhou" w:date="2026-04-27T03:45:00Z" w16du:dateUtc="2026-04-26T19:45:00Z">
            <w:r w:rsidRPr="00DC6D96" w:rsidDel="00DC6D96">
              <w:rPr>
                <w:noProof/>
                <w:rPrChange w:id="406" w:author="Zixuan Zhou" w:date="2026-04-27T03:45:00Z" w16du:dateUtc="2026-04-26T19:45:00Z">
                  <w:rPr>
                    <w:rStyle w:val="afb"/>
                    <w:noProof/>
                  </w:rPr>
                </w:rPrChange>
              </w:rPr>
              <w:delText xml:space="preserve">3.1.2 </w:delText>
            </w:r>
            <w:r w:rsidRPr="00DC6D96" w:rsidDel="00DC6D96">
              <w:rPr>
                <w:rFonts w:hint="eastAsia"/>
                <w:noProof/>
                <w:rPrChange w:id="407" w:author="Zixuan Zhou" w:date="2026-04-27T03:45:00Z" w16du:dateUtc="2026-04-26T19:45:00Z">
                  <w:rPr>
                    <w:rStyle w:val="afb"/>
                    <w:rFonts w:hint="eastAsia"/>
                    <w:noProof/>
                  </w:rPr>
                </w:rPrChange>
              </w:rPr>
              <w:delText>视频筛选标准</w:delText>
            </w:r>
            <w:r w:rsidDel="00DC6D96">
              <w:rPr>
                <w:rFonts w:hint="eastAsia"/>
                <w:noProof/>
                <w:webHidden/>
              </w:rPr>
              <w:tab/>
            </w:r>
            <w:r w:rsidDel="00DC6D96">
              <w:rPr>
                <w:noProof/>
                <w:webHidden/>
              </w:rPr>
              <w:delText>13</w:delText>
            </w:r>
          </w:del>
        </w:p>
        <w:p w14:paraId="19C8B28C" w14:textId="26A165B6" w:rsidR="00BA1BF6" w:rsidDel="00DC6D96" w:rsidRDefault="00BA1BF6">
          <w:pPr>
            <w:pStyle w:val="TOC3"/>
            <w:snapToGrid/>
            <w:rPr>
              <w:del w:id="408" w:author="Zixuan Zhou" w:date="2026-04-27T03:45:00Z" w16du:dateUtc="2026-04-26T19:45:00Z"/>
              <w:rFonts w:asciiTheme="minorHAnsi" w:eastAsiaTheme="minorEastAsia" w:hAnsiTheme="minorHAnsi" w:hint="eastAsia"/>
              <w:noProof/>
              <w:sz w:val="22"/>
              <w:szCs w:val="24"/>
              <w14:ligatures w14:val="standardContextual"/>
            </w:rPr>
          </w:pPr>
          <w:del w:id="409" w:author="Zixuan Zhou" w:date="2026-04-27T03:45:00Z" w16du:dateUtc="2026-04-26T19:45:00Z">
            <w:r w:rsidRPr="00DC6D96" w:rsidDel="00DC6D96">
              <w:rPr>
                <w:noProof/>
                <w:rPrChange w:id="410" w:author="Zixuan Zhou" w:date="2026-04-27T03:45:00Z" w16du:dateUtc="2026-04-26T19:45:00Z">
                  <w:rPr>
                    <w:rStyle w:val="afb"/>
                    <w:noProof/>
                  </w:rPr>
                </w:rPrChange>
              </w:rPr>
              <w:delText xml:space="preserve">3.1.3 </w:delText>
            </w:r>
            <w:r w:rsidRPr="00DC6D96" w:rsidDel="00DC6D96">
              <w:rPr>
                <w:rFonts w:hint="eastAsia"/>
                <w:noProof/>
                <w:rPrChange w:id="411" w:author="Zixuan Zhou" w:date="2026-04-27T03:45:00Z" w16du:dateUtc="2026-04-26T19:45:00Z">
                  <w:rPr>
                    <w:rStyle w:val="afb"/>
                    <w:rFonts w:hint="eastAsia"/>
                    <w:noProof/>
                  </w:rPr>
                </w:rPrChange>
              </w:rPr>
              <w:delText>关键词体系设计</w:delText>
            </w:r>
            <w:r w:rsidDel="00DC6D96">
              <w:rPr>
                <w:rFonts w:hint="eastAsia"/>
                <w:noProof/>
                <w:webHidden/>
              </w:rPr>
              <w:tab/>
            </w:r>
            <w:r w:rsidDel="00DC6D96">
              <w:rPr>
                <w:noProof/>
                <w:webHidden/>
              </w:rPr>
              <w:delText>13</w:delText>
            </w:r>
          </w:del>
        </w:p>
        <w:p w14:paraId="4376709D" w14:textId="687295B3" w:rsidR="00BA1BF6" w:rsidDel="00DC6D96" w:rsidRDefault="00BA1BF6">
          <w:pPr>
            <w:pStyle w:val="TOC2"/>
            <w:snapToGrid/>
            <w:spacing w:line="400" w:lineRule="exact"/>
            <w:rPr>
              <w:del w:id="412" w:author="Zixuan Zhou" w:date="2026-04-27T03:45:00Z" w16du:dateUtc="2026-04-26T19:45:00Z"/>
              <w:rFonts w:asciiTheme="minorHAnsi" w:eastAsiaTheme="minorEastAsia" w:hAnsiTheme="minorHAnsi" w:hint="eastAsia"/>
              <w:noProof/>
              <w:sz w:val="22"/>
              <w:szCs w:val="24"/>
              <w14:ligatures w14:val="standardContextual"/>
            </w:rPr>
          </w:pPr>
          <w:del w:id="413" w:author="Zixuan Zhou" w:date="2026-04-27T03:45:00Z" w16du:dateUtc="2026-04-26T19:45:00Z">
            <w:r w:rsidRPr="00DC6D96" w:rsidDel="00DC6D96">
              <w:rPr>
                <w:noProof/>
                <w:rPrChange w:id="414" w:author="Zixuan Zhou" w:date="2026-04-27T03:45:00Z" w16du:dateUtc="2026-04-26T19:45:00Z">
                  <w:rPr>
                    <w:rStyle w:val="afb"/>
                    <w:noProof/>
                  </w:rPr>
                </w:rPrChange>
              </w:rPr>
              <w:delText xml:space="preserve">3.2 </w:delText>
            </w:r>
            <w:r w:rsidRPr="00DC6D96" w:rsidDel="00DC6D96">
              <w:rPr>
                <w:rFonts w:hint="eastAsia"/>
                <w:noProof/>
                <w:rPrChange w:id="415" w:author="Zixuan Zhou" w:date="2026-04-27T03:45:00Z" w16du:dateUtc="2026-04-26T19:45:00Z">
                  <w:rPr>
                    <w:rStyle w:val="afb"/>
                    <w:rFonts w:hint="eastAsia"/>
                    <w:noProof/>
                  </w:rPr>
                </w:rPrChange>
              </w:rPr>
              <w:delText>数据采集与伦理合规</w:delText>
            </w:r>
            <w:r w:rsidDel="00DC6D96">
              <w:rPr>
                <w:rFonts w:hint="eastAsia"/>
                <w:noProof/>
                <w:webHidden/>
              </w:rPr>
              <w:tab/>
            </w:r>
            <w:r w:rsidDel="00DC6D96">
              <w:rPr>
                <w:noProof/>
                <w:webHidden/>
              </w:rPr>
              <w:delText>15</w:delText>
            </w:r>
          </w:del>
        </w:p>
        <w:p w14:paraId="31CB0303" w14:textId="459C0226" w:rsidR="00BA1BF6" w:rsidDel="00DC6D96" w:rsidRDefault="00BA1BF6">
          <w:pPr>
            <w:pStyle w:val="TOC3"/>
            <w:snapToGrid/>
            <w:rPr>
              <w:del w:id="416" w:author="Zixuan Zhou" w:date="2026-04-27T03:45:00Z" w16du:dateUtc="2026-04-26T19:45:00Z"/>
              <w:rFonts w:asciiTheme="minorHAnsi" w:eastAsiaTheme="minorEastAsia" w:hAnsiTheme="minorHAnsi" w:hint="eastAsia"/>
              <w:noProof/>
              <w:sz w:val="22"/>
              <w:szCs w:val="24"/>
              <w14:ligatures w14:val="standardContextual"/>
            </w:rPr>
          </w:pPr>
          <w:del w:id="417" w:author="Zixuan Zhou" w:date="2026-04-27T03:45:00Z" w16du:dateUtc="2026-04-26T19:45:00Z">
            <w:r w:rsidRPr="00DC6D96" w:rsidDel="00DC6D96">
              <w:rPr>
                <w:noProof/>
                <w:rPrChange w:id="418" w:author="Zixuan Zhou" w:date="2026-04-27T03:45:00Z" w16du:dateUtc="2026-04-26T19:45:00Z">
                  <w:rPr>
                    <w:rStyle w:val="afb"/>
                    <w:noProof/>
                  </w:rPr>
                </w:rPrChange>
              </w:rPr>
              <w:delText xml:space="preserve">3.2.1 </w:delText>
            </w:r>
            <w:r w:rsidRPr="00DC6D96" w:rsidDel="00DC6D96">
              <w:rPr>
                <w:rFonts w:hint="eastAsia"/>
                <w:noProof/>
                <w:rPrChange w:id="419" w:author="Zixuan Zhou" w:date="2026-04-27T03:45:00Z" w16du:dateUtc="2026-04-26T19:45:00Z">
                  <w:rPr>
                    <w:rStyle w:val="afb"/>
                    <w:rFonts w:hint="eastAsia"/>
                    <w:noProof/>
                  </w:rPr>
                </w:rPrChange>
              </w:rPr>
              <w:delText>数据采集内容</w:delText>
            </w:r>
            <w:r w:rsidDel="00DC6D96">
              <w:rPr>
                <w:rFonts w:hint="eastAsia"/>
                <w:noProof/>
                <w:webHidden/>
              </w:rPr>
              <w:tab/>
            </w:r>
            <w:r w:rsidDel="00DC6D96">
              <w:rPr>
                <w:noProof/>
                <w:webHidden/>
              </w:rPr>
              <w:delText>15</w:delText>
            </w:r>
          </w:del>
        </w:p>
        <w:p w14:paraId="543F6AF9" w14:textId="13461EF3" w:rsidR="00BA1BF6" w:rsidDel="00DC6D96" w:rsidRDefault="00BA1BF6">
          <w:pPr>
            <w:pStyle w:val="TOC3"/>
            <w:snapToGrid/>
            <w:rPr>
              <w:del w:id="420" w:author="Zixuan Zhou" w:date="2026-04-27T03:45:00Z" w16du:dateUtc="2026-04-26T19:45:00Z"/>
              <w:rFonts w:asciiTheme="minorHAnsi" w:eastAsiaTheme="minorEastAsia" w:hAnsiTheme="minorHAnsi" w:hint="eastAsia"/>
              <w:noProof/>
              <w:sz w:val="22"/>
              <w:szCs w:val="24"/>
              <w14:ligatures w14:val="standardContextual"/>
            </w:rPr>
          </w:pPr>
          <w:del w:id="421" w:author="Zixuan Zhou" w:date="2026-04-27T03:45:00Z" w16du:dateUtc="2026-04-26T19:45:00Z">
            <w:r w:rsidRPr="00DC6D96" w:rsidDel="00DC6D96">
              <w:rPr>
                <w:noProof/>
                <w:rPrChange w:id="422" w:author="Zixuan Zhou" w:date="2026-04-27T03:45:00Z" w16du:dateUtc="2026-04-26T19:45:00Z">
                  <w:rPr>
                    <w:rStyle w:val="afb"/>
                    <w:noProof/>
                  </w:rPr>
                </w:rPrChange>
              </w:rPr>
              <w:delText xml:space="preserve">3.2.2 </w:delText>
            </w:r>
            <w:r w:rsidRPr="00DC6D96" w:rsidDel="00DC6D96">
              <w:rPr>
                <w:rFonts w:hint="eastAsia"/>
                <w:noProof/>
                <w:rPrChange w:id="423" w:author="Zixuan Zhou" w:date="2026-04-27T03:45:00Z" w16du:dateUtc="2026-04-26T19:45:00Z">
                  <w:rPr>
                    <w:rStyle w:val="afb"/>
                    <w:rFonts w:hint="eastAsia"/>
                    <w:noProof/>
                  </w:rPr>
                </w:rPrChange>
              </w:rPr>
              <w:delText>数据脱敏与匿名化处理</w:delText>
            </w:r>
            <w:r w:rsidDel="00DC6D96">
              <w:rPr>
                <w:rFonts w:hint="eastAsia"/>
                <w:noProof/>
                <w:webHidden/>
              </w:rPr>
              <w:tab/>
            </w:r>
            <w:r w:rsidDel="00DC6D96">
              <w:rPr>
                <w:noProof/>
                <w:webHidden/>
              </w:rPr>
              <w:delText>16</w:delText>
            </w:r>
          </w:del>
        </w:p>
        <w:p w14:paraId="1FF7A6FA" w14:textId="2C8CE11F" w:rsidR="00BA1BF6" w:rsidDel="00DC6D96" w:rsidRDefault="00BA1BF6">
          <w:pPr>
            <w:pStyle w:val="TOC3"/>
            <w:snapToGrid/>
            <w:rPr>
              <w:del w:id="424" w:author="Zixuan Zhou" w:date="2026-04-27T03:45:00Z" w16du:dateUtc="2026-04-26T19:45:00Z"/>
              <w:rFonts w:asciiTheme="minorHAnsi" w:eastAsiaTheme="minorEastAsia" w:hAnsiTheme="minorHAnsi" w:hint="eastAsia"/>
              <w:noProof/>
              <w:sz w:val="22"/>
              <w:szCs w:val="24"/>
              <w14:ligatures w14:val="standardContextual"/>
            </w:rPr>
          </w:pPr>
          <w:del w:id="425" w:author="Zixuan Zhou" w:date="2026-04-27T03:45:00Z" w16du:dateUtc="2026-04-26T19:45:00Z">
            <w:r w:rsidRPr="00DC6D96" w:rsidDel="00DC6D96">
              <w:rPr>
                <w:noProof/>
                <w:rPrChange w:id="426" w:author="Zixuan Zhou" w:date="2026-04-27T03:45:00Z" w16du:dateUtc="2026-04-26T19:45:00Z">
                  <w:rPr>
                    <w:rStyle w:val="afb"/>
                    <w:noProof/>
                  </w:rPr>
                </w:rPrChange>
              </w:rPr>
              <w:delText xml:space="preserve">3.2.3 </w:delText>
            </w:r>
            <w:r w:rsidRPr="00DC6D96" w:rsidDel="00DC6D96">
              <w:rPr>
                <w:rFonts w:hint="eastAsia"/>
                <w:noProof/>
                <w:rPrChange w:id="427" w:author="Zixuan Zhou" w:date="2026-04-27T03:45:00Z" w16du:dateUtc="2026-04-26T19:45:00Z">
                  <w:rPr>
                    <w:rStyle w:val="afb"/>
                    <w:rFonts w:hint="eastAsia"/>
                    <w:noProof/>
                  </w:rPr>
                </w:rPrChange>
              </w:rPr>
              <w:delText>研究伦理与平台合规说明</w:delText>
            </w:r>
            <w:r w:rsidDel="00DC6D96">
              <w:rPr>
                <w:rFonts w:hint="eastAsia"/>
                <w:noProof/>
                <w:webHidden/>
              </w:rPr>
              <w:tab/>
            </w:r>
            <w:r w:rsidDel="00DC6D96">
              <w:rPr>
                <w:noProof/>
                <w:webHidden/>
              </w:rPr>
              <w:delText>16</w:delText>
            </w:r>
          </w:del>
        </w:p>
        <w:p w14:paraId="7ACD9A76" w14:textId="3F6314D1" w:rsidR="00BA1BF6" w:rsidDel="00DC6D96" w:rsidRDefault="00BA1BF6">
          <w:pPr>
            <w:pStyle w:val="TOC2"/>
            <w:snapToGrid/>
            <w:spacing w:line="400" w:lineRule="exact"/>
            <w:rPr>
              <w:del w:id="428" w:author="Zixuan Zhou" w:date="2026-04-27T03:45:00Z" w16du:dateUtc="2026-04-26T19:45:00Z"/>
              <w:rFonts w:asciiTheme="minorHAnsi" w:eastAsiaTheme="minorEastAsia" w:hAnsiTheme="minorHAnsi" w:hint="eastAsia"/>
              <w:noProof/>
              <w:sz w:val="22"/>
              <w:szCs w:val="24"/>
              <w14:ligatures w14:val="standardContextual"/>
            </w:rPr>
          </w:pPr>
          <w:del w:id="429" w:author="Zixuan Zhou" w:date="2026-04-27T03:45:00Z" w16du:dateUtc="2026-04-26T19:45:00Z">
            <w:r w:rsidRPr="00DC6D96" w:rsidDel="00DC6D96">
              <w:rPr>
                <w:noProof/>
                <w:rPrChange w:id="430" w:author="Zixuan Zhou" w:date="2026-04-27T03:45:00Z" w16du:dateUtc="2026-04-26T19:45:00Z">
                  <w:rPr>
                    <w:rStyle w:val="afb"/>
                    <w:noProof/>
                  </w:rPr>
                </w:rPrChange>
              </w:rPr>
              <w:delText xml:space="preserve">3.3 </w:delText>
            </w:r>
            <w:r w:rsidRPr="00DC6D96" w:rsidDel="00DC6D96">
              <w:rPr>
                <w:rFonts w:hint="eastAsia"/>
                <w:noProof/>
                <w:rPrChange w:id="431" w:author="Zixuan Zhou" w:date="2026-04-27T03:45:00Z" w16du:dateUtc="2026-04-26T19:45:00Z">
                  <w:rPr>
                    <w:rStyle w:val="afb"/>
                    <w:rFonts w:hint="eastAsia"/>
                    <w:noProof/>
                  </w:rPr>
                </w:rPrChange>
              </w:rPr>
              <w:delText>数据预处理</w:delText>
            </w:r>
            <w:r w:rsidDel="00DC6D96">
              <w:rPr>
                <w:rFonts w:hint="eastAsia"/>
                <w:noProof/>
                <w:webHidden/>
              </w:rPr>
              <w:tab/>
            </w:r>
            <w:r w:rsidDel="00DC6D96">
              <w:rPr>
                <w:noProof/>
                <w:webHidden/>
              </w:rPr>
              <w:delText>16</w:delText>
            </w:r>
          </w:del>
        </w:p>
        <w:p w14:paraId="3CAB924F" w14:textId="744BD34F" w:rsidR="00BA1BF6" w:rsidDel="00DC6D96" w:rsidRDefault="00BA1BF6">
          <w:pPr>
            <w:pStyle w:val="TOC3"/>
            <w:snapToGrid/>
            <w:rPr>
              <w:del w:id="432" w:author="Zixuan Zhou" w:date="2026-04-27T03:45:00Z" w16du:dateUtc="2026-04-26T19:45:00Z"/>
              <w:rFonts w:asciiTheme="minorHAnsi" w:eastAsiaTheme="minorEastAsia" w:hAnsiTheme="minorHAnsi" w:hint="eastAsia"/>
              <w:noProof/>
              <w:sz w:val="22"/>
              <w:szCs w:val="24"/>
              <w14:ligatures w14:val="standardContextual"/>
            </w:rPr>
          </w:pPr>
          <w:del w:id="433" w:author="Zixuan Zhou" w:date="2026-04-27T03:45:00Z" w16du:dateUtc="2026-04-26T19:45:00Z">
            <w:r w:rsidRPr="00DC6D96" w:rsidDel="00DC6D96">
              <w:rPr>
                <w:noProof/>
                <w:rPrChange w:id="434" w:author="Zixuan Zhou" w:date="2026-04-27T03:45:00Z" w16du:dateUtc="2026-04-26T19:45:00Z">
                  <w:rPr>
                    <w:rStyle w:val="afb"/>
                    <w:noProof/>
                  </w:rPr>
                </w:rPrChange>
              </w:rPr>
              <w:delText xml:space="preserve">3.3.1 </w:delText>
            </w:r>
            <w:r w:rsidRPr="00DC6D96" w:rsidDel="00DC6D96">
              <w:rPr>
                <w:rFonts w:hint="eastAsia"/>
                <w:noProof/>
                <w:rPrChange w:id="435" w:author="Zixuan Zhou" w:date="2026-04-27T03:45:00Z" w16du:dateUtc="2026-04-26T19:45:00Z">
                  <w:rPr>
                    <w:rStyle w:val="afb"/>
                    <w:rFonts w:hint="eastAsia"/>
                    <w:noProof/>
                  </w:rPr>
                </w:rPrChange>
              </w:rPr>
              <w:delText>去重与无效数据清洗</w:delText>
            </w:r>
            <w:r w:rsidDel="00DC6D96">
              <w:rPr>
                <w:rFonts w:hint="eastAsia"/>
                <w:noProof/>
                <w:webHidden/>
              </w:rPr>
              <w:tab/>
            </w:r>
            <w:r w:rsidDel="00DC6D96">
              <w:rPr>
                <w:noProof/>
                <w:webHidden/>
              </w:rPr>
              <w:delText>16</w:delText>
            </w:r>
          </w:del>
        </w:p>
        <w:p w14:paraId="1D18BAD7" w14:textId="76062811" w:rsidR="00BA1BF6" w:rsidDel="00DC6D96" w:rsidRDefault="00BA1BF6">
          <w:pPr>
            <w:pStyle w:val="TOC3"/>
            <w:snapToGrid/>
            <w:rPr>
              <w:del w:id="436" w:author="Zixuan Zhou" w:date="2026-04-27T03:45:00Z" w16du:dateUtc="2026-04-26T19:45:00Z"/>
              <w:rFonts w:asciiTheme="minorHAnsi" w:eastAsiaTheme="minorEastAsia" w:hAnsiTheme="minorHAnsi" w:hint="eastAsia"/>
              <w:noProof/>
              <w:sz w:val="22"/>
              <w:szCs w:val="24"/>
              <w14:ligatures w14:val="standardContextual"/>
            </w:rPr>
          </w:pPr>
          <w:del w:id="437" w:author="Zixuan Zhou" w:date="2026-04-27T03:45:00Z" w16du:dateUtc="2026-04-26T19:45:00Z">
            <w:r w:rsidRPr="00DC6D96" w:rsidDel="00DC6D96">
              <w:rPr>
                <w:noProof/>
                <w:rPrChange w:id="438" w:author="Zixuan Zhou" w:date="2026-04-27T03:45:00Z" w16du:dateUtc="2026-04-26T19:45:00Z">
                  <w:rPr>
                    <w:rStyle w:val="afb"/>
                    <w:noProof/>
                  </w:rPr>
                </w:rPrChange>
              </w:rPr>
              <w:delText xml:space="preserve">3.3.2 </w:delText>
            </w:r>
            <w:r w:rsidRPr="00DC6D96" w:rsidDel="00DC6D96">
              <w:rPr>
                <w:rFonts w:hint="eastAsia"/>
                <w:noProof/>
                <w:rPrChange w:id="439" w:author="Zixuan Zhou" w:date="2026-04-27T03:45:00Z" w16du:dateUtc="2026-04-26T19:45:00Z">
                  <w:rPr>
                    <w:rStyle w:val="afb"/>
                    <w:rFonts w:hint="eastAsia"/>
                    <w:noProof/>
                  </w:rPr>
                </w:rPrChange>
              </w:rPr>
              <w:delText>文本规范化处理</w:delText>
            </w:r>
            <w:r w:rsidDel="00DC6D96">
              <w:rPr>
                <w:rFonts w:hint="eastAsia"/>
                <w:noProof/>
                <w:webHidden/>
              </w:rPr>
              <w:tab/>
            </w:r>
            <w:r w:rsidDel="00DC6D96">
              <w:rPr>
                <w:noProof/>
                <w:webHidden/>
              </w:rPr>
              <w:delText>16</w:delText>
            </w:r>
          </w:del>
        </w:p>
        <w:p w14:paraId="58C49149" w14:textId="122C50EA" w:rsidR="00BA1BF6" w:rsidDel="00DC6D96" w:rsidRDefault="00BA1BF6">
          <w:pPr>
            <w:pStyle w:val="TOC3"/>
            <w:snapToGrid/>
            <w:rPr>
              <w:del w:id="440" w:author="Zixuan Zhou" w:date="2026-04-27T03:45:00Z" w16du:dateUtc="2026-04-26T19:45:00Z"/>
              <w:rFonts w:asciiTheme="minorHAnsi" w:eastAsiaTheme="minorEastAsia" w:hAnsiTheme="minorHAnsi" w:hint="eastAsia"/>
              <w:noProof/>
              <w:sz w:val="22"/>
              <w:szCs w:val="24"/>
              <w14:ligatures w14:val="standardContextual"/>
            </w:rPr>
          </w:pPr>
          <w:del w:id="441" w:author="Zixuan Zhou" w:date="2026-04-27T03:45:00Z" w16du:dateUtc="2026-04-26T19:45:00Z">
            <w:r w:rsidRPr="00DC6D96" w:rsidDel="00DC6D96">
              <w:rPr>
                <w:noProof/>
                <w:rPrChange w:id="442" w:author="Zixuan Zhou" w:date="2026-04-27T03:45:00Z" w16du:dateUtc="2026-04-26T19:45:00Z">
                  <w:rPr>
                    <w:rStyle w:val="afb"/>
                    <w:noProof/>
                  </w:rPr>
                </w:rPrChange>
              </w:rPr>
              <w:delText xml:space="preserve">3.3.3 </w:delText>
            </w:r>
            <w:r w:rsidRPr="00DC6D96" w:rsidDel="00DC6D96">
              <w:rPr>
                <w:rFonts w:hint="eastAsia"/>
                <w:noProof/>
                <w:rPrChange w:id="443" w:author="Zixuan Zhou" w:date="2026-04-27T03:45:00Z" w16du:dateUtc="2026-04-26T19:45:00Z">
                  <w:rPr>
                    <w:rStyle w:val="afb"/>
                    <w:rFonts w:hint="eastAsia"/>
                    <w:noProof/>
                  </w:rPr>
                </w:rPrChange>
              </w:rPr>
              <w:delText>中文分词与停用词处理</w:delText>
            </w:r>
            <w:r w:rsidDel="00DC6D96">
              <w:rPr>
                <w:rFonts w:hint="eastAsia"/>
                <w:noProof/>
                <w:webHidden/>
              </w:rPr>
              <w:tab/>
            </w:r>
            <w:r w:rsidDel="00DC6D96">
              <w:rPr>
                <w:noProof/>
                <w:webHidden/>
              </w:rPr>
              <w:delText>17</w:delText>
            </w:r>
          </w:del>
        </w:p>
        <w:p w14:paraId="08068CCB" w14:textId="084A60E1" w:rsidR="00BA1BF6" w:rsidDel="00DC6D96" w:rsidRDefault="00BA1BF6">
          <w:pPr>
            <w:pStyle w:val="TOC3"/>
            <w:snapToGrid/>
            <w:rPr>
              <w:del w:id="444" w:author="Zixuan Zhou" w:date="2026-04-27T03:45:00Z" w16du:dateUtc="2026-04-26T19:45:00Z"/>
              <w:rFonts w:asciiTheme="minorHAnsi" w:eastAsiaTheme="minorEastAsia" w:hAnsiTheme="minorHAnsi" w:hint="eastAsia"/>
              <w:noProof/>
              <w:sz w:val="22"/>
              <w:szCs w:val="24"/>
              <w14:ligatures w14:val="standardContextual"/>
            </w:rPr>
          </w:pPr>
          <w:del w:id="445" w:author="Zixuan Zhou" w:date="2026-04-27T03:45:00Z" w16du:dateUtc="2026-04-26T19:45:00Z">
            <w:r w:rsidRPr="00DC6D96" w:rsidDel="00DC6D96">
              <w:rPr>
                <w:noProof/>
                <w:rPrChange w:id="446" w:author="Zixuan Zhou" w:date="2026-04-27T03:45:00Z" w16du:dateUtc="2026-04-26T19:45:00Z">
                  <w:rPr>
                    <w:rStyle w:val="afb"/>
                    <w:noProof/>
                  </w:rPr>
                </w:rPrChange>
              </w:rPr>
              <w:delText xml:space="preserve">3.3.4 </w:delText>
            </w:r>
            <w:r w:rsidRPr="00DC6D96" w:rsidDel="00DC6D96">
              <w:rPr>
                <w:rFonts w:hint="eastAsia"/>
                <w:noProof/>
                <w:rPrChange w:id="447" w:author="Zixuan Zhou" w:date="2026-04-27T03:45:00Z" w16du:dateUtc="2026-04-26T19:45:00Z">
                  <w:rPr>
                    <w:rStyle w:val="afb"/>
                    <w:rFonts w:hint="eastAsia"/>
                    <w:noProof/>
                  </w:rPr>
                </w:rPrChange>
              </w:rPr>
              <w:delText>噪声、广告、灌水文本识别</w:delText>
            </w:r>
            <w:r w:rsidDel="00DC6D96">
              <w:rPr>
                <w:rFonts w:hint="eastAsia"/>
                <w:noProof/>
                <w:webHidden/>
              </w:rPr>
              <w:tab/>
            </w:r>
            <w:r w:rsidDel="00DC6D96">
              <w:rPr>
                <w:noProof/>
                <w:webHidden/>
              </w:rPr>
              <w:delText>17</w:delText>
            </w:r>
          </w:del>
        </w:p>
        <w:p w14:paraId="7E53F11A" w14:textId="2F7B0DDC" w:rsidR="00BA1BF6" w:rsidDel="00DC6D96" w:rsidRDefault="00BA1BF6">
          <w:pPr>
            <w:pStyle w:val="TOC2"/>
            <w:snapToGrid/>
            <w:spacing w:line="400" w:lineRule="exact"/>
            <w:rPr>
              <w:del w:id="448" w:author="Zixuan Zhou" w:date="2026-04-27T03:45:00Z" w16du:dateUtc="2026-04-26T19:45:00Z"/>
              <w:rFonts w:asciiTheme="minorHAnsi" w:eastAsiaTheme="minorEastAsia" w:hAnsiTheme="minorHAnsi" w:hint="eastAsia"/>
              <w:noProof/>
              <w:sz w:val="22"/>
              <w:szCs w:val="24"/>
              <w14:ligatures w14:val="standardContextual"/>
            </w:rPr>
          </w:pPr>
          <w:del w:id="449" w:author="Zixuan Zhou" w:date="2026-04-27T03:45:00Z" w16du:dateUtc="2026-04-26T19:45:00Z">
            <w:r w:rsidRPr="00DC6D96" w:rsidDel="00DC6D96">
              <w:rPr>
                <w:noProof/>
                <w:rPrChange w:id="450" w:author="Zixuan Zhou" w:date="2026-04-27T03:45:00Z" w16du:dateUtc="2026-04-26T19:45:00Z">
                  <w:rPr>
                    <w:rStyle w:val="afb"/>
                    <w:noProof/>
                  </w:rPr>
                </w:rPrChange>
              </w:rPr>
              <w:delText xml:space="preserve">3.4 </w:delText>
            </w:r>
            <w:r w:rsidRPr="00DC6D96" w:rsidDel="00DC6D96">
              <w:rPr>
                <w:rFonts w:hint="eastAsia"/>
                <w:noProof/>
                <w:rPrChange w:id="451" w:author="Zixuan Zhou" w:date="2026-04-27T03:45:00Z" w16du:dateUtc="2026-04-26T19:45:00Z">
                  <w:rPr>
                    <w:rStyle w:val="afb"/>
                    <w:rFonts w:hint="eastAsia"/>
                    <w:noProof/>
                  </w:rPr>
                </w:rPrChange>
              </w:rPr>
              <w:delText>问题提取</w:delText>
            </w:r>
            <w:r w:rsidDel="00DC6D96">
              <w:rPr>
                <w:rFonts w:hint="eastAsia"/>
                <w:noProof/>
                <w:webHidden/>
              </w:rPr>
              <w:tab/>
            </w:r>
            <w:r w:rsidDel="00DC6D96">
              <w:rPr>
                <w:noProof/>
                <w:webHidden/>
              </w:rPr>
              <w:delText>17</w:delText>
            </w:r>
          </w:del>
        </w:p>
        <w:p w14:paraId="75557CD6" w14:textId="3193D91D" w:rsidR="00BA1BF6" w:rsidDel="00DC6D96" w:rsidRDefault="00BA1BF6">
          <w:pPr>
            <w:pStyle w:val="TOC2"/>
            <w:snapToGrid/>
            <w:spacing w:line="400" w:lineRule="exact"/>
            <w:rPr>
              <w:del w:id="452" w:author="Zixuan Zhou" w:date="2026-04-27T03:45:00Z" w16du:dateUtc="2026-04-26T19:45:00Z"/>
              <w:rFonts w:asciiTheme="minorHAnsi" w:eastAsiaTheme="minorEastAsia" w:hAnsiTheme="minorHAnsi" w:hint="eastAsia"/>
              <w:noProof/>
              <w:sz w:val="22"/>
              <w:szCs w:val="24"/>
              <w14:ligatures w14:val="standardContextual"/>
            </w:rPr>
          </w:pPr>
          <w:del w:id="453" w:author="Zixuan Zhou" w:date="2026-04-27T03:45:00Z" w16du:dateUtc="2026-04-26T19:45:00Z">
            <w:r w:rsidRPr="00DC6D96" w:rsidDel="00DC6D96">
              <w:rPr>
                <w:noProof/>
                <w:rPrChange w:id="454" w:author="Zixuan Zhou" w:date="2026-04-27T03:45:00Z" w16du:dateUtc="2026-04-26T19:45:00Z">
                  <w:rPr>
                    <w:rStyle w:val="afb"/>
                    <w:noProof/>
                  </w:rPr>
                </w:rPrChange>
              </w:rPr>
              <w:delText xml:space="preserve">3.5 </w:delText>
            </w:r>
            <w:r w:rsidRPr="00DC6D96" w:rsidDel="00DC6D96">
              <w:rPr>
                <w:rFonts w:hint="eastAsia"/>
                <w:noProof/>
                <w:rPrChange w:id="455"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17</w:delText>
            </w:r>
          </w:del>
        </w:p>
        <w:p w14:paraId="6BA30A76" w14:textId="64921C7B" w:rsidR="00BA1BF6" w:rsidDel="00DC6D96" w:rsidRDefault="00BA1BF6">
          <w:pPr>
            <w:pStyle w:val="TOC1"/>
            <w:tabs>
              <w:tab w:val="left" w:pos="1260"/>
            </w:tabs>
            <w:wordWrap/>
            <w:snapToGrid/>
            <w:spacing w:line="400" w:lineRule="exact"/>
            <w:rPr>
              <w:del w:id="456" w:author="Zixuan Zhou" w:date="2026-04-27T03:45:00Z" w16du:dateUtc="2026-04-26T19:45:00Z"/>
              <w:rFonts w:asciiTheme="minorHAnsi" w:eastAsiaTheme="minorEastAsia" w:hAnsiTheme="minorHAnsi" w:hint="eastAsia"/>
              <w:noProof/>
              <w:sz w:val="22"/>
              <w:szCs w:val="24"/>
              <w14:ligatures w14:val="standardContextual"/>
            </w:rPr>
          </w:pPr>
          <w:del w:id="457" w:author="Zixuan Zhou" w:date="2026-04-27T03:45:00Z" w16du:dateUtc="2026-04-26T19:45:00Z">
            <w:r w:rsidRPr="00DC6D96" w:rsidDel="00DC6D96">
              <w:rPr>
                <w:rFonts w:hint="eastAsia"/>
                <w:noProof/>
                <w:rPrChange w:id="458" w:author="Zixuan Zhou" w:date="2026-04-27T03:45:00Z" w16du:dateUtc="2026-04-26T19:45:00Z">
                  <w:rPr>
                    <w:rStyle w:val="afb"/>
                    <w:rFonts w:hint="eastAsia"/>
                    <w:noProof/>
                  </w:rPr>
                </w:rPrChange>
              </w:rPr>
              <w:delText>第</w:delText>
            </w:r>
            <w:r w:rsidRPr="00DC6D96" w:rsidDel="00DC6D96">
              <w:rPr>
                <w:noProof/>
                <w:rPrChange w:id="459" w:author="Zixuan Zhou" w:date="2026-04-27T03:45:00Z" w16du:dateUtc="2026-04-26T19:45:00Z">
                  <w:rPr>
                    <w:rStyle w:val="afb"/>
                    <w:noProof/>
                  </w:rPr>
                </w:rPrChange>
              </w:rPr>
              <w:delText xml:space="preserve"> 4 </w:delText>
            </w:r>
            <w:r w:rsidRPr="00DC6D96" w:rsidDel="00DC6D96">
              <w:rPr>
                <w:rFonts w:hint="eastAsia"/>
                <w:noProof/>
                <w:rPrChange w:id="460"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461" w:author="Zixuan Zhou" w:date="2026-04-27T03:45:00Z" w16du:dateUtc="2026-04-26T19:45:00Z">
                  <w:rPr>
                    <w:rStyle w:val="afb"/>
                    <w:rFonts w:hint="eastAsia"/>
                    <w:noProof/>
                  </w:rPr>
                </w:rPrChange>
              </w:rPr>
              <w:delText>社交媒体青少年生殖健康评论的问题分类分析</w:delText>
            </w:r>
            <w:r w:rsidDel="00DC6D96">
              <w:rPr>
                <w:rFonts w:hint="eastAsia"/>
                <w:noProof/>
                <w:webHidden/>
              </w:rPr>
              <w:tab/>
            </w:r>
            <w:r w:rsidDel="00DC6D96">
              <w:rPr>
                <w:noProof/>
                <w:webHidden/>
              </w:rPr>
              <w:delText>18</w:delText>
            </w:r>
          </w:del>
        </w:p>
        <w:p w14:paraId="68D54049" w14:textId="0C9A8EC7" w:rsidR="00BA1BF6" w:rsidDel="00DC6D96" w:rsidRDefault="00BA1BF6">
          <w:pPr>
            <w:pStyle w:val="TOC2"/>
            <w:snapToGrid/>
            <w:spacing w:line="400" w:lineRule="exact"/>
            <w:rPr>
              <w:del w:id="462" w:author="Zixuan Zhou" w:date="2026-04-27T03:45:00Z" w16du:dateUtc="2026-04-26T19:45:00Z"/>
              <w:rFonts w:asciiTheme="minorHAnsi" w:eastAsiaTheme="minorEastAsia" w:hAnsiTheme="minorHAnsi" w:hint="eastAsia"/>
              <w:noProof/>
              <w:sz w:val="22"/>
              <w:szCs w:val="24"/>
              <w14:ligatures w14:val="standardContextual"/>
            </w:rPr>
          </w:pPr>
          <w:del w:id="463" w:author="Zixuan Zhou" w:date="2026-04-27T03:45:00Z" w16du:dateUtc="2026-04-26T19:45:00Z">
            <w:r w:rsidRPr="00DC6D96" w:rsidDel="00DC6D96">
              <w:rPr>
                <w:noProof/>
                <w:rPrChange w:id="464" w:author="Zixuan Zhou" w:date="2026-04-27T03:45:00Z" w16du:dateUtc="2026-04-26T19:45:00Z">
                  <w:rPr>
                    <w:rStyle w:val="afb"/>
                    <w:noProof/>
                  </w:rPr>
                </w:rPrChange>
              </w:rPr>
              <w:delText xml:space="preserve">4.1 </w:delText>
            </w:r>
            <w:r w:rsidRPr="00DC6D96" w:rsidDel="00DC6D96">
              <w:rPr>
                <w:rFonts w:hint="eastAsia"/>
                <w:noProof/>
                <w:rPrChange w:id="465" w:author="Zixuan Zhou" w:date="2026-04-27T03:45:00Z" w16du:dateUtc="2026-04-26T19:45:00Z">
                  <w:rPr>
                    <w:rStyle w:val="afb"/>
                    <w:rFonts w:hint="eastAsia"/>
                    <w:noProof/>
                  </w:rPr>
                </w:rPrChange>
              </w:rPr>
              <w:delText>语料总体特征分析</w:delText>
            </w:r>
            <w:r w:rsidDel="00DC6D96">
              <w:rPr>
                <w:rFonts w:hint="eastAsia"/>
                <w:noProof/>
                <w:webHidden/>
              </w:rPr>
              <w:tab/>
            </w:r>
            <w:r w:rsidDel="00DC6D96">
              <w:rPr>
                <w:noProof/>
                <w:webHidden/>
              </w:rPr>
              <w:delText>18</w:delText>
            </w:r>
          </w:del>
        </w:p>
        <w:p w14:paraId="58100E41" w14:textId="47A674C9" w:rsidR="00BA1BF6" w:rsidDel="00DC6D96" w:rsidRDefault="00BA1BF6">
          <w:pPr>
            <w:pStyle w:val="TOC2"/>
            <w:snapToGrid/>
            <w:spacing w:line="400" w:lineRule="exact"/>
            <w:rPr>
              <w:del w:id="466" w:author="Zixuan Zhou" w:date="2026-04-27T03:45:00Z" w16du:dateUtc="2026-04-26T19:45:00Z"/>
              <w:rFonts w:asciiTheme="minorHAnsi" w:eastAsiaTheme="minorEastAsia" w:hAnsiTheme="minorHAnsi" w:hint="eastAsia"/>
              <w:noProof/>
              <w:sz w:val="22"/>
              <w:szCs w:val="24"/>
              <w14:ligatures w14:val="standardContextual"/>
            </w:rPr>
          </w:pPr>
          <w:del w:id="467" w:author="Zixuan Zhou" w:date="2026-04-27T03:45:00Z" w16du:dateUtc="2026-04-26T19:45:00Z">
            <w:r w:rsidRPr="00DC6D96" w:rsidDel="00DC6D96">
              <w:rPr>
                <w:noProof/>
                <w:rPrChange w:id="468" w:author="Zixuan Zhou" w:date="2026-04-27T03:45:00Z" w16du:dateUtc="2026-04-26T19:45:00Z">
                  <w:rPr>
                    <w:rStyle w:val="afb"/>
                    <w:noProof/>
                  </w:rPr>
                </w:rPrChange>
              </w:rPr>
              <w:delText xml:space="preserve">4.2 </w:delText>
            </w:r>
            <w:r w:rsidRPr="00DC6D96" w:rsidDel="00DC6D96">
              <w:rPr>
                <w:rFonts w:hint="eastAsia"/>
                <w:noProof/>
                <w:rPrChange w:id="469" w:author="Zixuan Zhou" w:date="2026-04-27T03:45:00Z" w16du:dateUtc="2026-04-26T19:45:00Z">
                  <w:rPr>
                    <w:rStyle w:val="afb"/>
                    <w:rFonts w:hint="eastAsia"/>
                    <w:noProof/>
                  </w:rPr>
                </w:rPrChange>
              </w:rPr>
              <w:delText>问题分类结果</w:delText>
            </w:r>
            <w:r w:rsidDel="00DC6D96">
              <w:rPr>
                <w:rFonts w:hint="eastAsia"/>
                <w:noProof/>
                <w:webHidden/>
              </w:rPr>
              <w:tab/>
            </w:r>
            <w:r w:rsidDel="00DC6D96">
              <w:rPr>
                <w:noProof/>
                <w:webHidden/>
              </w:rPr>
              <w:delText>18</w:delText>
            </w:r>
          </w:del>
        </w:p>
        <w:p w14:paraId="7AFFB65E" w14:textId="5C3D1052" w:rsidR="00BA1BF6" w:rsidDel="00DC6D96" w:rsidRDefault="00BA1BF6">
          <w:pPr>
            <w:pStyle w:val="TOC2"/>
            <w:snapToGrid/>
            <w:spacing w:line="400" w:lineRule="exact"/>
            <w:rPr>
              <w:del w:id="470" w:author="Zixuan Zhou" w:date="2026-04-27T03:45:00Z" w16du:dateUtc="2026-04-26T19:45:00Z"/>
              <w:rFonts w:asciiTheme="minorHAnsi" w:eastAsiaTheme="minorEastAsia" w:hAnsiTheme="minorHAnsi" w:hint="eastAsia"/>
              <w:noProof/>
              <w:sz w:val="22"/>
              <w:szCs w:val="24"/>
              <w14:ligatures w14:val="standardContextual"/>
            </w:rPr>
          </w:pPr>
          <w:del w:id="471" w:author="Zixuan Zhou" w:date="2026-04-27T03:45:00Z" w16du:dateUtc="2026-04-26T19:45:00Z">
            <w:r w:rsidRPr="00DC6D96" w:rsidDel="00DC6D96">
              <w:rPr>
                <w:noProof/>
                <w:rPrChange w:id="472" w:author="Zixuan Zhou" w:date="2026-04-27T03:45:00Z" w16du:dateUtc="2026-04-26T19:45:00Z">
                  <w:rPr>
                    <w:rStyle w:val="afb"/>
                    <w:noProof/>
                  </w:rPr>
                </w:rPrChange>
              </w:rPr>
              <w:delText xml:space="preserve">4.3 </w:delText>
            </w:r>
            <w:r w:rsidRPr="00DC6D96" w:rsidDel="00DC6D96">
              <w:rPr>
                <w:rFonts w:hint="eastAsia"/>
                <w:noProof/>
                <w:rPrChange w:id="473" w:author="Zixuan Zhou" w:date="2026-04-27T03:45:00Z" w16du:dateUtc="2026-04-26T19:45:00Z">
                  <w:rPr>
                    <w:rStyle w:val="afb"/>
                    <w:rFonts w:hint="eastAsia"/>
                    <w:noProof/>
                  </w:rPr>
                </w:rPrChange>
              </w:rPr>
              <w:delText>不同主题下的问题特征分析</w:delText>
            </w:r>
            <w:r w:rsidDel="00DC6D96">
              <w:rPr>
                <w:rFonts w:hint="eastAsia"/>
                <w:noProof/>
                <w:webHidden/>
              </w:rPr>
              <w:tab/>
            </w:r>
            <w:r w:rsidDel="00DC6D96">
              <w:rPr>
                <w:noProof/>
                <w:webHidden/>
              </w:rPr>
              <w:delText>20</w:delText>
            </w:r>
          </w:del>
        </w:p>
        <w:p w14:paraId="3F041D6C" w14:textId="3B2E620E" w:rsidR="00BA1BF6" w:rsidDel="00DC6D96" w:rsidRDefault="00BA1BF6">
          <w:pPr>
            <w:pStyle w:val="TOC2"/>
            <w:snapToGrid/>
            <w:spacing w:line="400" w:lineRule="exact"/>
            <w:rPr>
              <w:del w:id="474" w:author="Zixuan Zhou" w:date="2026-04-27T03:45:00Z" w16du:dateUtc="2026-04-26T19:45:00Z"/>
              <w:rFonts w:asciiTheme="minorHAnsi" w:eastAsiaTheme="minorEastAsia" w:hAnsiTheme="minorHAnsi" w:hint="eastAsia"/>
              <w:noProof/>
              <w:sz w:val="22"/>
              <w:szCs w:val="24"/>
              <w14:ligatures w14:val="standardContextual"/>
            </w:rPr>
          </w:pPr>
          <w:del w:id="475" w:author="Zixuan Zhou" w:date="2026-04-27T03:45:00Z" w16du:dateUtc="2026-04-26T19:45:00Z">
            <w:r w:rsidRPr="00DC6D96" w:rsidDel="00DC6D96">
              <w:rPr>
                <w:noProof/>
                <w:rPrChange w:id="476" w:author="Zixuan Zhou" w:date="2026-04-27T03:45:00Z" w16du:dateUtc="2026-04-26T19:45:00Z">
                  <w:rPr>
                    <w:rStyle w:val="afb"/>
                    <w:noProof/>
                  </w:rPr>
                </w:rPrChange>
              </w:rPr>
              <w:delText xml:space="preserve">4.4 </w:delText>
            </w:r>
            <w:r w:rsidRPr="00DC6D96" w:rsidDel="00DC6D96">
              <w:rPr>
                <w:rFonts w:hint="eastAsia"/>
                <w:noProof/>
                <w:rPrChange w:id="477" w:author="Zixuan Zhou" w:date="2026-04-27T03:45:00Z" w16du:dateUtc="2026-04-26T19:45:00Z">
                  <w:rPr>
                    <w:rStyle w:val="afb"/>
                    <w:rFonts w:hint="eastAsia"/>
                    <w:noProof/>
                  </w:rPr>
                </w:rPrChange>
              </w:rPr>
              <w:delText>真实需求与潜在风险分析</w:delText>
            </w:r>
            <w:r w:rsidDel="00DC6D96">
              <w:rPr>
                <w:rFonts w:hint="eastAsia"/>
                <w:noProof/>
                <w:webHidden/>
              </w:rPr>
              <w:tab/>
            </w:r>
            <w:r w:rsidDel="00DC6D96">
              <w:rPr>
                <w:noProof/>
                <w:webHidden/>
              </w:rPr>
              <w:delText>21</w:delText>
            </w:r>
          </w:del>
        </w:p>
        <w:p w14:paraId="1BE99A05" w14:textId="00C30715" w:rsidR="00BA1BF6" w:rsidDel="00DC6D96" w:rsidRDefault="00BA1BF6">
          <w:pPr>
            <w:pStyle w:val="TOC2"/>
            <w:snapToGrid/>
            <w:spacing w:line="400" w:lineRule="exact"/>
            <w:rPr>
              <w:del w:id="478" w:author="Zixuan Zhou" w:date="2026-04-27T03:45:00Z" w16du:dateUtc="2026-04-26T19:45:00Z"/>
              <w:rFonts w:asciiTheme="minorHAnsi" w:eastAsiaTheme="minorEastAsia" w:hAnsiTheme="minorHAnsi" w:hint="eastAsia"/>
              <w:noProof/>
              <w:sz w:val="22"/>
              <w:szCs w:val="24"/>
              <w14:ligatures w14:val="standardContextual"/>
            </w:rPr>
          </w:pPr>
          <w:del w:id="479" w:author="Zixuan Zhou" w:date="2026-04-27T03:45:00Z" w16du:dateUtc="2026-04-26T19:45:00Z">
            <w:r w:rsidRPr="00DC6D96" w:rsidDel="00DC6D96">
              <w:rPr>
                <w:noProof/>
                <w:rPrChange w:id="480" w:author="Zixuan Zhou" w:date="2026-04-27T03:45:00Z" w16du:dateUtc="2026-04-26T19:45:00Z">
                  <w:rPr>
                    <w:rStyle w:val="afb"/>
                    <w:noProof/>
                  </w:rPr>
                </w:rPrChange>
              </w:rPr>
              <w:delText xml:space="preserve">4.5 </w:delText>
            </w:r>
            <w:r w:rsidRPr="00DC6D96" w:rsidDel="00DC6D96">
              <w:rPr>
                <w:rFonts w:hint="eastAsia"/>
                <w:noProof/>
                <w:rPrChange w:id="481" w:author="Zixuan Zhou" w:date="2026-04-27T03:45:00Z" w16du:dateUtc="2026-04-26T19:45:00Z">
                  <w:rPr>
                    <w:rStyle w:val="afb"/>
                    <w:rFonts w:hint="eastAsia"/>
                    <w:noProof/>
                  </w:rPr>
                </w:rPrChange>
              </w:rPr>
              <w:delText>与已有研究的比较</w:delText>
            </w:r>
            <w:r w:rsidDel="00DC6D96">
              <w:rPr>
                <w:rFonts w:hint="eastAsia"/>
                <w:noProof/>
                <w:webHidden/>
              </w:rPr>
              <w:tab/>
            </w:r>
            <w:r w:rsidDel="00DC6D96">
              <w:rPr>
                <w:noProof/>
                <w:webHidden/>
              </w:rPr>
              <w:delText>22</w:delText>
            </w:r>
          </w:del>
        </w:p>
        <w:p w14:paraId="6BC666DD" w14:textId="540B1313" w:rsidR="00BA1BF6" w:rsidDel="00DC6D96" w:rsidRDefault="00BA1BF6">
          <w:pPr>
            <w:pStyle w:val="TOC2"/>
            <w:snapToGrid/>
            <w:spacing w:line="400" w:lineRule="exact"/>
            <w:rPr>
              <w:del w:id="482" w:author="Zixuan Zhou" w:date="2026-04-27T03:45:00Z" w16du:dateUtc="2026-04-26T19:45:00Z"/>
              <w:rFonts w:asciiTheme="minorHAnsi" w:eastAsiaTheme="minorEastAsia" w:hAnsiTheme="minorHAnsi" w:hint="eastAsia"/>
              <w:noProof/>
              <w:sz w:val="22"/>
              <w:szCs w:val="24"/>
              <w14:ligatures w14:val="standardContextual"/>
            </w:rPr>
          </w:pPr>
          <w:del w:id="483" w:author="Zixuan Zhou" w:date="2026-04-27T03:45:00Z" w16du:dateUtc="2026-04-26T19:45:00Z">
            <w:r w:rsidRPr="00DC6D96" w:rsidDel="00DC6D96">
              <w:rPr>
                <w:noProof/>
                <w:rPrChange w:id="484" w:author="Zixuan Zhou" w:date="2026-04-27T03:45:00Z" w16du:dateUtc="2026-04-26T19:45:00Z">
                  <w:rPr>
                    <w:rStyle w:val="afb"/>
                    <w:noProof/>
                  </w:rPr>
                </w:rPrChange>
              </w:rPr>
              <w:delText xml:space="preserve">4.6 </w:delText>
            </w:r>
            <w:r w:rsidRPr="00DC6D96" w:rsidDel="00DC6D96">
              <w:rPr>
                <w:rFonts w:hint="eastAsia"/>
                <w:noProof/>
                <w:rPrChange w:id="485"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23</w:delText>
            </w:r>
          </w:del>
        </w:p>
        <w:p w14:paraId="35651D34" w14:textId="425E8425" w:rsidR="00BA1BF6" w:rsidDel="00DC6D96" w:rsidRDefault="00BA1BF6">
          <w:pPr>
            <w:pStyle w:val="TOC1"/>
            <w:tabs>
              <w:tab w:val="left" w:pos="1260"/>
            </w:tabs>
            <w:wordWrap/>
            <w:snapToGrid/>
            <w:spacing w:line="400" w:lineRule="exact"/>
            <w:rPr>
              <w:del w:id="486" w:author="Zixuan Zhou" w:date="2026-04-27T03:45:00Z" w16du:dateUtc="2026-04-26T19:45:00Z"/>
              <w:rFonts w:asciiTheme="minorHAnsi" w:eastAsiaTheme="minorEastAsia" w:hAnsiTheme="minorHAnsi" w:hint="eastAsia"/>
              <w:noProof/>
              <w:sz w:val="22"/>
              <w:szCs w:val="24"/>
              <w14:ligatures w14:val="standardContextual"/>
            </w:rPr>
          </w:pPr>
          <w:del w:id="487" w:author="Zixuan Zhou" w:date="2026-04-27T03:45:00Z" w16du:dateUtc="2026-04-26T19:45:00Z">
            <w:r w:rsidRPr="00DC6D96" w:rsidDel="00DC6D96">
              <w:rPr>
                <w:rFonts w:hint="eastAsia"/>
                <w:noProof/>
                <w:rPrChange w:id="488" w:author="Zixuan Zhou" w:date="2026-04-27T03:45:00Z" w16du:dateUtc="2026-04-26T19:45:00Z">
                  <w:rPr>
                    <w:rStyle w:val="afb"/>
                    <w:rFonts w:hint="eastAsia"/>
                    <w:noProof/>
                  </w:rPr>
                </w:rPrChange>
              </w:rPr>
              <w:delText>第</w:delText>
            </w:r>
            <w:r w:rsidRPr="00DC6D96" w:rsidDel="00DC6D96">
              <w:rPr>
                <w:noProof/>
                <w:rPrChange w:id="489" w:author="Zixuan Zhou" w:date="2026-04-27T03:45:00Z" w16du:dateUtc="2026-04-26T19:45:00Z">
                  <w:rPr>
                    <w:rStyle w:val="afb"/>
                    <w:noProof/>
                  </w:rPr>
                </w:rPrChange>
              </w:rPr>
              <w:delText xml:space="preserve"> 5 </w:delText>
            </w:r>
            <w:r w:rsidRPr="00DC6D96" w:rsidDel="00DC6D96">
              <w:rPr>
                <w:rFonts w:hint="eastAsia"/>
                <w:noProof/>
                <w:rPrChange w:id="490"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491" w:author="Zixuan Zhou" w:date="2026-04-27T03:45:00Z" w16du:dateUtc="2026-04-26T19:45:00Z">
                  <w:rPr>
                    <w:rStyle w:val="afb"/>
                    <w:rFonts w:hint="eastAsia"/>
                    <w:noProof/>
                  </w:rPr>
                </w:rPrChange>
              </w:rPr>
              <w:delText>基于大语言模型的问题规范化与问答数据集构建</w:delText>
            </w:r>
            <w:r w:rsidDel="00DC6D96">
              <w:rPr>
                <w:rFonts w:hint="eastAsia"/>
                <w:noProof/>
                <w:webHidden/>
              </w:rPr>
              <w:tab/>
            </w:r>
            <w:r w:rsidDel="00DC6D96">
              <w:rPr>
                <w:noProof/>
                <w:webHidden/>
              </w:rPr>
              <w:delText>24</w:delText>
            </w:r>
          </w:del>
        </w:p>
        <w:p w14:paraId="031E238B" w14:textId="59AFC135" w:rsidR="00BA1BF6" w:rsidDel="00DC6D96" w:rsidRDefault="00BA1BF6">
          <w:pPr>
            <w:pStyle w:val="TOC2"/>
            <w:snapToGrid/>
            <w:spacing w:line="400" w:lineRule="exact"/>
            <w:rPr>
              <w:del w:id="492" w:author="Zixuan Zhou" w:date="2026-04-27T03:45:00Z" w16du:dateUtc="2026-04-26T19:45:00Z"/>
              <w:rFonts w:asciiTheme="minorHAnsi" w:eastAsiaTheme="minorEastAsia" w:hAnsiTheme="minorHAnsi" w:hint="eastAsia"/>
              <w:noProof/>
              <w:sz w:val="22"/>
              <w:szCs w:val="24"/>
              <w14:ligatures w14:val="standardContextual"/>
            </w:rPr>
          </w:pPr>
          <w:del w:id="493" w:author="Zixuan Zhou" w:date="2026-04-27T03:45:00Z" w16du:dateUtc="2026-04-26T19:45:00Z">
            <w:r w:rsidRPr="00DC6D96" w:rsidDel="00DC6D96">
              <w:rPr>
                <w:noProof/>
                <w:rPrChange w:id="494" w:author="Zixuan Zhou" w:date="2026-04-27T03:45:00Z" w16du:dateUtc="2026-04-26T19:45:00Z">
                  <w:rPr>
                    <w:rStyle w:val="afb"/>
                    <w:noProof/>
                  </w:rPr>
                </w:rPrChange>
              </w:rPr>
              <w:delText xml:space="preserve">5.1 </w:delText>
            </w:r>
            <w:r w:rsidRPr="00DC6D96" w:rsidDel="00DC6D96">
              <w:rPr>
                <w:rFonts w:hint="eastAsia"/>
                <w:noProof/>
                <w:rPrChange w:id="495" w:author="Zixuan Zhou" w:date="2026-04-27T03:45:00Z" w16du:dateUtc="2026-04-26T19:45:00Z">
                  <w:rPr>
                    <w:rStyle w:val="afb"/>
                    <w:rFonts w:hint="eastAsia"/>
                    <w:noProof/>
                  </w:rPr>
                </w:rPrChange>
              </w:rPr>
              <w:delText>问题规范化设计</w:delText>
            </w:r>
            <w:r w:rsidDel="00DC6D96">
              <w:rPr>
                <w:rFonts w:hint="eastAsia"/>
                <w:noProof/>
                <w:webHidden/>
              </w:rPr>
              <w:tab/>
            </w:r>
            <w:r w:rsidDel="00DC6D96">
              <w:rPr>
                <w:noProof/>
                <w:webHidden/>
              </w:rPr>
              <w:delText>24</w:delText>
            </w:r>
          </w:del>
        </w:p>
        <w:p w14:paraId="36464232" w14:textId="1ABFCBD5" w:rsidR="00BA1BF6" w:rsidDel="00DC6D96" w:rsidRDefault="00BA1BF6">
          <w:pPr>
            <w:pStyle w:val="TOC3"/>
            <w:snapToGrid/>
            <w:rPr>
              <w:del w:id="496" w:author="Zixuan Zhou" w:date="2026-04-27T03:45:00Z" w16du:dateUtc="2026-04-26T19:45:00Z"/>
              <w:rFonts w:asciiTheme="minorHAnsi" w:eastAsiaTheme="minorEastAsia" w:hAnsiTheme="minorHAnsi" w:hint="eastAsia"/>
              <w:noProof/>
              <w:sz w:val="22"/>
              <w:szCs w:val="24"/>
              <w14:ligatures w14:val="standardContextual"/>
            </w:rPr>
          </w:pPr>
          <w:del w:id="497" w:author="Zixuan Zhou" w:date="2026-04-27T03:45:00Z" w16du:dateUtc="2026-04-26T19:45:00Z">
            <w:r w:rsidRPr="00DC6D96" w:rsidDel="00DC6D96">
              <w:rPr>
                <w:noProof/>
                <w:rPrChange w:id="498" w:author="Zixuan Zhou" w:date="2026-04-27T03:45:00Z" w16du:dateUtc="2026-04-26T19:45:00Z">
                  <w:rPr>
                    <w:rStyle w:val="afb"/>
                    <w:noProof/>
                  </w:rPr>
                </w:rPrChange>
              </w:rPr>
              <w:delText xml:space="preserve">5.1.1 </w:delText>
            </w:r>
            <w:r w:rsidRPr="00DC6D96" w:rsidDel="00DC6D96">
              <w:rPr>
                <w:rFonts w:hint="eastAsia"/>
                <w:noProof/>
                <w:rPrChange w:id="499" w:author="Zixuan Zhou" w:date="2026-04-27T03:45:00Z" w16du:dateUtc="2026-04-26T19:45:00Z">
                  <w:rPr>
                    <w:rStyle w:val="afb"/>
                    <w:rFonts w:hint="eastAsia"/>
                    <w:noProof/>
                  </w:rPr>
                </w:rPrChange>
              </w:rPr>
              <w:delText>规范化目标</w:delText>
            </w:r>
            <w:r w:rsidDel="00DC6D96">
              <w:rPr>
                <w:rFonts w:hint="eastAsia"/>
                <w:noProof/>
                <w:webHidden/>
              </w:rPr>
              <w:tab/>
            </w:r>
            <w:r w:rsidDel="00DC6D96">
              <w:rPr>
                <w:noProof/>
                <w:webHidden/>
              </w:rPr>
              <w:delText>24</w:delText>
            </w:r>
          </w:del>
        </w:p>
        <w:p w14:paraId="40664292" w14:textId="4EA7DE2E" w:rsidR="00BA1BF6" w:rsidDel="00DC6D96" w:rsidRDefault="00BA1BF6">
          <w:pPr>
            <w:pStyle w:val="TOC3"/>
            <w:snapToGrid/>
            <w:rPr>
              <w:del w:id="500" w:author="Zixuan Zhou" w:date="2026-04-27T03:45:00Z" w16du:dateUtc="2026-04-26T19:45:00Z"/>
              <w:rFonts w:asciiTheme="minorHAnsi" w:eastAsiaTheme="minorEastAsia" w:hAnsiTheme="minorHAnsi" w:hint="eastAsia"/>
              <w:noProof/>
              <w:sz w:val="22"/>
              <w:szCs w:val="24"/>
              <w14:ligatures w14:val="standardContextual"/>
            </w:rPr>
          </w:pPr>
          <w:del w:id="501" w:author="Zixuan Zhou" w:date="2026-04-27T03:45:00Z" w16du:dateUtc="2026-04-26T19:45:00Z">
            <w:r w:rsidRPr="00DC6D96" w:rsidDel="00DC6D96">
              <w:rPr>
                <w:noProof/>
                <w:rPrChange w:id="502" w:author="Zixuan Zhou" w:date="2026-04-27T03:45:00Z" w16du:dateUtc="2026-04-26T19:45:00Z">
                  <w:rPr>
                    <w:rStyle w:val="afb"/>
                    <w:noProof/>
                  </w:rPr>
                </w:rPrChange>
              </w:rPr>
              <w:delText xml:space="preserve">5.1.2 </w:delText>
            </w:r>
            <w:r w:rsidRPr="00DC6D96" w:rsidDel="00DC6D96">
              <w:rPr>
                <w:rFonts w:hint="eastAsia"/>
                <w:noProof/>
                <w:rPrChange w:id="503" w:author="Zixuan Zhou" w:date="2026-04-27T03:45:00Z" w16du:dateUtc="2026-04-26T19:45:00Z">
                  <w:rPr>
                    <w:rStyle w:val="afb"/>
                    <w:rFonts w:hint="eastAsia"/>
                    <w:noProof/>
                  </w:rPr>
                </w:rPrChange>
              </w:rPr>
              <w:delText>规范化原则</w:delText>
            </w:r>
            <w:r w:rsidDel="00DC6D96">
              <w:rPr>
                <w:rFonts w:hint="eastAsia"/>
                <w:noProof/>
                <w:webHidden/>
              </w:rPr>
              <w:tab/>
            </w:r>
            <w:r w:rsidDel="00DC6D96">
              <w:rPr>
                <w:noProof/>
                <w:webHidden/>
              </w:rPr>
              <w:delText>24</w:delText>
            </w:r>
          </w:del>
        </w:p>
        <w:p w14:paraId="2E14B3AE" w14:textId="4B2EA912" w:rsidR="00BA1BF6" w:rsidDel="00DC6D96" w:rsidRDefault="00BA1BF6">
          <w:pPr>
            <w:pStyle w:val="TOC3"/>
            <w:snapToGrid/>
            <w:rPr>
              <w:del w:id="504" w:author="Zixuan Zhou" w:date="2026-04-27T03:45:00Z" w16du:dateUtc="2026-04-26T19:45:00Z"/>
              <w:rFonts w:asciiTheme="minorHAnsi" w:eastAsiaTheme="minorEastAsia" w:hAnsiTheme="minorHAnsi" w:hint="eastAsia"/>
              <w:noProof/>
              <w:sz w:val="22"/>
              <w:szCs w:val="24"/>
              <w14:ligatures w14:val="standardContextual"/>
            </w:rPr>
          </w:pPr>
          <w:del w:id="505" w:author="Zixuan Zhou" w:date="2026-04-27T03:45:00Z" w16du:dateUtc="2026-04-26T19:45:00Z">
            <w:r w:rsidRPr="00DC6D96" w:rsidDel="00DC6D96">
              <w:rPr>
                <w:noProof/>
                <w:rPrChange w:id="506" w:author="Zixuan Zhou" w:date="2026-04-27T03:45:00Z" w16du:dateUtc="2026-04-26T19:45:00Z">
                  <w:rPr>
                    <w:rStyle w:val="afb"/>
                    <w:noProof/>
                  </w:rPr>
                </w:rPrChange>
              </w:rPr>
              <w:delText xml:space="preserve">5.1.3 </w:delText>
            </w:r>
            <w:r w:rsidRPr="00DC6D96" w:rsidDel="00DC6D96">
              <w:rPr>
                <w:rFonts w:hint="eastAsia"/>
                <w:noProof/>
                <w:rPrChange w:id="507" w:author="Zixuan Zhou" w:date="2026-04-27T03:45:00Z" w16du:dateUtc="2026-04-26T19:45:00Z">
                  <w:rPr>
                    <w:rStyle w:val="afb"/>
                    <w:rFonts w:hint="eastAsia"/>
                    <w:noProof/>
                  </w:rPr>
                </w:rPrChange>
              </w:rPr>
              <w:delText>提示词设计与执行流程</w:delText>
            </w:r>
            <w:r w:rsidDel="00DC6D96">
              <w:rPr>
                <w:rFonts w:hint="eastAsia"/>
                <w:noProof/>
                <w:webHidden/>
              </w:rPr>
              <w:tab/>
            </w:r>
            <w:r w:rsidDel="00DC6D96">
              <w:rPr>
                <w:noProof/>
                <w:webHidden/>
              </w:rPr>
              <w:delText>25</w:delText>
            </w:r>
          </w:del>
        </w:p>
        <w:p w14:paraId="6B3DEF7A" w14:textId="39B731EE" w:rsidR="00BA1BF6" w:rsidDel="00DC6D96" w:rsidRDefault="00BA1BF6">
          <w:pPr>
            <w:pStyle w:val="TOC2"/>
            <w:snapToGrid/>
            <w:spacing w:line="400" w:lineRule="exact"/>
            <w:rPr>
              <w:del w:id="508" w:author="Zixuan Zhou" w:date="2026-04-27T03:45:00Z" w16du:dateUtc="2026-04-26T19:45:00Z"/>
              <w:rFonts w:asciiTheme="minorHAnsi" w:eastAsiaTheme="minorEastAsia" w:hAnsiTheme="minorHAnsi" w:hint="eastAsia"/>
              <w:noProof/>
              <w:sz w:val="22"/>
              <w:szCs w:val="24"/>
              <w14:ligatures w14:val="standardContextual"/>
            </w:rPr>
          </w:pPr>
          <w:del w:id="509" w:author="Zixuan Zhou" w:date="2026-04-27T03:45:00Z" w16du:dateUtc="2026-04-26T19:45:00Z">
            <w:r w:rsidRPr="00DC6D96" w:rsidDel="00DC6D96">
              <w:rPr>
                <w:noProof/>
                <w:rPrChange w:id="510" w:author="Zixuan Zhou" w:date="2026-04-27T03:45:00Z" w16du:dateUtc="2026-04-26T19:45:00Z">
                  <w:rPr>
                    <w:rStyle w:val="afb"/>
                    <w:noProof/>
                  </w:rPr>
                </w:rPrChange>
              </w:rPr>
              <w:delText xml:space="preserve">5.2 </w:delText>
            </w:r>
            <w:r w:rsidRPr="00DC6D96" w:rsidDel="00DC6D96">
              <w:rPr>
                <w:rFonts w:hint="eastAsia"/>
                <w:noProof/>
                <w:rPrChange w:id="511" w:author="Zixuan Zhou" w:date="2026-04-27T03:45:00Z" w16du:dateUtc="2026-04-26T19:45:00Z">
                  <w:rPr>
                    <w:rStyle w:val="afb"/>
                    <w:rFonts w:hint="eastAsia"/>
                    <w:noProof/>
                  </w:rPr>
                </w:rPrChange>
              </w:rPr>
              <w:delText>问题规范化结果分析</w:delText>
            </w:r>
            <w:r w:rsidDel="00DC6D96">
              <w:rPr>
                <w:rFonts w:hint="eastAsia"/>
                <w:noProof/>
                <w:webHidden/>
              </w:rPr>
              <w:tab/>
            </w:r>
            <w:r w:rsidDel="00DC6D96">
              <w:rPr>
                <w:noProof/>
                <w:webHidden/>
              </w:rPr>
              <w:delText>26</w:delText>
            </w:r>
          </w:del>
        </w:p>
        <w:p w14:paraId="42191049" w14:textId="4F6F3291" w:rsidR="00BA1BF6" w:rsidDel="00DC6D96" w:rsidRDefault="00BA1BF6">
          <w:pPr>
            <w:pStyle w:val="TOC3"/>
            <w:snapToGrid/>
            <w:rPr>
              <w:del w:id="512" w:author="Zixuan Zhou" w:date="2026-04-27T03:45:00Z" w16du:dateUtc="2026-04-26T19:45:00Z"/>
              <w:rFonts w:asciiTheme="minorHAnsi" w:eastAsiaTheme="minorEastAsia" w:hAnsiTheme="minorHAnsi" w:hint="eastAsia"/>
              <w:noProof/>
              <w:sz w:val="22"/>
              <w:szCs w:val="24"/>
              <w14:ligatures w14:val="standardContextual"/>
            </w:rPr>
          </w:pPr>
          <w:del w:id="513" w:author="Zixuan Zhou" w:date="2026-04-27T03:45:00Z" w16du:dateUtc="2026-04-26T19:45:00Z">
            <w:r w:rsidRPr="00DC6D96" w:rsidDel="00DC6D96">
              <w:rPr>
                <w:noProof/>
                <w:rPrChange w:id="514" w:author="Zixuan Zhou" w:date="2026-04-27T03:45:00Z" w16du:dateUtc="2026-04-26T19:45:00Z">
                  <w:rPr>
                    <w:rStyle w:val="afb"/>
                    <w:noProof/>
                  </w:rPr>
                </w:rPrChange>
              </w:rPr>
              <w:delText xml:space="preserve">5.2.1 </w:delText>
            </w:r>
            <w:r w:rsidRPr="00DC6D96" w:rsidDel="00DC6D96">
              <w:rPr>
                <w:rFonts w:hint="eastAsia"/>
                <w:noProof/>
                <w:rPrChange w:id="515" w:author="Zixuan Zhou" w:date="2026-04-27T03:45:00Z" w16du:dateUtc="2026-04-26T19:45:00Z">
                  <w:rPr>
                    <w:rStyle w:val="afb"/>
                    <w:rFonts w:hint="eastAsia"/>
                    <w:noProof/>
                  </w:rPr>
                </w:rPrChange>
              </w:rPr>
              <w:delText>规范化前后示例对比</w:delText>
            </w:r>
            <w:r w:rsidDel="00DC6D96">
              <w:rPr>
                <w:rFonts w:hint="eastAsia"/>
                <w:noProof/>
                <w:webHidden/>
              </w:rPr>
              <w:tab/>
            </w:r>
            <w:r w:rsidDel="00DC6D96">
              <w:rPr>
                <w:noProof/>
                <w:webHidden/>
              </w:rPr>
              <w:delText>26</w:delText>
            </w:r>
          </w:del>
        </w:p>
        <w:p w14:paraId="569288D3" w14:textId="46810224" w:rsidR="00BA1BF6" w:rsidDel="00DC6D96" w:rsidRDefault="00BA1BF6">
          <w:pPr>
            <w:pStyle w:val="TOC3"/>
            <w:snapToGrid/>
            <w:rPr>
              <w:del w:id="516" w:author="Zixuan Zhou" w:date="2026-04-27T03:45:00Z" w16du:dateUtc="2026-04-26T19:45:00Z"/>
              <w:rFonts w:asciiTheme="minorHAnsi" w:eastAsiaTheme="minorEastAsia" w:hAnsiTheme="minorHAnsi" w:hint="eastAsia"/>
              <w:noProof/>
              <w:sz w:val="22"/>
              <w:szCs w:val="24"/>
              <w14:ligatures w14:val="standardContextual"/>
            </w:rPr>
          </w:pPr>
          <w:del w:id="517" w:author="Zixuan Zhou" w:date="2026-04-27T03:45:00Z" w16du:dateUtc="2026-04-26T19:45:00Z">
            <w:r w:rsidRPr="00DC6D96" w:rsidDel="00DC6D96">
              <w:rPr>
                <w:noProof/>
                <w:rPrChange w:id="518" w:author="Zixuan Zhou" w:date="2026-04-27T03:45:00Z" w16du:dateUtc="2026-04-26T19:45:00Z">
                  <w:rPr>
                    <w:rStyle w:val="afb"/>
                    <w:noProof/>
                  </w:rPr>
                </w:rPrChange>
              </w:rPr>
              <w:delText xml:space="preserve">5.2.2 </w:delText>
            </w:r>
            <w:r w:rsidRPr="00DC6D96" w:rsidDel="00DC6D96">
              <w:rPr>
                <w:rFonts w:hint="eastAsia"/>
                <w:noProof/>
                <w:rPrChange w:id="519" w:author="Zixuan Zhou" w:date="2026-04-27T03:45:00Z" w16du:dateUtc="2026-04-26T19:45:00Z">
                  <w:rPr>
                    <w:rStyle w:val="afb"/>
                    <w:rFonts w:hint="eastAsia"/>
                    <w:noProof/>
                  </w:rPr>
                </w:rPrChange>
              </w:rPr>
              <w:delText>不同类别问题的改写特点</w:delText>
            </w:r>
            <w:r w:rsidDel="00DC6D96">
              <w:rPr>
                <w:rFonts w:hint="eastAsia"/>
                <w:noProof/>
                <w:webHidden/>
              </w:rPr>
              <w:tab/>
            </w:r>
            <w:r w:rsidDel="00DC6D96">
              <w:rPr>
                <w:noProof/>
                <w:webHidden/>
              </w:rPr>
              <w:delText>27</w:delText>
            </w:r>
          </w:del>
        </w:p>
        <w:p w14:paraId="4E97EB5B" w14:textId="0A93D74A" w:rsidR="00BA1BF6" w:rsidDel="00DC6D96" w:rsidRDefault="00BA1BF6">
          <w:pPr>
            <w:pStyle w:val="TOC2"/>
            <w:snapToGrid/>
            <w:spacing w:line="400" w:lineRule="exact"/>
            <w:rPr>
              <w:del w:id="520" w:author="Zixuan Zhou" w:date="2026-04-27T03:45:00Z" w16du:dateUtc="2026-04-26T19:45:00Z"/>
              <w:rFonts w:asciiTheme="minorHAnsi" w:eastAsiaTheme="minorEastAsia" w:hAnsiTheme="minorHAnsi" w:hint="eastAsia"/>
              <w:noProof/>
              <w:sz w:val="22"/>
              <w:szCs w:val="24"/>
              <w14:ligatures w14:val="standardContextual"/>
            </w:rPr>
          </w:pPr>
          <w:del w:id="521" w:author="Zixuan Zhou" w:date="2026-04-27T03:45:00Z" w16du:dateUtc="2026-04-26T19:45:00Z">
            <w:r w:rsidRPr="00DC6D96" w:rsidDel="00DC6D96">
              <w:rPr>
                <w:noProof/>
                <w:rPrChange w:id="522" w:author="Zixuan Zhou" w:date="2026-04-27T03:45:00Z" w16du:dateUtc="2026-04-26T19:45:00Z">
                  <w:rPr>
                    <w:rStyle w:val="afb"/>
                    <w:noProof/>
                  </w:rPr>
                </w:rPrChange>
              </w:rPr>
              <w:delText xml:space="preserve">5.3 </w:delText>
            </w:r>
            <w:r w:rsidRPr="00DC6D96" w:rsidDel="00DC6D96">
              <w:rPr>
                <w:rFonts w:hint="eastAsia"/>
                <w:noProof/>
                <w:rPrChange w:id="523" w:author="Zixuan Zhou" w:date="2026-04-27T03:45:00Z" w16du:dateUtc="2026-04-26T19:45:00Z">
                  <w:rPr>
                    <w:rStyle w:val="afb"/>
                    <w:rFonts w:hint="eastAsia"/>
                    <w:noProof/>
                  </w:rPr>
                </w:rPrChange>
              </w:rPr>
              <w:delText>问答生成方法</w:delText>
            </w:r>
            <w:r w:rsidDel="00DC6D96">
              <w:rPr>
                <w:rFonts w:hint="eastAsia"/>
                <w:noProof/>
                <w:webHidden/>
              </w:rPr>
              <w:tab/>
            </w:r>
            <w:r w:rsidDel="00DC6D96">
              <w:rPr>
                <w:noProof/>
                <w:webHidden/>
              </w:rPr>
              <w:delText>28</w:delText>
            </w:r>
          </w:del>
        </w:p>
        <w:p w14:paraId="352CE0B2" w14:textId="2275AAB8" w:rsidR="00BA1BF6" w:rsidDel="00DC6D96" w:rsidRDefault="00BA1BF6">
          <w:pPr>
            <w:pStyle w:val="TOC3"/>
            <w:snapToGrid/>
            <w:rPr>
              <w:del w:id="524" w:author="Zixuan Zhou" w:date="2026-04-27T03:45:00Z" w16du:dateUtc="2026-04-26T19:45:00Z"/>
              <w:rFonts w:asciiTheme="minorHAnsi" w:eastAsiaTheme="minorEastAsia" w:hAnsiTheme="minorHAnsi" w:hint="eastAsia"/>
              <w:noProof/>
              <w:sz w:val="22"/>
              <w:szCs w:val="24"/>
              <w14:ligatures w14:val="standardContextual"/>
            </w:rPr>
          </w:pPr>
          <w:del w:id="525" w:author="Zixuan Zhou" w:date="2026-04-27T03:45:00Z" w16du:dateUtc="2026-04-26T19:45:00Z">
            <w:r w:rsidRPr="00DC6D96" w:rsidDel="00DC6D96">
              <w:rPr>
                <w:noProof/>
                <w:rPrChange w:id="526" w:author="Zixuan Zhou" w:date="2026-04-27T03:45:00Z" w16du:dateUtc="2026-04-26T19:45:00Z">
                  <w:rPr>
                    <w:rStyle w:val="afb"/>
                    <w:noProof/>
                  </w:rPr>
                </w:rPrChange>
              </w:rPr>
              <w:delText xml:space="preserve">5.3.1 </w:delText>
            </w:r>
            <w:r w:rsidRPr="00DC6D96" w:rsidDel="00DC6D96">
              <w:rPr>
                <w:rFonts w:hint="eastAsia"/>
                <w:noProof/>
                <w:rPrChange w:id="527" w:author="Zixuan Zhou" w:date="2026-04-27T03:45:00Z" w16du:dateUtc="2026-04-26T19:45:00Z">
                  <w:rPr>
                    <w:rStyle w:val="afb"/>
                    <w:rFonts w:hint="eastAsia"/>
                    <w:noProof/>
                  </w:rPr>
                </w:rPrChange>
              </w:rPr>
              <w:delText>答案生成原则</w:delText>
            </w:r>
            <w:r w:rsidDel="00DC6D96">
              <w:rPr>
                <w:rFonts w:hint="eastAsia"/>
                <w:noProof/>
                <w:webHidden/>
              </w:rPr>
              <w:tab/>
            </w:r>
            <w:r w:rsidDel="00DC6D96">
              <w:rPr>
                <w:noProof/>
                <w:webHidden/>
              </w:rPr>
              <w:delText>28</w:delText>
            </w:r>
          </w:del>
        </w:p>
        <w:p w14:paraId="15B4CFF4" w14:textId="0F3335E3" w:rsidR="00BA1BF6" w:rsidDel="00DC6D96" w:rsidRDefault="00BA1BF6">
          <w:pPr>
            <w:pStyle w:val="TOC3"/>
            <w:snapToGrid/>
            <w:rPr>
              <w:del w:id="528" w:author="Zixuan Zhou" w:date="2026-04-27T03:45:00Z" w16du:dateUtc="2026-04-26T19:45:00Z"/>
              <w:rFonts w:asciiTheme="minorHAnsi" w:eastAsiaTheme="minorEastAsia" w:hAnsiTheme="minorHAnsi" w:hint="eastAsia"/>
              <w:noProof/>
              <w:sz w:val="22"/>
              <w:szCs w:val="24"/>
              <w14:ligatures w14:val="standardContextual"/>
            </w:rPr>
          </w:pPr>
          <w:del w:id="529" w:author="Zixuan Zhou" w:date="2026-04-27T03:45:00Z" w16du:dateUtc="2026-04-26T19:45:00Z">
            <w:r w:rsidRPr="00DC6D96" w:rsidDel="00DC6D96">
              <w:rPr>
                <w:noProof/>
                <w:rPrChange w:id="530" w:author="Zixuan Zhou" w:date="2026-04-27T03:45:00Z" w16du:dateUtc="2026-04-26T19:45:00Z">
                  <w:rPr>
                    <w:rStyle w:val="afb"/>
                    <w:noProof/>
                  </w:rPr>
                </w:rPrChange>
              </w:rPr>
              <w:delText xml:space="preserve">5.3.2 </w:delText>
            </w:r>
            <w:r w:rsidRPr="00DC6D96" w:rsidDel="00DC6D96">
              <w:rPr>
                <w:rFonts w:hint="eastAsia"/>
                <w:noProof/>
                <w:rPrChange w:id="531" w:author="Zixuan Zhou" w:date="2026-04-27T03:45:00Z" w16du:dateUtc="2026-04-26T19:45:00Z">
                  <w:rPr>
                    <w:rStyle w:val="afb"/>
                    <w:rFonts w:hint="eastAsia"/>
                    <w:noProof/>
                  </w:rPr>
                </w:rPrChange>
              </w:rPr>
              <w:delText>答案生成提示设计</w:delText>
            </w:r>
            <w:r w:rsidDel="00DC6D96">
              <w:rPr>
                <w:rFonts w:hint="eastAsia"/>
                <w:noProof/>
                <w:webHidden/>
              </w:rPr>
              <w:tab/>
            </w:r>
            <w:r w:rsidDel="00DC6D96">
              <w:rPr>
                <w:noProof/>
                <w:webHidden/>
              </w:rPr>
              <w:delText>28</w:delText>
            </w:r>
          </w:del>
        </w:p>
        <w:p w14:paraId="549A7B76" w14:textId="3C0114C1" w:rsidR="00BA1BF6" w:rsidDel="00DC6D96" w:rsidRDefault="00BA1BF6">
          <w:pPr>
            <w:pStyle w:val="TOC3"/>
            <w:snapToGrid/>
            <w:rPr>
              <w:del w:id="532" w:author="Zixuan Zhou" w:date="2026-04-27T03:45:00Z" w16du:dateUtc="2026-04-26T19:45:00Z"/>
              <w:rFonts w:asciiTheme="minorHAnsi" w:eastAsiaTheme="minorEastAsia" w:hAnsiTheme="minorHAnsi" w:hint="eastAsia"/>
              <w:noProof/>
              <w:sz w:val="22"/>
              <w:szCs w:val="24"/>
              <w14:ligatures w14:val="standardContextual"/>
            </w:rPr>
          </w:pPr>
          <w:del w:id="533" w:author="Zixuan Zhou" w:date="2026-04-27T03:45:00Z" w16du:dateUtc="2026-04-26T19:45:00Z">
            <w:r w:rsidRPr="00DC6D96" w:rsidDel="00DC6D96">
              <w:rPr>
                <w:noProof/>
                <w:rPrChange w:id="534" w:author="Zixuan Zhou" w:date="2026-04-27T03:45:00Z" w16du:dateUtc="2026-04-26T19:45:00Z">
                  <w:rPr>
                    <w:rStyle w:val="afb"/>
                    <w:noProof/>
                  </w:rPr>
                </w:rPrChange>
              </w:rPr>
              <w:delText xml:space="preserve">5.3.3 </w:delText>
            </w:r>
            <w:r w:rsidRPr="00DC6D96" w:rsidDel="00DC6D96">
              <w:rPr>
                <w:rFonts w:hint="eastAsia"/>
                <w:noProof/>
                <w:rPrChange w:id="535" w:author="Zixuan Zhou" w:date="2026-04-27T03:45:00Z" w16du:dateUtc="2026-04-26T19:45:00Z">
                  <w:rPr>
                    <w:rStyle w:val="afb"/>
                    <w:rFonts w:hint="eastAsia"/>
                    <w:noProof/>
                  </w:rPr>
                </w:rPrChange>
              </w:rPr>
              <w:delText>人工修订流程</w:delText>
            </w:r>
            <w:r w:rsidDel="00DC6D96">
              <w:rPr>
                <w:rFonts w:hint="eastAsia"/>
                <w:noProof/>
                <w:webHidden/>
              </w:rPr>
              <w:tab/>
            </w:r>
            <w:r w:rsidDel="00DC6D96">
              <w:rPr>
                <w:noProof/>
                <w:webHidden/>
              </w:rPr>
              <w:delText>29</w:delText>
            </w:r>
          </w:del>
        </w:p>
        <w:p w14:paraId="457F4412" w14:textId="0CD94F2E" w:rsidR="00BA1BF6" w:rsidDel="00DC6D96" w:rsidRDefault="00BA1BF6">
          <w:pPr>
            <w:pStyle w:val="TOC3"/>
            <w:snapToGrid/>
            <w:rPr>
              <w:del w:id="536" w:author="Zixuan Zhou" w:date="2026-04-27T03:45:00Z" w16du:dateUtc="2026-04-26T19:45:00Z"/>
              <w:rFonts w:asciiTheme="minorHAnsi" w:eastAsiaTheme="minorEastAsia" w:hAnsiTheme="minorHAnsi" w:hint="eastAsia"/>
              <w:noProof/>
              <w:sz w:val="22"/>
              <w:szCs w:val="24"/>
              <w14:ligatures w14:val="standardContextual"/>
            </w:rPr>
          </w:pPr>
          <w:del w:id="537" w:author="Zixuan Zhou" w:date="2026-04-27T03:45:00Z" w16du:dateUtc="2026-04-26T19:45:00Z">
            <w:r w:rsidRPr="00DC6D96" w:rsidDel="00DC6D96">
              <w:rPr>
                <w:noProof/>
                <w:rPrChange w:id="538" w:author="Zixuan Zhou" w:date="2026-04-27T03:45:00Z" w16du:dateUtc="2026-04-26T19:45:00Z">
                  <w:rPr>
                    <w:rStyle w:val="afb"/>
                    <w:noProof/>
                  </w:rPr>
                </w:rPrChange>
              </w:rPr>
              <w:delText xml:space="preserve">5.3.4 </w:delText>
            </w:r>
            <w:r w:rsidRPr="00DC6D96" w:rsidDel="00DC6D96">
              <w:rPr>
                <w:rFonts w:hint="eastAsia"/>
                <w:noProof/>
                <w:rPrChange w:id="539" w:author="Zixuan Zhou" w:date="2026-04-27T03:45:00Z" w16du:dateUtc="2026-04-26T19:45:00Z">
                  <w:rPr>
                    <w:rStyle w:val="afb"/>
                    <w:rFonts w:hint="eastAsia"/>
                    <w:noProof/>
                  </w:rPr>
                </w:rPrChange>
              </w:rPr>
              <w:delText>专家审核规则</w:delText>
            </w:r>
            <w:r w:rsidDel="00DC6D96">
              <w:rPr>
                <w:rFonts w:hint="eastAsia"/>
                <w:noProof/>
                <w:webHidden/>
              </w:rPr>
              <w:tab/>
            </w:r>
            <w:r w:rsidDel="00DC6D96">
              <w:rPr>
                <w:noProof/>
                <w:webHidden/>
              </w:rPr>
              <w:delText>29</w:delText>
            </w:r>
          </w:del>
        </w:p>
        <w:p w14:paraId="3E633716" w14:textId="4558FEA3" w:rsidR="00BA1BF6" w:rsidDel="00DC6D96" w:rsidRDefault="00BA1BF6">
          <w:pPr>
            <w:pStyle w:val="TOC2"/>
            <w:snapToGrid/>
            <w:spacing w:line="400" w:lineRule="exact"/>
            <w:rPr>
              <w:del w:id="540" w:author="Zixuan Zhou" w:date="2026-04-27T03:45:00Z" w16du:dateUtc="2026-04-26T19:45:00Z"/>
              <w:rFonts w:asciiTheme="minorHAnsi" w:eastAsiaTheme="minorEastAsia" w:hAnsiTheme="minorHAnsi" w:hint="eastAsia"/>
              <w:noProof/>
              <w:sz w:val="22"/>
              <w:szCs w:val="24"/>
              <w14:ligatures w14:val="standardContextual"/>
            </w:rPr>
          </w:pPr>
          <w:del w:id="541" w:author="Zixuan Zhou" w:date="2026-04-27T03:45:00Z" w16du:dateUtc="2026-04-26T19:45:00Z">
            <w:r w:rsidRPr="00DC6D96" w:rsidDel="00DC6D96">
              <w:rPr>
                <w:noProof/>
                <w:rPrChange w:id="542" w:author="Zixuan Zhou" w:date="2026-04-27T03:45:00Z" w16du:dateUtc="2026-04-26T19:45:00Z">
                  <w:rPr>
                    <w:rStyle w:val="afb"/>
                    <w:noProof/>
                  </w:rPr>
                </w:rPrChange>
              </w:rPr>
              <w:delText xml:space="preserve">5.4 </w:delText>
            </w:r>
            <w:r w:rsidRPr="00DC6D96" w:rsidDel="00DC6D96">
              <w:rPr>
                <w:rFonts w:hint="eastAsia"/>
                <w:noProof/>
                <w:rPrChange w:id="543" w:author="Zixuan Zhou" w:date="2026-04-27T03:45:00Z" w16du:dateUtc="2026-04-26T19:45:00Z">
                  <w:rPr>
                    <w:rStyle w:val="afb"/>
                    <w:rFonts w:hint="eastAsia"/>
                    <w:noProof/>
                  </w:rPr>
                </w:rPrChange>
              </w:rPr>
              <w:delText>数据集质量评估</w:delText>
            </w:r>
            <w:r w:rsidDel="00DC6D96">
              <w:rPr>
                <w:rFonts w:hint="eastAsia"/>
                <w:noProof/>
                <w:webHidden/>
              </w:rPr>
              <w:tab/>
            </w:r>
            <w:r w:rsidDel="00DC6D96">
              <w:rPr>
                <w:noProof/>
                <w:webHidden/>
              </w:rPr>
              <w:delText>31</w:delText>
            </w:r>
          </w:del>
        </w:p>
        <w:p w14:paraId="7F452AF1" w14:textId="4362A392" w:rsidR="00BA1BF6" w:rsidDel="00DC6D96" w:rsidRDefault="00BA1BF6">
          <w:pPr>
            <w:pStyle w:val="TOC3"/>
            <w:snapToGrid/>
            <w:rPr>
              <w:del w:id="544" w:author="Zixuan Zhou" w:date="2026-04-27T03:45:00Z" w16du:dateUtc="2026-04-26T19:45:00Z"/>
              <w:rFonts w:asciiTheme="minorHAnsi" w:eastAsiaTheme="minorEastAsia" w:hAnsiTheme="minorHAnsi" w:hint="eastAsia"/>
              <w:noProof/>
              <w:sz w:val="22"/>
              <w:szCs w:val="24"/>
              <w14:ligatures w14:val="standardContextual"/>
            </w:rPr>
          </w:pPr>
          <w:del w:id="545" w:author="Zixuan Zhou" w:date="2026-04-27T03:45:00Z" w16du:dateUtc="2026-04-26T19:45:00Z">
            <w:r w:rsidRPr="00DC6D96" w:rsidDel="00DC6D96">
              <w:rPr>
                <w:noProof/>
                <w:rPrChange w:id="546" w:author="Zixuan Zhou" w:date="2026-04-27T03:45:00Z" w16du:dateUtc="2026-04-26T19:45:00Z">
                  <w:rPr>
                    <w:rStyle w:val="afb"/>
                    <w:noProof/>
                  </w:rPr>
                </w:rPrChange>
              </w:rPr>
              <w:delText xml:space="preserve">5.4.1 </w:delText>
            </w:r>
            <w:r w:rsidRPr="00DC6D96" w:rsidDel="00DC6D96">
              <w:rPr>
                <w:rFonts w:hint="eastAsia"/>
                <w:noProof/>
                <w:rPrChange w:id="547" w:author="Zixuan Zhou" w:date="2026-04-27T03:45:00Z" w16du:dateUtc="2026-04-26T19:45:00Z">
                  <w:rPr>
                    <w:rStyle w:val="afb"/>
                    <w:rFonts w:hint="eastAsia"/>
                    <w:noProof/>
                  </w:rPr>
                </w:rPrChange>
              </w:rPr>
              <w:delText>多维度评估体系设计</w:delText>
            </w:r>
            <w:r w:rsidDel="00DC6D96">
              <w:rPr>
                <w:rFonts w:hint="eastAsia"/>
                <w:noProof/>
                <w:webHidden/>
              </w:rPr>
              <w:tab/>
            </w:r>
            <w:r w:rsidDel="00DC6D96">
              <w:rPr>
                <w:noProof/>
                <w:webHidden/>
              </w:rPr>
              <w:delText>31</w:delText>
            </w:r>
          </w:del>
        </w:p>
        <w:p w14:paraId="1B8D6B98" w14:textId="1B4B6041" w:rsidR="00BA1BF6" w:rsidDel="00DC6D96" w:rsidRDefault="00BA1BF6">
          <w:pPr>
            <w:pStyle w:val="TOC3"/>
            <w:snapToGrid/>
            <w:rPr>
              <w:del w:id="548" w:author="Zixuan Zhou" w:date="2026-04-27T03:45:00Z" w16du:dateUtc="2026-04-26T19:45:00Z"/>
              <w:rFonts w:asciiTheme="minorHAnsi" w:eastAsiaTheme="minorEastAsia" w:hAnsiTheme="minorHAnsi" w:hint="eastAsia"/>
              <w:noProof/>
              <w:sz w:val="22"/>
              <w:szCs w:val="24"/>
              <w14:ligatures w14:val="standardContextual"/>
            </w:rPr>
          </w:pPr>
          <w:del w:id="549" w:author="Zixuan Zhou" w:date="2026-04-27T03:45:00Z" w16du:dateUtc="2026-04-26T19:45:00Z">
            <w:r w:rsidRPr="00DC6D96" w:rsidDel="00DC6D96">
              <w:rPr>
                <w:noProof/>
                <w:rPrChange w:id="550" w:author="Zixuan Zhou" w:date="2026-04-27T03:45:00Z" w16du:dateUtc="2026-04-26T19:45:00Z">
                  <w:rPr>
                    <w:rStyle w:val="afb"/>
                    <w:noProof/>
                  </w:rPr>
                </w:rPrChange>
              </w:rPr>
              <w:delText xml:space="preserve">5.4.2 </w:delText>
            </w:r>
            <w:r w:rsidRPr="00DC6D96" w:rsidDel="00DC6D96">
              <w:rPr>
                <w:rFonts w:hint="eastAsia"/>
                <w:noProof/>
                <w:rPrChange w:id="551" w:author="Zixuan Zhou" w:date="2026-04-27T03:45:00Z" w16du:dateUtc="2026-04-26T19:45:00Z">
                  <w:rPr>
                    <w:rStyle w:val="afb"/>
                    <w:rFonts w:hint="eastAsia"/>
                    <w:noProof/>
                  </w:rPr>
                </w:rPrChange>
              </w:rPr>
              <w:delText>参评大模型的专家一致性横向对比</w:delText>
            </w:r>
            <w:r w:rsidDel="00DC6D96">
              <w:rPr>
                <w:rFonts w:hint="eastAsia"/>
                <w:noProof/>
                <w:webHidden/>
              </w:rPr>
              <w:tab/>
            </w:r>
            <w:r w:rsidDel="00DC6D96">
              <w:rPr>
                <w:noProof/>
                <w:webHidden/>
              </w:rPr>
              <w:delText>32</w:delText>
            </w:r>
          </w:del>
        </w:p>
        <w:p w14:paraId="1B656C6E" w14:textId="3D1B1B73" w:rsidR="00BA1BF6" w:rsidDel="00DC6D96" w:rsidRDefault="00BA1BF6">
          <w:pPr>
            <w:pStyle w:val="TOC3"/>
            <w:snapToGrid/>
            <w:rPr>
              <w:del w:id="552" w:author="Zixuan Zhou" w:date="2026-04-27T03:45:00Z" w16du:dateUtc="2026-04-26T19:45:00Z"/>
              <w:rFonts w:asciiTheme="minorHAnsi" w:eastAsiaTheme="minorEastAsia" w:hAnsiTheme="minorHAnsi" w:hint="eastAsia"/>
              <w:noProof/>
              <w:sz w:val="22"/>
              <w:szCs w:val="24"/>
              <w14:ligatures w14:val="standardContextual"/>
            </w:rPr>
          </w:pPr>
          <w:del w:id="553" w:author="Zixuan Zhou" w:date="2026-04-27T03:45:00Z" w16du:dateUtc="2026-04-26T19:45:00Z">
            <w:r w:rsidRPr="00DC6D96" w:rsidDel="00DC6D96">
              <w:rPr>
                <w:noProof/>
                <w:rPrChange w:id="554" w:author="Zixuan Zhou" w:date="2026-04-27T03:45:00Z" w16du:dateUtc="2026-04-26T19:45:00Z">
                  <w:rPr>
                    <w:rStyle w:val="afb"/>
                    <w:noProof/>
                  </w:rPr>
                </w:rPrChange>
              </w:rPr>
              <w:delText xml:space="preserve">5.4.3 </w:delText>
            </w:r>
            <w:r w:rsidRPr="00DC6D96" w:rsidDel="00DC6D96">
              <w:rPr>
                <w:rFonts w:hint="eastAsia"/>
                <w:noProof/>
                <w:rPrChange w:id="555" w:author="Zixuan Zhou" w:date="2026-04-27T03:45:00Z" w16du:dateUtc="2026-04-26T19:45:00Z">
                  <w:rPr>
                    <w:rStyle w:val="afb"/>
                    <w:rFonts w:hint="eastAsia"/>
                    <w:noProof/>
                  </w:rPr>
                </w:rPrChange>
              </w:rPr>
              <w:delText>专家内部一致性与</w:delText>
            </w:r>
            <w:r w:rsidRPr="00DC6D96" w:rsidDel="00DC6D96">
              <w:rPr>
                <w:noProof/>
                <w:rPrChange w:id="556" w:author="Zixuan Zhou" w:date="2026-04-27T03:45:00Z" w16du:dateUtc="2026-04-26T19:45:00Z">
                  <w:rPr>
                    <w:rStyle w:val="afb"/>
                    <w:noProof/>
                  </w:rPr>
                </w:rPrChange>
              </w:rPr>
              <w:delText>AI</w:delText>
            </w:r>
            <w:r w:rsidRPr="00DC6D96" w:rsidDel="00DC6D96">
              <w:rPr>
                <w:rFonts w:hint="eastAsia"/>
                <w:noProof/>
                <w:rPrChange w:id="557" w:author="Zixuan Zhou" w:date="2026-04-27T03:45:00Z" w16du:dateUtc="2026-04-26T19:45:00Z">
                  <w:rPr>
                    <w:rStyle w:val="afb"/>
                    <w:rFonts w:hint="eastAsia"/>
                    <w:noProof/>
                  </w:rPr>
                </w:rPrChange>
              </w:rPr>
              <w:delText>群体平均一致性对比</w:delText>
            </w:r>
            <w:r w:rsidDel="00DC6D96">
              <w:rPr>
                <w:rFonts w:hint="eastAsia"/>
                <w:noProof/>
                <w:webHidden/>
              </w:rPr>
              <w:tab/>
            </w:r>
            <w:r w:rsidDel="00DC6D96">
              <w:rPr>
                <w:noProof/>
                <w:webHidden/>
              </w:rPr>
              <w:delText>33</w:delText>
            </w:r>
          </w:del>
        </w:p>
        <w:p w14:paraId="1CFD7302" w14:textId="01334DBC" w:rsidR="00BA1BF6" w:rsidDel="00DC6D96" w:rsidRDefault="00BA1BF6">
          <w:pPr>
            <w:pStyle w:val="TOC3"/>
            <w:snapToGrid/>
            <w:rPr>
              <w:del w:id="558" w:author="Zixuan Zhou" w:date="2026-04-27T03:45:00Z" w16du:dateUtc="2026-04-26T19:45:00Z"/>
              <w:rFonts w:asciiTheme="minorHAnsi" w:eastAsiaTheme="minorEastAsia" w:hAnsiTheme="minorHAnsi" w:hint="eastAsia"/>
              <w:noProof/>
              <w:sz w:val="22"/>
              <w:szCs w:val="24"/>
              <w14:ligatures w14:val="standardContextual"/>
            </w:rPr>
          </w:pPr>
          <w:del w:id="559" w:author="Zixuan Zhou" w:date="2026-04-27T03:45:00Z" w16du:dateUtc="2026-04-26T19:45:00Z">
            <w:r w:rsidRPr="00DC6D96" w:rsidDel="00DC6D96">
              <w:rPr>
                <w:noProof/>
                <w:rPrChange w:id="560" w:author="Zixuan Zhou" w:date="2026-04-27T03:45:00Z" w16du:dateUtc="2026-04-26T19:45:00Z">
                  <w:rPr>
                    <w:rStyle w:val="afb"/>
                    <w:noProof/>
                  </w:rPr>
                </w:rPrChange>
              </w:rPr>
              <w:delText>5.4.4</w:delText>
            </w:r>
            <w:r w:rsidRPr="00DC6D96" w:rsidDel="00DC6D96">
              <w:rPr>
                <w:noProof/>
                <w:rPrChange w:id="561" w:author="Zixuan Zhou" w:date="2026-04-27T03:45:00Z" w16du:dateUtc="2026-04-26T19:45:00Z">
                  <w:rPr>
                    <w:rStyle w:val="afb"/>
                    <w:rFonts w:cs="Times New Roman"/>
                    <w:noProof/>
                  </w:rPr>
                </w:rPrChange>
              </w:rPr>
              <w:delText xml:space="preserve"> DeepSeek-V3.2</w:delText>
            </w:r>
            <w:r w:rsidRPr="00DC6D96" w:rsidDel="00DC6D96">
              <w:rPr>
                <w:rFonts w:hint="eastAsia"/>
                <w:noProof/>
                <w:rPrChange w:id="562" w:author="Zixuan Zhou" w:date="2026-04-27T03:45:00Z" w16du:dateUtc="2026-04-26T19:45:00Z">
                  <w:rPr>
                    <w:rStyle w:val="afb"/>
                    <w:rFonts w:hint="eastAsia"/>
                    <w:noProof/>
                  </w:rPr>
                </w:rPrChange>
              </w:rPr>
              <w:delText>的专家级评价能力验证</w:delText>
            </w:r>
            <w:r w:rsidDel="00DC6D96">
              <w:rPr>
                <w:rFonts w:hint="eastAsia"/>
                <w:noProof/>
                <w:webHidden/>
              </w:rPr>
              <w:tab/>
            </w:r>
            <w:r w:rsidDel="00DC6D96">
              <w:rPr>
                <w:noProof/>
                <w:webHidden/>
              </w:rPr>
              <w:delText>34</w:delText>
            </w:r>
          </w:del>
        </w:p>
        <w:p w14:paraId="4231CC4C" w14:textId="19ABA51D" w:rsidR="00BA1BF6" w:rsidDel="00DC6D96" w:rsidRDefault="00BA1BF6">
          <w:pPr>
            <w:pStyle w:val="TOC3"/>
            <w:snapToGrid/>
            <w:rPr>
              <w:del w:id="563" w:author="Zixuan Zhou" w:date="2026-04-27T03:45:00Z" w16du:dateUtc="2026-04-26T19:45:00Z"/>
              <w:rFonts w:asciiTheme="minorHAnsi" w:eastAsiaTheme="minorEastAsia" w:hAnsiTheme="minorHAnsi" w:hint="eastAsia"/>
              <w:noProof/>
              <w:sz w:val="22"/>
              <w:szCs w:val="24"/>
              <w14:ligatures w14:val="standardContextual"/>
            </w:rPr>
          </w:pPr>
          <w:del w:id="564" w:author="Zixuan Zhou" w:date="2026-04-27T03:45:00Z" w16du:dateUtc="2026-04-26T19:45:00Z">
            <w:r w:rsidRPr="00DC6D96" w:rsidDel="00DC6D96">
              <w:rPr>
                <w:noProof/>
                <w:rPrChange w:id="565" w:author="Zixuan Zhou" w:date="2026-04-27T03:45:00Z" w16du:dateUtc="2026-04-26T19:45:00Z">
                  <w:rPr>
                    <w:rStyle w:val="afb"/>
                    <w:noProof/>
                  </w:rPr>
                </w:rPrChange>
              </w:rPr>
              <w:delText xml:space="preserve">5.4.5 </w:delText>
            </w:r>
            <w:r w:rsidRPr="00DC6D96" w:rsidDel="00DC6D96">
              <w:rPr>
                <w:rFonts w:hint="eastAsia"/>
                <w:noProof/>
                <w:rPrChange w:id="566" w:author="Zixuan Zhou" w:date="2026-04-27T03:45:00Z" w16du:dateUtc="2026-04-26T19:45:00Z">
                  <w:rPr>
                    <w:rStyle w:val="afb"/>
                    <w:rFonts w:hint="eastAsia"/>
                    <w:noProof/>
                  </w:rPr>
                </w:rPrChange>
              </w:rPr>
              <w:delText>大模型自动打分范式的确立</w:delText>
            </w:r>
            <w:r w:rsidDel="00DC6D96">
              <w:rPr>
                <w:rFonts w:hint="eastAsia"/>
                <w:noProof/>
                <w:webHidden/>
              </w:rPr>
              <w:tab/>
            </w:r>
            <w:r w:rsidDel="00DC6D96">
              <w:rPr>
                <w:noProof/>
                <w:webHidden/>
              </w:rPr>
              <w:delText>34</w:delText>
            </w:r>
          </w:del>
        </w:p>
        <w:p w14:paraId="0B775EC6" w14:textId="45DDCB05" w:rsidR="00BA1BF6" w:rsidDel="00DC6D96" w:rsidRDefault="00BA1BF6">
          <w:pPr>
            <w:pStyle w:val="TOC3"/>
            <w:snapToGrid/>
            <w:rPr>
              <w:del w:id="567" w:author="Zixuan Zhou" w:date="2026-04-27T03:45:00Z" w16du:dateUtc="2026-04-26T19:45:00Z"/>
              <w:rFonts w:asciiTheme="minorHAnsi" w:eastAsiaTheme="minorEastAsia" w:hAnsiTheme="minorHAnsi" w:hint="eastAsia"/>
              <w:noProof/>
              <w:sz w:val="22"/>
              <w:szCs w:val="24"/>
              <w14:ligatures w14:val="standardContextual"/>
            </w:rPr>
          </w:pPr>
          <w:del w:id="568" w:author="Zixuan Zhou" w:date="2026-04-27T03:45:00Z" w16du:dateUtc="2026-04-26T19:45:00Z">
            <w:r w:rsidRPr="00DC6D96" w:rsidDel="00DC6D96">
              <w:rPr>
                <w:noProof/>
                <w:rPrChange w:id="569" w:author="Zixuan Zhou" w:date="2026-04-27T03:45:00Z" w16du:dateUtc="2026-04-26T19:45:00Z">
                  <w:rPr>
                    <w:rStyle w:val="afb"/>
                    <w:noProof/>
                  </w:rPr>
                </w:rPrChange>
              </w:rPr>
              <w:delText xml:space="preserve">5.4.6 </w:delText>
            </w:r>
            <w:r w:rsidRPr="00DC6D96" w:rsidDel="00DC6D96">
              <w:rPr>
                <w:rFonts w:hint="eastAsia"/>
                <w:noProof/>
                <w:rPrChange w:id="570" w:author="Zixuan Zhou" w:date="2026-04-27T03:45:00Z" w16du:dateUtc="2026-04-26T19:45:00Z">
                  <w:rPr>
                    <w:rStyle w:val="afb"/>
                    <w:rFonts w:hint="eastAsia"/>
                    <w:noProof/>
                  </w:rPr>
                </w:rPrChange>
              </w:rPr>
              <w:delText>全量数据自动化质量筛查</w:delText>
            </w:r>
            <w:r w:rsidDel="00DC6D96">
              <w:rPr>
                <w:rFonts w:hint="eastAsia"/>
                <w:noProof/>
                <w:webHidden/>
              </w:rPr>
              <w:tab/>
            </w:r>
            <w:r w:rsidDel="00DC6D96">
              <w:rPr>
                <w:noProof/>
                <w:webHidden/>
              </w:rPr>
              <w:delText>35</w:delText>
            </w:r>
          </w:del>
        </w:p>
        <w:p w14:paraId="7D7B7943" w14:textId="698A5D39" w:rsidR="00BA1BF6" w:rsidDel="00DC6D96" w:rsidRDefault="00BA1BF6">
          <w:pPr>
            <w:pStyle w:val="TOC2"/>
            <w:snapToGrid/>
            <w:spacing w:line="400" w:lineRule="exact"/>
            <w:rPr>
              <w:del w:id="571" w:author="Zixuan Zhou" w:date="2026-04-27T03:45:00Z" w16du:dateUtc="2026-04-26T19:45:00Z"/>
              <w:rFonts w:asciiTheme="minorHAnsi" w:eastAsiaTheme="minorEastAsia" w:hAnsiTheme="minorHAnsi" w:hint="eastAsia"/>
              <w:noProof/>
              <w:sz w:val="22"/>
              <w:szCs w:val="24"/>
              <w14:ligatures w14:val="standardContextual"/>
            </w:rPr>
          </w:pPr>
          <w:del w:id="572" w:author="Zixuan Zhou" w:date="2026-04-27T03:45:00Z" w16du:dateUtc="2026-04-26T19:45:00Z">
            <w:r w:rsidRPr="00DC6D96" w:rsidDel="00DC6D96">
              <w:rPr>
                <w:noProof/>
                <w:rPrChange w:id="573" w:author="Zixuan Zhou" w:date="2026-04-27T03:45:00Z" w16du:dateUtc="2026-04-26T19:45:00Z">
                  <w:rPr>
                    <w:rStyle w:val="afb"/>
                    <w:noProof/>
                  </w:rPr>
                </w:rPrChange>
              </w:rPr>
              <w:delText xml:space="preserve">5.5 </w:delText>
            </w:r>
            <w:r w:rsidRPr="00DC6D96" w:rsidDel="00DC6D96">
              <w:rPr>
                <w:rFonts w:hint="eastAsia"/>
                <w:noProof/>
                <w:rPrChange w:id="574" w:author="Zixuan Zhou" w:date="2026-04-27T03:45:00Z" w16du:dateUtc="2026-04-26T19:45:00Z">
                  <w:rPr>
                    <w:rStyle w:val="afb"/>
                    <w:rFonts w:hint="eastAsia"/>
                    <w:noProof/>
                  </w:rPr>
                </w:rPrChange>
              </w:rPr>
              <w:delText>问答数据集构建结果</w:delText>
            </w:r>
            <w:r w:rsidDel="00DC6D96">
              <w:rPr>
                <w:rFonts w:hint="eastAsia"/>
                <w:noProof/>
                <w:webHidden/>
              </w:rPr>
              <w:tab/>
            </w:r>
            <w:r w:rsidDel="00DC6D96">
              <w:rPr>
                <w:noProof/>
                <w:webHidden/>
              </w:rPr>
              <w:delText>35</w:delText>
            </w:r>
          </w:del>
        </w:p>
        <w:p w14:paraId="04E80D68" w14:textId="407649C4" w:rsidR="00BA1BF6" w:rsidDel="00DC6D96" w:rsidRDefault="00BA1BF6">
          <w:pPr>
            <w:pStyle w:val="TOC2"/>
            <w:snapToGrid/>
            <w:spacing w:line="400" w:lineRule="exact"/>
            <w:rPr>
              <w:del w:id="575" w:author="Zixuan Zhou" w:date="2026-04-27T03:45:00Z" w16du:dateUtc="2026-04-26T19:45:00Z"/>
              <w:rFonts w:asciiTheme="minorHAnsi" w:eastAsiaTheme="minorEastAsia" w:hAnsiTheme="minorHAnsi" w:hint="eastAsia"/>
              <w:noProof/>
              <w:sz w:val="22"/>
              <w:szCs w:val="24"/>
              <w14:ligatures w14:val="standardContextual"/>
            </w:rPr>
          </w:pPr>
          <w:del w:id="576" w:author="Zixuan Zhou" w:date="2026-04-27T03:45:00Z" w16du:dateUtc="2026-04-26T19:45:00Z">
            <w:r w:rsidRPr="00DC6D96" w:rsidDel="00DC6D96">
              <w:rPr>
                <w:noProof/>
                <w:rPrChange w:id="577" w:author="Zixuan Zhou" w:date="2026-04-27T03:45:00Z" w16du:dateUtc="2026-04-26T19:45:00Z">
                  <w:rPr>
                    <w:rStyle w:val="afb"/>
                    <w:noProof/>
                  </w:rPr>
                </w:rPrChange>
              </w:rPr>
              <w:delText xml:space="preserve">5.6 </w:delText>
            </w:r>
            <w:r w:rsidRPr="00DC6D96" w:rsidDel="00DC6D96">
              <w:rPr>
                <w:rFonts w:hint="eastAsia"/>
                <w:noProof/>
                <w:rPrChange w:id="578"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36</w:delText>
            </w:r>
          </w:del>
        </w:p>
        <w:p w14:paraId="5557113E" w14:textId="6C10C74B" w:rsidR="00BA1BF6" w:rsidDel="00DC6D96" w:rsidRDefault="00BA1BF6">
          <w:pPr>
            <w:pStyle w:val="TOC1"/>
            <w:tabs>
              <w:tab w:val="left" w:pos="1260"/>
            </w:tabs>
            <w:wordWrap/>
            <w:snapToGrid/>
            <w:spacing w:line="400" w:lineRule="exact"/>
            <w:rPr>
              <w:del w:id="579" w:author="Zixuan Zhou" w:date="2026-04-27T03:45:00Z" w16du:dateUtc="2026-04-26T19:45:00Z"/>
              <w:rFonts w:asciiTheme="minorHAnsi" w:eastAsiaTheme="minorEastAsia" w:hAnsiTheme="minorHAnsi" w:hint="eastAsia"/>
              <w:noProof/>
              <w:sz w:val="22"/>
              <w:szCs w:val="24"/>
              <w14:ligatures w14:val="standardContextual"/>
            </w:rPr>
          </w:pPr>
          <w:del w:id="580" w:author="Zixuan Zhou" w:date="2026-04-27T03:45:00Z" w16du:dateUtc="2026-04-26T19:45:00Z">
            <w:r w:rsidRPr="00DC6D96" w:rsidDel="00DC6D96">
              <w:rPr>
                <w:rFonts w:hint="eastAsia"/>
                <w:noProof/>
                <w:rPrChange w:id="581" w:author="Zixuan Zhou" w:date="2026-04-27T03:45:00Z" w16du:dateUtc="2026-04-26T19:45:00Z">
                  <w:rPr>
                    <w:rStyle w:val="afb"/>
                    <w:rFonts w:hint="eastAsia"/>
                    <w:noProof/>
                  </w:rPr>
                </w:rPrChange>
              </w:rPr>
              <w:delText>第</w:delText>
            </w:r>
            <w:r w:rsidRPr="00DC6D96" w:rsidDel="00DC6D96">
              <w:rPr>
                <w:noProof/>
                <w:rPrChange w:id="582" w:author="Zixuan Zhou" w:date="2026-04-27T03:45:00Z" w16du:dateUtc="2026-04-26T19:45:00Z">
                  <w:rPr>
                    <w:rStyle w:val="afb"/>
                    <w:noProof/>
                  </w:rPr>
                </w:rPrChange>
              </w:rPr>
              <w:delText xml:space="preserve"> 6 </w:delText>
            </w:r>
            <w:r w:rsidRPr="00DC6D96" w:rsidDel="00DC6D96">
              <w:rPr>
                <w:rFonts w:hint="eastAsia"/>
                <w:noProof/>
                <w:rPrChange w:id="583"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584" w:author="Zixuan Zhou" w:date="2026-04-27T03:45:00Z" w16du:dateUtc="2026-04-26T19:45:00Z">
                  <w:rPr>
                    <w:rStyle w:val="afb"/>
                    <w:rFonts w:hint="eastAsia"/>
                    <w:noProof/>
                  </w:rPr>
                </w:rPrChange>
              </w:rPr>
              <w:delText>领域大语言模型微调与效果评估</w:delText>
            </w:r>
            <w:r w:rsidDel="00DC6D96">
              <w:rPr>
                <w:rFonts w:hint="eastAsia"/>
                <w:noProof/>
                <w:webHidden/>
              </w:rPr>
              <w:tab/>
            </w:r>
            <w:r w:rsidDel="00DC6D96">
              <w:rPr>
                <w:noProof/>
                <w:webHidden/>
              </w:rPr>
              <w:delText>37</w:delText>
            </w:r>
          </w:del>
        </w:p>
        <w:p w14:paraId="083D55C9" w14:textId="49E941B5" w:rsidR="00BA1BF6" w:rsidDel="00DC6D96" w:rsidRDefault="00BA1BF6">
          <w:pPr>
            <w:pStyle w:val="TOC2"/>
            <w:snapToGrid/>
            <w:spacing w:line="400" w:lineRule="exact"/>
            <w:rPr>
              <w:del w:id="585" w:author="Zixuan Zhou" w:date="2026-04-27T03:45:00Z" w16du:dateUtc="2026-04-26T19:45:00Z"/>
              <w:rFonts w:asciiTheme="minorHAnsi" w:eastAsiaTheme="minorEastAsia" w:hAnsiTheme="minorHAnsi" w:hint="eastAsia"/>
              <w:noProof/>
              <w:sz w:val="22"/>
              <w:szCs w:val="24"/>
              <w14:ligatures w14:val="standardContextual"/>
            </w:rPr>
          </w:pPr>
          <w:del w:id="586" w:author="Zixuan Zhou" w:date="2026-04-27T03:45:00Z" w16du:dateUtc="2026-04-26T19:45:00Z">
            <w:r w:rsidRPr="00DC6D96" w:rsidDel="00DC6D96">
              <w:rPr>
                <w:noProof/>
                <w:rPrChange w:id="587" w:author="Zixuan Zhou" w:date="2026-04-27T03:45:00Z" w16du:dateUtc="2026-04-26T19:45:00Z">
                  <w:rPr>
                    <w:rStyle w:val="afb"/>
                    <w:noProof/>
                  </w:rPr>
                </w:rPrChange>
              </w:rPr>
              <w:delText xml:space="preserve">6.1 </w:delText>
            </w:r>
            <w:r w:rsidRPr="00DC6D96" w:rsidDel="00DC6D96">
              <w:rPr>
                <w:rFonts w:hint="eastAsia"/>
                <w:noProof/>
                <w:rPrChange w:id="588" w:author="Zixuan Zhou" w:date="2026-04-27T03:45:00Z" w16du:dateUtc="2026-04-26T19:45:00Z">
                  <w:rPr>
                    <w:rStyle w:val="afb"/>
                    <w:rFonts w:hint="eastAsia"/>
                    <w:noProof/>
                  </w:rPr>
                </w:rPrChange>
              </w:rPr>
              <w:delText>实验设置</w:delText>
            </w:r>
            <w:r w:rsidDel="00DC6D96">
              <w:rPr>
                <w:rFonts w:hint="eastAsia"/>
                <w:noProof/>
                <w:webHidden/>
              </w:rPr>
              <w:tab/>
            </w:r>
            <w:r w:rsidDel="00DC6D96">
              <w:rPr>
                <w:noProof/>
                <w:webHidden/>
              </w:rPr>
              <w:delText>37</w:delText>
            </w:r>
          </w:del>
        </w:p>
        <w:p w14:paraId="3410C6D4" w14:textId="553CAD18" w:rsidR="00BA1BF6" w:rsidDel="00DC6D96" w:rsidRDefault="00BA1BF6">
          <w:pPr>
            <w:pStyle w:val="TOC3"/>
            <w:snapToGrid/>
            <w:rPr>
              <w:del w:id="589" w:author="Zixuan Zhou" w:date="2026-04-27T03:45:00Z" w16du:dateUtc="2026-04-26T19:45:00Z"/>
              <w:rFonts w:asciiTheme="minorHAnsi" w:eastAsiaTheme="minorEastAsia" w:hAnsiTheme="minorHAnsi" w:hint="eastAsia"/>
              <w:noProof/>
              <w:sz w:val="22"/>
              <w:szCs w:val="24"/>
              <w14:ligatures w14:val="standardContextual"/>
            </w:rPr>
          </w:pPr>
          <w:del w:id="590" w:author="Zixuan Zhou" w:date="2026-04-27T03:45:00Z" w16du:dateUtc="2026-04-26T19:45:00Z">
            <w:r w:rsidRPr="00DC6D96" w:rsidDel="00DC6D96">
              <w:rPr>
                <w:noProof/>
                <w:rPrChange w:id="591" w:author="Zixuan Zhou" w:date="2026-04-27T03:45:00Z" w16du:dateUtc="2026-04-26T19:45:00Z">
                  <w:rPr>
                    <w:rStyle w:val="afb"/>
                    <w:noProof/>
                  </w:rPr>
                </w:rPrChange>
              </w:rPr>
              <w:delText xml:space="preserve">6.1.1 </w:delText>
            </w:r>
            <w:r w:rsidRPr="00DC6D96" w:rsidDel="00DC6D96">
              <w:rPr>
                <w:rFonts w:hint="eastAsia"/>
                <w:noProof/>
                <w:rPrChange w:id="592" w:author="Zixuan Zhou" w:date="2026-04-27T03:45:00Z" w16du:dateUtc="2026-04-26T19:45:00Z">
                  <w:rPr>
                    <w:rStyle w:val="afb"/>
                    <w:rFonts w:hint="eastAsia"/>
                    <w:noProof/>
                  </w:rPr>
                </w:rPrChange>
              </w:rPr>
              <w:delText>实验环境</w:delText>
            </w:r>
            <w:r w:rsidDel="00DC6D96">
              <w:rPr>
                <w:rFonts w:hint="eastAsia"/>
                <w:noProof/>
                <w:webHidden/>
              </w:rPr>
              <w:tab/>
            </w:r>
            <w:r w:rsidDel="00DC6D96">
              <w:rPr>
                <w:noProof/>
                <w:webHidden/>
              </w:rPr>
              <w:delText>37</w:delText>
            </w:r>
          </w:del>
        </w:p>
        <w:p w14:paraId="02A87F72" w14:textId="68E76514" w:rsidR="00BA1BF6" w:rsidDel="00DC6D96" w:rsidRDefault="00BA1BF6">
          <w:pPr>
            <w:pStyle w:val="TOC3"/>
            <w:snapToGrid/>
            <w:rPr>
              <w:del w:id="593" w:author="Zixuan Zhou" w:date="2026-04-27T03:45:00Z" w16du:dateUtc="2026-04-26T19:45:00Z"/>
              <w:rFonts w:asciiTheme="minorHAnsi" w:eastAsiaTheme="minorEastAsia" w:hAnsiTheme="minorHAnsi" w:hint="eastAsia"/>
              <w:noProof/>
              <w:sz w:val="22"/>
              <w:szCs w:val="24"/>
              <w14:ligatures w14:val="standardContextual"/>
            </w:rPr>
          </w:pPr>
          <w:del w:id="594" w:author="Zixuan Zhou" w:date="2026-04-27T03:45:00Z" w16du:dateUtc="2026-04-26T19:45:00Z">
            <w:r w:rsidRPr="00DC6D96" w:rsidDel="00DC6D96">
              <w:rPr>
                <w:noProof/>
                <w:rPrChange w:id="595" w:author="Zixuan Zhou" w:date="2026-04-27T03:45:00Z" w16du:dateUtc="2026-04-26T19:45:00Z">
                  <w:rPr>
                    <w:rStyle w:val="afb"/>
                    <w:noProof/>
                  </w:rPr>
                </w:rPrChange>
              </w:rPr>
              <w:delText xml:space="preserve">6.1.2 </w:delText>
            </w:r>
            <w:r w:rsidRPr="00DC6D96" w:rsidDel="00DC6D96">
              <w:rPr>
                <w:rFonts w:hint="eastAsia"/>
                <w:noProof/>
                <w:rPrChange w:id="596" w:author="Zixuan Zhou" w:date="2026-04-27T03:45:00Z" w16du:dateUtc="2026-04-26T19:45:00Z">
                  <w:rPr>
                    <w:rStyle w:val="afb"/>
                    <w:rFonts w:hint="eastAsia"/>
                    <w:noProof/>
                  </w:rPr>
                </w:rPrChange>
              </w:rPr>
              <w:delText>基础模型介绍</w:delText>
            </w:r>
            <w:r w:rsidDel="00DC6D96">
              <w:rPr>
                <w:rFonts w:hint="eastAsia"/>
                <w:noProof/>
                <w:webHidden/>
              </w:rPr>
              <w:tab/>
            </w:r>
            <w:r w:rsidDel="00DC6D96">
              <w:rPr>
                <w:noProof/>
                <w:webHidden/>
              </w:rPr>
              <w:delText>38</w:delText>
            </w:r>
          </w:del>
        </w:p>
        <w:p w14:paraId="152DF662" w14:textId="52EDF0E7" w:rsidR="00BA1BF6" w:rsidDel="00DC6D96" w:rsidRDefault="00BA1BF6">
          <w:pPr>
            <w:pStyle w:val="TOC3"/>
            <w:snapToGrid/>
            <w:rPr>
              <w:del w:id="597" w:author="Zixuan Zhou" w:date="2026-04-27T03:45:00Z" w16du:dateUtc="2026-04-26T19:45:00Z"/>
              <w:rFonts w:asciiTheme="minorHAnsi" w:eastAsiaTheme="minorEastAsia" w:hAnsiTheme="minorHAnsi" w:hint="eastAsia"/>
              <w:noProof/>
              <w:sz w:val="22"/>
              <w:szCs w:val="24"/>
              <w14:ligatures w14:val="standardContextual"/>
            </w:rPr>
          </w:pPr>
          <w:del w:id="598" w:author="Zixuan Zhou" w:date="2026-04-27T03:45:00Z" w16du:dateUtc="2026-04-26T19:45:00Z">
            <w:r w:rsidRPr="00DC6D96" w:rsidDel="00DC6D96">
              <w:rPr>
                <w:noProof/>
                <w:rPrChange w:id="599" w:author="Zixuan Zhou" w:date="2026-04-27T03:45:00Z" w16du:dateUtc="2026-04-26T19:45:00Z">
                  <w:rPr>
                    <w:rStyle w:val="afb"/>
                    <w:noProof/>
                  </w:rPr>
                </w:rPrChange>
              </w:rPr>
              <w:delText xml:space="preserve">6.1.3 </w:delText>
            </w:r>
            <w:r w:rsidRPr="00DC6D96" w:rsidDel="00DC6D96">
              <w:rPr>
                <w:rFonts w:hint="eastAsia"/>
                <w:noProof/>
                <w:rPrChange w:id="600" w:author="Zixuan Zhou" w:date="2026-04-27T03:45:00Z" w16du:dateUtc="2026-04-26T19:45:00Z">
                  <w:rPr>
                    <w:rStyle w:val="afb"/>
                    <w:rFonts w:hint="eastAsia"/>
                    <w:noProof/>
                  </w:rPr>
                </w:rPrChange>
              </w:rPr>
              <w:delText>数据集划分</w:delText>
            </w:r>
            <w:r w:rsidDel="00DC6D96">
              <w:rPr>
                <w:rFonts w:hint="eastAsia"/>
                <w:noProof/>
                <w:webHidden/>
              </w:rPr>
              <w:tab/>
            </w:r>
            <w:r w:rsidDel="00DC6D96">
              <w:rPr>
                <w:noProof/>
                <w:webHidden/>
              </w:rPr>
              <w:delText>38</w:delText>
            </w:r>
          </w:del>
        </w:p>
        <w:p w14:paraId="1F51C966" w14:textId="58324FC6" w:rsidR="00BA1BF6" w:rsidDel="00DC6D96" w:rsidRDefault="00BA1BF6">
          <w:pPr>
            <w:pStyle w:val="TOC2"/>
            <w:snapToGrid/>
            <w:spacing w:line="400" w:lineRule="exact"/>
            <w:rPr>
              <w:del w:id="601" w:author="Zixuan Zhou" w:date="2026-04-27T03:45:00Z" w16du:dateUtc="2026-04-26T19:45:00Z"/>
              <w:rFonts w:asciiTheme="minorHAnsi" w:eastAsiaTheme="minorEastAsia" w:hAnsiTheme="minorHAnsi" w:hint="eastAsia"/>
              <w:noProof/>
              <w:sz w:val="22"/>
              <w:szCs w:val="24"/>
              <w14:ligatures w14:val="standardContextual"/>
            </w:rPr>
          </w:pPr>
          <w:del w:id="602" w:author="Zixuan Zhou" w:date="2026-04-27T03:45:00Z" w16du:dateUtc="2026-04-26T19:45:00Z">
            <w:r w:rsidRPr="00DC6D96" w:rsidDel="00DC6D96">
              <w:rPr>
                <w:noProof/>
                <w:rPrChange w:id="603" w:author="Zixuan Zhou" w:date="2026-04-27T03:45:00Z" w16du:dateUtc="2026-04-26T19:45:00Z">
                  <w:rPr>
                    <w:rStyle w:val="afb"/>
                    <w:noProof/>
                  </w:rPr>
                </w:rPrChange>
              </w:rPr>
              <w:delText xml:space="preserve">6.2 </w:delText>
            </w:r>
            <w:r w:rsidRPr="00DC6D96" w:rsidDel="00DC6D96">
              <w:rPr>
                <w:rFonts w:hint="eastAsia"/>
                <w:noProof/>
                <w:rPrChange w:id="604" w:author="Zixuan Zhou" w:date="2026-04-27T03:45:00Z" w16du:dateUtc="2026-04-26T19:45:00Z">
                  <w:rPr>
                    <w:rStyle w:val="afb"/>
                    <w:rFonts w:hint="eastAsia"/>
                    <w:noProof/>
                  </w:rPr>
                </w:rPrChange>
              </w:rPr>
              <w:delText>模型微调方案</w:delText>
            </w:r>
            <w:r w:rsidDel="00DC6D96">
              <w:rPr>
                <w:rFonts w:hint="eastAsia"/>
                <w:noProof/>
                <w:webHidden/>
              </w:rPr>
              <w:tab/>
            </w:r>
            <w:r w:rsidDel="00DC6D96">
              <w:rPr>
                <w:noProof/>
                <w:webHidden/>
              </w:rPr>
              <w:delText>39</w:delText>
            </w:r>
          </w:del>
        </w:p>
        <w:p w14:paraId="1FA81696" w14:textId="0128F86B" w:rsidR="00BA1BF6" w:rsidDel="00DC6D96" w:rsidRDefault="00BA1BF6">
          <w:pPr>
            <w:pStyle w:val="TOC3"/>
            <w:snapToGrid/>
            <w:rPr>
              <w:del w:id="605" w:author="Zixuan Zhou" w:date="2026-04-27T03:45:00Z" w16du:dateUtc="2026-04-26T19:45:00Z"/>
              <w:rFonts w:asciiTheme="minorHAnsi" w:eastAsiaTheme="minorEastAsia" w:hAnsiTheme="minorHAnsi" w:hint="eastAsia"/>
              <w:noProof/>
              <w:sz w:val="22"/>
              <w:szCs w:val="24"/>
              <w14:ligatures w14:val="standardContextual"/>
            </w:rPr>
          </w:pPr>
          <w:del w:id="606" w:author="Zixuan Zhou" w:date="2026-04-27T03:45:00Z" w16du:dateUtc="2026-04-26T19:45:00Z">
            <w:r w:rsidRPr="00DC6D96" w:rsidDel="00DC6D96">
              <w:rPr>
                <w:noProof/>
                <w:rPrChange w:id="607" w:author="Zixuan Zhou" w:date="2026-04-27T03:45:00Z" w16du:dateUtc="2026-04-26T19:45:00Z">
                  <w:rPr>
                    <w:rStyle w:val="afb"/>
                    <w:noProof/>
                  </w:rPr>
                </w:rPrChange>
              </w:rPr>
              <w:delText xml:space="preserve">6.2.1 </w:delText>
            </w:r>
            <w:r w:rsidRPr="00DC6D96" w:rsidDel="00DC6D96">
              <w:rPr>
                <w:rFonts w:hint="eastAsia"/>
                <w:noProof/>
                <w:rPrChange w:id="608" w:author="Zixuan Zhou" w:date="2026-04-27T03:45:00Z" w16du:dateUtc="2026-04-26T19:45:00Z">
                  <w:rPr>
                    <w:rStyle w:val="afb"/>
                    <w:rFonts w:hint="eastAsia"/>
                    <w:noProof/>
                  </w:rPr>
                </w:rPrChange>
              </w:rPr>
              <w:delText>微调目标</w:delText>
            </w:r>
            <w:r w:rsidDel="00DC6D96">
              <w:rPr>
                <w:rFonts w:hint="eastAsia"/>
                <w:noProof/>
                <w:webHidden/>
              </w:rPr>
              <w:tab/>
            </w:r>
            <w:r w:rsidDel="00DC6D96">
              <w:rPr>
                <w:noProof/>
                <w:webHidden/>
              </w:rPr>
              <w:delText>39</w:delText>
            </w:r>
          </w:del>
        </w:p>
        <w:p w14:paraId="0E774BBE" w14:textId="2B52ED31" w:rsidR="00BA1BF6" w:rsidDel="00DC6D96" w:rsidRDefault="00BA1BF6">
          <w:pPr>
            <w:pStyle w:val="TOC3"/>
            <w:snapToGrid/>
            <w:rPr>
              <w:del w:id="609" w:author="Zixuan Zhou" w:date="2026-04-27T03:45:00Z" w16du:dateUtc="2026-04-26T19:45:00Z"/>
              <w:rFonts w:asciiTheme="minorHAnsi" w:eastAsiaTheme="minorEastAsia" w:hAnsiTheme="minorHAnsi" w:hint="eastAsia"/>
              <w:noProof/>
              <w:sz w:val="22"/>
              <w:szCs w:val="24"/>
              <w14:ligatures w14:val="standardContextual"/>
            </w:rPr>
          </w:pPr>
          <w:del w:id="610" w:author="Zixuan Zhou" w:date="2026-04-27T03:45:00Z" w16du:dateUtc="2026-04-26T19:45:00Z">
            <w:r w:rsidRPr="00DC6D96" w:rsidDel="00DC6D96">
              <w:rPr>
                <w:noProof/>
                <w:rPrChange w:id="611" w:author="Zixuan Zhou" w:date="2026-04-27T03:45:00Z" w16du:dateUtc="2026-04-26T19:45:00Z">
                  <w:rPr>
                    <w:rStyle w:val="afb"/>
                    <w:noProof/>
                  </w:rPr>
                </w:rPrChange>
              </w:rPr>
              <w:delText xml:space="preserve">6.2.2 </w:delText>
            </w:r>
            <w:r w:rsidRPr="00DC6D96" w:rsidDel="00DC6D96">
              <w:rPr>
                <w:rFonts w:hint="eastAsia"/>
                <w:noProof/>
                <w:rPrChange w:id="612" w:author="Zixuan Zhou" w:date="2026-04-27T03:45:00Z" w16du:dateUtc="2026-04-26T19:45:00Z">
                  <w:rPr>
                    <w:rStyle w:val="afb"/>
                    <w:rFonts w:hint="eastAsia"/>
                    <w:noProof/>
                  </w:rPr>
                </w:rPrChange>
              </w:rPr>
              <w:delText>微调方法</w:delText>
            </w:r>
            <w:r w:rsidDel="00DC6D96">
              <w:rPr>
                <w:rFonts w:hint="eastAsia"/>
                <w:noProof/>
                <w:webHidden/>
              </w:rPr>
              <w:tab/>
            </w:r>
            <w:r w:rsidDel="00DC6D96">
              <w:rPr>
                <w:noProof/>
                <w:webHidden/>
              </w:rPr>
              <w:delText>39</w:delText>
            </w:r>
          </w:del>
        </w:p>
        <w:p w14:paraId="11A163EF" w14:textId="1E0516D8" w:rsidR="00BA1BF6" w:rsidDel="00DC6D96" w:rsidRDefault="00BA1BF6">
          <w:pPr>
            <w:pStyle w:val="TOC3"/>
            <w:snapToGrid/>
            <w:rPr>
              <w:del w:id="613" w:author="Zixuan Zhou" w:date="2026-04-27T03:45:00Z" w16du:dateUtc="2026-04-26T19:45:00Z"/>
              <w:rFonts w:asciiTheme="minorHAnsi" w:eastAsiaTheme="minorEastAsia" w:hAnsiTheme="minorHAnsi" w:hint="eastAsia"/>
              <w:noProof/>
              <w:sz w:val="22"/>
              <w:szCs w:val="24"/>
              <w14:ligatures w14:val="standardContextual"/>
            </w:rPr>
          </w:pPr>
          <w:del w:id="614" w:author="Zixuan Zhou" w:date="2026-04-27T03:45:00Z" w16du:dateUtc="2026-04-26T19:45:00Z">
            <w:r w:rsidRPr="00DC6D96" w:rsidDel="00DC6D96">
              <w:rPr>
                <w:noProof/>
                <w:rPrChange w:id="615" w:author="Zixuan Zhou" w:date="2026-04-27T03:45:00Z" w16du:dateUtc="2026-04-26T19:45:00Z">
                  <w:rPr>
                    <w:rStyle w:val="afb"/>
                    <w:noProof/>
                  </w:rPr>
                </w:rPrChange>
              </w:rPr>
              <w:delText xml:space="preserve">6.2.3 </w:delText>
            </w:r>
            <w:r w:rsidRPr="00DC6D96" w:rsidDel="00DC6D96">
              <w:rPr>
                <w:rFonts w:hint="eastAsia"/>
                <w:noProof/>
                <w:rPrChange w:id="616" w:author="Zixuan Zhou" w:date="2026-04-27T03:45:00Z" w16du:dateUtc="2026-04-26T19:45:00Z">
                  <w:rPr>
                    <w:rStyle w:val="afb"/>
                    <w:rFonts w:hint="eastAsia"/>
                    <w:noProof/>
                  </w:rPr>
                </w:rPrChange>
              </w:rPr>
              <w:delText>参数设置</w:delText>
            </w:r>
            <w:r w:rsidDel="00DC6D96">
              <w:rPr>
                <w:rFonts w:hint="eastAsia"/>
                <w:noProof/>
                <w:webHidden/>
              </w:rPr>
              <w:tab/>
            </w:r>
            <w:r w:rsidDel="00DC6D96">
              <w:rPr>
                <w:noProof/>
                <w:webHidden/>
              </w:rPr>
              <w:delText>40</w:delText>
            </w:r>
          </w:del>
        </w:p>
        <w:p w14:paraId="77838C3B" w14:textId="2D59D9D3" w:rsidR="00BA1BF6" w:rsidDel="00DC6D96" w:rsidRDefault="00BA1BF6">
          <w:pPr>
            <w:pStyle w:val="TOC3"/>
            <w:snapToGrid/>
            <w:rPr>
              <w:del w:id="617" w:author="Zixuan Zhou" w:date="2026-04-27T03:45:00Z" w16du:dateUtc="2026-04-26T19:45:00Z"/>
              <w:rFonts w:asciiTheme="minorHAnsi" w:eastAsiaTheme="minorEastAsia" w:hAnsiTheme="minorHAnsi" w:hint="eastAsia"/>
              <w:noProof/>
              <w:sz w:val="22"/>
              <w:szCs w:val="24"/>
              <w14:ligatures w14:val="standardContextual"/>
            </w:rPr>
          </w:pPr>
          <w:del w:id="618" w:author="Zixuan Zhou" w:date="2026-04-27T03:45:00Z" w16du:dateUtc="2026-04-26T19:45:00Z">
            <w:r w:rsidRPr="00DC6D96" w:rsidDel="00DC6D96">
              <w:rPr>
                <w:noProof/>
                <w:rPrChange w:id="619" w:author="Zixuan Zhou" w:date="2026-04-27T03:45:00Z" w16du:dateUtc="2026-04-26T19:45:00Z">
                  <w:rPr>
                    <w:rStyle w:val="afb"/>
                    <w:noProof/>
                  </w:rPr>
                </w:rPrChange>
              </w:rPr>
              <w:delText xml:space="preserve">6.2.4 </w:delText>
            </w:r>
            <w:r w:rsidRPr="00DC6D96" w:rsidDel="00DC6D96">
              <w:rPr>
                <w:rFonts w:hint="eastAsia"/>
                <w:noProof/>
                <w:rPrChange w:id="620" w:author="Zixuan Zhou" w:date="2026-04-27T03:45:00Z" w16du:dateUtc="2026-04-26T19:45:00Z">
                  <w:rPr>
                    <w:rStyle w:val="afb"/>
                    <w:rFonts w:hint="eastAsia"/>
                    <w:noProof/>
                  </w:rPr>
                </w:rPrChange>
              </w:rPr>
              <w:delText>对照实验设计</w:delText>
            </w:r>
            <w:r w:rsidDel="00DC6D96">
              <w:rPr>
                <w:rFonts w:hint="eastAsia"/>
                <w:noProof/>
                <w:webHidden/>
              </w:rPr>
              <w:tab/>
            </w:r>
            <w:r w:rsidDel="00DC6D96">
              <w:rPr>
                <w:noProof/>
                <w:webHidden/>
              </w:rPr>
              <w:delText>41</w:delText>
            </w:r>
          </w:del>
        </w:p>
        <w:p w14:paraId="0CA7AD6C" w14:textId="0465B2FE" w:rsidR="00BA1BF6" w:rsidDel="00DC6D96" w:rsidRDefault="00BA1BF6">
          <w:pPr>
            <w:pStyle w:val="TOC2"/>
            <w:snapToGrid/>
            <w:spacing w:line="400" w:lineRule="exact"/>
            <w:rPr>
              <w:del w:id="621" w:author="Zixuan Zhou" w:date="2026-04-27T03:45:00Z" w16du:dateUtc="2026-04-26T19:45:00Z"/>
              <w:rFonts w:asciiTheme="minorHAnsi" w:eastAsiaTheme="minorEastAsia" w:hAnsiTheme="minorHAnsi" w:hint="eastAsia"/>
              <w:noProof/>
              <w:sz w:val="22"/>
              <w:szCs w:val="24"/>
              <w14:ligatures w14:val="standardContextual"/>
            </w:rPr>
          </w:pPr>
          <w:del w:id="622" w:author="Zixuan Zhou" w:date="2026-04-27T03:45:00Z" w16du:dateUtc="2026-04-26T19:45:00Z">
            <w:r w:rsidRPr="00DC6D96" w:rsidDel="00DC6D96">
              <w:rPr>
                <w:noProof/>
                <w:rPrChange w:id="623" w:author="Zixuan Zhou" w:date="2026-04-27T03:45:00Z" w16du:dateUtc="2026-04-26T19:45:00Z">
                  <w:rPr>
                    <w:rStyle w:val="afb"/>
                    <w:noProof/>
                  </w:rPr>
                </w:rPrChange>
              </w:rPr>
              <w:delText xml:space="preserve">6.3 </w:delText>
            </w:r>
            <w:r w:rsidRPr="00DC6D96" w:rsidDel="00DC6D96">
              <w:rPr>
                <w:rFonts w:hint="eastAsia"/>
                <w:noProof/>
                <w:rPrChange w:id="624" w:author="Zixuan Zhou" w:date="2026-04-27T03:45:00Z" w16du:dateUtc="2026-04-26T19:45:00Z">
                  <w:rPr>
                    <w:rStyle w:val="afb"/>
                    <w:rFonts w:hint="eastAsia"/>
                    <w:noProof/>
                  </w:rPr>
                </w:rPrChange>
              </w:rPr>
              <w:delText>微调结果评估</w:delText>
            </w:r>
            <w:r w:rsidDel="00DC6D96">
              <w:rPr>
                <w:rFonts w:hint="eastAsia"/>
                <w:noProof/>
                <w:webHidden/>
              </w:rPr>
              <w:tab/>
            </w:r>
            <w:r w:rsidDel="00DC6D96">
              <w:rPr>
                <w:noProof/>
                <w:webHidden/>
              </w:rPr>
              <w:delText>42</w:delText>
            </w:r>
          </w:del>
        </w:p>
        <w:p w14:paraId="17B4B0A0" w14:textId="70C0A147" w:rsidR="00BA1BF6" w:rsidDel="00DC6D96" w:rsidRDefault="00BA1BF6">
          <w:pPr>
            <w:pStyle w:val="TOC3"/>
            <w:snapToGrid/>
            <w:rPr>
              <w:del w:id="625" w:author="Zixuan Zhou" w:date="2026-04-27T03:45:00Z" w16du:dateUtc="2026-04-26T19:45:00Z"/>
              <w:rFonts w:asciiTheme="minorHAnsi" w:eastAsiaTheme="minorEastAsia" w:hAnsiTheme="minorHAnsi" w:hint="eastAsia"/>
              <w:noProof/>
              <w:sz w:val="22"/>
              <w:szCs w:val="24"/>
              <w14:ligatures w14:val="standardContextual"/>
            </w:rPr>
          </w:pPr>
          <w:del w:id="626" w:author="Zixuan Zhou" w:date="2026-04-27T03:45:00Z" w16du:dateUtc="2026-04-26T19:45:00Z">
            <w:r w:rsidRPr="00DC6D96" w:rsidDel="00DC6D96">
              <w:rPr>
                <w:noProof/>
                <w:rPrChange w:id="627" w:author="Zixuan Zhou" w:date="2026-04-27T03:45:00Z" w16du:dateUtc="2026-04-26T19:45:00Z">
                  <w:rPr>
                    <w:rStyle w:val="afb"/>
                    <w:noProof/>
                  </w:rPr>
                </w:rPrChange>
              </w:rPr>
              <w:delText xml:space="preserve">6.3.1 </w:delText>
            </w:r>
            <w:r w:rsidRPr="00DC6D96" w:rsidDel="00DC6D96">
              <w:rPr>
                <w:rFonts w:hint="eastAsia"/>
                <w:noProof/>
                <w:rPrChange w:id="628" w:author="Zixuan Zhou" w:date="2026-04-27T03:45:00Z" w16du:dateUtc="2026-04-26T19:45:00Z">
                  <w:rPr>
                    <w:rStyle w:val="afb"/>
                    <w:rFonts w:hint="eastAsia"/>
                    <w:noProof/>
                  </w:rPr>
                </w:rPrChange>
              </w:rPr>
              <w:delText>自动化指标结果</w:delText>
            </w:r>
            <w:r w:rsidDel="00DC6D96">
              <w:rPr>
                <w:rFonts w:hint="eastAsia"/>
                <w:noProof/>
                <w:webHidden/>
              </w:rPr>
              <w:tab/>
            </w:r>
            <w:r w:rsidDel="00DC6D96">
              <w:rPr>
                <w:noProof/>
                <w:webHidden/>
              </w:rPr>
              <w:delText>42</w:delText>
            </w:r>
          </w:del>
        </w:p>
        <w:p w14:paraId="09E899EF" w14:textId="634F8EBB" w:rsidR="00BA1BF6" w:rsidDel="00DC6D96" w:rsidRDefault="00BA1BF6">
          <w:pPr>
            <w:pStyle w:val="TOC3"/>
            <w:snapToGrid/>
            <w:rPr>
              <w:del w:id="629" w:author="Zixuan Zhou" w:date="2026-04-27T03:45:00Z" w16du:dateUtc="2026-04-26T19:45:00Z"/>
              <w:rFonts w:asciiTheme="minorHAnsi" w:eastAsiaTheme="minorEastAsia" w:hAnsiTheme="minorHAnsi" w:hint="eastAsia"/>
              <w:noProof/>
              <w:sz w:val="22"/>
              <w:szCs w:val="24"/>
              <w14:ligatures w14:val="standardContextual"/>
            </w:rPr>
          </w:pPr>
          <w:del w:id="630" w:author="Zixuan Zhou" w:date="2026-04-27T03:45:00Z" w16du:dateUtc="2026-04-26T19:45:00Z">
            <w:r w:rsidRPr="00DC6D96" w:rsidDel="00DC6D96">
              <w:rPr>
                <w:noProof/>
                <w:rPrChange w:id="631" w:author="Zixuan Zhou" w:date="2026-04-27T03:45:00Z" w16du:dateUtc="2026-04-26T19:45:00Z">
                  <w:rPr>
                    <w:rStyle w:val="afb"/>
                    <w:noProof/>
                  </w:rPr>
                </w:rPrChange>
              </w:rPr>
              <w:delText>6.3.2 AI</w:delText>
            </w:r>
            <w:r w:rsidRPr="00DC6D96" w:rsidDel="00DC6D96">
              <w:rPr>
                <w:rFonts w:hint="eastAsia"/>
                <w:noProof/>
                <w:rPrChange w:id="632" w:author="Zixuan Zhou" w:date="2026-04-27T03:45:00Z" w16du:dateUtc="2026-04-26T19:45:00Z">
                  <w:rPr>
                    <w:rStyle w:val="afb"/>
                    <w:rFonts w:hint="eastAsia"/>
                    <w:noProof/>
                  </w:rPr>
                </w:rPrChange>
              </w:rPr>
              <w:delText>打分结果</w:delText>
            </w:r>
            <w:r w:rsidDel="00DC6D96">
              <w:rPr>
                <w:rFonts w:hint="eastAsia"/>
                <w:noProof/>
                <w:webHidden/>
              </w:rPr>
              <w:tab/>
            </w:r>
            <w:r w:rsidDel="00DC6D96">
              <w:rPr>
                <w:noProof/>
                <w:webHidden/>
              </w:rPr>
              <w:delText>44</w:delText>
            </w:r>
          </w:del>
        </w:p>
        <w:p w14:paraId="3B6614F4" w14:textId="240DC860" w:rsidR="00BA1BF6" w:rsidDel="00DC6D96" w:rsidRDefault="00BA1BF6">
          <w:pPr>
            <w:pStyle w:val="TOC3"/>
            <w:snapToGrid/>
            <w:rPr>
              <w:del w:id="633" w:author="Zixuan Zhou" w:date="2026-04-27T03:45:00Z" w16du:dateUtc="2026-04-26T19:45:00Z"/>
              <w:rFonts w:asciiTheme="minorHAnsi" w:eastAsiaTheme="minorEastAsia" w:hAnsiTheme="minorHAnsi" w:hint="eastAsia"/>
              <w:noProof/>
              <w:sz w:val="22"/>
              <w:szCs w:val="24"/>
              <w14:ligatures w14:val="standardContextual"/>
            </w:rPr>
          </w:pPr>
          <w:del w:id="634" w:author="Zixuan Zhou" w:date="2026-04-27T03:45:00Z" w16du:dateUtc="2026-04-26T19:45:00Z">
            <w:r w:rsidRPr="00DC6D96" w:rsidDel="00DC6D96">
              <w:rPr>
                <w:noProof/>
                <w:rPrChange w:id="635" w:author="Zixuan Zhou" w:date="2026-04-27T03:45:00Z" w16du:dateUtc="2026-04-26T19:45:00Z">
                  <w:rPr>
                    <w:rStyle w:val="afb"/>
                    <w:noProof/>
                  </w:rPr>
                </w:rPrChange>
              </w:rPr>
              <w:delText xml:space="preserve">6.3.3 </w:delText>
            </w:r>
            <w:r w:rsidRPr="00DC6D96" w:rsidDel="00DC6D96">
              <w:rPr>
                <w:rFonts w:hint="eastAsia"/>
                <w:noProof/>
                <w:rPrChange w:id="636" w:author="Zixuan Zhou" w:date="2026-04-27T03:45:00Z" w16du:dateUtc="2026-04-26T19:45:00Z">
                  <w:rPr>
                    <w:rStyle w:val="afb"/>
                    <w:rFonts w:hint="eastAsia"/>
                    <w:noProof/>
                  </w:rPr>
                </w:rPrChange>
              </w:rPr>
              <w:delText>微调前后结果对比</w:delText>
            </w:r>
            <w:r w:rsidDel="00DC6D96">
              <w:rPr>
                <w:rFonts w:hint="eastAsia"/>
                <w:noProof/>
                <w:webHidden/>
              </w:rPr>
              <w:tab/>
            </w:r>
            <w:r w:rsidDel="00DC6D96">
              <w:rPr>
                <w:noProof/>
                <w:webHidden/>
              </w:rPr>
              <w:delText>46</w:delText>
            </w:r>
          </w:del>
        </w:p>
        <w:p w14:paraId="563EB825" w14:textId="09541A53" w:rsidR="00BA1BF6" w:rsidDel="00DC6D96" w:rsidRDefault="00BA1BF6">
          <w:pPr>
            <w:pStyle w:val="TOC3"/>
            <w:snapToGrid/>
            <w:rPr>
              <w:del w:id="637" w:author="Zixuan Zhou" w:date="2026-04-27T03:45:00Z" w16du:dateUtc="2026-04-26T19:45:00Z"/>
              <w:rFonts w:asciiTheme="minorHAnsi" w:eastAsiaTheme="minorEastAsia" w:hAnsiTheme="minorHAnsi" w:hint="eastAsia"/>
              <w:noProof/>
              <w:sz w:val="22"/>
              <w:szCs w:val="24"/>
              <w14:ligatures w14:val="standardContextual"/>
            </w:rPr>
          </w:pPr>
          <w:del w:id="638" w:author="Zixuan Zhou" w:date="2026-04-27T03:45:00Z" w16du:dateUtc="2026-04-26T19:45:00Z">
            <w:r w:rsidRPr="00DC6D96" w:rsidDel="00DC6D96">
              <w:rPr>
                <w:noProof/>
                <w:rPrChange w:id="639" w:author="Zixuan Zhou" w:date="2026-04-27T03:45:00Z" w16du:dateUtc="2026-04-26T19:45:00Z">
                  <w:rPr>
                    <w:rStyle w:val="afb"/>
                    <w:noProof/>
                  </w:rPr>
                </w:rPrChange>
              </w:rPr>
              <w:delText xml:space="preserve">6.3.4 </w:delText>
            </w:r>
            <w:r w:rsidRPr="00DC6D96" w:rsidDel="00DC6D96">
              <w:rPr>
                <w:rFonts w:hint="eastAsia"/>
                <w:noProof/>
                <w:rPrChange w:id="640" w:author="Zixuan Zhou" w:date="2026-04-27T03:45:00Z" w16du:dateUtc="2026-04-26T19:45:00Z">
                  <w:rPr>
                    <w:rStyle w:val="afb"/>
                    <w:rFonts w:hint="eastAsia"/>
                    <w:noProof/>
                  </w:rPr>
                </w:rPrChange>
              </w:rPr>
              <w:delText>不同主题下的模型表现差异</w:delText>
            </w:r>
            <w:r w:rsidDel="00DC6D96">
              <w:rPr>
                <w:rFonts w:hint="eastAsia"/>
                <w:noProof/>
                <w:webHidden/>
              </w:rPr>
              <w:tab/>
            </w:r>
            <w:r w:rsidDel="00DC6D96">
              <w:rPr>
                <w:noProof/>
                <w:webHidden/>
              </w:rPr>
              <w:delText>50</w:delText>
            </w:r>
          </w:del>
        </w:p>
        <w:p w14:paraId="3F2B45AC" w14:textId="6F0FDAAA" w:rsidR="00BA1BF6" w:rsidDel="00DC6D96" w:rsidRDefault="00BA1BF6">
          <w:pPr>
            <w:pStyle w:val="TOC2"/>
            <w:snapToGrid/>
            <w:spacing w:line="400" w:lineRule="exact"/>
            <w:rPr>
              <w:del w:id="641" w:author="Zixuan Zhou" w:date="2026-04-27T03:45:00Z" w16du:dateUtc="2026-04-26T19:45:00Z"/>
              <w:rFonts w:asciiTheme="minorHAnsi" w:eastAsiaTheme="minorEastAsia" w:hAnsiTheme="minorHAnsi" w:hint="eastAsia"/>
              <w:noProof/>
              <w:sz w:val="22"/>
              <w:szCs w:val="24"/>
              <w14:ligatures w14:val="standardContextual"/>
            </w:rPr>
          </w:pPr>
          <w:del w:id="642" w:author="Zixuan Zhou" w:date="2026-04-27T03:45:00Z" w16du:dateUtc="2026-04-26T19:45:00Z">
            <w:r w:rsidRPr="00DC6D96" w:rsidDel="00DC6D96">
              <w:rPr>
                <w:noProof/>
                <w:rPrChange w:id="643" w:author="Zixuan Zhou" w:date="2026-04-27T03:45:00Z" w16du:dateUtc="2026-04-26T19:45:00Z">
                  <w:rPr>
                    <w:rStyle w:val="afb"/>
                    <w:noProof/>
                  </w:rPr>
                </w:rPrChange>
              </w:rPr>
              <w:delText xml:space="preserve">6.4 </w:delText>
            </w:r>
            <w:r w:rsidRPr="00DC6D96" w:rsidDel="00DC6D96">
              <w:rPr>
                <w:rFonts w:hint="eastAsia"/>
                <w:noProof/>
                <w:rPrChange w:id="644" w:author="Zixuan Zhou" w:date="2026-04-27T03:45:00Z" w16du:dateUtc="2026-04-26T19:45:00Z">
                  <w:rPr>
                    <w:rStyle w:val="afb"/>
                    <w:rFonts w:hint="eastAsia"/>
                    <w:noProof/>
                  </w:rPr>
                </w:rPrChange>
              </w:rPr>
              <w:delText>模型输出案例分析</w:delText>
            </w:r>
            <w:r w:rsidDel="00DC6D96">
              <w:rPr>
                <w:rFonts w:hint="eastAsia"/>
                <w:noProof/>
                <w:webHidden/>
              </w:rPr>
              <w:tab/>
            </w:r>
            <w:r w:rsidDel="00DC6D96">
              <w:rPr>
                <w:noProof/>
                <w:webHidden/>
              </w:rPr>
              <w:delText>52</w:delText>
            </w:r>
          </w:del>
        </w:p>
        <w:p w14:paraId="7A1CB657" w14:textId="4B0CC4B4" w:rsidR="00BA1BF6" w:rsidDel="00DC6D96" w:rsidRDefault="00BA1BF6">
          <w:pPr>
            <w:pStyle w:val="TOC3"/>
            <w:snapToGrid/>
            <w:rPr>
              <w:del w:id="645" w:author="Zixuan Zhou" w:date="2026-04-27T03:45:00Z" w16du:dateUtc="2026-04-26T19:45:00Z"/>
              <w:rFonts w:asciiTheme="minorHAnsi" w:eastAsiaTheme="minorEastAsia" w:hAnsiTheme="minorHAnsi" w:hint="eastAsia"/>
              <w:noProof/>
              <w:sz w:val="22"/>
              <w:szCs w:val="24"/>
              <w14:ligatures w14:val="standardContextual"/>
            </w:rPr>
          </w:pPr>
          <w:del w:id="646" w:author="Zixuan Zhou" w:date="2026-04-27T03:45:00Z" w16du:dateUtc="2026-04-26T19:45:00Z">
            <w:r w:rsidRPr="00DC6D96" w:rsidDel="00DC6D96">
              <w:rPr>
                <w:noProof/>
                <w:rPrChange w:id="647" w:author="Zixuan Zhou" w:date="2026-04-27T03:45:00Z" w16du:dateUtc="2026-04-26T19:45:00Z">
                  <w:rPr>
                    <w:rStyle w:val="afb"/>
                    <w:noProof/>
                  </w:rPr>
                </w:rPrChange>
              </w:rPr>
              <w:delText xml:space="preserve">6.4.1 </w:delText>
            </w:r>
            <w:r w:rsidRPr="00DC6D96" w:rsidDel="00DC6D96">
              <w:rPr>
                <w:rFonts w:hint="eastAsia"/>
                <w:noProof/>
                <w:rPrChange w:id="648" w:author="Zixuan Zhou" w:date="2026-04-27T03:45:00Z" w16du:dateUtc="2026-04-26T19:45:00Z">
                  <w:rPr>
                    <w:rStyle w:val="afb"/>
                    <w:rFonts w:hint="eastAsia"/>
                    <w:noProof/>
                  </w:rPr>
                </w:rPrChange>
              </w:rPr>
              <w:delText>优秀回答案例</w:delText>
            </w:r>
            <w:r w:rsidDel="00DC6D96">
              <w:rPr>
                <w:rFonts w:hint="eastAsia"/>
                <w:noProof/>
                <w:webHidden/>
              </w:rPr>
              <w:tab/>
            </w:r>
            <w:r w:rsidDel="00DC6D96">
              <w:rPr>
                <w:noProof/>
                <w:webHidden/>
              </w:rPr>
              <w:delText>52</w:delText>
            </w:r>
          </w:del>
        </w:p>
        <w:p w14:paraId="3A8C2629" w14:textId="458CB13F" w:rsidR="00BA1BF6" w:rsidDel="00DC6D96" w:rsidRDefault="00BA1BF6">
          <w:pPr>
            <w:pStyle w:val="TOC3"/>
            <w:snapToGrid/>
            <w:rPr>
              <w:del w:id="649" w:author="Zixuan Zhou" w:date="2026-04-27T03:45:00Z" w16du:dateUtc="2026-04-26T19:45:00Z"/>
              <w:rFonts w:asciiTheme="minorHAnsi" w:eastAsiaTheme="minorEastAsia" w:hAnsiTheme="minorHAnsi" w:hint="eastAsia"/>
              <w:noProof/>
              <w:sz w:val="22"/>
              <w:szCs w:val="24"/>
              <w14:ligatures w14:val="standardContextual"/>
            </w:rPr>
          </w:pPr>
          <w:del w:id="650" w:author="Zixuan Zhou" w:date="2026-04-27T03:45:00Z" w16du:dateUtc="2026-04-26T19:45:00Z">
            <w:r w:rsidRPr="00DC6D96" w:rsidDel="00DC6D96">
              <w:rPr>
                <w:noProof/>
                <w:rPrChange w:id="651" w:author="Zixuan Zhou" w:date="2026-04-27T03:45:00Z" w16du:dateUtc="2026-04-26T19:45:00Z">
                  <w:rPr>
                    <w:rStyle w:val="afb"/>
                    <w:noProof/>
                  </w:rPr>
                </w:rPrChange>
              </w:rPr>
              <w:delText xml:space="preserve">6.4.2 </w:delText>
            </w:r>
            <w:r w:rsidRPr="00DC6D96" w:rsidDel="00DC6D96">
              <w:rPr>
                <w:rFonts w:hint="eastAsia"/>
                <w:noProof/>
                <w:rPrChange w:id="652" w:author="Zixuan Zhou" w:date="2026-04-27T03:45:00Z" w16du:dateUtc="2026-04-26T19:45:00Z">
                  <w:rPr>
                    <w:rStyle w:val="afb"/>
                    <w:rFonts w:hint="eastAsia"/>
                    <w:noProof/>
                  </w:rPr>
                </w:rPrChange>
              </w:rPr>
              <w:delText>微调后改进明显的案例</w:delText>
            </w:r>
            <w:r w:rsidDel="00DC6D96">
              <w:rPr>
                <w:rFonts w:hint="eastAsia"/>
                <w:noProof/>
                <w:webHidden/>
              </w:rPr>
              <w:tab/>
            </w:r>
            <w:r w:rsidDel="00DC6D96">
              <w:rPr>
                <w:noProof/>
                <w:webHidden/>
              </w:rPr>
              <w:delText>53</w:delText>
            </w:r>
          </w:del>
        </w:p>
        <w:p w14:paraId="2DA0C4CB" w14:textId="20D0F598" w:rsidR="00BA1BF6" w:rsidDel="00DC6D96" w:rsidRDefault="00BA1BF6">
          <w:pPr>
            <w:pStyle w:val="TOC3"/>
            <w:snapToGrid/>
            <w:rPr>
              <w:del w:id="653" w:author="Zixuan Zhou" w:date="2026-04-27T03:45:00Z" w16du:dateUtc="2026-04-26T19:45:00Z"/>
              <w:rFonts w:asciiTheme="minorHAnsi" w:eastAsiaTheme="minorEastAsia" w:hAnsiTheme="minorHAnsi" w:hint="eastAsia"/>
              <w:noProof/>
              <w:sz w:val="22"/>
              <w:szCs w:val="24"/>
              <w14:ligatures w14:val="standardContextual"/>
            </w:rPr>
          </w:pPr>
          <w:del w:id="654" w:author="Zixuan Zhou" w:date="2026-04-27T03:45:00Z" w16du:dateUtc="2026-04-26T19:45:00Z">
            <w:r w:rsidRPr="00DC6D96" w:rsidDel="00DC6D96">
              <w:rPr>
                <w:noProof/>
                <w:rPrChange w:id="655" w:author="Zixuan Zhou" w:date="2026-04-27T03:45:00Z" w16du:dateUtc="2026-04-26T19:45:00Z">
                  <w:rPr>
                    <w:rStyle w:val="afb"/>
                    <w:noProof/>
                  </w:rPr>
                </w:rPrChange>
              </w:rPr>
              <w:delText xml:space="preserve">6.4.3 </w:delText>
            </w:r>
            <w:r w:rsidRPr="00DC6D96" w:rsidDel="00DC6D96">
              <w:rPr>
                <w:rFonts w:hint="eastAsia"/>
                <w:noProof/>
                <w:rPrChange w:id="656" w:author="Zixuan Zhou" w:date="2026-04-27T03:45:00Z" w16du:dateUtc="2026-04-26T19:45:00Z">
                  <w:rPr>
                    <w:rStyle w:val="afb"/>
                    <w:rFonts w:hint="eastAsia"/>
                    <w:noProof/>
                  </w:rPr>
                </w:rPrChange>
              </w:rPr>
              <w:delText>错误与幻觉案例</w:delText>
            </w:r>
            <w:r w:rsidDel="00DC6D96">
              <w:rPr>
                <w:rFonts w:hint="eastAsia"/>
                <w:noProof/>
                <w:webHidden/>
              </w:rPr>
              <w:tab/>
            </w:r>
            <w:r w:rsidDel="00DC6D96">
              <w:rPr>
                <w:noProof/>
                <w:webHidden/>
              </w:rPr>
              <w:delText>54</w:delText>
            </w:r>
          </w:del>
        </w:p>
        <w:p w14:paraId="0BAA67AE" w14:textId="1577A6BB" w:rsidR="00BA1BF6" w:rsidDel="00DC6D96" w:rsidRDefault="00BA1BF6">
          <w:pPr>
            <w:pStyle w:val="TOC3"/>
            <w:snapToGrid/>
            <w:rPr>
              <w:del w:id="657" w:author="Zixuan Zhou" w:date="2026-04-27T03:45:00Z" w16du:dateUtc="2026-04-26T19:45:00Z"/>
              <w:rFonts w:asciiTheme="minorHAnsi" w:eastAsiaTheme="minorEastAsia" w:hAnsiTheme="minorHAnsi" w:hint="eastAsia"/>
              <w:noProof/>
              <w:sz w:val="22"/>
              <w:szCs w:val="24"/>
              <w14:ligatures w14:val="standardContextual"/>
            </w:rPr>
          </w:pPr>
          <w:del w:id="658" w:author="Zixuan Zhou" w:date="2026-04-27T03:45:00Z" w16du:dateUtc="2026-04-26T19:45:00Z">
            <w:r w:rsidRPr="00DC6D96" w:rsidDel="00DC6D96">
              <w:rPr>
                <w:noProof/>
                <w:rPrChange w:id="659" w:author="Zixuan Zhou" w:date="2026-04-27T03:45:00Z" w16du:dateUtc="2026-04-26T19:45:00Z">
                  <w:rPr>
                    <w:rStyle w:val="afb"/>
                    <w:noProof/>
                  </w:rPr>
                </w:rPrChange>
              </w:rPr>
              <w:delText xml:space="preserve">6.4.4 </w:delText>
            </w:r>
            <w:r w:rsidRPr="00DC6D96" w:rsidDel="00DC6D96">
              <w:rPr>
                <w:rFonts w:hint="eastAsia"/>
                <w:noProof/>
                <w:rPrChange w:id="660" w:author="Zixuan Zhou" w:date="2026-04-27T03:45:00Z" w16du:dateUtc="2026-04-26T19:45:00Z">
                  <w:rPr>
                    <w:rStyle w:val="afb"/>
                    <w:rFonts w:hint="eastAsia"/>
                    <w:noProof/>
                  </w:rPr>
                </w:rPrChange>
              </w:rPr>
              <w:delText>原因分析</w:delText>
            </w:r>
            <w:r w:rsidDel="00DC6D96">
              <w:rPr>
                <w:rFonts w:hint="eastAsia"/>
                <w:noProof/>
                <w:webHidden/>
              </w:rPr>
              <w:tab/>
            </w:r>
            <w:r w:rsidDel="00DC6D96">
              <w:rPr>
                <w:noProof/>
                <w:webHidden/>
              </w:rPr>
              <w:delText>55</w:delText>
            </w:r>
          </w:del>
        </w:p>
        <w:p w14:paraId="23584013" w14:textId="3B612745" w:rsidR="00BA1BF6" w:rsidDel="00DC6D96" w:rsidRDefault="00BA1BF6">
          <w:pPr>
            <w:pStyle w:val="TOC2"/>
            <w:snapToGrid/>
            <w:spacing w:line="400" w:lineRule="exact"/>
            <w:rPr>
              <w:del w:id="661" w:author="Zixuan Zhou" w:date="2026-04-27T03:45:00Z" w16du:dateUtc="2026-04-26T19:45:00Z"/>
              <w:rFonts w:asciiTheme="minorHAnsi" w:eastAsiaTheme="minorEastAsia" w:hAnsiTheme="minorHAnsi" w:hint="eastAsia"/>
              <w:noProof/>
              <w:sz w:val="22"/>
              <w:szCs w:val="24"/>
              <w14:ligatures w14:val="standardContextual"/>
            </w:rPr>
          </w:pPr>
          <w:del w:id="662" w:author="Zixuan Zhou" w:date="2026-04-27T03:45:00Z" w16du:dateUtc="2026-04-26T19:45:00Z">
            <w:r w:rsidRPr="00DC6D96" w:rsidDel="00DC6D96">
              <w:rPr>
                <w:noProof/>
                <w:rPrChange w:id="663" w:author="Zixuan Zhou" w:date="2026-04-27T03:45:00Z" w16du:dateUtc="2026-04-26T19:45:00Z">
                  <w:rPr>
                    <w:rStyle w:val="afb"/>
                    <w:noProof/>
                  </w:rPr>
                </w:rPrChange>
              </w:rPr>
              <w:delText xml:space="preserve">6.5 </w:delText>
            </w:r>
            <w:r w:rsidRPr="00DC6D96" w:rsidDel="00DC6D96">
              <w:rPr>
                <w:rFonts w:hint="eastAsia"/>
                <w:noProof/>
                <w:rPrChange w:id="664"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56</w:delText>
            </w:r>
          </w:del>
        </w:p>
        <w:p w14:paraId="0B9EE5C8" w14:textId="698E5576" w:rsidR="00BA1BF6" w:rsidDel="00DC6D96" w:rsidRDefault="00BA1BF6">
          <w:pPr>
            <w:pStyle w:val="TOC1"/>
            <w:tabs>
              <w:tab w:val="left" w:pos="1260"/>
            </w:tabs>
            <w:wordWrap/>
            <w:snapToGrid/>
            <w:spacing w:line="400" w:lineRule="exact"/>
            <w:rPr>
              <w:del w:id="665" w:author="Zixuan Zhou" w:date="2026-04-27T03:45:00Z" w16du:dateUtc="2026-04-26T19:45:00Z"/>
              <w:rFonts w:asciiTheme="minorHAnsi" w:eastAsiaTheme="minorEastAsia" w:hAnsiTheme="minorHAnsi" w:hint="eastAsia"/>
              <w:noProof/>
              <w:sz w:val="22"/>
              <w:szCs w:val="24"/>
              <w14:ligatures w14:val="standardContextual"/>
            </w:rPr>
          </w:pPr>
          <w:del w:id="666" w:author="Zixuan Zhou" w:date="2026-04-27T03:45:00Z" w16du:dateUtc="2026-04-26T19:45:00Z">
            <w:r w:rsidRPr="00DC6D96" w:rsidDel="00DC6D96">
              <w:rPr>
                <w:rFonts w:hint="eastAsia"/>
                <w:noProof/>
                <w:rPrChange w:id="667" w:author="Zixuan Zhou" w:date="2026-04-27T03:45:00Z" w16du:dateUtc="2026-04-26T19:45:00Z">
                  <w:rPr>
                    <w:rStyle w:val="afb"/>
                    <w:rFonts w:hint="eastAsia"/>
                    <w:noProof/>
                  </w:rPr>
                </w:rPrChange>
              </w:rPr>
              <w:delText>第</w:delText>
            </w:r>
            <w:r w:rsidRPr="00DC6D96" w:rsidDel="00DC6D96">
              <w:rPr>
                <w:noProof/>
                <w:rPrChange w:id="668" w:author="Zixuan Zhou" w:date="2026-04-27T03:45:00Z" w16du:dateUtc="2026-04-26T19:45:00Z">
                  <w:rPr>
                    <w:rStyle w:val="afb"/>
                    <w:noProof/>
                  </w:rPr>
                </w:rPrChange>
              </w:rPr>
              <w:delText xml:space="preserve"> 7 </w:delText>
            </w:r>
            <w:r w:rsidRPr="00DC6D96" w:rsidDel="00DC6D96">
              <w:rPr>
                <w:rFonts w:hint="eastAsia"/>
                <w:noProof/>
                <w:rPrChange w:id="669"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670" w:author="Zixuan Zhou" w:date="2026-04-27T03:45:00Z" w16du:dateUtc="2026-04-26T19:45:00Z">
                  <w:rPr>
                    <w:rStyle w:val="afb"/>
                    <w:rFonts w:hint="eastAsia"/>
                    <w:noProof/>
                  </w:rPr>
                </w:rPrChange>
              </w:rPr>
              <w:delText>总结与展望</w:delText>
            </w:r>
            <w:r w:rsidDel="00DC6D96">
              <w:rPr>
                <w:rFonts w:hint="eastAsia"/>
                <w:noProof/>
                <w:webHidden/>
              </w:rPr>
              <w:tab/>
            </w:r>
            <w:r w:rsidDel="00DC6D96">
              <w:rPr>
                <w:noProof/>
                <w:webHidden/>
              </w:rPr>
              <w:delText>57</w:delText>
            </w:r>
          </w:del>
        </w:p>
        <w:p w14:paraId="69E1EB11" w14:textId="6635592D" w:rsidR="00BA1BF6" w:rsidDel="00DC6D96" w:rsidRDefault="00BA1BF6">
          <w:pPr>
            <w:pStyle w:val="TOC2"/>
            <w:snapToGrid/>
            <w:spacing w:line="400" w:lineRule="exact"/>
            <w:rPr>
              <w:del w:id="671" w:author="Zixuan Zhou" w:date="2026-04-27T03:45:00Z" w16du:dateUtc="2026-04-26T19:45:00Z"/>
              <w:rFonts w:asciiTheme="minorHAnsi" w:eastAsiaTheme="minorEastAsia" w:hAnsiTheme="minorHAnsi" w:hint="eastAsia"/>
              <w:noProof/>
              <w:sz w:val="22"/>
              <w:szCs w:val="24"/>
              <w14:ligatures w14:val="standardContextual"/>
            </w:rPr>
          </w:pPr>
          <w:del w:id="672" w:author="Zixuan Zhou" w:date="2026-04-27T03:45:00Z" w16du:dateUtc="2026-04-26T19:45:00Z">
            <w:r w:rsidRPr="00DC6D96" w:rsidDel="00DC6D96">
              <w:rPr>
                <w:noProof/>
                <w:rPrChange w:id="673" w:author="Zixuan Zhou" w:date="2026-04-27T03:45:00Z" w16du:dateUtc="2026-04-26T19:45:00Z">
                  <w:rPr>
                    <w:rStyle w:val="afb"/>
                    <w:noProof/>
                  </w:rPr>
                </w:rPrChange>
              </w:rPr>
              <w:delText xml:space="preserve">7.1 </w:delText>
            </w:r>
            <w:r w:rsidRPr="00DC6D96" w:rsidDel="00DC6D96">
              <w:rPr>
                <w:rFonts w:hint="eastAsia"/>
                <w:noProof/>
                <w:rPrChange w:id="674" w:author="Zixuan Zhou" w:date="2026-04-27T03:45:00Z" w16du:dateUtc="2026-04-26T19:45:00Z">
                  <w:rPr>
                    <w:rStyle w:val="afb"/>
                    <w:rFonts w:hint="eastAsia"/>
                    <w:noProof/>
                  </w:rPr>
                </w:rPrChange>
              </w:rPr>
              <w:delText>主要研究发现</w:delText>
            </w:r>
            <w:r w:rsidDel="00DC6D96">
              <w:rPr>
                <w:rFonts w:hint="eastAsia"/>
                <w:noProof/>
                <w:webHidden/>
              </w:rPr>
              <w:tab/>
            </w:r>
            <w:r w:rsidDel="00DC6D96">
              <w:rPr>
                <w:noProof/>
                <w:webHidden/>
              </w:rPr>
              <w:delText>57</w:delText>
            </w:r>
          </w:del>
        </w:p>
        <w:p w14:paraId="1B03DAF9" w14:textId="19EB11E7" w:rsidR="00BA1BF6" w:rsidDel="00DC6D96" w:rsidRDefault="00BA1BF6">
          <w:pPr>
            <w:pStyle w:val="TOC2"/>
            <w:snapToGrid/>
            <w:spacing w:line="400" w:lineRule="exact"/>
            <w:rPr>
              <w:del w:id="675" w:author="Zixuan Zhou" w:date="2026-04-27T03:45:00Z" w16du:dateUtc="2026-04-26T19:45:00Z"/>
              <w:rFonts w:asciiTheme="minorHAnsi" w:eastAsiaTheme="minorEastAsia" w:hAnsiTheme="minorHAnsi" w:hint="eastAsia"/>
              <w:noProof/>
              <w:sz w:val="22"/>
              <w:szCs w:val="24"/>
              <w14:ligatures w14:val="standardContextual"/>
            </w:rPr>
          </w:pPr>
          <w:del w:id="676" w:author="Zixuan Zhou" w:date="2026-04-27T03:45:00Z" w16du:dateUtc="2026-04-26T19:45:00Z">
            <w:r w:rsidRPr="00DC6D96" w:rsidDel="00DC6D96">
              <w:rPr>
                <w:noProof/>
                <w:rPrChange w:id="677" w:author="Zixuan Zhou" w:date="2026-04-27T03:45:00Z" w16du:dateUtc="2026-04-26T19:45:00Z">
                  <w:rPr>
                    <w:rStyle w:val="afb"/>
                    <w:noProof/>
                  </w:rPr>
                </w:rPrChange>
              </w:rPr>
              <w:delText xml:space="preserve">7.2 </w:delText>
            </w:r>
            <w:r w:rsidRPr="00DC6D96" w:rsidDel="00DC6D96">
              <w:rPr>
                <w:rFonts w:hint="eastAsia"/>
                <w:noProof/>
                <w:rPrChange w:id="678" w:author="Zixuan Zhou" w:date="2026-04-27T03:45:00Z" w16du:dateUtc="2026-04-26T19:45:00Z">
                  <w:rPr>
                    <w:rStyle w:val="afb"/>
                    <w:rFonts w:hint="eastAsia"/>
                    <w:noProof/>
                  </w:rPr>
                </w:rPrChange>
              </w:rPr>
              <w:delText>研究局限性</w:delText>
            </w:r>
            <w:r w:rsidDel="00DC6D96">
              <w:rPr>
                <w:rFonts w:hint="eastAsia"/>
                <w:noProof/>
                <w:webHidden/>
              </w:rPr>
              <w:tab/>
            </w:r>
            <w:r w:rsidDel="00DC6D96">
              <w:rPr>
                <w:noProof/>
                <w:webHidden/>
              </w:rPr>
              <w:delText>58</w:delText>
            </w:r>
          </w:del>
        </w:p>
        <w:p w14:paraId="7DF4363B" w14:textId="27FB974A" w:rsidR="00BA1BF6" w:rsidDel="00DC6D96" w:rsidRDefault="00BA1BF6">
          <w:pPr>
            <w:pStyle w:val="TOC2"/>
            <w:snapToGrid/>
            <w:spacing w:line="400" w:lineRule="exact"/>
            <w:rPr>
              <w:del w:id="679" w:author="Zixuan Zhou" w:date="2026-04-27T03:45:00Z" w16du:dateUtc="2026-04-26T19:45:00Z"/>
              <w:rFonts w:asciiTheme="minorHAnsi" w:eastAsiaTheme="minorEastAsia" w:hAnsiTheme="minorHAnsi" w:hint="eastAsia"/>
              <w:noProof/>
              <w:sz w:val="22"/>
              <w:szCs w:val="24"/>
              <w14:ligatures w14:val="standardContextual"/>
            </w:rPr>
          </w:pPr>
          <w:del w:id="680" w:author="Zixuan Zhou" w:date="2026-04-27T03:45:00Z" w16du:dateUtc="2026-04-26T19:45:00Z">
            <w:r w:rsidRPr="00DC6D96" w:rsidDel="00DC6D96">
              <w:rPr>
                <w:noProof/>
                <w:rPrChange w:id="681" w:author="Zixuan Zhou" w:date="2026-04-27T03:45:00Z" w16du:dateUtc="2026-04-26T19:45:00Z">
                  <w:rPr>
                    <w:rStyle w:val="afb"/>
                    <w:noProof/>
                  </w:rPr>
                </w:rPrChange>
              </w:rPr>
              <w:delText xml:space="preserve">7.3 </w:delText>
            </w:r>
            <w:r w:rsidRPr="00DC6D96" w:rsidDel="00DC6D96">
              <w:rPr>
                <w:rFonts w:hint="eastAsia"/>
                <w:noProof/>
                <w:rPrChange w:id="682" w:author="Zixuan Zhou" w:date="2026-04-27T03:45:00Z" w16du:dateUtc="2026-04-26T19:45:00Z">
                  <w:rPr>
                    <w:rStyle w:val="afb"/>
                    <w:rFonts w:hint="eastAsia"/>
                    <w:noProof/>
                  </w:rPr>
                </w:rPrChange>
              </w:rPr>
              <w:delText>未来研究展望</w:delText>
            </w:r>
            <w:r w:rsidDel="00DC6D96">
              <w:rPr>
                <w:rFonts w:hint="eastAsia"/>
                <w:noProof/>
                <w:webHidden/>
              </w:rPr>
              <w:tab/>
            </w:r>
            <w:r w:rsidDel="00DC6D96">
              <w:rPr>
                <w:noProof/>
                <w:webHidden/>
              </w:rPr>
              <w:delText>58</w:delText>
            </w:r>
          </w:del>
        </w:p>
        <w:p w14:paraId="1CD162FB" w14:textId="54D8F832" w:rsidR="00BA1BF6" w:rsidDel="00DC6D96" w:rsidRDefault="00BA1BF6">
          <w:pPr>
            <w:pStyle w:val="TOC1"/>
            <w:tabs>
              <w:tab w:val="left" w:pos="1260"/>
            </w:tabs>
            <w:wordWrap/>
            <w:snapToGrid/>
            <w:spacing w:line="400" w:lineRule="exact"/>
            <w:rPr>
              <w:del w:id="683" w:author="Zixuan Zhou" w:date="2026-04-27T03:45:00Z" w16du:dateUtc="2026-04-26T19:45:00Z"/>
              <w:rFonts w:asciiTheme="minorHAnsi" w:eastAsiaTheme="minorEastAsia" w:hAnsiTheme="minorHAnsi" w:hint="eastAsia"/>
              <w:noProof/>
              <w:sz w:val="22"/>
              <w:szCs w:val="24"/>
              <w14:ligatures w14:val="standardContextual"/>
            </w:rPr>
          </w:pPr>
          <w:del w:id="684" w:author="Zixuan Zhou" w:date="2026-04-27T03:45:00Z" w16du:dateUtc="2026-04-26T19:45:00Z">
            <w:r w:rsidRPr="00DC6D96" w:rsidDel="00DC6D96">
              <w:rPr>
                <w:rFonts w:hint="eastAsia"/>
                <w:noProof/>
                <w:rPrChange w:id="685" w:author="Zixuan Zhou" w:date="2026-04-27T03:45:00Z" w16du:dateUtc="2026-04-26T19:45:00Z">
                  <w:rPr>
                    <w:rStyle w:val="afb"/>
                    <w:rFonts w:hint="eastAsia"/>
                    <w:noProof/>
                  </w:rPr>
                </w:rPrChange>
              </w:rPr>
              <w:delText>附录</w:delText>
            </w:r>
            <w:r w:rsidRPr="00DC6D96" w:rsidDel="00DC6D96">
              <w:rPr>
                <w:noProof/>
                <w:rPrChange w:id="686" w:author="Zixuan Zhou" w:date="2026-04-27T03:45:00Z" w16du:dateUtc="2026-04-26T19:45:00Z">
                  <w:rPr>
                    <w:rStyle w:val="afb"/>
                    <w:rFonts w:cs="Times New Roman"/>
                    <w:noProof/>
                  </w:rPr>
                </w:rPrChange>
              </w:rPr>
              <w:delText>A</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687" w:author="Zixuan Zhou" w:date="2026-04-27T03:45:00Z" w16du:dateUtc="2026-04-26T19:45:00Z">
                  <w:rPr>
                    <w:rStyle w:val="afb"/>
                    <w:rFonts w:hint="eastAsia"/>
                    <w:noProof/>
                  </w:rPr>
                </w:rPrChange>
              </w:rPr>
              <w:delText>图表索引</w:delText>
            </w:r>
            <w:r w:rsidDel="00DC6D96">
              <w:rPr>
                <w:rFonts w:hint="eastAsia"/>
                <w:noProof/>
                <w:webHidden/>
              </w:rPr>
              <w:tab/>
            </w:r>
            <w:r w:rsidDel="00DC6D96">
              <w:rPr>
                <w:noProof/>
                <w:webHidden/>
              </w:rPr>
              <w:delText>59</w:delText>
            </w:r>
          </w:del>
        </w:p>
        <w:p w14:paraId="27CF003E" w14:textId="51926961" w:rsidR="00BA1BF6" w:rsidDel="00DC6D96" w:rsidRDefault="00BA1BF6">
          <w:pPr>
            <w:pStyle w:val="TOC1"/>
            <w:wordWrap/>
            <w:snapToGrid/>
            <w:spacing w:line="400" w:lineRule="exact"/>
            <w:rPr>
              <w:del w:id="688" w:author="Zixuan Zhou" w:date="2026-04-27T03:45:00Z" w16du:dateUtc="2026-04-26T19:45:00Z"/>
              <w:rFonts w:asciiTheme="minorHAnsi" w:eastAsiaTheme="minorEastAsia" w:hAnsiTheme="minorHAnsi" w:hint="eastAsia"/>
              <w:noProof/>
              <w:sz w:val="22"/>
              <w:szCs w:val="24"/>
              <w14:ligatures w14:val="standardContextual"/>
            </w:rPr>
          </w:pPr>
          <w:del w:id="689" w:author="Zixuan Zhou" w:date="2026-04-27T03:45:00Z" w16du:dateUtc="2026-04-26T19:45:00Z">
            <w:r w:rsidRPr="00DC6D96" w:rsidDel="00DC6D96">
              <w:rPr>
                <w:rFonts w:hint="eastAsia"/>
                <w:noProof/>
                <w:rPrChange w:id="690" w:author="Zixuan Zhou" w:date="2026-04-27T03:45:00Z" w16du:dateUtc="2026-04-26T19:45:00Z">
                  <w:rPr>
                    <w:rStyle w:val="afb"/>
                    <w:rFonts w:hint="eastAsia"/>
                    <w:noProof/>
                  </w:rPr>
                </w:rPrChange>
              </w:rPr>
              <w:delText>参考文献</w:delText>
            </w:r>
            <w:r w:rsidDel="00DC6D96">
              <w:rPr>
                <w:rFonts w:hint="eastAsia"/>
                <w:noProof/>
                <w:webHidden/>
              </w:rPr>
              <w:tab/>
            </w:r>
            <w:r w:rsidDel="00DC6D96">
              <w:rPr>
                <w:noProof/>
                <w:webHidden/>
              </w:rPr>
              <w:delText>60</w:delText>
            </w:r>
          </w:del>
        </w:p>
        <w:p w14:paraId="4B4901D2" w14:textId="4F668B15" w:rsidR="00BA1BF6" w:rsidDel="00DC6D96" w:rsidRDefault="00BA1BF6">
          <w:pPr>
            <w:pStyle w:val="TOC1"/>
            <w:wordWrap/>
            <w:snapToGrid/>
            <w:spacing w:line="400" w:lineRule="exact"/>
            <w:rPr>
              <w:del w:id="691" w:author="Zixuan Zhou" w:date="2026-04-27T03:45:00Z" w16du:dateUtc="2026-04-26T19:45:00Z"/>
              <w:rFonts w:asciiTheme="minorHAnsi" w:eastAsiaTheme="minorEastAsia" w:hAnsiTheme="minorHAnsi" w:hint="eastAsia"/>
              <w:noProof/>
              <w:sz w:val="22"/>
              <w:szCs w:val="24"/>
              <w14:ligatures w14:val="standardContextual"/>
            </w:rPr>
          </w:pPr>
          <w:del w:id="692" w:author="Zixuan Zhou" w:date="2026-04-27T03:45:00Z" w16du:dateUtc="2026-04-26T19:45:00Z">
            <w:r w:rsidRPr="00DC6D96" w:rsidDel="00DC6D96">
              <w:rPr>
                <w:rFonts w:hint="eastAsia"/>
                <w:noProof/>
                <w:rPrChange w:id="693" w:author="Zixuan Zhou" w:date="2026-04-27T03:45:00Z" w16du:dateUtc="2026-04-26T19:45:00Z">
                  <w:rPr>
                    <w:rStyle w:val="afb"/>
                    <w:rFonts w:hint="eastAsia"/>
                    <w:noProof/>
                  </w:rPr>
                </w:rPrChange>
              </w:rPr>
              <w:delText>致</w:delText>
            </w:r>
            <w:r w:rsidRPr="00DC6D96" w:rsidDel="00DC6D96">
              <w:rPr>
                <w:noProof/>
                <w:rPrChange w:id="694" w:author="Zixuan Zhou" w:date="2026-04-27T03:45:00Z" w16du:dateUtc="2026-04-26T19:45:00Z">
                  <w:rPr>
                    <w:rStyle w:val="afb"/>
                    <w:noProof/>
                  </w:rPr>
                </w:rPrChange>
              </w:rPr>
              <w:delText xml:space="preserve">  </w:delText>
            </w:r>
            <w:r w:rsidRPr="00DC6D96" w:rsidDel="00DC6D96">
              <w:rPr>
                <w:rFonts w:hint="eastAsia"/>
                <w:noProof/>
                <w:rPrChange w:id="695" w:author="Zixuan Zhou" w:date="2026-04-27T03:45:00Z" w16du:dateUtc="2026-04-26T19:45:00Z">
                  <w:rPr>
                    <w:rStyle w:val="afb"/>
                    <w:rFonts w:hint="eastAsia"/>
                    <w:noProof/>
                  </w:rPr>
                </w:rPrChange>
              </w:rPr>
              <w:delText>谢</w:delText>
            </w:r>
            <w:r w:rsidDel="00DC6D96">
              <w:rPr>
                <w:rFonts w:hint="eastAsia"/>
                <w:noProof/>
                <w:webHidden/>
              </w:rPr>
              <w:tab/>
            </w:r>
            <w:r w:rsidDel="00DC6D96">
              <w:rPr>
                <w:noProof/>
                <w:webHidden/>
              </w:rPr>
              <w:delText>64</w:delText>
            </w:r>
          </w:del>
        </w:p>
        <w:p w14:paraId="73BA16BB" w14:textId="4AD7B113" w:rsidR="00380D35" w:rsidRDefault="00380D35" w:rsidP="00DC6D96">
          <w:pPr>
            <w:wordWrap/>
            <w:spacing w:after="163" w:line="400" w:lineRule="exact"/>
            <w:rPr>
              <w:bCs/>
              <w:lang w:val="zh-CN"/>
            </w:rPr>
          </w:pPr>
          <w:r>
            <w:rPr>
              <w:b/>
              <w:bCs/>
              <w:lang w:val="zh-CN"/>
            </w:rPr>
            <w:fldChar w:fldCharType="end"/>
          </w:r>
        </w:p>
      </w:sdtContent>
    </w:sdt>
    <w:p w14:paraId="47FA5401" w14:textId="77777777" w:rsidR="00380D35" w:rsidRDefault="00380D35" w:rsidP="004A77CC">
      <w:pPr>
        <w:pStyle w:val="altz"/>
        <w:wordWrap/>
        <w:snapToGrid/>
        <w:ind w:firstLine="480"/>
      </w:pPr>
    </w:p>
    <w:p w14:paraId="4CE60F58" w14:textId="77777777" w:rsidR="00380D35" w:rsidRDefault="00380D35" w:rsidP="00380D35">
      <w:pPr>
        <w:pStyle w:val="altz"/>
        <w:ind w:firstLine="480"/>
      </w:pPr>
    </w:p>
    <w:p w14:paraId="04DF1AA5" w14:textId="77777777" w:rsidR="00380D35" w:rsidRDefault="00380D35" w:rsidP="00380D35">
      <w:pPr>
        <w:pStyle w:val="altz"/>
        <w:ind w:firstLine="480"/>
      </w:pPr>
    </w:p>
    <w:p w14:paraId="4FBD13F9" w14:textId="77777777" w:rsidR="00380D35" w:rsidRDefault="00380D35" w:rsidP="00380D35">
      <w:pPr>
        <w:pStyle w:val="altz"/>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000000" w:rsidP="00BA1BF6">
      <w:pPr>
        <w:pStyle w:val="1"/>
        <w:numPr>
          <w:ilvl w:val="0"/>
          <w:numId w:val="0"/>
        </w:numPr>
        <w:spacing w:before="326" w:after="326"/>
        <w:rPr>
          <w:rFonts w:hint="eastAsia"/>
          <w:szCs w:val="32"/>
        </w:rPr>
      </w:pPr>
      <w:bookmarkStart w:id="696" w:name="_Toc228219271"/>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696"/>
    </w:p>
    <w:p w14:paraId="0AEE0121" w14:textId="0427E2BE"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w:t>
      </w:r>
      <w:del w:id="697" w:author="Zixuan Zhou" w:date="2026-04-27T19:05:00Z" w16du:dateUtc="2026-04-27T11:05:00Z">
        <w:r w:rsidDel="00CE1D22">
          <w:rPr>
            <w:rFonts w:hint="eastAsia"/>
          </w:rPr>
          <w:delText>与此同时，</w:delText>
        </w:r>
      </w:del>
      <w:r>
        <w:rPr>
          <w:rFonts w:hint="eastAsia"/>
        </w:rPr>
        <w:t>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w:t>
      </w:r>
      <w:del w:id="698" w:author="Zixuan Zhou" w:date="2026-04-27T19:05:00Z" w16du:dateUtc="2026-04-27T11:05:00Z">
        <w:r w:rsidDel="00CE1D22">
          <w:rPr>
            <w:rFonts w:hint="eastAsia"/>
          </w:rPr>
          <w:delText>为此，</w:delText>
        </w:r>
      </w:del>
      <w:r>
        <w:rPr>
          <w:rFonts w:hint="eastAsia"/>
        </w:rPr>
        <w:t>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36A052DD"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w:t>
      </w:r>
      <w:proofErr w:type="gramStart"/>
      <w:r>
        <w:rPr>
          <w:rFonts w:hint="eastAsia"/>
        </w:rPr>
        <w:t>采集约</w:t>
      </w:r>
      <w:proofErr w:type="gramEnd"/>
      <w:r>
        <w:rPr>
          <w:rFonts w:hint="eastAsia"/>
        </w:rPr>
        <w:t>32.8</w:t>
      </w:r>
      <w:r>
        <w:rPr>
          <w:rFonts w:hint="eastAsia"/>
        </w:rPr>
        <w:t>万条评论与</w:t>
      </w:r>
      <w:r>
        <w:rPr>
          <w:rFonts w:hint="eastAsia"/>
        </w:rPr>
        <w:t>43.2</w:t>
      </w:r>
      <w:r>
        <w:rPr>
          <w:rFonts w:hint="eastAsia"/>
        </w:rPr>
        <w:t>万条弹幕，经严格筛选后获得</w:t>
      </w:r>
      <w:del w:id="699" w:author="Zixuan Zhou" w:date="2026-04-27T19:23:00Z" w16du:dateUtc="2026-04-27T11:23:00Z">
        <w:r w:rsidDel="00F36A24">
          <w:rPr>
            <w:rFonts w:hint="eastAsia"/>
          </w:rPr>
          <w:delText>3780</w:delText>
        </w:r>
      </w:del>
      <w:ins w:id="700" w:author="Zixuan Zhou" w:date="2026-04-27T20:23:00Z" w16du:dateUtc="2026-04-27T12:23:00Z">
        <w:r w:rsidR="00631C5C">
          <w:rPr>
            <w:rFonts w:hint="eastAsia"/>
          </w:rPr>
          <w:t>3484</w:t>
        </w:r>
      </w:ins>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ins w:id="701" w:author="Zixuan Zhou" w:date="2026-04-27T19:27:00Z" w16du:dateUtc="2026-04-27T11:27:00Z">
        <w:r w:rsidR="00E75582">
          <w:rPr>
            <w:rFonts w:hint="eastAsia"/>
          </w:rPr>
          <w:t>安全套</w:t>
        </w:r>
      </w:ins>
      <w:del w:id="702" w:author="Zixuan Zhou" w:date="2026-04-27T19:27:00Z" w16du:dateUtc="2026-04-27T11:27:00Z">
        <w:r w:rsidDel="00E75582">
          <w:rPr>
            <w:rFonts w:hint="eastAsia"/>
          </w:rPr>
          <w:delText>生殖健康科普</w:delText>
        </w:r>
      </w:del>
      <w:del w:id="703" w:author="Zixuan Zhou" w:date="2026-04-27T19:12:00Z" w16du:dateUtc="2026-04-27T11:12:00Z">
        <w:r w:rsidDel="00CE1D22">
          <w:rPr>
            <w:rFonts w:hint="eastAsia"/>
          </w:rPr>
          <w:delText>（</w:delText>
        </w:r>
        <w:r w:rsidDel="00CE1D22">
          <w:rPr>
            <w:rFonts w:hint="eastAsia"/>
          </w:rPr>
          <w:delText>31.85%</w:delText>
        </w:r>
        <w:r w:rsidDel="00CE1D22">
          <w:rPr>
            <w:rFonts w:hint="eastAsia"/>
          </w:rPr>
          <w:delText>）</w:delText>
        </w:r>
      </w:del>
      <w:r>
        <w:rPr>
          <w:rFonts w:hint="eastAsia"/>
        </w:rPr>
        <w:t>与</w:t>
      </w:r>
      <w:ins w:id="704" w:author="Zixuan Zhou" w:date="2026-04-27T19:27:00Z" w16du:dateUtc="2026-04-27T11:27:00Z">
        <w:r w:rsidR="00E75582">
          <w:rPr>
            <w:rFonts w:hint="eastAsia"/>
          </w:rPr>
          <w:t>生殖健康科普</w:t>
        </w:r>
      </w:ins>
      <w:del w:id="705" w:author="Zixuan Zhou" w:date="2026-04-27T19:27:00Z" w16du:dateUtc="2026-04-27T11:27:00Z">
        <w:r w:rsidDel="00E75582">
          <w:rPr>
            <w:rFonts w:hint="eastAsia"/>
          </w:rPr>
          <w:delText>安全套</w:delText>
        </w:r>
      </w:del>
      <w:r>
        <w:rPr>
          <w:rFonts w:hint="eastAsia"/>
        </w:rPr>
        <w:t>使用</w:t>
      </w:r>
      <w:del w:id="706" w:author="Zixuan Zhou" w:date="2026-04-27T19:12:00Z" w16du:dateUtc="2026-04-27T11:12:00Z">
        <w:r w:rsidDel="00CE1D22">
          <w:rPr>
            <w:rFonts w:hint="eastAsia"/>
          </w:rPr>
          <w:delText>（</w:delText>
        </w:r>
        <w:r w:rsidDel="00CE1D22">
          <w:rPr>
            <w:rFonts w:hint="eastAsia"/>
          </w:rPr>
          <w:delText>22.62%</w:delText>
        </w:r>
        <w:r w:rsidDel="00CE1D22">
          <w:rPr>
            <w:rFonts w:hint="eastAsia"/>
          </w:rPr>
          <w:delText>）</w:delText>
        </w:r>
      </w:del>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3E444A5F" w:rsidR="00E91712" w:rsidRDefault="00E91712" w:rsidP="00E91712">
      <w:pPr>
        <w:pStyle w:val="altz"/>
        <w:ind w:firstLine="480"/>
      </w:pPr>
      <w:r>
        <w:rPr>
          <w:rFonts w:hint="eastAsia"/>
        </w:rPr>
        <w:t>进一步</w:t>
      </w:r>
      <w:del w:id="707" w:author="Zixuan Zhou" w:date="2026-04-27T19:13:00Z" w16du:dateUtc="2026-04-27T11:13:00Z">
        <w:r w:rsidDel="00CE1D22">
          <w:rPr>
            <w:rFonts w:hint="eastAsia"/>
          </w:rPr>
          <w:delText>地</w:delText>
        </w:r>
      </w:del>
      <w:r>
        <w:rPr>
          <w:rFonts w:hint="eastAsia"/>
        </w:rPr>
        <w:t>，研究以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w:t>
      </w:r>
      <w:del w:id="708" w:author="Zixuan Zhou" w:date="2026-04-27T19:05:00Z" w16du:dateUtc="2026-04-27T11:05:00Z">
        <w:r w:rsidDel="00CE1D22">
          <w:rPr>
            <w:rFonts w:hint="eastAsia"/>
          </w:rPr>
          <w:delText>（</w:delText>
        </w:r>
        <w:r w:rsidDel="00CE1D22">
          <w:rPr>
            <w:rFonts w:hint="eastAsia"/>
          </w:rPr>
          <w:delText>p&lt;0.001</w:delText>
        </w:r>
        <w:r w:rsidDel="00CE1D22">
          <w:rPr>
            <w:rFonts w:hint="eastAsia"/>
          </w:rPr>
          <w:delText>）</w:delText>
        </w:r>
      </w:del>
      <w:r>
        <w:rPr>
          <w:rFonts w:hint="eastAsia"/>
        </w:rPr>
        <w:t>，其中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w:t>
      </w:r>
      <w:del w:id="709" w:author="Zixuan Zhou" w:date="2026-04-27T19:13:00Z" w16du:dateUtc="2026-04-27T11:13:00Z">
        <w:r w:rsidDel="00CE1D22">
          <w:rPr>
            <w:rFonts w:hint="eastAsia"/>
          </w:rPr>
          <w:delText>，为后续数据构建提供了明确方向。</w:delText>
        </w:r>
      </w:del>
      <w:ins w:id="710" w:author="Zixuan Zhou" w:date="2026-04-27T19:13:00Z" w16du:dateUtc="2026-04-27T11:13:00Z">
        <w:r w:rsidR="00CE1D22">
          <w:rPr>
            <w:rFonts w:hint="eastAsia"/>
          </w:rPr>
          <w:t>。</w:t>
        </w:r>
      </w:ins>
    </w:p>
    <w:p w14:paraId="400B1E45" w14:textId="2C8CA9D1" w:rsidR="00F54B80" w:rsidRDefault="00E91712" w:rsidP="00E9171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711" w:name="_Toc228219272"/>
      <w:r>
        <w:rPr>
          <w:rFonts w:ascii="Times New Roman" w:hAnsi="Times New Roman" w:cs="Times New Roman"/>
          <w:szCs w:val="32"/>
        </w:rPr>
        <w:lastRenderedPageBreak/>
        <w:t>Abstract</w:t>
      </w:r>
      <w:bookmarkEnd w:id="711"/>
    </w:p>
    <w:p w14:paraId="2081E626" w14:textId="77777777" w:rsidR="006C5F90" w:rsidRPr="006C5F90" w:rsidRDefault="006C5F90" w:rsidP="006C5F90">
      <w:pPr>
        <w:pStyle w:val="altz"/>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3266F0E2" w14:textId="62CBFAC1" w:rsidR="006C5F90" w:rsidRPr="006C5F90" w:rsidRDefault="006C5F90" w:rsidP="006C5F90">
      <w:pPr>
        <w:pStyle w:val="altz"/>
        <w:ind w:firstLine="480"/>
      </w:pPr>
      <w:r w:rsidRPr="006C5F90">
        <w:t xml:space="preserve">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w:t>
      </w:r>
      <w:proofErr w:type="gramStart"/>
      <w:r w:rsidRPr="006C5F90">
        <w:t>2024,</w:t>
      </w:r>
      <w:proofErr w:type="gramEnd"/>
      <w:r w:rsidRPr="006C5F90">
        <w:t xml:space="preserve"> the study collected approximately 328,000 comments and 432,000 bullet-screens. After rigorous screening, 3,780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w:t>
      </w:r>
      <w:del w:id="712" w:author="Zixuan Zhou" w:date="2026-04-27T19:15:00Z" w16du:dateUtc="2026-04-27T11:15:00Z">
        <w:r w:rsidRPr="006C5F90" w:rsidDel="00FB472E">
          <w:delText xml:space="preserve"> (31.85%) </w:delText>
        </w:r>
      </w:del>
      <w:ins w:id="713" w:author="Zixuan Zhou" w:date="2026-04-27T19:15:00Z" w16du:dateUtc="2026-04-27T11:15:00Z">
        <w:r w:rsidR="00FB472E">
          <w:rPr>
            <w:rFonts w:hint="eastAsia"/>
          </w:rPr>
          <w:t xml:space="preserve"> </w:t>
        </w:r>
      </w:ins>
      <w:r w:rsidRPr="006C5F90">
        <w:t>and condom use</w:t>
      </w:r>
      <w:del w:id="714" w:author="Zixuan Zhou" w:date="2026-04-27T19:15:00Z" w16du:dateUtc="2026-04-27T11:15:00Z">
        <w:r w:rsidRPr="006C5F90" w:rsidDel="00FB472E">
          <w:delText xml:space="preserve"> (22.62%)</w:delText>
        </w:r>
      </w:del>
      <w:r w:rsidRPr="006C5F90">
        <w:t>, while strong information demands also exist for high-risk topics such as induced abortion.</w:t>
      </w:r>
    </w:p>
    <w:p w14:paraId="3233E6F8" w14:textId="254E4C62" w:rsidR="006C5F90" w:rsidRPr="006C5F90" w:rsidDel="00FB472E" w:rsidRDefault="006C5F90" w:rsidP="006C5F90">
      <w:pPr>
        <w:pStyle w:val="altz"/>
        <w:ind w:firstLine="480"/>
        <w:rPr>
          <w:del w:id="715" w:author="Zixuan Zhou" w:date="2026-04-27T19:15:00Z" w16du:dateUtc="2026-04-27T11:15:00Z"/>
        </w:rPr>
      </w:pPr>
      <w:r w:rsidRPr="006C5F90">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w:t>
      </w:r>
      <w:proofErr w:type="spellStart"/>
      <w:r w:rsidRPr="006C5F90">
        <w:t>LoRA</w:t>
      </w:r>
      <w:proofErr w:type="spellEnd"/>
      <w:r w:rsidRPr="006C5F90">
        <w:t>-based parameter-efficient fine-tuning was performed on the constructed dataset. Experimental results demonstrated statistically significant improvements in accuracy, completeness, and safety (p&lt;0.001), with a median difference of 1 point in the "accuracy" and "only providing necessary information" dimensions. Notably, high-risk sensitive topics such as induced abortion and coitus interruptus showe</w:t>
      </w:r>
      <w:r w:rsidRPr="006C5F90">
        <w:lastRenderedPageBreak/>
        <w:t>d the most prominent improvement. The study also identified hallucination and safety risks when models encountered frontier unsettled issues and pseudo-concept inquiries</w:t>
      </w:r>
      <w:del w:id="716" w:author="Zixuan Zhou" w:date="2026-04-27T19:15:00Z" w16du:dateUtc="2026-04-27T11:15:00Z">
        <w:r w:rsidRPr="006C5F90" w:rsidDel="00FB472E">
          <w:delText>, providing clear directions for subsequent data construction.</w:delText>
        </w:r>
      </w:del>
    </w:p>
    <w:p w14:paraId="22A7C2EA" w14:textId="77777777" w:rsidR="00FB472E" w:rsidRDefault="00FB472E" w:rsidP="006C5F90">
      <w:pPr>
        <w:pStyle w:val="altz"/>
        <w:ind w:firstLine="480"/>
        <w:rPr>
          <w:ins w:id="717" w:author="Zixuan Zhou" w:date="2026-04-27T19:15:00Z" w16du:dateUtc="2026-04-27T11:15:00Z"/>
        </w:rPr>
      </w:pPr>
      <w:ins w:id="718" w:author="Zixuan Zhou" w:date="2026-04-27T19:15:00Z" w16du:dateUtc="2026-04-27T11:15:00Z">
        <w:r>
          <w:rPr>
            <w:rFonts w:hint="eastAsia"/>
          </w:rPr>
          <w:t>。</w:t>
        </w:r>
      </w:ins>
    </w:p>
    <w:p w14:paraId="0C307BE8" w14:textId="069BD0D9" w:rsidR="006C5F90" w:rsidRPr="006C5F90" w:rsidRDefault="006C5F90" w:rsidP="006C5F90">
      <w:pPr>
        <w:pStyle w:val="altz"/>
        <w:ind w:firstLine="480"/>
      </w:pPr>
      <w:r w:rsidRPr="006C5F90">
        <w:t xml:space="preserve">This study not only expands the research perspectives of social media health communication and adolescent reproductive health demand </w:t>
      </w:r>
      <w:proofErr w:type="gramStart"/>
      <w:r w:rsidRPr="006C5F90">
        <w:t>analysis, but</w:t>
      </w:r>
      <w:proofErr w:type="gramEnd"/>
      <w:r w:rsidRPr="006C5F9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rsidP="00BA1BF6">
      <w:pPr>
        <w:pStyle w:val="1"/>
        <w:spacing w:before="326" w:after="326"/>
        <w:rPr>
          <w:rFonts w:hint="eastAsia"/>
        </w:rPr>
      </w:pPr>
      <w:bookmarkStart w:id="719" w:name="_Toc228219273"/>
      <w:r>
        <w:rPr>
          <w:rFonts w:hint="eastAsia"/>
        </w:rPr>
        <w:lastRenderedPageBreak/>
        <w:t>绪论</w:t>
      </w:r>
      <w:bookmarkEnd w:id="719"/>
    </w:p>
    <w:p w14:paraId="5E47FEEC" w14:textId="77777777" w:rsidR="00F54B80" w:rsidRDefault="00000000">
      <w:pPr>
        <w:pStyle w:val="2"/>
        <w:spacing w:before="163" w:after="163"/>
        <w:rPr>
          <w:rFonts w:hint="eastAsia"/>
        </w:rPr>
      </w:pPr>
      <w:bookmarkStart w:id="720" w:name="_Toc228219274"/>
      <w:r>
        <w:rPr>
          <w:rFonts w:hint="eastAsia"/>
        </w:rPr>
        <w:t>研究背景</w:t>
      </w:r>
      <w:bookmarkEnd w:id="720"/>
    </w:p>
    <w:p w14:paraId="3CA0A50D" w14:textId="785F575F" w:rsidR="00F54B80" w:rsidRDefault="00000000">
      <w:pPr>
        <w:pStyle w:val="altz"/>
        <w:ind w:firstLine="480"/>
      </w:pPr>
      <w:r>
        <w:rPr>
          <w:rFonts w:hint="eastAsia"/>
        </w:rPr>
        <w:t>生殖健康是青少年身心健康的重要基石</w:t>
      </w:r>
      <w:del w:id="721" w:author="Zixuan Zhou" w:date="2026-04-27T19:18:00Z" w16du:dateUtc="2026-04-27T11:18:00Z">
        <w:r w:rsidDel="00F36A24">
          <w:rPr>
            <w:rFonts w:hint="eastAsia"/>
          </w:rPr>
          <w:delText>，然而</w:delText>
        </w:r>
      </w:del>
      <w:r>
        <w:rPr>
          <w:rFonts w:hint="eastAsia"/>
        </w:rPr>
        <w:t>，与此相关的议题在全球范围内日益严峻，长期未得到足够重视</w:t>
      </w:r>
      <w:r w:rsidR="00E9335A">
        <w:fldChar w:fldCharType="begin"/>
      </w:r>
      <w:r w:rsidR="001704E8">
        <w:instrText xml:space="preserve"> ADDIN ZOTERO_ITEM CSL_CITATION {"citationID":"0MyETLKj","properties":{"formattedCitation":"\\super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1704E8">
        <w:instrText xml:space="preserve"> ADDIN ZOTERO_ITEM CSL_CITATION {"citationID":"BWWWlaYG","properties":{"formattedCitation":"\\super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1704E8">
        <w:instrText xml:space="preserve"> ADDIN ZOTERO_ITEM CSL_CITATION {"citationID":"m3Azm8Yk","properties":{"formattedCitation":"\\super [3]\\nosupersub{}","plainCitation":"[3]","noteIndex":0},"citationItems":[{"id":793,"uris":["http://zotero.org/users/15209510/items/424APIYJ"],"itemData":{"</w:instrText>
      </w:r>
      <w:r w:rsidR="001704E8">
        <w:rPr>
          <w:rFonts w:hint="eastAsia"/>
        </w:rPr>
        <w:instrText>id":793,"type":"article-journal","container-title":"</w:instrText>
      </w:r>
      <w:r w:rsidR="001704E8">
        <w:rPr>
          <w:rFonts w:hint="eastAsia"/>
        </w:rPr>
        <w:instrText>中国计划生育和妇产科</w:instrText>
      </w:r>
      <w:r w:rsidR="001704E8">
        <w:rPr>
          <w:rFonts w:hint="eastAsia"/>
        </w:rPr>
        <w:instrText>","issue":"4","page":"4</w:instrText>
      </w:r>
      <w:r w:rsidR="001704E8">
        <w:rPr>
          <w:rFonts w:hint="eastAsia"/>
        </w:rPr>
        <w:instrText>–</w:instrText>
      </w:r>
      <w:r w:rsidR="001704E8">
        <w:rPr>
          <w:rFonts w:hint="eastAsia"/>
        </w:rPr>
        <w:instrText>6","title":"</w:instrText>
      </w:r>
      <w:r w:rsidR="001704E8">
        <w:rPr>
          <w:rFonts w:hint="eastAsia"/>
        </w:rPr>
        <w:instrText>青少年生殖健康现状</w:instrText>
      </w:r>
      <w:r w:rsidR="001704E8">
        <w:rPr>
          <w:rFonts w:hint="eastAsia"/>
        </w:rPr>
        <w:instrText>","volume":"12","author":[{"literal":"</w:instrText>
      </w:r>
      <w:r w:rsidR="001704E8">
        <w:rPr>
          <w:rFonts w:hint="eastAsia"/>
        </w:rPr>
        <w:instrText>张艺珊</w:instrText>
      </w:r>
      <w:r w:rsidR="001704E8">
        <w:rPr>
          <w:rFonts w:hint="eastAsia"/>
        </w:rPr>
        <w:instrText>"},{"literal":"</w:instrText>
      </w:r>
      <w:r w:rsidR="001704E8">
        <w:rPr>
          <w:rFonts w:hint="eastAsia"/>
        </w:rPr>
        <w:instrText>张雪松</w:instrText>
      </w:r>
      <w:r w:rsidR="001704E8">
        <w:rPr>
          <w:rFonts w:hint="eastAsia"/>
        </w:rPr>
        <w:instrText>"},{"literal":"</w:instrText>
      </w:r>
      <w:r w:rsidR="001704E8">
        <w:rPr>
          <w:rFonts w:hint="eastAsia"/>
        </w:rPr>
        <w:instrText>李晓宇</w:instrText>
      </w:r>
      <w:r w:rsidR="001704E8">
        <w:rPr>
          <w:rFonts w:hint="eastAsia"/>
        </w:rPr>
        <w:instrText>"},{"literal":"</w:instrText>
      </w:r>
      <w:r w:rsidR="001704E8">
        <w:rPr>
          <w:rFonts w:hint="eastAsia"/>
        </w:rPr>
        <w:instrText>顾向应</w:instrText>
      </w:r>
      <w:r w:rsidR="001704E8">
        <w:rPr>
          <w:rFonts w:hint="eastAsia"/>
        </w:rPr>
        <w:instrText>"}],"issued":{"date-parts":[["2020"]]}}}],"schema":"h</w:instrText>
      </w:r>
      <w:r w:rsidR="001704E8">
        <w:instrText xml:space="preserve">ttps://github.com/citation-style-language/schema/raw/master/csl-citation.json"}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1704E8">
        <w:instrText xml:space="preserve"> ADDIN ZOTERO_ITEM CSL_CITATION {"citationID":"wlc5mHRz","properties":{"formattedCitation":"\\super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1704E8">
        <w:instrText xml:space="preserve"> ADDIN ZOTERO_ITEM CSL_CITATION {"citationID":"rq4kZhMQ","properties":{"formattedCitation":"\\super [5]\\nosupersub{}","plainCitation":"[5]","noteIndex":0},"citationItems":[{"id":1018,"uris":["http://zotero.org/users/15209510/items/F3GNTF8U"],"itemData":{</w:instrText>
      </w:r>
      <w:r w:rsidR="001704E8">
        <w:rPr>
          <w:rFonts w:hint="eastAsia"/>
        </w:rPr>
        <w:instrText>"id":1018,"type":"article-journal","abstract":"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"}],"issued":{"date-parts":[["2025"]]}}}],"schema":"https://github.com/citation-style-language/schema/raw/master/csl-citat</w:instrText>
      </w:r>
      <w:r w:rsidR="001704E8">
        <w:instrText xml:space="preserve">ion.json"}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787A0D48"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1704E8">
        <w:instrText xml:space="preserve"> ADDIN ZOTERO_ITEM CSL_CITATION {"citationID":"jYqY1vaC","properties":{"formattedCitation":"\\super [6]\\nosupersub{}","plainCitation":"[6]","noteIndex":0},"citationItems":[{"id":1068,"uris":["http://zotero.org/users/15209510/items/5NRTFFLM"],"itemData":{</w:instrText>
      </w:r>
      <w:r w:rsidR="001704E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Gender Equality and</w:instrText>
      </w:r>
      <w:r w:rsidR="001704E8">
        <w:instrText xml:space="preserve"> the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1704E8">
        <w:instrText xml:space="preserve"> ADDIN ZOTERO_ITEM CSL_CITATION {"citationID":"VcB25hkK","properties":{"formattedCitation":"\\super [7\\uc0\\u8211{}9]\\nosupersub{}","plainCitation":"[7–9]","noteIndex":0},"citationItems":[{"id":1021,"uris":["http://zotero.org/users/15209510/items/8NFXYXT7"],"itemData":{"id":1021,"type":"article-journal","abstract":"Limited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1704E8">
        <w:instrText xml:space="preserve"> ADDIN ZOTERO_ITEM CSL_CITATION {"citationID":"VnU2A2Ts","properties":{"formattedCitation":"\\super [10]\\nosupersub{}","plainCitation":"[10]","noteIndex":0},"citationItems":[{"id":779,"uris":["http://zotero.org/users/15209510/items/GQR7WUBM"],"itemData":</w:instrText>
      </w:r>
      <w:r w:rsidR="001704E8">
        <w:rPr>
          <w:rFonts w:hint="eastAsia"/>
        </w:rPr>
        <w:instrText>{"id":779,"type":"article-journal","abstract":"&lt;sec&gt;\n\t\t\t\t\t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","given":""}],"issued":{"date-parts":[["201</w:instrText>
      </w:r>
      <w:r w:rsidR="001704E8">
        <w:instrText xml:space="preserve">9",10,25]]}}}],"schema":"https://github.com/citation-style-language/schema/raw/master/csl-citation.json"}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73DA85A0" w:rsidR="00F54B80" w:rsidRDefault="00000000">
      <w:pPr>
        <w:pStyle w:val="altz"/>
        <w:ind w:firstLine="480"/>
      </w:pPr>
      <w:r>
        <w:rPr>
          <w:rFonts w:hint="eastAsia"/>
        </w:rPr>
        <w:t>在此背景下，互联网与社交媒体的迅猛发展为青少年获取健康信息开辟了全新的、也是主要依赖的途径</w:t>
      </w:r>
      <w:r w:rsidR="00C04681">
        <w:fldChar w:fldCharType="begin"/>
      </w:r>
      <w:r w:rsidR="001704E8">
        <w:instrText xml:space="preserve"> ADDIN ZOTERO_ITEM CSL_CITATION {"citationID":"qXYPhgNT","properties":{"unsorted":false,"formattedCitation":"\\super [11\\uc0\\u8211{}13]\\nosupersub{}","plainCitation":"[11–13]","noteIndex":0},"citationItems":[{"id":1020,"uris":["http://zotero.org/users/15209510/items/UWMYUHM8"],"itemData":{"id":1020,"type":"article-journal","abstract":"BACKGROUND: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1704E8">
        <w:instrText xml:space="preserve"> ADDIN ZOTERO_ITEM CSL_CITATION {"citationID":"SXOEXpVH","properties":{"unsorted":false,"formattedCitation":"\\super [14]\\nosupersub{}","plainCitation":"[14]","noteIndex":0},"citationItems":[{"id":738,"uris":["http://zotero.org/users/15209510/items/EDDFK25C"],"itemData":{"id":738,"type":"article-journal","abstract":"Background: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846631">
        <w:fldChar w:fldCharType="begin"/>
      </w:r>
      <w:r w:rsidR="001704E8">
        <w:instrText xml:space="preserve"> ADDIN ZOTERO_ITEM CSL_CITATION {"citationID":"FGAC6Zhx","properties":{"unsorted":false,"formattedCitation":"\\super [13]\\nosupersub{}","plainCitation":"[13]","noteIndex":0},"citationItems":[{"id":803,"uris":["http://zotero.org/users/15209510/items/HQ6D27SP"],"itemData":{"id":803,"type":"article-journal","abstract":"Background: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1704E8">
        <w:instrText xml:space="preserve"> ADDIN ZOTERO_ITEM CSL_CITATION {"citationID":"A9KIF4xO","properties":{"unsorted":false,"formattedCitation":"\\super [15\\uc0\\u8211{}17]\\nosupersub{}","plainCitation":"[15–17]","noteIndex":0},"citationItems":[{"id":1015,"uris":["http://zotero.org/users/15209510/items/QIBYJSGS"],"itemData":{"id":1015,"type":"article-journal","abstract":"Information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w:instrText>
      </w:r>
      <w:r w:rsidR="001704E8">
        <w:rPr>
          <w:rFonts w:hint="eastAsia"/>
        </w:rPr>
        <w:instrText>021",1,20]]}}},{"id":819,"uris":["http://zotero.org/users/15209510/items/7KYZ6JI8"],"itemData":{"id":819,"type":"article-journal","abstract":"</w:instrText>
      </w:r>
      <w:r w:rsidR="001704E8">
        <w:rPr>
          <w:rFonts w:hint="eastAsia"/>
        </w:rPr>
        <w:instrText>在推进健康中国建设过程中</w:instrText>
      </w:r>
      <w:r w:rsidR="001704E8">
        <w:rPr>
          <w:rFonts w:hint="eastAsia"/>
        </w:rPr>
        <w:instrText>,</w:instrText>
      </w:r>
      <w:r w:rsidR="001704E8">
        <w:rPr>
          <w:rFonts w:hint="eastAsia"/>
        </w:rPr>
        <w:instrText>健康科普类短视频传播作为普及健康生活的重要环节</w:instrText>
      </w:r>
      <w:r w:rsidR="001704E8">
        <w:rPr>
          <w:rFonts w:hint="eastAsia"/>
        </w:rPr>
        <w:instrText>,</w:instrText>
      </w:r>
      <w:r w:rsidR="001704E8">
        <w:rPr>
          <w:rFonts w:hint="eastAsia"/>
        </w:rPr>
        <w:instrText>具有一定的研究价值和现实意义</w:instrText>
      </w:r>
      <w:r w:rsidR="001704E8">
        <w:rPr>
          <w:rFonts w:hint="eastAsia"/>
        </w:rPr>
        <w:instrText>.</w:instrText>
      </w:r>
      <w:r w:rsidR="001704E8">
        <w:rPr>
          <w:rFonts w:hint="eastAsia"/>
        </w:rPr>
        <w:instrText>通过分析抖音账号是否经过认证、是否具有商品广告以及是否具有信息提示</w:instrText>
      </w:r>
      <w:r w:rsidR="001704E8">
        <w:rPr>
          <w:rFonts w:hint="eastAsia"/>
        </w:rPr>
        <w:instrText>3</w:instrText>
      </w:r>
      <w:r w:rsidR="001704E8">
        <w:rPr>
          <w:rFonts w:hint="eastAsia"/>
        </w:rPr>
        <w:instrText>个维度</w:instrText>
      </w:r>
      <w:r w:rsidR="001704E8">
        <w:rPr>
          <w:rFonts w:hint="eastAsia"/>
        </w:rPr>
        <w:instrText>,</w:instrText>
      </w:r>
      <w:r w:rsidR="001704E8">
        <w:rPr>
          <w:rFonts w:hint="eastAsia"/>
        </w:rPr>
        <w:instrText>与用户关注度和点赞量存在显著性差异提出假设</w:instrText>
      </w:r>
      <w:r w:rsidR="001704E8">
        <w:rPr>
          <w:rFonts w:hint="eastAsia"/>
        </w:rPr>
        <w:instrText>,</w:instrText>
      </w:r>
      <w:r w:rsidR="001704E8">
        <w:rPr>
          <w:rFonts w:hint="eastAsia"/>
        </w:rPr>
        <w:instrText>并作出假设验证</w:instrText>
      </w:r>
      <w:r w:rsidR="001704E8">
        <w:rPr>
          <w:rFonts w:hint="eastAsia"/>
        </w:rPr>
        <w:instrText>,</w:instrText>
      </w:r>
      <w:r w:rsidR="001704E8">
        <w:rPr>
          <w:rFonts w:hint="eastAsia"/>
        </w:rPr>
        <w:instrText>发现是否经过认证和是否具有商品广告与用户的关注度和点赞量存在显著性差异</w:instrText>
      </w:r>
      <w:r w:rsidR="001704E8">
        <w:rPr>
          <w:rFonts w:hint="eastAsia"/>
        </w:rPr>
        <w:instrText>,</w:instrText>
      </w:r>
      <w:r w:rsidR="001704E8">
        <w:rPr>
          <w:rFonts w:hint="eastAsia"/>
        </w:rPr>
        <w:instrText>从</w:instrText>
      </w:r>
      <w:r w:rsidR="001704E8">
        <w:rPr>
          <w:rFonts w:hint="eastAsia"/>
        </w:rPr>
        <w:instrText>4</w:instrText>
      </w:r>
      <w:r w:rsidR="001704E8">
        <w:rPr>
          <w:rFonts w:hint="eastAsia"/>
        </w:rPr>
        <w:instrText>个方面提出健康科普类短视频的传播策略</w:instrText>
      </w:r>
      <w:r w:rsidR="001704E8">
        <w:rPr>
          <w:rFonts w:hint="eastAsia"/>
        </w:rPr>
        <w:instrText>.","container-title":"</w:instrText>
      </w:r>
      <w:r w:rsidR="001704E8">
        <w:rPr>
          <w:rFonts w:hint="eastAsia"/>
        </w:rPr>
        <w:instrText>电视技术</w:instrText>
      </w:r>
      <w:r w:rsidR="001704E8">
        <w:rPr>
          <w:rFonts w:hint="eastAsia"/>
        </w:rPr>
        <w:instrText>","DOI":"10.16280/j.videoe.2021.05.010","issue":"45","language":"en","page":"34 - 37","section":"G206","title":"</w:instrText>
      </w:r>
      <w:r w:rsidR="001704E8">
        <w:rPr>
          <w:rFonts w:hint="eastAsia"/>
        </w:rPr>
        <w:instrText>健康科普类短视频的传播策略研究</w:instrText>
      </w:r>
      <w:r w:rsidR="001704E8">
        <w:rPr>
          <w:rFonts w:hint="eastAsia"/>
        </w:rPr>
        <w:instrText xml:space="preserve"> </w:instrText>
      </w:r>
      <w:r w:rsidR="001704E8">
        <w:rPr>
          <w:rFonts w:hint="eastAsia"/>
        </w:rPr>
        <w:instrText>——以抖音为例</w:instrText>
      </w:r>
      <w:r w:rsidR="001704E8">
        <w:rPr>
          <w:rFonts w:hint="eastAsia"/>
        </w:rPr>
        <w:instrText>","volume":"5","author":[{"literal":"</w:instrText>
      </w:r>
      <w:r w:rsidR="001704E8">
        <w:rPr>
          <w:rFonts w:hint="eastAsia"/>
        </w:rPr>
        <w:instrText>郑杰心</w:instrText>
      </w:r>
      <w:r w:rsidR="001704E8">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1704E8">
        <w:instrText xml:space="preserve"> ADDIN ZOTERO_ITEM CSL_CITATION {"citationID":"W7Lbxkid","properties":{"unsorted":false,"formattedCitation":"\\super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1704E8">
        <w:instrText xml:space="preserve"> ADDIN ZOTERO_ITEM CSL_CITATION {"citationID":"ox0p3QRX","properties":{"unsorted":false,"formattedCitation":"\\super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0923CF85" w:rsidR="00F54B80" w:rsidRDefault="00000000">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w:t>
      </w:r>
      <w:del w:id="722" w:author="Zixuan Zhou" w:date="2026-04-27T19:19:00Z" w16du:dateUtc="2026-04-27T11:19:00Z">
        <w:r w:rsidDel="00F36A24">
          <w:rPr>
            <w:rFonts w:hint="eastAsia"/>
          </w:rPr>
          <w:delText>“数字互动层”</w:delText>
        </w:r>
      </w:del>
      <w:proofErr w:type="gramStart"/>
      <w:ins w:id="723" w:author="Zixuan Zhou" w:date="2026-04-27T19:19:00Z" w16du:dateUtc="2026-04-27T11:19:00Z">
        <w:r w:rsidR="00F36A24">
          <w:rPr>
            <w:rFonts w:hint="eastAsia"/>
          </w:rPr>
          <w:t>互动区</w:t>
        </w:r>
      </w:ins>
      <w:proofErr w:type="gramEnd"/>
      <w:r>
        <w:rPr>
          <w:rFonts w:hint="eastAsia"/>
        </w:rPr>
        <w:t>中蕴含的巨大价值。这些非正式、口语化的用户生成内容</w:t>
      </w:r>
      <w:ins w:id="724" w:author="Zixuan Zhou" w:date="2026-04-27T19:20:00Z" w16du:dateUtc="2026-04-27T11:20:00Z">
        <w:r w:rsidR="00F36A24">
          <w:t>（</w:t>
        </w:r>
        <w:r w:rsidR="00F36A24">
          <w:rPr>
            <w:rFonts w:hint="eastAsia"/>
          </w:rPr>
          <w:t xml:space="preserve">User Generated Content, </w:t>
        </w:r>
        <w:r w:rsidR="00F36A24">
          <w:t>UGC</w:t>
        </w:r>
        <w:r w:rsidR="00F36A24">
          <w:t>）</w:t>
        </w:r>
      </w:ins>
      <w:r>
        <w:rPr>
          <w:rFonts w:hint="eastAsia"/>
        </w:rPr>
        <w:t>，真实地反映了青少年在生殖健康领域的具体困惑、知识盲区和核心诉求，构成了一个自发的“问答社区”</w:t>
      </w:r>
      <w:r w:rsidR="00CC1748">
        <w:fldChar w:fldCharType="begin"/>
      </w:r>
      <w:r w:rsidR="001704E8">
        <w:instrText xml:space="preserve"> ADDIN ZOTERO_ITEM CSL_CITATION {"citationID":"FONDGIqO","properties":{"unsorted":false,"formattedCitation":"\\super [18,20]\\nosupersub{}","plainCitation":"[18,20]","noteIndex":0},"citationItems":[{"id":1011,"uris":["http://zotero.org/users/15209510/items/8BN3BI7X"],"itemData":{"id":1011,"type":"article-journal","abstract":"Background\nSocial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w:instrText>
      </w:r>
      <w:r w:rsidR="001704E8">
        <w:rPr>
          <w:rFonts w:hint="eastAsia"/>
        </w:rPr>
        <w:instrText>//zotero.org/users/15209510/items/PNQKC7EK"],"itemData":{"id":813,"type":"article-journal","abstract":"[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09890085" w:rsidR="00F54B80" w:rsidRDefault="00000000">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1704E8">
        <w:instrText xml:space="preserve"> ADDIN ZOTERO_ITEM CSL_CITATION {"citationID":"oZKRsRF8","properties":{"unsorted":false,"formattedCitation":"\\super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1704E8">
        <w:instrText xml:space="preserve"> ADDIN ZOTERO_ITEM CSL_CITATION {"citationID":"oOS3Ao4p","properties":{"unsorted":false,"formattedCitation":"\\super [22,23]\\nosupersub{}","plainCitation":"[22,23]","noteIndex":0},"citationItems":[{"id":998,"uris":["http://zotero.org/users/15209510/items/Y8P7SYB5"],"itemData":{"id":998,"type":"article-journal","abstract":"With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C1748">
        <w:fldChar w:fldCharType="begin"/>
      </w:r>
      <w:r w:rsidR="001704E8">
        <w:instrText xml:space="preserve"> ADDIN ZOTERO_ITEM CSL_CITATION {"citationID":"kiAclqiE","properties":{"unsorted":false,"formattedCitation":"\\super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725" w:name="_Toc228219275"/>
      <w:r>
        <w:rPr>
          <w:rFonts w:hint="eastAsia"/>
        </w:rPr>
        <w:t>研究意义</w:t>
      </w:r>
      <w:bookmarkEnd w:id="725"/>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726" w:name="_Toc228219276"/>
      <w:r>
        <w:t>理论意义</w:t>
      </w:r>
      <w:bookmarkEnd w:id="726"/>
    </w:p>
    <w:p w14:paraId="1D658F12" w14:textId="298B3CA7" w:rsidR="00F54B80" w:rsidRDefault="00000000">
      <w:pPr>
        <w:pStyle w:val="altz"/>
        <w:ind w:firstLine="480"/>
      </w:pPr>
      <w:del w:id="727" w:author="Zixuan Zhou" w:date="2026-04-27T19:20:00Z" w16du:dateUtc="2026-04-27T11:20:00Z">
        <w:r w:rsidDel="00F36A24">
          <w:delText>首先，</w:delText>
        </w:r>
      </w:del>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1704E8">
        <w:instrText xml:space="preserve"> ADDIN ZOTERO_ITEM CSL_CITATION {"citationID":"B9Ql38IB","properties":{"unsorted":false,"formattedCitation":"\\super [15,19]\\nosupersub{}","plainCitation":"[15,19]","noteIndex":0},"citationItems":[{"id":1015,"uris":["http://zotero.org/users/15209510/items/QIBYJSGS"],"itemData":{"id":1015,"type":"article-journal","abstract":"Information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w:instrText>
      </w:r>
      <w:r w:rsidR="001704E8">
        <w:rPr>
          <w:rFonts w:hint="eastAsia"/>
        </w:rPr>
        <w:instrText xml:space="preserve">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xml:space="preserve">). Videos were assessed using the Global Quality Score, modified DISCERN, and Patient Education Materials Assessment Tool (PEMAT-U/A), with interrater reliability assessed via Cohen </w:instrText>
      </w:r>
      <w:r w:rsidR="001704E8">
        <w:rPr>
          <w:rFonts w:hint="eastAsia"/>
        </w:rPr>
        <w:instrText>κ</w:instrText>
      </w:r>
      <w:r w:rsidR="001704E8">
        <w:rPr>
          <w:rFonts w:hint="eastAsia"/>
        </w:rPr>
        <w:instrText>. A corpus of ov</w:instrText>
      </w:r>
      <w:r w:rsidR="001704E8">
        <w:instrText xml:space="preserve">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w:t>
      </w:r>
      <w:del w:id="728" w:author="Zixuan Zhou" w:date="2026-04-27T19:20:00Z" w16du:dateUtc="2026-04-27T11:20:00Z">
        <w:r w:rsidDel="00F36A24">
          <w:delText>（</w:delText>
        </w:r>
        <w:r w:rsidR="00513522" w:rsidDel="00F36A24">
          <w:rPr>
            <w:rFonts w:hint="eastAsia"/>
          </w:rPr>
          <w:delText xml:space="preserve">User Generated Content, </w:delText>
        </w:r>
        <w:r w:rsidDel="00F36A24">
          <w:delText>UGC</w:delText>
        </w:r>
        <w:r w:rsidDel="00F36A24">
          <w:delText>）</w:delText>
        </w:r>
      </w:del>
      <w:r>
        <w:t>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67C7341C" w:rsidR="00F54B80" w:rsidRDefault="00000000">
      <w:pPr>
        <w:pStyle w:val="altz"/>
        <w:ind w:firstLine="480"/>
      </w:pPr>
      <w:r>
        <w:t>本研究丰富了青少年生殖健康信息需求的识别路径。传统的需求分析多依赖问卷调查或访谈，可能存在样本偏差和社会期许效应</w:t>
      </w:r>
      <w:r w:rsidR="00CC1748">
        <w:fldChar w:fldCharType="begin"/>
      </w:r>
      <w:r w:rsidR="001704E8">
        <w:instrText xml:space="preserve"> ADDIN ZOTERO_ITEM CSL_CITATION {"citationID":"vVyuK3RG","properties":{"unsorted":false,"formattedCitation":"\\super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1704E8">
        <w:instrText xml:space="preserve"> ADDIN ZOTERO_ITEM CSL_CITATION {"citationID":"2bJ5j5Bt","properties":{"unsorted":false,"formattedCitation":"\\super [26,27]\\nosupersub{}","plainCitation":"[26,27]","noteIndex":0},"citationItems":[{"id":1005,"uris":["http://zotero.org/users/15209510/items/5YD3W3P2"],"itemData":{"id":1005,"type":"article-journal","abstract":"Considering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09460F8" w:rsidR="00F54B80" w:rsidRDefault="00000000">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1704E8">
        <w:instrText xml:space="preserve"> ADDIN ZOTERO_ITEM CSL_CITATION {"citationID":"YhuZguek","properties":{"unsorted":false,"formattedCitation":"\\super [21,28]\\nosupersub{}","plainCitation":"[21,28]","noteIndex":0},"citationItems":[{"id":999,"uris":["http://zotero.org/users/15209510/items/P6WQ7P2M"],"itemData":{"id":999,"type":"article-journal","abstract":"This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000000">
      <w:pPr>
        <w:pStyle w:val="3"/>
        <w:spacing w:before="163" w:after="163"/>
        <w:rPr>
          <w:rFonts w:hint="eastAsia"/>
        </w:rPr>
      </w:pPr>
      <w:bookmarkStart w:id="729" w:name="_Toc228219277"/>
      <w:r>
        <w:rPr>
          <w:rFonts w:hint="eastAsia"/>
        </w:rPr>
        <w:t>实践意义</w:t>
      </w:r>
      <w:bookmarkEnd w:id="729"/>
    </w:p>
    <w:p w14:paraId="626763CB" w14:textId="1846CB50"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3B22E6">
        <w:fldChar w:fldCharType="begin"/>
      </w:r>
      <w:r w:rsidR="001704E8">
        <w:instrText xml:space="preserve"> ADDIN ZOTERO_ITEM CSL_CITATION {"citationID":"w6Rf8Brm","properties":{"unsorted":false,"formattedCitation":"\\super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0C78CE19" w:rsidR="00F54B80" w:rsidRDefault="00000000">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等社交媒体平台更好地识别高质量健康内容与用户的真实需求，从而优化其推荐算</w:t>
      </w:r>
      <w:r>
        <w:rPr>
          <w:rFonts w:hint="eastAsia"/>
        </w:rPr>
        <w:lastRenderedPageBreak/>
        <w:t>法与内容审核机制。同时，研究揭示的青少年提问偏好与表达方式，也能为专业科普创作者（如医生、健康机构）提供指南，帮助他们创作出更贴近年轻受众、传播效果更佳的作品</w:t>
      </w:r>
      <w:r w:rsidR="003602B6">
        <w:fldChar w:fldCharType="begin"/>
      </w:r>
      <w:r w:rsidR="001704E8">
        <w:instrText xml:space="preserve"> ADDIN ZOTERO_ITEM CSL_CITATION {"citationID":"XVoaOcnr","properties":{"unsorted":false,"formattedCitation":"\\super [29]\\nosupersub{}","plainCitation":"[29]","noteIndex":0},"citationItems":[{"id":1006,"uris":["http://zotero.org/users/15209510/items/2782</w:instrText>
      </w:r>
      <w:r w:rsidR="001704E8">
        <w:rPr>
          <w:rFonts w:hint="eastAsia"/>
        </w:rPr>
        <w:instrText>5BJZ"],"itemData":{"id":1006,"type":"article-journal","container-title":"</w:instrText>
      </w:r>
      <w:r w:rsidR="001704E8">
        <w:rPr>
          <w:rFonts w:hint="eastAsia"/>
        </w:rPr>
        <w:instrText>东吴学术</w:instrText>
      </w:r>
      <w:r w:rsidR="001704E8">
        <w:rPr>
          <w:rFonts w:hint="eastAsia"/>
        </w:rPr>
        <w:instrText>","title":"</w:instrText>
      </w:r>
      <w:r w:rsidR="001704E8">
        <w:rPr>
          <w:rFonts w:hint="eastAsia"/>
        </w:rPr>
        <w:instrText>抖音短视频平台健康信息的媒介传播及管理策略探析</w:instrText>
      </w:r>
      <w:r w:rsidR="001704E8">
        <w:rPr>
          <w:rFonts w:hint="eastAsia"/>
        </w:rPr>
        <w:instrText>","URL":"https://xueshu.baidu.com/ndscholar/browse/detail?paperid=1p1u0ap0by3y0j201t6002p06q223316&amp;site=xueshu_se","author":[{"literal":"</w:instrText>
      </w:r>
      <w:r w:rsidR="001704E8">
        <w:rPr>
          <w:rFonts w:hint="eastAsia"/>
        </w:rPr>
        <w:instrText>郭守运</w:instrText>
      </w:r>
      <w:r w:rsidR="001704E8">
        <w:rPr>
          <w:rFonts w:hint="eastAsia"/>
        </w:rPr>
        <w:instrText>"},{"literal":"</w:instrText>
      </w:r>
      <w:r w:rsidR="001704E8">
        <w:rPr>
          <w:rFonts w:hint="eastAsia"/>
        </w:rPr>
        <w:instrText>林腾</w:instrText>
      </w:r>
      <w:r w:rsidR="001704E8">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136D7374" w:rsidR="00F54B80" w:rsidRDefault="00000000">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1704E8">
        <w:instrText xml:space="preserve"> ADDIN ZOTERO_ITEM CSL_CITATION {"citationID":"jPNu9Cd5","properties":{"unsorted":false,"formattedCitation":"\\super [30]\\nosupersub{}","plainCitation":"[30]","noteIndex":0},"citationItems":[{"id":992,"uris":["http://zotero.org/users/15209510/items/62ZYCF8U"],"itemData":{"id":992,"type":"article-journal","abstract":"Chatbot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000000">
      <w:pPr>
        <w:pStyle w:val="2"/>
        <w:spacing w:before="163" w:after="163"/>
        <w:rPr>
          <w:rFonts w:hint="eastAsia"/>
        </w:rPr>
      </w:pPr>
      <w:bookmarkStart w:id="730" w:name="_Toc228219278"/>
      <w:r>
        <w:rPr>
          <w:rFonts w:hint="eastAsia"/>
        </w:rPr>
        <w:t>国内外研究现状</w:t>
      </w:r>
      <w:bookmarkEnd w:id="730"/>
    </w:p>
    <w:p w14:paraId="3C090FF2" w14:textId="410B39B8" w:rsidR="00F54B80" w:rsidDel="00E75582" w:rsidRDefault="00000000" w:rsidP="00E75582">
      <w:pPr>
        <w:pStyle w:val="altz"/>
        <w:ind w:firstLine="480"/>
        <w:rPr>
          <w:del w:id="731" w:author="Zixuan Zhou" w:date="2026-04-27T19:33:00Z" w16du:dateUtc="2026-04-27T11:33:00Z"/>
          <w:rFonts w:hint="eastAsia"/>
        </w:rPr>
        <w:pPrChange w:id="732" w:author="Zixuan Zhou" w:date="2026-04-27T19:33:00Z" w16du:dateUtc="2026-04-27T11:33:00Z">
          <w:pPr>
            <w:pStyle w:val="3"/>
            <w:spacing w:before="163" w:after="163"/>
          </w:pPr>
        </w:pPrChange>
      </w:pPr>
      <w:del w:id="733" w:author="Zixuan Zhou" w:date="2026-04-27T19:33:00Z" w16du:dateUtc="2026-04-27T11:33:00Z">
        <w:r w:rsidDel="00E75582">
          <w:rPr>
            <w:rFonts w:hint="eastAsia"/>
          </w:rPr>
          <w:delText>青少年生殖健康教育研究现状</w:delText>
        </w:r>
      </w:del>
    </w:p>
    <w:p w14:paraId="42B593C0" w14:textId="7A5BA2D6" w:rsidR="00F54B80" w:rsidRDefault="00000000">
      <w:pPr>
        <w:pStyle w:val="altz"/>
        <w:ind w:firstLine="480"/>
      </w:pPr>
      <w:r>
        <w:rPr>
          <w:rFonts w:hint="eastAsia"/>
        </w:rPr>
        <w:t>国内外研究均证实，尽管全面性教育的理念已获广泛认可</w:t>
      </w:r>
      <w:r w:rsidR="003602B6">
        <w:fldChar w:fldCharType="begin"/>
      </w:r>
      <w:r w:rsidR="001704E8">
        <w:instrText xml:space="preserve"> ADDIN ZOTERO_ITEM CSL_CITATION {"citationID":"7gaR6t1f","properties":{"unsorted":false,"formattedCitation":"\\super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1704E8">
        <w:instrText xml:space="preserve"> ADDIN ZOTERO_ITEM CSL_CITATION {"citationID":"NCgGi9AR","properties":{"unsorted":false,"formattedCitation":"\\super [10]\\nosupersub{}","plainCitation":"[10]","noteIndex":0},"citationItems":[{"id":779,"uris":["http://zotero.org/users/15209510/items/GQR7W</w:instrText>
      </w:r>
      <w:r w:rsidR="001704E8">
        <w:rPr>
          <w:rFonts w:hint="eastAsia"/>
        </w:rPr>
        <w:instrText>UBM"],"itemData":{"id":779,"type":"article-journal","abstract":"&lt;sec&gt;\n\t\t\t\t\t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w:instrText>
      </w:r>
      <w:r w:rsidR="001704E8">
        <w:instrText xml:space="preserve">ate-parts":[["2019",10,25]]}}}],"schema":"https://github.com/citation-style-language/schema/raw/master/csl-citation.json"}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1704E8">
        <w:instrText xml:space="preserve"> ADDIN ZOTERO_ITEM CSL_CITATION {"citationID":"EOJnZzvO","properties":{"unsorted":false,"formattedCitation":"\\super [5]\\nosupersub{}","plainCitation":"[5]","noteIndex":0},"citationItems":[{"id":1018,"uris":["http://zotero.org/users/15209510/items/F3GNTF</w:instrText>
      </w:r>
      <w:r w:rsidR="001704E8">
        <w:rPr>
          <w:rFonts w:hint="eastAsia"/>
        </w:rPr>
        <w:instrText>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w:instrText>
      </w:r>
      <w:r w:rsidR="001704E8">
        <w:instrText xml:space="preserve">/master/csl-citation.json"}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w:t>
      </w:r>
      <w:r w:rsidR="003602B6">
        <w:fldChar w:fldCharType="begin"/>
      </w:r>
      <w:r w:rsidR="001704E8">
        <w:instrText xml:space="preserve"> ADDIN ZOTERO_ITEM CSL_CITATION {"citationID":"LXqcLy6x","properties":{"unsorted":false,"formattedCitation":"\\super [11]\\nosupersub{}","plainCitation":"[11]","noteIndex":0},"citationItems":[{"id":1020,"uris":["http://zotero.org/users/15209510/items/UWMYUHM8"],"itemData":{"id":1020,"type":"article-journal","abstract":"BACKGROUND: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3602B6">
        <w:fldChar w:fldCharType="separate"/>
      </w:r>
      <w:r w:rsidR="003602B6" w:rsidRPr="003602B6">
        <w:rPr>
          <w:rFonts w:cs="Times New Roman"/>
          <w:kern w:val="0"/>
          <w:vertAlign w:val="superscript"/>
        </w:rPr>
        <w:t>[11]</w:t>
      </w:r>
      <w:r w:rsidR="003602B6">
        <w:fldChar w:fldCharType="end"/>
      </w:r>
      <w:r>
        <w:rPr>
          <w:rFonts w:hint="eastAsia"/>
        </w:rPr>
        <w:t>。然而，青少年在线提出的真实问题类型多样，反映出传统教育未能满足的细分需求</w:t>
      </w:r>
      <w:r w:rsidR="003602B6">
        <w:fldChar w:fldCharType="begin"/>
      </w:r>
      <w:r w:rsidR="001704E8">
        <w:instrText xml:space="preserve"> ADDIN ZOTERO_ITEM CSL_CITATION {"citationID":"bHzAyctM","properties":{"unsorted":false,"formattedCitation":"\\super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3602B6">
        <w:fldChar w:fldCharType="separate"/>
      </w:r>
      <w:r w:rsidR="003602B6" w:rsidRPr="003602B6">
        <w:rPr>
          <w:rFonts w:cs="Times New Roman"/>
          <w:kern w:val="0"/>
          <w:vertAlign w:val="superscript"/>
        </w:rPr>
        <w:t>[12]</w:t>
      </w:r>
      <w:r w:rsidR="003602B6">
        <w:fldChar w:fldCharType="end"/>
      </w:r>
      <w:r>
        <w:rPr>
          <w:rFonts w:hint="eastAsia"/>
        </w:rPr>
        <w:t>。</w:t>
      </w:r>
    </w:p>
    <w:p w14:paraId="42413D09" w14:textId="78B5D7E3" w:rsidR="00F54B80" w:rsidDel="00E75582" w:rsidRDefault="00000000" w:rsidP="00E75582">
      <w:pPr>
        <w:pStyle w:val="altz"/>
        <w:ind w:firstLine="480"/>
        <w:rPr>
          <w:del w:id="734" w:author="Zixuan Zhou" w:date="2026-04-27T19:33:00Z" w16du:dateUtc="2026-04-27T11:33:00Z"/>
          <w:rFonts w:hint="eastAsia"/>
        </w:rPr>
        <w:pPrChange w:id="735" w:author="Zixuan Zhou" w:date="2026-04-27T19:33:00Z" w16du:dateUtc="2026-04-27T11:33:00Z">
          <w:pPr>
            <w:pStyle w:val="3"/>
            <w:spacing w:before="163" w:after="163"/>
          </w:pPr>
        </w:pPrChange>
      </w:pPr>
      <w:del w:id="736" w:author="Zixuan Zhou" w:date="2026-04-27T19:33:00Z" w16du:dateUtc="2026-04-27T11:33:00Z">
        <w:r w:rsidDel="00E75582">
          <w:rPr>
            <w:rFonts w:hint="eastAsia"/>
          </w:rPr>
          <w:delText>社交媒体健康传播研究现状</w:delText>
        </w:r>
      </w:del>
    </w:p>
    <w:p w14:paraId="5BCF5F7B" w14:textId="79A7C408" w:rsidR="00F54B80" w:rsidRDefault="00000000">
      <w:pPr>
        <w:pStyle w:val="altz"/>
        <w:ind w:firstLine="480"/>
      </w:pPr>
      <w:r>
        <w:rPr>
          <w:rFonts w:hint="eastAsia"/>
        </w:rPr>
        <w:t>社交媒体已成为青少年获取健康信息，特别是敏感健康话题的主要渠道</w:t>
      </w:r>
      <w:r w:rsidR="003602B6">
        <w:fldChar w:fldCharType="begin"/>
      </w:r>
      <w:r w:rsidR="001704E8">
        <w:instrText xml:space="preserve"> ADDIN ZOTERO_ITEM CSL_CITATION {"citationID":"ANG5dIhf","properties":{"unsorted":false,"formattedCitation":"\\super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w:t>
      </w:r>
      <w:r w:rsidR="003602B6">
        <w:fldChar w:fldCharType="begin"/>
      </w:r>
      <w:r w:rsidR="001704E8">
        <w:instrText xml:space="preserve"> ADDIN ZOTERO_ITEM CSL_CITATION {"citationID":"JTOOz0K7","properties":{"unsorted":false,"formattedCitation":"\\super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，专业人士的参与度严重不足</w:t>
      </w:r>
      <w:r w:rsidR="003602B6">
        <w:fldChar w:fldCharType="begin"/>
      </w:r>
      <w:r w:rsidR="001704E8">
        <w:instrText xml:space="preserve"> ADDIN ZOTERO_ITEM CSL_CITATION {"citationID":"XAMH3ogW","properties":{"unsorted":false,"formattedCitation":"\\super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8865EC" w:rsidRPr="008865EC">
        <w:rPr>
          <w:rFonts w:cs="Times New Roman"/>
          <w:kern w:val="0"/>
          <w:vertAlign w:val="superscript"/>
        </w:rPr>
        <w:t>[19]</w:t>
      </w:r>
      <w:r w:rsidR="003602B6">
        <w:fldChar w:fldCharType="end"/>
      </w:r>
      <w:r>
        <w:rPr>
          <w:rFonts w:hint="eastAsia"/>
        </w:rPr>
        <w:t>。另一方面，健康误导信息在社交媒体上普遍存在，其流行率在某些主题上甚至超过</w:t>
      </w:r>
      <w:r>
        <w:rPr>
          <w:rFonts w:hint="eastAsia"/>
        </w:rPr>
        <w:t>50%</w:t>
      </w:r>
      <w:r w:rsidR="003602B6">
        <w:rPr>
          <w:rFonts w:hint="eastAsia"/>
        </w:rPr>
        <w:t xml:space="preserve"> </w:t>
      </w:r>
      <w:r w:rsidR="003602B6">
        <w:fldChar w:fldCharType="begin"/>
      </w:r>
      <w:r w:rsidR="001704E8">
        <w:instrText xml:space="preserve"> ADDIN ZOTERO_ITEM CSL_CITATION {"citationID":"OO8LrPmY","properties":{"unsorted":false,"formattedCitation":"\\super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。尽管如此，社交媒体的互动特性也展现出积极潜力，高质量的科普视频能获得更多积极的用户反馈</w:t>
      </w:r>
      <w:r w:rsidR="003602B6">
        <w:fldChar w:fldCharType="begin"/>
      </w:r>
      <w:r w:rsidR="001704E8">
        <w:instrText xml:space="preserve"> ADDIN ZOTERO_ITEM CSL_CITATION {"citationID":"NoQqnnPS","properties":{"unsorted":false,"formattedCitation":"\\super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3602B6">
        <w:fldChar w:fldCharType="separate"/>
      </w:r>
      <w:r w:rsidR="008865EC" w:rsidRPr="008865EC">
        <w:rPr>
          <w:rFonts w:cs="Times New Roman"/>
          <w:kern w:val="0"/>
          <w:vertAlign w:val="superscript"/>
        </w:rPr>
        <w:t>[20]</w:t>
      </w:r>
      <w:r w:rsidR="003602B6">
        <w:fldChar w:fldCharType="end"/>
      </w:r>
      <w:r>
        <w:rPr>
          <w:rFonts w:hint="eastAsia"/>
        </w:rPr>
        <w:t>，而用户生成内容的真实分享有助于相关话题的“去污名化”</w:t>
      </w:r>
      <w:r w:rsidR="003602B6">
        <w:fldChar w:fldCharType="begin"/>
      </w:r>
      <w:r w:rsidR="001704E8">
        <w:instrText xml:space="preserve"> ADDIN ZOTERO_ITEM CSL_CITATION {"citationID":"lPzVbieJ","properties":{"unsorted":false,"formattedCitation":"\\super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w:t>
      </w:r>
    </w:p>
    <w:p w14:paraId="29E927F1" w14:textId="41D96AFB" w:rsidR="00F54B80" w:rsidDel="00E75582" w:rsidRDefault="00000000" w:rsidP="00E75582">
      <w:pPr>
        <w:pStyle w:val="altz"/>
        <w:ind w:firstLine="480"/>
        <w:rPr>
          <w:del w:id="737" w:author="Zixuan Zhou" w:date="2026-04-27T19:33:00Z" w16du:dateUtc="2026-04-27T11:33:00Z"/>
          <w:rFonts w:hint="eastAsia"/>
        </w:rPr>
        <w:pPrChange w:id="738" w:author="Zixuan Zhou" w:date="2026-04-27T19:33:00Z" w16du:dateUtc="2026-04-27T11:33:00Z">
          <w:pPr>
            <w:pStyle w:val="3"/>
            <w:spacing w:before="163" w:after="163"/>
          </w:pPr>
        </w:pPrChange>
      </w:pPr>
      <w:del w:id="739" w:author="Zixuan Zhou" w:date="2026-04-27T19:33:00Z" w16du:dateUtc="2026-04-27T11:33:00Z">
        <w:r w:rsidDel="00E75582">
          <w:rPr>
            <w:rFonts w:hint="eastAsia"/>
          </w:rPr>
          <w:delText>评论文本挖掘与问题分类研究现状</w:delText>
        </w:r>
      </w:del>
    </w:p>
    <w:p w14:paraId="70AE0145" w14:textId="2F85DF9D" w:rsidR="00F54B80" w:rsidRDefault="00000000">
      <w:pPr>
        <w:pStyle w:val="altz"/>
        <w:ind w:firstLine="480"/>
      </w:pPr>
      <w:r>
        <w:rPr>
          <w:rFonts w:hint="eastAsia"/>
        </w:rPr>
        <w:t>利用自然语言处理技术分析在线健康社区的用户提问已成为一个活跃的研究领域。早期的研究利用传统机器学习方法</w:t>
      </w:r>
      <w:del w:id="740" w:author="Zixuan Zhou" w:date="2026-04-27T03:48:00Z" w16du:dateUtc="2026-04-26T19:48:00Z">
        <w:r w:rsidDel="00B55FF0">
          <w:rPr>
            <w:rFonts w:hint="eastAsia"/>
          </w:rPr>
          <w:delText>（如</w:delText>
        </w:r>
        <w:r w:rsidDel="00B55FF0">
          <w:rPr>
            <w:rFonts w:hint="eastAsia"/>
          </w:rPr>
          <w:delText>SVM</w:delText>
        </w:r>
        <w:r w:rsidDel="00B55FF0">
          <w:rPr>
            <w:rFonts w:hint="eastAsia"/>
          </w:rPr>
          <w:delText>）</w:delText>
        </w:r>
      </w:del>
      <w:r>
        <w:rPr>
          <w:rFonts w:hint="eastAsia"/>
        </w:rPr>
        <w:t>对中文健康问题进行分类，并构建了相应的分类体系，证明了对用户提问进行自动化归类的可行性</w:t>
      </w:r>
      <w:r w:rsidR="00A975E0">
        <w:fldChar w:fldCharType="begin"/>
      </w:r>
      <w:r w:rsidR="001704E8">
        <w:instrText xml:space="preserve"> ADDIN ZOTERO_ITEM CSL_CITATION {"citationID":"GK3xGb27","properties":{"unsorted":false,"formattedCitation":"\\super [27]\\nosupersub{}","plainCitation":"[27]","noteIndex":0},"citationItems":[{"id":1003,"uris":["http://zotero.org/users/15209510/items/AHGG9U4B"],"itemData":{"id":1003,"type":"article-journal","abstract":"Background: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sidR="00A975E0">
        <w:fldChar w:fldCharType="begin"/>
      </w:r>
      <w:r w:rsidR="001704E8">
        <w:instrText xml:space="preserve"> ADDIN ZOTERO_ITEM CSL_CITATION {"citationID":"7e4l0uws","properties":{"unsorted":false,"formattedCitation":"\\super [32]\\nosupersub{}","plainCitation":"[32]","noteIndex":0},"citationItems":[{"id":990,"uris":["http://zotero.org/users/15209510/items/ANA8N2YC"],"itemData":{"id":990,"type":"article-journal","abstract":"Question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sidR="00A975E0">
        <w:fldChar w:fldCharType="begin"/>
      </w:r>
      <w:r w:rsidR="001704E8">
        <w:instrText xml:space="preserve"> ADDIN ZOTERO_ITEM CSL_CITATION {"citationID":"kVGF3et8","properties":{"unsorted":false,"formattedCitation":"\\super [26]\\nosupersub{}","plainCitation":"[26]","noteIndex":0},"citationItems":[{"id":1005,"uris":["http://zotero.org/users/15209510/items/5YD3W3P2"],"itemData":{"id":1005,"type":"article-journal","abstract":"Considering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14FA8DB8" w14:textId="05EC5CC9" w:rsidR="00F54B80" w:rsidDel="00E75582" w:rsidRDefault="00000000" w:rsidP="00E75582">
      <w:pPr>
        <w:pStyle w:val="altz"/>
        <w:ind w:firstLine="480"/>
        <w:rPr>
          <w:del w:id="741" w:author="Zixuan Zhou" w:date="2026-04-27T19:33:00Z" w16du:dateUtc="2026-04-27T11:33:00Z"/>
          <w:rFonts w:hint="eastAsia"/>
        </w:rPr>
        <w:pPrChange w:id="742" w:author="Zixuan Zhou" w:date="2026-04-27T19:33:00Z" w16du:dateUtc="2026-04-27T11:33:00Z">
          <w:pPr>
            <w:pStyle w:val="3"/>
            <w:spacing w:before="163" w:after="163"/>
          </w:pPr>
        </w:pPrChange>
      </w:pPr>
      <w:del w:id="743" w:author="Zixuan Zhou" w:date="2026-04-27T19:33:00Z" w16du:dateUtc="2026-04-27T11:33:00Z">
        <w:r w:rsidDel="00E75582">
          <w:rPr>
            <w:rFonts w:hint="eastAsia"/>
          </w:rPr>
          <w:delText>大语言模型在医疗问答中的应用现状</w:delText>
        </w:r>
      </w:del>
    </w:p>
    <w:p w14:paraId="6B1B8DEE" w14:textId="4B3F50B4" w:rsidR="00F54B80" w:rsidRDefault="00000000">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Pr>
          <w:rFonts w:hint="eastAsia"/>
        </w:rPr>
        <w:t>USMLE</w:t>
      </w:r>
      <w:r>
        <w:rPr>
          <w:rFonts w:hint="eastAsia"/>
        </w:rPr>
        <w:t>），展现了其强大的医学知识储备</w:t>
      </w:r>
      <w:r w:rsidR="00A975E0">
        <w:fldChar w:fldCharType="begin"/>
      </w:r>
      <w:r w:rsidR="001704E8">
        <w:instrText xml:space="preserve"> ADDIN ZOTERO_ITEM CSL_CITATION {"citationID":"Q2h4PJng","properties":{"unsorted":false,"formattedCitation":"\\super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w:t>
      </w:r>
      <w:proofErr w:type="gramStart"/>
      <w:r>
        <w:rPr>
          <w:rFonts w:hint="eastAsia"/>
        </w:rPr>
        <w:t>情表达</w:t>
      </w:r>
      <w:proofErr w:type="gramEnd"/>
      <w:r>
        <w:rPr>
          <w:rFonts w:hint="eastAsia"/>
        </w:rPr>
        <w:t>上优于人类医生</w:t>
      </w:r>
      <w:r w:rsidR="00A975E0">
        <w:fldChar w:fldCharType="begin"/>
      </w:r>
      <w:r w:rsidR="001704E8">
        <w:instrText xml:space="preserve"> ADDIN ZOTERO_ITEM CSL_CITATION {"citationID":"dlb919cF","properties":{"unsorted":false,"formattedCitation":"\\super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1704E8">
        <w:instrText xml:space="preserve"> ADDIN ZOTERO_ITEM CSL_CITATION {"citationID":"iU8YU2os","properties":{"unsorted":false,"formattedCitation":"\\super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lastRenderedPageBreak/>
        <w:t>的</w:t>
      </w:r>
      <w:proofErr w:type="gramStart"/>
      <w:r>
        <w:rPr>
          <w:rFonts w:hint="eastAsia"/>
        </w:rPr>
        <w:t>垂域大</w:t>
      </w:r>
      <w:proofErr w:type="gramEnd"/>
      <w:r>
        <w:rPr>
          <w:rFonts w:hint="eastAsia"/>
        </w:rPr>
        <w:t>模型</w:t>
      </w:r>
      <w:r w:rsidR="00A975E0">
        <w:fldChar w:fldCharType="begin"/>
      </w:r>
      <w:r w:rsidR="001704E8">
        <w:instrText xml:space="preserve"> ADDIN ZOTERO_ITEM CSL_CITATION {"citationID":"1WxYRe8M","properties":{"unsorted":false,"formattedCitation":"\\super [33]\\nosupersub{}","plainCitation":"[33]","noteIndex":0},"citationItems":[{"id":996,"uris":["http://zotero.org/users/15209510/items/3IK4NYCC"],"itemData":{"id":996,"type":"article-journal","abstract":"ChatGPT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w:t>
      </w:r>
      <w:r w:rsidR="00586332">
        <w:fldChar w:fldCharType="begin"/>
      </w:r>
      <w:r w:rsidR="001704E8">
        <w:instrText xml:space="preserve"> ADDIN ZOTERO_ITEM CSL_CITATION {"citationID":"TXHphrcB","properties":{"unsorted":false,"formattedCitation":"\\super [34]\\nosupersub{}","plainCitation":"[34]","noteIndex":0},"citationItems":[{"id":995,"uris":["http://zotero.org/users/15209510/items/QQIEQ35G"],"itemData":{"id":995,"type":"article-journal","abstract":"Natural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740296" w:rsidRPr="00740296">
        <w:rPr>
          <w:rFonts w:cs="Times New Roman"/>
          <w:kern w:val="0"/>
          <w:vertAlign w:val="superscript"/>
        </w:rPr>
        <w:t>[34]</w:t>
      </w:r>
      <w:r w:rsidR="00586332">
        <w:fldChar w:fldCharType="end"/>
      </w:r>
      <w:r>
        <w:rPr>
          <w:rFonts w:hint="eastAsia"/>
        </w:rPr>
        <w:t>，但“幻觉”问题和伦理风险依然是其应用于高风险医疗领域前必须解决的关键挑战</w:t>
      </w:r>
      <w:r w:rsidR="00586332">
        <w:fldChar w:fldCharType="begin"/>
      </w:r>
      <w:r w:rsidR="001704E8">
        <w:instrText xml:space="preserve"> ADDIN ZOTERO_ITEM CSL_CITATION {"citationID":"gNR94hso","properties":{"unsorted":false,"formattedCitation":"\\super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586332">
        <w:fldChar w:fldCharType="separate"/>
      </w:r>
      <w:r w:rsidR="008865EC" w:rsidRPr="008865EC">
        <w:rPr>
          <w:rFonts w:cs="Times New Roman"/>
          <w:kern w:val="0"/>
          <w:vertAlign w:val="superscript"/>
        </w:rPr>
        <w:t>[21]</w:t>
      </w:r>
      <w:r w:rsidR="00586332">
        <w:fldChar w:fldCharType="end"/>
      </w:r>
      <w:r>
        <w:rPr>
          <w:rFonts w:hint="eastAsia"/>
        </w:rPr>
        <w:t>。</w:t>
      </w:r>
    </w:p>
    <w:p w14:paraId="533BB703" w14:textId="7B8D965A" w:rsidR="00F54B80" w:rsidDel="00E75582" w:rsidRDefault="00000000" w:rsidP="00E75582">
      <w:pPr>
        <w:pStyle w:val="altz"/>
        <w:ind w:firstLine="480"/>
        <w:rPr>
          <w:del w:id="744" w:author="Zixuan Zhou" w:date="2026-04-27T19:33:00Z" w16du:dateUtc="2026-04-27T11:33:00Z"/>
          <w:rFonts w:hint="eastAsia"/>
        </w:rPr>
        <w:pPrChange w:id="745" w:author="Zixuan Zhou" w:date="2026-04-27T19:33:00Z" w16du:dateUtc="2026-04-27T11:33:00Z">
          <w:pPr>
            <w:pStyle w:val="3"/>
            <w:spacing w:before="163" w:after="163"/>
          </w:pPr>
        </w:pPrChange>
      </w:pPr>
      <w:del w:id="746" w:author="Zixuan Zhou" w:date="2026-04-27T19:33:00Z" w16du:dateUtc="2026-04-27T11:33:00Z">
        <w:r w:rsidDel="00E75582">
          <w:rPr>
            <w:rFonts w:hint="eastAsia"/>
          </w:rPr>
          <w:delText>现有研究不足</w:delText>
        </w:r>
      </w:del>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747" w:name="_Toc228219279"/>
      <w:r>
        <w:rPr>
          <w:rFonts w:hint="eastAsia"/>
        </w:rPr>
        <w:t>研究目标与研究内容</w:t>
      </w:r>
      <w:bookmarkEnd w:id="747"/>
    </w:p>
    <w:p w14:paraId="742C5714" w14:textId="30CFF5CF" w:rsidR="00F54B80" w:rsidDel="005308F5" w:rsidRDefault="00000000" w:rsidP="005308F5">
      <w:pPr>
        <w:pStyle w:val="altz"/>
        <w:ind w:firstLine="480"/>
        <w:rPr>
          <w:del w:id="748" w:author="Zixuan Zhou" w:date="2026-04-27T19:43:00Z" w16du:dateUtc="2026-04-27T11:43:00Z"/>
        </w:rPr>
        <w:pPrChange w:id="749" w:author="Zixuan Zhou" w:date="2026-04-27T19:43:00Z" w16du:dateUtc="2026-04-27T11:43:00Z">
          <w:pPr>
            <w:pStyle w:val="altz"/>
            <w:ind w:firstLine="480"/>
          </w:pPr>
        </w:pPrChange>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w:t>
      </w:r>
      <w:del w:id="750" w:author="Zixuan Zhou" w:date="2026-04-27T19:43:00Z" w16du:dateUtc="2026-04-27T11:43:00Z">
        <w:r w:rsidDel="005308F5">
          <w:rPr>
            <w:rFonts w:hint="eastAsia"/>
          </w:rPr>
          <w:delText>旨在实现以下研究目标。</w:delText>
        </w:r>
      </w:del>
    </w:p>
    <w:p w14:paraId="2A050B2B" w14:textId="226BFAE0" w:rsidR="00F54B80" w:rsidDel="005308F5" w:rsidRDefault="00000000" w:rsidP="005308F5">
      <w:pPr>
        <w:pStyle w:val="altz"/>
        <w:ind w:firstLine="480"/>
        <w:rPr>
          <w:del w:id="751" w:author="Zixuan Zhou" w:date="2026-04-27T19:43:00Z" w16du:dateUtc="2026-04-27T11:43:00Z"/>
        </w:rPr>
        <w:pPrChange w:id="752" w:author="Zixuan Zhou" w:date="2026-04-27T19:43:00Z" w16du:dateUtc="2026-04-27T11:43:00Z">
          <w:pPr>
            <w:pStyle w:val="altz"/>
            <w:numPr>
              <w:numId w:val="4"/>
            </w:numPr>
            <w:ind w:left="920" w:firstLineChars="0" w:hanging="440"/>
          </w:pPr>
        </w:pPrChange>
      </w:pPr>
      <w:commentRangeStart w:id="753"/>
      <w:del w:id="754" w:author="Zixuan Zhou" w:date="2026-04-27T19:43:00Z" w16du:dateUtc="2026-04-27T11:43:00Z">
        <w:r w:rsidDel="005308F5">
          <w:rPr>
            <w:rFonts w:hint="eastAsia"/>
          </w:rPr>
          <w:delText>青少年生殖健康问题分类分析研究：对青少年在社交媒体上提出的真实健康问题进行系统性的识别、提取与分类，揭示其核心关注点、信息需求与知识盲区。</w:delText>
        </w:r>
      </w:del>
    </w:p>
    <w:p w14:paraId="1E8A2CDE" w14:textId="22D13CCB" w:rsidR="00F54B80" w:rsidDel="005308F5" w:rsidRDefault="00000000" w:rsidP="005308F5">
      <w:pPr>
        <w:pStyle w:val="altz"/>
        <w:ind w:firstLine="480"/>
        <w:rPr>
          <w:del w:id="755" w:author="Zixuan Zhou" w:date="2026-04-27T19:43:00Z" w16du:dateUtc="2026-04-27T11:43:00Z"/>
        </w:rPr>
        <w:pPrChange w:id="756" w:author="Zixuan Zhou" w:date="2026-04-27T19:43:00Z" w16du:dateUtc="2026-04-27T11:43:00Z">
          <w:pPr>
            <w:pStyle w:val="altz"/>
            <w:numPr>
              <w:numId w:val="4"/>
            </w:numPr>
            <w:ind w:left="920" w:firstLineChars="0" w:hanging="440"/>
          </w:pPr>
        </w:pPrChange>
      </w:pPr>
      <w:del w:id="757" w:author="Zixuan Zhou" w:date="2026-04-27T19:43:00Z" w16du:dateUtc="2026-04-27T11:43:00Z">
        <w:r w:rsidDel="005308F5">
          <w:rPr>
            <w:rFonts w:hint="eastAsia"/>
          </w:rPr>
          <w:delText>问题规范化与问答生成：利用大语言模型，将用户提出的口语化、非正式问题转化为规范、科学的标准化问题，并生成高质量、易于理解的答案。</w:delText>
        </w:r>
      </w:del>
    </w:p>
    <w:p w14:paraId="35E7F5A0" w14:textId="76605F2F" w:rsidR="00F54B80" w:rsidDel="005308F5" w:rsidRDefault="00000000" w:rsidP="005308F5">
      <w:pPr>
        <w:pStyle w:val="altz"/>
        <w:ind w:firstLine="480"/>
        <w:rPr>
          <w:del w:id="758" w:author="Zixuan Zhou" w:date="2026-04-27T19:43:00Z" w16du:dateUtc="2026-04-27T11:43:00Z"/>
        </w:rPr>
        <w:pPrChange w:id="759" w:author="Zixuan Zhou" w:date="2026-04-27T19:43:00Z" w16du:dateUtc="2026-04-27T11:43:00Z">
          <w:pPr>
            <w:pStyle w:val="altz"/>
            <w:numPr>
              <w:numId w:val="4"/>
            </w:numPr>
            <w:ind w:left="920" w:firstLineChars="0" w:hanging="440"/>
          </w:pPr>
        </w:pPrChange>
      </w:pPr>
      <w:del w:id="760" w:author="Zixuan Zhou" w:date="2026-04-27T19:43:00Z" w16du:dateUtc="2026-04-27T11:43:00Z">
        <w:r w:rsidDel="005308F5">
          <w:rPr>
            <w:rFonts w:hint="eastAsia"/>
          </w:rPr>
          <w:delText>生殖健康问答数据集构建：基于上述工作，构建国内首个源于社交媒体真实场景、覆盖青少年生殖健康核心议题的结构化、高质量问答数据集。</w:delText>
        </w:r>
      </w:del>
    </w:p>
    <w:p w14:paraId="1EC6BEB6" w14:textId="54778D8B" w:rsidR="00F54B80" w:rsidDel="005308F5" w:rsidRDefault="00000000" w:rsidP="005308F5">
      <w:pPr>
        <w:pStyle w:val="altz"/>
        <w:ind w:firstLine="480"/>
        <w:rPr>
          <w:del w:id="761" w:author="Zixuan Zhou" w:date="2026-04-27T19:43:00Z" w16du:dateUtc="2026-04-27T11:43:00Z"/>
        </w:rPr>
        <w:pPrChange w:id="762" w:author="Zixuan Zhou" w:date="2026-04-27T19:43:00Z" w16du:dateUtc="2026-04-27T11:43:00Z">
          <w:pPr>
            <w:pStyle w:val="altz"/>
            <w:numPr>
              <w:numId w:val="4"/>
            </w:numPr>
            <w:ind w:left="920" w:firstLineChars="0" w:hanging="440"/>
          </w:pPr>
        </w:pPrChange>
      </w:pPr>
      <w:del w:id="763" w:author="Zixuan Zhou" w:date="2026-04-27T19:43:00Z" w16du:dateUtc="2026-04-27T11:43:00Z">
        <w:r w:rsidDel="005308F5">
          <w:rPr>
            <w:rFonts w:hint="eastAsia"/>
          </w:rPr>
          <w:delText>模型微调与效果验证：以开源大语言模型为基础，利用所构建的数据集进行领域指令微调，并系统评估微调后模型在特定问答任务上的性能提升。</w:delText>
        </w:r>
        <w:commentRangeEnd w:id="753"/>
        <w:r w:rsidR="00192633" w:rsidDel="005308F5">
          <w:rPr>
            <w:rStyle w:val="afc"/>
            <w:sz w:val="24"/>
            <w:szCs w:val="22"/>
          </w:rPr>
          <w:commentReference w:id="753"/>
        </w:r>
      </w:del>
    </w:p>
    <w:p w14:paraId="1D5D218F" w14:textId="5BB4D5FB" w:rsidR="0071121B" w:rsidRDefault="00000000" w:rsidP="005308F5">
      <w:pPr>
        <w:pStyle w:val="altz"/>
        <w:ind w:firstLine="480"/>
      </w:pPr>
      <w:del w:id="764" w:author="Zixuan Zhou" w:date="2026-04-27T19:43:00Z" w16du:dateUtc="2026-04-27T11:43:00Z">
        <w:r w:rsidDel="005308F5">
          <w:rPr>
            <w:rFonts w:hint="eastAsia"/>
          </w:rPr>
          <w:delText>为实现上述目标，本研究的</w:delText>
        </w:r>
      </w:del>
      <w:r>
        <w:rPr>
          <w:rFonts w:hint="eastAsia"/>
        </w:rPr>
        <w:t>主要</w:t>
      </w:r>
      <w:ins w:id="765" w:author="Zixuan Zhou" w:date="2026-04-27T19:43:00Z" w16du:dateUtc="2026-04-27T11:43:00Z">
        <w:r w:rsidR="005308F5">
          <w:rPr>
            <w:rFonts w:hint="eastAsia"/>
          </w:rPr>
          <w:t>的</w:t>
        </w:r>
        <w:r w:rsidR="005308F5">
          <w:rPr>
            <w:rFonts w:hint="eastAsia"/>
          </w:rPr>
          <w:t>研究</w:t>
        </w:r>
      </w:ins>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5A496B11"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在分类结果的支撑下，研究将借助大语言模型对用户所提出的问题进行正式化与科学化改写，使其更加规范、清晰和符合教育传播的语境。同时，利用大语言模型生成与优化对应答案，形成问题</w:t>
      </w:r>
      <w:proofErr w:type="gramStart"/>
      <w:r w:rsidRPr="0071121B">
        <w:t>—</w:t>
      </w:r>
      <w:r w:rsidRPr="0071121B">
        <w:t>答案</w:t>
      </w:r>
      <w:proofErr w:type="gramEnd"/>
      <w:r w:rsidRPr="0071121B">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t>最后是模型的微调与多维</w:t>
      </w:r>
      <w:proofErr w:type="gramStart"/>
      <w:r>
        <w:rPr>
          <w:rFonts w:hint="eastAsia"/>
        </w:rPr>
        <w:t>度效果</w:t>
      </w:r>
      <w:proofErr w:type="gramEnd"/>
      <w:r>
        <w:rPr>
          <w:rFonts w:hint="eastAsia"/>
        </w:rPr>
        <w:t>评估。</w:t>
      </w:r>
      <w:r w:rsidRPr="0071121B">
        <w:t>获得高质量问答数据集后，研究将选择适合的开源大语言模型开展指令微调实验，以提升模型在生殖健康问答场景中的表现。不仅</w:t>
      </w:r>
      <w:r w:rsidRPr="0071121B">
        <w:lastRenderedPageBreak/>
        <w:t>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000000">
      <w:pPr>
        <w:pStyle w:val="2"/>
        <w:spacing w:before="163" w:after="163"/>
        <w:rPr>
          <w:rFonts w:hint="eastAsia"/>
        </w:rPr>
      </w:pPr>
      <w:bookmarkStart w:id="766" w:name="_Toc228219280"/>
      <w:r>
        <w:rPr>
          <w:rFonts w:hint="eastAsia"/>
        </w:rPr>
        <w:t>研究思路与</w:t>
      </w:r>
      <w:commentRangeStart w:id="767"/>
      <w:r>
        <w:rPr>
          <w:rFonts w:hint="eastAsia"/>
        </w:rPr>
        <w:t>技术路线</w:t>
      </w:r>
      <w:commentRangeEnd w:id="767"/>
      <w:r w:rsidR="00192633">
        <w:rPr>
          <w:rStyle w:val="afc"/>
          <w:rFonts w:hint="eastAsia"/>
          <w:sz w:val="28"/>
          <w:szCs w:val="40"/>
        </w:rPr>
        <w:commentReference w:id="767"/>
      </w:r>
      <w:bookmarkEnd w:id="766"/>
    </w:p>
    <w:p w14:paraId="3A789AA2" w14:textId="1C00CCEE" w:rsidR="00F54B80" w:rsidRDefault="00000000">
      <w:pPr>
        <w:pStyle w:val="altz"/>
        <w:ind w:firstLine="480"/>
      </w:pPr>
      <w:r>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Pr>
          <w:rFonts w:hint="eastAsia"/>
        </w:rPr>
        <w:t>。首先，通过数据采集，利用分布式爬虫技术获取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56BF582F" w:rsidR="00F54B80" w:rsidRDefault="0071121B">
      <w:pPr>
        <w:pStyle w:val="2"/>
        <w:spacing w:before="163" w:after="163"/>
        <w:rPr>
          <w:rFonts w:hint="eastAsia"/>
        </w:rPr>
      </w:pPr>
      <w:bookmarkStart w:id="768" w:name="_Toc228219281"/>
      <w:r>
        <w:rPr>
          <w:noProof/>
        </w:rPr>
        <mc:AlternateContent>
          <mc:Choice Requires="wps">
            <w:drawing>
              <wp:anchor distT="0" distB="0" distL="114300" distR="114300" simplePos="0" relativeHeight="251692032" behindDoc="0" locked="0" layoutInCell="1" allowOverlap="1" wp14:anchorId="4A3028D1" wp14:editId="4E4785A0">
                <wp:simplePos x="0" y="0"/>
                <wp:positionH relativeFrom="margin">
                  <wp:align>left</wp:align>
                </wp:positionH>
                <wp:positionV relativeFrom="paragraph">
                  <wp:posOffset>653415</wp:posOffset>
                </wp:positionV>
                <wp:extent cx="5727700" cy="635"/>
                <wp:effectExtent l="0" t="0" r="6350" b="0"/>
                <wp:wrapTopAndBottom/>
                <wp:docPr id="124057996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769" w:name="_Toc227985516"/>
                            <w:bookmarkStart w:id="770"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769"/>
                            <w:bookmarkEnd w:id="7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3028D1" id="_x0000_t202" coordsize="21600,21600" o:spt="202" path="m,l,21600r21600,l21600,xe">
                <v:stroke joinstyle="miter"/>
                <v:path gradientshapeok="t" o:connecttype="rect"/>
              </v:shapetype>
              <v:shape id="文本框 1" o:spid="_x0000_s1026" type="#_x0000_t202" style="position:absolute;left:0;text-align:left;margin-left:0;margin-top:51.45pt;width:451pt;height:.05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" stroked="f">
                <v:textbox style="mso-fit-shape-to-text:t" inset="0,0,0,0">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771" w:name="_Toc227985516"/>
                      <w:bookmarkStart w:id="772"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771"/>
                      <w:bookmarkEnd w:id="772"/>
                    </w:p>
                  </w:txbxContent>
                </v:textbox>
                <w10:wrap type="topAndBottom" anchorx="margin"/>
              </v:shape>
            </w:pict>
          </mc:Fallback>
        </mc:AlternateContent>
      </w:r>
      <w:r w:rsidR="00170C8F">
        <w:rPr>
          <w:noProof/>
        </w:rPr>
        <mc:AlternateContent>
          <mc:Choice Requires="wps">
            <w:drawing>
              <wp:anchor distT="0" distB="0" distL="114300" distR="114300" simplePos="0" relativeHeight="251694080" behindDoc="0" locked="0" layoutInCell="1" allowOverlap="1" wp14:anchorId="05A6DDD1" wp14:editId="323DC809">
                <wp:simplePos x="0" y="0"/>
                <wp:positionH relativeFrom="column">
                  <wp:posOffset>0</wp:posOffset>
                </wp:positionH>
                <wp:positionV relativeFrom="paragraph">
                  <wp:posOffset>756920</wp:posOffset>
                </wp:positionV>
                <wp:extent cx="5727700" cy="635"/>
                <wp:effectExtent l="0" t="0" r="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773" w:name="_Ref228022317"/>
                            <w:bookmarkStart w:id="774" w:name="_Toc228023140"/>
                            <w:bookmarkStart w:id="775" w:name="_Toc22802317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773"/>
                            <w:r>
                              <w:rPr>
                                <w:rFonts w:hint="eastAsia"/>
                              </w:rPr>
                              <w:t xml:space="preserve"> </w:t>
                            </w:r>
                            <w:r>
                              <w:rPr>
                                <w:rFonts w:hint="eastAsia"/>
                              </w:rPr>
                              <w:t>研究技术路线图</w:t>
                            </w:r>
                            <w:bookmarkEnd w:id="774"/>
                            <w:bookmarkEnd w:id="7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6DDD1" id="_x0000_s1027" type="#_x0000_t202" style="position:absolute;left:0;text-align:left;margin-left:0;margin-top:59.6pt;width:45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" stroked="f">
                <v:textbox style="mso-fit-shape-to-text:t" inset="0,0,0,0">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776" w:name="_Ref228022317"/>
                      <w:bookmarkStart w:id="777" w:name="_Toc228023140"/>
                      <w:bookmarkStart w:id="778" w:name="_Toc22802317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776"/>
                      <w:r>
                        <w:rPr>
                          <w:rFonts w:hint="eastAsia"/>
                        </w:rPr>
                        <w:t xml:space="preserve"> </w:t>
                      </w:r>
                      <w:r>
                        <w:rPr>
                          <w:rFonts w:hint="eastAsia"/>
                        </w:rPr>
                        <w:t>研究技术路线图</w:t>
                      </w:r>
                      <w:bookmarkEnd w:id="777"/>
                      <w:bookmarkEnd w:id="778"/>
                    </w:p>
                  </w:txbxContent>
                </v:textbox>
                <w10:wrap type="topAndBottom"/>
              </v:shape>
            </w:pict>
          </mc:Fallback>
        </mc:AlternateContent>
      </w:r>
      <w:r w:rsidRPr="00791ABA">
        <w:rPr>
          <w:noProof/>
        </w:rPr>
        <w:drawing>
          <wp:anchor distT="0" distB="0" distL="114300" distR="114300" simplePos="0" relativeHeight="251689984" behindDoc="0" locked="0" layoutInCell="1" allowOverlap="1" wp14:anchorId="37136F9B" wp14:editId="5387F288">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8"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研究创新点</w:t>
      </w:r>
      <w:bookmarkEnd w:id="768"/>
    </w:p>
    <w:p w14:paraId="508BF104" w14:textId="77777777" w:rsidR="00F54B80" w:rsidRDefault="00000000">
      <w:pPr>
        <w:pStyle w:val="altz"/>
        <w:ind w:firstLine="480"/>
      </w:pPr>
      <w:r>
        <w:rPr>
          <w:rFonts w:hint="eastAsia"/>
        </w:rPr>
        <w:t>本课题的特色与创新之处体现在以下四个方面。</w:t>
      </w:r>
    </w:p>
    <w:p w14:paraId="4D4CDE3C" w14:textId="5FC61D78"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w:t>
      </w:r>
      <w:del w:id="779" w:author="Zixuan Zhou" w:date="2026-04-27T19:40:00Z" w16du:dateUtc="2026-04-27T11:40:00Z">
        <w:r w:rsidDel="005308F5">
          <w:rPr>
            <w:rFonts w:hint="eastAsia"/>
          </w:rPr>
          <w:delText>“活</w:delText>
        </w:r>
      </w:del>
      <w:r>
        <w:rPr>
          <w:rFonts w:hint="eastAsia"/>
        </w:rPr>
        <w:t>数据</w:t>
      </w:r>
      <w:del w:id="780" w:author="Zixuan Zhou" w:date="2026-04-27T19:40:00Z" w16du:dateUtc="2026-04-27T11:40:00Z">
        <w:r w:rsidDel="005308F5">
          <w:rPr>
            <w:rFonts w:hint="eastAsia"/>
          </w:rPr>
          <w:delText>”</w:delText>
        </w:r>
      </w:del>
      <w:r>
        <w:rPr>
          <w:rFonts w:hint="eastAsia"/>
        </w:rPr>
        <w:t>作为洞察真实需求和知识缺口的第一手来源。</w:t>
      </w:r>
    </w:p>
    <w:p w14:paraId="18F682A9" w14:textId="10519B5F"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w:t>
      </w:r>
      <w:del w:id="781" w:author="Zixuan Zhou" w:date="2026-04-27T19:41:00Z" w16du:dateUtc="2026-04-27T11:41:00Z">
        <w:r w:rsidDel="005308F5">
          <w:rPr>
            <w:rFonts w:hint="eastAsia"/>
          </w:rPr>
          <w:delText>“</w:delText>
        </w:r>
      </w:del>
      <w:r>
        <w:rPr>
          <w:rFonts w:hint="eastAsia"/>
        </w:rPr>
        <w:t>问题提取—分类分析—规范化—问答生成</w:t>
      </w:r>
      <w:proofErr w:type="gramStart"/>
      <w:r>
        <w:rPr>
          <w:rFonts w:hint="eastAsia"/>
        </w:rPr>
        <w:t>—数据</w:t>
      </w:r>
      <w:proofErr w:type="gramEnd"/>
      <w:r>
        <w:rPr>
          <w:rFonts w:hint="eastAsia"/>
        </w:rPr>
        <w:t>集构建—模型微调</w:t>
      </w:r>
      <w:del w:id="782" w:author="Zixuan Zhou" w:date="2026-04-27T19:41:00Z" w16du:dateUtc="2026-04-27T11:41:00Z">
        <w:r w:rsidDel="005308F5">
          <w:rPr>
            <w:rFonts w:hint="eastAsia"/>
          </w:rPr>
          <w:delText>”</w:delText>
        </w:r>
      </w:del>
      <w:r>
        <w:rPr>
          <w:rFonts w:hint="eastAsia"/>
        </w:rPr>
        <w:t>，实现了从现象</w:t>
      </w:r>
      <w:del w:id="783" w:author="Zixuan Zhou" w:date="2026-04-27T19:41:00Z" w16du:dateUtc="2026-04-27T11:41:00Z">
        <w:r w:rsidDel="005308F5">
          <w:rPr>
            <w:rFonts w:hint="eastAsia"/>
          </w:rPr>
          <w:delText>洞察</w:delText>
        </w:r>
      </w:del>
      <w:ins w:id="784" w:author="Zixuan Zhou" w:date="2026-04-27T19:41:00Z" w16du:dateUtc="2026-04-27T11:41:00Z">
        <w:r w:rsidR="005308F5">
          <w:rPr>
            <w:rFonts w:hint="eastAsia"/>
          </w:rPr>
          <w:t>观察</w:t>
        </w:r>
      </w:ins>
      <w:r>
        <w:rPr>
          <w:rFonts w:hint="eastAsia"/>
        </w:rPr>
        <w:t>到知识资源</w:t>
      </w:r>
      <w:ins w:id="785" w:author="Zixuan Zhou" w:date="2026-04-27T19:41:00Z" w16du:dateUtc="2026-04-27T11:41:00Z">
        <w:r w:rsidR="005308F5">
          <w:rPr>
            <w:rFonts w:hint="eastAsia"/>
          </w:rPr>
          <w:t>的</w:t>
        </w:r>
      </w:ins>
      <w:r>
        <w:rPr>
          <w:rFonts w:hint="eastAsia"/>
        </w:rPr>
        <w:t>转化，再到</w:t>
      </w:r>
      <w:ins w:id="786" w:author="Zixuan Zhou" w:date="2026-04-27T19:41:00Z" w16du:dateUtc="2026-04-27T11:41:00Z">
        <w:r w:rsidR="005308F5">
          <w:rPr>
            <w:rFonts w:hint="eastAsia"/>
          </w:rPr>
          <w:t>赋能</w:t>
        </w:r>
      </w:ins>
      <w:r>
        <w:rPr>
          <w:rFonts w:hint="eastAsia"/>
        </w:rPr>
        <w:t>智能</w:t>
      </w:r>
      <w:ins w:id="787" w:author="Zixuan Zhou" w:date="2026-04-27T19:41:00Z" w16du:dateUtc="2026-04-27T11:41:00Z">
        <w:r w:rsidR="005308F5">
          <w:rPr>
            <w:rFonts w:hint="eastAsia"/>
          </w:rPr>
          <w:t>化</w:t>
        </w:r>
      </w:ins>
      <w:r>
        <w:rPr>
          <w:rFonts w:hint="eastAsia"/>
        </w:rPr>
        <w:t>应用</w:t>
      </w:r>
      <w:del w:id="788" w:author="Zixuan Zhou" w:date="2026-04-27T19:41:00Z" w16du:dateUtc="2026-04-27T11:41:00Z">
        <w:r w:rsidDel="005308F5">
          <w:rPr>
            <w:rFonts w:hint="eastAsia"/>
          </w:rPr>
          <w:delText>赋能</w:delText>
        </w:r>
      </w:del>
      <w:r>
        <w:rPr>
          <w:rFonts w:hint="eastAsia"/>
        </w:rPr>
        <w:t>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w:t>
      </w:r>
      <w:r>
        <w:rPr>
          <w:rFonts w:hint="eastAsia"/>
        </w:rPr>
        <w:lastRenderedPageBreak/>
        <w:t>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000000">
      <w:pPr>
        <w:pStyle w:val="2"/>
        <w:spacing w:before="163" w:after="163"/>
        <w:rPr>
          <w:rFonts w:hint="eastAsia"/>
        </w:rPr>
      </w:pPr>
      <w:bookmarkStart w:id="789" w:name="_Toc228219282"/>
      <w:commentRangeStart w:id="790"/>
      <w:r>
        <w:rPr>
          <w:rFonts w:hint="eastAsia"/>
        </w:rPr>
        <w:t>本章小结</w:t>
      </w:r>
      <w:bookmarkEnd w:id="789"/>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13D36E99"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w:t>
      </w:r>
      <w:del w:id="791" w:author="Zixuan Zhou" w:date="2026-04-27T19:44:00Z" w16du:dateUtc="2026-04-27T11:44:00Z">
        <w:r w:rsidDel="005308F5">
          <w:rPr>
            <w:rFonts w:hint="eastAsia"/>
          </w:rPr>
          <w:delText>问题与目标</w:delText>
        </w:r>
      </w:del>
      <w:ins w:id="792" w:author="Zixuan Zhou" w:date="2026-04-27T19:44:00Z" w16du:dateUtc="2026-04-27T11:44:00Z">
        <w:r w:rsidR="005308F5">
          <w:rPr>
            <w:rFonts w:hint="eastAsia"/>
          </w:rPr>
          <w:t>内容</w:t>
        </w:r>
      </w:ins>
      <w:r>
        <w:rPr>
          <w:rFonts w:hint="eastAsia"/>
        </w:rPr>
        <w:t>。</w:t>
      </w:r>
      <w:del w:id="793" w:author="Zixuan Zhou" w:date="2026-04-27T19:44:00Z" w16du:dateUtc="2026-04-27T11:44:00Z">
        <w:r w:rsidDel="005308F5">
          <w:rPr>
            <w:rFonts w:hint="eastAsia"/>
          </w:rPr>
          <w:delText>同时，</w:delText>
        </w:r>
      </w:del>
      <w:r>
        <w:rPr>
          <w:rFonts w:hint="eastAsia"/>
        </w:rPr>
        <w:t>明确本研究拟采用的技术路线与创新之处</w:t>
      </w:r>
      <w:del w:id="794" w:author="Zixuan Zhou" w:date="2026-04-27T19:44:00Z" w16du:dateUtc="2026-04-27T11:44:00Z">
        <w:r w:rsidDel="005308F5">
          <w:rPr>
            <w:rFonts w:hint="eastAsia"/>
          </w:rPr>
          <w:delText>，并对全文的结构进行概述</w:delText>
        </w:r>
      </w:del>
      <w:r>
        <w:rPr>
          <w:rFonts w:hint="eastAsia"/>
        </w:rPr>
        <w:t>。</w:t>
      </w:r>
    </w:p>
    <w:p w14:paraId="2BDFD609" w14:textId="5F72CCF9" w:rsidR="00F54B80" w:rsidRDefault="00000000">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457E52A9" w:rsidR="00F54B80" w:rsidRDefault="00000000">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w:t>
      </w:r>
      <w:del w:id="795" w:author="Zixuan Zhou" w:date="2026-04-27T19:44:00Z" w16du:dateUtc="2026-04-27T11:44:00Z">
        <w:r w:rsidDel="005308F5">
          <w:rPr>
            <w:rFonts w:hint="eastAsia"/>
          </w:rPr>
          <w:delText>（</w:delText>
        </w:r>
        <w:r w:rsidDel="005308F5">
          <w:rPr>
            <w:rFonts w:hint="eastAsia"/>
          </w:rPr>
          <w:delText>Bilibili</w:delText>
        </w:r>
        <w:r w:rsidDel="005308F5">
          <w:rPr>
            <w:rFonts w:hint="eastAsia"/>
          </w:rPr>
          <w:delText>平台）</w:delText>
        </w:r>
      </w:del>
      <w:r>
        <w:rPr>
          <w:rFonts w:hint="eastAsia"/>
        </w:rPr>
        <w:t>、数据采集的具体方法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000000">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74AFF460" w:rsidR="00F54B80" w:rsidRDefault="00000000">
      <w:pPr>
        <w:pStyle w:val="altz"/>
        <w:ind w:firstLine="480"/>
      </w:pPr>
      <w:r>
        <w:rPr>
          <w:rFonts w:hint="eastAsia"/>
        </w:rPr>
        <w:t>第五章：基于大语言模型的问题规范化与问答数据集构建。</w:t>
      </w:r>
      <w:del w:id="796" w:author="Zixuan Zhou" w:date="2026-04-27T19:45:00Z" w16du:dateUtc="2026-04-27T11:45:00Z">
        <w:r w:rsidDel="005308F5">
          <w:rPr>
            <w:rFonts w:hint="eastAsia"/>
          </w:rPr>
          <w:delText>在第四章分析的基础上，</w:delText>
        </w:r>
      </w:del>
      <w:r>
        <w:rPr>
          <w:rFonts w:hint="eastAsia"/>
        </w:rPr>
        <w:t>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7B3F83CF" w:rsidR="00F54B80" w:rsidRDefault="00000000">
      <w:pPr>
        <w:pStyle w:val="altz"/>
        <w:ind w:firstLine="480"/>
      </w:pPr>
      <w:r>
        <w:rPr>
          <w:rFonts w:hint="eastAsia"/>
        </w:rPr>
        <w:t>第六章：领域大语言模型微调与效果评估。</w:t>
      </w:r>
      <w:del w:id="797" w:author="Zixuan Zhou" w:date="2026-04-27T19:45:00Z" w16du:dateUtc="2026-04-27T11:45:00Z">
        <w:r w:rsidDel="00031F56">
          <w:rPr>
            <w:rFonts w:hint="eastAsia"/>
          </w:rPr>
          <w:delText>本章将</w:delText>
        </w:r>
      </w:del>
      <w:r>
        <w:rPr>
          <w:rFonts w:hint="eastAsia"/>
        </w:rPr>
        <w:t>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000000">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commentRangeEnd w:id="790"/>
    <w:p w14:paraId="3990F41F" w14:textId="5572F17B" w:rsidR="008D76AD" w:rsidRDefault="00192633" w:rsidP="008D76AD">
      <w:pPr>
        <w:pStyle w:val="altz"/>
        <w:ind w:firstLine="480"/>
        <w:sectPr w:rsidR="008D76AD">
          <w:headerReference w:type="even" r:id="rId29"/>
          <w:headerReference w:type="default" r:id="rId30"/>
          <w:endnotePr>
            <w:numFmt w:val="decimal"/>
          </w:endnotePr>
          <w:pgSz w:w="11906" w:h="16838"/>
          <w:pgMar w:top="1701" w:right="1418" w:bottom="1701" w:left="1418" w:header="851" w:footer="850" w:gutter="0"/>
          <w:pgNumType w:start="1"/>
          <w:cols w:space="425"/>
          <w:docGrid w:type="linesAndChars" w:linePitch="326"/>
        </w:sectPr>
      </w:pPr>
      <w:r>
        <w:rPr>
          <w:rStyle w:val="afc"/>
          <w:rFonts w:hint="eastAsia"/>
          <w:sz w:val="24"/>
          <w:szCs w:val="22"/>
        </w:rPr>
        <w:commentReference w:id="790"/>
      </w:r>
    </w:p>
    <w:p w14:paraId="0E387624" w14:textId="3278F46E" w:rsidR="00F54B80" w:rsidRDefault="00000000" w:rsidP="00023A9E">
      <w:pPr>
        <w:pStyle w:val="1"/>
        <w:spacing w:before="326" w:after="326"/>
        <w:rPr>
          <w:rFonts w:hint="eastAsia"/>
        </w:rPr>
      </w:pPr>
      <w:bookmarkStart w:id="798" w:name="_Toc228219283"/>
      <w:r>
        <w:rPr>
          <w:rFonts w:hint="eastAsia"/>
        </w:rPr>
        <w:lastRenderedPageBreak/>
        <w:t>相关理论与关键技术</w:t>
      </w:r>
      <w:bookmarkEnd w:id="798"/>
    </w:p>
    <w:p w14:paraId="10F6D1E4" w14:textId="0DA725F5"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ins w:id="799" w:author="Zixuan Zhou" w:date="2026-04-27T19:46:00Z" w16du:dateUtc="2026-04-27T11:46:00Z">
        <w:r w:rsidR="00031F56">
          <w:rPr>
            <w:rFonts w:hint="eastAsia"/>
          </w:rPr>
          <w:t>相关</w:t>
        </w:r>
      </w:ins>
      <w:r>
        <w:t>评估体系</w:t>
      </w:r>
      <w:del w:id="800" w:author="Zixuan Zhou" w:date="2026-04-27T19:46:00Z" w16du:dateUtc="2026-04-27T11:46:00Z">
        <w:r w:rsidDel="00031F56">
          <w:delText>，为后续章节的实证分析与模型构建奠定理论与技术基础</w:delText>
        </w:r>
      </w:del>
      <w:r>
        <w:t>。</w:t>
      </w:r>
    </w:p>
    <w:p w14:paraId="2718F20F" w14:textId="672B4D1E" w:rsidR="00F54B80" w:rsidRDefault="00000000">
      <w:pPr>
        <w:pStyle w:val="2"/>
        <w:spacing w:before="163" w:after="163"/>
        <w:rPr>
          <w:rFonts w:hint="eastAsia"/>
        </w:rPr>
      </w:pPr>
      <w:bookmarkStart w:id="801" w:name="_Toc228219284"/>
      <w:r>
        <w:rPr>
          <w:rFonts w:hint="eastAsia"/>
        </w:rPr>
        <w:t>青少年生殖健康与社交媒体健康传播相关理论</w:t>
      </w:r>
      <w:bookmarkEnd w:id="801"/>
    </w:p>
    <w:p w14:paraId="5AA6E92B" w14:textId="610BC9F7" w:rsidR="00F54B80" w:rsidRDefault="009F6A5B">
      <w:pPr>
        <w:pStyle w:val="3"/>
        <w:spacing w:before="163" w:after="163"/>
        <w:rPr>
          <w:rFonts w:hint="eastAsia"/>
        </w:rPr>
      </w:pPr>
      <w:bookmarkStart w:id="802" w:name="_Toc228219285"/>
      <w:r>
        <w:rPr>
          <w:rFonts w:hint="eastAsia"/>
        </w:rPr>
        <w:t>青少年生殖健康的内涵与主要议题</w:t>
      </w:r>
      <w:bookmarkEnd w:id="802"/>
    </w:p>
    <w:p w14:paraId="504BF99A" w14:textId="134A3654"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sidR="00586332">
        <w:fldChar w:fldCharType="begin"/>
      </w:r>
      <w:r w:rsidR="001704E8">
        <w:instrText xml:space="preserve"> ADDIN ZOTERO_ITEM CSL_CITATION {"citationID":"5KTAOeoU","properties":{"unsorted":false,"formattedCitation":"\\super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669E23D6" w:rsidR="00F54B80" w:rsidRDefault="00000000"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1704E8">
        <w:instrText xml:space="preserve"> ADDIN ZOTERO_ITEM CSL_CITATION {"citationID":"cIaJRuhJ","properties":{"unsorted":false,"formattedCitation":"\\super [2,25]\\nosupersub{}","plainCitation":"[2,25]","noteIndex":0},"citationItems":[{"id":794,"uris":["http://zotero.org/users/15209510/items/EMZADGEH"],"itemData":{"id":794,"type":"webpage","abstract":"WHO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090445AB" w:rsidR="00F54B80" w:rsidRDefault="00000000" w:rsidP="00B22454">
      <w:pPr>
        <w:pStyle w:val="altz"/>
        <w:numPr>
          <w:ilvl w:val="0"/>
          <w:numId w:val="43"/>
        </w:numPr>
        <w:ind w:left="800" w:firstLineChars="0" w:hanging="318"/>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1704E8">
        <w:instrText xml:space="preserve"> ADDIN ZOTERO_ITEM CSL_CITATION {"citationID":"5Rw2UmVv","properties":{"unsorted":false,"formattedCitation":"\\super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000000"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000000"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6152EE39" w:rsidR="00F54B80" w:rsidRDefault="00000000">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sidR="00FB0242">
        <w:fldChar w:fldCharType="begin"/>
      </w:r>
      <w:r w:rsidR="001704E8">
        <w:instrText xml:space="preserve"> ADDIN ZOTERO_ITEM CSL_CITATION {"citationID":"42GQsV1K","properties":{"unsorted":false,"formattedCitation":"\\super [5,7]\\nosupersub{}","plainCitation":"[5,7]","noteIndex":0},"citationItems":[{"id":1018,"uris":["http://zotero.org/users/15209510/items/F3</w:instrText>
      </w:r>
      <w:r w:rsidR="001704E8">
        <w:rPr>
          <w:rFonts w:hint="eastAsia"/>
        </w:rPr>
        <w:instrText>GNTF8U"],"itemData":{"id":1018,"type":"article-journal","abstract":"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"}],"issued":{"date-parts":[["2025"]]}}},{"id":1021,"uris":["http://zotero.org/users/15209510/items/8</w:instrText>
      </w:r>
      <w:r w:rsidR="001704E8">
        <w:instrText xml:space="preserve">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000000">
      <w:pPr>
        <w:pStyle w:val="3"/>
        <w:spacing w:before="163" w:after="163"/>
        <w:rPr>
          <w:rFonts w:hint="eastAsia"/>
        </w:rPr>
      </w:pPr>
      <w:bookmarkStart w:id="803" w:name="_Toc228219286"/>
      <w:r>
        <w:rPr>
          <w:rFonts w:hint="eastAsia"/>
        </w:rPr>
        <w:t>社交媒体健康传播的特点</w:t>
      </w:r>
      <w:bookmarkEnd w:id="80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4FF0637F" w:rsidR="00F54B80" w:rsidRDefault="00000000">
      <w:pPr>
        <w:pStyle w:val="altz"/>
        <w:ind w:firstLine="480"/>
      </w:pPr>
      <w:del w:id="804" w:author="Zixuan Zhou" w:date="2026-04-27T19:47:00Z" w16du:dateUtc="2026-04-27T11:47:00Z">
        <w:r w:rsidDel="00031F56">
          <w:rPr>
            <w:rFonts w:hint="eastAsia"/>
          </w:rPr>
          <w:delText>首先是匿名性与互动性。</w:delText>
        </w:r>
      </w:del>
      <w:r>
        <w:rPr>
          <w:rFonts w:hint="eastAsia"/>
        </w:rPr>
        <w:t>社交媒体为用户提供了匿名的身份保护，使得青少年在探讨生殖健康等敏感话题时感到更安全、更少羞耻感，从而更愿意提问和分享</w:t>
      </w:r>
      <w:r w:rsidR="00FB0242">
        <w:fldChar w:fldCharType="begin"/>
      </w:r>
      <w:r w:rsidR="001704E8">
        <w:instrText xml:space="preserve"> ADDIN ZOTERO_ITEM CSL_CITATION {"citationID":"9z9utCbp","properties":{"unsorted":false,"formattedCitation":"\\super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sidR="00FB0242">
        <w:fldChar w:fldCharType="begin"/>
      </w:r>
      <w:r w:rsidR="001704E8">
        <w:instrText xml:space="preserve"> ADDIN ZOTERO_ITEM CSL_CITATION {"citationID":"GLPssj6I","properties":{"unsorted":false,"formattedCitation":"\\super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3FD923D8" w:rsidR="00F54B80" w:rsidRDefault="00000000">
      <w:pPr>
        <w:pStyle w:val="altz"/>
        <w:ind w:firstLine="480"/>
      </w:pPr>
      <w:del w:id="805" w:author="Zixuan Zhou" w:date="2026-04-27T19:47:00Z" w16du:dateUtc="2026-04-27T11:47:00Z">
        <w:r w:rsidDel="00031F56">
          <w:rPr>
            <w:rFonts w:hint="eastAsia"/>
          </w:rPr>
          <w:delText>第二项特点是传播的即时性与基于算法的推荐。用</w:delText>
        </w:r>
      </w:del>
      <w:r>
        <w:rPr>
          <w:rFonts w:hint="eastAsia"/>
        </w:rPr>
        <w:t>户可以随时随地获取信息，满足了即时的知识需求。而平台的内容推荐算法一方面</w:t>
      </w:r>
      <w:r>
        <w:rPr>
          <w:rFonts w:hint="eastAsia"/>
        </w:rPr>
        <w:lastRenderedPageBreak/>
        <w:t>能将相关内容推送给感兴趣的用户，扩大信息覆盖面；另一方面也可能形成“信息茧房”，或优先推送更具吸引力而非更具科学性的内容。</w:t>
      </w:r>
    </w:p>
    <w:p w14:paraId="46C2E18A" w14:textId="7DFFB82C"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1704E8">
        <w:instrText xml:space="preserve"> ADDIN ZOTERO_ITEM CSL_CITATION {"citationID":"PdEISHMn","properties":{"unsorted":false,"formattedCitation":"\\super [16]\\nosupersub{}","plainCitation":"[16]","noteIndex":0},"citationItems":[{"id":817,"uris":["http://zotero.org/users/15209510/items/CHYMGQSI"],"itemData":{"id":817,"type":"article-journal","abstract":"Background: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1704E8">
        <w:instrText xml:space="preserve"> ADDIN ZOTERO_ITEM CSL_CITATION {"citationID":"hYiUDC6S","properties":{"unsorted":false,"formattedCitation":"\\super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1704E8">
        <w:instrText xml:space="preserve"> ADDIN ZOTERO_ITEM CSL_CITATION {"citationID":"pEak2HRF","properties":{"unsorted":false,"formattedCitation":"\\super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806" w:name="_Toc228219287"/>
      <w:r>
        <w:rPr>
          <w:rFonts w:hint="eastAsia"/>
        </w:rPr>
        <w:t>用户生成内容在健康研究中的价值</w:t>
      </w:r>
      <w:bookmarkEnd w:id="806"/>
    </w:p>
    <w:p w14:paraId="3CE34924" w14:textId="6D0074D5" w:rsidR="00F54B80" w:rsidRDefault="00000000">
      <w:pPr>
        <w:pStyle w:val="altz"/>
        <w:ind w:firstLine="480"/>
      </w:pPr>
      <w:r>
        <w:rPr>
          <w:rFonts w:hint="eastAsia"/>
        </w:rPr>
        <w:t>用户生成内容，特别是评论、弹幕和回复，为健康研究提供了宝贵的、源于真实世界的洞察</w:t>
      </w:r>
      <w:ins w:id="807" w:author="Zixuan Zhou" w:date="2026-04-27T19:48:00Z" w16du:dateUtc="2026-04-27T11:48:00Z">
        <w:r w:rsidR="00031F56">
          <w:rPr>
            <w:rFonts w:hint="eastAsia"/>
          </w:rPr>
          <w:t>窗口</w:t>
        </w:r>
      </w:ins>
      <w:r>
        <w:rPr>
          <w:rFonts w:hint="eastAsia"/>
        </w:rPr>
        <w:t>。</w:t>
      </w:r>
    </w:p>
    <w:p w14:paraId="37190EA8" w14:textId="49161554" w:rsidR="00F54B80" w:rsidDel="00352265" w:rsidRDefault="004A43BB" w:rsidP="004A43BB">
      <w:pPr>
        <w:pStyle w:val="altz"/>
        <w:ind w:firstLine="480"/>
        <w:rPr>
          <w:del w:id="808" w:author="Zixuan Zhou" w:date="2026-04-27T02:27:00Z" w16du:dateUtc="2026-04-26T18:27:00Z"/>
        </w:rPr>
      </w:pPr>
      <w:r>
        <w:rPr>
          <w:rFonts w:hint="eastAsia"/>
        </w:rPr>
        <w:t>这些内容是是用户未经引导的自发表达，能够真实地反映出他们在现实生活中遇到的困惑、知识盲区和信息需求，尤其是那些在传统问卷调查中因社会期许效应而难以捕捉的敏感问题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1704E8">
        <w:instrText xml:space="preserve"> ADDIN ZOTERO_ITEM CSL_CITATION {"citationID":"cO52fFP8","properties":{"unsorted":false,"formattedCitation":"\\super [12,35]\\nosupersub{}","plainCitation":"[12,35]","noteIndex":0},"citationItems":[{"id":1019,"uris":["http://zotero.org/users/15209510/items/VHUQZI9U"],"itemData":{"id":1019,"type":"article-journal","abstract":"Internet-based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w:t>
      </w:r>
    </w:p>
    <w:p w14:paraId="575421D0" w14:textId="3AED0673" w:rsidR="00F54B80" w:rsidDel="00031F56" w:rsidRDefault="00000000">
      <w:pPr>
        <w:pStyle w:val="altz"/>
        <w:ind w:firstLine="480"/>
        <w:rPr>
          <w:del w:id="809" w:author="Zixuan Zhou" w:date="2026-04-27T19:48:00Z" w16du:dateUtc="2026-04-27T11:48:00Z"/>
        </w:rPr>
      </w:pP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sidR="0062707B">
        <w:fldChar w:fldCharType="begin"/>
      </w:r>
      <w:r w:rsidR="001704E8">
        <w:instrText xml:space="preserve"> ADDIN ZOTERO_ITEM CSL_CITATION {"citationID":"EVi56LGp","properties":{"unsorted":false,"formattedCitation":"\\super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1D1E1A73" w14:textId="4F77F207" w:rsidR="00F54B80" w:rsidRDefault="004A43BB">
      <w:pPr>
        <w:pStyle w:val="altz"/>
        <w:ind w:firstLine="480"/>
      </w:pPr>
      <w:del w:id="810" w:author="Zixuan Zhou" w:date="2026-04-27T19:48:00Z" w16du:dateUtc="2026-04-27T11:48:00Z">
        <w:r w:rsidDel="00031F56">
          <w:rPr>
            <w:rFonts w:hint="eastAsia"/>
          </w:rPr>
          <w:delText>用户生成内容也记录了青少年之间的同伴互动过程，如相互安慰、经验分享、观点辩论等。这不仅有助于去污名化相关讨论</w:delText>
        </w:r>
        <w:r w:rsidR="0062707B" w:rsidDel="00031F56">
          <w:fldChar w:fldCharType="begin"/>
        </w:r>
        <w:r w:rsidR="00740296" w:rsidDel="00031F56">
          <w:delInstrText xml:space="preserve"> ADDIN ZOTERO_ITEM CSL_CITATION {"citationID":"hL1ke61K","properties":{"unsorted":false,"formattedCitation":"\\super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delInstrText>
        </w:r>
        <w:r w:rsidR="0062707B" w:rsidDel="00031F56">
          <w:fldChar w:fldCharType="separate"/>
        </w:r>
        <w:r w:rsidR="00740296" w:rsidRPr="00740296" w:rsidDel="00031F56">
          <w:rPr>
            <w:rFonts w:cs="Times New Roman"/>
            <w:kern w:val="0"/>
            <w:vertAlign w:val="superscript"/>
          </w:rPr>
          <w:delText>[31]</w:delText>
        </w:r>
        <w:r w:rsidR="0062707B" w:rsidDel="00031F56">
          <w:fldChar w:fldCharType="end"/>
        </w:r>
        <w:r w:rsidDel="00031F56">
          <w:rPr>
            <w:rFonts w:hint="eastAsia"/>
          </w:rPr>
          <w:delText>，也为研究同伴影响在健康信息传播中的作用提供了数据基础。</w:delText>
        </w:r>
      </w:del>
    </w:p>
    <w:p w14:paraId="57E626ED" w14:textId="21166D39" w:rsidR="00F54B80" w:rsidRDefault="00000000" w:rsidP="00654A62">
      <w:pPr>
        <w:pStyle w:val="2"/>
        <w:spacing w:before="163" w:after="163"/>
        <w:rPr>
          <w:rFonts w:hint="eastAsia"/>
        </w:rPr>
      </w:pPr>
      <w:bookmarkStart w:id="811" w:name="_Toc228219288"/>
      <w:r>
        <w:rPr>
          <w:rFonts w:hint="eastAsia"/>
        </w:rPr>
        <w:t>大语言模型相关技术</w:t>
      </w:r>
      <w:bookmarkEnd w:id="811"/>
    </w:p>
    <w:p w14:paraId="4DEF866B" w14:textId="30CDD05D" w:rsidR="00F54B80" w:rsidRDefault="00000000">
      <w:pPr>
        <w:pStyle w:val="altz"/>
        <w:ind w:firstLine="480"/>
      </w:pPr>
      <w:r>
        <w:t>大语言模型是本研究实现从</w:t>
      </w:r>
      <w:r w:rsidR="0080413B">
        <w:rPr>
          <w:rFonts w:hint="eastAsia"/>
        </w:rPr>
        <w:t>“</w:t>
      </w:r>
      <w:r>
        <w:t>问题</w:t>
      </w:r>
      <w:r w:rsidR="0080413B">
        <w:rPr>
          <w:rFonts w:hint="eastAsia"/>
        </w:rPr>
        <w:t>”</w:t>
      </w:r>
      <w:r>
        <w:t>到</w:t>
      </w:r>
      <w:r w:rsidR="0080413B">
        <w:rPr>
          <w:rFonts w:hint="eastAsia"/>
        </w:rPr>
        <w:t>“</w:t>
      </w:r>
      <w:r>
        <w:t>知识</w:t>
      </w:r>
      <w:r w:rsidR="0080413B">
        <w:rPr>
          <w:rFonts w:hint="eastAsia"/>
        </w:rPr>
        <w:t>”</w:t>
      </w:r>
      <w:r>
        <w:t>转化的核心技术。</w:t>
      </w:r>
    </w:p>
    <w:p w14:paraId="5328AA21" w14:textId="7A81AB98" w:rsidR="00F54B80" w:rsidRDefault="00000000" w:rsidP="00654A62">
      <w:pPr>
        <w:pStyle w:val="3"/>
        <w:spacing w:before="163" w:after="163"/>
        <w:rPr>
          <w:rFonts w:hint="eastAsia"/>
        </w:rPr>
      </w:pPr>
      <w:bookmarkStart w:id="812" w:name="_Toc228219289"/>
      <w:r>
        <w:rPr>
          <w:rFonts w:hint="eastAsia"/>
        </w:rPr>
        <w:t>大语言模型基本原理与特点</w:t>
      </w:r>
      <w:bookmarkEnd w:id="812"/>
    </w:p>
    <w:p w14:paraId="5A139FCF" w14:textId="10133033"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000000" w:rsidP="00654A62">
      <w:pPr>
        <w:pStyle w:val="3"/>
        <w:spacing w:before="163" w:after="163"/>
        <w:rPr>
          <w:rFonts w:hint="eastAsia"/>
        </w:rPr>
      </w:pPr>
      <w:bookmarkStart w:id="813" w:name="_Toc228219290"/>
      <w:r>
        <w:rPr>
          <w:rFonts w:hint="eastAsia"/>
        </w:rPr>
        <w:t>大语言模型在医疗健康问答中的应用</w:t>
      </w:r>
      <w:bookmarkEnd w:id="813"/>
    </w:p>
    <w:p w14:paraId="4CA3D167" w14:textId="6963EE0C" w:rsidR="00F54B80" w:rsidRDefault="00000000">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不仅能高分通过美国执业医师资格考试（</w:t>
      </w:r>
      <w:r>
        <w:rPr>
          <w:rFonts w:hint="eastAsia"/>
        </w:rPr>
        <w:t>USMLE</w:t>
      </w:r>
      <w:r>
        <w:rPr>
          <w:rFonts w:hint="eastAsia"/>
        </w:rPr>
        <w:t>）</w:t>
      </w:r>
      <w:r w:rsidR="0062707B">
        <w:fldChar w:fldCharType="begin"/>
      </w:r>
      <w:r w:rsidR="001704E8">
        <w:instrText xml:space="preserve"> ADDIN ZOTERO_ITEM CSL_CITATION {"citationID":"DEqeYm3m","properties":{"unsorted":false,"formattedCitation":"\\super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sidR="0062707B">
        <w:fldChar w:fldCharType="begin"/>
      </w:r>
      <w:r w:rsidR="001704E8">
        <w:instrText xml:space="preserve"> ADDIN ZOTERO_ITEM CSL_CITATION {"citationID":"4oiEU16f","properties":{"unsorted":false,"formattedCitation":"\\super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1704E8">
        <w:instrText xml:space="preserve"> ADDIN ZOTERO_ITEM CSL_CITATION {"citationID":"w3XRYXYi","properties":{"unsorted":false,"formattedCitation":"\\super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1704E8">
        <w:instrText xml:space="preserve"> ADDIN ZOTERO_ITEM CSL_CITATION {"citationID":"ucFd20F9","properties":{"unsorted":false,"formattedCitation":"\\super [21,34]\\nosupersub{}","plainCitation":"[21,34]","noteIndex":0},"citationItems":[{"id":999,"uris":["http://zotero.org/users/15209510/items/P6WQ7P2M"],"itemData":{"id":999,"type":"article-journal","abstract":"This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000000">
      <w:pPr>
        <w:pStyle w:val="3"/>
        <w:spacing w:before="163" w:after="163"/>
        <w:rPr>
          <w:rFonts w:hint="eastAsia"/>
        </w:rPr>
      </w:pPr>
      <w:bookmarkStart w:id="814" w:name="_Toc228219291"/>
      <w:r>
        <w:rPr>
          <w:rFonts w:hint="eastAsia"/>
        </w:rPr>
        <w:lastRenderedPageBreak/>
        <w:t>问题</w:t>
      </w:r>
      <w:r w:rsidR="00D77215">
        <w:rPr>
          <w:rFonts w:hint="eastAsia"/>
        </w:rPr>
        <w:t>规范化</w:t>
      </w:r>
      <w:r>
        <w:rPr>
          <w:rFonts w:hint="eastAsia"/>
        </w:rPr>
        <w:t>改写、答案生成与指令跟随能力</w:t>
      </w:r>
      <w:bookmarkEnd w:id="814"/>
    </w:p>
    <w:p w14:paraId="5D904704" w14:textId="3BE110FE" w:rsidR="00F54B80" w:rsidRDefault="00F35D23">
      <w:pPr>
        <w:pStyle w:val="altz"/>
        <w:ind w:firstLine="480"/>
      </w:pPr>
      <w:r>
        <w:rPr>
          <w:rFonts w:hint="eastAsia"/>
        </w:rPr>
        <w:t>大语言模型强大的指令跟随能力是本研究得以实现的关键。通过设计精确的提示词，可以引导</w:t>
      </w:r>
      <w:r w:rsidR="004A43BB">
        <w:rPr>
          <w:rFonts w:hint="eastAsia"/>
        </w:rPr>
        <w:t>大语言模型</w:t>
      </w:r>
      <w:r>
        <w:rPr>
          <w:rFonts w:hint="eastAsia"/>
        </w:rPr>
        <w:t>完成特定任务：</w:t>
      </w:r>
    </w:p>
    <w:p w14:paraId="65CD463B" w14:textId="652DA965" w:rsidR="00F54B80" w:rsidRDefault="00000000" w:rsidP="00B22454">
      <w:pPr>
        <w:pStyle w:val="altz"/>
        <w:numPr>
          <w:ilvl w:val="0"/>
          <w:numId w:val="9"/>
        </w:numPr>
        <w:ind w:left="800" w:firstLineChars="0" w:hanging="318"/>
      </w:pPr>
      <w:r>
        <w:rPr>
          <w:rFonts w:hint="eastAsia"/>
        </w:rPr>
        <w:t>问题改写与规范化：可以指令</w:t>
      </w:r>
      <w:r w:rsidR="004A43BB">
        <w:rPr>
          <w:rFonts w:hint="eastAsia"/>
        </w:rPr>
        <w:t>大语言模型</w:t>
      </w:r>
      <w:r>
        <w:rPr>
          <w:rFonts w:hint="eastAsia"/>
        </w:rPr>
        <w:t>将一条口语化、模糊的评论，改写成一个语义清晰、表达规范、符合医学术语的标准问题。</w:t>
      </w:r>
    </w:p>
    <w:p w14:paraId="0F0C274C" w14:textId="5EE9EFAC" w:rsidR="00F54B80" w:rsidRDefault="00000000" w:rsidP="00B22454">
      <w:pPr>
        <w:pStyle w:val="altz"/>
        <w:numPr>
          <w:ilvl w:val="0"/>
          <w:numId w:val="9"/>
        </w:numPr>
        <w:ind w:left="800" w:firstLineChars="0" w:hanging="318"/>
      </w:pPr>
      <w:r>
        <w:rPr>
          <w:rFonts w:hint="eastAsia"/>
        </w:rPr>
        <w:t>答案生成：在给定一个标准化问题后，可以指令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76D08E63" w:rsidR="00F54B80" w:rsidRDefault="00000000" w:rsidP="008946ED">
      <w:pPr>
        <w:pStyle w:val="3"/>
        <w:spacing w:before="163" w:after="163"/>
        <w:rPr>
          <w:rFonts w:hint="eastAsia"/>
        </w:rPr>
      </w:pPr>
      <w:bookmarkStart w:id="815" w:name="_Toc168604733"/>
      <w:bookmarkStart w:id="816" w:name="_Toc228219292"/>
      <w:r>
        <w:rPr>
          <w:rFonts w:hint="eastAsia"/>
        </w:rPr>
        <w:t>模型微调</w:t>
      </w:r>
      <w:r w:rsidRPr="008946ED">
        <w:rPr>
          <w:rFonts w:ascii="黑体" w:hAnsi="黑体" w:hint="eastAsia"/>
        </w:rPr>
        <w:t>-</w:t>
      </w:r>
      <w:proofErr w:type="spellStart"/>
      <w:r w:rsidRPr="008946ED">
        <w:rPr>
          <w:rFonts w:ascii="Times New Roman" w:hAnsi="Times New Roman" w:cs="Times New Roman"/>
        </w:rPr>
        <w:t>LLaMA</w:t>
      </w:r>
      <w:proofErr w:type="spellEnd"/>
      <w:r w:rsidRPr="008946ED">
        <w:rPr>
          <w:rFonts w:ascii="Times New Roman" w:hAnsi="Times New Roman" w:cs="Times New Roman"/>
        </w:rPr>
        <w:t xml:space="preserve"> Factory</w:t>
      </w:r>
      <w:bookmarkEnd w:id="815"/>
      <w:bookmarkEnd w:id="816"/>
    </w:p>
    <w:p w14:paraId="7288499B" w14:textId="4A9513E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33703036" w14:textId="0788A824" w:rsidR="00F54B80" w:rsidDel="00350883" w:rsidRDefault="00000000" w:rsidP="00654A62">
      <w:pPr>
        <w:pStyle w:val="2"/>
        <w:spacing w:before="163" w:after="163"/>
        <w:rPr>
          <w:del w:id="817" w:author="Zixuan Zhou" w:date="2026-04-27T02:11:00Z" w16du:dateUtc="2026-04-26T18:11:00Z"/>
          <w:rFonts w:hint="eastAsia"/>
        </w:rPr>
      </w:pPr>
      <w:del w:id="818" w:author="Zixuan Zhou" w:date="2026-04-27T02:11:00Z" w16du:dateUtc="2026-04-26T18:11:00Z">
        <w:r w:rsidDel="00350883">
          <w:rPr>
            <w:rFonts w:hint="eastAsia"/>
          </w:rPr>
          <w:delText>模型评估方法</w:delText>
        </w:r>
        <w:bookmarkStart w:id="819" w:name="_Toc228153999"/>
        <w:bookmarkStart w:id="820" w:name="_Toc228219293"/>
        <w:bookmarkEnd w:id="819"/>
        <w:bookmarkEnd w:id="820"/>
      </w:del>
    </w:p>
    <w:p w14:paraId="0ECDE804" w14:textId="6EF2F53A" w:rsidR="00F54B80" w:rsidDel="00350883" w:rsidRDefault="00000000">
      <w:pPr>
        <w:pStyle w:val="altz"/>
        <w:ind w:firstLine="480"/>
        <w:rPr>
          <w:del w:id="821" w:author="Zixuan Zhou" w:date="2026-04-27T02:11:00Z" w16du:dateUtc="2026-04-26T18:11:00Z"/>
        </w:rPr>
      </w:pPr>
      <w:del w:id="822" w:author="Zixuan Zhou" w:date="2026-04-27T02:11:00Z" w16du:dateUtc="2026-04-26T18:11:00Z">
        <w:r w:rsidDel="00350883">
          <w:rPr>
            <w:rFonts w:hint="eastAsia"/>
          </w:rPr>
          <w:delText>科学、全面地评估模型性能是本研究不可或缺的一环，本研究将采用人工评估</w:delText>
        </w:r>
        <w:r w:rsidR="00B4723F" w:rsidDel="00350883">
          <w:rPr>
            <w:rFonts w:hint="eastAsia"/>
          </w:rPr>
          <w:delText>与自动化评估</w:delText>
        </w:r>
        <w:r w:rsidDel="00350883">
          <w:rPr>
            <w:rFonts w:hint="eastAsia"/>
          </w:rPr>
          <w:delText>相结合的综合评价体系。</w:delText>
        </w:r>
        <w:bookmarkStart w:id="823" w:name="_Toc228154000"/>
        <w:bookmarkStart w:id="824" w:name="_Toc228219294"/>
        <w:bookmarkEnd w:id="823"/>
        <w:bookmarkEnd w:id="824"/>
      </w:del>
    </w:p>
    <w:p w14:paraId="3A37C5C5" w14:textId="54C9D086" w:rsidR="00F54B80" w:rsidDel="00350883" w:rsidRDefault="00000000" w:rsidP="00654A62">
      <w:pPr>
        <w:pStyle w:val="3"/>
        <w:spacing w:before="163" w:after="163"/>
        <w:rPr>
          <w:del w:id="825" w:author="Zixuan Zhou" w:date="2026-04-27T02:11:00Z" w16du:dateUtc="2026-04-26T18:11:00Z"/>
          <w:rFonts w:hint="eastAsia"/>
        </w:rPr>
      </w:pPr>
      <w:del w:id="826" w:author="Zixuan Zhou" w:date="2026-04-27T02:11:00Z" w16du:dateUtc="2026-04-26T18:11:00Z">
        <w:r w:rsidDel="00350883">
          <w:rPr>
            <w:rFonts w:hint="eastAsia"/>
          </w:rPr>
          <w:delText>人工评估维度</w:delText>
        </w:r>
        <w:bookmarkStart w:id="827" w:name="_Toc228154001"/>
        <w:bookmarkStart w:id="828" w:name="_Toc228219295"/>
        <w:bookmarkEnd w:id="827"/>
        <w:bookmarkEnd w:id="828"/>
      </w:del>
    </w:p>
    <w:p w14:paraId="08AAF8F3" w14:textId="35168064" w:rsidR="00F54B80" w:rsidDel="00350883" w:rsidRDefault="00000000">
      <w:pPr>
        <w:pStyle w:val="altz"/>
        <w:ind w:firstLine="480"/>
        <w:rPr>
          <w:del w:id="829" w:author="Zixuan Zhou" w:date="2026-04-27T02:11:00Z" w16du:dateUtc="2026-04-26T18:11:00Z"/>
          <w:moveFrom w:id="830" w:author="Zixuan Zhou" w:date="2026-04-27T02:09:00Z" w16du:dateUtc="2026-04-26T18:09:00Z"/>
        </w:rPr>
      </w:pPr>
      <w:moveFromRangeStart w:id="831" w:author="Zixuan Zhou" w:date="2026-04-27T02:09:00Z" w:name="move228148166"/>
      <w:moveFrom w:id="832" w:author="Zixuan Zhou" w:date="2026-04-27T02:09:00Z" w16du:dateUtc="2026-04-26T18:09:00Z">
        <w:del w:id="833" w:author="Zixuan Zhou" w:date="2026-04-27T02:11:00Z" w16du:dateUtc="2026-04-26T18:11:00Z">
          <w:r w:rsidDel="00350883">
            <w:rPr>
              <w:rFonts w:hint="eastAsia"/>
            </w:rPr>
            <w:delText>由于自动化指标无法完全捕捉医学回答的严谨性和实用性，人工评估仍然是黄金标准。参考相关研究</w:delText>
          </w:r>
          <w:r w:rsidR="00486D9D" w:rsidDel="00350883">
            <w:fldChar w:fldCharType="begin"/>
          </w:r>
          <w:r w:rsidR="00740296" w:rsidDel="00350883">
            <w:del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delInstrText>
          </w:r>
          <w:r w:rsidR="00486D9D" w:rsidDel="00350883">
            <w:fldChar w:fldCharType="separate"/>
          </w:r>
          <w:r w:rsidR="00740296" w:rsidRPr="00740296" w:rsidDel="00350883">
            <w:rPr>
              <w:rFonts w:cs="Times New Roman"/>
              <w:kern w:val="0"/>
              <w:vertAlign w:val="superscript"/>
            </w:rPr>
            <w:delText>[28]</w:delText>
          </w:r>
          <w:r w:rsidR="00486D9D" w:rsidDel="00350883">
            <w:fldChar w:fldCharType="end"/>
          </w:r>
          <w:r w:rsidDel="00350883">
            <w:rPr>
              <w:rFonts w:hint="eastAsia"/>
            </w:rPr>
            <w:delText>，本研究将从以下六个维度对模型生成的答案进行人工评分：</w:delText>
          </w:r>
          <w:bookmarkStart w:id="834" w:name="_Toc228154002"/>
          <w:bookmarkStart w:id="835" w:name="_Toc228219296"/>
          <w:bookmarkEnd w:id="834"/>
          <w:bookmarkEnd w:id="835"/>
        </w:del>
      </w:moveFrom>
    </w:p>
    <w:p w14:paraId="221D48B6" w14:textId="61A2BB58" w:rsidR="00F54B80" w:rsidDel="00350883" w:rsidRDefault="00000000">
      <w:pPr>
        <w:pStyle w:val="altz"/>
        <w:numPr>
          <w:ilvl w:val="0"/>
          <w:numId w:val="11"/>
        </w:numPr>
        <w:ind w:firstLineChars="0"/>
        <w:rPr>
          <w:del w:id="836" w:author="Zixuan Zhou" w:date="2026-04-27T02:11:00Z" w16du:dateUtc="2026-04-26T18:11:00Z"/>
          <w:moveFrom w:id="837" w:author="Zixuan Zhou" w:date="2026-04-27T02:09:00Z" w16du:dateUtc="2026-04-26T18:09:00Z"/>
        </w:rPr>
      </w:pPr>
      <w:moveFrom w:id="838" w:author="Zixuan Zhou" w:date="2026-04-27T02:09:00Z" w16du:dateUtc="2026-04-26T18:09:00Z">
        <w:del w:id="839" w:author="Zixuan Zhou" w:date="2026-04-27T02:11:00Z" w16du:dateUtc="2026-04-26T18:11:00Z">
          <w:r w:rsidDel="00350883">
            <w:rPr>
              <w:rFonts w:hint="eastAsia"/>
            </w:rPr>
            <w:delText>指导性：答案是否提供了清晰、可操作的建议或下一步行动指南。</w:delText>
          </w:r>
          <w:bookmarkStart w:id="840" w:name="_Toc228154003"/>
          <w:bookmarkStart w:id="841" w:name="_Toc228219297"/>
          <w:bookmarkEnd w:id="840"/>
          <w:bookmarkEnd w:id="841"/>
        </w:del>
      </w:moveFrom>
    </w:p>
    <w:p w14:paraId="587B3E11" w14:textId="230FEBC5" w:rsidR="00F54B80" w:rsidDel="00350883" w:rsidRDefault="00000000">
      <w:pPr>
        <w:pStyle w:val="altz"/>
        <w:numPr>
          <w:ilvl w:val="0"/>
          <w:numId w:val="11"/>
        </w:numPr>
        <w:ind w:firstLineChars="0"/>
        <w:rPr>
          <w:del w:id="842" w:author="Zixuan Zhou" w:date="2026-04-27T02:11:00Z" w16du:dateUtc="2026-04-26T18:11:00Z"/>
          <w:moveFrom w:id="843" w:author="Zixuan Zhou" w:date="2026-04-27T02:09:00Z" w16du:dateUtc="2026-04-26T18:09:00Z"/>
        </w:rPr>
      </w:pPr>
      <w:moveFrom w:id="844" w:author="Zixuan Zhou" w:date="2026-04-27T02:09:00Z" w16du:dateUtc="2026-04-26T18:09:00Z">
        <w:del w:id="845" w:author="Zixuan Zhou" w:date="2026-04-27T02:11:00Z" w16du:dateUtc="2026-04-26T18:11:00Z">
          <w:r w:rsidDel="00350883">
            <w:rPr>
              <w:rFonts w:hint="eastAsia"/>
            </w:rPr>
            <w:delText>准确性：答案所包含的医学信息是否科学、准确，无事实性错误。</w:delText>
          </w:r>
          <w:bookmarkStart w:id="846" w:name="_Toc228154004"/>
          <w:bookmarkStart w:id="847" w:name="_Toc228219298"/>
          <w:bookmarkEnd w:id="846"/>
          <w:bookmarkEnd w:id="847"/>
        </w:del>
      </w:moveFrom>
    </w:p>
    <w:p w14:paraId="0B08E4C0" w14:textId="5D355482" w:rsidR="00F54B80" w:rsidDel="00350883" w:rsidRDefault="00000000">
      <w:pPr>
        <w:pStyle w:val="altz"/>
        <w:numPr>
          <w:ilvl w:val="0"/>
          <w:numId w:val="11"/>
        </w:numPr>
        <w:ind w:firstLineChars="0"/>
        <w:rPr>
          <w:del w:id="848" w:author="Zixuan Zhou" w:date="2026-04-27T02:11:00Z" w16du:dateUtc="2026-04-26T18:11:00Z"/>
          <w:moveFrom w:id="849" w:author="Zixuan Zhou" w:date="2026-04-27T02:09:00Z" w16du:dateUtc="2026-04-26T18:09:00Z"/>
        </w:rPr>
      </w:pPr>
      <w:moveFrom w:id="850" w:author="Zixuan Zhou" w:date="2026-04-27T02:09:00Z" w16du:dateUtc="2026-04-26T18:09:00Z">
        <w:del w:id="851" w:author="Zixuan Zhou" w:date="2026-04-27T02:11:00Z" w16du:dateUtc="2026-04-26T18:11:00Z">
          <w:r w:rsidDel="00350883">
            <w:rPr>
              <w:rFonts w:hint="eastAsia"/>
            </w:rPr>
            <w:delText>完整性：答案是否全面地回应了用户提问的所有方面，无重要信息遗漏。</w:delText>
          </w:r>
          <w:bookmarkStart w:id="852" w:name="_Toc228154005"/>
          <w:bookmarkStart w:id="853" w:name="_Toc228219299"/>
          <w:bookmarkEnd w:id="852"/>
          <w:bookmarkEnd w:id="853"/>
        </w:del>
      </w:moveFrom>
    </w:p>
    <w:p w14:paraId="6F3C53AB" w14:textId="7EC79664" w:rsidR="00F54B80" w:rsidDel="00350883" w:rsidRDefault="00000000">
      <w:pPr>
        <w:pStyle w:val="altz"/>
        <w:numPr>
          <w:ilvl w:val="0"/>
          <w:numId w:val="11"/>
        </w:numPr>
        <w:ind w:firstLineChars="0"/>
        <w:rPr>
          <w:del w:id="854" w:author="Zixuan Zhou" w:date="2026-04-27T02:11:00Z" w16du:dateUtc="2026-04-26T18:11:00Z"/>
          <w:moveFrom w:id="855" w:author="Zixuan Zhou" w:date="2026-04-27T02:09:00Z" w16du:dateUtc="2026-04-26T18:09:00Z"/>
        </w:rPr>
      </w:pPr>
      <w:moveFrom w:id="856" w:author="Zixuan Zhou" w:date="2026-04-27T02:09:00Z" w16du:dateUtc="2026-04-26T18:09:00Z">
        <w:del w:id="857" w:author="Zixuan Zhou" w:date="2026-04-27T02:11:00Z" w16du:dateUtc="2026-04-26T18:11:00Z">
          <w:r w:rsidDel="00350883">
            <w:rPr>
              <w:rFonts w:hint="eastAsia"/>
            </w:rPr>
            <w:delText>安全性：答案是否不包含任何可能导致伤害的建议，并对潜在风险进行了充分提示。</w:delText>
          </w:r>
          <w:bookmarkStart w:id="858" w:name="_Toc228154006"/>
          <w:bookmarkStart w:id="859" w:name="_Toc228219300"/>
          <w:bookmarkEnd w:id="858"/>
          <w:bookmarkEnd w:id="859"/>
        </w:del>
      </w:moveFrom>
    </w:p>
    <w:p w14:paraId="7862B09E" w14:textId="6C31AD9D" w:rsidR="00F54B80" w:rsidDel="00350883" w:rsidRDefault="00000000">
      <w:pPr>
        <w:pStyle w:val="altz"/>
        <w:numPr>
          <w:ilvl w:val="0"/>
          <w:numId w:val="11"/>
        </w:numPr>
        <w:ind w:firstLineChars="0"/>
        <w:rPr>
          <w:del w:id="860" w:author="Zixuan Zhou" w:date="2026-04-27T02:11:00Z" w16du:dateUtc="2026-04-26T18:11:00Z"/>
          <w:moveFrom w:id="861" w:author="Zixuan Zhou" w:date="2026-04-27T02:09:00Z" w16du:dateUtc="2026-04-26T18:09:00Z"/>
        </w:rPr>
      </w:pPr>
      <w:moveFrom w:id="862" w:author="Zixuan Zhou" w:date="2026-04-27T02:09:00Z" w16du:dateUtc="2026-04-26T18:09:00Z">
        <w:del w:id="863" w:author="Zixuan Zhou" w:date="2026-04-27T02:11:00Z" w16du:dateUtc="2026-04-26T18:11:00Z">
          <w:r w:rsidDel="00350883">
            <w:rPr>
              <w:rFonts w:hint="eastAsia"/>
            </w:rPr>
            <w:delText>易于理解：答案是否使用通俗易懂的语言，避免了不必要的专业术语，适合青少年阅读。</w:delText>
          </w:r>
          <w:bookmarkStart w:id="864" w:name="_Toc228154007"/>
          <w:bookmarkStart w:id="865" w:name="_Toc228219301"/>
          <w:bookmarkEnd w:id="864"/>
          <w:bookmarkEnd w:id="865"/>
        </w:del>
      </w:moveFrom>
    </w:p>
    <w:p w14:paraId="7D1E9402" w14:textId="2C8AB836" w:rsidR="00F54B80" w:rsidDel="00350883" w:rsidRDefault="00000000">
      <w:pPr>
        <w:pStyle w:val="altz"/>
        <w:numPr>
          <w:ilvl w:val="0"/>
          <w:numId w:val="11"/>
        </w:numPr>
        <w:ind w:firstLineChars="0"/>
        <w:rPr>
          <w:del w:id="866" w:author="Zixuan Zhou" w:date="2026-04-27T02:11:00Z" w16du:dateUtc="2026-04-26T18:11:00Z"/>
        </w:rPr>
      </w:pPr>
      <w:moveFrom w:id="867" w:author="Zixuan Zhou" w:date="2026-04-27T02:09:00Z" w16du:dateUtc="2026-04-26T18:09:00Z">
        <w:del w:id="868" w:author="Zixuan Zhou" w:date="2026-04-27T02:11:00Z" w16du:dateUtc="2026-04-26T18:11:00Z">
          <w:r w:rsidDel="00350883">
            <w:rPr>
              <w:rFonts w:hint="eastAsia"/>
            </w:rPr>
            <w:delText>仅提供必要信息：答案是否仅提供了必要信息，避免了无关内容的冗余，做到了言简意赅</w:delText>
          </w:r>
        </w:del>
      </w:moveFrom>
      <w:moveFromRangeEnd w:id="831"/>
      <w:del w:id="869" w:author="Zixuan Zhou" w:date="2026-04-27T02:11:00Z" w16du:dateUtc="2026-04-26T18:11:00Z">
        <w:r w:rsidDel="00350883">
          <w:rPr>
            <w:rFonts w:hint="eastAsia"/>
          </w:rPr>
          <w:delText>。</w:delText>
        </w:r>
        <w:bookmarkStart w:id="870" w:name="_Toc228154008"/>
        <w:bookmarkStart w:id="871" w:name="_Toc228219302"/>
        <w:bookmarkEnd w:id="870"/>
        <w:bookmarkEnd w:id="871"/>
      </w:del>
    </w:p>
    <w:p w14:paraId="26512857" w14:textId="1FF0A35F" w:rsidR="00F54B80" w:rsidDel="00350883" w:rsidRDefault="00000000">
      <w:pPr>
        <w:pStyle w:val="3"/>
        <w:spacing w:before="163" w:after="163"/>
        <w:rPr>
          <w:del w:id="872" w:author="Zixuan Zhou" w:date="2026-04-27T02:15:00Z" w16du:dateUtc="2026-04-26T18:15:00Z"/>
          <w:rFonts w:hint="eastAsia"/>
        </w:rPr>
      </w:pPr>
      <w:del w:id="873" w:author="Zixuan Zhou" w:date="2026-04-27T02:15:00Z" w16du:dateUtc="2026-04-26T18:15:00Z">
        <w:r w:rsidDel="00350883">
          <w:rPr>
            <w:rFonts w:hint="eastAsia"/>
          </w:rPr>
          <w:delText>自动化评估</w:delText>
        </w:r>
        <w:r w:rsidR="00B4723F" w:rsidDel="00350883">
          <w:rPr>
            <w:rFonts w:hint="eastAsia"/>
          </w:rPr>
          <w:delText>方法</w:delText>
        </w:r>
        <w:bookmarkStart w:id="874" w:name="_Toc228154009"/>
        <w:bookmarkStart w:id="875" w:name="_Toc228219303"/>
        <w:bookmarkEnd w:id="874"/>
        <w:bookmarkEnd w:id="875"/>
      </w:del>
    </w:p>
    <w:p w14:paraId="12854DA0" w14:textId="69922181" w:rsidR="00F54B80" w:rsidDel="00350883" w:rsidRDefault="00000000">
      <w:pPr>
        <w:pStyle w:val="altz"/>
        <w:ind w:firstLine="480"/>
        <w:rPr>
          <w:del w:id="876" w:author="Zixuan Zhou" w:date="2026-04-27T02:12:00Z" w16du:dateUtc="2026-04-26T18:12:00Z"/>
        </w:rPr>
      </w:pPr>
      <w:del w:id="877" w:author="Zixuan Zhou" w:date="2026-04-27T02:12:00Z" w16du:dateUtc="2026-04-26T18:12:00Z">
        <w:r w:rsidDel="00350883">
          <w:rPr>
            <w:rFonts w:hint="eastAsia"/>
          </w:rPr>
          <w:delText>自动化评估主要用于快速、规模化地衡量模型生成文本的质量。</w:delText>
        </w:r>
        <w:bookmarkStart w:id="878" w:name="_Toc228154010"/>
        <w:bookmarkStart w:id="879" w:name="_Toc228219304"/>
        <w:bookmarkEnd w:id="878"/>
        <w:bookmarkEnd w:id="879"/>
      </w:del>
    </w:p>
    <w:p w14:paraId="47F5E211" w14:textId="0EF87825" w:rsidR="00EA3833" w:rsidDel="00350883" w:rsidRDefault="00EA3833">
      <w:pPr>
        <w:pStyle w:val="altz"/>
        <w:ind w:firstLine="480"/>
        <w:rPr>
          <w:del w:id="880" w:author="Zixuan Zhou" w:date="2026-04-27T02:12:00Z" w16du:dateUtc="2026-04-26T18:12:00Z"/>
        </w:rPr>
      </w:pPr>
      <w:del w:id="881" w:author="Zixuan Zhou" w:date="2026-04-27T02:12:00Z" w16du:dateUtc="2026-04-26T18:12:00Z">
        <w:r w:rsidRPr="00EA3833" w:rsidDel="00350883">
          <w:rPr>
            <w:rFonts w:hint="eastAsia"/>
          </w:rPr>
          <w:delText>在文本生成领域，</w:delText>
        </w:r>
        <w:r w:rsidRPr="00EA3833" w:rsidDel="00350883">
          <w:rPr>
            <w:rFonts w:hint="eastAsia"/>
          </w:rPr>
          <w:delText>ROUGE</w:delText>
        </w:r>
        <w:r w:rsidRPr="00EA3833" w:rsidDel="00350883">
          <w:rPr>
            <w:rFonts w:hint="eastAsia"/>
          </w:rPr>
          <w:delText>（</w:delText>
        </w:r>
        <w:r w:rsidRPr="00EA3833" w:rsidDel="00350883">
          <w:rPr>
            <w:rFonts w:hint="eastAsia"/>
          </w:rPr>
          <w:delText>Recall-Oriented Understudy for Gisting Evaluation</w:delText>
        </w:r>
        <w:r w:rsidRPr="00EA3833" w:rsidDel="00350883">
          <w:rPr>
            <w:rFonts w:hint="eastAsia"/>
          </w:rPr>
          <w:delText>）系列指标通过计算生成文本与参考文本之间的</w:delText>
        </w:r>
        <w:r w:rsidRPr="00EA3833" w:rsidDel="00350883">
          <w:rPr>
            <w:rFonts w:hint="eastAsia"/>
          </w:rPr>
          <w:delText>n-gram</w:delText>
        </w:r>
        <w:r w:rsidRPr="00EA3833" w:rsidDel="00350883">
          <w:rPr>
            <w:rFonts w:hint="eastAsia"/>
          </w:rPr>
          <w:delText>重叠度（如</w:delText>
        </w:r>
        <w:r w:rsidRPr="00EA3833" w:rsidDel="00350883">
          <w:rPr>
            <w:rFonts w:hint="eastAsia"/>
          </w:rPr>
          <w:delText>ROUGE-1</w:delText>
        </w:r>
        <w:r w:rsidRPr="00EA3833" w:rsidDel="00350883">
          <w:rPr>
            <w:rFonts w:hint="eastAsia"/>
          </w:rPr>
          <w:delText>、</w:delText>
        </w:r>
        <w:r w:rsidRPr="00EA3833" w:rsidDel="00350883">
          <w:rPr>
            <w:rFonts w:hint="eastAsia"/>
          </w:rPr>
          <w:delText>ROUGE-2</w:delText>
        </w:r>
        <w:r w:rsidRPr="00EA3833" w:rsidDel="00350883">
          <w:rPr>
            <w:rFonts w:hint="eastAsia"/>
          </w:rPr>
          <w:delText>）及最长公共子序列（</w:delText>
        </w:r>
        <w:r w:rsidRPr="00EA3833" w:rsidDel="00350883">
          <w:rPr>
            <w:rFonts w:hint="eastAsia"/>
          </w:rPr>
          <w:delText>ROUGE-L</w:delText>
        </w:r>
        <w:r w:rsidRPr="00EA3833" w:rsidDel="00350883">
          <w:rPr>
            <w:rFonts w:hint="eastAsia"/>
          </w:rPr>
          <w:delText>），从词汇层面量化两者在内容表述上的一致性，是衡量文本表面相似度的常用自动化方法。</w:delText>
        </w:r>
        <w:bookmarkStart w:id="882" w:name="_Toc228154011"/>
        <w:bookmarkStart w:id="883" w:name="_Toc228219305"/>
        <w:bookmarkEnd w:id="882"/>
        <w:bookmarkEnd w:id="883"/>
      </w:del>
    </w:p>
    <w:p w14:paraId="350AB420" w14:textId="2B2D116D" w:rsidR="00F54B80" w:rsidDel="00350883" w:rsidRDefault="00000000">
      <w:pPr>
        <w:pStyle w:val="altz"/>
        <w:ind w:firstLine="480"/>
        <w:rPr>
          <w:del w:id="884" w:author="Zixuan Zhou" w:date="2026-04-27T02:18:00Z" w16du:dateUtc="2026-04-26T18:18:00Z"/>
        </w:rPr>
      </w:pPr>
      <w:del w:id="885" w:author="Zixuan Zhou" w:date="2026-04-27T02:15:00Z" w16du:dateUtc="2026-04-26T18:15:00Z">
        <w:r w:rsidDel="00350883">
          <w:rPr>
            <w:rFonts w:hint="eastAsia"/>
          </w:rPr>
          <w:delText>近年来，利用更强大的</w:delText>
        </w:r>
        <w:r w:rsidR="004A43BB" w:rsidDel="00350883">
          <w:rPr>
            <w:rFonts w:hint="eastAsia"/>
          </w:rPr>
          <w:delText>大语言模型</w:delText>
        </w:r>
        <w:r w:rsidDel="00350883">
          <w:rPr>
            <w:rFonts w:hint="eastAsia"/>
          </w:rPr>
          <w:delText>（如</w:delText>
        </w:r>
        <w:r w:rsidDel="00350883">
          <w:rPr>
            <w:rFonts w:hint="eastAsia"/>
          </w:rPr>
          <w:delText>GPT-4</w:delText>
        </w:r>
        <w:r w:rsidDel="00350883">
          <w:rPr>
            <w:rFonts w:hint="eastAsia"/>
          </w:rPr>
          <w:delText>）作为“裁判”来对模型输出进行打分成为一种新兴趋势。为验证</w:delText>
        </w:r>
        <w:r w:rsidDel="00350883">
          <w:rPr>
            <w:rFonts w:hint="eastAsia"/>
          </w:rPr>
          <w:delText>AI</w:delText>
        </w:r>
        <w:r w:rsidDel="00350883">
          <w:rPr>
            <w:rFonts w:hint="eastAsia"/>
          </w:rPr>
          <w:delText>裁判的可靠性，本研究将首先抽取部分样本，让人类专家与</w:delText>
        </w:r>
        <w:r w:rsidDel="00350883">
          <w:rPr>
            <w:rFonts w:hint="eastAsia"/>
          </w:rPr>
          <w:delText>AI</w:delText>
        </w:r>
        <w:r w:rsidDel="00350883">
          <w:rPr>
            <w:rFonts w:hint="eastAsia"/>
          </w:rPr>
          <w:delText>裁判同时评分</w:delText>
        </w:r>
        <w:commentRangeStart w:id="886"/>
        <w:r w:rsidDel="00350883">
          <w:rPr>
            <w:rFonts w:hint="eastAsia"/>
          </w:rPr>
          <w:delText>，然后计算两者评分的</w:delText>
        </w:r>
        <w:r w:rsidDel="00350883">
          <w:rPr>
            <w:rFonts w:hint="eastAsia"/>
          </w:rPr>
          <w:delText>Kappa</w:delText>
        </w:r>
        <w:r w:rsidDel="00350883">
          <w:rPr>
            <w:rFonts w:hint="eastAsia"/>
          </w:rPr>
          <w:delText>一致性系数</w:delText>
        </w:r>
        <w:r w:rsidR="0089310B" w:rsidDel="00350883">
          <w:fldChar w:fldCharType="begin"/>
        </w:r>
        <w:r w:rsidR="00FD4E6A" w:rsidDel="00350883">
          <w:delInstrText xml:space="preserve"> ADDIN ZOTERO_ITEM CSL_CITATION {"citationID":"LYWv0eTN","properties":{"unsorted":false,"formattedCitation":"\\super [36,37]\\nosupersub{}","plainCitation":"[36,37]","noteIndex":0},"citationItems":[{"id":1061,"uris":["http://zotero.org/users/15209510/items/4AVTFCSB"],"itemData":{"id":1061,"type":"article-journal","abstract":"Background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schema":"https://github.com/citation-style-language/schema/raw/master/csl-citation.json"} </w:delInstrText>
        </w:r>
        <w:r w:rsidR="0089310B" w:rsidDel="00350883">
          <w:fldChar w:fldCharType="separate"/>
        </w:r>
        <w:r w:rsidR="00740296" w:rsidRPr="00740296" w:rsidDel="00350883">
          <w:rPr>
            <w:rFonts w:cs="Times New Roman"/>
            <w:kern w:val="0"/>
            <w:vertAlign w:val="superscript"/>
          </w:rPr>
          <w:delText>[36,37]</w:delText>
        </w:r>
        <w:r w:rsidR="0089310B" w:rsidDel="00350883">
          <w:fldChar w:fldCharType="end"/>
        </w:r>
        <w:r w:rsidDel="00350883">
          <w:rPr>
            <w:rFonts w:hint="eastAsia"/>
          </w:rPr>
          <w:delText>。</w:delText>
        </w:r>
        <w:commentRangeEnd w:id="886"/>
        <w:r w:rsidR="00192633" w:rsidDel="00350883">
          <w:rPr>
            <w:rStyle w:val="afc"/>
            <w:rFonts w:hint="eastAsia"/>
            <w:sz w:val="28"/>
            <w:szCs w:val="40"/>
          </w:rPr>
          <w:commentReference w:id="886"/>
        </w:r>
        <w:r w:rsidDel="00350883">
          <w:rPr>
            <w:rFonts w:hint="eastAsia"/>
          </w:rPr>
          <w:delText>若一致性达到较高水平，则可证明</w:delText>
        </w:r>
        <w:r w:rsidDel="00350883">
          <w:rPr>
            <w:rFonts w:hint="eastAsia"/>
          </w:rPr>
          <w:delText>AI</w:delText>
        </w:r>
        <w:r w:rsidDel="00350883">
          <w:rPr>
            <w:rFonts w:hint="eastAsia"/>
          </w:rPr>
          <w:delText>评分在本任务下能有效替代部分人工评估工作，从而实现对大规模测试集的高效评估</w:delText>
        </w:r>
      </w:del>
      <w:del w:id="887" w:author="Zixuan Zhou" w:date="2026-04-27T02:18:00Z" w16du:dateUtc="2026-04-26T18:18:00Z">
        <w:r w:rsidDel="00350883">
          <w:rPr>
            <w:rFonts w:hint="eastAsia"/>
          </w:rPr>
          <w:delText>。</w:delText>
        </w:r>
        <w:bookmarkStart w:id="888" w:name="_Toc228154012"/>
        <w:bookmarkStart w:id="889" w:name="_Toc228219306"/>
        <w:bookmarkEnd w:id="888"/>
        <w:bookmarkEnd w:id="889"/>
      </w:del>
    </w:p>
    <w:p w14:paraId="71F6577D" w14:textId="77777777" w:rsidR="00F54B80" w:rsidRDefault="00000000" w:rsidP="00350883">
      <w:pPr>
        <w:pStyle w:val="2"/>
        <w:spacing w:before="163" w:after="163"/>
        <w:rPr>
          <w:rFonts w:hint="eastAsia"/>
        </w:rPr>
      </w:pPr>
      <w:bookmarkStart w:id="890" w:name="_Toc228219307"/>
      <w:commentRangeStart w:id="891"/>
      <w:r>
        <w:rPr>
          <w:rFonts w:hint="eastAsia"/>
        </w:rPr>
        <w:t>本章小结</w:t>
      </w:r>
      <w:bookmarkEnd w:id="890"/>
    </w:p>
    <w:p w14:paraId="12874861" w14:textId="6DCD928B" w:rsidR="00F54B80" w:rsidRDefault="00000000">
      <w:pPr>
        <w:pStyle w:val="altz"/>
        <w:ind w:firstLine="480"/>
      </w:pPr>
      <w:r>
        <w:t>本章系统梳理了支撑本研究的理论基础与关键技术。</w:t>
      </w:r>
      <w:del w:id="892" w:author="Zixuan Zhou" w:date="2026-04-27T01:59:00Z" w16du:dateUtc="2026-04-26T17:59:00Z">
        <w:r w:rsidDel="00A0672A">
          <w:delText>首先，</w:delText>
        </w:r>
      </w:del>
      <w:r>
        <w:t>从青少年生殖健康与社交媒体传播理论出发，明确了研究的现实背景与核心矛盾</w:t>
      </w:r>
      <w:r>
        <w:t>——</w:t>
      </w:r>
      <w:r>
        <w:t>即青少年旺盛而隐秘的信息需求与社交媒体上良莠不齐的内容生态之间的冲突，并论证了从</w:t>
      </w:r>
      <w:r w:rsidR="004A43BB">
        <w:t>用户生成内容</w:t>
      </w:r>
      <w:r>
        <w:t>中挖掘真实需求的价值。</w:t>
      </w:r>
      <w:del w:id="893" w:author="Zixuan Zhou" w:date="2026-04-27T01:59:00Z" w16du:dateUtc="2026-04-26T17:59:00Z">
        <w:r w:rsidDel="00A0672A">
          <w:delText>其次，</w:delText>
        </w:r>
      </w:del>
      <w:del w:id="894" w:author="Zixuan Zhou" w:date="2026-04-27T19:52:00Z" w16du:dateUtc="2026-04-27T11:52:00Z">
        <w:r w:rsidDel="00031F56">
          <w:delText>详细</w:delText>
        </w:r>
      </w:del>
      <w:r>
        <w:t>介绍了从海量中文评论中提取、识别和分类问题的文本处理技术</w:t>
      </w:r>
      <w:del w:id="895" w:author="Zixuan Zhou" w:date="2026-04-27T19:52:00Z" w16du:dateUtc="2026-04-27T11:52:00Z">
        <w:r w:rsidDel="00031F56">
          <w:delText>，为数据的前期处理提供了方法论支持</w:delText>
        </w:r>
      </w:del>
      <w:r>
        <w:t>。</w:t>
      </w:r>
      <w:del w:id="896" w:author="Zixuan Zhou" w:date="2026-04-27T01:59:00Z" w16du:dateUtc="2026-04-26T17:59:00Z">
        <w:r w:rsidDel="00A0672A">
          <w:delText>再次，</w:delText>
        </w:r>
      </w:del>
      <w:del w:id="897" w:author="Zixuan Zhou" w:date="2026-04-27T19:52:00Z" w16du:dateUtc="2026-04-27T11:52:00Z">
        <w:r w:rsidDel="00031F56">
          <w:delText>深入</w:delText>
        </w:r>
      </w:del>
      <w:r>
        <w:t>探讨了大语言模型的基本原理及其在医疗问答领域的应用现状、能力与挑战，并阐明了如何通过指令微调等技术将其改造为适用于本研究特定任务的工具。</w:t>
      </w:r>
      <w:del w:id="898" w:author="Zixuan Zhou" w:date="2026-04-27T01:59:00Z" w16du:dateUtc="2026-04-26T17:59:00Z">
        <w:r w:rsidDel="00A0672A">
          <w:delText>最后，构建了一个结合自动化指标与多维度人工评估的综合评价框架，为科学衡量研究成果提供了标准</w:delText>
        </w:r>
        <w:r w:rsidDel="00A0672A">
          <w:rPr>
            <w:rFonts w:hint="eastAsia"/>
          </w:rPr>
          <w:delText>。</w:delText>
        </w:r>
      </w:del>
    </w:p>
    <w:commentRangeEnd w:id="891"/>
    <w:p w14:paraId="30849A5B" w14:textId="77777777" w:rsidR="00F54B80" w:rsidRDefault="00192633">
      <w:pPr>
        <w:pStyle w:val="altz"/>
        <w:ind w:firstLine="480"/>
        <w:sectPr w:rsidR="00F54B80">
          <w:headerReference w:type="default" r:id="rId31"/>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891"/>
      </w:r>
    </w:p>
    <w:p w14:paraId="6AF06F5A" w14:textId="0FC8AE5A" w:rsidR="00F54B80" w:rsidRDefault="00000000" w:rsidP="00023A9E">
      <w:pPr>
        <w:pStyle w:val="1"/>
        <w:spacing w:before="326" w:after="326"/>
        <w:rPr>
          <w:rFonts w:hint="eastAsia"/>
        </w:rPr>
      </w:pPr>
      <w:bookmarkStart w:id="899" w:name="_Toc228219308"/>
      <w:r>
        <w:rPr>
          <w:rFonts w:hint="eastAsia"/>
        </w:rPr>
        <w:lastRenderedPageBreak/>
        <w:t>数据来源与</w:t>
      </w:r>
      <w:r w:rsidR="00393831">
        <w:rPr>
          <w:rFonts w:hint="eastAsia"/>
        </w:rPr>
        <w:t>处理</w:t>
      </w:r>
      <w:bookmarkEnd w:id="899"/>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000000">
      <w:pPr>
        <w:pStyle w:val="2"/>
        <w:spacing w:before="163" w:after="163"/>
        <w:rPr>
          <w:rFonts w:hint="eastAsia"/>
        </w:rPr>
      </w:pPr>
      <w:bookmarkStart w:id="900" w:name="_Toc228219309"/>
      <w:r>
        <w:rPr>
          <w:rFonts w:hint="eastAsia"/>
        </w:rPr>
        <w:t>数据来源与样本筛选</w:t>
      </w:r>
      <w:bookmarkEnd w:id="900"/>
    </w:p>
    <w:p w14:paraId="6218E4D7" w14:textId="77777777" w:rsidR="00F54B80" w:rsidRDefault="00000000">
      <w:pPr>
        <w:pStyle w:val="3"/>
        <w:spacing w:before="163" w:after="163"/>
        <w:rPr>
          <w:rFonts w:hint="eastAsia"/>
        </w:rPr>
      </w:pPr>
      <w:bookmarkStart w:id="901" w:name="_Toc228219310"/>
      <w:r>
        <w:rPr>
          <w:rFonts w:hint="eastAsia"/>
        </w:rPr>
        <w:t>数据平台与时间范围</w:t>
      </w:r>
      <w:bookmarkEnd w:id="901"/>
    </w:p>
    <w:p w14:paraId="700FEF3C" w14:textId="5124344F" w:rsidR="00F54B80" w:rsidRDefault="00000000">
      <w:pPr>
        <w:pStyle w:val="altz"/>
        <w:ind w:firstLine="480"/>
      </w:pPr>
      <w:r>
        <w:rPr>
          <w:rFonts w:hint="eastAsia"/>
        </w:rPr>
        <w:t>本研究的数据来源平台为</w:t>
      </w:r>
      <w:r>
        <w:rPr>
          <w:rFonts w:hint="eastAsia"/>
        </w:rPr>
        <w:t>Bilibili</w:t>
      </w:r>
      <w:del w:id="902" w:author="Zixuan Zhou" w:date="2026-04-27T19:52:00Z" w16du:dateUtc="2026-04-27T11:52:00Z">
        <w:r w:rsidDel="00031F56">
          <w:rPr>
            <w:rFonts w:hint="eastAsia"/>
          </w:rPr>
          <w:delText>（哔哩哔哩，简称</w:delText>
        </w:r>
        <w:r w:rsidDel="00031F56">
          <w:rPr>
            <w:rFonts w:hint="eastAsia"/>
          </w:rPr>
          <w:delText>B</w:delText>
        </w:r>
        <w:r w:rsidDel="00031F56">
          <w:rPr>
            <w:rFonts w:hint="eastAsia"/>
          </w:rPr>
          <w:delText>站）</w:delText>
        </w:r>
      </w:del>
      <w:r>
        <w:rPr>
          <w:rFonts w:hint="eastAsia"/>
        </w:rPr>
        <w:t>。</w:t>
      </w:r>
      <w:r>
        <w:rPr>
          <w:rFonts w:hint="eastAsia"/>
        </w:rPr>
        <w:t>Bilibili</w:t>
      </w:r>
      <w:r>
        <w:rPr>
          <w:rFonts w:hint="eastAsia"/>
        </w:rPr>
        <w:t>是中国最受“</w:t>
      </w:r>
      <w:r>
        <w:rPr>
          <w:rFonts w:hint="eastAsia"/>
        </w:rPr>
        <w:t>Z</w:t>
      </w:r>
      <w:r>
        <w:rPr>
          <w:rFonts w:hint="eastAsia"/>
        </w:rPr>
        <w:t>世代”</w:t>
      </w:r>
      <w:del w:id="903" w:author="Zixuan Zhou" w:date="2026-04-27T19:53:00Z" w16du:dateUtc="2026-04-27T11:53:00Z">
        <w:r w:rsidDel="00031F56">
          <w:rPr>
            <w:rFonts w:hint="eastAsia"/>
          </w:rPr>
          <w:delText>（通常指</w:delText>
        </w:r>
        <w:r w:rsidDel="00031F56">
          <w:rPr>
            <w:rFonts w:hint="eastAsia"/>
          </w:rPr>
          <w:delText>1995-2009</w:delText>
        </w:r>
        <w:r w:rsidDel="00031F56">
          <w:rPr>
            <w:rFonts w:hint="eastAsia"/>
          </w:rPr>
          <w:delText>年出生的人群）</w:delText>
        </w:r>
      </w:del>
      <w:r>
        <w:rPr>
          <w:rFonts w:hint="eastAsia"/>
        </w:rPr>
        <w:t>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ins w:id="904" w:author="Zixuan Zhou" w:date="2026-04-27T19:52:00Z" w16du:dateUtc="2026-04-27T11:52:00Z">
        <w:r w:rsidR="00031F56">
          <w:rPr>
            <w:rFonts w:hint="eastAsia"/>
          </w:rPr>
          <w:t>，</w:t>
        </w:r>
      </w:ins>
      <w:del w:id="905" w:author="Zixuan Zhou" w:date="2026-04-27T19:52:00Z" w16du:dateUtc="2026-04-27T11:52:00Z">
        <w:r w:rsidDel="00031F56">
          <w:rPr>
            <w:rFonts w:hint="eastAsia"/>
          </w:rPr>
          <w:delText>（</w:delText>
        </w:r>
      </w:del>
      <w:r>
        <w:rPr>
          <w:rFonts w:hint="eastAsia"/>
        </w:rPr>
        <w:t>如弹幕、</w:t>
      </w:r>
      <w:proofErr w:type="gramStart"/>
      <w:r>
        <w:rPr>
          <w:rFonts w:hint="eastAsia"/>
        </w:rPr>
        <w:t>评论区讨论</w:t>
      </w:r>
      <w:proofErr w:type="gramEnd"/>
      <w:ins w:id="906" w:author="Zixuan Zhou" w:date="2026-04-27T19:52:00Z" w16du:dateUtc="2026-04-27T11:52:00Z">
        <w:r w:rsidR="00031F56">
          <w:rPr>
            <w:rFonts w:hint="eastAsia"/>
          </w:rPr>
          <w:t>，</w:t>
        </w:r>
      </w:ins>
      <w:del w:id="907" w:author="Zixuan Zhou" w:date="2026-04-27T19:52:00Z" w16du:dateUtc="2026-04-27T11:52:00Z">
        <w:r w:rsidDel="00031F56">
          <w:rPr>
            <w:rFonts w:hint="eastAsia"/>
          </w:rPr>
          <w:delText>）</w:delText>
        </w:r>
      </w:del>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908" w:name="_Toc228219311"/>
      <w:r>
        <w:rPr>
          <w:rFonts w:hint="eastAsia"/>
        </w:rPr>
        <w:t>视频筛选标准</w:t>
      </w:r>
      <w:bookmarkEnd w:id="908"/>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4D61EF87" w:rsidR="00F54B80" w:rsidRDefault="00000000">
      <w:pPr>
        <w:pStyle w:val="altz"/>
        <w:numPr>
          <w:ilvl w:val="0"/>
          <w:numId w:val="13"/>
        </w:numPr>
        <w:ind w:firstLineChars="0"/>
      </w:pPr>
      <w:r>
        <w:rPr>
          <w:rFonts w:hint="eastAsia"/>
        </w:rPr>
        <w:t>播放量阈值：视频的累计播放量必须不低于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412EF12C" w:rsidR="00F54B80" w:rsidRDefault="00000000">
      <w:pPr>
        <w:pStyle w:val="altz"/>
        <w:numPr>
          <w:ilvl w:val="0"/>
          <w:numId w:val="13"/>
        </w:numPr>
        <w:ind w:firstLineChars="0"/>
      </w:pPr>
      <w:r>
        <w:rPr>
          <w:rFonts w:hint="eastAsia"/>
        </w:rPr>
        <w:t>关键词匹配：视频的标题、标签或简介中，必须至少包含一个预设的生殖健康相关关键词。</w:t>
      </w:r>
    </w:p>
    <w:p w14:paraId="474E879E" w14:textId="77777777" w:rsidR="00F54B80" w:rsidRDefault="00000000">
      <w:pPr>
        <w:pStyle w:val="3"/>
        <w:spacing w:before="163" w:after="163"/>
        <w:rPr>
          <w:rFonts w:hint="eastAsia"/>
        </w:rPr>
      </w:pPr>
      <w:bookmarkStart w:id="909" w:name="_Toc228219312"/>
      <w:r>
        <w:rPr>
          <w:rFonts w:hint="eastAsia"/>
        </w:rPr>
        <w:t>关键词体系设计</w:t>
      </w:r>
      <w:bookmarkEnd w:id="909"/>
    </w:p>
    <w:p w14:paraId="2AB58BA5" w14:textId="6C0784A3" w:rsidR="00F54B80" w:rsidRDefault="00000000">
      <w:pPr>
        <w:pStyle w:val="altz"/>
        <w:ind w:firstLine="480"/>
      </w:pPr>
      <w:commentRangeStart w:id="910"/>
      <w:r>
        <w:rPr>
          <w:rFonts w:hint="eastAsia"/>
        </w:rPr>
        <w:t>为最大限度地召回相关视频，本研究构建了一个覆盖面广、层次分明的关键词体系：</w:t>
      </w:r>
      <w:commentRangeEnd w:id="910"/>
      <w:r w:rsidR="00192633">
        <w:rPr>
          <w:rStyle w:val="afc"/>
          <w:sz w:val="24"/>
          <w:szCs w:val="22"/>
        </w:rPr>
        <w:commentReference w:id="910"/>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30959B5D"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ins w:id="911" w:author="Zixuan Zhou" w:date="2026-04-27T19:55:00Z" w16du:dateUtc="2026-04-27T11:55:00Z">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031F56">
          <w:rPr>
            <w:rPrChange w:id="912" w:author="Zixuan Zhou" w:date="2026-04-27T19:55:00Z" w16du:dateUtc="2026-04-27T11:55:00Z">
              <w:rPr>
                <w:noProof/>
              </w:rPr>
            </w:rPrChange>
          </w:rPr>
          <w:t>3</w:t>
        </w:r>
        <w:r w:rsidR="00031F56" w:rsidRPr="00031F56">
          <w:noBreakHyphen/>
        </w:r>
        <w:r w:rsidR="00031F56" w:rsidRPr="00031F56">
          <w:rPr>
            <w:rPrChange w:id="913" w:author="Zixuan Zhou" w:date="2026-04-27T19:55:00Z" w16du:dateUtc="2026-04-27T11:55:00Z">
              <w:rPr>
                <w:noProof/>
              </w:rPr>
            </w:rPrChange>
          </w:rPr>
          <w:t>1</w:t>
        </w:r>
        <w:r w:rsidR="00031F56" w:rsidRPr="00031F56">
          <w:fldChar w:fldCharType="end"/>
        </w:r>
      </w:ins>
      <w:del w:id="914" w:author="Zixuan Zhou" w:date="2026-04-27T19:55:00Z" w16du:dateUtc="2026-04-27T11:55:00Z">
        <w:r w:rsidRPr="000E415D" w:rsidDel="00031F56">
          <w:fldChar w:fldCharType="begin"/>
        </w:r>
        <w:r w:rsidRPr="000E415D" w:rsidDel="00031F56">
          <w:delInstrText xml:space="preserve"> REF _Ref226048383 \h  \* MERGEFORMAT </w:delInstrText>
        </w:r>
        <w:r w:rsidRPr="000E415D" w:rsidDel="00031F56">
          <w:fldChar w:fldCharType="separate"/>
        </w:r>
        <w:r w:rsidRPr="000E415D" w:rsidDel="00031F56">
          <w:delText>表</w:delText>
        </w:r>
        <w:r w:rsidRPr="000E415D" w:rsidDel="00031F56">
          <w:delText xml:space="preserve"> 3</w:delText>
        </w:r>
        <w:r w:rsidRPr="000E415D" w:rsidDel="00031F56">
          <w:noBreakHyphen/>
        </w:r>
        <w:r w:rsidRPr="000E415D" w:rsidDel="00031F56">
          <w:delText>1</w:delText>
        </w:r>
        <w:r w:rsidRPr="000E415D" w:rsidDel="00031F56">
          <w:fldChar w:fldCharType="end"/>
        </w:r>
      </w:del>
      <w:r>
        <w:rPr>
          <w:rFonts w:ascii="宋体" w:hAnsi="宋体" w:hint="eastAsia"/>
          <w:sz w:val="28"/>
          <w:szCs w:val="24"/>
        </w:rPr>
        <w:t>）</w:t>
      </w:r>
      <w:r>
        <w:rPr>
          <w:rFonts w:hint="eastAsia"/>
        </w:rPr>
        <w:t>，该词表兼顾了专业性与网络性，有效提升了数据采集的全面性与精准度。</w:t>
      </w:r>
    </w:p>
    <w:p w14:paraId="6380A3CE" w14:textId="0D108C7E" w:rsidR="00492FE9" w:rsidRPr="00A072DF" w:rsidRDefault="00492FE9" w:rsidP="00A072DF">
      <w:pPr>
        <w:pStyle w:val="aff6"/>
        <w:spacing w:before="326" w:after="163"/>
      </w:pPr>
      <w:bookmarkStart w:id="915" w:name="_Toc228022949"/>
      <w:bookmarkStart w:id="916" w:name="_Ref228212143"/>
      <w:r w:rsidRPr="00A072DF">
        <w:t>表</w:t>
      </w:r>
      <w:r w:rsidRPr="00A072DF">
        <w:t xml:space="preserve"> </w:t>
      </w:r>
      <w:fldSimple w:instr=" STYLEREF 1 \s ">
        <w:r w:rsidR="00031F56">
          <w:rPr>
            <w:noProof/>
          </w:rPr>
          <w:t>3</w:t>
        </w:r>
      </w:fldSimple>
      <w:r w:rsidRPr="00A072DF">
        <w:noBreakHyphen/>
      </w:r>
      <w:r w:rsidRPr="00A072DF">
        <w:fldChar w:fldCharType="begin"/>
      </w:r>
      <w:r w:rsidRPr="00A072DF">
        <w:instrText xml:space="preserve"> SEQ </w:instrText>
      </w:r>
      <w:r w:rsidRPr="00A072DF">
        <w:instrText>表</w:instrText>
      </w:r>
      <w:r w:rsidRPr="00A072DF">
        <w:instrText xml:space="preserve"> \* ARABIC \s 1 </w:instrText>
      </w:r>
      <w:r w:rsidRPr="00A072DF">
        <w:fldChar w:fldCharType="separate"/>
      </w:r>
      <w:r w:rsidR="00031F56">
        <w:rPr>
          <w:noProof/>
        </w:rPr>
        <w:t>1</w:t>
      </w:r>
      <w:r w:rsidRPr="00A072DF">
        <w:fldChar w:fldCharType="end"/>
      </w:r>
      <w:bookmarkEnd w:id="916"/>
      <w:r w:rsidRPr="00A072DF">
        <w:t xml:space="preserve"> </w:t>
      </w:r>
      <w:r w:rsidRPr="00A072DF">
        <w:t>关键词检索表</w:t>
      </w:r>
      <w:bookmarkEnd w:id="915"/>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917" w:name="_Toc228219313"/>
      <w:r>
        <w:rPr>
          <w:rFonts w:hint="eastAsia"/>
        </w:rPr>
        <w:lastRenderedPageBreak/>
        <w:t>数据采集与伦理合</w:t>
      </w:r>
      <w:proofErr w:type="gramStart"/>
      <w:r>
        <w:rPr>
          <w:rFonts w:hint="eastAsia"/>
        </w:rPr>
        <w:t>规</w:t>
      </w:r>
      <w:bookmarkEnd w:id="917"/>
      <w:proofErr w:type="gramEnd"/>
    </w:p>
    <w:p w14:paraId="3B7F3C26" w14:textId="77777777" w:rsidR="00F54B80" w:rsidRDefault="00000000">
      <w:pPr>
        <w:pStyle w:val="3"/>
        <w:spacing w:before="163" w:after="163"/>
        <w:rPr>
          <w:rFonts w:hint="eastAsia"/>
        </w:rPr>
      </w:pPr>
      <w:bookmarkStart w:id="918" w:name="_Toc228219314"/>
      <w:r>
        <w:rPr>
          <w:rFonts w:hint="eastAsia"/>
        </w:rPr>
        <w:t>数据采集内容</w:t>
      </w:r>
      <w:bookmarkEnd w:id="918"/>
    </w:p>
    <w:p w14:paraId="1B334896" w14:textId="7AB91B88" w:rsidR="00F54B80" w:rsidRDefault="00000000">
      <w:pPr>
        <w:pStyle w:val="altz"/>
        <w:ind w:firstLine="480"/>
      </w:pPr>
      <w:r>
        <w:rPr>
          <w:rFonts w:hint="eastAsia"/>
        </w:rPr>
        <w:t>研究基于上述关键词体系，对</w:t>
      </w:r>
      <w:r>
        <w:rPr>
          <w:rFonts w:hint="eastAsia"/>
        </w:rPr>
        <w:t>Bilibili</w:t>
      </w:r>
      <w:r>
        <w:rPr>
          <w:rFonts w:hint="eastAsia"/>
        </w:rPr>
        <w:t>平台进行数据采集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w:t>
      </w:r>
      <w:r w:rsidR="00E0091A" w:rsidRPr="00E0091A">
        <w:rPr>
          <w:rFonts w:hint="eastAsia"/>
        </w:rPr>
        <w:t>3</w:t>
      </w:r>
      <w:r w:rsidR="00E0091A" w:rsidRPr="00E0091A">
        <w:rPr>
          <w:rFonts w:hint="eastAsia"/>
        </w:rPr>
        <w:noBreakHyphen/>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7498B545" w:rsidR="00F54B80" w:rsidRDefault="00000000">
      <w:pPr>
        <w:pStyle w:val="altz"/>
        <w:numPr>
          <w:ilvl w:val="0"/>
          <w:numId w:val="15"/>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216F1CD7" w:rsidR="00F54B80" w:rsidRDefault="0071121B">
      <w:pPr>
        <w:pStyle w:val="altz"/>
        <w:numPr>
          <w:ilvl w:val="0"/>
          <w:numId w:val="15"/>
        </w:numPr>
        <w:ind w:firstLineChars="0"/>
      </w:pPr>
      <w:r>
        <w:rPr>
          <w:noProof/>
        </w:rPr>
        <mc:AlternateContent>
          <mc:Choice Requires="wps">
            <w:drawing>
              <wp:anchor distT="0" distB="0" distL="114300" distR="114300" simplePos="0" relativeHeight="251687936" behindDoc="0" locked="0" layoutInCell="1" allowOverlap="1" wp14:anchorId="2661E7C2" wp14:editId="20390FB4">
                <wp:simplePos x="0" y="0"/>
                <wp:positionH relativeFrom="margin">
                  <wp:align>center</wp:align>
                </wp:positionH>
                <wp:positionV relativeFrom="paragraph">
                  <wp:posOffset>4629785</wp:posOffset>
                </wp:positionV>
                <wp:extent cx="4507865" cy="635"/>
                <wp:effectExtent l="0" t="0" r="6985" b="0"/>
                <wp:wrapTopAndBottom/>
                <wp:docPr id="39343725" name="文本框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115F2B8" w14:textId="22AB9BBD" w:rsidR="00E0091A" w:rsidRPr="00AA06AB" w:rsidRDefault="00E0091A" w:rsidP="00A072DF">
                            <w:pPr>
                              <w:pStyle w:val="aff8"/>
                              <w:spacing w:before="163" w:after="326"/>
                              <w:rPr>
                                <w:noProof/>
                                <w:sz w:val="24"/>
                                <w:szCs w:val="22"/>
                              </w:rPr>
                            </w:pPr>
                            <w:bookmarkStart w:id="919" w:name="_Ref227954408"/>
                            <w:bookmarkStart w:id="920" w:name="_Toc228023141"/>
                            <w:bookmarkStart w:id="921" w:name="_Toc22802317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919"/>
                            <w:r>
                              <w:rPr>
                                <w:rFonts w:hint="eastAsia"/>
                              </w:rPr>
                              <w:t xml:space="preserve"> Bilibili</w:t>
                            </w:r>
                            <w:r>
                              <w:rPr>
                                <w:rFonts w:hint="eastAsia"/>
                              </w:rPr>
                              <w:t>数据采集流程图</w:t>
                            </w:r>
                            <w:bookmarkEnd w:id="920"/>
                            <w:bookmarkEnd w:id="9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1E7C2" id="_x0000_s1028" type="#_x0000_t202" style="position:absolute;left:0;text-align:left;margin-left:0;margin-top:364.55pt;width:354.9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U4Gw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en2fjzzXz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" stroked="f">
                <v:textbox style="mso-fit-shape-to-text:t" inset="0,0,0,0">
                  <w:txbxContent>
                    <w:p w14:paraId="1115F2B8" w14:textId="22AB9BBD" w:rsidR="00E0091A" w:rsidRPr="00AA06AB" w:rsidRDefault="00E0091A" w:rsidP="00A072DF">
                      <w:pPr>
                        <w:pStyle w:val="aff8"/>
                        <w:spacing w:before="163" w:after="326"/>
                        <w:rPr>
                          <w:noProof/>
                          <w:sz w:val="24"/>
                          <w:szCs w:val="22"/>
                        </w:rPr>
                      </w:pPr>
                      <w:bookmarkStart w:id="922" w:name="_Ref227954408"/>
                      <w:bookmarkStart w:id="923" w:name="_Toc228023141"/>
                      <w:bookmarkStart w:id="924" w:name="_Toc22802317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922"/>
                      <w:r>
                        <w:rPr>
                          <w:rFonts w:hint="eastAsia"/>
                        </w:rPr>
                        <w:t xml:space="preserve"> Bilibili</w:t>
                      </w:r>
                      <w:r>
                        <w:rPr>
                          <w:rFonts w:hint="eastAsia"/>
                        </w:rPr>
                        <w:t>数据采集流程图</w:t>
                      </w:r>
                      <w:bookmarkEnd w:id="923"/>
                      <w:bookmarkEnd w:id="924"/>
                    </w:p>
                  </w:txbxContent>
                </v:textbox>
                <w10:wrap type="topAndBottom" anchorx="margin"/>
              </v:shape>
            </w:pict>
          </mc:Fallback>
        </mc:AlternateContent>
      </w:r>
      <w:r w:rsidRPr="00D25335">
        <w:rPr>
          <w:noProof/>
        </w:rPr>
        <w:drawing>
          <wp:anchor distT="0" distB="0" distL="114300" distR="114300" simplePos="0" relativeHeight="251688960" behindDoc="0" locked="0" layoutInCell="1" allowOverlap="1" wp14:anchorId="13711339" wp14:editId="481C2C74">
            <wp:simplePos x="0" y="0"/>
            <wp:positionH relativeFrom="margin">
              <wp:posOffset>1059815</wp:posOffset>
            </wp:positionH>
            <wp:positionV relativeFrom="paragraph">
              <wp:posOffset>375920</wp:posOffset>
            </wp:positionV>
            <wp:extent cx="3679825" cy="4340860"/>
            <wp:effectExtent l="0" t="0" r="0" b="0"/>
            <wp:wrapTopAndBottom/>
            <wp:docPr id="214189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977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79825" cy="43408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2DEDE080"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E809A7B" w:rsidR="00F54B80" w:rsidRDefault="00000000">
      <w:pPr>
        <w:pStyle w:val="3"/>
        <w:spacing w:before="163" w:after="163"/>
        <w:rPr>
          <w:rFonts w:hint="eastAsia"/>
        </w:rPr>
      </w:pPr>
      <w:bookmarkStart w:id="925" w:name="_Toc228219315"/>
      <w:r>
        <w:rPr>
          <w:rFonts w:hint="eastAsia"/>
        </w:rPr>
        <w:lastRenderedPageBreak/>
        <w:t>数据脱敏与匿名化处理</w:t>
      </w:r>
      <w:bookmarkEnd w:id="925"/>
    </w:p>
    <w:p w14:paraId="2DB4ADE8" w14:textId="1D5FDF09" w:rsidR="00F54B80" w:rsidRDefault="00000000">
      <w:pPr>
        <w:pStyle w:val="altz"/>
        <w:ind w:firstLine="480"/>
      </w:pPr>
      <w:r>
        <w:rPr>
          <w:rFonts w:hint="eastAsia"/>
        </w:rPr>
        <w:t>为严格保护用户隐私，本研究在数据处理的全过程中遵循了匿名化原则。具体措施包括：</w:t>
      </w:r>
    </w:p>
    <w:p w14:paraId="07806C8F" w14:textId="799AEE81" w:rsidR="00F54B80" w:rsidRDefault="00000000" w:rsidP="00527600">
      <w:pPr>
        <w:pStyle w:val="altz"/>
        <w:numPr>
          <w:ilvl w:val="0"/>
          <w:numId w:val="42"/>
        </w:numPr>
        <w:ind w:left="800" w:firstLineChars="0" w:hanging="318"/>
      </w:pPr>
      <w:r>
        <w:rPr>
          <w:rFonts w:hint="eastAsia"/>
        </w:rPr>
        <w:t>不采集任何可直接识别个人真实身份的信息</w:t>
      </w:r>
      <w:del w:id="926" w:author="Zixuan Zhou" w:date="2026-04-27T19:54:00Z" w16du:dateUtc="2026-04-27T11:54:00Z">
        <w:r w:rsidDel="00031F56">
          <w:rPr>
            <w:rFonts w:hint="eastAsia"/>
          </w:rPr>
          <w:delText>（如手机号、邮箱等）</w:delText>
        </w:r>
      </w:del>
      <w:r>
        <w:rPr>
          <w:rFonts w:hint="eastAsia"/>
        </w:rPr>
        <w:t>。</w:t>
      </w:r>
    </w:p>
    <w:p w14:paraId="64D1642B" w14:textId="0611DB4F" w:rsidR="00F54B80" w:rsidRDefault="00000000"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000000"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000000">
      <w:pPr>
        <w:pStyle w:val="3"/>
        <w:spacing w:before="163" w:after="163"/>
        <w:rPr>
          <w:rFonts w:hint="eastAsia"/>
        </w:rPr>
      </w:pPr>
      <w:bookmarkStart w:id="927" w:name="_Toc228219316"/>
      <w:r>
        <w:rPr>
          <w:rFonts w:hint="eastAsia"/>
        </w:rPr>
        <w:t>研究伦理与平台合</w:t>
      </w:r>
      <w:proofErr w:type="gramStart"/>
      <w:r>
        <w:rPr>
          <w:rFonts w:hint="eastAsia"/>
        </w:rPr>
        <w:t>规</w:t>
      </w:r>
      <w:proofErr w:type="gramEnd"/>
      <w:r>
        <w:rPr>
          <w:rFonts w:hint="eastAsia"/>
        </w:rPr>
        <w:t>说明</w:t>
      </w:r>
      <w:bookmarkEnd w:id="927"/>
    </w:p>
    <w:p w14:paraId="4111CB73" w14:textId="4CC1AE4C"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928" w:name="_Toc228219317"/>
      <w:r>
        <w:rPr>
          <w:rFonts w:hint="eastAsia"/>
        </w:rPr>
        <w:t>数据预处理</w:t>
      </w:r>
      <w:bookmarkEnd w:id="928"/>
    </w:p>
    <w:p w14:paraId="245EFD6D" w14:textId="1E8A4A31" w:rsidR="00F54B80" w:rsidRDefault="00000000">
      <w:pPr>
        <w:pStyle w:val="altz"/>
        <w:ind w:firstLine="480"/>
      </w:pPr>
      <w:commentRangeStart w:id="929"/>
      <w:r>
        <w:rPr>
          <w:rFonts w:hint="eastAsia"/>
        </w:rPr>
        <w:t>原始的社交媒体文本数据通常包含大量噪声与不规范表达，为保证后续分析与建模的质量，必须进行系统的数据预处理。</w:t>
      </w:r>
      <w:commentRangeEnd w:id="929"/>
      <w:r w:rsidR="00192633">
        <w:rPr>
          <w:rStyle w:val="afc"/>
          <w:sz w:val="24"/>
          <w:szCs w:val="22"/>
        </w:rPr>
        <w:commentReference w:id="929"/>
      </w:r>
    </w:p>
    <w:p w14:paraId="37AB706E" w14:textId="77777777" w:rsidR="00F54B80" w:rsidRDefault="00000000">
      <w:pPr>
        <w:pStyle w:val="3"/>
        <w:spacing w:before="163" w:after="163"/>
        <w:rPr>
          <w:rFonts w:hint="eastAsia"/>
        </w:rPr>
      </w:pPr>
      <w:bookmarkStart w:id="930" w:name="_Toc228219318"/>
      <w:r>
        <w:rPr>
          <w:rFonts w:hint="eastAsia"/>
        </w:rPr>
        <w:t>去重与无效数据清洗</w:t>
      </w:r>
      <w:bookmarkEnd w:id="930"/>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931" w:name="_Toc228219319"/>
      <w:r>
        <w:rPr>
          <w:rFonts w:hint="eastAsia"/>
        </w:rPr>
        <w:t>文本规范化处理</w:t>
      </w:r>
      <w:bookmarkEnd w:id="931"/>
    </w:p>
    <w:p w14:paraId="6A613FB7" w14:textId="77777777" w:rsidR="00F54B80" w:rsidDel="00F71B7E" w:rsidRDefault="00000000" w:rsidP="00F71B7E">
      <w:pPr>
        <w:pStyle w:val="altz"/>
        <w:ind w:firstLine="480"/>
        <w:rPr>
          <w:del w:id="932" w:author="Zixuan Zhou" w:date="2026-04-27T19:56:00Z" w16du:dateUtc="2026-04-27T11:56:00Z"/>
          <w:rFonts w:hint="eastAsia"/>
        </w:rPr>
        <w:pPrChange w:id="933" w:author="Zixuan Zhou" w:date="2026-04-27T19:56:00Z" w16du:dateUtc="2026-04-27T11:56:00Z">
          <w:pPr>
            <w:pStyle w:val="altz"/>
            <w:ind w:firstLine="480"/>
          </w:pPr>
        </w:pPrChange>
      </w:pPr>
      <w:r>
        <w:rPr>
          <w:rFonts w:hint="eastAsia"/>
        </w:rPr>
        <w:t>此步骤旨在统一文本格式，降低复杂性。主要工作包括</w:t>
      </w:r>
      <w:del w:id="934" w:author="Zixuan Zhou" w:date="2026-04-27T19:56:00Z" w16du:dateUtc="2026-04-27T11:56:00Z">
        <w:r w:rsidDel="00F71B7E">
          <w:rPr>
            <w:rFonts w:hint="eastAsia"/>
          </w:rPr>
          <w:delText>：</w:delText>
        </w:r>
      </w:del>
    </w:p>
    <w:p w14:paraId="4BC73DBA" w14:textId="2D8E58EF" w:rsidR="00F54B80" w:rsidDel="00F71B7E" w:rsidRDefault="00000000" w:rsidP="00F71B7E">
      <w:pPr>
        <w:pStyle w:val="altz"/>
        <w:ind w:firstLine="480"/>
        <w:rPr>
          <w:del w:id="935" w:author="Zixuan Zhou" w:date="2026-04-27T19:56:00Z" w16du:dateUtc="2026-04-27T11:56:00Z"/>
        </w:rPr>
        <w:pPrChange w:id="936" w:author="Zixuan Zhou" w:date="2026-04-27T19:56:00Z" w16du:dateUtc="2026-04-27T11:56:00Z">
          <w:pPr>
            <w:pStyle w:val="altz"/>
            <w:ind w:firstLine="480"/>
          </w:pPr>
        </w:pPrChange>
      </w:pPr>
      <w:del w:id="937" w:author="Zixuan Zhou" w:date="2026-04-27T19:56:00Z" w16du:dateUtc="2026-04-27T11:56:00Z">
        <w:r w:rsidDel="00F71B7E">
          <w:rPr>
            <w:rFonts w:hint="eastAsia"/>
          </w:rPr>
          <w:delText>繁简体转换：</w:delText>
        </w:r>
      </w:del>
      <w:r>
        <w:rPr>
          <w:rFonts w:hint="eastAsia"/>
        </w:rPr>
        <w:t>将所有文本</w:t>
      </w:r>
      <w:del w:id="938" w:author="Zixuan Zhou" w:date="2026-04-27T19:54:00Z" w16du:dateUtc="2026-04-27T11:54:00Z">
        <w:r w:rsidDel="00031F56">
          <w:rPr>
            <w:rFonts w:hint="eastAsia"/>
          </w:rPr>
          <w:delText>（特别是来自港澳台地区用户的繁体字评论）</w:delText>
        </w:r>
      </w:del>
      <w:r>
        <w:rPr>
          <w:rFonts w:hint="eastAsia"/>
        </w:rPr>
        <w:t>统一转换为简体中文</w:t>
      </w:r>
      <w:ins w:id="939" w:author="Zixuan Zhou" w:date="2026-04-27T19:56:00Z" w16du:dateUtc="2026-04-27T11:56:00Z">
        <w:r w:rsidR="00F71B7E">
          <w:rPr>
            <w:rFonts w:hint="eastAsia"/>
          </w:rPr>
          <w:t>；</w:t>
        </w:r>
      </w:ins>
      <w:del w:id="940" w:author="Zixuan Zhou" w:date="2026-04-27T19:56:00Z" w16du:dateUtc="2026-04-27T11:56:00Z">
        <w:r w:rsidDel="00F71B7E">
          <w:rPr>
            <w:rFonts w:hint="eastAsia"/>
          </w:rPr>
          <w:delText>。</w:delText>
        </w:r>
      </w:del>
    </w:p>
    <w:p w14:paraId="3597F7D7" w14:textId="2769B312" w:rsidR="00F54B80" w:rsidDel="00F71B7E" w:rsidRDefault="00000000" w:rsidP="00F71B7E">
      <w:pPr>
        <w:pStyle w:val="altz"/>
        <w:ind w:firstLine="480"/>
        <w:rPr>
          <w:del w:id="941" w:author="Zixuan Zhou" w:date="2026-04-27T19:56:00Z" w16du:dateUtc="2026-04-27T11:56:00Z"/>
        </w:rPr>
        <w:pPrChange w:id="942" w:author="Zixuan Zhou" w:date="2026-04-27T19:56:00Z" w16du:dateUtc="2026-04-27T11:56:00Z">
          <w:pPr>
            <w:pStyle w:val="altz"/>
            <w:ind w:firstLine="480"/>
          </w:pPr>
        </w:pPrChange>
      </w:pPr>
      <w:del w:id="943" w:author="Zixuan Zhou" w:date="2026-04-27T19:56:00Z" w16du:dateUtc="2026-04-27T11:56:00Z">
        <w:r w:rsidDel="00F71B7E">
          <w:rPr>
            <w:rFonts w:hint="eastAsia"/>
          </w:rPr>
          <w:delText>表情符号处理：</w:delText>
        </w:r>
      </w:del>
      <w:r>
        <w:rPr>
          <w:rFonts w:hint="eastAsia"/>
        </w:rPr>
        <w:t>将文本中的表情符号转换为其对应的文本描述，或在不影响语义理解的情况下直接移除，以避免对后续模型处理造成干扰</w:t>
      </w:r>
      <w:ins w:id="944" w:author="Zixuan Zhou" w:date="2026-04-27T19:56:00Z" w16du:dateUtc="2026-04-27T11:56:00Z">
        <w:r w:rsidR="00F71B7E">
          <w:rPr>
            <w:rFonts w:hint="eastAsia"/>
          </w:rPr>
          <w:t>；</w:t>
        </w:r>
      </w:ins>
      <w:del w:id="945" w:author="Zixuan Zhou" w:date="2026-04-27T19:56:00Z" w16du:dateUtc="2026-04-27T11:56:00Z">
        <w:r w:rsidDel="00F71B7E">
          <w:rPr>
            <w:rFonts w:hint="eastAsia"/>
          </w:rPr>
          <w:delText>。</w:delText>
        </w:r>
      </w:del>
    </w:p>
    <w:p w14:paraId="220BC2D5" w14:textId="6CAF6241" w:rsidR="00F54B80" w:rsidRDefault="00000000" w:rsidP="00F71B7E">
      <w:pPr>
        <w:pStyle w:val="altz"/>
        <w:ind w:firstLine="480"/>
      </w:pPr>
      <w:del w:id="946" w:author="Zixuan Zhou" w:date="2026-04-27T19:56:00Z" w16du:dateUtc="2026-04-27T11:56:00Z">
        <w:r w:rsidDel="00F71B7E">
          <w:rPr>
            <w:rFonts w:hint="eastAsia"/>
          </w:rPr>
          <w:delText>去除特殊字符：</w:delText>
        </w:r>
      </w:del>
      <w:r>
        <w:rPr>
          <w:rFonts w:hint="eastAsia"/>
        </w:rPr>
        <w:t>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947" w:name="_Toc228219320"/>
      <w:r>
        <w:rPr>
          <w:rFonts w:hint="eastAsia"/>
        </w:rPr>
        <w:t>中文分词与停用词处理</w:t>
      </w:r>
      <w:bookmarkEnd w:id="947"/>
    </w:p>
    <w:p w14:paraId="42D349A4" w14:textId="6732C330" w:rsidR="00F54B80" w:rsidRDefault="00000000">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w:t>
      </w:r>
      <w:r>
        <w:rPr>
          <w:rFonts w:hint="eastAsia"/>
        </w:rPr>
        <w:lastRenderedPageBreak/>
        <w:t>扩充，从文本中移除这些停用词，以凸显核心语义。</w:t>
      </w:r>
    </w:p>
    <w:p w14:paraId="73DA6B73" w14:textId="77777777" w:rsidR="00F54B80" w:rsidRDefault="00000000">
      <w:pPr>
        <w:pStyle w:val="3"/>
        <w:spacing w:before="163" w:after="163"/>
        <w:rPr>
          <w:rFonts w:hint="eastAsia"/>
        </w:rPr>
      </w:pPr>
      <w:bookmarkStart w:id="948" w:name="_Toc228219321"/>
      <w:r>
        <w:rPr>
          <w:rFonts w:hint="eastAsia"/>
        </w:rPr>
        <w:t>噪声、广告、灌水文本识别</w:t>
      </w:r>
      <w:bookmarkEnd w:id="948"/>
    </w:p>
    <w:p w14:paraId="189BD4E2" w14:textId="1273A5DF" w:rsidR="00F54B80" w:rsidRDefault="00000000">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949" w:name="_Toc228219322"/>
      <w:r>
        <w:rPr>
          <w:rFonts w:hint="eastAsia"/>
        </w:rPr>
        <w:t>问题提取</w:t>
      </w:r>
      <w:bookmarkEnd w:id="949"/>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9AF1913"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5087C7FC" w:rsidR="00F54B80" w:rsidRDefault="00000000">
      <w:pPr>
        <w:pStyle w:val="altz"/>
        <w:ind w:firstLine="480"/>
      </w:pPr>
      <w:r>
        <w:t>经过上述系统的清流程，</w:t>
      </w:r>
      <w:r>
        <w:rPr>
          <w:rFonts w:hint="eastAsia"/>
        </w:rPr>
        <w:t>研究</w:t>
      </w:r>
      <w:r>
        <w:t>最终从数万条原始评论中筛选并保留了</w:t>
      </w:r>
      <w:del w:id="950" w:author="Zixuan Zhou" w:date="2026-04-27T19:23:00Z" w16du:dateUtc="2026-04-27T11:23:00Z">
        <w:r w:rsidDel="00F36A24">
          <w:delText>37</w:delText>
        </w:r>
        <w:r w:rsidR="00853717" w:rsidDel="00F36A24">
          <w:rPr>
            <w:rFonts w:hint="eastAsia"/>
          </w:rPr>
          <w:delText>80</w:delText>
        </w:r>
      </w:del>
      <w:ins w:id="951" w:author="Zixuan Zhou" w:date="2026-04-27T20:23:00Z" w16du:dateUtc="2026-04-27T12:23:00Z">
        <w:r w:rsidR="00631C5C">
          <w:t>3484</w:t>
        </w:r>
      </w:ins>
      <w:r>
        <w:t>条具有明确提问意图和高度分析价值的</w:t>
      </w:r>
      <w:del w:id="952" w:author="Zixuan Zhou" w:date="2026-04-27T19:57:00Z" w16du:dateUtc="2026-04-27T11:57:00Z">
        <w:r w:rsidDel="00F71B7E">
          <w:delText>有效</w:delText>
        </w:r>
      </w:del>
      <w:r>
        <w:t>用户问题。</w:t>
      </w:r>
    </w:p>
    <w:p w14:paraId="4845FDF8" w14:textId="77777777" w:rsidR="00F54B80" w:rsidRDefault="00000000">
      <w:pPr>
        <w:pStyle w:val="2"/>
        <w:spacing w:before="163" w:after="163"/>
        <w:rPr>
          <w:rFonts w:hint="eastAsia"/>
        </w:rPr>
      </w:pPr>
      <w:bookmarkStart w:id="953" w:name="_Toc228219323"/>
      <w:commentRangeStart w:id="954"/>
      <w:r>
        <w:rPr>
          <w:rFonts w:hint="eastAsia"/>
        </w:rPr>
        <w:t>本章小结</w:t>
      </w:r>
      <w:bookmarkEnd w:id="953"/>
    </w:p>
    <w:p w14:paraId="28FBD6FE" w14:textId="2AD9E6D5" w:rsidR="00F54B80" w:rsidRDefault="0000000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del w:id="955" w:author="Zixuan Zhou" w:date="2026-04-27T19:23:00Z" w16du:dateUtc="2026-04-27T11:23:00Z">
        <w:r w:rsidDel="00F36A24">
          <w:rPr>
            <w:rFonts w:hint="eastAsia"/>
          </w:rPr>
          <w:delText>37</w:delText>
        </w:r>
        <w:r w:rsidR="00853717" w:rsidDel="00F36A24">
          <w:rPr>
            <w:rFonts w:hint="eastAsia"/>
          </w:rPr>
          <w:delText>80</w:delText>
        </w:r>
      </w:del>
      <w:ins w:id="956" w:author="Zixuan Zhou" w:date="2026-04-27T20:23:00Z" w16du:dateUtc="2026-04-27T12:23:00Z">
        <w:r w:rsidR="00631C5C">
          <w:rPr>
            <w:rFonts w:hint="eastAsia"/>
          </w:rPr>
          <w:t>3484</w:t>
        </w:r>
      </w:ins>
      <w:r>
        <w:rPr>
          <w:rFonts w:hint="eastAsia"/>
        </w:rPr>
        <w:t>条高质量用户问题的结构化数据集。</w:t>
      </w:r>
      <w:commentRangeEnd w:id="954"/>
      <w:r w:rsidR="00192633">
        <w:rPr>
          <w:rStyle w:val="afc"/>
          <w:sz w:val="24"/>
          <w:szCs w:val="22"/>
        </w:rPr>
        <w:commentReference w:id="954"/>
      </w:r>
    </w:p>
    <w:p w14:paraId="1861C94A" w14:textId="07DA27D2" w:rsidR="00F54B80" w:rsidRDefault="001C5F23">
      <w:pPr>
        <w:pStyle w:val="1"/>
        <w:spacing w:before="326" w:after="326"/>
        <w:ind w:left="643" w:hanging="643"/>
        <w:rPr>
          <w:rFonts w:hint="eastAsia"/>
        </w:rPr>
      </w:pPr>
      <w:bookmarkStart w:id="957" w:name="_Toc228219324"/>
      <w:r>
        <w:rPr>
          <w:rFonts w:hint="eastAsia"/>
        </w:rPr>
        <w:lastRenderedPageBreak/>
        <w:t>社交媒体青少年生殖健康评论的问题分类分析</w:t>
      </w:r>
      <w:bookmarkEnd w:id="957"/>
    </w:p>
    <w:p w14:paraId="6F08DFF3" w14:textId="431C40C6"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958"/>
      <w:r>
        <w:rPr>
          <w:rStyle w:val="altz0"/>
        </w:rPr>
        <w:t>语料</w:t>
      </w:r>
      <w:commentRangeEnd w:id="958"/>
      <w:r w:rsidR="00192633">
        <w:rPr>
          <w:rStyle w:val="afc"/>
          <w:sz w:val="24"/>
          <w:szCs w:val="22"/>
        </w:rPr>
        <w:commentReference w:id="958"/>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del w:id="959" w:author="Zixuan Zhou" w:date="2026-04-27T20:00:00Z" w16du:dateUtc="2026-04-27T12:00:00Z">
        <w:r w:rsidDel="00F71B7E">
          <w:rPr>
            <w:rStyle w:val="altz0"/>
          </w:rPr>
          <w:delText>，并与现有研究进行比较，以凸显本研究的发现与价值</w:delText>
        </w:r>
      </w:del>
      <w:r>
        <w:rPr>
          <w:rStyle w:val="altz0"/>
        </w:rPr>
        <w:t>。</w:t>
      </w:r>
    </w:p>
    <w:p w14:paraId="7A73DD97" w14:textId="77777777" w:rsidR="00F54B80" w:rsidRDefault="00000000">
      <w:pPr>
        <w:pStyle w:val="2"/>
        <w:spacing w:before="163" w:after="163"/>
        <w:rPr>
          <w:rFonts w:hint="eastAsia"/>
        </w:rPr>
      </w:pPr>
      <w:bookmarkStart w:id="960" w:name="_Toc228219325"/>
      <w:r>
        <w:rPr>
          <w:rFonts w:hint="eastAsia"/>
        </w:rPr>
        <w:t>语料总体特征分析</w:t>
      </w:r>
      <w:bookmarkEnd w:id="960"/>
    </w:p>
    <w:p w14:paraId="0C4F6379" w14:textId="123CF1AE" w:rsidR="00F54B80" w:rsidRDefault="00000000">
      <w:pPr>
        <w:pStyle w:val="altz"/>
        <w:ind w:firstLine="480"/>
      </w:pPr>
      <w:r>
        <w:rPr>
          <w:rFonts w:hint="eastAsia"/>
        </w:rPr>
        <w:t>本</w:t>
      </w:r>
      <w:del w:id="961" w:author="Zixuan Zhou" w:date="2026-04-27T20:02:00Z" w16du:dateUtc="2026-04-27T12:02:00Z">
        <w:r w:rsidDel="00F71B7E">
          <w:rPr>
            <w:rFonts w:hint="eastAsia"/>
          </w:rPr>
          <w:delText>研究用于分析的语料库，源自</w:delText>
        </w:r>
        <w:r w:rsidDel="00F71B7E">
          <w:rPr>
            <w:rFonts w:hint="eastAsia"/>
          </w:rPr>
          <w:delText>Bilibili</w:delText>
        </w:r>
        <w:r w:rsidDel="00F71B7E">
          <w:rPr>
            <w:rFonts w:hint="eastAsia"/>
          </w:rPr>
          <w:delText>平台</w:delText>
        </w:r>
        <w:r w:rsidDel="00F71B7E">
          <w:rPr>
            <w:rFonts w:hint="eastAsia"/>
          </w:rPr>
          <w:delText>2016</w:delText>
        </w:r>
        <w:r w:rsidDel="00F71B7E">
          <w:rPr>
            <w:rFonts w:hint="eastAsia"/>
          </w:rPr>
          <w:delText>年</w:delText>
        </w:r>
        <w:r w:rsidDel="00F71B7E">
          <w:rPr>
            <w:rFonts w:hint="eastAsia"/>
          </w:rPr>
          <w:delText>9</w:delText>
        </w:r>
        <w:r w:rsidDel="00F71B7E">
          <w:rPr>
            <w:rFonts w:hint="eastAsia"/>
          </w:rPr>
          <w:delText>月至</w:delText>
        </w:r>
        <w:r w:rsidDel="00F71B7E">
          <w:rPr>
            <w:rFonts w:hint="eastAsia"/>
          </w:rPr>
          <w:delText>2024</w:delText>
        </w:r>
        <w:r w:rsidDel="00F71B7E">
          <w:rPr>
            <w:rFonts w:hint="eastAsia"/>
          </w:rPr>
          <w:delText>年</w:delText>
        </w:r>
        <w:r w:rsidDel="00F71B7E">
          <w:rPr>
            <w:rFonts w:hint="eastAsia"/>
          </w:rPr>
          <w:delText>6</w:delText>
        </w:r>
        <w:r w:rsidDel="00F71B7E">
          <w:rPr>
            <w:rFonts w:hint="eastAsia"/>
          </w:rPr>
          <w:delText>月间发布的、与生殖健康主题相关的热门视频下方的用户评论。经过问题识别与筛选，最终构成了包含</w:delText>
        </w:r>
      </w:del>
      <w:del w:id="962" w:author="Zixuan Zhou" w:date="2026-04-27T19:23:00Z" w16du:dateUtc="2026-04-27T11:23:00Z">
        <w:r w:rsidDel="00F36A24">
          <w:rPr>
            <w:rFonts w:hint="eastAsia"/>
          </w:rPr>
          <w:delText>3780</w:delText>
        </w:r>
      </w:del>
      <w:del w:id="963" w:author="Zixuan Zhou" w:date="2026-04-27T20:02:00Z" w16du:dateUtc="2026-04-27T12:02:00Z">
        <w:r w:rsidDel="00F71B7E">
          <w:rPr>
            <w:rFonts w:hint="eastAsia"/>
          </w:rPr>
          <w:delText>条有效评论的核心数据集。</w:delText>
        </w:r>
      </w:del>
      <w:r>
        <w:rPr>
          <w:rFonts w:hint="eastAsia"/>
        </w:rPr>
        <w:t>通过对</w:t>
      </w:r>
      <w:ins w:id="964" w:author="Zixuan Zhou" w:date="2026-04-27T20:02:00Z" w16du:dateUtc="2026-04-27T12:02:00Z">
        <w:r w:rsidR="00F71B7E">
          <w:rPr>
            <w:rFonts w:hint="eastAsia"/>
          </w:rPr>
          <w:t>含</w:t>
        </w:r>
      </w:ins>
      <w:ins w:id="965" w:author="Zixuan Zhou" w:date="2026-04-27T20:23:00Z" w16du:dateUtc="2026-04-27T12:23:00Z">
        <w:r w:rsidR="00631C5C">
          <w:rPr>
            <w:rFonts w:hint="eastAsia"/>
          </w:rPr>
          <w:t>3484</w:t>
        </w:r>
      </w:ins>
      <w:ins w:id="966" w:author="Zixuan Zhou" w:date="2026-04-27T20:02:00Z" w16du:dateUtc="2026-04-27T12:02:00Z">
        <w:r w:rsidR="00F71B7E">
          <w:rPr>
            <w:rFonts w:hint="eastAsia"/>
          </w:rPr>
          <w:t>条有效评论的数据集</w:t>
        </w:r>
      </w:ins>
      <w:del w:id="967" w:author="Zixuan Zhou" w:date="2026-04-27T20:02:00Z" w16du:dateUtc="2026-04-27T12:02:00Z">
        <w:r w:rsidDel="00F71B7E">
          <w:rPr>
            <w:rFonts w:hint="eastAsia"/>
          </w:rPr>
          <w:delText>这些</w:delText>
        </w:r>
      </w:del>
      <w:r>
        <w:rPr>
          <w:rFonts w:hint="eastAsia"/>
        </w:rPr>
        <w:t>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5D6C07C2" w:rsidR="00F54B80" w:rsidRDefault="00000000">
      <w:pPr>
        <w:pStyle w:val="altz"/>
        <w:ind w:firstLine="480"/>
      </w:pPr>
      <w:del w:id="968" w:author="Zixuan Zhou" w:date="2026-04-27T19:28:00Z" w16du:dateUtc="2026-04-27T11:28:00Z">
        <w:r w:rsidDel="00E75582">
          <w:rPr>
            <w:rFonts w:hint="eastAsia"/>
          </w:rPr>
          <w:delText>同时，</w:delText>
        </w:r>
      </w:del>
      <w:r>
        <w:rPr>
          <w:rFonts w:hint="eastAsia"/>
        </w:rPr>
        <w:t>用户的提问往往不是纯粹的客观咨询，而是将事实性问题与强烈的情</w:t>
      </w:r>
      <w:del w:id="969" w:author="Zixuan Zhou" w:date="2026-04-27T20:05:00Z" w16du:dateUtc="2026-04-27T12:05:00Z">
        <w:r w:rsidDel="00D430B2">
          <w:rPr>
            <w:rFonts w:hint="eastAsia"/>
          </w:rPr>
          <w:delText>感（如焦虑、恐惧、羞耻、好奇）</w:delText>
        </w:r>
      </w:del>
      <w:r>
        <w:rPr>
          <w:rFonts w:hint="eastAsia"/>
        </w:rPr>
        <w:t>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rPr>
          <w:ins w:id="970" w:author="Zixuan Zhou" w:date="2026-04-27T20:11:00Z" w16du:dateUtc="2026-04-27T12:11:00Z"/>
        </w:rPr>
      </w:pPr>
      <w:r>
        <w:rPr>
          <w:rFonts w:hint="eastAsia"/>
        </w:rPr>
        <w:t>最独特的莫过于匿名性环境下的坦诚表达。</w:t>
      </w:r>
      <w:r>
        <w:rPr>
          <w:rFonts w:hint="eastAsia"/>
        </w:rPr>
        <w:t>Bilibili</w:t>
      </w:r>
      <w:r>
        <w:rPr>
          <w:rFonts w:hint="eastAsia"/>
        </w:rPr>
        <w:t>的匿名环境为青少年提供了一个</w:t>
      </w:r>
      <w:del w:id="971" w:author="Zixuan Zhou" w:date="2026-04-27T20:06:00Z" w16du:dateUtc="2026-04-27T12:06:00Z">
        <w:r w:rsidDel="00D430B2">
          <w:rPr>
            <w:rFonts w:hint="eastAsia"/>
          </w:rPr>
          <w:delText>“</w:delText>
        </w:r>
      </w:del>
      <w:r>
        <w:rPr>
          <w:rFonts w:hint="eastAsia"/>
        </w:rPr>
        <w:t>安全空间</w:t>
      </w:r>
      <w:del w:id="972" w:author="Zixuan Zhou" w:date="2026-04-27T20:06:00Z" w16du:dateUtc="2026-04-27T12:06:00Z">
        <w:r w:rsidDel="00D430B2">
          <w:rPr>
            <w:rFonts w:hint="eastAsia"/>
          </w:rPr>
          <w:delText>”</w:delText>
        </w:r>
      </w:del>
      <w:r>
        <w:rPr>
          <w:rFonts w:hint="eastAsia"/>
        </w:rPr>
        <w:t>，使他们敢于提出在现实生活中难以启齿的高度敏感问题，涉及性行为细节、性功能困惑、堕胎经历、性病担忧等。这使得本语料库能够触及传统问卷调查难以覆盖的</w:t>
      </w:r>
      <w:del w:id="973" w:author="Zixuan Zhou" w:date="2026-04-27T20:06:00Z" w16du:dateUtc="2026-04-27T12:06:00Z">
        <w:r w:rsidDel="00D430B2">
          <w:rPr>
            <w:rFonts w:hint="eastAsia"/>
          </w:rPr>
          <w:delText>“</w:delText>
        </w:r>
      </w:del>
      <w:r>
        <w:rPr>
          <w:rFonts w:hint="eastAsia"/>
        </w:rPr>
        <w:t>隐秘角落</w:t>
      </w:r>
      <w:del w:id="974" w:author="Zixuan Zhou" w:date="2026-04-27T20:06:00Z" w16du:dateUtc="2026-04-27T12:06:00Z">
        <w:r w:rsidDel="00D430B2">
          <w:rPr>
            <w:rFonts w:hint="eastAsia"/>
          </w:rPr>
          <w:delText>”</w:delText>
        </w:r>
      </w:del>
      <w:r>
        <w:rPr>
          <w:rFonts w:hint="eastAsia"/>
        </w:rPr>
        <w:t>。</w:t>
      </w:r>
    </w:p>
    <w:p w14:paraId="30369C1B" w14:textId="4B18249B" w:rsidR="00D430B2" w:rsidDel="00D430B2" w:rsidRDefault="00D430B2" w:rsidP="00D430B2">
      <w:pPr>
        <w:pStyle w:val="altz"/>
        <w:ind w:firstLine="480"/>
        <w:rPr>
          <w:del w:id="975" w:author="Zixuan Zhou" w:date="2026-04-27T20:11:00Z" w16du:dateUtc="2026-04-27T12:11:00Z"/>
          <w:rFonts w:hint="eastAsia"/>
        </w:rPr>
      </w:pPr>
      <w:bookmarkStart w:id="976" w:name="_Toc228219326"/>
      <w:bookmarkEnd w:id="976"/>
    </w:p>
    <w:p w14:paraId="241ABEB1" w14:textId="518B0817" w:rsidR="00F54B80" w:rsidDel="00E75582" w:rsidRDefault="00000000">
      <w:pPr>
        <w:pStyle w:val="altz"/>
        <w:ind w:firstLine="480"/>
        <w:rPr>
          <w:del w:id="977" w:author="Zixuan Zhou" w:date="2026-04-27T19:28:00Z" w16du:dateUtc="2026-04-27T11:28:00Z"/>
        </w:rPr>
      </w:pPr>
      <w:del w:id="978" w:author="Zixuan Zhou" w:date="2026-04-27T19:28:00Z" w16du:dateUtc="2026-04-27T11:28:00Z">
        <w:r w:rsidDel="00E75582">
          <w:rPr>
            <w:rFonts w:hint="eastAsia"/>
          </w:rPr>
          <w:delText>这些特征共同彰显了本语料库的独特价值在于，它是一个源于真实世界、大规模反映中国青少年生殖健康真实需求的数据源。</w:delText>
        </w:r>
        <w:bookmarkStart w:id="979" w:name="_Toc228219327"/>
        <w:bookmarkEnd w:id="979"/>
      </w:del>
    </w:p>
    <w:p w14:paraId="54BFDF55" w14:textId="77777777" w:rsidR="00F54B80" w:rsidRDefault="00000000" w:rsidP="00E75582">
      <w:pPr>
        <w:pStyle w:val="2"/>
        <w:spacing w:before="163" w:after="163"/>
        <w:rPr>
          <w:rFonts w:hint="eastAsia"/>
        </w:rPr>
      </w:pPr>
      <w:bookmarkStart w:id="980" w:name="_Toc228219328"/>
      <w:r>
        <w:rPr>
          <w:rFonts w:hint="eastAsia"/>
        </w:rPr>
        <w:t>问题分类结果</w:t>
      </w:r>
      <w:bookmarkEnd w:id="980"/>
    </w:p>
    <w:p w14:paraId="5CDDD03F" w14:textId="23F0F6A8" w:rsidR="00F54B80" w:rsidRDefault="00000000">
      <w:pPr>
        <w:pStyle w:val="altz"/>
        <w:ind w:firstLine="480"/>
      </w:pPr>
      <w:r>
        <w:t>为了系统性地理解这</w:t>
      </w:r>
      <w:del w:id="981" w:author="Zixuan Zhou" w:date="2026-04-27T19:23:00Z" w16du:dateUtc="2026-04-27T11:23:00Z">
        <w:r w:rsidDel="00F36A24">
          <w:delText>3780</w:delText>
        </w:r>
      </w:del>
      <w:ins w:id="982" w:author="Zixuan Zhou" w:date="2026-04-27T20:23:00Z" w16du:dateUtc="2026-04-27T12:23:00Z">
        <w:r w:rsidR="00631C5C">
          <w:t>3484</w:t>
        </w:r>
      </w:ins>
      <w:r>
        <w:t>条问题的关注点分布，本研究基于生殖健康的核心议题，并结合数据驱动的初步聚类结果</w:t>
      </w:r>
      <w:r>
        <w:rPr>
          <w:rFonts w:hint="eastAsia"/>
        </w:rPr>
        <w:t>和领域专家建议</w:t>
      </w:r>
      <w:r>
        <w:t>，构建了一个包含</w:t>
      </w:r>
      <w:r>
        <w:t>13</w:t>
      </w:r>
      <w:r>
        <w:t>个主要类别</w:t>
      </w:r>
      <w:del w:id="983" w:author="Zixuan Zhou" w:date="2026-04-27T20:06:00Z" w16du:dateUtc="2026-04-27T12:06:00Z">
        <w:r w:rsidDel="00D430B2">
          <w:delText>（</w:delText>
        </w:r>
        <w:r w:rsidDel="00D430B2">
          <w:delText>Tag</w:delText>
        </w:r>
        <w:r w:rsidDel="00D430B2">
          <w:delText>）</w:delText>
        </w:r>
      </w:del>
      <w:r>
        <w:t>的分类体系。研究</w:t>
      </w:r>
      <w:del w:id="984" w:author="Zixuan Zhou" w:date="2026-04-27T20:06:00Z" w16du:dateUtc="2026-04-27T12:06:00Z">
        <w:r w:rsidDel="00D430B2">
          <w:delText>人员</w:delText>
        </w:r>
      </w:del>
      <w:r>
        <w:t>对所有问题进行了人工标注归类，其分布情况如</w:t>
      </w:r>
      <w:ins w:id="985" w:author="Zixuan Zhou" w:date="2026-04-27T20:29:00Z" w16du:dateUtc="2026-04-27T12:29:00Z">
        <w:r w:rsidR="00CC0A59">
          <w:fldChar w:fldCharType="begin"/>
        </w:r>
        <w:r w:rsidR="00CC0A59">
          <w:instrText xml:space="preserve"> REF _Ref228214176 \h </w:instrText>
        </w:r>
        <w:r w:rsidR="00CC0A59">
          <w:fldChar w:fldCharType="separate"/>
        </w:r>
        <w:r w:rsidR="00CC0A59">
          <w:rPr>
            <w:rFonts w:hint="eastAsia"/>
          </w:rPr>
          <w:t>表</w:t>
        </w:r>
        <w:r w:rsidR="00CC0A59">
          <w:rPr>
            <w:rFonts w:hint="eastAsia"/>
          </w:rPr>
          <w:t xml:space="preserve"> </w:t>
        </w:r>
        <w:r w:rsidR="00CC0A59">
          <w:rPr>
            <w:noProof/>
          </w:rPr>
          <w:t>4</w:t>
        </w:r>
        <w:r w:rsidR="00CC0A59">
          <w:noBreakHyphen/>
        </w:r>
        <w:r w:rsidR="00CC0A59">
          <w:rPr>
            <w:noProof/>
          </w:rPr>
          <w:t>1</w:t>
        </w:r>
        <w:r w:rsidR="00CC0A59">
          <w:fldChar w:fldCharType="end"/>
        </w:r>
      </w:ins>
      <w:del w:id="986" w:author="Zixuan Zhou" w:date="2026-04-27T20:29:00Z" w16du:dateUtc="2026-04-27T12:29:00Z">
        <w:r w:rsidDel="00CC0A59">
          <w:delText>下表</w:delText>
        </w:r>
      </w:del>
      <w:r>
        <w:t>及图所示。</w:t>
      </w:r>
    </w:p>
    <w:p w14:paraId="16BA2733" w14:textId="27849A40" w:rsidR="00F54B80" w:rsidRDefault="00000000" w:rsidP="00A072DF">
      <w:pPr>
        <w:pStyle w:val="aff6"/>
        <w:spacing w:before="326" w:after="163"/>
      </w:pPr>
      <w:bookmarkStart w:id="987" w:name="_Toc228022950"/>
      <w:bookmarkStart w:id="988" w:name="_Ref228214176"/>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4</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w:t>
      </w:r>
      <w:r w:rsidR="00492FE9">
        <w:fldChar w:fldCharType="end"/>
      </w:r>
      <w:bookmarkEnd w:id="988"/>
      <w:r>
        <w:rPr>
          <w:rFonts w:hint="eastAsia"/>
        </w:rPr>
        <w:t xml:space="preserve"> </w:t>
      </w:r>
      <w:r>
        <w:rPr>
          <w:rFonts w:hint="eastAsia"/>
        </w:rPr>
        <w:t>用户评论问题主题分类统计</w:t>
      </w:r>
      <w:bookmarkEnd w:id="987"/>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Change w:id="989">
          <w:tblGrid>
            <w:gridCol w:w="1129"/>
            <w:gridCol w:w="4394"/>
            <w:gridCol w:w="1843"/>
            <w:gridCol w:w="1701"/>
          </w:tblGrid>
        </w:tblGridChange>
      </w:tblGrid>
      <w:tr w:rsidR="00F54B80" w14:paraId="727B1A94" w14:textId="77777777" w:rsidTr="00654A62">
        <w:trPr>
          <w:trHeight w:val="317"/>
          <w:tblCellSpacing w:w="15" w:type="dxa"/>
        </w:trPr>
        <w:tc>
          <w:tcPr>
            <w:tcW w:w="1084" w:type="dxa"/>
            <w:tcBorders>
              <w:top w:val="single" w:sz="6" w:space="0" w:color="auto"/>
              <w:bottom w:val="single" w:sz="6" w:space="0" w:color="auto"/>
            </w:tcBorders>
            <w:vAlign w:val="center"/>
          </w:tcPr>
          <w:p w14:paraId="78187E4C" w14:textId="77777777" w:rsidR="00F54B80" w:rsidRPr="000735DF" w:rsidRDefault="00000000" w:rsidP="00654A62">
            <w:pPr>
              <w:pStyle w:val="altz"/>
              <w:wordWrap/>
              <w:snapToGrid/>
              <w:spacing w:line="240" w:lineRule="auto"/>
              <w:ind w:firstLineChars="0" w:firstLine="0"/>
              <w:jc w:val="left"/>
              <w:rPr>
                <w:sz w:val="21"/>
                <w:szCs w:val="21"/>
              </w:rPr>
            </w:pPr>
            <w:r w:rsidRPr="000735DF">
              <w:rPr>
                <w:sz w:val="21"/>
                <w:szCs w:val="21"/>
              </w:rPr>
              <w:t>排名</w:t>
            </w:r>
          </w:p>
        </w:tc>
        <w:tc>
          <w:tcPr>
            <w:tcW w:w="4364" w:type="dxa"/>
            <w:tcBorders>
              <w:top w:val="single" w:sz="6" w:space="0" w:color="auto"/>
              <w:bottom w:val="single" w:sz="6" w:space="0" w:color="auto"/>
            </w:tcBorders>
            <w:vAlign w:val="center"/>
          </w:tcPr>
          <w:p w14:paraId="5EB228FC" w14:textId="2F0610EF" w:rsidR="00F54B80" w:rsidRPr="000735DF" w:rsidRDefault="00000000" w:rsidP="00654A62">
            <w:pPr>
              <w:pStyle w:val="altz"/>
              <w:wordWrap/>
              <w:snapToGrid/>
              <w:spacing w:line="240" w:lineRule="auto"/>
              <w:ind w:firstLineChars="0" w:firstLine="0"/>
              <w:rPr>
                <w:rFonts w:hint="eastAsia"/>
                <w:sz w:val="21"/>
                <w:szCs w:val="21"/>
              </w:rPr>
            </w:pPr>
            <w:r w:rsidRPr="000735DF">
              <w:rPr>
                <w:sz w:val="21"/>
                <w:szCs w:val="21"/>
              </w:rPr>
              <w:t>类别</w:t>
            </w:r>
            <w:del w:id="990" w:author="Zixuan Zhou" w:date="2026-04-27T20:06:00Z" w16du:dateUtc="2026-04-27T12:06:00Z">
              <w:r w:rsidR="000735DF" w:rsidDel="00D430B2">
                <w:rPr>
                  <w:rFonts w:hint="eastAsia"/>
                  <w:sz w:val="21"/>
                  <w:szCs w:val="21"/>
                </w:rPr>
                <w:delText>（</w:delText>
              </w:r>
              <w:r w:rsidRPr="000735DF" w:rsidDel="00D430B2">
                <w:rPr>
                  <w:sz w:val="21"/>
                  <w:szCs w:val="21"/>
                </w:rPr>
                <w:delText>Tag</w:delText>
              </w:r>
              <w:r w:rsidR="000735DF" w:rsidRPr="000735DF" w:rsidDel="00D430B2">
                <w:rPr>
                  <w:sz w:val="21"/>
                  <w:szCs w:val="21"/>
                </w:rPr>
                <w:delText>）</w:delText>
              </w:r>
            </w:del>
          </w:p>
        </w:tc>
        <w:tc>
          <w:tcPr>
            <w:tcW w:w="1813" w:type="dxa"/>
            <w:tcBorders>
              <w:top w:val="single" w:sz="6" w:space="0" w:color="auto"/>
              <w:bottom w:val="single" w:sz="6" w:space="0" w:color="auto"/>
            </w:tcBorders>
            <w:vAlign w:val="center"/>
          </w:tcPr>
          <w:p w14:paraId="73DB43A7" w14:textId="77777777" w:rsidR="00F54B80" w:rsidRPr="000735DF" w:rsidRDefault="00000000" w:rsidP="00654A62">
            <w:pPr>
              <w:pStyle w:val="altz"/>
              <w:wordWrap/>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3DBF6464" w14:textId="26A3A027" w:rsidR="00F54B80" w:rsidRPr="000735DF" w:rsidRDefault="00000000" w:rsidP="00654A62">
            <w:pPr>
              <w:pStyle w:val="altz"/>
              <w:wordWrap/>
              <w:snapToGrid/>
              <w:spacing w:line="240" w:lineRule="auto"/>
              <w:ind w:firstLineChars="0" w:firstLine="0"/>
              <w:rPr>
                <w:sz w:val="21"/>
                <w:szCs w:val="21"/>
              </w:rPr>
            </w:pPr>
            <w:r w:rsidRPr="000735DF">
              <w:rPr>
                <w:sz w:val="21"/>
                <w:szCs w:val="21"/>
              </w:rPr>
              <w:t>占比</w:t>
            </w:r>
            <w:r w:rsidR="00356663" w:rsidRPr="000735DF">
              <w:rPr>
                <w:sz w:val="21"/>
                <w:szCs w:val="21"/>
              </w:rPr>
              <w:t>（</w:t>
            </w:r>
            <w:r w:rsidR="00356663" w:rsidRPr="000735DF">
              <w:rPr>
                <w:sz w:val="21"/>
                <w:szCs w:val="21"/>
              </w:rPr>
              <w:t>%</w:t>
            </w:r>
            <w:r w:rsidR="00356663" w:rsidRPr="000735DF">
              <w:rPr>
                <w:sz w:val="21"/>
                <w:szCs w:val="21"/>
              </w:rPr>
              <w:t>）</w:t>
            </w:r>
          </w:p>
        </w:tc>
      </w:tr>
      <w:tr w:rsidR="00E75582" w14:paraId="025C4093" w14:textId="77777777" w:rsidTr="00CC1DB3">
        <w:tblPrEx>
          <w:tblW w:w="9067" w:type="dxa"/>
          <w:tblCellSpacing w:w="15" w:type="dxa"/>
          <w:tblCellMar>
            <w:top w:w="15" w:type="dxa"/>
            <w:left w:w="15" w:type="dxa"/>
            <w:bottom w:w="15" w:type="dxa"/>
            <w:right w:w="15" w:type="dxa"/>
          </w:tblCellMar>
          <w:tblPrExChange w:id="991"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992" w:author="Zixuan Zhou" w:date="2026-04-27T19:29:00Z" w16du:dateUtc="2026-04-27T11:29:00Z">
            <w:trPr>
              <w:trHeight w:val="317"/>
              <w:tblCellSpacing w:w="15" w:type="dxa"/>
            </w:trPr>
          </w:trPrChange>
        </w:trPr>
        <w:tc>
          <w:tcPr>
            <w:tcW w:w="1084" w:type="dxa"/>
            <w:tcPrChange w:id="993" w:author="Zixuan Zhou" w:date="2026-04-27T19:29:00Z" w16du:dateUtc="2026-04-27T11:29:00Z">
              <w:tcPr>
                <w:tcW w:w="1084" w:type="dxa"/>
                <w:vAlign w:val="center"/>
              </w:tcPr>
            </w:tcPrChange>
          </w:tcPr>
          <w:p w14:paraId="77B7A031" w14:textId="53D3C98E" w:rsidR="00E75582" w:rsidRPr="00E75582" w:rsidRDefault="00E75582" w:rsidP="00E75582">
            <w:pPr>
              <w:pStyle w:val="altz"/>
              <w:wordWrap/>
              <w:adjustRightInd w:val="0"/>
              <w:snapToGrid/>
              <w:spacing w:line="240" w:lineRule="auto"/>
              <w:ind w:firstLineChars="0" w:firstLine="0"/>
              <w:jc w:val="left"/>
              <w:rPr>
                <w:sz w:val="21"/>
                <w:szCs w:val="20"/>
              </w:rPr>
            </w:pPr>
            <w:ins w:id="994" w:author="Zixuan Zhou" w:date="2026-04-27T19:26:00Z" w16du:dateUtc="2026-04-27T11:26:00Z">
              <w:r w:rsidRPr="00E75582">
                <w:rPr>
                  <w:rFonts w:hint="eastAsia"/>
                  <w:sz w:val="21"/>
                  <w:szCs w:val="20"/>
                  <w:rPrChange w:id="995" w:author="Zixuan Zhou" w:date="2026-04-27T19:26:00Z" w16du:dateUtc="2026-04-27T11:26:00Z">
                    <w:rPr>
                      <w:rFonts w:hint="eastAsia"/>
                    </w:rPr>
                  </w:rPrChange>
                </w:rPr>
                <w:t>1</w:t>
              </w:r>
            </w:ins>
            <w:del w:id="996" w:author="Zixuan Zhou" w:date="2026-04-27T19:26:00Z" w16du:dateUtc="2026-04-27T11:26:00Z">
              <w:r w:rsidRPr="00E75582" w:rsidDel="00DA2FB0">
                <w:rPr>
                  <w:sz w:val="21"/>
                  <w:szCs w:val="20"/>
                </w:rPr>
                <w:delText>1</w:delText>
              </w:r>
            </w:del>
          </w:p>
        </w:tc>
        <w:tc>
          <w:tcPr>
            <w:tcW w:w="4364" w:type="dxa"/>
            <w:tcPrChange w:id="997" w:author="Zixuan Zhou" w:date="2026-04-27T19:29:00Z" w16du:dateUtc="2026-04-27T11:29:00Z">
              <w:tcPr>
                <w:tcW w:w="4364" w:type="dxa"/>
                <w:vAlign w:val="center"/>
              </w:tcPr>
            </w:tcPrChange>
          </w:tcPr>
          <w:p w14:paraId="5A895E87" w14:textId="02010BC0" w:rsidR="00E75582" w:rsidRPr="00E75582" w:rsidRDefault="00E75582" w:rsidP="00E75582">
            <w:pPr>
              <w:pStyle w:val="altz"/>
              <w:wordWrap/>
              <w:adjustRightInd w:val="0"/>
              <w:snapToGrid/>
              <w:spacing w:line="240" w:lineRule="auto"/>
              <w:ind w:firstLineChars="0" w:firstLine="0"/>
              <w:rPr>
                <w:sz w:val="21"/>
                <w:szCs w:val="20"/>
              </w:rPr>
            </w:pPr>
            <w:ins w:id="998" w:author="Zixuan Zhou" w:date="2026-04-27T19:26:00Z" w16du:dateUtc="2026-04-27T11:26:00Z">
              <w:r w:rsidRPr="00E75582">
                <w:rPr>
                  <w:rFonts w:hint="eastAsia"/>
                  <w:sz w:val="21"/>
                  <w:szCs w:val="20"/>
                  <w:rPrChange w:id="999" w:author="Zixuan Zhou" w:date="2026-04-27T19:26:00Z" w16du:dateUtc="2026-04-27T11:26:00Z">
                    <w:rPr>
                      <w:rFonts w:hint="eastAsia"/>
                    </w:rPr>
                  </w:rPrChange>
                </w:rPr>
                <w:t>安全套</w:t>
              </w:r>
            </w:ins>
            <w:del w:id="1000" w:author="Zixuan Zhou" w:date="2026-04-27T19:26:00Z" w16du:dateUtc="2026-04-27T11:26:00Z">
              <w:r w:rsidRPr="00E75582" w:rsidDel="00DA2FB0">
                <w:rPr>
                  <w:sz w:val="21"/>
                  <w:szCs w:val="20"/>
                </w:rPr>
                <w:delText>生殖健康科普（</w:delText>
              </w:r>
              <w:r w:rsidRPr="00E75582" w:rsidDel="00DA2FB0">
                <w:rPr>
                  <w:sz w:val="21"/>
                  <w:szCs w:val="20"/>
                </w:rPr>
                <w:delText>Reproductive Health Education</w:delText>
              </w:r>
              <w:r w:rsidRPr="00E75582" w:rsidDel="00DA2FB0">
                <w:rPr>
                  <w:sz w:val="21"/>
                  <w:szCs w:val="20"/>
                </w:rPr>
                <w:delText>）</w:delText>
              </w:r>
            </w:del>
          </w:p>
        </w:tc>
        <w:tc>
          <w:tcPr>
            <w:tcW w:w="1813" w:type="dxa"/>
            <w:tcPrChange w:id="1001" w:author="Zixuan Zhou" w:date="2026-04-27T19:29:00Z" w16du:dateUtc="2026-04-27T11:29:00Z">
              <w:tcPr>
                <w:tcW w:w="1813" w:type="dxa"/>
                <w:vAlign w:val="center"/>
              </w:tcPr>
            </w:tcPrChange>
          </w:tcPr>
          <w:p w14:paraId="62FC3C14" w14:textId="2C440F4F" w:rsidR="00E75582" w:rsidRPr="00E75582" w:rsidRDefault="00E75582" w:rsidP="00E75582">
            <w:pPr>
              <w:pStyle w:val="altz"/>
              <w:wordWrap/>
              <w:adjustRightInd w:val="0"/>
              <w:snapToGrid/>
              <w:spacing w:line="240" w:lineRule="auto"/>
              <w:ind w:firstLineChars="0" w:firstLine="0"/>
              <w:rPr>
                <w:sz w:val="21"/>
                <w:szCs w:val="20"/>
              </w:rPr>
            </w:pPr>
            <w:ins w:id="1002" w:author="Zixuan Zhou" w:date="2026-04-27T19:26:00Z" w16du:dateUtc="2026-04-27T11:26:00Z">
              <w:r w:rsidRPr="00E75582">
                <w:rPr>
                  <w:rFonts w:hint="eastAsia"/>
                  <w:sz w:val="21"/>
                  <w:szCs w:val="20"/>
                  <w:rPrChange w:id="1003" w:author="Zixuan Zhou" w:date="2026-04-27T19:26:00Z" w16du:dateUtc="2026-04-27T11:26:00Z">
                    <w:rPr>
                      <w:rFonts w:hint="eastAsia"/>
                    </w:rPr>
                  </w:rPrChange>
                </w:rPr>
                <w:t>1224</w:t>
              </w:r>
            </w:ins>
            <w:del w:id="1004" w:author="Zixuan Zhou" w:date="2026-04-27T19:26:00Z" w16du:dateUtc="2026-04-27T11:26:00Z">
              <w:r w:rsidRPr="00E75582" w:rsidDel="00DA2FB0">
                <w:rPr>
                  <w:sz w:val="21"/>
                  <w:szCs w:val="20"/>
                </w:rPr>
                <w:delText>1204</w:delText>
              </w:r>
            </w:del>
          </w:p>
        </w:tc>
        <w:tc>
          <w:tcPr>
            <w:tcW w:w="1656" w:type="dxa"/>
            <w:tcPrChange w:id="1005" w:author="Zixuan Zhou" w:date="2026-04-27T19:29:00Z" w16du:dateUtc="2026-04-27T11:29:00Z">
              <w:tcPr>
                <w:tcW w:w="1656" w:type="dxa"/>
                <w:vAlign w:val="center"/>
              </w:tcPr>
            </w:tcPrChange>
          </w:tcPr>
          <w:p w14:paraId="0199BFB5" w14:textId="6D957295" w:rsidR="00E75582" w:rsidRPr="00E75582" w:rsidRDefault="00E75582" w:rsidP="00E75582">
            <w:pPr>
              <w:pStyle w:val="altz"/>
              <w:wordWrap/>
              <w:adjustRightInd w:val="0"/>
              <w:snapToGrid/>
              <w:spacing w:line="240" w:lineRule="auto"/>
              <w:ind w:firstLineChars="0" w:firstLine="0"/>
              <w:rPr>
                <w:sz w:val="21"/>
                <w:szCs w:val="20"/>
              </w:rPr>
            </w:pPr>
            <w:ins w:id="1006" w:author="Zixuan Zhou" w:date="2026-04-27T19:29:00Z" w16du:dateUtc="2026-04-27T11:29:00Z">
              <w:r w:rsidRPr="00E75582">
                <w:rPr>
                  <w:sz w:val="21"/>
                  <w:szCs w:val="20"/>
                  <w:rPrChange w:id="1007" w:author="Zixuan Zhou" w:date="2026-04-27T19:29:00Z" w16du:dateUtc="2026-04-27T11:29:00Z">
                    <w:rPr/>
                  </w:rPrChange>
                </w:rPr>
                <w:t>32.39</w:t>
              </w:r>
            </w:ins>
            <w:del w:id="1008" w:author="Zixuan Zhou" w:date="2026-04-27T19:29:00Z" w16du:dateUtc="2026-04-27T11:29:00Z">
              <w:r w:rsidRPr="00E75582" w:rsidDel="00CC1DB3">
                <w:rPr>
                  <w:sz w:val="21"/>
                  <w:szCs w:val="20"/>
                </w:rPr>
                <w:delText>31.85%</w:delText>
              </w:r>
            </w:del>
          </w:p>
        </w:tc>
      </w:tr>
      <w:tr w:rsidR="00E75582" w14:paraId="1E9A1958" w14:textId="77777777" w:rsidTr="00CC1DB3">
        <w:tblPrEx>
          <w:tblW w:w="9067" w:type="dxa"/>
          <w:tblCellSpacing w:w="15" w:type="dxa"/>
          <w:tblCellMar>
            <w:top w:w="15" w:type="dxa"/>
            <w:left w:w="15" w:type="dxa"/>
            <w:bottom w:w="15" w:type="dxa"/>
            <w:right w:w="15" w:type="dxa"/>
          </w:tblCellMar>
          <w:tblPrExChange w:id="1009"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10" w:author="Zixuan Zhou" w:date="2026-04-27T19:29:00Z" w16du:dateUtc="2026-04-27T11:29:00Z">
            <w:trPr>
              <w:trHeight w:val="317"/>
              <w:tblCellSpacing w:w="15" w:type="dxa"/>
            </w:trPr>
          </w:trPrChange>
        </w:trPr>
        <w:tc>
          <w:tcPr>
            <w:tcW w:w="1084" w:type="dxa"/>
            <w:tcPrChange w:id="1011" w:author="Zixuan Zhou" w:date="2026-04-27T19:29:00Z" w16du:dateUtc="2026-04-27T11:29:00Z">
              <w:tcPr>
                <w:tcW w:w="1084" w:type="dxa"/>
                <w:vAlign w:val="center"/>
              </w:tcPr>
            </w:tcPrChange>
          </w:tcPr>
          <w:p w14:paraId="2825F543" w14:textId="4CD38CCA" w:rsidR="00E75582" w:rsidRPr="00E75582" w:rsidRDefault="00E75582" w:rsidP="00E75582">
            <w:pPr>
              <w:pStyle w:val="altz"/>
              <w:wordWrap/>
              <w:adjustRightInd w:val="0"/>
              <w:snapToGrid/>
              <w:spacing w:line="240" w:lineRule="auto"/>
              <w:ind w:firstLineChars="0" w:firstLine="0"/>
              <w:jc w:val="left"/>
              <w:rPr>
                <w:sz w:val="21"/>
                <w:szCs w:val="20"/>
              </w:rPr>
            </w:pPr>
            <w:ins w:id="1012" w:author="Zixuan Zhou" w:date="2026-04-27T19:26:00Z" w16du:dateUtc="2026-04-27T11:26:00Z">
              <w:r w:rsidRPr="00E75582">
                <w:rPr>
                  <w:rFonts w:hint="eastAsia"/>
                  <w:sz w:val="21"/>
                  <w:szCs w:val="20"/>
                  <w:rPrChange w:id="1013" w:author="Zixuan Zhou" w:date="2026-04-27T19:26:00Z" w16du:dateUtc="2026-04-27T11:26:00Z">
                    <w:rPr>
                      <w:rFonts w:hint="eastAsia"/>
                    </w:rPr>
                  </w:rPrChange>
                </w:rPr>
                <w:t>2</w:t>
              </w:r>
            </w:ins>
            <w:del w:id="1014" w:author="Zixuan Zhou" w:date="2026-04-27T19:26:00Z" w16du:dateUtc="2026-04-27T11:26:00Z">
              <w:r w:rsidRPr="00E75582" w:rsidDel="00DA2FB0">
                <w:rPr>
                  <w:sz w:val="21"/>
                  <w:szCs w:val="20"/>
                </w:rPr>
                <w:delText>2</w:delText>
              </w:r>
            </w:del>
          </w:p>
        </w:tc>
        <w:tc>
          <w:tcPr>
            <w:tcW w:w="4364" w:type="dxa"/>
            <w:tcPrChange w:id="1015" w:author="Zixuan Zhou" w:date="2026-04-27T19:29:00Z" w16du:dateUtc="2026-04-27T11:29:00Z">
              <w:tcPr>
                <w:tcW w:w="4364" w:type="dxa"/>
                <w:vAlign w:val="center"/>
              </w:tcPr>
            </w:tcPrChange>
          </w:tcPr>
          <w:p w14:paraId="533ED09C" w14:textId="5359DA3F" w:rsidR="00E75582" w:rsidRPr="00E75582" w:rsidRDefault="00E75582" w:rsidP="00E75582">
            <w:pPr>
              <w:pStyle w:val="altz"/>
              <w:wordWrap/>
              <w:adjustRightInd w:val="0"/>
              <w:snapToGrid/>
              <w:spacing w:line="240" w:lineRule="auto"/>
              <w:ind w:firstLineChars="0" w:firstLine="0"/>
              <w:rPr>
                <w:sz w:val="21"/>
                <w:szCs w:val="20"/>
              </w:rPr>
            </w:pPr>
            <w:ins w:id="1016" w:author="Zixuan Zhou" w:date="2026-04-27T19:26:00Z" w16du:dateUtc="2026-04-27T11:26:00Z">
              <w:r w:rsidRPr="00E75582">
                <w:rPr>
                  <w:rFonts w:hint="eastAsia"/>
                  <w:sz w:val="21"/>
                  <w:szCs w:val="20"/>
                  <w:rPrChange w:id="1017" w:author="Zixuan Zhou" w:date="2026-04-27T19:26:00Z" w16du:dateUtc="2026-04-27T11:26:00Z">
                    <w:rPr>
                      <w:rFonts w:hint="eastAsia"/>
                    </w:rPr>
                  </w:rPrChange>
                </w:rPr>
                <w:t>生殖健康科普</w:t>
              </w:r>
            </w:ins>
            <w:del w:id="1018" w:author="Zixuan Zhou" w:date="2026-04-27T19:26:00Z" w16du:dateUtc="2026-04-27T11:26:00Z">
              <w:r w:rsidRPr="00E75582" w:rsidDel="00DA2FB0">
                <w:rPr>
                  <w:sz w:val="21"/>
                  <w:szCs w:val="20"/>
                </w:rPr>
                <w:delText>安全套（</w:delText>
              </w:r>
              <w:r w:rsidRPr="00E75582" w:rsidDel="00DA2FB0">
                <w:rPr>
                  <w:sz w:val="21"/>
                  <w:szCs w:val="20"/>
                </w:rPr>
                <w:delText>Condom</w:delText>
              </w:r>
              <w:r w:rsidRPr="00E75582" w:rsidDel="00DA2FB0">
                <w:rPr>
                  <w:sz w:val="21"/>
                  <w:szCs w:val="20"/>
                </w:rPr>
                <w:delText>）</w:delText>
              </w:r>
            </w:del>
          </w:p>
        </w:tc>
        <w:tc>
          <w:tcPr>
            <w:tcW w:w="1813" w:type="dxa"/>
            <w:tcPrChange w:id="1019" w:author="Zixuan Zhou" w:date="2026-04-27T19:29:00Z" w16du:dateUtc="2026-04-27T11:29:00Z">
              <w:tcPr>
                <w:tcW w:w="1813" w:type="dxa"/>
                <w:vAlign w:val="center"/>
              </w:tcPr>
            </w:tcPrChange>
          </w:tcPr>
          <w:p w14:paraId="2BD5C3E2" w14:textId="2E378331" w:rsidR="00E75582" w:rsidRPr="00E75582" w:rsidRDefault="00E75582" w:rsidP="00E75582">
            <w:pPr>
              <w:pStyle w:val="altz"/>
              <w:wordWrap/>
              <w:adjustRightInd w:val="0"/>
              <w:snapToGrid/>
              <w:spacing w:line="240" w:lineRule="auto"/>
              <w:ind w:firstLineChars="0" w:firstLine="0"/>
              <w:rPr>
                <w:sz w:val="21"/>
                <w:szCs w:val="20"/>
              </w:rPr>
            </w:pPr>
            <w:ins w:id="1020" w:author="Zixuan Zhou" w:date="2026-04-27T19:26:00Z" w16du:dateUtc="2026-04-27T11:26:00Z">
              <w:r w:rsidRPr="00E75582">
                <w:rPr>
                  <w:rFonts w:hint="eastAsia"/>
                  <w:sz w:val="21"/>
                  <w:szCs w:val="20"/>
                  <w:rPrChange w:id="1021" w:author="Zixuan Zhou" w:date="2026-04-27T19:26:00Z" w16du:dateUtc="2026-04-27T11:26:00Z">
                    <w:rPr>
                      <w:rFonts w:hint="eastAsia"/>
                    </w:rPr>
                  </w:rPrChange>
                </w:rPr>
                <w:t>1183</w:t>
              </w:r>
            </w:ins>
            <w:del w:id="1022" w:author="Zixuan Zhou" w:date="2026-04-27T19:26:00Z" w16du:dateUtc="2026-04-27T11:26:00Z">
              <w:r w:rsidRPr="00E75582" w:rsidDel="00DA2FB0">
                <w:rPr>
                  <w:sz w:val="21"/>
                  <w:szCs w:val="20"/>
                </w:rPr>
                <w:delText>855</w:delText>
              </w:r>
            </w:del>
          </w:p>
        </w:tc>
        <w:tc>
          <w:tcPr>
            <w:tcW w:w="1656" w:type="dxa"/>
            <w:tcPrChange w:id="1023" w:author="Zixuan Zhou" w:date="2026-04-27T19:29:00Z" w16du:dateUtc="2026-04-27T11:29:00Z">
              <w:tcPr>
                <w:tcW w:w="1656" w:type="dxa"/>
                <w:vAlign w:val="center"/>
              </w:tcPr>
            </w:tcPrChange>
          </w:tcPr>
          <w:p w14:paraId="42C870BF" w14:textId="1EA90583" w:rsidR="00E75582" w:rsidRPr="00E75582" w:rsidRDefault="00E75582" w:rsidP="00E75582">
            <w:pPr>
              <w:pStyle w:val="altz"/>
              <w:wordWrap/>
              <w:adjustRightInd w:val="0"/>
              <w:snapToGrid/>
              <w:spacing w:line="240" w:lineRule="auto"/>
              <w:ind w:firstLineChars="0" w:firstLine="0"/>
              <w:rPr>
                <w:sz w:val="21"/>
                <w:szCs w:val="20"/>
              </w:rPr>
            </w:pPr>
            <w:ins w:id="1024" w:author="Zixuan Zhou" w:date="2026-04-27T19:29:00Z" w16du:dateUtc="2026-04-27T11:29:00Z">
              <w:r w:rsidRPr="00E75582">
                <w:rPr>
                  <w:sz w:val="21"/>
                  <w:szCs w:val="20"/>
                  <w:rPrChange w:id="1025" w:author="Zixuan Zhou" w:date="2026-04-27T19:29:00Z" w16du:dateUtc="2026-04-27T11:29:00Z">
                    <w:rPr/>
                  </w:rPrChange>
                </w:rPr>
                <w:t>31.30</w:t>
              </w:r>
            </w:ins>
            <w:del w:id="1026" w:author="Zixuan Zhou" w:date="2026-04-27T19:29:00Z" w16du:dateUtc="2026-04-27T11:29:00Z">
              <w:r w:rsidRPr="00E75582" w:rsidDel="00CC1DB3">
                <w:rPr>
                  <w:sz w:val="21"/>
                  <w:szCs w:val="20"/>
                </w:rPr>
                <w:delText>22.62%</w:delText>
              </w:r>
            </w:del>
          </w:p>
        </w:tc>
      </w:tr>
      <w:tr w:rsidR="00E75582" w14:paraId="33174F89" w14:textId="77777777" w:rsidTr="00CC1DB3">
        <w:tblPrEx>
          <w:tblW w:w="9067" w:type="dxa"/>
          <w:tblCellSpacing w:w="15" w:type="dxa"/>
          <w:tblCellMar>
            <w:top w:w="15" w:type="dxa"/>
            <w:left w:w="15" w:type="dxa"/>
            <w:bottom w:w="15" w:type="dxa"/>
            <w:right w:w="15" w:type="dxa"/>
          </w:tblCellMar>
          <w:tblPrExChange w:id="1027"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28" w:author="Zixuan Zhou" w:date="2026-04-27T19:29:00Z" w16du:dateUtc="2026-04-27T11:29:00Z">
            <w:trPr>
              <w:trHeight w:val="317"/>
              <w:tblCellSpacing w:w="15" w:type="dxa"/>
            </w:trPr>
          </w:trPrChange>
        </w:trPr>
        <w:tc>
          <w:tcPr>
            <w:tcW w:w="1084" w:type="dxa"/>
            <w:tcPrChange w:id="1029" w:author="Zixuan Zhou" w:date="2026-04-27T19:29:00Z" w16du:dateUtc="2026-04-27T11:29:00Z">
              <w:tcPr>
                <w:tcW w:w="1084" w:type="dxa"/>
                <w:vAlign w:val="center"/>
              </w:tcPr>
            </w:tcPrChange>
          </w:tcPr>
          <w:p w14:paraId="18CB0329" w14:textId="72A691E7" w:rsidR="00E75582" w:rsidRPr="00E75582" w:rsidRDefault="00E75582" w:rsidP="00E75582">
            <w:pPr>
              <w:pStyle w:val="altz"/>
              <w:wordWrap/>
              <w:adjustRightInd w:val="0"/>
              <w:snapToGrid/>
              <w:spacing w:line="240" w:lineRule="auto"/>
              <w:ind w:firstLineChars="0" w:firstLine="0"/>
              <w:jc w:val="left"/>
              <w:rPr>
                <w:sz w:val="21"/>
                <w:szCs w:val="20"/>
              </w:rPr>
            </w:pPr>
            <w:ins w:id="1030" w:author="Zixuan Zhou" w:date="2026-04-27T19:26:00Z" w16du:dateUtc="2026-04-27T11:26:00Z">
              <w:r w:rsidRPr="00E75582">
                <w:rPr>
                  <w:rFonts w:hint="eastAsia"/>
                  <w:sz w:val="21"/>
                  <w:szCs w:val="20"/>
                  <w:rPrChange w:id="1031" w:author="Zixuan Zhou" w:date="2026-04-27T19:26:00Z" w16du:dateUtc="2026-04-27T11:26:00Z">
                    <w:rPr>
                      <w:rFonts w:hint="eastAsia"/>
                    </w:rPr>
                  </w:rPrChange>
                </w:rPr>
                <w:lastRenderedPageBreak/>
                <w:t>3</w:t>
              </w:r>
            </w:ins>
            <w:del w:id="1032" w:author="Zixuan Zhou" w:date="2026-04-27T19:26:00Z" w16du:dateUtc="2026-04-27T11:26:00Z">
              <w:r w:rsidRPr="00E75582" w:rsidDel="00DA2FB0">
                <w:rPr>
                  <w:sz w:val="21"/>
                  <w:szCs w:val="20"/>
                </w:rPr>
                <w:delText>3</w:delText>
              </w:r>
            </w:del>
          </w:p>
        </w:tc>
        <w:tc>
          <w:tcPr>
            <w:tcW w:w="4364" w:type="dxa"/>
            <w:tcPrChange w:id="1033" w:author="Zixuan Zhou" w:date="2026-04-27T19:29:00Z" w16du:dateUtc="2026-04-27T11:29:00Z">
              <w:tcPr>
                <w:tcW w:w="4364" w:type="dxa"/>
                <w:vAlign w:val="center"/>
              </w:tcPr>
            </w:tcPrChange>
          </w:tcPr>
          <w:p w14:paraId="3F450C98" w14:textId="41F794CB" w:rsidR="00E75582" w:rsidRPr="00E75582" w:rsidRDefault="00E75582" w:rsidP="00E75582">
            <w:pPr>
              <w:pStyle w:val="altz"/>
              <w:wordWrap/>
              <w:adjustRightInd w:val="0"/>
              <w:snapToGrid/>
              <w:spacing w:line="240" w:lineRule="auto"/>
              <w:ind w:firstLineChars="0" w:firstLine="0"/>
              <w:rPr>
                <w:sz w:val="21"/>
                <w:szCs w:val="20"/>
              </w:rPr>
            </w:pPr>
            <w:ins w:id="1034" w:author="Zixuan Zhou" w:date="2026-04-27T19:26:00Z" w16du:dateUtc="2026-04-27T11:26:00Z">
              <w:r w:rsidRPr="00E75582">
                <w:rPr>
                  <w:rFonts w:hint="eastAsia"/>
                  <w:sz w:val="21"/>
                  <w:szCs w:val="20"/>
                  <w:rPrChange w:id="1035" w:author="Zixuan Zhou" w:date="2026-04-27T19:26:00Z" w16du:dateUtc="2026-04-27T11:26:00Z">
                    <w:rPr>
                      <w:rFonts w:hint="eastAsia"/>
                    </w:rPr>
                  </w:rPrChange>
                </w:rPr>
                <w:t>避孕药</w:t>
              </w:r>
            </w:ins>
            <w:del w:id="1036" w:author="Zixuan Zhou" w:date="2026-04-27T19:26:00Z" w16du:dateUtc="2026-04-27T11:26:00Z">
              <w:r w:rsidRPr="00E75582" w:rsidDel="00DA2FB0">
                <w:rPr>
                  <w:sz w:val="21"/>
                  <w:szCs w:val="20"/>
                </w:rPr>
                <w:delText>避孕药（</w:delText>
              </w:r>
              <w:r w:rsidRPr="00E75582" w:rsidDel="00DA2FB0">
                <w:rPr>
                  <w:sz w:val="21"/>
                  <w:szCs w:val="20"/>
                </w:rPr>
                <w:delText>Contraceptive Pill</w:delText>
              </w:r>
              <w:r w:rsidRPr="00E75582" w:rsidDel="00DA2FB0">
                <w:rPr>
                  <w:sz w:val="21"/>
                  <w:szCs w:val="20"/>
                </w:rPr>
                <w:delText>）</w:delText>
              </w:r>
            </w:del>
          </w:p>
        </w:tc>
        <w:tc>
          <w:tcPr>
            <w:tcW w:w="1813" w:type="dxa"/>
            <w:tcPrChange w:id="1037" w:author="Zixuan Zhou" w:date="2026-04-27T19:29:00Z" w16du:dateUtc="2026-04-27T11:29:00Z">
              <w:tcPr>
                <w:tcW w:w="1813" w:type="dxa"/>
                <w:vAlign w:val="center"/>
              </w:tcPr>
            </w:tcPrChange>
          </w:tcPr>
          <w:p w14:paraId="5700EEBF" w14:textId="677E1D1E" w:rsidR="00E75582" w:rsidRPr="00E75582" w:rsidRDefault="00E75582" w:rsidP="00E75582">
            <w:pPr>
              <w:pStyle w:val="altz"/>
              <w:wordWrap/>
              <w:adjustRightInd w:val="0"/>
              <w:snapToGrid/>
              <w:spacing w:line="240" w:lineRule="auto"/>
              <w:ind w:firstLineChars="0" w:firstLine="0"/>
              <w:rPr>
                <w:sz w:val="21"/>
                <w:szCs w:val="20"/>
              </w:rPr>
            </w:pPr>
            <w:ins w:id="1038" w:author="Zixuan Zhou" w:date="2026-04-27T19:26:00Z" w16du:dateUtc="2026-04-27T11:26:00Z">
              <w:r w:rsidRPr="00E75582">
                <w:rPr>
                  <w:rFonts w:hint="eastAsia"/>
                  <w:sz w:val="21"/>
                  <w:szCs w:val="20"/>
                  <w:rPrChange w:id="1039" w:author="Zixuan Zhou" w:date="2026-04-27T19:26:00Z" w16du:dateUtc="2026-04-27T11:26:00Z">
                    <w:rPr>
                      <w:rFonts w:hint="eastAsia"/>
                    </w:rPr>
                  </w:rPrChange>
                </w:rPr>
                <w:t>256</w:t>
              </w:r>
            </w:ins>
            <w:del w:id="1040" w:author="Zixuan Zhou" w:date="2026-04-27T19:26:00Z" w16du:dateUtc="2026-04-27T11:26:00Z">
              <w:r w:rsidRPr="00E75582" w:rsidDel="00DA2FB0">
                <w:rPr>
                  <w:sz w:val="21"/>
                  <w:szCs w:val="20"/>
                </w:rPr>
                <w:delText>381</w:delText>
              </w:r>
            </w:del>
          </w:p>
        </w:tc>
        <w:tc>
          <w:tcPr>
            <w:tcW w:w="1656" w:type="dxa"/>
            <w:tcPrChange w:id="1041" w:author="Zixuan Zhou" w:date="2026-04-27T19:29:00Z" w16du:dateUtc="2026-04-27T11:29:00Z">
              <w:tcPr>
                <w:tcW w:w="1656" w:type="dxa"/>
                <w:vAlign w:val="center"/>
              </w:tcPr>
            </w:tcPrChange>
          </w:tcPr>
          <w:p w14:paraId="59D3F2D2" w14:textId="5D475881" w:rsidR="00E75582" w:rsidRPr="00E75582" w:rsidRDefault="00E75582" w:rsidP="00E75582">
            <w:pPr>
              <w:pStyle w:val="altz"/>
              <w:wordWrap/>
              <w:adjustRightInd w:val="0"/>
              <w:snapToGrid/>
              <w:spacing w:line="240" w:lineRule="auto"/>
              <w:ind w:firstLineChars="0" w:firstLine="0"/>
              <w:rPr>
                <w:sz w:val="21"/>
                <w:szCs w:val="20"/>
              </w:rPr>
            </w:pPr>
            <w:ins w:id="1042" w:author="Zixuan Zhou" w:date="2026-04-27T19:29:00Z" w16du:dateUtc="2026-04-27T11:29:00Z">
              <w:r w:rsidRPr="00E75582">
                <w:rPr>
                  <w:sz w:val="21"/>
                  <w:szCs w:val="20"/>
                  <w:rPrChange w:id="1043" w:author="Zixuan Zhou" w:date="2026-04-27T19:29:00Z" w16du:dateUtc="2026-04-27T11:29:00Z">
                    <w:rPr/>
                  </w:rPrChange>
                </w:rPr>
                <w:t>6.77</w:t>
              </w:r>
            </w:ins>
            <w:del w:id="1044" w:author="Zixuan Zhou" w:date="2026-04-27T19:29:00Z" w16du:dateUtc="2026-04-27T11:29:00Z">
              <w:r w:rsidRPr="00E75582" w:rsidDel="00CC1DB3">
                <w:rPr>
                  <w:sz w:val="21"/>
                  <w:szCs w:val="20"/>
                </w:rPr>
                <w:delText>10.08%</w:delText>
              </w:r>
            </w:del>
          </w:p>
        </w:tc>
      </w:tr>
      <w:tr w:rsidR="00E75582" w14:paraId="38EA8C79" w14:textId="77777777" w:rsidTr="00CC1DB3">
        <w:tblPrEx>
          <w:tblW w:w="9067" w:type="dxa"/>
          <w:tblCellSpacing w:w="15" w:type="dxa"/>
          <w:tblCellMar>
            <w:top w:w="15" w:type="dxa"/>
            <w:left w:w="15" w:type="dxa"/>
            <w:bottom w:w="15" w:type="dxa"/>
            <w:right w:w="15" w:type="dxa"/>
          </w:tblCellMar>
          <w:tblPrExChange w:id="1045"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46" w:author="Zixuan Zhou" w:date="2026-04-27T19:29:00Z" w16du:dateUtc="2026-04-27T11:29:00Z">
            <w:trPr>
              <w:trHeight w:val="317"/>
              <w:tblCellSpacing w:w="15" w:type="dxa"/>
            </w:trPr>
          </w:trPrChange>
        </w:trPr>
        <w:tc>
          <w:tcPr>
            <w:tcW w:w="1084" w:type="dxa"/>
            <w:tcPrChange w:id="1047" w:author="Zixuan Zhou" w:date="2026-04-27T19:29:00Z" w16du:dateUtc="2026-04-27T11:29:00Z">
              <w:tcPr>
                <w:tcW w:w="1084" w:type="dxa"/>
                <w:vAlign w:val="center"/>
              </w:tcPr>
            </w:tcPrChange>
          </w:tcPr>
          <w:p w14:paraId="20530E2B" w14:textId="05E52AF6" w:rsidR="00E75582" w:rsidRPr="00E75582" w:rsidRDefault="00E75582" w:rsidP="00E75582">
            <w:pPr>
              <w:pStyle w:val="altz"/>
              <w:wordWrap/>
              <w:adjustRightInd w:val="0"/>
              <w:snapToGrid/>
              <w:spacing w:line="240" w:lineRule="auto"/>
              <w:ind w:firstLineChars="0" w:firstLine="0"/>
              <w:jc w:val="left"/>
              <w:rPr>
                <w:sz w:val="21"/>
                <w:szCs w:val="20"/>
              </w:rPr>
            </w:pPr>
            <w:ins w:id="1048" w:author="Zixuan Zhou" w:date="2026-04-27T19:26:00Z" w16du:dateUtc="2026-04-27T11:26:00Z">
              <w:r w:rsidRPr="00E75582">
                <w:rPr>
                  <w:rFonts w:hint="eastAsia"/>
                  <w:sz w:val="21"/>
                  <w:szCs w:val="20"/>
                  <w:rPrChange w:id="1049" w:author="Zixuan Zhou" w:date="2026-04-27T19:26:00Z" w16du:dateUtc="2026-04-27T11:26:00Z">
                    <w:rPr>
                      <w:rFonts w:hint="eastAsia"/>
                    </w:rPr>
                  </w:rPrChange>
                </w:rPr>
                <w:t>4</w:t>
              </w:r>
            </w:ins>
            <w:del w:id="1050" w:author="Zixuan Zhou" w:date="2026-04-27T19:26:00Z" w16du:dateUtc="2026-04-27T11:26:00Z">
              <w:r w:rsidRPr="00E75582" w:rsidDel="00DA2FB0">
                <w:rPr>
                  <w:sz w:val="21"/>
                  <w:szCs w:val="20"/>
                </w:rPr>
                <w:delText>4</w:delText>
              </w:r>
            </w:del>
          </w:p>
        </w:tc>
        <w:tc>
          <w:tcPr>
            <w:tcW w:w="4364" w:type="dxa"/>
            <w:tcPrChange w:id="1051" w:author="Zixuan Zhou" w:date="2026-04-27T19:29:00Z" w16du:dateUtc="2026-04-27T11:29:00Z">
              <w:tcPr>
                <w:tcW w:w="4364" w:type="dxa"/>
                <w:vAlign w:val="center"/>
              </w:tcPr>
            </w:tcPrChange>
          </w:tcPr>
          <w:p w14:paraId="2D534178" w14:textId="3AC16155" w:rsidR="00E75582" w:rsidRPr="00E75582" w:rsidRDefault="00E75582" w:rsidP="00E75582">
            <w:pPr>
              <w:pStyle w:val="altz"/>
              <w:wordWrap/>
              <w:adjustRightInd w:val="0"/>
              <w:snapToGrid/>
              <w:spacing w:line="240" w:lineRule="auto"/>
              <w:ind w:firstLineChars="0" w:firstLine="0"/>
              <w:rPr>
                <w:sz w:val="21"/>
                <w:szCs w:val="20"/>
              </w:rPr>
            </w:pPr>
            <w:ins w:id="1052" w:author="Zixuan Zhou" w:date="2026-04-27T19:26:00Z" w16du:dateUtc="2026-04-27T11:26:00Z">
              <w:r w:rsidRPr="00E75582">
                <w:rPr>
                  <w:rFonts w:hint="eastAsia"/>
                  <w:sz w:val="21"/>
                  <w:szCs w:val="20"/>
                  <w:rPrChange w:id="1053" w:author="Zixuan Zhou" w:date="2026-04-27T19:26:00Z" w16du:dateUtc="2026-04-27T11:26:00Z">
                    <w:rPr>
                      <w:rFonts w:hint="eastAsia"/>
                    </w:rPr>
                  </w:rPrChange>
                </w:rPr>
                <w:t>节育器</w:t>
              </w:r>
            </w:ins>
            <w:del w:id="1054" w:author="Zixuan Zhou" w:date="2026-04-27T19:26:00Z" w16du:dateUtc="2026-04-27T11:26:00Z">
              <w:r w:rsidRPr="00E75582" w:rsidDel="00DA2FB0">
                <w:rPr>
                  <w:sz w:val="21"/>
                  <w:szCs w:val="20"/>
                </w:rPr>
                <w:delText>体外排精（</w:delText>
              </w:r>
              <w:r w:rsidRPr="00E75582" w:rsidDel="00DA2FB0">
                <w:rPr>
                  <w:sz w:val="21"/>
                  <w:szCs w:val="20"/>
                </w:rPr>
                <w:delText>Coitus Interruptus</w:delText>
              </w:r>
              <w:r w:rsidRPr="00E75582" w:rsidDel="00DA2FB0">
                <w:rPr>
                  <w:sz w:val="21"/>
                  <w:szCs w:val="20"/>
                </w:rPr>
                <w:delText>）</w:delText>
              </w:r>
            </w:del>
          </w:p>
        </w:tc>
        <w:tc>
          <w:tcPr>
            <w:tcW w:w="1813" w:type="dxa"/>
            <w:tcPrChange w:id="1055" w:author="Zixuan Zhou" w:date="2026-04-27T19:29:00Z" w16du:dateUtc="2026-04-27T11:29:00Z">
              <w:tcPr>
                <w:tcW w:w="1813" w:type="dxa"/>
                <w:vAlign w:val="center"/>
              </w:tcPr>
            </w:tcPrChange>
          </w:tcPr>
          <w:p w14:paraId="6E0354C2" w14:textId="048BF2A2" w:rsidR="00E75582" w:rsidRPr="00E75582" w:rsidRDefault="00E75582" w:rsidP="00E75582">
            <w:pPr>
              <w:pStyle w:val="altz"/>
              <w:wordWrap/>
              <w:adjustRightInd w:val="0"/>
              <w:snapToGrid/>
              <w:spacing w:line="240" w:lineRule="auto"/>
              <w:ind w:firstLineChars="0" w:firstLine="0"/>
              <w:rPr>
                <w:sz w:val="21"/>
                <w:szCs w:val="20"/>
              </w:rPr>
            </w:pPr>
            <w:ins w:id="1056" w:author="Zixuan Zhou" w:date="2026-04-27T19:26:00Z" w16du:dateUtc="2026-04-27T11:26:00Z">
              <w:r w:rsidRPr="00E75582">
                <w:rPr>
                  <w:rFonts w:hint="eastAsia"/>
                  <w:sz w:val="21"/>
                  <w:szCs w:val="20"/>
                  <w:rPrChange w:id="1057" w:author="Zixuan Zhou" w:date="2026-04-27T19:26:00Z" w16du:dateUtc="2026-04-27T11:26:00Z">
                    <w:rPr>
                      <w:rFonts w:hint="eastAsia"/>
                    </w:rPr>
                  </w:rPrChange>
                </w:rPr>
                <w:t>156</w:t>
              </w:r>
            </w:ins>
            <w:del w:id="1058" w:author="Zixuan Zhou" w:date="2026-04-27T19:26:00Z" w16du:dateUtc="2026-04-27T11:26:00Z">
              <w:r w:rsidRPr="00E75582" w:rsidDel="00DA2FB0">
                <w:rPr>
                  <w:sz w:val="21"/>
                  <w:szCs w:val="20"/>
                </w:rPr>
                <w:delText>211</w:delText>
              </w:r>
            </w:del>
          </w:p>
        </w:tc>
        <w:tc>
          <w:tcPr>
            <w:tcW w:w="1656" w:type="dxa"/>
            <w:tcPrChange w:id="1059" w:author="Zixuan Zhou" w:date="2026-04-27T19:29:00Z" w16du:dateUtc="2026-04-27T11:29:00Z">
              <w:tcPr>
                <w:tcW w:w="1656" w:type="dxa"/>
                <w:vAlign w:val="center"/>
              </w:tcPr>
            </w:tcPrChange>
          </w:tcPr>
          <w:p w14:paraId="10D79136" w14:textId="4F9FA26E" w:rsidR="00E75582" w:rsidRPr="00E75582" w:rsidRDefault="00E75582" w:rsidP="00E75582">
            <w:pPr>
              <w:pStyle w:val="altz"/>
              <w:wordWrap/>
              <w:adjustRightInd w:val="0"/>
              <w:snapToGrid/>
              <w:spacing w:line="240" w:lineRule="auto"/>
              <w:ind w:firstLineChars="0" w:firstLine="0"/>
              <w:rPr>
                <w:sz w:val="21"/>
                <w:szCs w:val="20"/>
              </w:rPr>
            </w:pPr>
            <w:ins w:id="1060" w:author="Zixuan Zhou" w:date="2026-04-27T19:29:00Z" w16du:dateUtc="2026-04-27T11:29:00Z">
              <w:r w:rsidRPr="00E75582">
                <w:rPr>
                  <w:sz w:val="21"/>
                  <w:szCs w:val="20"/>
                  <w:rPrChange w:id="1061" w:author="Zixuan Zhou" w:date="2026-04-27T19:29:00Z" w16du:dateUtc="2026-04-27T11:29:00Z">
                    <w:rPr/>
                  </w:rPrChange>
                </w:rPr>
                <w:t>4.13</w:t>
              </w:r>
            </w:ins>
            <w:del w:id="1062" w:author="Zixuan Zhou" w:date="2026-04-27T19:29:00Z" w16du:dateUtc="2026-04-27T11:29:00Z">
              <w:r w:rsidRPr="00E75582" w:rsidDel="00CC1DB3">
                <w:rPr>
                  <w:sz w:val="21"/>
                  <w:szCs w:val="20"/>
                </w:rPr>
                <w:delText>5.58%</w:delText>
              </w:r>
            </w:del>
          </w:p>
        </w:tc>
      </w:tr>
      <w:tr w:rsidR="00E75582" w14:paraId="6395D9C6" w14:textId="77777777" w:rsidTr="00CC1DB3">
        <w:tblPrEx>
          <w:tblW w:w="9067" w:type="dxa"/>
          <w:tblCellSpacing w:w="15" w:type="dxa"/>
          <w:tblCellMar>
            <w:top w:w="15" w:type="dxa"/>
            <w:left w:w="15" w:type="dxa"/>
            <w:bottom w:w="15" w:type="dxa"/>
            <w:right w:w="15" w:type="dxa"/>
          </w:tblCellMar>
          <w:tblPrExChange w:id="1063"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64" w:author="Zixuan Zhou" w:date="2026-04-27T19:29:00Z" w16du:dateUtc="2026-04-27T11:29:00Z">
            <w:trPr>
              <w:trHeight w:val="317"/>
              <w:tblCellSpacing w:w="15" w:type="dxa"/>
            </w:trPr>
          </w:trPrChange>
        </w:trPr>
        <w:tc>
          <w:tcPr>
            <w:tcW w:w="1084" w:type="dxa"/>
            <w:tcPrChange w:id="1065" w:author="Zixuan Zhou" w:date="2026-04-27T19:29:00Z" w16du:dateUtc="2026-04-27T11:29:00Z">
              <w:tcPr>
                <w:tcW w:w="1084" w:type="dxa"/>
                <w:vAlign w:val="center"/>
              </w:tcPr>
            </w:tcPrChange>
          </w:tcPr>
          <w:p w14:paraId="191BDF37" w14:textId="6596E30A" w:rsidR="00E75582" w:rsidRPr="00E75582" w:rsidRDefault="00E75582" w:rsidP="00E75582">
            <w:pPr>
              <w:pStyle w:val="altz"/>
              <w:wordWrap/>
              <w:adjustRightInd w:val="0"/>
              <w:snapToGrid/>
              <w:spacing w:line="240" w:lineRule="auto"/>
              <w:ind w:firstLineChars="0" w:firstLine="0"/>
              <w:jc w:val="left"/>
              <w:rPr>
                <w:sz w:val="21"/>
                <w:szCs w:val="20"/>
              </w:rPr>
            </w:pPr>
            <w:ins w:id="1066" w:author="Zixuan Zhou" w:date="2026-04-27T19:26:00Z" w16du:dateUtc="2026-04-27T11:26:00Z">
              <w:r w:rsidRPr="00E75582">
                <w:rPr>
                  <w:rFonts w:hint="eastAsia"/>
                  <w:sz w:val="21"/>
                  <w:szCs w:val="20"/>
                  <w:rPrChange w:id="1067" w:author="Zixuan Zhou" w:date="2026-04-27T19:26:00Z" w16du:dateUtc="2026-04-27T11:26:00Z">
                    <w:rPr>
                      <w:rFonts w:hint="eastAsia"/>
                    </w:rPr>
                  </w:rPrChange>
                </w:rPr>
                <w:t>5</w:t>
              </w:r>
            </w:ins>
            <w:del w:id="1068" w:author="Zixuan Zhou" w:date="2026-04-27T19:26:00Z" w16du:dateUtc="2026-04-27T11:26:00Z">
              <w:r w:rsidRPr="00E75582" w:rsidDel="00DA2FB0">
                <w:rPr>
                  <w:sz w:val="21"/>
                  <w:szCs w:val="20"/>
                </w:rPr>
                <w:delText>5</w:delText>
              </w:r>
            </w:del>
          </w:p>
        </w:tc>
        <w:tc>
          <w:tcPr>
            <w:tcW w:w="4364" w:type="dxa"/>
            <w:tcPrChange w:id="1069" w:author="Zixuan Zhou" w:date="2026-04-27T19:29:00Z" w16du:dateUtc="2026-04-27T11:29:00Z">
              <w:tcPr>
                <w:tcW w:w="4364" w:type="dxa"/>
                <w:vAlign w:val="center"/>
              </w:tcPr>
            </w:tcPrChange>
          </w:tcPr>
          <w:p w14:paraId="5D4F11FA" w14:textId="6F54CC43" w:rsidR="00E75582" w:rsidRPr="00E75582" w:rsidRDefault="00E75582" w:rsidP="00E75582">
            <w:pPr>
              <w:pStyle w:val="altz"/>
              <w:wordWrap/>
              <w:adjustRightInd w:val="0"/>
              <w:snapToGrid/>
              <w:spacing w:line="240" w:lineRule="auto"/>
              <w:ind w:firstLineChars="0" w:firstLine="0"/>
              <w:rPr>
                <w:sz w:val="21"/>
                <w:szCs w:val="20"/>
              </w:rPr>
            </w:pPr>
            <w:ins w:id="1070" w:author="Zixuan Zhou" w:date="2026-04-27T19:26:00Z" w16du:dateUtc="2026-04-27T11:26:00Z">
              <w:r w:rsidRPr="00E75582">
                <w:rPr>
                  <w:rFonts w:hint="eastAsia"/>
                  <w:sz w:val="21"/>
                  <w:szCs w:val="20"/>
                  <w:rPrChange w:id="1071" w:author="Zixuan Zhou" w:date="2026-04-27T19:26:00Z" w16du:dateUtc="2026-04-27T11:26:00Z">
                    <w:rPr>
                      <w:rFonts w:hint="eastAsia"/>
                    </w:rPr>
                  </w:rPrChange>
                </w:rPr>
                <w:t>人工流产</w:t>
              </w:r>
            </w:ins>
            <w:del w:id="1072" w:author="Zixuan Zhou" w:date="2026-04-27T19:26:00Z" w16du:dateUtc="2026-04-27T11:26:00Z">
              <w:r w:rsidRPr="00E75582" w:rsidDel="00DA2FB0">
                <w:rPr>
                  <w:sz w:val="21"/>
                  <w:szCs w:val="20"/>
                </w:rPr>
                <w:delText>安全期避孕（</w:delText>
              </w:r>
              <w:r w:rsidRPr="00E75582" w:rsidDel="00DA2FB0">
                <w:rPr>
                  <w:sz w:val="21"/>
                  <w:szCs w:val="20"/>
                </w:rPr>
                <w:delText>Safe Period Contraception</w:delText>
              </w:r>
              <w:r w:rsidRPr="00E75582" w:rsidDel="00DA2FB0">
                <w:rPr>
                  <w:sz w:val="21"/>
                  <w:szCs w:val="20"/>
                </w:rPr>
                <w:delText>）</w:delText>
              </w:r>
            </w:del>
          </w:p>
        </w:tc>
        <w:tc>
          <w:tcPr>
            <w:tcW w:w="1813" w:type="dxa"/>
            <w:tcPrChange w:id="1073" w:author="Zixuan Zhou" w:date="2026-04-27T19:29:00Z" w16du:dateUtc="2026-04-27T11:29:00Z">
              <w:tcPr>
                <w:tcW w:w="1813" w:type="dxa"/>
                <w:vAlign w:val="center"/>
              </w:tcPr>
            </w:tcPrChange>
          </w:tcPr>
          <w:p w14:paraId="3D718B39" w14:textId="1180C0F9" w:rsidR="00E75582" w:rsidRPr="00E75582" w:rsidRDefault="00E75582" w:rsidP="00E75582">
            <w:pPr>
              <w:pStyle w:val="altz"/>
              <w:wordWrap/>
              <w:adjustRightInd w:val="0"/>
              <w:snapToGrid/>
              <w:spacing w:line="240" w:lineRule="auto"/>
              <w:ind w:firstLineChars="0" w:firstLine="0"/>
              <w:rPr>
                <w:sz w:val="21"/>
                <w:szCs w:val="20"/>
              </w:rPr>
            </w:pPr>
            <w:ins w:id="1074" w:author="Zixuan Zhou" w:date="2026-04-27T19:26:00Z" w16du:dateUtc="2026-04-27T11:26:00Z">
              <w:r w:rsidRPr="00E75582">
                <w:rPr>
                  <w:rFonts w:hint="eastAsia"/>
                  <w:sz w:val="21"/>
                  <w:szCs w:val="20"/>
                  <w:rPrChange w:id="1075" w:author="Zixuan Zhou" w:date="2026-04-27T19:26:00Z" w16du:dateUtc="2026-04-27T11:26:00Z">
                    <w:rPr>
                      <w:rFonts w:hint="eastAsia"/>
                    </w:rPr>
                  </w:rPrChange>
                </w:rPr>
                <w:t>116</w:t>
              </w:r>
            </w:ins>
            <w:del w:id="1076" w:author="Zixuan Zhou" w:date="2026-04-27T19:26:00Z" w16du:dateUtc="2026-04-27T11:26:00Z">
              <w:r w:rsidRPr="00E75582" w:rsidDel="00DA2FB0">
                <w:rPr>
                  <w:sz w:val="21"/>
                  <w:szCs w:val="20"/>
                </w:rPr>
                <w:delText>189</w:delText>
              </w:r>
            </w:del>
          </w:p>
        </w:tc>
        <w:tc>
          <w:tcPr>
            <w:tcW w:w="1656" w:type="dxa"/>
            <w:tcPrChange w:id="1077" w:author="Zixuan Zhou" w:date="2026-04-27T19:29:00Z" w16du:dateUtc="2026-04-27T11:29:00Z">
              <w:tcPr>
                <w:tcW w:w="1656" w:type="dxa"/>
                <w:vAlign w:val="center"/>
              </w:tcPr>
            </w:tcPrChange>
          </w:tcPr>
          <w:p w14:paraId="47F6D6A9" w14:textId="0D78709A" w:rsidR="00E75582" w:rsidRPr="00E75582" w:rsidRDefault="00E75582" w:rsidP="00E75582">
            <w:pPr>
              <w:pStyle w:val="altz"/>
              <w:wordWrap/>
              <w:adjustRightInd w:val="0"/>
              <w:snapToGrid/>
              <w:spacing w:line="240" w:lineRule="auto"/>
              <w:ind w:firstLineChars="0" w:firstLine="0"/>
              <w:rPr>
                <w:sz w:val="21"/>
                <w:szCs w:val="20"/>
              </w:rPr>
            </w:pPr>
            <w:ins w:id="1078" w:author="Zixuan Zhou" w:date="2026-04-27T19:29:00Z" w16du:dateUtc="2026-04-27T11:29:00Z">
              <w:r w:rsidRPr="00E75582">
                <w:rPr>
                  <w:sz w:val="21"/>
                  <w:szCs w:val="20"/>
                  <w:rPrChange w:id="1079" w:author="Zixuan Zhou" w:date="2026-04-27T19:29:00Z" w16du:dateUtc="2026-04-27T11:29:00Z">
                    <w:rPr/>
                  </w:rPrChange>
                </w:rPr>
                <w:t>3.07</w:t>
              </w:r>
            </w:ins>
            <w:del w:id="1080" w:author="Zixuan Zhou" w:date="2026-04-27T19:29:00Z" w16du:dateUtc="2026-04-27T11:29:00Z">
              <w:r w:rsidRPr="00E75582" w:rsidDel="00CC1DB3">
                <w:rPr>
                  <w:sz w:val="21"/>
                  <w:szCs w:val="20"/>
                </w:rPr>
                <w:delText>5.00%</w:delText>
              </w:r>
            </w:del>
          </w:p>
        </w:tc>
      </w:tr>
      <w:tr w:rsidR="00E75582" w14:paraId="619BE659" w14:textId="77777777" w:rsidTr="00CC1DB3">
        <w:tblPrEx>
          <w:tblW w:w="9067" w:type="dxa"/>
          <w:tblCellSpacing w:w="15" w:type="dxa"/>
          <w:tblCellMar>
            <w:top w:w="15" w:type="dxa"/>
            <w:left w:w="15" w:type="dxa"/>
            <w:bottom w:w="15" w:type="dxa"/>
            <w:right w:w="15" w:type="dxa"/>
          </w:tblCellMar>
          <w:tblPrExChange w:id="1081"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82" w:author="Zixuan Zhou" w:date="2026-04-27T19:29:00Z" w16du:dateUtc="2026-04-27T11:29:00Z">
            <w:trPr>
              <w:trHeight w:val="317"/>
              <w:tblCellSpacing w:w="15" w:type="dxa"/>
            </w:trPr>
          </w:trPrChange>
        </w:trPr>
        <w:tc>
          <w:tcPr>
            <w:tcW w:w="1084" w:type="dxa"/>
            <w:tcPrChange w:id="1083" w:author="Zixuan Zhou" w:date="2026-04-27T19:29:00Z" w16du:dateUtc="2026-04-27T11:29:00Z">
              <w:tcPr>
                <w:tcW w:w="1084" w:type="dxa"/>
                <w:vAlign w:val="center"/>
              </w:tcPr>
            </w:tcPrChange>
          </w:tcPr>
          <w:p w14:paraId="06D06C9B" w14:textId="772B3C65" w:rsidR="00E75582" w:rsidRPr="00E75582" w:rsidRDefault="00E75582" w:rsidP="00E75582">
            <w:pPr>
              <w:pStyle w:val="altz"/>
              <w:wordWrap/>
              <w:adjustRightInd w:val="0"/>
              <w:snapToGrid/>
              <w:spacing w:line="240" w:lineRule="auto"/>
              <w:ind w:firstLineChars="0" w:firstLine="0"/>
              <w:jc w:val="left"/>
              <w:rPr>
                <w:sz w:val="21"/>
                <w:szCs w:val="20"/>
              </w:rPr>
            </w:pPr>
            <w:ins w:id="1084" w:author="Zixuan Zhou" w:date="2026-04-27T19:26:00Z" w16du:dateUtc="2026-04-27T11:26:00Z">
              <w:r w:rsidRPr="00E75582">
                <w:rPr>
                  <w:rFonts w:hint="eastAsia"/>
                  <w:sz w:val="21"/>
                  <w:szCs w:val="20"/>
                  <w:rPrChange w:id="1085" w:author="Zixuan Zhou" w:date="2026-04-27T19:26:00Z" w16du:dateUtc="2026-04-27T11:26:00Z">
                    <w:rPr>
                      <w:rFonts w:hint="eastAsia"/>
                    </w:rPr>
                  </w:rPrChange>
                </w:rPr>
                <w:t>6</w:t>
              </w:r>
            </w:ins>
            <w:del w:id="1086" w:author="Zixuan Zhou" w:date="2026-04-27T19:26:00Z" w16du:dateUtc="2026-04-27T11:26:00Z">
              <w:r w:rsidRPr="00E75582" w:rsidDel="00DA2FB0">
                <w:rPr>
                  <w:sz w:val="21"/>
                  <w:szCs w:val="20"/>
                </w:rPr>
                <w:delText>6</w:delText>
              </w:r>
            </w:del>
          </w:p>
        </w:tc>
        <w:tc>
          <w:tcPr>
            <w:tcW w:w="4364" w:type="dxa"/>
            <w:tcPrChange w:id="1087" w:author="Zixuan Zhou" w:date="2026-04-27T19:29:00Z" w16du:dateUtc="2026-04-27T11:29:00Z">
              <w:tcPr>
                <w:tcW w:w="4364" w:type="dxa"/>
                <w:vAlign w:val="center"/>
              </w:tcPr>
            </w:tcPrChange>
          </w:tcPr>
          <w:p w14:paraId="04E32A76" w14:textId="54B7DDBE" w:rsidR="00E75582" w:rsidRPr="00E75582" w:rsidRDefault="00E75582" w:rsidP="00E75582">
            <w:pPr>
              <w:pStyle w:val="altz"/>
              <w:wordWrap/>
              <w:adjustRightInd w:val="0"/>
              <w:snapToGrid/>
              <w:spacing w:line="240" w:lineRule="auto"/>
              <w:ind w:firstLineChars="0" w:firstLine="0"/>
              <w:rPr>
                <w:sz w:val="21"/>
                <w:szCs w:val="20"/>
              </w:rPr>
            </w:pPr>
            <w:ins w:id="1088" w:author="Zixuan Zhou" w:date="2026-04-27T19:26:00Z" w16du:dateUtc="2026-04-27T11:26:00Z">
              <w:r w:rsidRPr="00E75582">
                <w:rPr>
                  <w:rFonts w:hint="eastAsia"/>
                  <w:sz w:val="21"/>
                  <w:szCs w:val="20"/>
                  <w:rPrChange w:id="1089" w:author="Zixuan Zhou" w:date="2026-04-27T19:26:00Z" w16du:dateUtc="2026-04-27T11:26:00Z">
                    <w:rPr>
                      <w:rFonts w:hint="eastAsia"/>
                    </w:rPr>
                  </w:rPrChange>
                </w:rPr>
                <w:t>避孕科普</w:t>
              </w:r>
            </w:ins>
            <w:del w:id="1090" w:author="Zixuan Zhou" w:date="2026-04-27T19:26:00Z" w16du:dateUtc="2026-04-27T11:26:00Z">
              <w:r w:rsidRPr="00E75582" w:rsidDel="00DA2FB0">
                <w:rPr>
                  <w:sz w:val="21"/>
                  <w:szCs w:val="20"/>
                </w:rPr>
                <w:delText>人工流产（</w:delText>
              </w:r>
              <w:r w:rsidRPr="00E75582" w:rsidDel="00DA2FB0">
                <w:rPr>
                  <w:sz w:val="21"/>
                  <w:szCs w:val="20"/>
                </w:rPr>
                <w:delText>Induced Abortion</w:delText>
              </w:r>
              <w:r w:rsidRPr="00E75582" w:rsidDel="00DA2FB0">
                <w:rPr>
                  <w:sz w:val="21"/>
                  <w:szCs w:val="20"/>
                </w:rPr>
                <w:delText>）</w:delText>
              </w:r>
            </w:del>
          </w:p>
        </w:tc>
        <w:tc>
          <w:tcPr>
            <w:tcW w:w="1813" w:type="dxa"/>
            <w:tcPrChange w:id="1091" w:author="Zixuan Zhou" w:date="2026-04-27T19:29:00Z" w16du:dateUtc="2026-04-27T11:29:00Z">
              <w:tcPr>
                <w:tcW w:w="1813" w:type="dxa"/>
                <w:vAlign w:val="center"/>
              </w:tcPr>
            </w:tcPrChange>
          </w:tcPr>
          <w:p w14:paraId="19E0B488" w14:textId="4338240F" w:rsidR="00E75582" w:rsidRPr="00E75582" w:rsidRDefault="00E75582" w:rsidP="00E75582">
            <w:pPr>
              <w:pStyle w:val="altz"/>
              <w:wordWrap/>
              <w:adjustRightInd w:val="0"/>
              <w:snapToGrid/>
              <w:spacing w:line="240" w:lineRule="auto"/>
              <w:ind w:firstLineChars="0" w:firstLine="0"/>
              <w:rPr>
                <w:sz w:val="21"/>
                <w:szCs w:val="20"/>
              </w:rPr>
            </w:pPr>
            <w:ins w:id="1092" w:author="Zixuan Zhou" w:date="2026-04-27T19:26:00Z" w16du:dateUtc="2026-04-27T11:26:00Z">
              <w:r w:rsidRPr="00E75582">
                <w:rPr>
                  <w:rFonts w:hint="eastAsia"/>
                  <w:sz w:val="21"/>
                  <w:szCs w:val="20"/>
                  <w:rPrChange w:id="1093" w:author="Zixuan Zhou" w:date="2026-04-27T19:26:00Z" w16du:dateUtc="2026-04-27T11:26:00Z">
                    <w:rPr>
                      <w:rFonts w:hint="eastAsia"/>
                    </w:rPr>
                  </w:rPrChange>
                </w:rPr>
                <w:t>110</w:t>
              </w:r>
            </w:ins>
            <w:del w:id="1094" w:author="Zixuan Zhou" w:date="2026-04-27T19:26:00Z" w16du:dateUtc="2026-04-27T11:26:00Z">
              <w:r w:rsidRPr="00E75582" w:rsidDel="00DA2FB0">
                <w:rPr>
                  <w:sz w:val="21"/>
                  <w:szCs w:val="20"/>
                </w:rPr>
                <w:delText>175</w:delText>
              </w:r>
            </w:del>
          </w:p>
        </w:tc>
        <w:tc>
          <w:tcPr>
            <w:tcW w:w="1656" w:type="dxa"/>
            <w:tcPrChange w:id="1095" w:author="Zixuan Zhou" w:date="2026-04-27T19:29:00Z" w16du:dateUtc="2026-04-27T11:29:00Z">
              <w:tcPr>
                <w:tcW w:w="1656" w:type="dxa"/>
                <w:vAlign w:val="center"/>
              </w:tcPr>
            </w:tcPrChange>
          </w:tcPr>
          <w:p w14:paraId="5C7A79B4" w14:textId="582AB645" w:rsidR="00E75582" w:rsidRPr="00E75582" w:rsidRDefault="00E75582" w:rsidP="00E75582">
            <w:pPr>
              <w:pStyle w:val="altz"/>
              <w:wordWrap/>
              <w:adjustRightInd w:val="0"/>
              <w:snapToGrid/>
              <w:spacing w:line="240" w:lineRule="auto"/>
              <w:ind w:firstLineChars="0" w:firstLine="0"/>
              <w:rPr>
                <w:sz w:val="21"/>
                <w:szCs w:val="20"/>
              </w:rPr>
            </w:pPr>
            <w:ins w:id="1096" w:author="Zixuan Zhou" w:date="2026-04-27T19:29:00Z" w16du:dateUtc="2026-04-27T11:29:00Z">
              <w:r w:rsidRPr="00E75582">
                <w:rPr>
                  <w:sz w:val="21"/>
                  <w:szCs w:val="20"/>
                  <w:rPrChange w:id="1097" w:author="Zixuan Zhou" w:date="2026-04-27T19:29:00Z" w16du:dateUtc="2026-04-27T11:29:00Z">
                    <w:rPr/>
                  </w:rPrChange>
                </w:rPr>
                <w:t>2.91</w:t>
              </w:r>
            </w:ins>
            <w:del w:id="1098" w:author="Zixuan Zhou" w:date="2026-04-27T19:29:00Z" w16du:dateUtc="2026-04-27T11:29:00Z">
              <w:r w:rsidRPr="00E75582" w:rsidDel="00CC1DB3">
                <w:rPr>
                  <w:sz w:val="21"/>
                  <w:szCs w:val="20"/>
                </w:rPr>
                <w:delText>4.63%</w:delText>
              </w:r>
            </w:del>
          </w:p>
        </w:tc>
      </w:tr>
      <w:tr w:rsidR="00E75582" w14:paraId="654EB816" w14:textId="77777777" w:rsidTr="00CC1DB3">
        <w:tblPrEx>
          <w:tblW w:w="9067" w:type="dxa"/>
          <w:tblCellSpacing w:w="15" w:type="dxa"/>
          <w:tblCellMar>
            <w:top w:w="15" w:type="dxa"/>
            <w:left w:w="15" w:type="dxa"/>
            <w:bottom w:w="15" w:type="dxa"/>
            <w:right w:w="15" w:type="dxa"/>
          </w:tblCellMar>
          <w:tblPrExChange w:id="1099"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00" w:author="Zixuan Zhou" w:date="2026-04-27T19:29:00Z" w16du:dateUtc="2026-04-27T11:29:00Z">
            <w:trPr>
              <w:trHeight w:val="317"/>
              <w:tblCellSpacing w:w="15" w:type="dxa"/>
            </w:trPr>
          </w:trPrChange>
        </w:trPr>
        <w:tc>
          <w:tcPr>
            <w:tcW w:w="1084" w:type="dxa"/>
            <w:tcPrChange w:id="1101" w:author="Zixuan Zhou" w:date="2026-04-27T19:29:00Z" w16du:dateUtc="2026-04-27T11:29:00Z">
              <w:tcPr>
                <w:tcW w:w="1084" w:type="dxa"/>
                <w:vAlign w:val="center"/>
              </w:tcPr>
            </w:tcPrChange>
          </w:tcPr>
          <w:p w14:paraId="34E0DD1E" w14:textId="40E71918" w:rsidR="00E75582" w:rsidRPr="00E75582" w:rsidRDefault="00E75582" w:rsidP="00E75582">
            <w:pPr>
              <w:pStyle w:val="altz"/>
              <w:wordWrap/>
              <w:adjustRightInd w:val="0"/>
              <w:snapToGrid/>
              <w:spacing w:line="240" w:lineRule="auto"/>
              <w:ind w:firstLineChars="0" w:firstLine="0"/>
              <w:jc w:val="left"/>
              <w:rPr>
                <w:sz w:val="21"/>
                <w:szCs w:val="20"/>
              </w:rPr>
            </w:pPr>
            <w:ins w:id="1102" w:author="Zixuan Zhou" w:date="2026-04-27T19:26:00Z" w16du:dateUtc="2026-04-27T11:26:00Z">
              <w:r w:rsidRPr="00E75582">
                <w:rPr>
                  <w:rFonts w:hint="eastAsia"/>
                  <w:sz w:val="21"/>
                  <w:szCs w:val="20"/>
                  <w:rPrChange w:id="1103" w:author="Zixuan Zhou" w:date="2026-04-27T19:26:00Z" w16du:dateUtc="2026-04-27T11:26:00Z">
                    <w:rPr>
                      <w:rFonts w:hint="eastAsia"/>
                    </w:rPr>
                  </w:rPrChange>
                </w:rPr>
                <w:t>7</w:t>
              </w:r>
            </w:ins>
            <w:del w:id="1104" w:author="Zixuan Zhou" w:date="2026-04-27T19:26:00Z" w16du:dateUtc="2026-04-27T11:26:00Z">
              <w:r w:rsidRPr="00E75582" w:rsidDel="00DA2FB0">
                <w:rPr>
                  <w:sz w:val="21"/>
                  <w:szCs w:val="20"/>
                </w:rPr>
                <w:delText>7</w:delText>
              </w:r>
            </w:del>
          </w:p>
        </w:tc>
        <w:tc>
          <w:tcPr>
            <w:tcW w:w="4364" w:type="dxa"/>
            <w:tcPrChange w:id="1105" w:author="Zixuan Zhou" w:date="2026-04-27T19:29:00Z" w16du:dateUtc="2026-04-27T11:29:00Z">
              <w:tcPr>
                <w:tcW w:w="4364" w:type="dxa"/>
                <w:vAlign w:val="center"/>
              </w:tcPr>
            </w:tcPrChange>
          </w:tcPr>
          <w:p w14:paraId="318F9A3F" w14:textId="62CDCC24" w:rsidR="00E75582" w:rsidRPr="00E75582" w:rsidRDefault="00E75582" w:rsidP="00E75582">
            <w:pPr>
              <w:pStyle w:val="altz"/>
              <w:wordWrap/>
              <w:adjustRightInd w:val="0"/>
              <w:snapToGrid/>
              <w:spacing w:line="240" w:lineRule="auto"/>
              <w:ind w:firstLineChars="0" w:firstLine="0"/>
              <w:rPr>
                <w:sz w:val="21"/>
                <w:szCs w:val="20"/>
              </w:rPr>
            </w:pPr>
            <w:ins w:id="1106" w:author="Zixuan Zhou" w:date="2026-04-27T19:26:00Z" w16du:dateUtc="2026-04-27T11:26:00Z">
              <w:r w:rsidRPr="00E75582">
                <w:rPr>
                  <w:rFonts w:hint="eastAsia"/>
                  <w:sz w:val="21"/>
                  <w:szCs w:val="20"/>
                  <w:rPrChange w:id="1107" w:author="Zixuan Zhou" w:date="2026-04-27T19:26:00Z" w16du:dateUtc="2026-04-27T11:26:00Z">
                    <w:rPr>
                      <w:rFonts w:hint="eastAsia"/>
                    </w:rPr>
                  </w:rPrChange>
                </w:rPr>
                <w:t>绝育手术</w:t>
              </w:r>
            </w:ins>
            <w:del w:id="1108" w:author="Zixuan Zhou" w:date="2026-04-27T19:26:00Z" w16du:dateUtc="2026-04-27T11:26:00Z">
              <w:r w:rsidRPr="00E75582" w:rsidDel="00DA2FB0">
                <w:rPr>
                  <w:sz w:val="21"/>
                  <w:szCs w:val="20"/>
                </w:rPr>
                <w:delText>绝育手术（</w:delText>
              </w:r>
              <w:r w:rsidRPr="00E75582" w:rsidDel="00DA2FB0">
                <w:rPr>
                  <w:sz w:val="21"/>
                  <w:szCs w:val="20"/>
                </w:rPr>
                <w:delText>Sterilization Surgery</w:delText>
              </w:r>
              <w:r w:rsidRPr="00E75582" w:rsidDel="00DA2FB0">
                <w:rPr>
                  <w:sz w:val="21"/>
                  <w:szCs w:val="20"/>
                </w:rPr>
                <w:delText>）</w:delText>
              </w:r>
            </w:del>
          </w:p>
        </w:tc>
        <w:tc>
          <w:tcPr>
            <w:tcW w:w="1813" w:type="dxa"/>
            <w:tcPrChange w:id="1109" w:author="Zixuan Zhou" w:date="2026-04-27T19:29:00Z" w16du:dateUtc="2026-04-27T11:29:00Z">
              <w:tcPr>
                <w:tcW w:w="1813" w:type="dxa"/>
                <w:vAlign w:val="center"/>
              </w:tcPr>
            </w:tcPrChange>
          </w:tcPr>
          <w:p w14:paraId="6D1D2E43" w14:textId="5F99FF7F" w:rsidR="00E75582" w:rsidRPr="00E75582" w:rsidRDefault="00E75582" w:rsidP="00E75582">
            <w:pPr>
              <w:pStyle w:val="altz"/>
              <w:wordWrap/>
              <w:adjustRightInd w:val="0"/>
              <w:snapToGrid/>
              <w:spacing w:line="240" w:lineRule="auto"/>
              <w:ind w:firstLineChars="0" w:firstLine="0"/>
              <w:rPr>
                <w:sz w:val="21"/>
                <w:szCs w:val="20"/>
              </w:rPr>
            </w:pPr>
            <w:ins w:id="1110" w:author="Zixuan Zhou" w:date="2026-04-27T19:26:00Z" w16du:dateUtc="2026-04-27T11:26:00Z">
              <w:r w:rsidRPr="00E75582">
                <w:rPr>
                  <w:rFonts w:hint="eastAsia"/>
                  <w:sz w:val="21"/>
                  <w:szCs w:val="20"/>
                  <w:rPrChange w:id="1111" w:author="Zixuan Zhou" w:date="2026-04-27T19:26:00Z" w16du:dateUtc="2026-04-27T11:26:00Z">
                    <w:rPr>
                      <w:rFonts w:hint="eastAsia"/>
                    </w:rPr>
                  </w:rPrChange>
                </w:rPr>
                <w:t>110</w:t>
              </w:r>
            </w:ins>
            <w:del w:id="1112" w:author="Zixuan Zhou" w:date="2026-04-27T19:26:00Z" w16du:dateUtc="2026-04-27T11:26:00Z">
              <w:r w:rsidRPr="00E75582" w:rsidDel="00DA2FB0">
                <w:rPr>
                  <w:sz w:val="21"/>
                  <w:szCs w:val="20"/>
                </w:rPr>
                <w:delText>168</w:delText>
              </w:r>
            </w:del>
          </w:p>
        </w:tc>
        <w:tc>
          <w:tcPr>
            <w:tcW w:w="1656" w:type="dxa"/>
            <w:tcPrChange w:id="1113" w:author="Zixuan Zhou" w:date="2026-04-27T19:29:00Z" w16du:dateUtc="2026-04-27T11:29:00Z">
              <w:tcPr>
                <w:tcW w:w="1656" w:type="dxa"/>
                <w:vAlign w:val="center"/>
              </w:tcPr>
            </w:tcPrChange>
          </w:tcPr>
          <w:p w14:paraId="1384B635" w14:textId="73D31BB6" w:rsidR="00E75582" w:rsidRPr="00E75582" w:rsidRDefault="00E75582" w:rsidP="00E75582">
            <w:pPr>
              <w:pStyle w:val="altz"/>
              <w:wordWrap/>
              <w:adjustRightInd w:val="0"/>
              <w:snapToGrid/>
              <w:spacing w:line="240" w:lineRule="auto"/>
              <w:ind w:firstLineChars="0" w:firstLine="0"/>
              <w:rPr>
                <w:sz w:val="21"/>
                <w:szCs w:val="20"/>
              </w:rPr>
            </w:pPr>
            <w:ins w:id="1114" w:author="Zixuan Zhou" w:date="2026-04-27T19:29:00Z" w16du:dateUtc="2026-04-27T11:29:00Z">
              <w:r w:rsidRPr="00E75582">
                <w:rPr>
                  <w:sz w:val="21"/>
                  <w:szCs w:val="20"/>
                  <w:rPrChange w:id="1115" w:author="Zixuan Zhou" w:date="2026-04-27T19:29:00Z" w16du:dateUtc="2026-04-27T11:29:00Z">
                    <w:rPr/>
                  </w:rPrChange>
                </w:rPr>
                <w:t>2.91</w:t>
              </w:r>
            </w:ins>
            <w:del w:id="1116" w:author="Zixuan Zhou" w:date="2026-04-27T19:29:00Z" w16du:dateUtc="2026-04-27T11:29:00Z">
              <w:r w:rsidRPr="00E75582" w:rsidDel="00CC1DB3">
                <w:rPr>
                  <w:sz w:val="21"/>
                  <w:szCs w:val="20"/>
                </w:rPr>
                <w:delText>4.44%</w:delText>
              </w:r>
            </w:del>
          </w:p>
        </w:tc>
      </w:tr>
      <w:tr w:rsidR="00E75582" w14:paraId="2BA8736A" w14:textId="77777777" w:rsidTr="00CC1DB3">
        <w:tblPrEx>
          <w:tblW w:w="9067" w:type="dxa"/>
          <w:tblCellSpacing w:w="15" w:type="dxa"/>
          <w:tblCellMar>
            <w:top w:w="15" w:type="dxa"/>
            <w:left w:w="15" w:type="dxa"/>
            <w:bottom w:w="15" w:type="dxa"/>
            <w:right w:w="15" w:type="dxa"/>
          </w:tblCellMar>
          <w:tblPrExChange w:id="1117"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18" w:author="Zixuan Zhou" w:date="2026-04-27T19:29:00Z" w16du:dateUtc="2026-04-27T11:29:00Z">
            <w:trPr>
              <w:trHeight w:val="317"/>
              <w:tblCellSpacing w:w="15" w:type="dxa"/>
            </w:trPr>
          </w:trPrChange>
        </w:trPr>
        <w:tc>
          <w:tcPr>
            <w:tcW w:w="1084" w:type="dxa"/>
            <w:tcPrChange w:id="1119" w:author="Zixuan Zhou" w:date="2026-04-27T19:29:00Z" w16du:dateUtc="2026-04-27T11:29:00Z">
              <w:tcPr>
                <w:tcW w:w="1084" w:type="dxa"/>
                <w:vAlign w:val="center"/>
              </w:tcPr>
            </w:tcPrChange>
          </w:tcPr>
          <w:p w14:paraId="17F923F9" w14:textId="33F75561" w:rsidR="00E75582" w:rsidRPr="00E75582" w:rsidRDefault="00E75582" w:rsidP="00E75582">
            <w:pPr>
              <w:pStyle w:val="altz"/>
              <w:wordWrap/>
              <w:adjustRightInd w:val="0"/>
              <w:snapToGrid/>
              <w:spacing w:line="240" w:lineRule="auto"/>
              <w:ind w:firstLineChars="0" w:firstLine="0"/>
              <w:jc w:val="left"/>
              <w:rPr>
                <w:sz w:val="21"/>
                <w:szCs w:val="20"/>
              </w:rPr>
            </w:pPr>
            <w:ins w:id="1120" w:author="Zixuan Zhou" w:date="2026-04-27T19:26:00Z" w16du:dateUtc="2026-04-27T11:26:00Z">
              <w:r w:rsidRPr="00E75582">
                <w:rPr>
                  <w:rFonts w:hint="eastAsia"/>
                  <w:sz w:val="21"/>
                  <w:szCs w:val="20"/>
                  <w:rPrChange w:id="1121" w:author="Zixuan Zhou" w:date="2026-04-27T19:26:00Z" w16du:dateUtc="2026-04-27T11:26:00Z">
                    <w:rPr>
                      <w:rFonts w:hint="eastAsia"/>
                    </w:rPr>
                  </w:rPrChange>
                </w:rPr>
                <w:t>8</w:t>
              </w:r>
            </w:ins>
            <w:del w:id="1122" w:author="Zixuan Zhou" w:date="2026-04-27T19:26:00Z" w16du:dateUtc="2026-04-27T11:26:00Z">
              <w:r w:rsidRPr="00E75582" w:rsidDel="00DA2FB0">
                <w:rPr>
                  <w:sz w:val="21"/>
                  <w:szCs w:val="20"/>
                </w:rPr>
                <w:delText>8</w:delText>
              </w:r>
            </w:del>
          </w:p>
        </w:tc>
        <w:tc>
          <w:tcPr>
            <w:tcW w:w="4364" w:type="dxa"/>
            <w:tcPrChange w:id="1123" w:author="Zixuan Zhou" w:date="2026-04-27T19:29:00Z" w16du:dateUtc="2026-04-27T11:29:00Z">
              <w:tcPr>
                <w:tcW w:w="4364" w:type="dxa"/>
                <w:vAlign w:val="center"/>
              </w:tcPr>
            </w:tcPrChange>
          </w:tcPr>
          <w:p w14:paraId="4BE5C439" w14:textId="27356D28" w:rsidR="00E75582" w:rsidRPr="00E75582" w:rsidRDefault="00E75582" w:rsidP="00E75582">
            <w:pPr>
              <w:pStyle w:val="altz"/>
              <w:wordWrap/>
              <w:adjustRightInd w:val="0"/>
              <w:snapToGrid/>
              <w:spacing w:line="240" w:lineRule="auto"/>
              <w:ind w:firstLineChars="0" w:firstLine="0"/>
              <w:rPr>
                <w:sz w:val="21"/>
                <w:szCs w:val="20"/>
              </w:rPr>
            </w:pPr>
            <w:ins w:id="1124" w:author="Zixuan Zhou" w:date="2026-04-27T19:26:00Z" w16du:dateUtc="2026-04-27T11:26:00Z">
              <w:r w:rsidRPr="00E75582">
                <w:rPr>
                  <w:rFonts w:hint="eastAsia"/>
                  <w:sz w:val="21"/>
                  <w:szCs w:val="20"/>
                  <w:rPrChange w:id="1125" w:author="Zixuan Zhou" w:date="2026-04-27T19:26:00Z" w16du:dateUtc="2026-04-27T11:26:00Z">
                    <w:rPr>
                      <w:rFonts w:hint="eastAsia"/>
                    </w:rPr>
                  </w:rPrChange>
                </w:rPr>
                <w:t>安全期避孕</w:t>
              </w:r>
            </w:ins>
            <w:del w:id="1126" w:author="Zixuan Zhou" w:date="2026-04-27T19:26:00Z" w16du:dateUtc="2026-04-27T11:26:00Z">
              <w:r w:rsidRPr="00E75582" w:rsidDel="00DA2FB0">
                <w:rPr>
                  <w:sz w:val="21"/>
                  <w:szCs w:val="20"/>
                </w:rPr>
                <w:delText>避孕科普（</w:delText>
              </w:r>
              <w:r w:rsidRPr="00E75582" w:rsidDel="00DA2FB0">
                <w:rPr>
                  <w:sz w:val="21"/>
                  <w:szCs w:val="20"/>
                </w:rPr>
                <w:delText>Contraception Education</w:delText>
              </w:r>
              <w:r w:rsidRPr="00E75582" w:rsidDel="00DA2FB0">
                <w:rPr>
                  <w:sz w:val="21"/>
                  <w:szCs w:val="20"/>
                </w:rPr>
                <w:delText>）</w:delText>
              </w:r>
            </w:del>
          </w:p>
        </w:tc>
        <w:tc>
          <w:tcPr>
            <w:tcW w:w="1813" w:type="dxa"/>
            <w:tcPrChange w:id="1127" w:author="Zixuan Zhou" w:date="2026-04-27T19:29:00Z" w16du:dateUtc="2026-04-27T11:29:00Z">
              <w:tcPr>
                <w:tcW w:w="1813" w:type="dxa"/>
                <w:vAlign w:val="center"/>
              </w:tcPr>
            </w:tcPrChange>
          </w:tcPr>
          <w:p w14:paraId="48A5A476" w14:textId="483BB488" w:rsidR="00E75582" w:rsidRPr="00E75582" w:rsidRDefault="00E75582" w:rsidP="00E75582">
            <w:pPr>
              <w:pStyle w:val="altz"/>
              <w:wordWrap/>
              <w:adjustRightInd w:val="0"/>
              <w:snapToGrid/>
              <w:spacing w:line="240" w:lineRule="auto"/>
              <w:ind w:firstLineChars="0" w:firstLine="0"/>
              <w:rPr>
                <w:sz w:val="21"/>
                <w:szCs w:val="20"/>
              </w:rPr>
            </w:pPr>
            <w:ins w:id="1128" w:author="Zixuan Zhou" w:date="2026-04-27T19:26:00Z" w16du:dateUtc="2026-04-27T11:26:00Z">
              <w:r w:rsidRPr="00E75582">
                <w:rPr>
                  <w:rFonts w:hint="eastAsia"/>
                  <w:sz w:val="21"/>
                  <w:szCs w:val="20"/>
                  <w:rPrChange w:id="1129" w:author="Zixuan Zhou" w:date="2026-04-27T19:26:00Z" w16du:dateUtc="2026-04-27T11:26:00Z">
                    <w:rPr>
                      <w:rFonts w:hint="eastAsia"/>
                    </w:rPr>
                  </w:rPrChange>
                </w:rPr>
                <w:t>101</w:t>
              </w:r>
            </w:ins>
            <w:del w:id="1130" w:author="Zixuan Zhou" w:date="2026-04-27T19:26:00Z" w16du:dateUtc="2026-04-27T11:26:00Z">
              <w:r w:rsidRPr="00E75582" w:rsidDel="00DA2FB0">
                <w:rPr>
                  <w:sz w:val="21"/>
                  <w:szCs w:val="20"/>
                </w:rPr>
                <w:delText>152</w:delText>
              </w:r>
            </w:del>
          </w:p>
        </w:tc>
        <w:tc>
          <w:tcPr>
            <w:tcW w:w="1656" w:type="dxa"/>
            <w:tcPrChange w:id="1131" w:author="Zixuan Zhou" w:date="2026-04-27T19:29:00Z" w16du:dateUtc="2026-04-27T11:29:00Z">
              <w:tcPr>
                <w:tcW w:w="1656" w:type="dxa"/>
                <w:vAlign w:val="center"/>
              </w:tcPr>
            </w:tcPrChange>
          </w:tcPr>
          <w:p w14:paraId="15A30FF9" w14:textId="635AC1B5" w:rsidR="00E75582" w:rsidRPr="00E75582" w:rsidRDefault="00E75582" w:rsidP="00E75582">
            <w:pPr>
              <w:pStyle w:val="altz"/>
              <w:wordWrap/>
              <w:adjustRightInd w:val="0"/>
              <w:snapToGrid/>
              <w:spacing w:line="240" w:lineRule="auto"/>
              <w:ind w:firstLineChars="0" w:firstLine="0"/>
              <w:rPr>
                <w:sz w:val="21"/>
                <w:szCs w:val="20"/>
              </w:rPr>
            </w:pPr>
            <w:ins w:id="1132" w:author="Zixuan Zhou" w:date="2026-04-27T19:29:00Z" w16du:dateUtc="2026-04-27T11:29:00Z">
              <w:r w:rsidRPr="00E75582">
                <w:rPr>
                  <w:sz w:val="21"/>
                  <w:szCs w:val="20"/>
                  <w:rPrChange w:id="1133" w:author="Zixuan Zhou" w:date="2026-04-27T19:29:00Z" w16du:dateUtc="2026-04-27T11:29:00Z">
                    <w:rPr/>
                  </w:rPrChange>
                </w:rPr>
                <w:t>2.67</w:t>
              </w:r>
            </w:ins>
            <w:del w:id="1134" w:author="Zixuan Zhou" w:date="2026-04-27T19:29:00Z" w16du:dateUtc="2026-04-27T11:29:00Z">
              <w:r w:rsidRPr="00E75582" w:rsidDel="00CC1DB3">
                <w:rPr>
                  <w:sz w:val="21"/>
                  <w:szCs w:val="20"/>
                </w:rPr>
                <w:delText>4.02%</w:delText>
              </w:r>
            </w:del>
          </w:p>
        </w:tc>
      </w:tr>
      <w:tr w:rsidR="00E75582" w14:paraId="16E21F99" w14:textId="77777777" w:rsidTr="00CC1DB3">
        <w:tblPrEx>
          <w:tblW w:w="9067" w:type="dxa"/>
          <w:tblCellSpacing w:w="15" w:type="dxa"/>
          <w:tblCellMar>
            <w:top w:w="15" w:type="dxa"/>
            <w:left w:w="15" w:type="dxa"/>
            <w:bottom w:w="15" w:type="dxa"/>
            <w:right w:w="15" w:type="dxa"/>
          </w:tblCellMar>
          <w:tblPrExChange w:id="1135"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36" w:author="Zixuan Zhou" w:date="2026-04-27T19:29:00Z" w16du:dateUtc="2026-04-27T11:29:00Z">
            <w:trPr>
              <w:trHeight w:val="317"/>
              <w:tblCellSpacing w:w="15" w:type="dxa"/>
            </w:trPr>
          </w:trPrChange>
        </w:trPr>
        <w:tc>
          <w:tcPr>
            <w:tcW w:w="1084" w:type="dxa"/>
            <w:tcPrChange w:id="1137" w:author="Zixuan Zhou" w:date="2026-04-27T19:29:00Z" w16du:dateUtc="2026-04-27T11:29:00Z">
              <w:tcPr>
                <w:tcW w:w="1084" w:type="dxa"/>
                <w:vAlign w:val="center"/>
              </w:tcPr>
            </w:tcPrChange>
          </w:tcPr>
          <w:p w14:paraId="78606692" w14:textId="7BEE42B6" w:rsidR="00E75582" w:rsidRPr="00E75582" w:rsidRDefault="00E75582" w:rsidP="00E75582">
            <w:pPr>
              <w:pStyle w:val="altz"/>
              <w:wordWrap/>
              <w:adjustRightInd w:val="0"/>
              <w:snapToGrid/>
              <w:spacing w:line="240" w:lineRule="auto"/>
              <w:ind w:firstLineChars="0" w:firstLine="0"/>
              <w:jc w:val="left"/>
              <w:rPr>
                <w:sz w:val="21"/>
                <w:szCs w:val="20"/>
              </w:rPr>
            </w:pPr>
            <w:ins w:id="1138" w:author="Zixuan Zhou" w:date="2026-04-27T19:26:00Z" w16du:dateUtc="2026-04-27T11:26:00Z">
              <w:r w:rsidRPr="00E75582">
                <w:rPr>
                  <w:rFonts w:hint="eastAsia"/>
                  <w:sz w:val="21"/>
                  <w:szCs w:val="20"/>
                  <w:rPrChange w:id="1139" w:author="Zixuan Zhou" w:date="2026-04-27T19:26:00Z" w16du:dateUtc="2026-04-27T11:26:00Z">
                    <w:rPr>
                      <w:rFonts w:hint="eastAsia"/>
                    </w:rPr>
                  </w:rPrChange>
                </w:rPr>
                <w:t>9</w:t>
              </w:r>
            </w:ins>
            <w:del w:id="1140" w:author="Zixuan Zhou" w:date="2026-04-27T19:26:00Z" w16du:dateUtc="2026-04-27T11:26:00Z">
              <w:r w:rsidRPr="00E75582" w:rsidDel="00DA2FB0">
                <w:rPr>
                  <w:sz w:val="21"/>
                  <w:szCs w:val="20"/>
                </w:rPr>
                <w:delText>9</w:delText>
              </w:r>
            </w:del>
          </w:p>
        </w:tc>
        <w:tc>
          <w:tcPr>
            <w:tcW w:w="4364" w:type="dxa"/>
            <w:tcPrChange w:id="1141" w:author="Zixuan Zhou" w:date="2026-04-27T19:29:00Z" w16du:dateUtc="2026-04-27T11:29:00Z">
              <w:tcPr>
                <w:tcW w:w="4364" w:type="dxa"/>
                <w:vAlign w:val="center"/>
              </w:tcPr>
            </w:tcPrChange>
          </w:tcPr>
          <w:p w14:paraId="254BF0AB" w14:textId="2CBD02E4" w:rsidR="00E75582" w:rsidRPr="00E75582" w:rsidRDefault="00E75582" w:rsidP="00E75582">
            <w:pPr>
              <w:pStyle w:val="altz"/>
              <w:wordWrap/>
              <w:adjustRightInd w:val="0"/>
              <w:snapToGrid/>
              <w:spacing w:line="240" w:lineRule="auto"/>
              <w:ind w:firstLineChars="0" w:firstLine="0"/>
              <w:rPr>
                <w:sz w:val="21"/>
                <w:szCs w:val="20"/>
              </w:rPr>
            </w:pPr>
            <w:ins w:id="1142" w:author="Zixuan Zhou" w:date="2026-04-27T19:26:00Z" w16du:dateUtc="2026-04-27T11:26:00Z">
              <w:r w:rsidRPr="00E75582">
                <w:rPr>
                  <w:rFonts w:hint="eastAsia"/>
                  <w:sz w:val="21"/>
                  <w:szCs w:val="20"/>
                  <w:rPrChange w:id="1143" w:author="Zixuan Zhou" w:date="2026-04-27T19:26:00Z" w16du:dateUtc="2026-04-27T11:26:00Z">
                    <w:rPr>
                      <w:rFonts w:hint="eastAsia"/>
                    </w:rPr>
                  </w:rPrChange>
                </w:rPr>
                <w:t>体外排精</w:t>
              </w:r>
            </w:ins>
            <w:del w:id="1144" w:author="Zixuan Zhou" w:date="2026-04-27T19:26:00Z" w16du:dateUtc="2026-04-27T11:26:00Z">
              <w:r w:rsidRPr="00E75582" w:rsidDel="00DA2FB0">
                <w:rPr>
                  <w:sz w:val="21"/>
                  <w:szCs w:val="20"/>
                </w:rPr>
                <w:delText>节育器（</w:delText>
              </w:r>
              <w:r w:rsidRPr="00E75582" w:rsidDel="00DA2FB0">
                <w:rPr>
                  <w:sz w:val="21"/>
                  <w:szCs w:val="20"/>
                </w:rPr>
                <w:delText>IUD</w:delText>
              </w:r>
              <w:r w:rsidRPr="00E75582" w:rsidDel="00DA2FB0">
                <w:rPr>
                  <w:sz w:val="21"/>
                  <w:szCs w:val="20"/>
                </w:rPr>
                <w:delText>）</w:delText>
              </w:r>
            </w:del>
          </w:p>
        </w:tc>
        <w:tc>
          <w:tcPr>
            <w:tcW w:w="1813" w:type="dxa"/>
            <w:tcPrChange w:id="1145" w:author="Zixuan Zhou" w:date="2026-04-27T19:29:00Z" w16du:dateUtc="2026-04-27T11:29:00Z">
              <w:tcPr>
                <w:tcW w:w="1813" w:type="dxa"/>
                <w:vAlign w:val="center"/>
              </w:tcPr>
            </w:tcPrChange>
          </w:tcPr>
          <w:p w14:paraId="6D5C8CE3" w14:textId="1CDEECE0" w:rsidR="00E75582" w:rsidRPr="00E75582" w:rsidRDefault="00E75582" w:rsidP="00E75582">
            <w:pPr>
              <w:pStyle w:val="altz"/>
              <w:wordWrap/>
              <w:adjustRightInd w:val="0"/>
              <w:snapToGrid/>
              <w:spacing w:line="240" w:lineRule="auto"/>
              <w:ind w:firstLineChars="0" w:firstLine="0"/>
              <w:rPr>
                <w:sz w:val="21"/>
                <w:szCs w:val="20"/>
              </w:rPr>
            </w:pPr>
            <w:ins w:id="1146" w:author="Zixuan Zhou" w:date="2026-04-27T19:26:00Z" w16du:dateUtc="2026-04-27T11:26:00Z">
              <w:r w:rsidRPr="00E75582">
                <w:rPr>
                  <w:rFonts w:hint="eastAsia"/>
                  <w:sz w:val="21"/>
                  <w:szCs w:val="20"/>
                  <w:rPrChange w:id="1147" w:author="Zixuan Zhou" w:date="2026-04-27T19:26:00Z" w16du:dateUtc="2026-04-27T11:26:00Z">
                    <w:rPr>
                      <w:rFonts w:hint="eastAsia"/>
                    </w:rPr>
                  </w:rPrChange>
                </w:rPr>
                <w:t>79</w:t>
              </w:r>
            </w:ins>
            <w:del w:id="1148" w:author="Zixuan Zhou" w:date="2026-04-27T19:26:00Z" w16du:dateUtc="2026-04-27T11:26:00Z">
              <w:r w:rsidRPr="00E75582" w:rsidDel="00DA2FB0">
                <w:rPr>
                  <w:sz w:val="21"/>
                  <w:szCs w:val="20"/>
                </w:rPr>
                <w:delText>113</w:delText>
              </w:r>
            </w:del>
          </w:p>
        </w:tc>
        <w:tc>
          <w:tcPr>
            <w:tcW w:w="1656" w:type="dxa"/>
            <w:tcPrChange w:id="1149" w:author="Zixuan Zhou" w:date="2026-04-27T19:29:00Z" w16du:dateUtc="2026-04-27T11:29:00Z">
              <w:tcPr>
                <w:tcW w:w="1656" w:type="dxa"/>
                <w:vAlign w:val="center"/>
              </w:tcPr>
            </w:tcPrChange>
          </w:tcPr>
          <w:p w14:paraId="1295C638" w14:textId="6C0C97FB" w:rsidR="00E75582" w:rsidRPr="00E75582" w:rsidRDefault="00E75582" w:rsidP="00E75582">
            <w:pPr>
              <w:pStyle w:val="altz"/>
              <w:wordWrap/>
              <w:adjustRightInd w:val="0"/>
              <w:snapToGrid/>
              <w:spacing w:line="240" w:lineRule="auto"/>
              <w:ind w:firstLineChars="0" w:firstLine="0"/>
              <w:rPr>
                <w:sz w:val="21"/>
                <w:szCs w:val="20"/>
              </w:rPr>
            </w:pPr>
            <w:ins w:id="1150" w:author="Zixuan Zhou" w:date="2026-04-27T19:29:00Z" w16du:dateUtc="2026-04-27T11:29:00Z">
              <w:r w:rsidRPr="00E75582">
                <w:rPr>
                  <w:sz w:val="21"/>
                  <w:szCs w:val="20"/>
                  <w:rPrChange w:id="1151" w:author="Zixuan Zhou" w:date="2026-04-27T19:29:00Z" w16du:dateUtc="2026-04-27T11:29:00Z">
                    <w:rPr/>
                  </w:rPrChange>
                </w:rPr>
                <w:t>2.09</w:t>
              </w:r>
            </w:ins>
            <w:del w:id="1152" w:author="Zixuan Zhou" w:date="2026-04-27T19:29:00Z" w16du:dateUtc="2026-04-27T11:29:00Z">
              <w:r w:rsidRPr="00E75582" w:rsidDel="00CC1DB3">
                <w:rPr>
                  <w:sz w:val="21"/>
                  <w:szCs w:val="20"/>
                </w:rPr>
                <w:delText>2.99%</w:delText>
              </w:r>
            </w:del>
          </w:p>
        </w:tc>
      </w:tr>
      <w:tr w:rsidR="00E75582" w14:paraId="074DE221" w14:textId="77777777" w:rsidTr="00CC1DB3">
        <w:tblPrEx>
          <w:tblW w:w="9067" w:type="dxa"/>
          <w:tblCellSpacing w:w="15" w:type="dxa"/>
          <w:tblCellMar>
            <w:top w:w="15" w:type="dxa"/>
            <w:left w:w="15" w:type="dxa"/>
            <w:bottom w:w="15" w:type="dxa"/>
            <w:right w:w="15" w:type="dxa"/>
          </w:tblCellMar>
          <w:tblPrExChange w:id="1153"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54" w:author="Zixuan Zhou" w:date="2026-04-27T19:29:00Z" w16du:dateUtc="2026-04-27T11:29:00Z">
            <w:trPr>
              <w:trHeight w:val="317"/>
              <w:tblCellSpacing w:w="15" w:type="dxa"/>
            </w:trPr>
          </w:trPrChange>
        </w:trPr>
        <w:tc>
          <w:tcPr>
            <w:tcW w:w="1084" w:type="dxa"/>
            <w:tcPrChange w:id="1155" w:author="Zixuan Zhou" w:date="2026-04-27T19:29:00Z" w16du:dateUtc="2026-04-27T11:29:00Z">
              <w:tcPr>
                <w:tcW w:w="1084" w:type="dxa"/>
                <w:vAlign w:val="center"/>
              </w:tcPr>
            </w:tcPrChange>
          </w:tcPr>
          <w:p w14:paraId="7BE2EE78" w14:textId="2F347BE4" w:rsidR="00E75582" w:rsidRPr="00E75582" w:rsidRDefault="00E75582" w:rsidP="00E75582">
            <w:pPr>
              <w:pStyle w:val="altz"/>
              <w:wordWrap/>
              <w:adjustRightInd w:val="0"/>
              <w:snapToGrid/>
              <w:spacing w:line="240" w:lineRule="auto"/>
              <w:ind w:firstLineChars="0" w:firstLine="0"/>
              <w:jc w:val="left"/>
              <w:rPr>
                <w:sz w:val="21"/>
                <w:szCs w:val="20"/>
              </w:rPr>
            </w:pPr>
            <w:ins w:id="1156" w:author="Zixuan Zhou" w:date="2026-04-27T19:26:00Z" w16du:dateUtc="2026-04-27T11:26:00Z">
              <w:r w:rsidRPr="00E75582">
                <w:rPr>
                  <w:rFonts w:hint="eastAsia"/>
                  <w:sz w:val="21"/>
                  <w:szCs w:val="20"/>
                  <w:rPrChange w:id="1157" w:author="Zixuan Zhou" w:date="2026-04-27T19:26:00Z" w16du:dateUtc="2026-04-27T11:26:00Z">
                    <w:rPr>
                      <w:rFonts w:hint="eastAsia"/>
                    </w:rPr>
                  </w:rPrChange>
                </w:rPr>
                <w:t>10</w:t>
              </w:r>
            </w:ins>
            <w:del w:id="1158" w:author="Zixuan Zhou" w:date="2026-04-27T19:26:00Z" w16du:dateUtc="2026-04-27T11:26:00Z">
              <w:r w:rsidRPr="00E75582" w:rsidDel="00DA2FB0">
                <w:rPr>
                  <w:sz w:val="21"/>
                  <w:szCs w:val="20"/>
                </w:rPr>
                <w:delText>10</w:delText>
              </w:r>
            </w:del>
          </w:p>
        </w:tc>
        <w:tc>
          <w:tcPr>
            <w:tcW w:w="4364" w:type="dxa"/>
            <w:tcPrChange w:id="1159" w:author="Zixuan Zhou" w:date="2026-04-27T19:29:00Z" w16du:dateUtc="2026-04-27T11:29:00Z">
              <w:tcPr>
                <w:tcW w:w="4364" w:type="dxa"/>
                <w:vAlign w:val="center"/>
              </w:tcPr>
            </w:tcPrChange>
          </w:tcPr>
          <w:p w14:paraId="4BE37325" w14:textId="2B53A4EC" w:rsidR="00E75582" w:rsidRPr="00E75582" w:rsidRDefault="00E75582" w:rsidP="00E75582">
            <w:pPr>
              <w:pStyle w:val="altz"/>
              <w:wordWrap/>
              <w:adjustRightInd w:val="0"/>
              <w:snapToGrid/>
              <w:spacing w:line="240" w:lineRule="auto"/>
              <w:ind w:firstLineChars="0" w:firstLine="0"/>
              <w:rPr>
                <w:sz w:val="21"/>
                <w:szCs w:val="20"/>
              </w:rPr>
            </w:pPr>
            <w:ins w:id="1160" w:author="Zixuan Zhou" w:date="2026-04-27T19:26:00Z" w16du:dateUtc="2026-04-27T11:26:00Z">
              <w:r w:rsidRPr="00E75582">
                <w:rPr>
                  <w:rFonts w:hint="eastAsia"/>
                  <w:sz w:val="21"/>
                  <w:szCs w:val="20"/>
                  <w:rPrChange w:id="1161" w:author="Zixuan Zhou" w:date="2026-04-27T19:26:00Z" w16du:dateUtc="2026-04-27T11:26:00Z">
                    <w:rPr>
                      <w:rFonts w:hint="eastAsia"/>
                    </w:rPr>
                  </w:rPrChange>
                </w:rPr>
                <w:t>其他内容</w:t>
              </w:r>
            </w:ins>
            <w:del w:id="1162" w:author="Zixuan Zhou" w:date="2026-04-27T19:26:00Z" w16du:dateUtc="2026-04-27T11:26:00Z">
              <w:r w:rsidRPr="00E75582" w:rsidDel="00DA2FB0">
                <w:rPr>
                  <w:sz w:val="21"/>
                  <w:szCs w:val="20"/>
                </w:rPr>
                <w:delText>避孕失败（</w:delText>
              </w:r>
              <w:r w:rsidRPr="00E75582" w:rsidDel="00DA2FB0">
                <w:rPr>
                  <w:sz w:val="21"/>
                  <w:szCs w:val="20"/>
                </w:rPr>
                <w:delText>Contraceptive Failure</w:delText>
              </w:r>
              <w:r w:rsidRPr="00E75582" w:rsidDel="00DA2FB0">
                <w:rPr>
                  <w:sz w:val="21"/>
                  <w:szCs w:val="20"/>
                </w:rPr>
                <w:delText>）</w:delText>
              </w:r>
            </w:del>
          </w:p>
        </w:tc>
        <w:tc>
          <w:tcPr>
            <w:tcW w:w="1813" w:type="dxa"/>
            <w:tcPrChange w:id="1163" w:author="Zixuan Zhou" w:date="2026-04-27T19:29:00Z" w16du:dateUtc="2026-04-27T11:29:00Z">
              <w:tcPr>
                <w:tcW w:w="1813" w:type="dxa"/>
                <w:vAlign w:val="center"/>
              </w:tcPr>
            </w:tcPrChange>
          </w:tcPr>
          <w:p w14:paraId="6FC52E87" w14:textId="438823F9" w:rsidR="00E75582" w:rsidRPr="00E75582" w:rsidRDefault="00E75582" w:rsidP="00E75582">
            <w:pPr>
              <w:pStyle w:val="altz"/>
              <w:wordWrap/>
              <w:adjustRightInd w:val="0"/>
              <w:snapToGrid/>
              <w:spacing w:line="240" w:lineRule="auto"/>
              <w:ind w:firstLineChars="0" w:firstLine="0"/>
              <w:rPr>
                <w:sz w:val="21"/>
                <w:szCs w:val="20"/>
              </w:rPr>
            </w:pPr>
            <w:ins w:id="1164" w:author="Zixuan Zhou" w:date="2026-04-27T19:26:00Z" w16du:dateUtc="2026-04-27T11:26:00Z">
              <w:r w:rsidRPr="00E75582">
                <w:rPr>
                  <w:rFonts w:hint="eastAsia"/>
                  <w:sz w:val="21"/>
                  <w:szCs w:val="20"/>
                  <w:rPrChange w:id="1165" w:author="Zixuan Zhou" w:date="2026-04-27T19:26:00Z" w16du:dateUtc="2026-04-27T11:26:00Z">
                    <w:rPr>
                      <w:rFonts w:hint="eastAsia"/>
                    </w:rPr>
                  </w:rPrChange>
                </w:rPr>
                <w:t>66</w:t>
              </w:r>
            </w:ins>
            <w:del w:id="1166" w:author="Zixuan Zhou" w:date="2026-04-27T19:26:00Z" w16du:dateUtc="2026-04-27T11:26:00Z">
              <w:r w:rsidRPr="00E75582" w:rsidDel="00DA2FB0">
                <w:rPr>
                  <w:sz w:val="21"/>
                  <w:szCs w:val="20"/>
                </w:rPr>
                <w:delText>89</w:delText>
              </w:r>
            </w:del>
          </w:p>
        </w:tc>
        <w:tc>
          <w:tcPr>
            <w:tcW w:w="1656" w:type="dxa"/>
            <w:tcPrChange w:id="1167" w:author="Zixuan Zhou" w:date="2026-04-27T19:29:00Z" w16du:dateUtc="2026-04-27T11:29:00Z">
              <w:tcPr>
                <w:tcW w:w="1656" w:type="dxa"/>
                <w:vAlign w:val="center"/>
              </w:tcPr>
            </w:tcPrChange>
          </w:tcPr>
          <w:p w14:paraId="7A96D3F2" w14:textId="46394D08" w:rsidR="00E75582" w:rsidRPr="00E75582" w:rsidRDefault="00E75582" w:rsidP="00E75582">
            <w:pPr>
              <w:pStyle w:val="altz"/>
              <w:wordWrap/>
              <w:adjustRightInd w:val="0"/>
              <w:snapToGrid/>
              <w:spacing w:line="240" w:lineRule="auto"/>
              <w:ind w:firstLineChars="0" w:firstLine="0"/>
              <w:rPr>
                <w:sz w:val="21"/>
                <w:szCs w:val="20"/>
              </w:rPr>
            </w:pPr>
            <w:ins w:id="1168" w:author="Zixuan Zhou" w:date="2026-04-27T19:29:00Z" w16du:dateUtc="2026-04-27T11:29:00Z">
              <w:r w:rsidRPr="00E75582">
                <w:rPr>
                  <w:sz w:val="21"/>
                  <w:szCs w:val="20"/>
                  <w:rPrChange w:id="1169" w:author="Zixuan Zhou" w:date="2026-04-27T19:29:00Z" w16du:dateUtc="2026-04-27T11:29:00Z">
                    <w:rPr/>
                  </w:rPrChange>
                </w:rPr>
                <w:t>1.75</w:t>
              </w:r>
            </w:ins>
            <w:del w:id="1170" w:author="Zixuan Zhou" w:date="2026-04-27T19:29:00Z" w16du:dateUtc="2026-04-27T11:29:00Z">
              <w:r w:rsidRPr="00E75582" w:rsidDel="00CC1DB3">
                <w:rPr>
                  <w:sz w:val="21"/>
                  <w:szCs w:val="20"/>
                </w:rPr>
                <w:delText>2.35%</w:delText>
              </w:r>
            </w:del>
          </w:p>
        </w:tc>
      </w:tr>
      <w:tr w:rsidR="00E75582" w14:paraId="5C3E225F" w14:textId="77777777" w:rsidTr="00CC1DB3">
        <w:tblPrEx>
          <w:tblW w:w="9067" w:type="dxa"/>
          <w:tblCellSpacing w:w="15" w:type="dxa"/>
          <w:tblCellMar>
            <w:top w:w="15" w:type="dxa"/>
            <w:left w:w="15" w:type="dxa"/>
            <w:bottom w:w="15" w:type="dxa"/>
            <w:right w:w="15" w:type="dxa"/>
          </w:tblCellMar>
          <w:tblPrExChange w:id="1171"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72" w:author="Zixuan Zhou" w:date="2026-04-27T19:29:00Z" w16du:dateUtc="2026-04-27T11:29:00Z">
            <w:trPr>
              <w:trHeight w:val="317"/>
              <w:tblCellSpacing w:w="15" w:type="dxa"/>
            </w:trPr>
          </w:trPrChange>
        </w:trPr>
        <w:tc>
          <w:tcPr>
            <w:tcW w:w="1084" w:type="dxa"/>
            <w:tcPrChange w:id="1173" w:author="Zixuan Zhou" w:date="2026-04-27T19:29:00Z" w16du:dateUtc="2026-04-27T11:29:00Z">
              <w:tcPr>
                <w:tcW w:w="1084" w:type="dxa"/>
                <w:vAlign w:val="center"/>
              </w:tcPr>
            </w:tcPrChange>
          </w:tcPr>
          <w:p w14:paraId="51E8BF2A" w14:textId="128A3AD2" w:rsidR="00E75582" w:rsidRPr="00E75582" w:rsidRDefault="00E75582" w:rsidP="00E75582">
            <w:pPr>
              <w:pStyle w:val="altz"/>
              <w:wordWrap/>
              <w:adjustRightInd w:val="0"/>
              <w:snapToGrid/>
              <w:spacing w:line="240" w:lineRule="auto"/>
              <w:ind w:firstLineChars="0" w:firstLine="0"/>
              <w:jc w:val="left"/>
              <w:rPr>
                <w:sz w:val="21"/>
                <w:szCs w:val="20"/>
              </w:rPr>
            </w:pPr>
            <w:ins w:id="1174" w:author="Zixuan Zhou" w:date="2026-04-27T19:26:00Z" w16du:dateUtc="2026-04-27T11:26:00Z">
              <w:r w:rsidRPr="00E75582">
                <w:rPr>
                  <w:rFonts w:hint="eastAsia"/>
                  <w:sz w:val="21"/>
                  <w:szCs w:val="20"/>
                  <w:rPrChange w:id="1175" w:author="Zixuan Zhou" w:date="2026-04-27T19:26:00Z" w16du:dateUtc="2026-04-27T11:26:00Z">
                    <w:rPr>
                      <w:rFonts w:hint="eastAsia"/>
                    </w:rPr>
                  </w:rPrChange>
                </w:rPr>
                <w:t>11</w:t>
              </w:r>
            </w:ins>
            <w:del w:id="1176" w:author="Zixuan Zhou" w:date="2026-04-27T19:26:00Z" w16du:dateUtc="2026-04-27T11:26:00Z">
              <w:r w:rsidRPr="00E75582" w:rsidDel="00DA2FB0">
                <w:rPr>
                  <w:sz w:val="21"/>
                  <w:szCs w:val="20"/>
                </w:rPr>
                <w:delText>11</w:delText>
              </w:r>
            </w:del>
          </w:p>
        </w:tc>
        <w:tc>
          <w:tcPr>
            <w:tcW w:w="4364" w:type="dxa"/>
            <w:tcPrChange w:id="1177" w:author="Zixuan Zhou" w:date="2026-04-27T19:29:00Z" w16du:dateUtc="2026-04-27T11:29:00Z">
              <w:tcPr>
                <w:tcW w:w="4364" w:type="dxa"/>
                <w:vAlign w:val="center"/>
              </w:tcPr>
            </w:tcPrChange>
          </w:tcPr>
          <w:p w14:paraId="68FA8A6B" w14:textId="71313E78" w:rsidR="00E75582" w:rsidRPr="00E75582" w:rsidRDefault="00E75582" w:rsidP="00E75582">
            <w:pPr>
              <w:pStyle w:val="altz"/>
              <w:wordWrap/>
              <w:adjustRightInd w:val="0"/>
              <w:snapToGrid/>
              <w:spacing w:line="240" w:lineRule="auto"/>
              <w:ind w:firstLineChars="0" w:firstLine="0"/>
              <w:rPr>
                <w:sz w:val="21"/>
                <w:szCs w:val="20"/>
              </w:rPr>
            </w:pPr>
            <w:ins w:id="1178" w:author="Zixuan Zhou" w:date="2026-04-27T19:26:00Z" w16du:dateUtc="2026-04-27T11:26:00Z">
              <w:r w:rsidRPr="00E75582">
                <w:rPr>
                  <w:rFonts w:hint="eastAsia"/>
                  <w:sz w:val="21"/>
                  <w:szCs w:val="20"/>
                  <w:rPrChange w:id="1179" w:author="Zixuan Zhou" w:date="2026-04-27T19:26:00Z" w16du:dateUtc="2026-04-27T11:26:00Z">
                    <w:rPr>
                      <w:rFonts w:hint="eastAsia"/>
                    </w:rPr>
                  </w:rPrChange>
                </w:rPr>
                <w:t>女用安全套</w:t>
              </w:r>
            </w:ins>
            <w:del w:id="1180" w:author="Zixuan Zhou" w:date="2026-04-27T19:26:00Z" w16du:dateUtc="2026-04-27T11:26:00Z">
              <w:r w:rsidRPr="00E75582" w:rsidDel="00DA2FB0">
                <w:rPr>
                  <w:sz w:val="21"/>
                  <w:szCs w:val="20"/>
                </w:rPr>
                <w:delText>女用安全套（</w:delText>
              </w:r>
              <w:r w:rsidRPr="00E75582" w:rsidDel="00DA2FB0">
                <w:rPr>
                  <w:sz w:val="21"/>
                  <w:szCs w:val="20"/>
                </w:rPr>
                <w:delText>Female Condom</w:delText>
              </w:r>
              <w:r w:rsidRPr="00E75582" w:rsidDel="00DA2FB0">
                <w:rPr>
                  <w:sz w:val="21"/>
                  <w:szCs w:val="20"/>
                </w:rPr>
                <w:delText>）</w:delText>
              </w:r>
            </w:del>
          </w:p>
        </w:tc>
        <w:tc>
          <w:tcPr>
            <w:tcW w:w="1813" w:type="dxa"/>
            <w:tcPrChange w:id="1181" w:author="Zixuan Zhou" w:date="2026-04-27T19:29:00Z" w16du:dateUtc="2026-04-27T11:29:00Z">
              <w:tcPr>
                <w:tcW w:w="1813" w:type="dxa"/>
                <w:vAlign w:val="center"/>
              </w:tcPr>
            </w:tcPrChange>
          </w:tcPr>
          <w:p w14:paraId="6E9D14BE" w14:textId="0C0156B8" w:rsidR="00E75582" w:rsidRPr="00E75582" w:rsidRDefault="00E75582" w:rsidP="00E75582">
            <w:pPr>
              <w:pStyle w:val="altz"/>
              <w:wordWrap/>
              <w:adjustRightInd w:val="0"/>
              <w:snapToGrid/>
              <w:spacing w:line="240" w:lineRule="auto"/>
              <w:ind w:firstLineChars="0" w:firstLine="0"/>
              <w:rPr>
                <w:sz w:val="21"/>
                <w:szCs w:val="20"/>
              </w:rPr>
            </w:pPr>
            <w:ins w:id="1182" w:author="Zixuan Zhou" w:date="2026-04-27T19:26:00Z" w16du:dateUtc="2026-04-27T11:26:00Z">
              <w:r w:rsidRPr="00E75582">
                <w:rPr>
                  <w:rFonts w:hint="eastAsia"/>
                  <w:sz w:val="21"/>
                  <w:szCs w:val="20"/>
                  <w:rPrChange w:id="1183" w:author="Zixuan Zhou" w:date="2026-04-27T19:26:00Z" w16du:dateUtc="2026-04-27T11:26:00Z">
                    <w:rPr>
                      <w:rFonts w:hint="eastAsia"/>
                    </w:rPr>
                  </w:rPrChange>
                </w:rPr>
                <w:t>33</w:t>
              </w:r>
            </w:ins>
            <w:del w:id="1184" w:author="Zixuan Zhou" w:date="2026-04-27T19:26:00Z" w16du:dateUtc="2026-04-27T11:26:00Z">
              <w:r w:rsidRPr="00E75582" w:rsidDel="00DA2FB0">
                <w:rPr>
                  <w:sz w:val="21"/>
                  <w:szCs w:val="20"/>
                </w:rPr>
                <w:delText>76</w:delText>
              </w:r>
            </w:del>
          </w:p>
        </w:tc>
        <w:tc>
          <w:tcPr>
            <w:tcW w:w="1656" w:type="dxa"/>
            <w:tcPrChange w:id="1185" w:author="Zixuan Zhou" w:date="2026-04-27T19:29:00Z" w16du:dateUtc="2026-04-27T11:29:00Z">
              <w:tcPr>
                <w:tcW w:w="1656" w:type="dxa"/>
                <w:vAlign w:val="center"/>
              </w:tcPr>
            </w:tcPrChange>
          </w:tcPr>
          <w:p w14:paraId="1B31B01E" w14:textId="671EF65C" w:rsidR="00E75582" w:rsidRPr="00E75582" w:rsidRDefault="00E75582" w:rsidP="00E75582">
            <w:pPr>
              <w:pStyle w:val="altz"/>
              <w:wordWrap/>
              <w:adjustRightInd w:val="0"/>
              <w:snapToGrid/>
              <w:spacing w:line="240" w:lineRule="auto"/>
              <w:ind w:firstLineChars="0" w:firstLine="0"/>
              <w:rPr>
                <w:sz w:val="21"/>
                <w:szCs w:val="20"/>
              </w:rPr>
            </w:pPr>
            <w:ins w:id="1186" w:author="Zixuan Zhou" w:date="2026-04-27T19:29:00Z" w16du:dateUtc="2026-04-27T11:29:00Z">
              <w:r w:rsidRPr="00E75582">
                <w:rPr>
                  <w:sz w:val="21"/>
                  <w:szCs w:val="20"/>
                  <w:rPrChange w:id="1187" w:author="Zixuan Zhou" w:date="2026-04-27T19:29:00Z" w16du:dateUtc="2026-04-27T11:29:00Z">
                    <w:rPr/>
                  </w:rPrChange>
                </w:rPr>
                <w:t>0.87</w:t>
              </w:r>
            </w:ins>
            <w:del w:id="1188" w:author="Zixuan Zhou" w:date="2026-04-27T19:29:00Z" w16du:dateUtc="2026-04-27T11:29:00Z">
              <w:r w:rsidRPr="00E75582" w:rsidDel="00CC1DB3">
                <w:rPr>
                  <w:sz w:val="21"/>
                  <w:szCs w:val="20"/>
                </w:rPr>
                <w:delText>2.01%</w:delText>
              </w:r>
            </w:del>
          </w:p>
        </w:tc>
      </w:tr>
      <w:tr w:rsidR="00E75582" w14:paraId="216047E2" w14:textId="77777777" w:rsidTr="00CC1DB3">
        <w:tblPrEx>
          <w:tblW w:w="9067" w:type="dxa"/>
          <w:tblCellSpacing w:w="15" w:type="dxa"/>
          <w:tblCellMar>
            <w:top w:w="15" w:type="dxa"/>
            <w:left w:w="15" w:type="dxa"/>
            <w:bottom w:w="15" w:type="dxa"/>
            <w:right w:w="15" w:type="dxa"/>
          </w:tblCellMar>
          <w:tblPrExChange w:id="1189"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90" w:author="Zixuan Zhou" w:date="2026-04-27T19:29:00Z" w16du:dateUtc="2026-04-27T11:29:00Z">
            <w:trPr>
              <w:trHeight w:val="317"/>
              <w:tblCellSpacing w:w="15" w:type="dxa"/>
            </w:trPr>
          </w:trPrChange>
        </w:trPr>
        <w:tc>
          <w:tcPr>
            <w:tcW w:w="1084" w:type="dxa"/>
            <w:tcPrChange w:id="1191" w:author="Zixuan Zhou" w:date="2026-04-27T19:29:00Z" w16du:dateUtc="2026-04-27T11:29:00Z">
              <w:tcPr>
                <w:tcW w:w="1084" w:type="dxa"/>
                <w:vAlign w:val="center"/>
              </w:tcPr>
            </w:tcPrChange>
          </w:tcPr>
          <w:p w14:paraId="56B98E8C" w14:textId="05E2B863" w:rsidR="00E75582" w:rsidRPr="00E75582" w:rsidRDefault="00E75582" w:rsidP="00E75582">
            <w:pPr>
              <w:pStyle w:val="altz"/>
              <w:wordWrap/>
              <w:adjustRightInd w:val="0"/>
              <w:snapToGrid/>
              <w:spacing w:line="240" w:lineRule="auto"/>
              <w:ind w:firstLineChars="0" w:firstLine="0"/>
              <w:jc w:val="left"/>
              <w:rPr>
                <w:sz w:val="21"/>
                <w:szCs w:val="20"/>
              </w:rPr>
            </w:pPr>
            <w:ins w:id="1192" w:author="Zixuan Zhou" w:date="2026-04-27T19:26:00Z" w16du:dateUtc="2026-04-27T11:26:00Z">
              <w:r w:rsidRPr="00E75582">
                <w:rPr>
                  <w:rFonts w:hint="eastAsia"/>
                  <w:sz w:val="21"/>
                  <w:szCs w:val="20"/>
                  <w:rPrChange w:id="1193" w:author="Zixuan Zhou" w:date="2026-04-27T19:26:00Z" w16du:dateUtc="2026-04-27T11:26:00Z">
                    <w:rPr>
                      <w:rFonts w:hint="eastAsia"/>
                    </w:rPr>
                  </w:rPrChange>
                </w:rPr>
                <w:t>12</w:t>
              </w:r>
            </w:ins>
            <w:del w:id="1194" w:author="Zixuan Zhou" w:date="2026-04-27T19:26:00Z" w16du:dateUtc="2026-04-27T11:26:00Z">
              <w:r w:rsidRPr="00E75582" w:rsidDel="00DA2FB0">
                <w:rPr>
                  <w:sz w:val="21"/>
                  <w:szCs w:val="20"/>
                </w:rPr>
                <w:delText>12</w:delText>
              </w:r>
            </w:del>
          </w:p>
        </w:tc>
        <w:tc>
          <w:tcPr>
            <w:tcW w:w="4364" w:type="dxa"/>
            <w:tcPrChange w:id="1195" w:author="Zixuan Zhou" w:date="2026-04-27T19:29:00Z" w16du:dateUtc="2026-04-27T11:29:00Z">
              <w:tcPr>
                <w:tcW w:w="4364" w:type="dxa"/>
                <w:vAlign w:val="center"/>
              </w:tcPr>
            </w:tcPrChange>
          </w:tcPr>
          <w:p w14:paraId="279E6A40" w14:textId="258CC999" w:rsidR="00E75582" w:rsidRPr="00E75582" w:rsidRDefault="00E75582" w:rsidP="00E75582">
            <w:pPr>
              <w:pStyle w:val="altz"/>
              <w:wordWrap/>
              <w:adjustRightInd w:val="0"/>
              <w:snapToGrid/>
              <w:spacing w:line="240" w:lineRule="auto"/>
              <w:ind w:firstLineChars="0" w:firstLine="0"/>
              <w:rPr>
                <w:sz w:val="21"/>
                <w:szCs w:val="20"/>
              </w:rPr>
            </w:pPr>
            <w:ins w:id="1196" w:author="Zixuan Zhou" w:date="2026-04-27T19:26:00Z" w16du:dateUtc="2026-04-27T11:26:00Z">
              <w:r w:rsidRPr="00E75582">
                <w:rPr>
                  <w:rFonts w:hint="eastAsia"/>
                  <w:sz w:val="21"/>
                  <w:szCs w:val="20"/>
                  <w:rPrChange w:id="1197" w:author="Zixuan Zhou" w:date="2026-04-27T19:26:00Z" w16du:dateUtc="2026-04-27T11:26:00Z">
                    <w:rPr>
                      <w:rFonts w:hint="eastAsia"/>
                    </w:rPr>
                  </w:rPrChange>
                </w:rPr>
                <w:t>避孕失败</w:t>
              </w:r>
            </w:ins>
            <w:del w:id="1198" w:author="Zixuan Zhou" w:date="2026-04-27T19:26:00Z" w16du:dateUtc="2026-04-27T11:26:00Z">
              <w:r w:rsidRPr="00E75582" w:rsidDel="00DA2FB0">
                <w:rPr>
                  <w:sz w:val="21"/>
                  <w:szCs w:val="20"/>
                </w:rPr>
                <w:delText>新型避孕方式（</w:delText>
              </w:r>
              <w:r w:rsidRPr="00E75582" w:rsidDel="00DA2FB0">
                <w:rPr>
                  <w:sz w:val="21"/>
                  <w:szCs w:val="20"/>
                </w:rPr>
                <w:delText>Novel Contraceptive Methods</w:delText>
              </w:r>
              <w:r w:rsidRPr="00E75582" w:rsidDel="00DA2FB0">
                <w:rPr>
                  <w:sz w:val="21"/>
                  <w:szCs w:val="20"/>
                </w:rPr>
                <w:delText>）</w:delText>
              </w:r>
            </w:del>
          </w:p>
        </w:tc>
        <w:tc>
          <w:tcPr>
            <w:tcW w:w="1813" w:type="dxa"/>
            <w:tcPrChange w:id="1199" w:author="Zixuan Zhou" w:date="2026-04-27T19:29:00Z" w16du:dateUtc="2026-04-27T11:29:00Z">
              <w:tcPr>
                <w:tcW w:w="1813" w:type="dxa"/>
                <w:vAlign w:val="center"/>
              </w:tcPr>
            </w:tcPrChange>
          </w:tcPr>
          <w:p w14:paraId="035EE77B" w14:textId="26E33BF2" w:rsidR="00E75582" w:rsidRPr="00E75582" w:rsidRDefault="00E75582" w:rsidP="00E75582">
            <w:pPr>
              <w:pStyle w:val="altz"/>
              <w:wordWrap/>
              <w:adjustRightInd w:val="0"/>
              <w:snapToGrid/>
              <w:spacing w:line="240" w:lineRule="auto"/>
              <w:ind w:firstLineChars="0" w:firstLine="0"/>
              <w:rPr>
                <w:sz w:val="21"/>
                <w:szCs w:val="20"/>
              </w:rPr>
            </w:pPr>
            <w:ins w:id="1200" w:author="Zixuan Zhou" w:date="2026-04-27T19:26:00Z" w16du:dateUtc="2026-04-27T11:26:00Z">
              <w:r w:rsidRPr="00E75582">
                <w:rPr>
                  <w:rFonts w:hint="eastAsia"/>
                  <w:sz w:val="21"/>
                  <w:szCs w:val="20"/>
                  <w:rPrChange w:id="1201" w:author="Zixuan Zhou" w:date="2026-04-27T19:26:00Z" w16du:dateUtc="2026-04-27T11:26:00Z">
                    <w:rPr>
                      <w:rFonts w:hint="eastAsia"/>
                    </w:rPr>
                  </w:rPrChange>
                </w:rPr>
                <w:t>31</w:t>
              </w:r>
            </w:ins>
            <w:del w:id="1202" w:author="Zixuan Zhou" w:date="2026-04-27T19:26:00Z" w16du:dateUtc="2026-04-27T11:26:00Z">
              <w:r w:rsidRPr="00E75582" w:rsidDel="00DA2FB0">
                <w:rPr>
                  <w:sz w:val="21"/>
                  <w:szCs w:val="20"/>
                </w:rPr>
                <w:delText>68</w:delText>
              </w:r>
            </w:del>
          </w:p>
        </w:tc>
        <w:tc>
          <w:tcPr>
            <w:tcW w:w="1656" w:type="dxa"/>
            <w:tcPrChange w:id="1203" w:author="Zixuan Zhou" w:date="2026-04-27T19:29:00Z" w16du:dateUtc="2026-04-27T11:29:00Z">
              <w:tcPr>
                <w:tcW w:w="1656" w:type="dxa"/>
                <w:vAlign w:val="center"/>
              </w:tcPr>
            </w:tcPrChange>
          </w:tcPr>
          <w:p w14:paraId="6AE2FF12" w14:textId="49CB607F" w:rsidR="00E75582" w:rsidRPr="00E75582" w:rsidRDefault="00E75582" w:rsidP="00E75582">
            <w:pPr>
              <w:pStyle w:val="altz"/>
              <w:wordWrap/>
              <w:adjustRightInd w:val="0"/>
              <w:snapToGrid/>
              <w:spacing w:line="240" w:lineRule="auto"/>
              <w:ind w:firstLineChars="0" w:firstLine="0"/>
              <w:rPr>
                <w:sz w:val="21"/>
                <w:szCs w:val="20"/>
              </w:rPr>
            </w:pPr>
            <w:ins w:id="1204" w:author="Zixuan Zhou" w:date="2026-04-27T19:29:00Z" w16du:dateUtc="2026-04-27T11:29:00Z">
              <w:r w:rsidRPr="00E75582">
                <w:rPr>
                  <w:sz w:val="21"/>
                  <w:szCs w:val="20"/>
                  <w:rPrChange w:id="1205" w:author="Zixuan Zhou" w:date="2026-04-27T19:29:00Z" w16du:dateUtc="2026-04-27T11:29:00Z">
                    <w:rPr/>
                  </w:rPrChange>
                </w:rPr>
                <w:t>0.82</w:t>
              </w:r>
            </w:ins>
            <w:del w:id="1206" w:author="Zixuan Zhou" w:date="2026-04-27T19:29:00Z" w16du:dateUtc="2026-04-27T11:29:00Z">
              <w:r w:rsidRPr="00E75582" w:rsidDel="00CC1DB3">
                <w:rPr>
                  <w:sz w:val="21"/>
                  <w:szCs w:val="20"/>
                </w:rPr>
                <w:delText>1.80%</w:delText>
              </w:r>
            </w:del>
          </w:p>
        </w:tc>
      </w:tr>
      <w:tr w:rsidR="00E75582" w14:paraId="430232F3" w14:textId="77777777" w:rsidTr="00CC1DB3">
        <w:tblPrEx>
          <w:tblW w:w="9067" w:type="dxa"/>
          <w:tblCellSpacing w:w="15" w:type="dxa"/>
          <w:tblCellMar>
            <w:top w:w="15" w:type="dxa"/>
            <w:left w:w="15" w:type="dxa"/>
            <w:bottom w:w="15" w:type="dxa"/>
            <w:right w:w="15" w:type="dxa"/>
          </w:tblCellMar>
          <w:tblPrExChange w:id="1207"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08" w:author="Zixuan Zhou" w:date="2026-04-27T19:29:00Z" w16du:dateUtc="2026-04-27T11:29:00Z">
            <w:trPr>
              <w:trHeight w:val="317"/>
              <w:tblCellSpacing w:w="15" w:type="dxa"/>
            </w:trPr>
          </w:trPrChange>
        </w:trPr>
        <w:tc>
          <w:tcPr>
            <w:tcW w:w="1084" w:type="dxa"/>
            <w:tcPrChange w:id="1209" w:author="Zixuan Zhou" w:date="2026-04-27T19:29:00Z" w16du:dateUtc="2026-04-27T11:29:00Z">
              <w:tcPr>
                <w:tcW w:w="1084" w:type="dxa"/>
                <w:vAlign w:val="center"/>
              </w:tcPr>
            </w:tcPrChange>
          </w:tcPr>
          <w:p w14:paraId="05B263C6" w14:textId="14F4690C" w:rsidR="00E75582" w:rsidRPr="00E75582" w:rsidRDefault="00E75582" w:rsidP="00E75582">
            <w:pPr>
              <w:pStyle w:val="altz"/>
              <w:wordWrap/>
              <w:adjustRightInd w:val="0"/>
              <w:snapToGrid/>
              <w:spacing w:line="240" w:lineRule="auto"/>
              <w:ind w:firstLineChars="0" w:firstLine="0"/>
              <w:jc w:val="left"/>
              <w:rPr>
                <w:sz w:val="21"/>
                <w:szCs w:val="20"/>
              </w:rPr>
            </w:pPr>
            <w:ins w:id="1210" w:author="Zixuan Zhou" w:date="2026-04-27T19:26:00Z" w16du:dateUtc="2026-04-27T11:26:00Z">
              <w:r w:rsidRPr="00E75582">
                <w:rPr>
                  <w:rFonts w:hint="eastAsia"/>
                  <w:sz w:val="21"/>
                  <w:szCs w:val="20"/>
                  <w:rPrChange w:id="1211" w:author="Zixuan Zhou" w:date="2026-04-27T19:26:00Z" w16du:dateUtc="2026-04-27T11:26:00Z">
                    <w:rPr>
                      <w:rFonts w:hint="eastAsia"/>
                    </w:rPr>
                  </w:rPrChange>
                </w:rPr>
                <w:t>13</w:t>
              </w:r>
            </w:ins>
            <w:del w:id="1212" w:author="Zixuan Zhou" w:date="2026-04-27T19:26:00Z" w16du:dateUtc="2026-04-27T11:26:00Z">
              <w:r w:rsidRPr="00E75582" w:rsidDel="00DA2FB0">
                <w:rPr>
                  <w:sz w:val="21"/>
                  <w:szCs w:val="20"/>
                </w:rPr>
                <w:delText>13</w:delText>
              </w:r>
            </w:del>
          </w:p>
        </w:tc>
        <w:tc>
          <w:tcPr>
            <w:tcW w:w="4364" w:type="dxa"/>
            <w:tcPrChange w:id="1213" w:author="Zixuan Zhou" w:date="2026-04-27T19:29:00Z" w16du:dateUtc="2026-04-27T11:29:00Z">
              <w:tcPr>
                <w:tcW w:w="4364" w:type="dxa"/>
                <w:vAlign w:val="center"/>
              </w:tcPr>
            </w:tcPrChange>
          </w:tcPr>
          <w:p w14:paraId="27AA5F06" w14:textId="6DE5D8A5" w:rsidR="00E75582" w:rsidRPr="00E75582" w:rsidRDefault="00E75582" w:rsidP="00E75582">
            <w:pPr>
              <w:pStyle w:val="altz"/>
              <w:wordWrap/>
              <w:adjustRightInd w:val="0"/>
              <w:snapToGrid/>
              <w:spacing w:line="240" w:lineRule="auto"/>
              <w:ind w:firstLineChars="0" w:firstLine="0"/>
              <w:rPr>
                <w:sz w:val="21"/>
                <w:szCs w:val="20"/>
              </w:rPr>
            </w:pPr>
            <w:ins w:id="1214" w:author="Zixuan Zhou" w:date="2026-04-27T19:26:00Z" w16du:dateUtc="2026-04-27T11:26:00Z">
              <w:r w:rsidRPr="00E75582">
                <w:rPr>
                  <w:rFonts w:hint="eastAsia"/>
                  <w:sz w:val="21"/>
                  <w:szCs w:val="20"/>
                  <w:rPrChange w:id="1215" w:author="Zixuan Zhou" w:date="2026-04-27T19:26:00Z" w16du:dateUtc="2026-04-27T11:26:00Z">
                    <w:rPr>
                      <w:rFonts w:hint="eastAsia"/>
                    </w:rPr>
                  </w:rPrChange>
                </w:rPr>
                <w:t>新型避孕方式</w:t>
              </w:r>
            </w:ins>
            <w:del w:id="1216" w:author="Zixuan Zhou" w:date="2026-04-27T19:26:00Z" w16du:dateUtc="2026-04-27T11:26:00Z">
              <w:r w:rsidRPr="00E75582" w:rsidDel="00DA2FB0">
                <w:rPr>
                  <w:sz w:val="21"/>
                  <w:szCs w:val="20"/>
                </w:rPr>
                <w:delText>其他内容（</w:delText>
              </w:r>
              <w:r w:rsidRPr="00E75582" w:rsidDel="00DA2FB0">
                <w:rPr>
                  <w:sz w:val="21"/>
                  <w:szCs w:val="20"/>
                </w:rPr>
                <w:delText>Other</w:delText>
              </w:r>
              <w:r w:rsidRPr="00E75582" w:rsidDel="00DA2FB0">
                <w:rPr>
                  <w:sz w:val="21"/>
                  <w:szCs w:val="20"/>
                </w:rPr>
                <w:delText>）</w:delText>
              </w:r>
            </w:del>
          </w:p>
        </w:tc>
        <w:tc>
          <w:tcPr>
            <w:tcW w:w="1813" w:type="dxa"/>
            <w:tcPrChange w:id="1217" w:author="Zixuan Zhou" w:date="2026-04-27T19:29:00Z" w16du:dateUtc="2026-04-27T11:29:00Z">
              <w:tcPr>
                <w:tcW w:w="1813" w:type="dxa"/>
                <w:vAlign w:val="center"/>
              </w:tcPr>
            </w:tcPrChange>
          </w:tcPr>
          <w:p w14:paraId="4E0C3695" w14:textId="338DE466" w:rsidR="00E75582" w:rsidRPr="00E75582" w:rsidRDefault="00E75582" w:rsidP="00E75582">
            <w:pPr>
              <w:pStyle w:val="altz"/>
              <w:wordWrap/>
              <w:adjustRightInd w:val="0"/>
              <w:snapToGrid/>
              <w:spacing w:line="240" w:lineRule="auto"/>
              <w:ind w:firstLineChars="0" w:firstLine="0"/>
              <w:rPr>
                <w:sz w:val="21"/>
                <w:szCs w:val="20"/>
              </w:rPr>
            </w:pPr>
            <w:ins w:id="1218" w:author="Zixuan Zhou" w:date="2026-04-27T19:26:00Z" w16du:dateUtc="2026-04-27T11:26:00Z">
              <w:r w:rsidRPr="00E75582">
                <w:rPr>
                  <w:rFonts w:hint="eastAsia"/>
                  <w:sz w:val="21"/>
                  <w:szCs w:val="20"/>
                  <w:rPrChange w:id="1219" w:author="Zixuan Zhou" w:date="2026-04-27T19:26:00Z" w16du:dateUtc="2026-04-27T11:26:00Z">
                    <w:rPr>
                      <w:rFonts w:hint="eastAsia"/>
                    </w:rPr>
                  </w:rPrChange>
                </w:rPr>
                <w:t>19</w:t>
              </w:r>
            </w:ins>
            <w:del w:id="1220" w:author="Zixuan Zhou" w:date="2026-04-27T19:26:00Z" w16du:dateUtc="2026-04-27T11:26:00Z">
              <w:r w:rsidRPr="00E75582" w:rsidDel="00DA2FB0">
                <w:rPr>
                  <w:sz w:val="21"/>
                  <w:szCs w:val="20"/>
                </w:rPr>
                <w:delText>99</w:delText>
              </w:r>
            </w:del>
          </w:p>
        </w:tc>
        <w:tc>
          <w:tcPr>
            <w:tcW w:w="1656" w:type="dxa"/>
            <w:tcPrChange w:id="1221" w:author="Zixuan Zhou" w:date="2026-04-27T19:29:00Z" w16du:dateUtc="2026-04-27T11:29:00Z">
              <w:tcPr>
                <w:tcW w:w="1656" w:type="dxa"/>
                <w:vAlign w:val="center"/>
              </w:tcPr>
            </w:tcPrChange>
          </w:tcPr>
          <w:p w14:paraId="4596BDF5" w14:textId="67FD8284" w:rsidR="00E75582" w:rsidRPr="00E75582" w:rsidRDefault="00E75582" w:rsidP="00E75582">
            <w:pPr>
              <w:pStyle w:val="altz"/>
              <w:wordWrap/>
              <w:adjustRightInd w:val="0"/>
              <w:snapToGrid/>
              <w:spacing w:line="240" w:lineRule="auto"/>
              <w:ind w:firstLineChars="0" w:firstLine="0"/>
              <w:rPr>
                <w:sz w:val="21"/>
                <w:szCs w:val="20"/>
              </w:rPr>
            </w:pPr>
            <w:ins w:id="1222" w:author="Zixuan Zhou" w:date="2026-04-27T19:29:00Z" w16du:dateUtc="2026-04-27T11:29:00Z">
              <w:r w:rsidRPr="00E75582">
                <w:rPr>
                  <w:sz w:val="21"/>
                  <w:szCs w:val="20"/>
                  <w:rPrChange w:id="1223" w:author="Zixuan Zhou" w:date="2026-04-27T19:29:00Z" w16du:dateUtc="2026-04-27T11:29:00Z">
                    <w:rPr/>
                  </w:rPrChange>
                </w:rPr>
                <w:t>0.50</w:t>
              </w:r>
            </w:ins>
            <w:del w:id="1224" w:author="Zixuan Zhou" w:date="2026-04-27T19:29:00Z" w16du:dateUtc="2026-04-27T11:29:00Z">
              <w:r w:rsidRPr="00E75582" w:rsidDel="00CC1DB3">
                <w:rPr>
                  <w:sz w:val="21"/>
                  <w:szCs w:val="20"/>
                </w:rPr>
                <w:delText>2.62%</w:delText>
              </w:r>
            </w:del>
          </w:p>
        </w:tc>
      </w:tr>
      <w:tr w:rsidR="00F54B80" w14:paraId="2CF61695" w14:textId="77777777" w:rsidTr="00654A62">
        <w:trPr>
          <w:trHeight w:val="317"/>
          <w:tblCellSpacing w:w="15" w:type="dxa"/>
        </w:trPr>
        <w:tc>
          <w:tcPr>
            <w:tcW w:w="1084" w:type="dxa"/>
            <w:tcBorders>
              <w:bottom w:val="single" w:sz="6" w:space="0" w:color="auto"/>
            </w:tcBorders>
            <w:vAlign w:val="center"/>
          </w:tcPr>
          <w:p w14:paraId="4669710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56226187" w14:textId="77777777" w:rsidR="00F54B80" w:rsidRPr="00195EEC" w:rsidRDefault="00F54B80" w:rsidP="00654A62">
            <w:pPr>
              <w:pStyle w:val="altz"/>
              <w:wordWrap/>
              <w:adjustRightInd w:val="0"/>
              <w:snapToGrid/>
              <w:spacing w:line="240" w:lineRule="auto"/>
              <w:ind w:firstLineChars="0" w:firstLine="0"/>
              <w:rPr>
                <w:sz w:val="21"/>
                <w:szCs w:val="21"/>
              </w:rPr>
            </w:pPr>
          </w:p>
        </w:tc>
        <w:tc>
          <w:tcPr>
            <w:tcW w:w="1813" w:type="dxa"/>
            <w:tcBorders>
              <w:bottom w:val="single" w:sz="6" w:space="0" w:color="auto"/>
            </w:tcBorders>
            <w:vAlign w:val="center"/>
          </w:tcPr>
          <w:p w14:paraId="00044A2B" w14:textId="663C3598" w:rsidR="00F54B80" w:rsidRPr="00195EEC" w:rsidRDefault="00000000" w:rsidP="00654A62">
            <w:pPr>
              <w:pStyle w:val="altz"/>
              <w:wordWrap/>
              <w:adjustRightInd w:val="0"/>
              <w:snapToGrid/>
              <w:spacing w:line="240" w:lineRule="auto"/>
              <w:ind w:firstLineChars="0" w:firstLine="0"/>
              <w:rPr>
                <w:rFonts w:hint="eastAsia"/>
                <w:sz w:val="21"/>
                <w:szCs w:val="21"/>
              </w:rPr>
            </w:pPr>
            <w:del w:id="1225" w:author="Zixuan Zhou" w:date="2026-04-27T19:23:00Z" w16du:dateUtc="2026-04-27T11:23:00Z">
              <w:r w:rsidRPr="00195EEC" w:rsidDel="00F36A24">
                <w:rPr>
                  <w:b/>
                  <w:bCs/>
                  <w:sz w:val="21"/>
                  <w:szCs w:val="21"/>
                </w:rPr>
                <w:delText>3780</w:delText>
              </w:r>
            </w:del>
            <w:ins w:id="1226" w:author="Zixuan Zhou" w:date="2026-04-27T20:15:00Z" w16du:dateUtc="2026-04-27T12:15:00Z">
              <w:r w:rsidR="00D430B2">
                <w:rPr>
                  <w:rFonts w:hint="eastAsia"/>
                  <w:b/>
                  <w:bCs/>
                  <w:sz w:val="21"/>
                  <w:szCs w:val="21"/>
                </w:rPr>
                <w:t>3484</w:t>
              </w:r>
            </w:ins>
          </w:p>
        </w:tc>
        <w:tc>
          <w:tcPr>
            <w:tcW w:w="1656" w:type="dxa"/>
            <w:tcBorders>
              <w:bottom w:val="single" w:sz="6" w:space="0" w:color="auto"/>
            </w:tcBorders>
            <w:vAlign w:val="center"/>
          </w:tcPr>
          <w:p w14:paraId="3F9E0A1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100.00%</w:t>
            </w:r>
          </w:p>
        </w:tc>
      </w:tr>
    </w:tbl>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r>
      <w:r w:rsidR="00AE68A4" w:rsidRPr="00AE68A4">
        <w:t>1</w:t>
      </w:r>
      <w:r w:rsidR="00AE68A4" w:rsidRPr="00AE68A4">
        <w:fldChar w:fldCharType="end"/>
      </w:r>
      <w:r>
        <w:rPr>
          <w:rFonts w:hint="eastAsia"/>
        </w:rPr>
        <w:t>的统计结果可以看出，青少年用户的提问表现出明显的“头部集中”与“长尾分布”特征。</w:t>
      </w:r>
    </w:p>
    <w:p w14:paraId="7C09E02E" w14:textId="72513D12"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del w:id="1227" w:author="Zixuan Zhou" w:date="2026-04-27T19:29:00Z" w16du:dateUtc="2026-04-27T11:29:00Z">
        <w:r w:rsidDel="00E75582">
          <w:rPr>
            <w:rFonts w:hint="eastAsia"/>
          </w:rPr>
          <w:delText>“生殖健康科普”</w:delText>
        </w:r>
      </w:del>
      <w:ins w:id="1228" w:author="Zixuan Zhou" w:date="2026-04-27T19:29:00Z" w16du:dateUtc="2026-04-27T11:29:00Z">
        <w:r w:rsidR="00E75582">
          <w:rPr>
            <w:rFonts w:hint="eastAsia"/>
          </w:rPr>
          <w:t>“安全套”</w:t>
        </w:r>
      </w:ins>
      <w:del w:id="1229" w:author="Zixuan Zhou" w:date="2026-04-27T19:29:00Z" w16du:dateUtc="2026-04-27T11:29:00Z">
        <w:r w:rsidDel="00E75582">
          <w:rPr>
            <w:rFonts w:hint="eastAsia"/>
          </w:rPr>
          <w:delText>（</w:delText>
        </w:r>
        <w:r w:rsidDel="00E75582">
          <w:rPr>
            <w:rFonts w:hint="eastAsia"/>
          </w:rPr>
          <w:delText>31.85%</w:delText>
        </w:r>
        <w:r w:rsidDel="00E75582">
          <w:rPr>
            <w:rFonts w:hint="eastAsia"/>
          </w:rPr>
          <w:delText>）</w:delText>
        </w:r>
      </w:del>
      <w:r>
        <w:rPr>
          <w:rFonts w:hint="eastAsia"/>
        </w:rPr>
        <w:t>和</w:t>
      </w:r>
      <w:ins w:id="1230" w:author="Zixuan Zhou" w:date="2026-04-27T19:29:00Z" w16du:dateUtc="2026-04-27T11:29:00Z">
        <w:r w:rsidR="00E75582">
          <w:rPr>
            <w:rFonts w:hint="eastAsia"/>
          </w:rPr>
          <w:t>“生殖健康科普”</w:t>
        </w:r>
      </w:ins>
      <w:del w:id="1231" w:author="Zixuan Zhou" w:date="2026-04-27T19:29:00Z" w16du:dateUtc="2026-04-27T11:29:00Z">
        <w:r w:rsidDel="00E75582">
          <w:rPr>
            <w:rFonts w:hint="eastAsia"/>
          </w:rPr>
          <w:delText>“安全套”（</w:delText>
        </w:r>
        <w:r w:rsidDel="00E75582">
          <w:rPr>
            <w:rFonts w:hint="eastAsia"/>
          </w:rPr>
          <w:delText>22.62%</w:delText>
        </w:r>
        <w:r w:rsidDel="00E75582">
          <w:rPr>
            <w:rFonts w:hint="eastAsia"/>
          </w:rPr>
          <w:delText>）</w:delText>
        </w:r>
      </w:del>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4AE96E92" w14:textId="3AFC3040" w:rsidR="00CC0A59" w:rsidRDefault="00000000">
      <w:pPr>
        <w:pStyle w:val="altz"/>
        <w:ind w:firstLine="480"/>
        <w:rPr>
          <w:ins w:id="1232" w:author="Zixuan Zhou" w:date="2026-04-27T20:29:00Z" w16du:dateUtc="2026-04-27T12:29:00Z"/>
        </w:rPr>
      </w:pPr>
      <w:del w:id="1233" w:author="Zixuan Zhou" w:date="2026-04-27T20:27:00Z" w16du:dateUtc="2026-04-27T12:27:00Z">
        <w:r w:rsidDel="00CC0A59">
          <w:rPr>
            <w:rFonts w:hint="eastAsia"/>
          </w:rPr>
          <w:delText>同时关于高风险与敏感议题的讨论热度也不容忽视。“人工流产”（</w:delText>
        </w:r>
        <w:r w:rsidDel="00CC0A59">
          <w:rPr>
            <w:rFonts w:hint="eastAsia"/>
          </w:rPr>
          <w:delText>4.63%</w:delText>
        </w:r>
        <w:r w:rsidDel="00CC0A59">
          <w:rPr>
            <w:rFonts w:hint="eastAsia"/>
          </w:rPr>
          <w:delText>）和“绝育手术”（</w:delText>
        </w:r>
        <w:r w:rsidDel="00CC0A59">
          <w:rPr>
            <w:rFonts w:hint="eastAsia"/>
          </w:rPr>
          <w:delText>4.44%</w:delText>
        </w:r>
        <w:r w:rsidDel="00CC0A59">
          <w:rPr>
            <w:rFonts w:hint="eastAsia"/>
          </w:rPr>
          <w:delText>）虽然在视频内容中占比不高，但在评论区却产生了相当数量的提问。可见这类高争议性、高风险的话题往往能激发更强烈的用户互动和讨论欲望。</w:delText>
        </w:r>
      </w:del>
      <w:ins w:id="1234" w:author="Zixuan Zhou" w:date="2026-04-27T20:27:00Z" w16du:dateUtc="2026-04-27T12:27:00Z">
        <w:r w:rsidR="00CC0A59" w:rsidRPr="00CC0A59">
          <w:rPr>
            <w:rFonts w:hint="eastAsia"/>
          </w:rPr>
          <w:t>其余主题呈现出清晰的次梯队分布。</w:t>
        </w:r>
      </w:ins>
      <w:ins w:id="1235" w:author="Zixuan Zhou" w:date="2026-04-27T20:28:00Z" w16du:dateUtc="2026-04-27T12:28:00Z">
        <w:r w:rsidR="00CC0A59">
          <w:rPr>
            <w:rFonts w:hint="eastAsia"/>
          </w:rPr>
          <w:t>“</w:t>
        </w:r>
      </w:ins>
      <w:ins w:id="1236" w:author="Zixuan Zhou" w:date="2026-04-27T20:27:00Z" w16du:dateUtc="2026-04-27T12:27:00Z">
        <w:r w:rsidR="00CC0A59" w:rsidRPr="00CC0A59">
          <w:rPr>
            <w:rFonts w:hint="eastAsia"/>
          </w:rPr>
          <w:t>避孕药</w:t>
        </w:r>
      </w:ins>
      <w:ins w:id="1237" w:author="Zixuan Zhou" w:date="2026-04-27T20:28:00Z" w16du:dateUtc="2026-04-27T12:28:00Z">
        <w:r w:rsidR="00CC0A59">
          <w:rPr>
            <w:rFonts w:hint="eastAsia"/>
          </w:rPr>
          <w:t>”</w:t>
        </w:r>
      </w:ins>
      <w:ins w:id="1238" w:author="Zixuan Zhou" w:date="2026-04-27T20:27:00Z" w16du:dateUtc="2026-04-27T12:27:00Z">
        <w:r w:rsidR="00CC0A59" w:rsidRPr="00CC0A59">
          <w:rPr>
            <w:rFonts w:hint="eastAsia"/>
          </w:rPr>
          <w:t>、</w:t>
        </w:r>
      </w:ins>
      <w:ins w:id="1239" w:author="Zixuan Zhou" w:date="2026-04-27T20:28:00Z" w16du:dateUtc="2026-04-27T12:28:00Z">
        <w:r w:rsidR="00CC0A59">
          <w:rPr>
            <w:rFonts w:hint="eastAsia"/>
          </w:rPr>
          <w:t>“</w:t>
        </w:r>
      </w:ins>
      <w:ins w:id="1240" w:author="Zixuan Zhou" w:date="2026-04-27T20:27:00Z" w16du:dateUtc="2026-04-27T12:27:00Z">
        <w:r w:rsidR="00CC0A59" w:rsidRPr="00CC0A59">
          <w:rPr>
            <w:rFonts w:hint="eastAsia"/>
          </w:rPr>
          <w:t>节育器</w:t>
        </w:r>
      </w:ins>
      <w:ins w:id="1241" w:author="Zixuan Zhou" w:date="2026-04-27T20:28:00Z" w16du:dateUtc="2026-04-27T12:28:00Z">
        <w:r w:rsidR="00CC0A59">
          <w:rPr>
            <w:rFonts w:hint="eastAsia"/>
          </w:rPr>
          <w:t>”</w:t>
        </w:r>
      </w:ins>
      <w:ins w:id="1242" w:author="Zixuan Zhou" w:date="2026-04-27T20:27:00Z" w16du:dateUtc="2026-04-27T12:27:00Z">
        <w:r w:rsidR="00CC0A59" w:rsidRPr="00CC0A59">
          <w:rPr>
            <w:rFonts w:hint="eastAsia"/>
          </w:rPr>
          <w:t>、</w:t>
        </w:r>
      </w:ins>
      <w:ins w:id="1243" w:author="Zixuan Zhou" w:date="2026-04-27T20:28:00Z" w16du:dateUtc="2026-04-27T12:28:00Z">
        <w:r w:rsidR="00CC0A59">
          <w:rPr>
            <w:rFonts w:hint="eastAsia"/>
          </w:rPr>
          <w:t>“</w:t>
        </w:r>
      </w:ins>
      <w:ins w:id="1244" w:author="Zixuan Zhou" w:date="2026-04-27T20:27:00Z" w16du:dateUtc="2026-04-27T12:27:00Z">
        <w:r w:rsidR="00CC0A59" w:rsidRPr="00CC0A59">
          <w:rPr>
            <w:rFonts w:hint="eastAsia"/>
          </w:rPr>
          <w:t>人工流产</w:t>
        </w:r>
      </w:ins>
      <w:ins w:id="1245" w:author="Zixuan Zhou" w:date="2026-04-27T20:28:00Z" w16du:dateUtc="2026-04-27T12:28:00Z">
        <w:r w:rsidR="00CC0A59">
          <w:rPr>
            <w:rFonts w:hint="eastAsia"/>
          </w:rPr>
          <w:t>”</w:t>
        </w:r>
      </w:ins>
      <w:ins w:id="1246" w:author="Zixuan Zhou" w:date="2026-04-27T20:27:00Z" w16du:dateUtc="2026-04-27T12:27:00Z">
        <w:r w:rsidR="00CC0A59" w:rsidRPr="00CC0A59">
          <w:rPr>
            <w:rFonts w:hint="eastAsia"/>
          </w:rPr>
          <w:t>构成了第二梯队，反映出青少年对药物避孕和医学干预类议题存在持续且深入的关注。其中</w:t>
        </w:r>
      </w:ins>
      <w:ins w:id="1247" w:author="Zixuan Zhou" w:date="2026-04-27T20:28:00Z" w16du:dateUtc="2026-04-27T12:28:00Z">
        <w:r w:rsidR="00CC0A59">
          <w:rPr>
            <w:rFonts w:hint="eastAsia"/>
          </w:rPr>
          <w:t>“</w:t>
        </w:r>
      </w:ins>
      <w:ins w:id="1248" w:author="Zixuan Zhou" w:date="2026-04-27T20:27:00Z" w16du:dateUtc="2026-04-27T12:27:00Z">
        <w:r w:rsidR="00CC0A59" w:rsidRPr="00CC0A59">
          <w:rPr>
            <w:rFonts w:hint="eastAsia"/>
          </w:rPr>
          <w:t>人工流产</w:t>
        </w:r>
      </w:ins>
      <w:ins w:id="1249" w:author="Zixuan Zhou" w:date="2026-04-27T20:28:00Z" w16du:dateUtc="2026-04-27T12:28:00Z">
        <w:r w:rsidR="00CC0A59">
          <w:rPr>
            <w:rFonts w:hint="eastAsia"/>
          </w:rPr>
          <w:t>”</w:t>
        </w:r>
      </w:ins>
      <w:ins w:id="1250" w:author="Zixuan Zhou" w:date="2026-04-27T20:27:00Z" w16du:dateUtc="2026-04-27T12:27:00Z">
        <w:r w:rsidR="00CC0A59" w:rsidRPr="00CC0A59">
          <w:rPr>
            <w:rFonts w:hint="eastAsia"/>
          </w:rPr>
          <w:t>虽在视频内容中占比不高，但在</w:t>
        </w:r>
        <w:proofErr w:type="gramStart"/>
        <w:r w:rsidR="00CC0A59" w:rsidRPr="00CC0A59">
          <w:rPr>
            <w:rFonts w:hint="eastAsia"/>
          </w:rPr>
          <w:t>评论区</w:t>
        </w:r>
        <w:proofErr w:type="gramEnd"/>
        <w:r w:rsidR="00CC0A59" w:rsidRPr="00CC0A59">
          <w:rPr>
            <w:rFonts w:hint="eastAsia"/>
          </w:rPr>
          <w:t>却能激发相当数量的提问，说明这类高风险、高敏感的话题往往能引发用户强烈的互动和讨论欲望。</w:t>
        </w:r>
      </w:ins>
    </w:p>
    <w:p w14:paraId="1F3A2B09" w14:textId="2DBFEFB3" w:rsidR="00CC0A59" w:rsidRDefault="00CC0A59">
      <w:pPr>
        <w:pStyle w:val="altz"/>
        <w:ind w:firstLine="480"/>
        <w:rPr>
          <w:rFonts w:hint="eastAsia"/>
        </w:rPr>
      </w:pPr>
      <w:ins w:id="1251" w:author="Zixuan Zhou" w:date="2026-04-27T20:30:00Z" w16du:dateUtc="2026-04-27T12:30:00Z">
        <w:r>
          <w:rPr>
            <w:rFonts w:hint="eastAsia"/>
          </w:rPr>
          <w:t>“</w:t>
        </w:r>
      </w:ins>
      <w:ins w:id="1252" w:author="Zixuan Zhou" w:date="2026-04-27T20:29:00Z" w16du:dateUtc="2026-04-27T12:29:00Z">
        <w:r w:rsidRPr="00CC0A59">
          <w:rPr>
            <w:rFonts w:hint="eastAsia"/>
          </w:rPr>
          <w:t>避孕科普</w:t>
        </w:r>
      </w:ins>
      <w:ins w:id="1253" w:author="Zixuan Zhou" w:date="2026-04-27T20:30:00Z" w16du:dateUtc="2026-04-27T12:30:00Z">
        <w:r>
          <w:rPr>
            <w:rFonts w:hint="eastAsia"/>
          </w:rPr>
          <w:t>”</w:t>
        </w:r>
      </w:ins>
      <w:ins w:id="1254" w:author="Zixuan Zhou" w:date="2026-04-27T20:29:00Z" w16du:dateUtc="2026-04-27T12:29:00Z">
        <w:r w:rsidRPr="00CC0A59">
          <w:rPr>
            <w:rFonts w:hint="eastAsia"/>
          </w:rPr>
          <w:t>、</w:t>
        </w:r>
      </w:ins>
      <w:ins w:id="1255" w:author="Zixuan Zhou" w:date="2026-04-27T20:30:00Z" w16du:dateUtc="2026-04-27T12:30:00Z">
        <w:r>
          <w:rPr>
            <w:rFonts w:hint="eastAsia"/>
          </w:rPr>
          <w:t>“</w:t>
        </w:r>
      </w:ins>
      <w:ins w:id="1256" w:author="Zixuan Zhou" w:date="2026-04-27T20:29:00Z" w16du:dateUtc="2026-04-27T12:29:00Z">
        <w:r w:rsidRPr="00CC0A59">
          <w:rPr>
            <w:rFonts w:hint="eastAsia"/>
          </w:rPr>
          <w:t>绝育手术</w:t>
        </w:r>
      </w:ins>
      <w:ins w:id="1257" w:author="Zixuan Zhou" w:date="2026-04-27T20:30:00Z" w16du:dateUtc="2026-04-27T12:30:00Z">
        <w:r>
          <w:rPr>
            <w:rFonts w:hint="eastAsia"/>
          </w:rPr>
          <w:t>”</w:t>
        </w:r>
      </w:ins>
      <w:ins w:id="1258" w:author="Zixuan Zhou" w:date="2026-04-27T20:29:00Z" w16du:dateUtc="2026-04-27T12:29:00Z">
        <w:r w:rsidRPr="00CC0A59">
          <w:rPr>
            <w:rFonts w:hint="eastAsia"/>
          </w:rPr>
          <w:t>、</w:t>
        </w:r>
      </w:ins>
      <w:ins w:id="1259" w:author="Zixuan Zhou" w:date="2026-04-27T20:30:00Z" w16du:dateUtc="2026-04-27T12:30:00Z">
        <w:r>
          <w:rPr>
            <w:rFonts w:hint="eastAsia"/>
          </w:rPr>
          <w:t>“</w:t>
        </w:r>
      </w:ins>
      <w:ins w:id="1260" w:author="Zixuan Zhou" w:date="2026-04-27T20:29:00Z" w16du:dateUtc="2026-04-27T12:29:00Z">
        <w:r w:rsidRPr="00CC0A59">
          <w:rPr>
            <w:rFonts w:hint="eastAsia"/>
          </w:rPr>
          <w:t>安全期避孕</w:t>
        </w:r>
      </w:ins>
      <w:ins w:id="1261" w:author="Zixuan Zhou" w:date="2026-04-27T20:30:00Z" w16du:dateUtc="2026-04-27T12:30:00Z">
        <w:r>
          <w:rPr>
            <w:rFonts w:hint="eastAsia"/>
          </w:rPr>
          <w:t>”</w:t>
        </w:r>
      </w:ins>
      <w:ins w:id="1262" w:author="Zixuan Zhou" w:date="2026-04-27T20:29:00Z" w16du:dateUtc="2026-04-27T12:29:00Z">
        <w:r w:rsidRPr="00CC0A59">
          <w:rPr>
            <w:rFonts w:hint="eastAsia"/>
          </w:rPr>
          <w:t>及</w:t>
        </w:r>
      </w:ins>
      <w:ins w:id="1263" w:author="Zixuan Zhou" w:date="2026-04-27T20:30:00Z" w16du:dateUtc="2026-04-27T12:30:00Z">
        <w:r>
          <w:rPr>
            <w:rFonts w:hint="eastAsia"/>
          </w:rPr>
          <w:t>“</w:t>
        </w:r>
      </w:ins>
      <w:ins w:id="1264" w:author="Zixuan Zhou" w:date="2026-04-27T20:29:00Z" w16du:dateUtc="2026-04-27T12:29:00Z">
        <w:r w:rsidRPr="00CC0A59">
          <w:rPr>
            <w:rFonts w:hint="eastAsia"/>
          </w:rPr>
          <w:t>体外排精</w:t>
        </w:r>
      </w:ins>
      <w:ins w:id="1265" w:author="Zixuan Zhou" w:date="2026-04-27T20:30:00Z" w16du:dateUtc="2026-04-27T12:30:00Z">
        <w:r>
          <w:rPr>
            <w:rFonts w:hint="eastAsia"/>
          </w:rPr>
          <w:t>”</w:t>
        </w:r>
      </w:ins>
      <w:ins w:id="1266" w:author="Zixuan Zhou" w:date="2026-04-27T20:29:00Z" w16du:dateUtc="2026-04-27T12:29:00Z">
        <w:r w:rsidRPr="00CC0A59">
          <w:rPr>
            <w:rFonts w:hint="eastAsia"/>
          </w:rPr>
          <w:t>共同构成第三梯队。值得注意的是，</w:t>
        </w:r>
      </w:ins>
      <w:ins w:id="1267" w:author="Zixuan Zhou" w:date="2026-04-27T20:30:00Z" w16du:dateUtc="2026-04-27T12:30:00Z">
        <w:r>
          <w:rPr>
            <w:rFonts w:hint="eastAsia"/>
          </w:rPr>
          <w:t>“</w:t>
        </w:r>
      </w:ins>
      <w:ins w:id="1268" w:author="Zixuan Zhou" w:date="2026-04-27T20:29:00Z" w16du:dateUtc="2026-04-27T12:29:00Z">
        <w:r w:rsidRPr="00CC0A59">
          <w:rPr>
            <w:rFonts w:hint="eastAsia"/>
          </w:rPr>
          <w:t>体外排精</w:t>
        </w:r>
      </w:ins>
      <w:ins w:id="1269" w:author="Zixuan Zhou" w:date="2026-04-27T20:30:00Z" w16du:dateUtc="2026-04-27T12:30:00Z">
        <w:r>
          <w:rPr>
            <w:rFonts w:hint="eastAsia"/>
          </w:rPr>
          <w:t>”</w:t>
        </w:r>
      </w:ins>
      <w:ins w:id="1270" w:author="Zixuan Zhou" w:date="2026-04-27T20:29:00Z" w16du:dateUtc="2026-04-27T12:29:00Z">
        <w:r w:rsidRPr="00CC0A59">
          <w:rPr>
            <w:rFonts w:hint="eastAsia"/>
          </w:rPr>
          <w:t>和</w:t>
        </w:r>
      </w:ins>
      <w:ins w:id="1271" w:author="Zixuan Zhou" w:date="2026-04-27T20:30:00Z" w16du:dateUtc="2026-04-27T12:30:00Z">
        <w:r>
          <w:rPr>
            <w:rFonts w:hint="eastAsia"/>
          </w:rPr>
          <w:t>“</w:t>
        </w:r>
      </w:ins>
      <w:ins w:id="1272" w:author="Zixuan Zhou" w:date="2026-04-27T20:29:00Z" w16du:dateUtc="2026-04-27T12:29:00Z">
        <w:r w:rsidRPr="00CC0A59">
          <w:rPr>
            <w:rFonts w:hint="eastAsia"/>
          </w:rPr>
          <w:t>安全期避孕</w:t>
        </w:r>
      </w:ins>
      <w:ins w:id="1273" w:author="Zixuan Zhou" w:date="2026-04-27T20:30:00Z" w16du:dateUtc="2026-04-27T12:30:00Z">
        <w:r>
          <w:rPr>
            <w:rFonts w:hint="eastAsia"/>
          </w:rPr>
          <w:t>”</w:t>
        </w:r>
      </w:ins>
      <w:ins w:id="1274" w:author="Zixuan Zhou" w:date="2026-04-27T20:29:00Z" w16du:dateUtc="2026-04-27T12:29:00Z">
        <w:r w:rsidRPr="00CC0A59">
          <w:rPr>
            <w:rFonts w:hint="eastAsia"/>
          </w:rPr>
          <w:t>在医学界被公认为可靠性较低的避孕方式，但它们在</w:t>
        </w:r>
        <w:proofErr w:type="gramStart"/>
        <w:r w:rsidRPr="00CC0A59">
          <w:rPr>
            <w:rFonts w:hint="eastAsia"/>
          </w:rPr>
          <w:t>评论区</w:t>
        </w:r>
        <w:proofErr w:type="gramEnd"/>
        <w:r w:rsidRPr="00CC0A59">
          <w:rPr>
            <w:rFonts w:hint="eastAsia"/>
          </w:rPr>
          <w:t>依然拥有稳定的讨论热度，这从侧面反映出在青少年群体中，关于这些不推荐方法的认知误区和侥幸心理仍普遍存在。</w:t>
        </w:r>
      </w:ins>
    </w:p>
    <w:p w14:paraId="0E365CE4" w14:textId="7B9AE85F" w:rsidR="00F54B80" w:rsidRDefault="00AE68A4">
      <w:pPr>
        <w:pStyle w:val="altz"/>
        <w:ind w:firstLine="480"/>
      </w:pPr>
      <w:del w:id="1275" w:author="Zixuan Zhou" w:date="2026-04-27T19:35:00Z" w16du:dateUtc="2026-04-27T11:35:00Z">
        <w:r w:rsidDel="00E75582">
          <w:rPr>
            <w:noProof/>
          </w:rPr>
          <w:drawing>
            <wp:anchor distT="0" distB="0" distL="114300" distR="114300" simplePos="0" relativeHeight="251659264" behindDoc="0" locked="0" layoutInCell="1" allowOverlap="1" wp14:anchorId="23595051" wp14:editId="1B5C8A6C">
              <wp:simplePos x="0" y="0"/>
              <wp:positionH relativeFrom="column">
                <wp:posOffset>-66548</wp:posOffset>
              </wp:positionH>
              <wp:positionV relativeFrom="paragraph">
                <wp:posOffset>824865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del>
      <w:ins w:id="1276" w:author="Zixuan Zhou" w:date="2026-04-27T20:31:00Z">
        <w:r w:rsidR="00CC0A59" w:rsidRPr="00CC0A59">
          <w:t>而</w:t>
        </w:r>
      </w:ins>
      <w:ins w:id="1277" w:author="Zixuan Zhou" w:date="2026-04-27T20:31:00Z" w16du:dateUtc="2026-04-27T12:31:00Z">
        <w:r w:rsidR="00CC0A59">
          <w:rPr>
            <w:rFonts w:hint="eastAsia"/>
          </w:rPr>
          <w:t>“</w:t>
        </w:r>
      </w:ins>
      <w:ins w:id="1278" w:author="Zixuan Zhou" w:date="2026-04-27T20:31:00Z">
        <w:r w:rsidR="00CC0A59" w:rsidRPr="00CC0A59">
          <w:t>女用安全套</w:t>
        </w:r>
      </w:ins>
      <w:ins w:id="1279" w:author="Zixuan Zhou" w:date="2026-04-27T20:31:00Z" w16du:dateUtc="2026-04-27T12:31:00Z">
        <w:r w:rsidR="00CC0A59">
          <w:rPr>
            <w:rFonts w:hint="eastAsia"/>
          </w:rPr>
          <w:t>”</w:t>
        </w:r>
      </w:ins>
      <w:ins w:id="1280" w:author="Zixuan Zhou" w:date="2026-04-27T20:31:00Z">
        <w:r w:rsidR="00CC0A59" w:rsidRPr="00CC0A59">
          <w:t>、</w:t>
        </w:r>
      </w:ins>
      <w:ins w:id="1281" w:author="Zixuan Zhou" w:date="2026-04-27T20:31:00Z" w16du:dateUtc="2026-04-27T12:31:00Z">
        <w:r w:rsidR="00CC0A59">
          <w:rPr>
            <w:rFonts w:hint="eastAsia"/>
          </w:rPr>
          <w:t>“</w:t>
        </w:r>
      </w:ins>
      <w:ins w:id="1282" w:author="Zixuan Zhou" w:date="2026-04-27T20:31:00Z">
        <w:r w:rsidR="00CC0A59" w:rsidRPr="00CC0A59">
          <w:t>避孕失败</w:t>
        </w:r>
      </w:ins>
      <w:ins w:id="1283" w:author="Zixuan Zhou" w:date="2026-04-27T20:31:00Z" w16du:dateUtc="2026-04-27T12:31:00Z">
        <w:r w:rsidR="00CC0A59">
          <w:rPr>
            <w:rFonts w:hint="eastAsia"/>
          </w:rPr>
          <w:t>”</w:t>
        </w:r>
      </w:ins>
      <w:ins w:id="1284" w:author="Zixuan Zhou" w:date="2026-04-27T20:31:00Z">
        <w:r w:rsidR="00CC0A59" w:rsidRPr="00CC0A59">
          <w:t>和</w:t>
        </w:r>
      </w:ins>
      <w:ins w:id="1285" w:author="Zixuan Zhou" w:date="2026-04-27T20:31:00Z" w16du:dateUtc="2026-04-27T12:31:00Z">
        <w:r w:rsidR="00CC0A59">
          <w:rPr>
            <w:rFonts w:hint="eastAsia"/>
          </w:rPr>
          <w:t>“</w:t>
        </w:r>
      </w:ins>
      <w:ins w:id="1286" w:author="Zixuan Zhou" w:date="2026-04-27T20:31:00Z">
        <w:r w:rsidR="00CC0A59" w:rsidRPr="00CC0A59">
          <w:t>新型避孕方式</w:t>
        </w:r>
      </w:ins>
      <w:ins w:id="1287" w:author="Zixuan Zhou" w:date="2026-04-27T20:32:00Z" w16du:dateUtc="2026-04-27T12:32:00Z">
        <w:r w:rsidR="00CC0A59">
          <w:rPr>
            <w:rFonts w:hint="eastAsia"/>
          </w:rPr>
          <w:t>”</w:t>
        </w:r>
      </w:ins>
      <w:ins w:id="1288" w:author="Zixuan Zhou" w:date="2026-04-27T20:31:00Z">
        <w:r w:rsidR="00CC0A59" w:rsidRPr="00CC0A59">
          <w:t>等尾部主题虽然数量较少，但它们的存在本身就说明了青少年的信息需求是多元化的，他们同样在积极探索和了解更多非主流的避孕选择</w:t>
        </w:r>
      </w:ins>
      <w:del w:id="1289" w:author="Zixuan Zhou" w:date="2026-04-27T20:31:00Z" w16du:dateUtc="2026-04-27T12:31:00Z">
        <w:r w:rsidDel="00CC0A59">
          <w:rPr>
            <w:rFonts w:hint="eastAsia"/>
          </w:rPr>
          <w:delText>而如“节育器”、“女用安全套”、“新型避孕方式”等类别虽然问题数量较少，但它们的存在本身就说明了青少年的信息需求是多元化的，他们同样在积极探索和了解更多非主流的避孕选择</w:delText>
        </w:r>
      </w:del>
      <w:r>
        <w:rPr>
          <w:rFonts w:hint="eastAsia"/>
        </w:rPr>
        <w:t>。</w:t>
      </w:r>
    </w:p>
    <w:p w14:paraId="5FE7AEEC" w14:textId="06ABA5CA" w:rsidR="00F54B80" w:rsidRDefault="005308F5">
      <w:pPr>
        <w:pStyle w:val="2"/>
        <w:spacing w:before="163" w:after="163"/>
        <w:rPr>
          <w:rFonts w:hint="eastAsia"/>
        </w:rPr>
      </w:pPr>
      <w:bookmarkStart w:id="1290" w:name="_Toc228219329"/>
      <w:ins w:id="1291" w:author="Zixuan Zhou" w:date="2026-04-27T19:35:00Z" w16du:dateUtc="2026-04-27T11:35:00Z">
        <w:r>
          <w:rPr>
            <w:rFonts w:hint="eastAsia"/>
            <w:noProof/>
          </w:rPr>
          <w:lastRenderedPageBreak/>
          <w:drawing>
            <wp:anchor distT="0" distB="0" distL="114300" distR="114300" simplePos="0" relativeHeight="251695104" behindDoc="0" locked="0" layoutInCell="1" allowOverlap="1" wp14:anchorId="52CC477D" wp14:editId="7662F00A">
              <wp:simplePos x="0" y="0"/>
              <wp:positionH relativeFrom="column">
                <wp:posOffset>13970</wp:posOffset>
              </wp:positionH>
              <wp:positionV relativeFrom="paragraph">
                <wp:posOffset>0</wp:posOffset>
              </wp:positionV>
              <wp:extent cx="5752465" cy="2838450"/>
              <wp:effectExtent l="0" t="0" r="635" b="0"/>
              <wp:wrapTopAndBottom/>
              <wp:docPr id="13802317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2465" cy="2838450"/>
                      </a:xfrm>
                      <a:prstGeom prst="rect">
                        <a:avLst/>
                      </a:prstGeom>
                      <a:noFill/>
                      <a:ln>
                        <a:noFill/>
                      </a:ln>
                    </pic:spPr>
                  </pic:pic>
                </a:graphicData>
              </a:graphic>
              <wp14:sizeRelH relativeFrom="page">
                <wp14:pctWidth>0</wp14:pctWidth>
              </wp14:sizeRelH>
              <wp14:sizeRelV relativeFrom="page">
                <wp14:pctHeight>0</wp14:pctHeight>
              </wp14:sizeRelV>
            </wp:anchor>
          </w:drawing>
        </w:r>
      </w:ins>
      <w:r>
        <w:rPr>
          <w:noProof/>
        </w:rPr>
        <mc:AlternateContent>
          <mc:Choice Requires="wps">
            <w:drawing>
              <wp:anchor distT="0" distB="0" distL="114300" distR="114300" simplePos="0" relativeHeight="251660288" behindDoc="0" locked="0" layoutInCell="1" allowOverlap="1" wp14:anchorId="76206686" wp14:editId="52229E4E">
                <wp:simplePos x="0" y="0"/>
                <wp:positionH relativeFrom="column">
                  <wp:posOffset>16899</wp:posOffset>
                </wp:positionH>
                <wp:positionV relativeFrom="paragraph">
                  <wp:posOffset>2883629</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000000" w:rsidP="00A072DF">
                            <w:pPr>
                              <w:pStyle w:val="aff8"/>
                              <w:spacing w:before="163" w:after="326"/>
                            </w:pPr>
                            <w:bookmarkStart w:id="1292" w:name="_Ref227948546"/>
                            <w:bookmarkStart w:id="1293" w:name="_Toc228023142"/>
                            <w:bookmarkStart w:id="1294" w:name="_Toc228023175"/>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292"/>
                            <w:r w:rsidRPr="00A072DF">
                              <w:t xml:space="preserve"> </w:t>
                            </w:r>
                            <w:r w:rsidRPr="00A072DF">
                              <w:t>用户评论问题主题分类分布</w:t>
                            </w:r>
                            <w:bookmarkEnd w:id="1293"/>
                            <w:bookmarkEnd w:id="1294"/>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9" type="#_x0000_t202" style="position:absolute;left:0;text-align:left;margin-left:1.35pt;margin-top:227.0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" stroked="f">
                <v:textbox inset="0,0,0,0">
                  <w:txbxContent>
                    <w:p w14:paraId="0B5337FE" w14:textId="6CF4ED52" w:rsidR="00F54B80" w:rsidRPr="00A072DF" w:rsidRDefault="00000000" w:rsidP="00A072DF">
                      <w:pPr>
                        <w:pStyle w:val="aff8"/>
                        <w:spacing w:before="163" w:after="326"/>
                      </w:pPr>
                      <w:bookmarkStart w:id="1295" w:name="_Ref227948546"/>
                      <w:bookmarkStart w:id="1296" w:name="_Toc228023142"/>
                      <w:bookmarkStart w:id="1297" w:name="_Toc228023175"/>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295"/>
                      <w:r w:rsidRPr="00A072DF">
                        <w:t xml:space="preserve"> </w:t>
                      </w:r>
                      <w:r w:rsidRPr="00A072DF">
                        <w:t>用户评论问题主题分类分布</w:t>
                      </w:r>
                      <w:bookmarkEnd w:id="1296"/>
                      <w:bookmarkEnd w:id="1297"/>
                    </w:p>
                  </w:txbxContent>
                </v:textbox>
                <w10:wrap type="topAndBottom"/>
              </v:shape>
            </w:pict>
          </mc:Fallback>
        </mc:AlternateContent>
      </w:r>
      <w:commentRangeStart w:id="1298"/>
      <w:r w:rsidR="00000000">
        <w:rPr>
          <w:rFonts w:hint="eastAsia"/>
        </w:rPr>
        <w:t>不同主题下的问题特征分析</w:t>
      </w:r>
      <w:commentRangeEnd w:id="1298"/>
      <w:r w:rsidR="00192633">
        <w:rPr>
          <w:rStyle w:val="afc"/>
          <w:rFonts w:hint="eastAsia"/>
          <w:sz w:val="28"/>
          <w:szCs w:val="40"/>
        </w:rPr>
        <w:commentReference w:id="1298"/>
      </w:r>
      <w:bookmarkEnd w:id="1290"/>
    </w:p>
    <w:p w14:paraId="11EF7176" w14:textId="48BE9B9D" w:rsidR="00F54B80" w:rsidRDefault="00000000">
      <w:pPr>
        <w:pStyle w:val="altz"/>
        <w:ind w:firstLine="480"/>
      </w:pPr>
      <w:r>
        <w:rPr>
          <w:rFonts w:hint="eastAsia"/>
        </w:rPr>
        <w:t>定量分析揭示了关注度的分布格局，而深入每个主题的定性分析，则能</w:t>
      </w:r>
      <w:del w:id="1299" w:author="Zixuan Zhou" w:date="2026-04-27T20:34:00Z" w16du:dateUtc="2026-04-27T12:34:00Z">
        <w:r w:rsidDel="00CC0A59">
          <w:rPr>
            <w:rFonts w:hint="eastAsia"/>
          </w:rPr>
          <w:delText>让我们更</w:delText>
        </w:r>
      </w:del>
      <w:r>
        <w:rPr>
          <w:rFonts w:hint="eastAsia"/>
        </w:rPr>
        <w:t>细腻地理解青少年在生殖健康领域的具体困惑与诉求。</w:t>
      </w:r>
    </w:p>
    <w:p w14:paraId="237B04DD" w14:textId="405E34AC" w:rsidR="00F54B80" w:rsidDel="00E44870" w:rsidRDefault="00000000">
      <w:pPr>
        <w:pStyle w:val="altz"/>
        <w:ind w:firstLine="480"/>
        <w:rPr>
          <w:del w:id="1300" w:author="Zixuan Zhou" w:date="2026-04-27T20:43:00Z" w16du:dateUtc="2026-04-27T12:43:00Z"/>
        </w:rPr>
      </w:pPr>
      <w:del w:id="1301" w:author="Zixuan Zhou" w:date="2026-04-27T20:43:00Z" w16du:dateUtc="2026-04-27T12:43:00Z">
        <w:r w:rsidDel="00E44870">
          <w:rPr>
            <w:rFonts w:hint="eastAsia"/>
          </w:rPr>
          <w:delText>在问题数量最为庞大的“生殖健康科普”类别中，用户的提问包罗万象，构成了一部生动的青少年“十万个为什么”实录。其中，青少年对自身生理发育是否“正常”的普遍焦虑构成了提问的核心，大量诸如“</w:delText>
        </w:r>
        <w:r w:rsidDel="00E44870">
          <w:rPr>
            <w:rFonts w:hint="eastAsia"/>
          </w:rPr>
          <w:delText>16</w:delText>
        </w:r>
        <w:r w:rsidDel="00E44870">
          <w:rPr>
            <w:rFonts w:hint="eastAsia"/>
          </w:rPr>
          <w:delText>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w:delText>
        </w:r>
        <w:r w:rsidDel="00E44870">
          <w:rPr>
            <w:rFonts w:hint="eastAsia"/>
          </w:rPr>
          <w:delText>/</w:delText>
        </w:r>
        <w:r w:rsidDel="00E44870">
          <w:rPr>
            <w:rFonts w:hint="eastAsia"/>
          </w:rPr>
          <w:delText>太短怎么办？”，试图在同伴的匿名反馈中定位自身。与此同时，大量看似基础的问题，如“接吻会怀孕吗？”，反复出现，这清晰地表明基础性教育的普及仍有巨大空白。此外，该类别下还包含了大量关于具体疾病与卫生问题的咨询，例如“</w:delText>
        </w:r>
        <w:r w:rsidDel="00E44870">
          <w:rPr>
            <w:rFonts w:hint="eastAsia"/>
          </w:rPr>
          <w:delText>HPV</w:delText>
        </w:r>
        <w:r w:rsidDel="00E44870">
          <w:rPr>
            <w:rFonts w:hint="eastAsia"/>
          </w:rPr>
          <w:delText>是什么？”和“包皮过长要不要割？”，这标志着部分青少年已具备初步的健康风险意识，并开始主动寻求具体的防治信息。</w:delText>
        </w:r>
      </w:del>
    </w:p>
    <w:p w14:paraId="7672610E" w14:textId="1FE1008C" w:rsidR="00F54B80" w:rsidDel="00E44870" w:rsidRDefault="00000000">
      <w:pPr>
        <w:pStyle w:val="altz"/>
        <w:ind w:firstLine="480"/>
        <w:rPr>
          <w:del w:id="1302" w:author="Zixuan Zhou" w:date="2026-04-27T20:43:00Z" w16du:dateUtc="2026-04-27T12:43:00Z"/>
        </w:rPr>
      </w:pPr>
      <w:del w:id="1303" w:author="Zixuan Zhou" w:date="2026-04-27T20:43:00Z" w16du:dateUtc="2026-04-27T12:43:00Z">
        <w:r w:rsidDel="00E44870">
          <w:rPr>
            <w:rFonts w:hint="eastAsia"/>
          </w:rPr>
          <w:delText>进一步转向更为具体和务实的“安全套”类别，提问的焦点集中在实际操作的细节上。这之中关于尺寸与适配性的问题出人意料地成为最高频的子类，用户们反复询问“怎么知道自己大小？”或“买的都太小</w:delText>
        </w:r>
        <w:r w:rsidDel="00E44870">
          <w:rPr>
            <w:rFonts w:hint="eastAsia"/>
          </w:rPr>
          <w:delText>/</w:delText>
        </w:r>
        <w:r w:rsidDel="00E44870">
          <w:rPr>
            <w:rFonts w:hint="eastAsia"/>
          </w:rPr>
          <w:delTex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delText>
        </w:r>
        <w:r w:rsidDel="00E44870">
          <w:rPr>
            <w:rFonts w:hint="eastAsia"/>
          </w:rPr>
          <w:delText>/</w:delText>
        </w:r>
        <w:r w:rsidDel="00E44870">
          <w:rPr>
            <w:rFonts w:hint="eastAsia"/>
          </w:rPr>
          <w:delText>螺纹真的有用吗？”这类提升体验的问题。</w:delText>
        </w:r>
      </w:del>
    </w:p>
    <w:p w14:paraId="7A738C21" w14:textId="1F0BBA4A" w:rsidR="00F54B80" w:rsidDel="00E44870" w:rsidRDefault="00000000">
      <w:pPr>
        <w:pStyle w:val="altz"/>
        <w:ind w:firstLine="480"/>
        <w:rPr>
          <w:del w:id="1304" w:author="Zixuan Zhou" w:date="2026-04-27T20:43:00Z" w16du:dateUtc="2026-04-27T12:43:00Z"/>
        </w:rPr>
      </w:pPr>
      <w:del w:id="1305" w:author="Zixuan Zhou" w:date="2026-04-27T20:43:00Z" w16du:dateUtc="2026-04-27T12:43:00Z">
        <w:r w:rsidDel="00E44870">
          <w:rPr>
            <w:rFonts w:hint="eastAsia"/>
          </w:rPr>
          <w:delTex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delText>
        </w:r>
      </w:del>
    </w:p>
    <w:p w14:paraId="56FE9CDB" w14:textId="44EF286B" w:rsidR="00CC0A59" w:rsidRPr="00CC0A59" w:rsidRDefault="00000000" w:rsidP="00CC0A59">
      <w:pPr>
        <w:pStyle w:val="altz"/>
        <w:ind w:firstLine="480"/>
        <w:rPr>
          <w:ins w:id="1306" w:author="Zixuan Zhou" w:date="2026-04-27T20:35:00Z"/>
        </w:rPr>
      </w:pPr>
      <w:del w:id="1307" w:author="Zixuan Zhou" w:date="2026-04-27T20:43:00Z" w16du:dateUtc="2026-04-27T12:43:00Z">
        <w:r w:rsidDel="00E44870">
          <w:rPr>
            <w:rFonts w:hint="eastAsia"/>
          </w:rPr>
          <w:delTex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w:delText>
        </w:r>
        <w:r w:rsidR="006736BA" w:rsidDel="00E44870">
          <w:rPr>
            <w:rFonts w:hint="eastAsia"/>
          </w:rPr>
          <w:delText>充溢</w:delText>
        </w:r>
        <w:r w:rsidDel="00E44870">
          <w:rPr>
            <w:rFonts w:hint="eastAsia"/>
          </w:rPr>
          <w:delText>了悲伤、后悔与无助的情绪，使其成为一个交织着医学信息需求与心理慰藉需求的复杂场域。</w:delText>
        </w:r>
      </w:del>
      <w:ins w:id="1308" w:author="Zixuan Zhou" w:date="2026-04-27T20:35:00Z">
        <w:r w:rsidR="00CC0A59" w:rsidRPr="00CC0A59">
          <w:t>用户的提问高度聚焦于实际操作的细节。其中关于尺寸与适配性的问题出人意料地成为最高频的子类，用户们反复询问</w:t>
        </w:r>
      </w:ins>
      <w:ins w:id="1309" w:author="Zixuan Zhou" w:date="2026-04-27T20:35:00Z" w16du:dateUtc="2026-04-27T12:35:00Z">
        <w:r w:rsidR="00CC0A59">
          <w:rPr>
            <w:rFonts w:hint="eastAsia"/>
          </w:rPr>
          <w:t>“</w:t>
        </w:r>
      </w:ins>
      <w:ins w:id="1310" w:author="Zixuan Zhou" w:date="2026-04-27T20:35:00Z">
        <w:r w:rsidR="00CC0A59" w:rsidRPr="00CC0A59">
          <w:t>大小</w:t>
        </w:r>
      </w:ins>
      <w:ins w:id="1311" w:author="Zixuan Zhou" w:date="2026-04-27T20:36:00Z" w16du:dateUtc="2026-04-27T12:36:00Z">
        <w:r w:rsidR="00CC0A59">
          <w:rPr>
            <w:rFonts w:hint="eastAsia"/>
          </w:rPr>
          <w:t>”</w:t>
        </w:r>
      </w:ins>
      <w:ins w:id="1312" w:author="Zixuan Zhou" w:date="2026-04-27T20:35:00Z">
        <w:r w:rsidR="00CC0A59" w:rsidRPr="00CC0A59">
          <w:t>或</w:t>
        </w:r>
      </w:ins>
      <w:ins w:id="1313" w:author="Zixuan Zhou" w:date="2026-04-27T20:35:00Z" w16du:dateUtc="2026-04-27T12:35:00Z">
        <w:r w:rsidR="00CC0A59">
          <w:rPr>
            <w:rFonts w:hint="eastAsia"/>
          </w:rPr>
          <w:t>“</w:t>
        </w:r>
      </w:ins>
      <w:ins w:id="1314" w:author="Zixuan Zhou" w:date="2026-04-27T20:35:00Z">
        <w:r w:rsidR="00CC0A59" w:rsidRPr="00CC0A59">
          <w:t>太小</w:t>
        </w:r>
        <w:r w:rsidR="00CC0A59" w:rsidRPr="00CC0A59">
          <w:t>/</w:t>
        </w:r>
        <w:r w:rsidR="00CC0A59" w:rsidRPr="00CC0A59">
          <w:t>太松</w:t>
        </w:r>
      </w:ins>
      <w:ins w:id="1315" w:author="Zixuan Zhou" w:date="2026-04-27T20:35:00Z" w16du:dateUtc="2026-04-27T12:35:00Z">
        <w:r w:rsidR="00CC0A59">
          <w:rPr>
            <w:rFonts w:hint="eastAsia"/>
          </w:rPr>
          <w:t>”</w:t>
        </w:r>
      </w:ins>
      <w:ins w:id="1316" w:author="Zixuan Zhou" w:date="2026-04-27T20:42:00Z" w16du:dateUtc="2026-04-27T12:42:00Z">
        <w:r w:rsidR="00E44870">
          <w:rPr>
            <w:rFonts w:hint="eastAsia"/>
          </w:rPr>
          <w:t>等问题</w:t>
        </w:r>
      </w:ins>
      <w:ins w:id="1317" w:author="Zixuan Zhou" w:date="2026-04-27T20:35:00Z">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ins>
      <w:ins w:id="1318" w:author="Zixuan Zhou" w:date="2026-04-27T20:43:00Z" w16du:dateUtc="2026-04-27T12:43:00Z">
        <w:r w:rsidR="00E44870">
          <w:rPr>
            <w:rFonts w:hint="eastAsia"/>
          </w:rPr>
          <w:t>“</w:t>
        </w:r>
      </w:ins>
      <w:ins w:id="1319" w:author="Zixuan Zhou" w:date="2026-04-27T20:35:00Z">
        <w:r w:rsidR="00CC0A59" w:rsidRPr="00CC0A59">
          <w:t>颗粒</w:t>
        </w:r>
        <w:r w:rsidR="00CC0A59" w:rsidRPr="00CC0A59">
          <w:t>/</w:t>
        </w:r>
        <w:r w:rsidR="00CC0A59" w:rsidRPr="00CC0A59">
          <w:t>螺纹</w:t>
        </w:r>
      </w:ins>
      <w:ins w:id="1320" w:author="Zixuan Zhou" w:date="2026-04-27T20:43:00Z" w16du:dateUtc="2026-04-27T12:43:00Z">
        <w:r w:rsidR="00E44870">
          <w:rPr>
            <w:rFonts w:hint="eastAsia"/>
          </w:rPr>
          <w:t>”等</w:t>
        </w:r>
      </w:ins>
      <w:ins w:id="1321" w:author="Zixuan Zhou" w:date="2026-04-27T20:35:00Z">
        <w:r w:rsidR="00CC0A59" w:rsidRPr="00CC0A59">
          <w:t>这类提升体验的问题。</w:t>
        </w:r>
      </w:ins>
      <w:ins w:id="1322" w:author="Zixuan Zhou" w:date="2026-04-27T20:41:00Z" w16du:dateUtc="2026-04-27T12:41:00Z">
        <w:r w:rsidR="00E44870">
          <w:rPr>
            <w:rFonts w:hint="eastAsia"/>
          </w:rPr>
          <w:t>当然</w:t>
        </w:r>
      </w:ins>
      <w:ins w:id="1323" w:author="Zixuan Zhou" w:date="2026-04-27T20:35:00Z">
        <w:r w:rsidR="00CC0A59" w:rsidRPr="00CC0A59">
          <w:t>，</w:t>
        </w:r>
      </w:ins>
      <w:ins w:id="1324" w:author="Zixuan Zhou" w:date="2026-04-27T20:41:00Z" w16du:dateUtc="2026-04-27T12:41:00Z">
        <w:r w:rsidR="00E44870">
          <w:rPr>
            <w:rFonts w:hint="eastAsia"/>
          </w:rPr>
          <w:t>在</w:t>
        </w:r>
      </w:ins>
      <w:ins w:id="1325" w:author="Zixuan Zhou" w:date="2026-04-27T20:35:00Z">
        <w:r w:rsidR="00CC0A59" w:rsidRPr="00CC0A59">
          <w:t>这些实用性问题的背后，</w:t>
        </w:r>
      </w:ins>
      <w:ins w:id="1326" w:author="Zixuan Zhou" w:date="2026-04-27T20:41:00Z" w16du:dateUtc="2026-04-27T12:41:00Z">
        <w:r w:rsidR="00E44870">
          <w:rPr>
            <w:rFonts w:hint="eastAsia"/>
          </w:rPr>
          <w:t>大</w:t>
        </w:r>
      </w:ins>
      <w:ins w:id="1327" w:author="Zixuan Zhou" w:date="2026-04-27T20:35:00Z">
        <w:r w:rsidR="00CC0A59" w:rsidRPr="00CC0A59">
          <w:t>都潜藏着用户对避孕失败的畏惧，这一点在</w:t>
        </w:r>
      </w:ins>
      <w:ins w:id="1328" w:author="Zixuan Zhou" w:date="2026-04-27T20:36:00Z" w16du:dateUtc="2026-04-27T12:36:00Z">
        <w:r w:rsidR="00E44870">
          <w:rPr>
            <w:rFonts w:hint="eastAsia"/>
          </w:rPr>
          <w:t>“</w:t>
        </w:r>
      </w:ins>
      <w:ins w:id="1329" w:author="Zixuan Zhou" w:date="2026-04-27T20:35:00Z">
        <w:r w:rsidR="00CC0A59" w:rsidRPr="00CC0A59">
          <w:t>戴了还怀孕的</w:t>
        </w:r>
        <w:r w:rsidR="00CC0A59" w:rsidRPr="00CC0A59">
          <w:t>2%</w:t>
        </w:r>
        <w:r w:rsidR="00CC0A59" w:rsidRPr="00CC0A59">
          <w:t>是怎么回事？</w:t>
        </w:r>
      </w:ins>
      <w:ins w:id="1330" w:author="Zixuan Zhou" w:date="2026-04-27T20:36:00Z" w16du:dateUtc="2026-04-27T12:36:00Z">
        <w:r w:rsidR="00E44870">
          <w:rPr>
            <w:rFonts w:hint="eastAsia"/>
          </w:rPr>
          <w:t>”</w:t>
        </w:r>
      </w:ins>
      <w:ins w:id="1331" w:author="Zixuan Zhou" w:date="2026-04-27T20:35:00Z">
        <w:r w:rsidR="00CC0A59" w:rsidRPr="00CC0A59">
          <w:t>这类追问中体现得淋漓尽致。</w:t>
        </w:r>
      </w:ins>
    </w:p>
    <w:p w14:paraId="00D455AE" w14:textId="4663DCE3" w:rsidR="00CC0A59" w:rsidRPr="00CC0A59" w:rsidRDefault="00CC0A59" w:rsidP="00CC0A59">
      <w:pPr>
        <w:pStyle w:val="altz"/>
        <w:ind w:firstLine="480"/>
        <w:rPr>
          <w:ins w:id="1332" w:author="Zixuan Zhou" w:date="2026-04-27T20:35:00Z"/>
        </w:rPr>
      </w:pPr>
      <w:ins w:id="1333" w:author="Zixuan Zhou" w:date="2026-04-27T20:35:00Z">
        <w:r w:rsidRPr="00CC0A59">
          <w:t>在体量相当的生殖健康科普类别中，用户的提问包罗万象。其中，青少年对自身生理发育是否</w:t>
        </w:r>
      </w:ins>
      <w:ins w:id="1334" w:author="Zixuan Zhou" w:date="2026-04-27T20:37:00Z" w16du:dateUtc="2026-04-27T12:37:00Z">
        <w:r w:rsidR="00E44870">
          <w:rPr>
            <w:rFonts w:hint="eastAsia"/>
          </w:rPr>
          <w:t>“</w:t>
        </w:r>
      </w:ins>
      <w:ins w:id="1335" w:author="Zixuan Zhou" w:date="2026-04-27T20:35:00Z">
        <w:r w:rsidRPr="00CC0A59">
          <w:t>正常</w:t>
        </w:r>
      </w:ins>
      <w:ins w:id="1336" w:author="Zixuan Zhou" w:date="2026-04-27T20:37:00Z" w16du:dateUtc="2026-04-27T12:37:00Z">
        <w:r w:rsidR="00E44870">
          <w:rPr>
            <w:rFonts w:hint="eastAsia"/>
          </w:rPr>
          <w:t>”</w:t>
        </w:r>
      </w:ins>
      <w:ins w:id="1337" w:author="Zixuan Zhou" w:date="2026-04-27T20:35:00Z">
        <w:r w:rsidRPr="00CC0A59">
          <w:t>的普遍焦虑构成了提问的核心，大量诸如</w:t>
        </w:r>
      </w:ins>
      <w:ins w:id="1338" w:author="Zixuan Zhou" w:date="2026-04-27T20:37:00Z" w16du:dateUtc="2026-04-27T12:37:00Z">
        <w:r w:rsidR="00E44870">
          <w:rPr>
            <w:rFonts w:hint="eastAsia"/>
          </w:rPr>
          <w:t>“</w:t>
        </w:r>
      </w:ins>
      <w:ins w:id="1339" w:author="Zixuan Zhou" w:date="2026-04-27T20:35:00Z">
        <w:r w:rsidRPr="00CC0A59">
          <w:t>16</w:t>
        </w:r>
        <w:r w:rsidRPr="00CC0A59">
          <w:t>岁还有机会变长吗？</w:t>
        </w:r>
      </w:ins>
      <w:ins w:id="1340" w:author="Zixuan Zhou" w:date="2026-04-27T20:37:00Z" w16du:dateUtc="2026-04-27T12:37:00Z">
        <w:r w:rsidR="00E44870">
          <w:rPr>
            <w:rFonts w:hint="eastAsia"/>
          </w:rPr>
          <w:t>”</w:t>
        </w:r>
      </w:ins>
      <w:ins w:id="1341" w:author="Zixuan Zhou" w:date="2026-04-27T20:35:00Z">
        <w:r w:rsidRPr="00CC0A59">
          <w:t>或</w:t>
        </w:r>
      </w:ins>
      <w:ins w:id="1342" w:author="Zixuan Zhou" w:date="2026-04-27T20:37:00Z" w16du:dateUtc="2026-04-27T12:37:00Z">
        <w:r w:rsidR="00E44870">
          <w:rPr>
            <w:rFonts w:hint="eastAsia"/>
          </w:rPr>
          <w:t>“</w:t>
        </w:r>
      </w:ins>
      <w:ins w:id="1343" w:author="Zixuan Zhou" w:date="2026-04-27T20:35:00Z">
        <w:r w:rsidRPr="00CC0A59">
          <w:t>月经推迟十几天怎么办？</w:t>
        </w:r>
      </w:ins>
      <w:ins w:id="1344" w:author="Zixuan Zhou" w:date="2026-04-27T20:37:00Z" w16du:dateUtc="2026-04-27T12:37:00Z">
        <w:r w:rsidR="00E44870">
          <w:rPr>
            <w:rFonts w:hint="eastAsia"/>
          </w:rPr>
          <w:t>”</w:t>
        </w:r>
      </w:ins>
      <w:ins w:id="1345" w:author="Zixuan Zhou" w:date="2026-04-27T20:35:00Z">
        <w:r w:rsidRPr="00CC0A59">
          <w:t>的问题，反映出他们对身体变化的密切关注与不确定感。这种对</w:t>
        </w:r>
      </w:ins>
      <w:ins w:id="1346" w:author="Zixuan Zhou" w:date="2026-04-27T20:37:00Z" w16du:dateUtc="2026-04-27T12:37:00Z">
        <w:r w:rsidR="00E44870">
          <w:rPr>
            <w:rFonts w:hint="eastAsia"/>
          </w:rPr>
          <w:t>“</w:t>
        </w:r>
      </w:ins>
      <w:ins w:id="1347" w:author="Zixuan Zhou" w:date="2026-04-27T20:35:00Z">
        <w:r w:rsidRPr="00CC0A59">
          <w:t>标准</w:t>
        </w:r>
      </w:ins>
      <w:ins w:id="1348" w:author="Zixuan Zhou" w:date="2026-04-27T20:37:00Z" w16du:dateUtc="2026-04-27T12:37:00Z">
        <w:r w:rsidR="00E44870">
          <w:rPr>
            <w:rFonts w:hint="eastAsia"/>
          </w:rPr>
          <w:t>”</w:t>
        </w:r>
      </w:ins>
      <w:ins w:id="1349" w:author="Zixuan Zhou" w:date="2026-04-27T20:35:00Z">
        <w:r w:rsidRPr="00CC0A59">
          <w:t>的探寻，从身体发育的被动观察延伸到了对性功能与行为表现的主动担忧。同时，大量看似基础的问题，如</w:t>
        </w:r>
      </w:ins>
      <w:ins w:id="1350" w:author="Zixuan Zhou" w:date="2026-04-27T20:37:00Z" w16du:dateUtc="2026-04-27T12:37:00Z">
        <w:r w:rsidR="00E44870">
          <w:rPr>
            <w:rFonts w:hint="eastAsia"/>
          </w:rPr>
          <w:t>“</w:t>
        </w:r>
      </w:ins>
      <w:ins w:id="1351" w:author="Zixuan Zhou" w:date="2026-04-27T20:35:00Z">
        <w:r w:rsidRPr="00CC0A59">
          <w:t>接吻会怀孕吗？</w:t>
        </w:r>
      </w:ins>
      <w:ins w:id="1352" w:author="Zixuan Zhou" w:date="2026-04-27T20:37:00Z" w16du:dateUtc="2026-04-27T12:37:00Z">
        <w:r w:rsidR="00E44870">
          <w:rPr>
            <w:rFonts w:hint="eastAsia"/>
          </w:rPr>
          <w:t>”</w:t>
        </w:r>
      </w:ins>
      <w:ins w:id="1353" w:author="Zixuan Zhou" w:date="2026-04-27T20:35:00Z">
        <w:r w:rsidRPr="00CC0A59">
          <w:t>，反复出现，这清晰地表明基础性教育的普及仍有巨大空白。此外，该类别下还包含了大量关于具体疾病与卫生问题的咨询，例如</w:t>
        </w:r>
      </w:ins>
      <w:ins w:id="1354" w:author="Zixuan Zhou" w:date="2026-04-27T20:38:00Z" w16du:dateUtc="2026-04-27T12:38:00Z">
        <w:r w:rsidR="00E44870">
          <w:rPr>
            <w:rFonts w:hint="eastAsia"/>
          </w:rPr>
          <w:t>“</w:t>
        </w:r>
      </w:ins>
      <w:ins w:id="1355" w:author="Zixuan Zhou" w:date="2026-04-27T20:35:00Z">
        <w:r w:rsidRPr="00CC0A59">
          <w:t>HPV</w:t>
        </w:r>
        <w:r w:rsidRPr="00CC0A59">
          <w:t>是什么？</w:t>
        </w:r>
      </w:ins>
      <w:ins w:id="1356" w:author="Zixuan Zhou" w:date="2026-04-27T20:38:00Z" w16du:dateUtc="2026-04-27T12:38:00Z">
        <w:r w:rsidR="00E44870">
          <w:rPr>
            <w:rFonts w:hint="eastAsia"/>
          </w:rPr>
          <w:t>”</w:t>
        </w:r>
      </w:ins>
      <w:ins w:id="1357" w:author="Zixuan Zhou" w:date="2026-04-27T20:35:00Z">
        <w:r w:rsidRPr="00CC0A59">
          <w:t>和</w:t>
        </w:r>
      </w:ins>
      <w:ins w:id="1358" w:author="Zixuan Zhou" w:date="2026-04-27T20:38:00Z" w16du:dateUtc="2026-04-27T12:38:00Z">
        <w:r w:rsidR="00E44870">
          <w:rPr>
            <w:rFonts w:hint="eastAsia"/>
          </w:rPr>
          <w:t>“</w:t>
        </w:r>
      </w:ins>
      <w:ins w:id="1359" w:author="Zixuan Zhou" w:date="2026-04-27T20:35:00Z">
        <w:r w:rsidRPr="00CC0A59">
          <w:t>包皮过长要不要割？</w:t>
        </w:r>
      </w:ins>
      <w:ins w:id="1360" w:author="Zixuan Zhou" w:date="2026-04-27T20:38:00Z" w16du:dateUtc="2026-04-27T12:38:00Z">
        <w:r w:rsidR="00E44870">
          <w:rPr>
            <w:rFonts w:hint="eastAsia"/>
          </w:rPr>
          <w:t>”</w:t>
        </w:r>
      </w:ins>
      <w:ins w:id="1361" w:author="Zixuan Zhou" w:date="2026-04-27T20:35:00Z">
        <w:r w:rsidRPr="00CC0A59">
          <w:t>，这标志着部分青少年已具备初步的健康风险意识，并开始主动寻求具体的防治信息。</w:t>
        </w:r>
      </w:ins>
    </w:p>
    <w:p w14:paraId="6CE798B3" w14:textId="1605AFCE" w:rsidR="00CC0A59" w:rsidRPr="00CC0A59" w:rsidRDefault="00CC0A59" w:rsidP="00CC0A59">
      <w:pPr>
        <w:pStyle w:val="altz"/>
        <w:ind w:firstLine="480"/>
        <w:rPr>
          <w:ins w:id="1362" w:author="Zixuan Zhou" w:date="2026-04-27T20:35:00Z"/>
        </w:rPr>
      </w:pPr>
      <w:ins w:id="1363" w:author="Zixuan Zhou" w:date="2026-04-27T20:35:00Z">
        <w:r w:rsidRPr="00CC0A59">
          <w:lastRenderedPageBreak/>
          <w:t>关于</w:t>
        </w:r>
      </w:ins>
      <w:ins w:id="1364" w:author="Zixuan Zhou" w:date="2026-04-27T20:38:00Z" w16du:dateUtc="2026-04-27T12:38:00Z">
        <w:r w:rsidR="00E44870">
          <w:rPr>
            <w:rFonts w:hint="eastAsia"/>
          </w:rPr>
          <w:t>“</w:t>
        </w:r>
      </w:ins>
      <w:ins w:id="1365" w:author="Zixuan Zhou" w:date="2026-04-27T20:35:00Z">
        <w:r w:rsidRPr="00CC0A59">
          <w:t>避孕药</w:t>
        </w:r>
      </w:ins>
      <w:ins w:id="1366" w:author="Zixuan Zhou" w:date="2026-04-27T20:38:00Z" w16du:dateUtc="2026-04-27T12:38:00Z">
        <w:r w:rsidR="00E44870">
          <w:rPr>
            <w:rFonts w:hint="eastAsia"/>
          </w:rPr>
          <w:t>”</w:t>
        </w:r>
      </w:ins>
      <w:ins w:id="1367" w:author="Zixuan Zhou" w:date="2026-04-27T20:35:00Z">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ins>
      <w:ins w:id="1368" w:author="Zixuan Zhou" w:date="2026-04-27T20:38:00Z" w16du:dateUtc="2026-04-27T12:38:00Z">
        <w:r w:rsidR="00E44870">
          <w:rPr>
            <w:rFonts w:hint="eastAsia"/>
          </w:rPr>
          <w:t>“</w:t>
        </w:r>
      </w:ins>
      <w:ins w:id="1369" w:author="Zixuan Zhou" w:date="2026-04-27T20:35:00Z">
        <w:r w:rsidRPr="00CC0A59">
          <w:t>漏服了怎么办？</w:t>
        </w:r>
      </w:ins>
      <w:ins w:id="1370" w:author="Zixuan Zhou" w:date="2026-04-27T20:38:00Z" w16du:dateUtc="2026-04-27T12:38:00Z">
        <w:r w:rsidR="00E44870">
          <w:rPr>
            <w:rFonts w:hint="eastAsia"/>
          </w:rPr>
          <w:t>”</w:t>
        </w:r>
      </w:ins>
      <w:ins w:id="1371" w:author="Zixuan Zhou" w:date="2026-04-27T20:35:00Z">
        <w:r w:rsidRPr="00CC0A59">
          <w:t>或</w:t>
        </w:r>
      </w:ins>
      <w:ins w:id="1372" w:author="Zixuan Zhou" w:date="2026-04-27T20:38:00Z" w16du:dateUtc="2026-04-27T12:38:00Z">
        <w:r w:rsidR="00E44870">
          <w:rPr>
            <w:rFonts w:hint="eastAsia"/>
          </w:rPr>
          <w:t>“</w:t>
        </w:r>
      </w:ins>
      <w:ins w:id="1373" w:author="Zixuan Zhou" w:date="2026-04-27T20:35:00Z">
        <w:r w:rsidRPr="00CC0A59">
          <w:t>吃完多久能同房？</w:t>
        </w:r>
      </w:ins>
      <w:ins w:id="1374" w:author="Zixuan Zhou" w:date="2026-04-27T20:38:00Z" w16du:dateUtc="2026-04-27T12:38:00Z">
        <w:r w:rsidR="00E44870">
          <w:rPr>
            <w:rFonts w:hint="eastAsia"/>
          </w:rPr>
          <w:t>”</w:t>
        </w:r>
      </w:ins>
      <w:ins w:id="1375" w:author="Zixuan Zhou" w:date="2026-04-27T20:35:00Z">
        <w:r w:rsidRPr="00CC0A59">
          <w:t>，依然是高频出现的疑问。一个值得注意的现象是，</w:t>
        </w:r>
        <w:proofErr w:type="gramStart"/>
        <w:r w:rsidRPr="00CC0A59">
          <w:t>评论区</w:t>
        </w:r>
        <w:proofErr w:type="gramEnd"/>
        <w:r w:rsidRPr="00CC0A59">
          <w:t>反复出现</w:t>
        </w:r>
      </w:ins>
      <w:ins w:id="1376" w:author="Zixuan Zhou" w:date="2026-04-27T20:39:00Z" w16du:dateUtc="2026-04-27T12:39:00Z">
        <w:r w:rsidR="00E44870">
          <w:rPr>
            <w:rFonts w:hint="eastAsia"/>
          </w:rPr>
          <w:t>“</w:t>
        </w:r>
      </w:ins>
      <w:ins w:id="1377" w:author="Zixuan Zhou" w:date="2026-04-27T20:35:00Z">
        <w:r w:rsidRPr="00CC0A59">
          <w:t>男的能吃吗？</w:t>
        </w:r>
      </w:ins>
      <w:ins w:id="1378" w:author="Zixuan Zhou" w:date="2026-04-27T20:39:00Z" w16du:dateUtc="2026-04-27T12:39:00Z">
        <w:r w:rsidR="00E44870">
          <w:rPr>
            <w:rFonts w:hint="eastAsia"/>
          </w:rPr>
          <w:t>”</w:t>
        </w:r>
      </w:ins>
      <w:ins w:id="1379" w:author="Zixuan Zhou" w:date="2026-04-27T20:35:00Z">
        <w:r w:rsidRPr="00CC0A59">
          <w:t>的提问，这不但源于对药物作用机制的好奇，也含蓄地表达了对女性独自承担避孕责任这一现状的质疑。</w:t>
        </w:r>
      </w:ins>
    </w:p>
    <w:p w14:paraId="261855C3" w14:textId="13C5B22B" w:rsidR="00CC0A59" w:rsidRPr="00785F37" w:rsidRDefault="00CC0A59">
      <w:pPr>
        <w:pStyle w:val="altz"/>
        <w:ind w:firstLine="480"/>
        <w:rPr>
          <w:rFonts w:hint="eastAsia"/>
        </w:rPr>
      </w:pPr>
      <w:ins w:id="1380" w:author="Zixuan Zhou" w:date="2026-04-27T20:35:00Z">
        <w:r w:rsidRPr="00CC0A59">
          <w:t>在</w:t>
        </w:r>
      </w:ins>
      <w:ins w:id="1381" w:author="Zixuan Zhou" w:date="2026-04-27T20:39:00Z" w16du:dateUtc="2026-04-27T12:39:00Z">
        <w:r w:rsidR="00E44870">
          <w:rPr>
            <w:rFonts w:hint="eastAsia"/>
          </w:rPr>
          <w:t>“</w:t>
        </w:r>
      </w:ins>
      <w:ins w:id="1382" w:author="Zixuan Zhou" w:date="2026-04-27T20:35:00Z">
        <w:r w:rsidRPr="00CC0A59">
          <w:t>人工流产</w:t>
        </w:r>
      </w:ins>
      <w:ins w:id="1383" w:author="Zixuan Zhou" w:date="2026-04-27T20:39:00Z" w16du:dateUtc="2026-04-27T12:39:00Z">
        <w:r w:rsidR="00E44870">
          <w:rPr>
            <w:rFonts w:hint="eastAsia"/>
          </w:rPr>
          <w:t>”</w:t>
        </w:r>
      </w:ins>
      <w:ins w:id="1384" w:author="Zixuan Zhou" w:date="2026-04-27T20:35:00Z">
        <w:r w:rsidRPr="00CC0A59">
          <w:t>这一主题下，评论的氛围变得异常沉重、严肃。用户的提问高度聚焦于程序与方法的咨询，如</w:t>
        </w:r>
      </w:ins>
      <w:ins w:id="1385" w:author="Zixuan Zhou" w:date="2026-04-27T20:39:00Z" w16du:dateUtc="2026-04-27T12:39:00Z">
        <w:r w:rsidR="00E44870">
          <w:rPr>
            <w:rFonts w:hint="eastAsia"/>
          </w:rPr>
          <w:t>“</w:t>
        </w:r>
      </w:ins>
      <w:ins w:id="1386" w:author="Zixuan Zhou" w:date="2026-04-27T20:35:00Z">
        <w:r w:rsidRPr="00CC0A59">
          <w:t>药流和人流哪个伤害小？</w:t>
        </w:r>
      </w:ins>
      <w:ins w:id="1387" w:author="Zixuan Zhou" w:date="2026-04-27T20:39:00Z" w16du:dateUtc="2026-04-27T12:39:00Z">
        <w:r w:rsidR="00E44870">
          <w:rPr>
            <w:rFonts w:hint="eastAsia"/>
          </w:rPr>
          <w:t>”</w:t>
        </w:r>
      </w:ins>
      <w:ins w:id="1388" w:author="Zixuan Zhou" w:date="2026-04-27T20:35:00Z">
        <w:r w:rsidRPr="00CC0A59">
          <w:t>以及对</w:t>
        </w:r>
      </w:ins>
      <w:ins w:id="1389" w:author="Zixuan Zhou" w:date="2026-04-27T20:39:00Z" w16du:dateUtc="2026-04-27T12:39:00Z">
        <w:r w:rsidR="00E44870">
          <w:rPr>
            <w:rFonts w:hint="eastAsia"/>
          </w:rPr>
          <w:t>“</w:t>
        </w:r>
      </w:ins>
      <w:ins w:id="1390" w:author="Zixuan Zhou" w:date="2026-04-27T20:35:00Z">
        <w:r w:rsidRPr="00CC0A59">
          <w:t>过程有多痛？</w:t>
        </w:r>
      </w:ins>
      <w:ins w:id="1391" w:author="Zixuan Zhou" w:date="2026-04-27T20:39:00Z" w16du:dateUtc="2026-04-27T12:39:00Z">
        <w:r w:rsidR="00E44870">
          <w:rPr>
            <w:rFonts w:hint="eastAsia"/>
          </w:rPr>
          <w:t>”</w:t>
        </w:r>
      </w:ins>
      <w:ins w:id="1392" w:author="Zixuan Zhou" w:date="2026-04-27T20:35:00Z">
        <w:r w:rsidRPr="00CC0A59">
          <w:t>的具体想象。这些问题的背后，是对流产后果，特别是对未来生育能力影响的</w:t>
        </w:r>
      </w:ins>
      <w:ins w:id="1393" w:author="Zixuan Zhou" w:date="2026-04-27T20:45:00Z" w16du:dateUtc="2026-04-27T12:45:00Z">
        <w:r w:rsidR="00E44870">
          <w:rPr>
            <w:rFonts w:hint="eastAsia"/>
          </w:rPr>
          <w:t>担</w:t>
        </w:r>
      </w:ins>
      <w:ins w:id="1394" w:author="Zixuan Zhou" w:date="2026-04-27T20:35:00Z">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ins>
      <w:ins w:id="1395" w:author="Zixuan Zhou" w:date="2026-04-27T20:46:00Z" w16du:dateUtc="2026-04-27T12:46:00Z">
        <w:r w:rsidR="00785F37">
          <w:rPr>
            <w:rFonts w:hint="eastAsia"/>
          </w:rPr>
          <w:t>或</w:t>
        </w:r>
      </w:ins>
      <w:ins w:id="1396" w:author="Zixuan Zhou" w:date="2026-04-27T20:35:00Z">
        <w:r w:rsidRPr="00CC0A59">
          <w:t>无助的情绪，成为一个交织着医学信息需求与心理慰藉需求的复杂场域。</w:t>
        </w:r>
      </w:ins>
    </w:p>
    <w:p w14:paraId="562E74EA" w14:textId="77777777" w:rsidR="00F54B80" w:rsidRDefault="00000000">
      <w:pPr>
        <w:pStyle w:val="2"/>
        <w:spacing w:before="163" w:after="163"/>
        <w:rPr>
          <w:rFonts w:hint="eastAsia"/>
        </w:rPr>
      </w:pPr>
      <w:bookmarkStart w:id="1397" w:name="_Toc228219330"/>
      <w:r>
        <w:rPr>
          <w:rFonts w:hint="eastAsia"/>
        </w:rPr>
        <w:t>真实需求与潜在风险分析</w:t>
      </w:r>
      <w:bookmarkEnd w:id="1397"/>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0691D3C5"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del w:id="1398" w:author="Zixuan Zhou" w:date="2026-04-27T20:47:00Z" w16du:dateUtc="2026-04-27T12:47:00Z">
        <w:r w:rsidDel="00785F37">
          <w:delText>“</w:delText>
        </w:r>
      </w:del>
      <w:r>
        <w:t>我该怎么办</w:t>
      </w:r>
      <w:del w:id="1399" w:author="Zixuan Zhou" w:date="2026-04-27T20:47:00Z" w16du:dateUtc="2026-04-27T12:47:00Z">
        <w:r w:rsidDel="00785F37">
          <w:delText>”</w:delText>
        </w:r>
      </w:del>
      <w:r>
        <w:t>的具体行动指南，例如如何选择安全套尺寸、如何正确服药或如何处理避孕失败。这本质上是一种对风险的评估与规避需求，他们渴望通过掌握准确的知识来控制自身行为的后果，避免</w:t>
      </w:r>
      <w:del w:id="1400" w:author="Zixuan Zhou" w:date="2026-04-27T20:47:00Z" w16du:dateUtc="2026-04-27T12:47:00Z">
        <w:r w:rsidDel="00785F37">
          <w:rPr>
            <w:rFonts w:hint="eastAsia"/>
          </w:rPr>
          <w:delText>“</w:delText>
        </w:r>
        <w:r w:rsidDel="00785F37">
          <w:delText>会不会</w:delText>
        </w:r>
      </w:del>
      <w:r>
        <w:t>怀孕</w:t>
      </w:r>
      <w:del w:id="1401" w:author="Zixuan Zhou" w:date="2026-04-27T20:47:00Z" w16du:dateUtc="2026-04-27T12:47:00Z">
        <w:r w:rsidDel="00785F37">
          <w:delText>？</w:delText>
        </w:r>
        <w:r w:rsidDel="00785F37">
          <w:rPr>
            <w:rFonts w:hint="eastAsia"/>
          </w:rPr>
          <w:delText>”</w:delText>
        </w:r>
      </w:del>
      <w:r>
        <w:t>或</w:t>
      </w:r>
      <w:del w:id="1402" w:author="Zixuan Zhou" w:date="2026-04-27T20:47:00Z" w16du:dateUtc="2026-04-27T12:47:00Z">
        <w:r w:rsidDel="00785F37">
          <w:rPr>
            <w:rFonts w:hint="eastAsia"/>
          </w:rPr>
          <w:delText>“</w:delText>
        </w:r>
        <w:r w:rsidDel="00785F37">
          <w:delText>会不会</w:delText>
        </w:r>
      </w:del>
      <w:r>
        <w:t>得病</w:t>
      </w:r>
      <w:del w:id="1403" w:author="Zixuan Zhou" w:date="2026-04-27T20:47:00Z" w16du:dateUtc="2026-04-27T12:47:00Z">
        <w:r w:rsidDel="00785F37">
          <w:delText>？</w:delText>
        </w:r>
        <w:r w:rsidDel="00785F37">
          <w:rPr>
            <w:rFonts w:hint="eastAsia"/>
          </w:rPr>
          <w:delText>”</w:delText>
        </w:r>
      </w:del>
      <w:r>
        <w:t>这类核心焦虑的发生。</w:t>
      </w:r>
    </w:p>
    <w:p w14:paraId="263E111A" w14:textId="3867E511"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w:t>
      </w:r>
      <w:ins w:id="1404" w:author="Zixuan Zhou" w:date="2026-04-27T20:48:00Z" w16du:dateUtc="2026-04-27T12:48:00Z">
        <w:r w:rsidR="00785F37">
          <w:rPr>
            <w:rFonts w:hint="eastAsia"/>
          </w:rPr>
          <w:t>视线</w:t>
        </w:r>
      </w:ins>
      <w:del w:id="1405" w:author="Zixuan Zhou" w:date="2026-04-27T20:48:00Z" w16du:dateUtc="2026-04-27T12:48:00Z">
        <w:r w:rsidDel="00785F37">
          <w:delText>压力</w:delText>
        </w:r>
      </w:del>
      <w:r>
        <w:t>的感知，</w:t>
      </w:r>
      <w:del w:id="1406" w:author="Zixuan Zhou" w:date="2026-04-27T20:49:00Z" w16du:dateUtc="2026-04-27T12:49:00Z">
        <w:r w:rsidDel="00785F37">
          <w:delText>他们</w:delText>
        </w:r>
      </w:del>
      <w:r>
        <w:t>迫切需要在匿名社群中找到坐标，以缓解身份焦虑。</w:t>
      </w:r>
      <w:del w:id="1407" w:author="Zixuan Zhou" w:date="2026-04-27T20:48:00Z" w16du:dateUtc="2026-04-27T12:48:00Z">
        <w:r w:rsidDel="00785F37">
          <w:rPr>
            <w:rFonts w:hint="eastAsia"/>
          </w:rPr>
          <w:delText>这自然地引出了更深层面的需求：</w:delText>
        </w:r>
      </w:del>
      <w:ins w:id="1408" w:author="Zixuan Zhou" w:date="2026-04-27T20:49:00Z" w16du:dateUtc="2026-04-27T12:49:00Z">
        <w:r w:rsidR="00785F37">
          <w:rPr>
            <w:rFonts w:hint="eastAsia"/>
          </w:rPr>
          <w:t>体现了他们</w:t>
        </w:r>
      </w:ins>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748E0D88" w14:textId="7FE136EE" w:rsidR="00F54B80" w:rsidDel="00A0672A" w:rsidRDefault="00000000" w:rsidP="00A0672A">
      <w:pPr>
        <w:pStyle w:val="altz"/>
        <w:ind w:firstLine="480"/>
        <w:rPr>
          <w:del w:id="1409" w:author="Zixuan Zhou" w:date="2026-04-27T01:52:00Z" w16du:dateUtc="2026-04-26T17:52:00Z"/>
        </w:rPr>
      </w:pPr>
      <w:r>
        <w:rPr>
          <w:rFonts w:hint="eastAsia"/>
        </w:rPr>
        <w:t>当然</w:t>
      </w:r>
      <w:r>
        <w:t>，这个充满活力的</w:t>
      </w:r>
      <w:del w:id="1410" w:author="Zixuan Zhou" w:date="2026-04-27T20:50:00Z" w16du:dateUtc="2026-04-27T12:50:00Z">
        <w:r w:rsidDel="00785F37">
          <w:rPr>
            <w:rFonts w:hint="eastAsia"/>
          </w:rPr>
          <w:delText>“</w:delText>
        </w:r>
      </w:del>
      <w:r>
        <w:t>问答社区</w:t>
      </w:r>
      <w:del w:id="1411" w:author="Zixuan Zhou" w:date="2026-04-27T20:50:00Z" w16du:dateUtc="2026-04-27T12:50:00Z">
        <w:r w:rsidDel="00785F37">
          <w:rPr>
            <w:rFonts w:hint="eastAsia"/>
          </w:rPr>
          <w:delText>”</w:delText>
        </w:r>
      </w:del>
      <w:r>
        <w:t>同样是一柄双</w:t>
      </w:r>
      <w:proofErr w:type="gramStart"/>
      <w:r>
        <w:t>刃</w:t>
      </w:r>
      <w:proofErr w:type="gramEnd"/>
      <w:r>
        <w:t>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这类错误信息就可能被当成经验之谈而广泛传播。这种现象的根源在于专业声音的缺位</w:t>
      </w:r>
      <w:del w:id="1412" w:author="Zixuan Zhou" w:date="2026-04-27T20:50:00Z" w16du:dateUtc="2026-04-27T12:50:00Z">
        <w:r w:rsidDel="00785F37">
          <w:delText>，形成了一个巨大的真空</w:delText>
        </w:r>
      </w:del>
      <w:r>
        <w:t>。青少年提出的成千上万</w:t>
      </w:r>
      <w:proofErr w:type="gramStart"/>
      <w:r>
        <w:t>个</w:t>
      </w:r>
      <w:proofErr w:type="gramEnd"/>
      <w:r>
        <w:t>问题，绝大多数沉没在同伴的众说纷纭中，得不到及时、准确的专业回应，这是当前数字健康传播最核心的困境。</w:t>
      </w:r>
    </w:p>
    <w:p w14:paraId="4F482566" w14:textId="0CDD8403" w:rsidR="00F54B80" w:rsidDel="00A0672A" w:rsidRDefault="00000000" w:rsidP="00A0672A">
      <w:pPr>
        <w:pStyle w:val="2"/>
        <w:spacing w:before="163" w:after="163"/>
        <w:rPr>
          <w:del w:id="1413" w:author="Zixuan Zhou" w:date="2026-04-27T01:52:00Z" w16du:dateUtc="2026-04-26T17:52:00Z"/>
          <w:rFonts w:hint="eastAsia"/>
        </w:rPr>
      </w:pPr>
      <w:del w:id="1414" w:author="Zixuan Zhou" w:date="2026-04-27T01:52:00Z" w16du:dateUtc="2026-04-26T17:52:00Z">
        <w:r w:rsidDel="00A0672A">
          <w:rPr>
            <w:rFonts w:hint="eastAsia"/>
          </w:rPr>
          <w:delText>与已有研究的比较</w:delText>
        </w:r>
      </w:del>
    </w:p>
    <w:p w14:paraId="6DE55791" w14:textId="0643B7F1" w:rsidR="00F54B80" w:rsidDel="00A0672A" w:rsidRDefault="00000000">
      <w:pPr>
        <w:pStyle w:val="altz"/>
        <w:ind w:firstLineChars="0" w:firstLine="0"/>
        <w:rPr>
          <w:del w:id="1415" w:author="Zixuan Zhou" w:date="2026-04-27T01:52:00Z" w16du:dateUtc="2026-04-26T17:52:00Z"/>
        </w:rPr>
        <w:pPrChange w:id="1416" w:author="Zixuan Zhou" w:date="2026-04-27T01:52:00Z" w16du:dateUtc="2026-04-26T17:52:00Z">
          <w:pPr>
            <w:pStyle w:val="altz"/>
            <w:ind w:firstLine="480"/>
          </w:pPr>
        </w:pPrChange>
      </w:pPr>
      <w:del w:id="1417" w:author="Zixuan Zhou" w:date="2026-04-27T01:52:00Z" w16du:dateUtc="2026-04-26T17:52:00Z">
        <w:r w:rsidDel="00A0672A">
          <w:rPr>
            <w:rFonts w:hint="eastAsia"/>
          </w:rPr>
          <w:delText>本章的发现与现有研究既有一致性，也提供了新的视角与证据。</w:delText>
        </w:r>
      </w:del>
    </w:p>
    <w:p w14:paraId="21C5A9B6" w14:textId="702CD9A6" w:rsidR="00F54B80" w:rsidDel="00A0672A" w:rsidRDefault="00486D9D">
      <w:pPr>
        <w:pStyle w:val="altz"/>
        <w:ind w:firstLineChars="0" w:firstLine="0"/>
        <w:rPr>
          <w:del w:id="1418" w:author="Zixuan Zhou" w:date="2026-04-27T01:52:00Z" w16du:dateUtc="2026-04-26T17:52:00Z"/>
        </w:rPr>
        <w:pPrChange w:id="1419" w:author="Zixuan Zhou" w:date="2026-04-27T01:52:00Z" w16du:dateUtc="2026-04-26T17:52:00Z">
          <w:pPr>
            <w:pStyle w:val="altz"/>
            <w:ind w:firstLine="480"/>
          </w:pPr>
        </w:pPrChange>
      </w:pPr>
      <w:del w:id="1420" w:author="Zixuan Zhou" w:date="2026-04-27T01:52:00Z" w16du:dateUtc="2026-04-26T17:52:00Z">
        <w:r w:rsidDel="00A0672A">
          <w:rPr>
            <w:rFonts w:hint="eastAsia"/>
          </w:rPr>
          <w:delText>本研究的发现强有力地印证了</w:delText>
        </w:r>
        <w:r w:rsidR="00A064C6" w:rsidDel="00A0672A">
          <w:rPr>
            <w:rFonts w:hint="eastAsia"/>
          </w:rPr>
          <w:delText>既</w:delText>
        </w:r>
        <w:r w:rsidDel="00A0672A">
          <w:rPr>
            <w:rFonts w:hint="eastAsia"/>
          </w:rPr>
          <w:delText>有研究</w:delText>
        </w:r>
        <w:commentRangeStart w:id="1421"/>
        <w:r w:rsidDel="00A0672A">
          <w:rPr>
            <w:rFonts w:hint="eastAsia"/>
          </w:rPr>
          <w:delText>的</w:delText>
        </w:r>
        <w:commentRangeEnd w:id="1421"/>
        <w:r w:rsidR="00192633" w:rsidDel="00A0672A">
          <w:rPr>
            <w:rStyle w:val="afc"/>
            <w:rFonts w:hint="eastAsia"/>
            <w:sz w:val="24"/>
            <w:szCs w:val="22"/>
          </w:rPr>
          <w:commentReference w:id="1421"/>
        </w:r>
        <w:r w:rsidDel="00A0672A">
          <w:rPr>
            <w:rFonts w:hint="eastAsia"/>
          </w:rPr>
          <w:delText>结论，即社交媒体，特别是像</w:delText>
        </w:r>
        <w:r w:rsidDel="00A0672A">
          <w:rPr>
            <w:rFonts w:hint="eastAsia"/>
          </w:rPr>
          <w:delText>Bilibili</w:delText>
        </w:r>
        <w:r w:rsidDel="00A0672A">
          <w:rPr>
            <w:rFonts w:hint="eastAsia"/>
          </w:rPr>
          <w:delText>这样的视频平台，已成为青少年获取生殖健康信息的核心渠道</w:delText>
        </w:r>
        <w:r w:rsidDel="00A0672A">
          <w:fldChar w:fldCharType="begin"/>
        </w:r>
        <w:r w:rsidR="008865EC" w:rsidDel="00A0672A">
          <w:delInstrText xml:space="preserve"> ADDIN ZOTERO_ITEM CSL_CITATION {"citationID":"8558s8wK","properties":{"unsorted":false,"formattedCitation":"\\super [12,19]\\nosupersub{}","plainCitation":"[12,19]","noteIndex":0},"citationItems":[{"id":814,"uris":["http://zotero.org/users/15209510/items/VHUQZI9U"],"itemData":{"id":814,"type":"article-journal","abstract":"Internet-based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the</w:delInstrText>
        </w:r>
        <w:r w:rsidR="008865EC" w:rsidDel="00A0672A">
          <w:rPr>
            <w:rFonts w:hint="eastAsia"/>
          </w:rPr>
          <w:delInstrText xml:space="preserve"> keyword </w:delInstrText>
        </w:r>
        <w:r w:rsidR="008865EC" w:rsidDel="00A0672A">
          <w:rPr>
            <w:rFonts w:hint="eastAsia"/>
          </w:rPr>
          <w:delInstrText>青春期性教育</w:delInstrText>
        </w:r>
        <w:r w:rsidR="008865EC" w:rsidDel="00A0672A">
          <w:rPr>
            <w:rFonts w:hint="eastAsia"/>
          </w:rPr>
          <w:delInstrText xml:space="preserve"> (</w:delInstrText>
        </w:r>
        <w:r w:rsidR="008865EC" w:rsidDel="00A0672A">
          <w:rPr>
            <w:rFonts w:hint="eastAsia"/>
          </w:rPr>
          <w:delInstrText>“</w:delInstrText>
        </w:r>
        <w:r w:rsidR="008865EC" w:rsidDel="00A0672A">
          <w:rPr>
            <w:rFonts w:hint="eastAsia"/>
          </w:rPr>
          <w:delInstrText>adolescent sexuality education</w:delInstrText>
        </w:r>
        <w:r w:rsidR="008865EC" w:rsidDel="00A0672A">
          <w:rPr>
            <w:rFonts w:hint="eastAsia"/>
          </w:rPr>
          <w:delInstrText>”</w:delInstrText>
        </w:r>
        <w:r w:rsidR="008865EC" w:rsidDel="00A0672A">
          <w:rPr>
            <w:rFonts w:hint="eastAsia"/>
          </w:rPr>
          <w:delInstrText xml:space="preserve">). Videos were assessed using the Global Quality Score, modified DISCERN, and Patient Education Materials Assessment Tool (PEMAT-U/A), with interrater reliability assessed via Cohen </w:delInstrText>
        </w:r>
        <w:r w:rsidR="008865EC" w:rsidDel="00A0672A">
          <w:rPr>
            <w:rFonts w:hint="eastAsia"/>
          </w:rPr>
          <w:delInstrText>κ</w:delInstrText>
        </w:r>
        <w:r w:rsidR="008865EC" w:rsidDel="00A0672A">
          <w:rPr>
            <w:rFonts w:hint="eastAsia"/>
          </w:rPr>
          <w:delInstrText>. A corpus of over 49,0</w:delInstrText>
        </w:r>
        <w:r w:rsidR="008865EC" w:rsidDel="00A0672A">
          <w:delInstrText xml:space="preserve">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delInstrText>
        </w:r>
        <w:r w:rsidDel="00A0672A">
          <w:fldChar w:fldCharType="separate"/>
        </w:r>
        <w:r w:rsidR="008865EC" w:rsidRPr="008865EC" w:rsidDel="00A0672A">
          <w:rPr>
            <w:rFonts w:cs="Times New Roman"/>
            <w:kern w:val="0"/>
            <w:vertAlign w:val="superscript"/>
          </w:rPr>
          <w:delText>[12,19]</w:delText>
        </w:r>
        <w:r w:rsidDel="00A0672A">
          <w:fldChar w:fldCharType="end"/>
        </w:r>
        <w:r w:rsidDel="00A0672A">
          <w:rPr>
            <w:rFonts w:hint="eastAsia"/>
          </w:rPr>
          <w:delText>，其匿名性和互动性为讨论敏感话题创造了条件。</w:delText>
        </w:r>
      </w:del>
    </w:p>
    <w:p w14:paraId="739AFC19" w14:textId="341AE4E9" w:rsidR="00F54B80" w:rsidDel="00A0672A" w:rsidRDefault="00000000">
      <w:pPr>
        <w:pStyle w:val="altz"/>
        <w:ind w:firstLineChars="0" w:firstLine="0"/>
        <w:rPr>
          <w:del w:id="1422" w:author="Zixuan Zhou" w:date="2026-04-27T01:52:00Z" w16du:dateUtc="2026-04-26T17:52:00Z"/>
        </w:rPr>
        <w:pPrChange w:id="1423" w:author="Zixuan Zhou" w:date="2026-04-27T01:52:00Z" w16du:dateUtc="2026-04-26T17:52:00Z">
          <w:pPr>
            <w:pStyle w:val="altz"/>
            <w:ind w:firstLine="480"/>
          </w:pPr>
        </w:pPrChange>
      </w:pPr>
      <w:del w:id="1424" w:author="Zixuan Zhou" w:date="2026-04-27T01:52:00Z" w16du:dateUtc="2026-04-26T17:52:00Z">
        <w:r w:rsidDel="00A0672A">
          <w:rPr>
            <w:rFonts w:hint="eastAsia"/>
          </w:rPr>
          <w:delText>本研究通过对评论的直接分析，为“青少年信息需求”提供了前所未有的粒度。以往研究多通过分析视频内容来推断用户兴趣，而本研究直接分析“提问”，从而将研究视角从“平台供给了什么”转向了“用户想要什么”。而如</w:delText>
        </w:r>
        <w:r w:rsidR="006736BA" w:rsidDel="00A0672A">
          <w:rPr>
            <w:rFonts w:hint="eastAsia"/>
          </w:rPr>
          <w:delText>通过本研究</w:delText>
        </w:r>
        <w:r w:rsidDel="00A0672A">
          <w:rPr>
            <w:rFonts w:hint="eastAsia"/>
          </w:rPr>
          <w:delText>我们不仅知道“安全套”是热门话题，更通过评论分析精准定位到“尺寸选择”是该话题下的第一痛点。这为内容创作者和教育者提供了更精准的选题方向。</w:delText>
        </w:r>
      </w:del>
    </w:p>
    <w:p w14:paraId="21CA1B44" w14:textId="6FF4A1E2" w:rsidR="00F54B80" w:rsidDel="00A0672A" w:rsidRDefault="00000000">
      <w:pPr>
        <w:pStyle w:val="altz"/>
        <w:ind w:firstLineChars="0" w:firstLine="0"/>
        <w:rPr>
          <w:del w:id="1425" w:author="Zixuan Zhou" w:date="2026-04-27T01:52:00Z" w16du:dateUtc="2026-04-26T17:52:00Z"/>
        </w:rPr>
        <w:pPrChange w:id="1426" w:author="Zixuan Zhou" w:date="2026-04-27T01:52:00Z" w16du:dateUtc="2026-04-26T17:52:00Z">
          <w:pPr>
            <w:pStyle w:val="altz"/>
            <w:ind w:firstLine="480"/>
          </w:pPr>
        </w:pPrChange>
      </w:pPr>
      <w:del w:id="1427" w:author="Zixuan Zhou" w:date="2026-04-27T01:52:00Z" w16du:dateUtc="2026-04-26T17:52:00Z">
        <w:r w:rsidDel="00A0672A">
          <w:rPr>
            <w:rFonts w:hint="eastAsia"/>
          </w:rPr>
          <w:delTex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delText>
        </w:r>
      </w:del>
    </w:p>
    <w:p w14:paraId="6AB8A9B4" w14:textId="493C4FE6" w:rsidR="00F54B80" w:rsidRDefault="00000000" w:rsidP="00A0672A">
      <w:pPr>
        <w:pStyle w:val="altz"/>
        <w:ind w:firstLine="480"/>
      </w:pPr>
      <w:del w:id="1428" w:author="Zixuan Zhou" w:date="2026-04-27T01:52:00Z" w16du:dateUtc="2026-04-26T17:52:00Z">
        <w:r w:rsidDel="00A0672A">
          <w:rPr>
            <w:rFonts w:hint="eastAsia"/>
          </w:rPr>
          <w:delText>本研究也揭示了社交媒体健康传播中的“问答真空”现象。以往研究多在讨论错误信息的泛滥，而本研究则通过海量问题数据的呈现，直观地展示了这个供需极度不平衡的“市场”——需求（提问）旺盛，而优质供给（专业回答）严重缺位。</w:delText>
        </w:r>
      </w:del>
    </w:p>
    <w:p w14:paraId="1DCFA594" w14:textId="77777777" w:rsidR="00F54B80" w:rsidRDefault="00000000">
      <w:pPr>
        <w:pStyle w:val="2"/>
        <w:spacing w:before="163" w:after="163"/>
        <w:rPr>
          <w:rFonts w:hint="eastAsia"/>
        </w:rPr>
      </w:pPr>
      <w:bookmarkStart w:id="1429" w:name="_Toc228219331"/>
      <w:commentRangeStart w:id="1430"/>
      <w:r>
        <w:rPr>
          <w:rFonts w:hint="eastAsia"/>
        </w:rPr>
        <w:lastRenderedPageBreak/>
        <w:t>本章小结</w:t>
      </w:r>
      <w:bookmarkEnd w:id="1429"/>
    </w:p>
    <w:p w14:paraId="58D61580" w14:textId="35555C03" w:rsidR="00F54B80" w:rsidRDefault="00000000">
      <w:pPr>
        <w:pStyle w:val="altz"/>
        <w:ind w:firstLine="480"/>
      </w:pPr>
      <w:r>
        <w:rPr>
          <w:rFonts w:hint="eastAsia"/>
        </w:rPr>
        <w:t>本章通过对</w:t>
      </w:r>
      <w:r>
        <w:rPr>
          <w:rFonts w:hint="eastAsia"/>
        </w:rPr>
        <w:t>Bilibili</w:t>
      </w:r>
      <w:r>
        <w:rPr>
          <w:rFonts w:hint="eastAsia"/>
        </w:rPr>
        <w:t>平台</w:t>
      </w:r>
      <w:del w:id="1431" w:author="Zixuan Zhou" w:date="2026-04-27T19:24:00Z" w16du:dateUtc="2026-04-27T11:24:00Z">
        <w:r w:rsidDel="00F36A24">
          <w:rPr>
            <w:rFonts w:hint="eastAsia"/>
          </w:rPr>
          <w:delText>3780</w:delText>
        </w:r>
      </w:del>
      <w:ins w:id="1432" w:author="Zixuan Zhou" w:date="2026-04-27T20:23:00Z" w16du:dateUtc="2026-04-27T12:23:00Z">
        <w:r w:rsidR="00631C5C">
          <w:rPr>
            <w:rFonts w:hint="eastAsia"/>
          </w:rPr>
          <w:t>3484</w:t>
        </w:r>
      </w:ins>
      <w:r>
        <w:rPr>
          <w:rFonts w:hint="eastAsia"/>
        </w:rPr>
        <w:t>条青少年生殖健康相关评论的系统性分类与分析，</w:t>
      </w:r>
      <w:del w:id="1433" w:author="Zixuan Zhou" w:date="2026-04-27T20:50:00Z" w16du:dateUtc="2026-04-27T12:50:00Z">
        <w:r w:rsidDel="00785F37">
          <w:rPr>
            <w:rFonts w:hint="eastAsia"/>
          </w:rPr>
          <w:delText>深入</w:delText>
        </w:r>
      </w:del>
      <w:r>
        <w:rPr>
          <w:rFonts w:hint="eastAsia"/>
        </w:rPr>
        <w:t>洞察了当代青少年在数字环境下的真实信息需求图景。</w:t>
      </w:r>
      <w:del w:id="1434" w:author="Zixuan Zhou" w:date="2026-04-27T20:50:00Z" w16du:dateUtc="2026-04-27T12:50:00Z">
        <w:r w:rsidDel="00785F37">
          <w:rPr>
            <w:rFonts w:hint="eastAsia"/>
          </w:rPr>
          <w:delText>研究发现，</w:delText>
        </w:r>
      </w:del>
      <w:r>
        <w:rPr>
          <w:rFonts w:hint="eastAsia"/>
        </w:rPr>
        <w:t>青少年的关注点高度集中于安全套使用、基础生理知识等实用性议题，同时对人工流产等高风险、高敏感话题抱有强烈的讨论意愿。</w:t>
      </w:r>
    </w:p>
    <w:p w14:paraId="32E2997B" w14:textId="1E9BEEBC" w:rsidR="00F54B80" w:rsidRDefault="00000000">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w:t>
      </w:r>
      <w:del w:id="1435" w:author="Zixuan Zhou" w:date="2026-04-27T20:52:00Z" w16du:dateUtc="2026-04-27T12:52:00Z">
        <w:r w:rsidDel="00785F37">
          <w:rPr>
            <w:rFonts w:hint="eastAsia"/>
          </w:rPr>
          <w:delText>四大</w:delText>
        </w:r>
      </w:del>
      <w:r>
        <w:rPr>
          <w:rFonts w:hint="eastAsia"/>
        </w:rPr>
        <w:t>核心需求。在这些旺盛的需求背后，是同伴间</w:t>
      </w:r>
      <w:del w:id="1436" w:author="Zixuan Zhou" w:date="2026-04-27T20:52:00Z" w16du:dateUtc="2026-04-27T12:52:00Z">
        <w:r w:rsidDel="00785F37">
          <w:rPr>
            <w:rFonts w:hint="eastAsia"/>
          </w:rPr>
          <w:delText>错误</w:delText>
        </w:r>
      </w:del>
      <w:ins w:id="1437" w:author="Zixuan Zhou" w:date="2026-04-27T20:52:00Z" w16du:dateUtc="2026-04-27T12:52:00Z">
        <w:r w:rsidR="00785F37">
          <w:rPr>
            <w:rFonts w:hint="eastAsia"/>
          </w:rPr>
          <w:t>误导性</w:t>
        </w:r>
      </w:ins>
      <w:r>
        <w:rPr>
          <w:rFonts w:hint="eastAsia"/>
        </w:rPr>
        <w:t>信息</w:t>
      </w:r>
      <w:ins w:id="1438" w:author="Zixuan Zhou" w:date="2026-04-27T20:52:00Z" w16du:dateUtc="2026-04-27T12:52:00Z">
        <w:r w:rsidR="00785F37">
          <w:rPr>
            <w:rFonts w:hint="eastAsia"/>
          </w:rPr>
          <w:t>的</w:t>
        </w:r>
      </w:ins>
      <w:r>
        <w:rPr>
          <w:rFonts w:hint="eastAsia"/>
        </w:rPr>
        <w:t>传播、危险行为认知不足以及专业声音严重缺位的巨大风险。</w:t>
      </w:r>
    </w:p>
    <w:commentRangeEnd w:id="1430"/>
    <w:p w14:paraId="34EAA9AE" w14:textId="6926830E" w:rsidR="00F54B80" w:rsidRDefault="00192633">
      <w:pPr>
        <w:pStyle w:val="altz"/>
        <w:ind w:firstLine="480"/>
        <w:sectPr w:rsidR="00F54B80">
          <w:headerReference w:type="default" r:id="rId37"/>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1430"/>
      </w:r>
    </w:p>
    <w:p w14:paraId="77C45ADE" w14:textId="77777777" w:rsidR="00F54B80" w:rsidRDefault="00000000">
      <w:pPr>
        <w:pStyle w:val="1"/>
        <w:spacing w:before="326" w:after="326"/>
        <w:ind w:left="643" w:hanging="643"/>
        <w:rPr>
          <w:rFonts w:hint="eastAsia"/>
        </w:rPr>
      </w:pPr>
      <w:bookmarkStart w:id="1439" w:name="_Toc228219332"/>
      <w:r>
        <w:rPr>
          <w:rFonts w:hint="eastAsia"/>
        </w:rPr>
        <w:lastRenderedPageBreak/>
        <w:t>基于大语言模型的问题规范化与问答数据集构建</w:t>
      </w:r>
      <w:bookmarkEnd w:id="1439"/>
    </w:p>
    <w:p w14:paraId="09A2EE3D" w14:textId="37F2D1CC" w:rsidR="00F54B80" w:rsidRDefault="00000000" w:rsidP="0071121B">
      <w:pPr>
        <w:pStyle w:val="altz"/>
        <w:ind w:firstLine="480"/>
      </w:pPr>
      <w:commentRangeStart w:id="1440"/>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w:t>
      </w:r>
      <w:del w:id="1441" w:author="Zixuan Zhou" w:date="2026-04-27T20:52:00Z" w16du:dateUtc="2026-04-27T12:52:00Z">
        <w:r w:rsidDel="00817A5C">
          <w:delText>（</w:delText>
        </w:r>
        <w:r w:rsidDel="00817A5C">
          <w:delText>Q&amp;A</w:delText>
        </w:r>
        <w:r w:rsidDel="00817A5C">
          <w:delText>）</w:delText>
        </w:r>
      </w:del>
      <w:r>
        <w:t>数据集。</w:t>
      </w:r>
      <w:commentRangeEnd w:id="1440"/>
      <w:r w:rsidR="00192633">
        <w:rPr>
          <w:rStyle w:val="afc"/>
          <w:sz w:val="24"/>
          <w:szCs w:val="22"/>
        </w:rPr>
        <w:commentReference w:id="1440"/>
      </w:r>
    </w:p>
    <w:p w14:paraId="42DEF6ED" w14:textId="77777777" w:rsidR="00F54B80" w:rsidRDefault="00000000">
      <w:pPr>
        <w:pStyle w:val="2"/>
        <w:spacing w:before="163" w:after="163"/>
        <w:rPr>
          <w:rFonts w:hint="eastAsia"/>
        </w:rPr>
      </w:pPr>
      <w:bookmarkStart w:id="1442" w:name="_Toc228219333"/>
      <w:r>
        <w:rPr>
          <w:rFonts w:hint="eastAsia"/>
        </w:rPr>
        <w:t>问题规范化设计</w:t>
      </w:r>
      <w:bookmarkEnd w:id="1442"/>
    </w:p>
    <w:p w14:paraId="54DA4BFD" w14:textId="13F433CA"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w:t>
      </w:r>
      <w:del w:id="1443" w:author="Zixuan Zhou" w:date="2026-04-27T21:06:00Z" w16du:dateUtc="2026-04-27T13:06:00Z">
        <w:r w:rsidDel="00AD1DE9">
          <w:rPr>
            <w:rFonts w:hint="eastAsia"/>
          </w:rPr>
          <w:delText>，为后续生成高质量答案和模型训练奠定坚实基础</w:delText>
        </w:r>
      </w:del>
      <w:r>
        <w:rPr>
          <w:rFonts w:hint="eastAsia"/>
        </w:rPr>
        <w:t>。</w:t>
      </w:r>
    </w:p>
    <w:p w14:paraId="46F96743" w14:textId="77777777" w:rsidR="00F54B80" w:rsidRDefault="00000000">
      <w:pPr>
        <w:pStyle w:val="3"/>
        <w:spacing w:before="163" w:after="163"/>
        <w:rPr>
          <w:rFonts w:hint="eastAsia"/>
        </w:rPr>
      </w:pPr>
      <w:bookmarkStart w:id="1444" w:name="_Toc228219334"/>
      <w:r>
        <w:rPr>
          <w:rFonts w:hint="eastAsia"/>
        </w:rPr>
        <w:t>规范化目标</w:t>
      </w:r>
      <w:bookmarkEnd w:id="1444"/>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2666A1D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w:t>
      </w:r>
      <w:del w:id="1445" w:author="Zixuan Zhou" w:date="2026-04-27T21:06:00Z" w16du:dateUtc="2026-04-27T13:06:00Z">
        <w:r w:rsidDel="00AD1DE9">
          <w:rPr>
            <w:rFonts w:hint="eastAsia"/>
          </w:rPr>
          <w:delText>例如，将“体外”修正为“体外排精法”，将“紧急药”明确为“紧急避孕药”。</w:delText>
        </w:r>
      </w:del>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1446" w:name="_Toc228219335"/>
      <w:r>
        <w:rPr>
          <w:rFonts w:hint="eastAsia"/>
        </w:rPr>
        <w:t>规范化原则</w:t>
      </w:r>
      <w:bookmarkEnd w:id="1446"/>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52A4C5D0" w:rsidR="00F54B80" w:rsidRDefault="00000000">
      <w:pPr>
        <w:pStyle w:val="altz"/>
        <w:numPr>
          <w:ilvl w:val="0"/>
          <w:numId w:val="19"/>
        </w:numPr>
        <w:ind w:firstLineChars="0"/>
      </w:pPr>
      <w:r>
        <w:rPr>
          <w:rFonts w:hint="eastAsia"/>
        </w:rPr>
        <w:t>不改变核心语义原则：严禁改变提问者</w:t>
      </w:r>
      <w:proofErr w:type="gramStart"/>
      <w:r>
        <w:rPr>
          <w:rFonts w:hint="eastAsia"/>
        </w:rPr>
        <w:t>最</w:t>
      </w:r>
      <w:proofErr w:type="gramEnd"/>
      <w:r>
        <w:rPr>
          <w:rFonts w:hint="eastAsia"/>
        </w:rPr>
        <w:t>核心的疑问点。</w:t>
      </w:r>
      <w:del w:id="1447" w:author="Zixuan Zhou" w:date="2026-04-27T21:07:00Z" w16du:dateUtc="2026-04-27T13:07:00Z">
        <w:r w:rsidDel="00AD1DE9">
          <w:rPr>
            <w:rFonts w:hint="eastAsia"/>
          </w:rPr>
          <w:delText>例如，如果用户问“漏服了一天避孕药怎么办？”，规范化时不能将其改为“如何正确服用避孕药？”。</w:delText>
        </w:r>
      </w:del>
    </w:p>
    <w:p w14:paraId="32602183" w14:textId="0F5BE8C8" w:rsidR="00F54B80" w:rsidRDefault="00000000">
      <w:pPr>
        <w:pStyle w:val="altz"/>
        <w:numPr>
          <w:ilvl w:val="0"/>
          <w:numId w:val="19"/>
        </w:numPr>
        <w:ind w:firstLineChars="0"/>
      </w:pPr>
      <w:r>
        <w:rPr>
          <w:rFonts w:hint="eastAsia"/>
        </w:rPr>
        <w:t>不引入额外假设原则：禁止在规范化过程中添加原始评论未提及的任何具体条件或个人情况。</w:t>
      </w:r>
      <w:del w:id="1448" w:author="Zixuan Zhou" w:date="2026-04-27T21:07:00Z" w16du:dateUtc="2026-04-27T13:07:00Z">
        <w:r w:rsidDel="00AD1DE9">
          <w:rPr>
            <w:rFonts w:hint="eastAsia"/>
          </w:rPr>
          <w:delText>例如，对于“吃了紧急避孕药后出血了，正常吗？”的提问，不能擅自假设出血量、颜色或持续时间等信息。</w:delText>
        </w:r>
      </w:del>
    </w:p>
    <w:p w14:paraId="2CF27A3B" w14:textId="7742A5E4" w:rsidR="00F54B80" w:rsidRDefault="00000000">
      <w:pPr>
        <w:pStyle w:val="altz"/>
        <w:numPr>
          <w:ilvl w:val="0"/>
          <w:numId w:val="19"/>
        </w:numPr>
        <w:ind w:firstLineChars="0"/>
      </w:pPr>
      <w:r>
        <w:rPr>
          <w:rFonts w:hint="eastAsia"/>
        </w:rPr>
        <w:t>减少歧义与模糊原则：尽力将模糊、口语化的表达转化为精确、书面化的语言。</w:t>
      </w:r>
      <w:del w:id="1449" w:author="Zixuan Zhou" w:date="2026-04-27T21:07:00Z" w16du:dateUtc="2026-04-27T13:07:00Z">
        <w:r w:rsidDel="00AD1DE9">
          <w:rPr>
            <w:rFonts w:hint="eastAsia"/>
          </w:rPr>
          <w:delText>例如，将“那个药”明确为具体的药物类型（如“短效口服避孕药”），将“是不是就安全了”细化为“是否意味着可以有效避孕”。</w:delText>
        </w:r>
      </w:del>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1450" w:name="_Toc228219336"/>
      <w:r>
        <w:rPr>
          <w:rFonts w:hint="eastAsia"/>
        </w:rPr>
        <w:lastRenderedPageBreak/>
        <w:t>提示</w:t>
      </w:r>
      <w:proofErr w:type="gramStart"/>
      <w:r>
        <w:rPr>
          <w:rFonts w:hint="eastAsia"/>
        </w:rPr>
        <w:t>词设计</w:t>
      </w:r>
      <w:proofErr w:type="gramEnd"/>
      <w:r>
        <w:rPr>
          <w:rFonts w:hint="eastAsia"/>
        </w:rPr>
        <w:t>与执行流程</w:t>
      </w:r>
      <w:bookmarkEnd w:id="1450"/>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Pr="000E5BE3">
        <w:t>，以在保持语义转换灵活性的同时抑制随机幻觉。</w:t>
      </w:r>
    </w:p>
    <w:p w14:paraId="715BDCCF" w14:textId="5ABBE92B" w:rsidR="00F54B80" w:rsidRDefault="00000000">
      <w:pPr>
        <w:pStyle w:val="altz"/>
        <w:ind w:firstLine="480"/>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3DD6E983" w:rsidR="00F54B80" w:rsidRPr="00195EEC" w:rsidRDefault="00000000" w:rsidP="00A072DF">
      <w:pPr>
        <w:pStyle w:val="aff6"/>
        <w:spacing w:before="326" w:after="163"/>
      </w:pPr>
      <w:bookmarkStart w:id="1451" w:name="_Ref227774633"/>
      <w:bookmarkStart w:id="1452" w:name="_Toc228022951"/>
      <w:r w:rsidRPr="00195EEC">
        <w:rPr>
          <w:rFonts w:hint="eastAsia"/>
        </w:rPr>
        <w:t>表</w:t>
      </w:r>
      <w:r w:rsidRPr="00195EEC">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1</w:t>
      </w:r>
      <w:r w:rsidR="00492FE9">
        <w:rPr>
          <w:rFonts w:hint="eastAsia"/>
        </w:rPr>
        <w:fldChar w:fldCharType="end"/>
      </w:r>
      <w:bookmarkEnd w:id="1451"/>
      <w:r w:rsidRPr="00195EEC">
        <w:rPr>
          <w:rFonts w:hint="eastAsia"/>
        </w:rPr>
        <w:t xml:space="preserve"> </w:t>
      </w:r>
      <w:r w:rsidRPr="00195EEC">
        <w:rPr>
          <w:rFonts w:hint="eastAsia"/>
        </w:rPr>
        <w:t>问题规范化提示词</w:t>
      </w:r>
      <w:bookmarkEnd w:id="1452"/>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t>执行流程如下：</w:t>
      </w:r>
    </w:p>
    <w:p w14:paraId="5A9A0A62" w14:textId="766575AA" w:rsidR="00F54B80" w:rsidRDefault="00000000">
      <w:pPr>
        <w:pStyle w:val="altz"/>
        <w:numPr>
          <w:ilvl w:val="0"/>
          <w:numId w:val="20"/>
        </w:numPr>
        <w:ind w:firstLineChars="0"/>
      </w:pPr>
      <w:r w:rsidRPr="00ED4F85">
        <w:lastRenderedPageBreak/>
        <w:t>批量处理：</w:t>
      </w:r>
      <w:r>
        <w:t>将第四章中筛选出的用户原始问题，逐一填入上述提示词模板的</w:t>
      </w:r>
      <w:r>
        <w:t>{</w:t>
      </w:r>
      <w:r w:rsidR="00F75944" w:rsidRPr="00F75944">
        <w:t xml:space="preserve"> </w:t>
      </w:r>
      <w:proofErr w:type="spellStart"/>
      <w:r w:rsidR="00F75944" w:rsidRPr="00F75944">
        <w:t>comment_content</w:t>
      </w:r>
      <w:proofErr w:type="spellEnd"/>
      <w:r>
        <w:t>}</w:t>
      </w:r>
      <w:r>
        <w:t>占位符中。</w:t>
      </w:r>
    </w:p>
    <w:p w14:paraId="628D3CE6" w14:textId="77777777" w:rsidR="00F54B80" w:rsidRDefault="00000000">
      <w:pPr>
        <w:pStyle w:val="altz"/>
        <w:numPr>
          <w:ilvl w:val="0"/>
          <w:numId w:val="20"/>
        </w:numPr>
        <w:ind w:firstLineChars="0"/>
      </w:pPr>
      <w:r w:rsidRPr="00ED4F85">
        <w:t>模型调用：</w:t>
      </w:r>
      <w:r>
        <w:t>通过</w:t>
      </w:r>
      <w:r>
        <w:t>API</w:t>
      </w:r>
      <w:r>
        <w:t>接口，将构建好的提示词批量发送给大语言模型，并收集其生成的规范化问题。</w:t>
      </w:r>
    </w:p>
    <w:p w14:paraId="5F662197" w14:textId="030A3664" w:rsidR="00F54B80" w:rsidRDefault="00000000">
      <w:pPr>
        <w:pStyle w:val="altz"/>
        <w:numPr>
          <w:ilvl w:val="0"/>
          <w:numId w:val="20"/>
        </w:numPr>
        <w:ind w:firstLineChars="0"/>
      </w:pPr>
      <w:r w:rsidRPr="00ED4F85">
        <w:t>人工审核与修正：</w:t>
      </w:r>
      <w:r>
        <w:t>研究</w:t>
      </w:r>
      <w:del w:id="1453" w:author="Zixuan Zhou" w:date="2026-04-27T21:08:00Z" w16du:dateUtc="2026-04-27T13:08:00Z">
        <w:r w:rsidDel="00AD1DE9">
          <w:delText>团队成员</w:delText>
        </w:r>
      </w:del>
      <w:r>
        <w:t>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0C33CD96" w:rsidR="00F54B80" w:rsidDel="00A0672A" w:rsidRDefault="00000000">
      <w:pPr>
        <w:pStyle w:val="2"/>
        <w:spacing w:before="163" w:after="163"/>
        <w:rPr>
          <w:del w:id="1454" w:author="Zixuan Zhou" w:date="2026-04-27T01:56:00Z" w16du:dateUtc="2026-04-26T17:56:00Z"/>
          <w:rFonts w:hint="eastAsia"/>
        </w:rPr>
      </w:pPr>
      <w:del w:id="1455" w:author="Zixuan Zhou" w:date="2026-04-27T01:56:00Z" w16du:dateUtc="2026-04-26T17:56:00Z">
        <w:r w:rsidDel="00A0672A">
          <w:rPr>
            <w:rFonts w:hint="eastAsia"/>
          </w:rPr>
          <w:delText>问题规范化结果分析</w:delText>
        </w:r>
        <w:bookmarkStart w:id="1456" w:name="_Toc228154041"/>
        <w:bookmarkStart w:id="1457" w:name="_Toc228219337"/>
        <w:bookmarkEnd w:id="1456"/>
        <w:bookmarkEnd w:id="1457"/>
      </w:del>
    </w:p>
    <w:p w14:paraId="66BDF3EC" w14:textId="03D840D3" w:rsidR="00F54B80" w:rsidDel="00A0672A" w:rsidRDefault="00000000">
      <w:pPr>
        <w:pStyle w:val="3"/>
        <w:spacing w:before="163" w:after="163"/>
        <w:rPr>
          <w:del w:id="1458" w:author="Zixuan Zhou" w:date="2026-04-27T01:56:00Z" w16du:dateUtc="2026-04-26T17:56:00Z"/>
          <w:rFonts w:hint="eastAsia"/>
        </w:rPr>
      </w:pPr>
      <w:del w:id="1459" w:author="Zixuan Zhou" w:date="2026-04-27T01:56:00Z" w16du:dateUtc="2026-04-26T17:56:00Z">
        <w:r w:rsidDel="00A0672A">
          <w:rPr>
            <w:rFonts w:hint="eastAsia"/>
          </w:rPr>
          <w:delText>规范化前后示例对比</w:delText>
        </w:r>
        <w:bookmarkStart w:id="1460" w:name="_Toc228154042"/>
        <w:bookmarkStart w:id="1461" w:name="_Toc228219338"/>
        <w:bookmarkEnd w:id="1460"/>
        <w:bookmarkEnd w:id="1461"/>
      </w:del>
    </w:p>
    <w:p w14:paraId="09B42D33" w14:textId="71D1A73D" w:rsidR="00F54B80" w:rsidDel="00A0672A" w:rsidRDefault="00000000">
      <w:pPr>
        <w:pStyle w:val="altz"/>
        <w:ind w:firstLine="480"/>
        <w:rPr>
          <w:del w:id="1462" w:author="Zixuan Zhou" w:date="2026-04-27T01:56:00Z" w16du:dateUtc="2026-04-26T17:56:00Z"/>
        </w:rPr>
      </w:pPr>
      <w:del w:id="1463" w:author="Zixuan Zhou" w:date="2026-04-27T01:56:00Z" w16du:dateUtc="2026-04-26T17:56:00Z">
        <w:r w:rsidDel="00A0672A">
          <w:rPr>
            <w:rFonts w:hint="eastAsia"/>
          </w:rPr>
          <w:delText>为了直观展示问题规范化的价值，</w:delText>
        </w:r>
        <w:r w:rsidR="000E5BE3" w:rsidDel="00A0672A">
          <w:rPr>
            <w:rFonts w:hint="eastAsia"/>
          </w:rPr>
          <w:delText>在此</w:delText>
        </w:r>
        <w:r w:rsidDel="00A0672A">
          <w:rPr>
            <w:rFonts w:hint="eastAsia"/>
          </w:rPr>
          <w:delText>选取了若干具有代表性的案例进行对比分析。</w:delText>
        </w:r>
        <w:bookmarkStart w:id="1464" w:name="_Toc228154043"/>
        <w:bookmarkStart w:id="1465" w:name="_Toc228219339"/>
        <w:bookmarkEnd w:id="1464"/>
        <w:bookmarkEnd w:id="1465"/>
      </w:del>
    </w:p>
    <w:p w14:paraId="2B14DD5A" w14:textId="791A6354" w:rsidR="00F54B80" w:rsidDel="00A0672A" w:rsidRDefault="00000000" w:rsidP="00ED4F85">
      <w:pPr>
        <w:pStyle w:val="5"/>
        <w:rPr>
          <w:del w:id="1466" w:author="Zixuan Zhou" w:date="2026-04-27T01:56:00Z" w16du:dateUtc="2026-04-26T17:56:00Z"/>
        </w:rPr>
      </w:pPr>
      <w:del w:id="1467" w:author="Zixuan Zhou" w:date="2026-04-27T01:56:00Z" w16du:dateUtc="2026-04-26T17:56:00Z">
        <w:r w:rsidDel="00A0672A">
          <w:rPr>
            <w:rFonts w:hint="eastAsia"/>
          </w:rPr>
          <w:delText>示例一：网络俚语到医学表述的更进</w:delText>
        </w:r>
        <w:bookmarkStart w:id="1468" w:name="_Toc228154044"/>
        <w:bookmarkStart w:id="1469" w:name="_Toc228219340"/>
        <w:bookmarkEnd w:id="1468"/>
        <w:bookmarkEnd w:id="1469"/>
      </w:del>
    </w:p>
    <w:p w14:paraId="754F927F" w14:textId="29BDE940" w:rsidR="00F54B80" w:rsidDel="00A0672A" w:rsidRDefault="00000000" w:rsidP="00ED4F85">
      <w:pPr>
        <w:pStyle w:val="altz"/>
        <w:ind w:firstLine="480"/>
        <w:rPr>
          <w:del w:id="1470" w:author="Zixuan Zhou" w:date="2026-04-27T01:56:00Z" w16du:dateUtc="2026-04-26T17:56:00Z"/>
        </w:rPr>
      </w:pPr>
      <w:del w:id="1471" w:author="Zixuan Zhou" w:date="2026-04-27T01:56:00Z" w16du:dateUtc="2026-04-26T17:56:00Z">
        <w:r w:rsidDel="00A0672A">
          <w:rPr>
            <w:rFonts w:hint="eastAsia"/>
          </w:rPr>
          <w:delText>原始评论：“堵住了出口，蝌蚪不会越来越多，爆蛋吗？”</w:delText>
        </w:r>
        <w:bookmarkStart w:id="1472" w:name="_Toc228154045"/>
        <w:bookmarkStart w:id="1473" w:name="_Toc228219341"/>
        <w:bookmarkEnd w:id="1472"/>
        <w:bookmarkEnd w:id="1473"/>
      </w:del>
    </w:p>
    <w:p w14:paraId="08B40E26" w14:textId="168BFFA5" w:rsidR="00F54B80" w:rsidDel="00A0672A" w:rsidRDefault="00000000" w:rsidP="00ED4F85">
      <w:pPr>
        <w:pStyle w:val="altz"/>
        <w:ind w:firstLine="480"/>
        <w:rPr>
          <w:del w:id="1474" w:author="Zixuan Zhou" w:date="2026-04-27T01:56:00Z" w16du:dateUtc="2026-04-26T17:56:00Z"/>
        </w:rPr>
      </w:pPr>
      <w:del w:id="1475" w:author="Zixuan Zhou" w:date="2026-04-27T01:56:00Z" w16du:dateUtc="2026-04-26T17:56:00Z">
        <w:r w:rsidDel="00A0672A">
          <w:rPr>
            <w:rFonts w:hint="eastAsia"/>
          </w:rPr>
          <w:delText>规范化问题：“男性进行输精管结扎术后，精子在附睾内积聚是否会导致睾丸肿胀或破裂？”</w:delText>
        </w:r>
        <w:bookmarkStart w:id="1476" w:name="_Toc228154046"/>
        <w:bookmarkStart w:id="1477" w:name="_Toc228219342"/>
        <w:bookmarkEnd w:id="1476"/>
        <w:bookmarkEnd w:id="1477"/>
      </w:del>
    </w:p>
    <w:p w14:paraId="7E8F6C97" w14:textId="5975C37C" w:rsidR="00F54B80" w:rsidDel="00A0672A" w:rsidRDefault="00000000">
      <w:pPr>
        <w:pStyle w:val="altz"/>
        <w:ind w:firstLine="480"/>
        <w:rPr>
          <w:del w:id="1478" w:author="Zixuan Zhou" w:date="2026-04-27T01:56:00Z" w16du:dateUtc="2026-04-26T17:56:00Z"/>
        </w:rPr>
      </w:pPr>
      <w:del w:id="1479" w:author="Zixuan Zhou" w:date="2026-04-27T01:56:00Z" w16du:dateUtc="2026-04-26T17:56:00Z">
        <w:r w:rsidDel="00A0672A">
          <w:rPr>
            <w:rFonts w:hint="eastAsia"/>
          </w:rPr>
          <w:delTex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delText>
        </w:r>
        <w:bookmarkStart w:id="1480" w:name="_Toc228154047"/>
        <w:bookmarkStart w:id="1481" w:name="_Toc228219343"/>
        <w:bookmarkEnd w:id="1480"/>
        <w:bookmarkEnd w:id="1481"/>
      </w:del>
    </w:p>
    <w:p w14:paraId="174F6DFD" w14:textId="4E7FC2ED" w:rsidR="00F54B80" w:rsidDel="00A0672A" w:rsidRDefault="00000000" w:rsidP="00ED4F85">
      <w:pPr>
        <w:pStyle w:val="5"/>
        <w:rPr>
          <w:del w:id="1482" w:author="Zixuan Zhou" w:date="2026-04-27T01:56:00Z" w16du:dateUtc="2026-04-26T17:56:00Z"/>
        </w:rPr>
      </w:pPr>
      <w:del w:id="1483" w:author="Zixuan Zhou" w:date="2026-04-27T01:56:00Z" w16du:dateUtc="2026-04-26T17:56:00Z">
        <w:r w:rsidDel="00A0672A">
          <w:rPr>
            <w:rFonts w:hint="eastAsia"/>
          </w:rPr>
          <w:delText>示例二：通过科学了解矫正错误概念</w:delText>
        </w:r>
        <w:bookmarkStart w:id="1484" w:name="_Toc228154048"/>
        <w:bookmarkStart w:id="1485" w:name="_Toc228219344"/>
        <w:bookmarkEnd w:id="1484"/>
        <w:bookmarkEnd w:id="1485"/>
      </w:del>
    </w:p>
    <w:p w14:paraId="4479DBF0" w14:textId="79F789F5" w:rsidR="00F54B80" w:rsidDel="00A0672A" w:rsidRDefault="00000000" w:rsidP="00ED4F85">
      <w:pPr>
        <w:pStyle w:val="altz"/>
        <w:ind w:firstLine="480"/>
        <w:rPr>
          <w:del w:id="1486" w:author="Zixuan Zhou" w:date="2026-04-27T01:56:00Z" w16du:dateUtc="2026-04-26T17:56:00Z"/>
        </w:rPr>
      </w:pPr>
      <w:del w:id="1487" w:author="Zixuan Zhou" w:date="2026-04-27T01:56:00Z" w16du:dateUtc="2026-04-26T17:56:00Z">
        <w:r w:rsidDel="00A0672A">
          <w:rPr>
            <w:rFonts w:hint="eastAsia"/>
          </w:rPr>
          <w:delText>原始评论：“我听说男生都有</w:delText>
        </w:r>
        <w:r w:rsidDel="00A0672A">
          <w:rPr>
            <w:rFonts w:hint="eastAsia"/>
          </w:rPr>
          <w:delText>:</w:delText>
        </w:r>
        <w:r w:rsidDel="00A0672A">
          <w:rPr>
            <w:rFonts w:hint="eastAsia"/>
          </w:rPr>
          <w:delText>换蛋期。是真的吗？”</w:delText>
        </w:r>
        <w:bookmarkStart w:id="1488" w:name="_Toc228154049"/>
        <w:bookmarkStart w:id="1489" w:name="_Toc228219345"/>
        <w:bookmarkEnd w:id="1488"/>
        <w:bookmarkEnd w:id="1489"/>
      </w:del>
    </w:p>
    <w:p w14:paraId="11F75D68" w14:textId="56843E4F" w:rsidR="00F54B80" w:rsidDel="00A0672A" w:rsidRDefault="00000000" w:rsidP="00ED4F85">
      <w:pPr>
        <w:pStyle w:val="altz"/>
        <w:ind w:firstLine="480"/>
        <w:rPr>
          <w:del w:id="1490" w:author="Zixuan Zhou" w:date="2026-04-27T01:56:00Z" w16du:dateUtc="2026-04-26T17:56:00Z"/>
        </w:rPr>
      </w:pPr>
      <w:del w:id="1491" w:author="Zixuan Zhou" w:date="2026-04-27T01:56:00Z" w16du:dateUtc="2026-04-26T17:56:00Z">
        <w:r w:rsidDel="00A0672A">
          <w:rPr>
            <w:rFonts w:hint="eastAsia"/>
          </w:rPr>
          <w:delText>规范化问题：“男性是否存在</w:delText>
        </w:r>
        <w:r w:rsidR="00ED4F85" w:rsidDel="00A0672A">
          <w:rPr>
            <w:rFonts w:hint="eastAsia"/>
          </w:rPr>
          <w:delText>‘</w:delText>
        </w:r>
        <w:r w:rsidDel="00A0672A">
          <w:rPr>
            <w:rFonts w:hint="eastAsia"/>
          </w:rPr>
          <w:delText>换蛋期</w:delText>
        </w:r>
        <w:r w:rsidR="00ED4F85" w:rsidDel="00A0672A">
          <w:rPr>
            <w:rFonts w:hint="eastAsia"/>
          </w:rPr>
          <w:delText>’</w:delText>
        </w:r>
        <w:r w:rsidDel="00A0672A">
          <w:rPr>
            <w:rFonts w:hint="eastAsia"/>
          </w:rPr>
          <w:delText>这一生理现象？”</w:delText>
        </w:r>
        <w:bookmarkStart w:id="1492" w:name="_Toc228154050"/>
        <w:bookmarkStart w:id="1493" w:name="_Toc228219346"/>
        <w:bookmarkEnd w:id="1492"/>
        <w:bookmarkEnd w:id="1493"/>
      </w:del>
    </w:p>
    <w:p w14:paraId="59C722BD" w14:textId="6F7236B0" w:rsidR="00F54B80" w:rsidDel="00A0672A" w:rsidRDefault="00000000">
      <w:pPr>
        <w:pStyle w:val="altz"/>
        <w:ind w:firstLine="480"/>
        <w:rPr>
          <w:del w:id="1494" w:author="Zixuan Zhou" w:date="2026-04-27T01:56:00Z" w16du:dateUtc="2026-04-26T17:56:00Z"/>
        </w:rPr>
      </w:pPr>
      <w:del w:id="1495" w:author="Zixuan Zhou" w:date="2026-04-27T01:56:00Z" w16du:dateUtc="2026-04-26T17:56:00Z">
        <w:r w:rsidDel="00A0672A">
          <w:rPr>
            <w:rFonts w:hint="eastAsia"/>
          </w:rPr>
          <w:delText>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delText>
        </w:r>
        <w:bookmarkStart w:id="1496" w:name="_Toc228154051"/>
        <w:bookmarkStart w:id="1497" w:name="_Toc228219347"/>
        <w:bookmarkEnd w:id="1496"/>
        <w:bookmarkEnd w:id="1497"/>
      </w:del>
    </w:p>
    <w:p w14:paraId="795D9CA3" w14:textId="6DA05772" w:rsidR="00F54B80" w:rsidDel="00A0672A" w:rsidRDefault="00000000" w:rsidP="00ED4F85">
      <w:pPr>
        <w:pStyle w:val="5"/>
        <w:rPr>
          <w:del w:id="1498" w:author="Zixuan Zhou" w:date="2026-04-27T01:56:00Z" w16du:dateUtc="2026-04-26T17:56:00Z"/>
        </w:rPr>
      </w:pPr>
      <w:del w:id="1499" w:author="Zixuan Zhou" w:date="2026-04-27T01:56:00Z" w16du:dateUtc="2026-04-26T17:56:00Z">
        <w:r w:rsidDel="00A0672A">
          <w:rPr>
            <w:rFonts w:hint="eastAsia"/>
          </w:rPr>
          <w:delText>示例三：从个人情况到共性问题的探讨</w:delText>
        </w:r>
        <w:bookmarkStart w:id="1500" w:name="_Toc228154052"/>
        <w:bookmarkStart w:id="1501" w:name="_Toc228219348"/>
        <w:bookmarkEnd w:id="1500"/>
        <w:bookmarkEnd w:id="1501"/>
      </w:del>
    </w:p>
    <w:p w14:paraId="4FABD9C2" w14:textId="5DFE82F1" w:rsidR="00F54B80" w:rsidDel="00A0672A" w:rsidRDefault="00000000" w:rsidP="00ED4F85">
      <w:pPr>
        <w:pStyle w:val="altz"/>
        <w:ind w:firstLine="480"/>
        <w:rPr>
          <w:del w:id="1502" w:author="Zixuan Zhou" w:date="2026-04-27T01:56:00Z" w16du:dateUtc="2026-04-26T17:56:00Z"/>
        </w:rPr>
      </w:pPr>
      <w:del w:id="1503" w:author="Zixuan Zhou" w:date="2026-04-27T01:56:00Z" w16du:dateUtc="2026-04-26T17:56:00Z">
        <w:r w:rsidDel="00A0672A">
          <w:rPr>
            <w:rFonts w:hint="eastAsia"/>
          </w:rPr>
          <w:delText>原始评论：“姐妹们有这个情况的吗？我每次月经前一周左右</w:delText>
        </w:r>
        <w:r w:rsidDel="00A0672A">
          <w:rPr>
            <w:rFonts w:hint="eastAsia"/>
          </w:rPr>
          <w:delText>do</w:delText>
        </w:r>
        <w:r w:rsidDel="00A0672A">
          <w:rPr>
            <w:rFonts w:hint="eastAsia"/>
          </w:rPr>
          <w:delText>的话，</w:delText>
        </w:r>
        <w:r w:rsidDel="00A0672A">
          <w:rPr>
            <w:rFonts w:hint="eastAsia"/>
          </w:rPr>
          <w:delText>do</w:delText>
        </w:r>
        <w:r w:rsidDel="00A0672A">
          <w:rPr>
            <w:rFonts w:hint="eastAsia"/>
          </w:rPr>
          <w:delText>完第二天就会来例假，已经两次这样了就会把姨妈捅提前了。我本来是二十号，后来变成十五号，上次完又是六月十一号来的例假，正常吗这样”</w:delText>
        </w:r>
        <w:bookmarkStart w:id="1504" w:name="_Toc228154053"/>
        <w:bookmarkStart w:id="1505" w:name="_Toc228219349"/>
        <w:bookmarkEnd w:id="1504"/>
        <w:bookmarkEnd w:id="1505"/>
      </w:del>
    </w:p>
    <w:p w14:paraId="0ECDD387" w14:textId="634649B2" w:rsidR="00F54B80" w:rsidDel="00A0672A" w:rsidRDefault="00000000" w:rsidP="00ED4F85">
      <w:pPr>
        <w:pStyle w:val="altz"/>
        <w:ind w:firstLine="480"/>
        <w:rPr>
          <w:del w:id="1506" w:author="Zixuan Zhou" w:date="2026-04-27T01:56:00Z" w16du:dateUtc="2026-04-26T17:56:00Z"/>
        </w:rPr>
      </w:pPr>
      <w:del w:id="1507" w:author="Zixuan Zhou" w:date="2026-04-27T01:56:00Z" w16du:dateUtc="2026-04-26T17:56:00Z">
        <w:r w:rsidDel="00A0672A">
          <w:rPr>
            <w:rFonts w:hint="eastAsia"/>
          </w:rPr>
          <w:delText>规范化问题：“在月经前一周左右发生性行为后，月经周期从原来的</w:delText>
        </w:r>
        <w:r w:rsidDel="00A0672A">
          <w:rPr>
            <w:rFonts w:hint="eastAsia"/>
          </w:rPr>
          <w:delText>20</w:delText>
        </w:r>
        <w:r w:rsidDel="00A0672A">
          <w:rPr>
            <w:rFonts w:hint="eastAsia"/>
          </w:rPr>
          <w:delText>号提前至</w:delText>
        </w:r>
        <w:r w:rsidDel="00A0672A">
          <w:rPr>
            <w:rFonts w:hint="eastAsia"/>
          </w:rPr>
          <w:delText>15</w:delText>
        </w:r>
        <w:r w:rsidDel="00A0672A">
          <w:rPr>
            <w:rFonts w:hint="eastAsia"/>
          </w:rPr>
          <w:delText>号，最近一次提前至</w:delText>
        </w:r>
        <w:r w:rsidDel="00A0672A">
          <w:rPr>
            <w:rFonts w:hint="eastAsia"/>
          </w:rPr>
          <w:delText>11</w:delText>
        </w:r>
        <w:r w:rsidDel="00A0672A">
          <w:rPr>
            <w:rFonts w:hint="eastAsia"/>
          </w:rPr>
          <w:delText>号，这种情况是否属于正常月经周期变化？”</w:delText>
        </w:r>
        <w:bookmarkStart w:id="1508" w:name="_Toc228154054"/>
        <w:bookmarkStart w:id="1509" w:name="_Toc228219350"/>
        <w:bookmarkEnd w:id="1508"/>
        <w:bookmarkEnd w:id="1509"/>
      </w:del>
    </w:p>
    <w:p w14:paraId="093892AD" w14:textId="59C530F9" w:rsidR="00F54B80" w:rsidDel="00A0672A" w:rsidRDefault="00000000">
      <w:pPr>
        <w:pStyle w:val="altz"/>
        <w:ind w:firstLine="480"/>
        <w:rPr>
          <w:del w:id="1510" w:author="Zixuan Zhou" w:date="2026-04-27T01:56:00Z" w16du:dateUtc="2026-04-26T17:56:00Z"/>
        </w:rPr>
      </w:pPr>
      <w:del w:id="1511" w:author="Zixuan Zhou" w:date="2026-04-27T01:56:00Z" w16du:dateUtc="2026-04-26T17:56:00Z">
        <w:r w:rsidDel="00A0672A">
          <w:rPr>
            <w:rFonts w:hint="eastAsia"/>
          </w:rPr>
          <w:delText>这是一个典型的夹杂着个人经历、口语化表达（“</w:delText>
        </w:r>
        <w:r w:rsidDel="00A0672A">
          <w:rPr>
            <w:rFonts w:hint="eastAsia"/>
          </w:rPr>
          <w:delText>do</w:delText>
        </w:r>
        <w:r w:rsidDel="00A0672A">
          <w:rPr>
            <w:rFonts w:hint="eastAsia"/>
          </w:rPr>
          <w:delTex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delText>
        </w:r>
        <w:bookmarkStart w:id="1512" w:name="_Toc228154055"/>
        <w:bookmarkStart w:id="1513" w:name="_Toc228219351"/>
        <w:bookmarkEnd w:id="1512"/>
        <w:bookmarkEnd w:id="1513"/>
      </w:del>
    </w:p>
    <w:p w14:paraId="4F318C24" w14:textId="79870BED" w:rsidR="00F54B80" w:rsidDel="00A0672A" w:rsidRDefault="00000000">
      <w:pPr>
        <w:pStyle w:val="3"/>
        <w:spacing w:before="163" w:after="163"/>
        <w:rPr>
          <w:del w:id="1514" w:author="Zixuan Zhou" w:date="2026-04-27T01:56:00Z" w16du:dateUtc="2026-04-26T17:56:00Z"/>
          <w:rFonts w:hint="eastAsia"/>
        </w:rPr>
      </w:pPr>
      <w:del w:id="1515" w:author="Zixuan Zhou" w:date="2026-04-27T01:56:00Z" w16du:dateUtc="2026-04-26T17:56:00Z">
        <w:r w:rsidDel="00A0672A">
          <w:rPr>
            <w:rFonts w:hint="eastAsia"/>
          </w:rPr>
          <w:delText>不同类别问题的改写特点</w:delText>
        </w:r>
        <w:bookmarkStart w:id="1516" w:name="_Toc228154056"/>
        <w:bookmarkStart w:id="1517" w:name="_Toc228219352"/>
        <w:bookmarkEnd w:id="1516"/>
        <w:bookmarkEnd w:id="1517"/>
      </w:del>
    </w:p>
    <w:p w14:paraId="695E9AD3" w14:textId="3F2A7635" w:rsidR="00F54B80" w:rsidDel="00A0672A" w:rsidRDefault="00000000">
      <w:pPr>
        <w:pStyle w:val="altz"/>
        <w:ind w:firstLine="480"/>
        <w:rPr>
          <w:del w:id="1518" w:author="Zixuan Zhou" w:date="2026-04-27T01:56:00Z" w16du:dateUtc="2026-04-26T17:56:00Z"/>
        </w:rPr>
      </w:pPr>
      <w:del w:id="1519" w:author="Zixuan Zhou" w:date="2026-04-27T01:56:00Z" w16du:dateUtc="2026-04-26T17:56:00Z">
        <w:r w:rsidDel="00A0672A">
          <w:rPr>
            <w:rFonts w:hint="eastAsia"/>
          </w:rPr>
          <w:delText>通过对全部规范化结果的归纳分析，</w:delText>
        </w:r>
        <w:r w:rsidR="000E5BE3" w:rsidDel="00A0672A">
          <w:rPr>
            <w:rFonts w:hint="eastAsia"/>
          </w:rPr>
          <w:delText>研究</w:delText>
        </w:r>
        <w:r w:rsidDel="00A0672A">
          <w:rPr>
            <w:rFonts w:hint="eastAsia"/>
          </w:rPr>
          <w:delText>发现</w:delText>
        </w:r>
        <w:r w:rsidR="000E5BE3" w:rsidDel="00A0672A">
          <w:rPr>
            <w:rFonts w:hint="eastAsia"/>
          </w:rPr>
          <w:delText>了</w:delText>
        </w:r>
        <w:r w:rsidDel="00A0672A">
          <w:rPr>
            <w:rFonts w:hint="eastAsia"/>
          </w:rPr>
          <w:delText>不同类型的原始问题呈现出规律性的改写特点。</w:delText>
        </w:r>
        <w:bookmarkStart w:id="1520" w:name="_Toc228154057"/>
        <w:bookmarkStart w:id="1521" w:name="_Toc228219353"/>
        <w:bookmarkEnd w:id="1520"/>
        <w:bookmarkEnd w:id="1521"/>
      </w:del>
    </w:p>
    <w:p w14:paraId="2A87749A" w14:textId="038B0B84" w:rsidR="00ED4F85" w:rsidDel="00A0672A" w:rsidRDefault="00000000" w:rsidP="00ED4F85">
      <w:pPr>
        <w:pStyle w:val="5"/>
        <w:numPr>
          <w:ilvl w:val="0"/>
          <w:numId w:val="44"/>
        </w:numPr>
        <w:ind w:left="851" w:hanging="369"/>
        <w:rPr>
          <w:del w:id="1522" w:author="Zixuan Zhou" w:date="2026-04-27T01:56:00Z" w16du:dateUtc="2026-04-26T17:56:00Z"/>
        </w:rPr>
      </w:pPr>
      <w:del w:id="1523" w:author="Zixuan Zhou" w:date="2026-04-27T01:56:00Z" w16du:dateUtc="2026-04-26T17:56:00Z">
        <w:r w:rsidDel="00A0672A">
          <w:rPr>
            <w:rFonts w:hint="eastAsia"/>
          </w:rPr>
          <w:delText>指代不明与语焉不详型问题</w:delText>
        </w:r>
        <w:bookmarkStart w:id="1524" w:name="_Toc228154058"/>
        <w:bookmarkStart w:id="1525" w:name="_Toc228219354"/>
        <w:bookmarkEnd w:id="1524"/>
        <w:bookmarkEnd w:id="1525"/>
      </w:del>
    </w:p>
    <w:p w14:paraId="0EC521CB" w14:textId="6B1DAF26" w:rsidR="00F54B80" w:rsidDel="00A0672A" w:rsidRDefault="00000000" w:rsidP="00ED4F85">
      <w:pPr>
        <w:pStyle w:val="altz"/>
        <w:ind w:firstLine="480"/>
        <w:rPr>
          <w:del w:id="1526" w:author="Zixuan Zhou" w:date="2026-04-27T01:56:00Z" w16du:dateUtc="2026-04-26T17:56:00Z"/>
        </w:rPr>
      </w:pPr>
      <w:del w:id="1527" w:author="Zixuan Zhou" w:date="2026-04-27T01:56:00Z" w16du:dateUtc="2026-04-26T17:56:00Z">
        <w:r w:rsidDel="00A0672A">
          <w:rPr>
            <w:rFonts w:hint="eastAsia"/>
          </w:rPr>
          <w:delText>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delText>
        </w:r>
        <w:bookmarkStart w:id="1528" w:name="_Toc228154059"/>
        <w:bookmarkStart w:id="1529" w:name="_Toc228219355"/>
        <w:bookmarkEnd w:id="1528"/>
        <w:bookmarkEnd w:id="1529"/>
      </w:del>
    </w:p>
    <w:p w14:paraId="6AE1ADB8" w14:textId="4C12F77E" w:rsidR="00ED4F85" w:rsidDel="00A0672A" w:rsidRDefault="00ED4F85" w:rsidP="00ED4F85">
      <w:pPr>
        <w:pStyle w:val="5"/>
        <w:rPr>
          <w:del w:id="1530" w:author="Zixuan Zhou" w:date="2026-04-27T01:56:00Z" w16du:dateUtc="2026-04-26T17:56:00Z"/>
        </w:rPr>
      </w:pPr>
      <w:del w:id="1531" w:author="Zixuan Zhou" w:date="2026-04-27T01:56:00Z" w16du:dateUtc="2026-04-26T17:56:00Z">
        <w:r w:rsidDel="00A0672A">
          <w:rPr>
            <w:rFonts w:hint="eastAsia"/>
          </w:rPr>
          <w:delText>其次是网络俚语与黑话型问题</w:delText>
        </w:r>
        <w:bookmarkStart w:id="1532" w:name="_Toc228154060"/>
        <w:bookmarkStart w:id="1533" w:name="_Toc228219356"/>
        <w:bookmarkEnd w:id="1532"/>
        <w:bookmarkEnd w:id="1533"/>
      </w:del>
    </w:p>
    <w:p w14:paraId="1F8F1EA0" w14:textId="2EB501D5" w:rsidR="00F54B80" w:rsidDel="00A0672A" w:rsidRDefault="00000000" w:rsidP="00ED4F85">
      <w:pPr>
        <w:pStyle w:val="altz"/>
        <w:ind w:firstLine="480"/>
        <w:rPr>
          <w:del w:id="1534" w:author="Zixuan Zhou" w:date="2026-04-27T01:56:00Z" w16du:dateUtc="2026-04-26T17:56:00Z"/>
        </w:rPr>
      </w:pPr>
      <w:del w:id="1535" w:author="Zixuan Zhou" w:date="2026-04-27T01:56:00Z" w16du:dateUtc="2026-04-26T17:56:00Z">
        <w:r w:rsidDel="00A0672A">
          <w:rPr>
            <w:rFonts w:hint="eastAsia"/>
          </w:rPr>
          <w:delText>针对包含“手艺活”（指自慰）、“带球跑”（指女方独自处理意外怀孕）等网络用语的提问，改写工作的重点是“去黑话化”，将其翻译为公众和医学界都能理解的标准术语或描述性语言，从而消除理解壁垒。</w:delText>
        </w:r>
        <w:bookmarkStart w:id="1536" w:name="_Toc228154061"/>
        <w:bookmarkStart w:id="1537" w:name="_Toc228219357"/>
        <w:bookmarkEnd w:id="1536"/>
        <w:bookmarkEnd w:id="1537"/>
      </w:del>
    </w:p>
    <w:p w14:paraId="26EDD2E4" w14:textId="27FF433B" w:rsidR="0078767D" w:rsidDel="00A0672A" w:rsidRDefault="00000000" w:rsidP="0078767D">
      <w:pPr>
        <w:pStyle w:val="5"/>
        <w:rPr>
          <w:del w:id="1538" w:author="Zixuan Zhou" w:date="2026-04-27T01:56:00Z" w16du:dateUtc="2026-04-26T17:56:00Z"/>
        </w:rPr>
      </w:pPr>
      <w:del w:id="1539" w:author="Zixuan Zhou" w:date="2026-04-27T01:56:00Z" w16du:dateUtc="2026-04-26T17:56:00Z">
        <w:r w:rsidDel="00A0672A">
          <w:rPr>
            <w:rFonts w:hint="eastAsia"/>
          </w:rPr>
          <w:delText>错误概念与谣言型问题</w:delText>
        </w:r>
        <w:bookmarkStart w:id="1540" w:name="_Toc228154062"/>
        <w:bookmarkStart w:id="1541" w:name="_Toc228219358"/>
        <w:bookmarkEnd w:id="1540"/>
        <w:bookmarkEnd w:id="1541"/>
      </w:del>
    </w:p>
    <w:p w14:paraId="3E556DD7" w14:textId="616B187A" w:rsidR="00F54B80" w:rsidDel="00A0672A" w:rsidRDefault="00000000" w:rsidP="00ED4F85">
      <w:pPr>
        <w:pStyle w:val="altz"/>
        <w:ind w:firstLine="480"/>
        <w:rPr>
          <w:del w:id="1542" w:author="Zixuan Zhou" w:date="2026-04-27T01:56:00Z" w16du:dateUtc="2026-04-26T17:56:00Z"/>
        </w:rPr>
      </w:pPr>
      <w:del w:id="1543" w:author="Zixuan Zhou" w:date="2026-04-27T01:56:00Z" w16du:dateUtc="2026-04-26T17:56:00Z">
        <w:r w:rsidDel="00A0672A">
          <w:rPr>
            <w:rFonts w:hint="eastAsia"/>
          </w:rPr>
          <w:delText>如</w:delText>
        </w:r>
        <w:r w:rsidR="0078767D" w:rsidDel="00A0672A">
          <w:rPr>
            <w:rFonts w:hint="eastAsia"/>
          </w:rPr>
          <w:delText>示例二（</w:delText>
        </w:r>
        <w:r w:rsidDel="00A0672A">
          <w:rPr>
            <w:rFonts w:hint="eastAsia"/>
          </w:rPr>
          <w:delText>“换蛋期”</w:delText>
        </w:r>
        <w:r w:rsidR="0078767D" w:rsidDel="00A0672A">
          <w:rPr>
            <w:rFonts w:hint="eastAsia"/>
          </w:rPr>
          <w:delText>）</w:delText>
        </w:r>
        <w:r w:rsidDel="00A0672A">
          <w:rPr>
            <w:rFonts w:hint="eastAsia"/>
          </w:rPr>
          <w:delText>所示，对于基于错误信息或都市传说的提问，改写时会将其重构为一个用于证伪或澄清事实的标准问句。这种方式保留了辟谣的价值，是健康教育语料中极具意义的一部分。</w:delText>
        </w:r>
        <w:bookmarkStart w:id="1544" w:name="_Toc228154063"/>
        <w:bookmarkStart w:id="1545" w:name="_Toc228219359"/>
        <w:bookmarkEnd w:id="1544"/>
        <w:bookmarkEnd w:id="1545"/>
      </w:del>
    </w:p>
    <w:p w14:paraId="551CA18A" w14:textId="0A6746A1" w:rsidR="0078767D" w:rsidDel="00A0672A" w:rsidRDefault="00000000" w:rsidP="0078767D">
      <w:pPr>
        <w:pStyle w:val="5"/>
        <w:rPr>
          <w:del w:id="1546" w:author="Zixuan Zhou" w:date="2026-04-27T01:56:00Z" w16du:dateUtc="2026-04-26T17:56:00Z"/>
        </w:rPr>
      </w:pPr>
      <w:del w:id="1547" w:author="Zixuan Zhou" w:date="2026-04-27T01:56:00Z" w16du:dateUtc="2026-04-26T17:56:00Z">
        <w:r w:rsidDel="00A0672A">
          <w:rPr>
            <w:rFonts w:hint="eastAsia"/>
          </w:rPr>
          <w:delText>长篇叙事与情绪宣泄型问题</w:delText>
        </w:r>
        <w:bookmarkStart w:id="1548" w:name="_Toc228154064"/>
        <w:bookmarkStart w:id="1549" w:name="_Toc228219360"/>
        <w:bookmarkEnd w:id="1548"/>
        <w:bookmarkEnd w:id="1549"/>
      </w:del>
    </w:p>
    <w:p w14:paraId="7D4EFDDD" w14:textId="14D33972" w:rsidR="00F54B80" w:rsidDel="00A0672A" w:rsidRDefault="00000000" w:rsidP="00ED4F85">
      <w:pPr>
        <w:pStyle w:val="altz"/>
        <w:ind w:firstLine="480"/>
        <w:rPr>
          <w:del w:id="1550" w:author="Zixuan Zhou" w:date="2026-04-27T01:56:00Z" w16du:dateUtc="2026-04-26T17:56:00Z"/>
        </w:rPr>
      </w:pPr>
      <w:del w:id="1551" w:author="Zixuan Zhou" w:date="2026-04-27T01:56:00Z" w16du:dateUtc="2026-04-26T17:56:00Z">
        <w:r w:rsidDel="00A0672A">
          <w:rPr>
            <w:rFonts w:hint="eastAsia"/>
          </w:rPr>
          <w:delText>对于那些将个人经历、情绪感受与具体疑问混合在一起的冗长评论，改写过程如同“数据清洗”，旨在过滤掉非关键的叙事性、情绪性成分，精准提取出其中可被回答的、具有共性的健康问题。</w:delText>
        </w:r>
        <w:bookmarkStart w:id="1552" w:name="_Toc228154065"/>
        <w:bookmarkStart w:id="1553" w:name="_Toc228219361"/>
        <w:bookmarkEnd w:id="1552"/>
        <w:bookmarkEnd w:id="1553"/>
      </w:del>
    </w:p>
    <w:p w14:paraId="3F42BB16" w14:textId="3415F48F" w:rsidR="00F54B80" w:rsidDel="00A0672A" w:rsidRDefault="00000000">
      <w:pPr>
        <w:pStyle w:val="altz"/>
        <w:ind w:firstLine="480"/>
        <w:rPr>
          <w:del w:id="1554" w:author="Zixuan Zhou" w:date="2026-04-27T01:56:00Z" w16du:dateUtc="2026-04-26T17:56:00Z"/>
        </w:rPr>
      </w:pPr>
      <w:del w:id="1555" w:author="Zixuan Zhou" w:date="2026-04-27T01:56:00Z" w16du:dateUtc="2026-04-26T17:56:00Z">
        <w:r w:rsidDel="00A0672A">
          <w:rPr>
            <w:rFonts w:hint="eastAsia"/>
          </w:rPr>
          <w:delText>综上所述，问题规范化不仅是语言层面的润色，更是一个深度理解用户意图、重构问题框架、提升信息价值的认知过程。它为后续生成高质量、标准化的答案奠定了不可或缺的基础。</w:delText>
        </w:r>
        <w:bookmarkStart w:id="1556" w:name="_Toc228154066"/>
        <w:bookmarkStart w:id="1557" w:name="_Toc228219362"/>
        <w:bookmarkEnd w:id="1556"/>
        <w:bookmarkEnd w:id="1557"/>
      </w:del>
    </w:p>
    <w:p w14:paraId="500FB9EE" w14:textId="77777777" w:rsidR="00F54B80" w:rsidRDefault="00000000">
      <w:pPr>
        <w:pStyle w:val="2"/>
        <w:spacing w:before="163" w:after="163"/>
        <w:rPr>
          <w:rFonts w:hint="eastAsia"/>
        </w:rPr>
      </w:pPr>
      <w:bookmarkStart w:id="1558" w:name="_Toc228219363"/>
      <w:r>
        <w:rPr>
          <w:rFonts w:hint="eastAsia"/>
        </w:rPr>
        <w:t>问答生成方法</w:t>
      </w:r>
      <w:bookmarkEnd w:id="1558"/>
    </w:p>
    <w:p w14:paraId="0D537234" w14:textId="5188EA65" w:rsidR="00F54B80" w:rsidRDefault="00000000">
      <w:pPr>
        <w:pStyle w:val="altz"/>
        <w:ind w:firstLine="480"/>
      </w:pPr>
      <w:r>
        <w:t>在获得标准化的</w:t>
      </w:r>
      <w:r>
        <w:rPr>
          <w:rFonts w:hint="eastAsia"/>
        </w:rPr>
        <w:t>“</w:t>
      </w:r>
      <w:r>
        <w:t>问题</w:t>
      </w:r>
      <w:r>
        <w:rPr>
          <w:rFonts w:hint="eastAsia"/>
        </w:rPr>
        <w:t>”</w:t>
      </w:r>
      <w:del w:id="1559" w:author="Zixuan Zhou" w:date="2026-04-27T21:08:00Z" w16du:dateUtc="2026-04-27T13:08:00Z">
        <w:r w:rsidDel="00AD1DE9">
          <w:delText>（</w:delText>
        </w:r>
        <w:r w:rsidDel="00AD1DE9">
          <w:delText>Q</w:delText>
        </w:r>
        <w:r w:rsidDel="00AD1DE9">
          <w:delText>）</w:delText>
        </w:r>
      </w:del>
      <w:r>
        <w:t>之后，下一步是为其匹配高质量的</w:t>
      </w:r>
      <w:r>
        <w:rPr>
          <w:rFonts w:hint="eastAsia"/>
        </w:rPr>
        <w:t>“</w:t>
      </w:r>
      <w:r>
        <w:t>答案</w:t>
      </w:r>
      <w:r>
        <w:rPr>
          <w:rFonts w:hint="eastAsia"/>
        </w:rPr>
        <w:t>”</w:t>
      </w:r>
      <w:del w:id="1560" w:author="Zixuan Zhou" w:date="2026-04-27T21:08:00Z" w16du:dateUtc="2026-04-27T13:08:00Z">
        <w:r w:rsidDel="00AD1DE9">
          <w:rPr>
            <w:rFonts w:hint="eastAsia"/>
          </w:rPr>
          <w:delText>（</w:delText>
        </w:r>
        <w:r w:rsidDel="00AD1DE9">
          <w:delText>A</w:delText>
        </w:r>
        <w:r w:rsidDel="00AD1DE9">
          <w:delText>）</w:delText>
        </w:r>
      </w:del>
      <w:r>
        <w:t>，从而构建完整的</w:t>
      </w:r>
      <w:del w:id="1561" w:author="Zixuan Zhou" w:date="2026-04-27T21:08:00Z" w16du:dateUtc="2026-04-27T13:08:00Z">
        <w:r w:rsidDel="00AD1DE9">
          <w:delText>Q&amp;A</w:delText>
        </w:r>
      </w:del>
      <w:ins w:id="1562" w:author="Zixuan Zhou" w:date="2026-04-27T21:08:00Z" w16du:dateUtc="2026-04-27T13:08:00Z">
        <w:r w:rsidR="00AD1DE9">
          <w:rPr>
            <w:rFonts w:hint="eastAsia"/>
          </w:rPr>
          <w:t>问答</w:t>
        </w:r>
      </w:ins>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1563" w:name="_Toc228219364"/>
      <w:r>
        <w:rPr>
          <w:rFonts w:hint="eastAsia"/>
        </w:rPr>
        <w:t>答案生成原则</w:t>
      </w:r>
      <w:bookmarkEnd w:id="1563"/>
    </w:p>
    <w:p w14:paraId="670FD158" w14:textId="541549E2" w:rsidR="00F54B80" w:rsidRPr="00ED4F85" w:rsidRDefault="00000000">
      <w:pPr>
        <w:pStyle w:val="altz"/>
        <w:ind w:firstLine="480"/>
      </w:pPr>
      <w:r>
        <w:rPr>
          <w:rFonts w:hint="eastAsia"/>
        </w:rPr>
        <w:t>答案的质量直接决</w:t>
      </w:r>
      <w:commentRangeStart w:id="1564"/>
      <w:r>
        <w:rPr>
          <w:rFonts w:hint="eastAsia"/>
        </w:rPr>
        <w:t>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1704E8">
        <w:instrText xml:space="preserve"> ADDIN ZOTERO_ITEM CSL_CITATION {"citationID":"u5hmytqB","properties":{"unsorted":false,"formattedCitation":"\\super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commentRangeEnd w:id="1564"/>
      <w:r w:rsidR="00192633" w:rsidRPr="00ED4F85">
        <w:rPr>
          <w:rStyle w:val="afc"/>
          <w:sz w:val="24"/>
          <w:szCs w:val="22"/>
        </w:rPr>
        <w:commentReference w:id="1564"/>
      </w:r>
    </w:p>
    <w:p w14:paraId="5BFC4ED9" w14:textId="77777777" w:rsidR="00F54B80" w:rsidRDefault="00000000" w:rsidP="00A064C6">
      <w:pPr>
        <w:pStyle w:val="altz"/>
        <w:numPr>
          <w:ilvl w:val="0"/>
          <w:numId w:val="25"/>
        </w:numPr>
        <w:ind w:left="851" w:firstLineChars="0" w:hanging="369"/>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000000"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1565" w:name="_Toc228219365"/>
      <w:r>
        <w:rPr>
          <w:rFonts w:hint="eastAsia"/>
        </w:rPr>
        <w:t>答案生成提示设计</w:t>
      </w:r>
      <w:bookmarkEnd w:id="1565"/>
    </w:p>
    <w:p w14:paraId="1E72A94D" w14:textId="7B54B7FC" w:rsidR="000E5BE3" w:rsidRDefault="000E5BE3" w:rsidP="00C12CAC">
      <w:pPr>
        <w:pStyle w:val="altz"/>
        <w:ind w:firstLine="480"/>
      </w:pPr>
      <w:del w:id="1566" w:author="Zixuan Zhou" w:date="2026-04-27T21:08:00Z" w16du:dateUtc="2026-04-27T13:08:00Z">
        <w:r w:rsidRPr="000E5BE3" w:rsidDel="00AD1DE9">
          <w:delText>在标准问题确定后，进入</w:delText>
        </w:r>
      </w:del>
      <w:ins w:id="1567" w:author="Zixuan Zhou" w:date="2026-04-27T21:08:00Z" w16du:dateUtc="2026-04-27T13:08:00Z">
        <w:r w:rsidR="00AD1DE9">
          <w:rPr>
            <w:rFonts w:hint="eastAsia"/>
          </w:rPr>
          <w:t>在</w:t>
        </w:r>
      </w:ins>
      <w:r w:rsidRPr="000E5BE3">
        <w:t>答案生成环节</w:t>
      </w:r>
      <w:del w:id="1568" w:author="Zixuan Zhou" w:date="2026-04-27T21:09:00Z" w16du:dateUtc="2026-04-27T13:09:00Z">
        <w:r w:rsidRPr="000E5BE3" w:rsidDel="00AD1DE9">
          <w:delText>。</w:delText>
        </w:r>
      </w:del>
      <w:ins w:id="1569" w:author="Zixuan Zhou" w:date="2026-04-27T21:09:00Z" w16du:dateUtc="2026-04-27T13:09:00Z">
        <w:r w:rsidR="00AD1DE9">
          <w:rPr>
            <w:rFonts w:hint="eastAsia"/>
          </w:rPr>
          <w:t>，</w:t>
        </w:r>
      </w:ins>
      <w:r w:rsidRPr="000E5BE3">
        <w:t>本研究继续采用</w:t>
      </w:r>
      <w:r w:rsidRPr="000E5BE3">
        <w:t>DeepSeek-V3.1-Terminus</w:t>
      </w:r>
      <w:r w:rsidRPr="000E5BE3">
        <w:t>作为答案生成模型，通</w:t>
      </w:r>
      <w:r w:rsidRPr="000E5BE3">
        <w:lastRenderedPageBreak/>
        <w:t>过</w:t>
      </w:r>
      <w:r w:rsidRPr="000E5BE3">
        <w:t>API</w:t>
      </w:r>
      <w:r w:rsidRPr="000E5BE3">
        <w:t>批量调用。鉴于医学科普文本对事实准确性与表述严谨性的高要求，生成参数设置为</w:t>
      </w:r>
      <w:r w:rsidRPr="000E5BE3">
        <w:t>temperature=0.3</w:t>
      </w:r>
      <w:r w:rsidRPr="000E5BE3">
        <w:t>、</w:t>
      </w:r>
      <w:proofErr w:type="spellStart"/>
      <w:r w:rsidRPr="000E5BE3">
        <w:t>top_p</w:t>
      </w:r>
      <w:proofErr w:type="spellEnd"/>
      <w:r w:rsidRPr="000E5BE3">
        <w:t>=0.9</w:t>
      </w:r>
      <w:r w:rsidRPr="000E5BE3">
        <w:t>、</w:t>
      </w:r>
      <w:proofErr w:type="spellStart"/>
      <w:r w:rsidRPr="000E5BE3">
        <w:t>max_tokens</w:t>
      </w:r>
      <w:proofErr w:type="spellEnd"/>
      <w:r w:rsidRPr="000E5BE3">
        <w:t>=2048</w:t>
      </w:r>
      <w:r w:rsidRPr="000E5BE3">
        <w:t>，以在控制输出随机性的前提下获得内容完整、结构清晰的初稿。需特别说明的是，模型生成的答案仅作为后续人工修订与专家审核的初版，最终纳入数据集的问答对均须通过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49B1CB4D" w:rsidR="00F54B80" w:rsidRPr="00195EEC" w:rsidRDefault="00000000" w:rsidP="00A072DF">
      <w:pPr>
        <w:pStyle w:val="aff6"/>
        <w:spacing w:before="326" w:after="163"/>
      </w:pPr>
      <w:bookmarkStart w:id="1570" w:name="_Toc228022952"/>
      <w:r w:rsidRPr="00195EEC">
        <w:rPr>
          <w:rFonts w:hint="eastAsia"/>
        </w:rPr>
        <w:t>表</w:t>
      </w:r>
      <w:r w:rsidRPr="00195EEC">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2</w:t>
      </w:r>
      <w:r w:rsidR="00492FE9">
        <w:rPr>
          <w:rFonts w:hint="eastAsia"/>
        </w:rPr>
        <w:fldChar w:fldCharType="end"/>
      </w:r>
      <w:r w:rsidRPr="00195EEC">
        <w:rPr>
          <w:rFonts w:hint="eastAsia"/>
        </w:rPr>
        <w:t xml:space="preserve"> </w:t>
      </w:r>
      <w:r w:rsidRPr="00195EEC">
        <w:rPr>
          <w:rFonts w:hint="eastAsia"/>
        </w:rPr>
        <w:t>答案生成提示词</w:t>
      </w:r>
      <w:bookmarkEnd w:id="1570"/>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1571" w:name="_Toc228219366"/>
      <w:r>
        <w:rPr>
          <w:rFonts w:hint="eastAsia"/>
        </w:rPr>
        <w:t>人工修订流程</w:t>
      </w:r>
      <w:bookmarkEnd w:id="1571"/>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4FC85150" w:rsidR="00F54B80" w:rsidRDefault="00000000">
      <w:pPr>
        <w:pStyle w:val="altz"/>
        <w:numPr>
          <w:ilvl w:val="0"/>
          <w:numId w:val="26"/>
        </w:numPr>
        <w:ind w:firstLineChars="0"/>
      </w:pPr>
      <w:r>
        <w:rPr>
          <w:rFonts w:hint="eastAsia"/>
        </w:rPr>
        <w:t>语言与语调润色：在保证准确性的基础上，对答案的语言进行润色，</w:t>
      </w:r>
      <w:del w:id="1572" w:author="Zixuan Zhou" w:date="2026-04-27T21:09:00Z" w16du:dateUtc="2026-04-27T13:09:00Z">
        <w:r w:rsidDel="00AD1DE9">
          <w:rPr>
            <w:rFonts w:hint="eastAsia"/>
          </w:rPr>
          <w:delText>使其更符合“易于理解”和“表述温和”的原则</w:delText>
        </w:r>
      </w:del>
      <w:ins w:id="1573" w:author="Zixuan Zhou" w:date="2026-04-27T21:09:00Z" w16du:dateUtc="2026-04-27T13:09:00Z">
        <w:r w:rsidR="00AD1DE9">
          <w:rPr>
            <w:rFonts w:hint="eastAsia"/>
          </w:rPr>
          <w:t>。</w:t>
        </w:r>
      </w:ins>
      <w:del w:id="1574" w:author="Zixuan Zhou" w:date="2026-04-27T21:09:00Z" w16du:dateUtc="2026-04-27T13:09:00Z">
        <w:r w:rsidDel="00AD1DE9">
          <w:rPr>
            <w:rFonts w:hint="eastAsia"/>
          </w:rPr>
          <w:delText>，</w:delText>
        </w:r>
      </w:del>
      <w:r>
        <w:rPr>
          <w:rFonts w:hint="eastAsia"/>
        </w:rPr>
        <w:t>调整行文结构，确保逻辑流畅。</w:t>
      </w:r>
    </w:p>
    <w:p w14:paraId="141BB9E0" w14:textId="321692BD" w:rsidR="00F54B80" w:rsidRDefault="00000000">
      <w:pPr>
        <w:pStyle w:val="altz"/>
        <w:numPr>
          <w:ilvl w:val="0"/>
          <w:numId w:val="26"/>
        </w:numPr>
        <w:ind w:firstLineChars="0"/>
      </w:pPr>
      <w:r>
        <w:rPr>
          <w:rFonts w:hint="eastAsia"/>
        </w:rPr>
        <w:t>补充与完善：检查答案是否全面回应了问题，并适度补充缺失的背景信息或健康建议。</w:t>
      </w:r>
      <w:del w:id="1575" w:author="Zixuan Zhou" w:date="2026-04-27T21:10:00Z" w16du:dateUtc="2026-04-27T13:10:00Z">
        <w:r w:rsidDel="00AD1DE9">
          <w:rPr>
            <w:rFonts w:hint="eastAsia"/>
          </w:rPr>
          <w:delText>同时，确保每条答案末尾都附有标准化的风险提示与就医建议。</w:delText>
        </w:r>
      </w:del>
    </w:p>
    <w:p w14:paraId="74E4BCE4" w14:textId="77777777" w:rsidR="00F54B80" w:rsidRDefault="00000000">
      <w:pPr>
        <w:pStyle w:val="3"/>
        <w:spacing w:before="163" w:after="163"/>
        <w:rPr>
          <w:rFonts w:hint="eastAsia"/>
        </w:rPr>
      </w:pPr>
      <w:bookmarkStart w:id="1576" w:name="_Toc228219367"/>
      <w:r>
        <w:rPr>
          <w:rFonts w:hint="eastAsia"/>
        </w:rPr>
        <w:lastRenderedPageBreak/>
        <w:t>专家审核规则</w:t>
      </w:r>
      <w:bookmarkEnd w:id="1576"/>
    </w:p>
    <w:p w14:paraId="38C27A49" w14:textId="4D5BDFAF" w:rsidR="00CA18DB" w:rsidDel="00CA18DB" w:rsidRDefault="00CA18DB">
      <w:pPr>
        <w:pStyle w:val="altz"/>
        <w:ind w:firstLine="480"/>
        <w:rPr>
          <w:del w:id="1577" w:author="Zixuan Zhou" w:date="2026-04-27T02:10:00Z" w16du:dateUtc="2026-04-26T18:10:00Z"/>
          <w:moveTo w:id="1578" w:author="Zixuan Zhou" w:date="2026-04-27T02:09:00Z" w16du:dateUtc="2026-04-26T18:09:00Z"/>
        </w:rPr>
      </w:pPr>
      <w:moveToRangeStart w:id="1579" w:author="Zixuan Zhou" w:date="2026-04-27T02:09:00Z" w:name="move228148166"/>
      <w:moveTo w:id="1580" w:author="Zixuan Zhou" w:date="2026-04-27T02:09:00Z" w16du:dateUtc="2026-04-26T18:09:00Z">
        <w:del w:id="1581" w:author="Zixuan Zhou" w:date="2026-04-27T02:11:00Z" w16du:dateUtc="2026-04-26T18:11:00Z">
          <w:r w:rsidDel="00350883">
            <w:rPr>
              <w:rFonts w:hint="eastAsia"/>
            </w:rPr>
            <w:delText>由于自动化指标无法完全捕捉医学回答的严谨性和实用性，人工评估仍然是黄金标准。</w:delText>
          </w:r>
        </w:del>
        <w:del w:id="1582" w:author="Zixuan Zhou" w:date="2026-04-27T02:10:00Z" w16du:dateUtc="2026-04-26T18:10:00Z">
          <w:r w:rsidDel="00CA18DB">
            <w:rPr>
              <w:rFonts w:hint="eastAsia"/>
            </w:rPr>
            <w:delText>参考相关研究</w:delText>
          </w:r>
          <w:r w:rsidDel="00CA18DB">
            <w:fldChar w:fldCharType="begin"/>
          </w:r>
          <w:r w:rsidDel="00CA18DB">
            <w:del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delInstrText>
          </w:r>
          <w:r w:rsidDel="00CA18DB">
            <w:fldChar w:fldCharType="separate"/>
          </w:r>
          <w:r w:rsidRPr="00740296" w:rsidDel="00CA18DB">
            <w:rPr>
              <w:rFonts w:cs="Times New Roman"/>
              <w:kern w:val="0"/>
              <w:vertAlign w:val="superscript"/>
            </w:rPr>
            <w:delText>[28]</w:delText>
          </w:r>
          <w:r w:rsidDel="00CA18DB">
            <w:fldChar w:fldCharType="end"/>
          </w:r>
          <w:r w:rsidDel="00CA18DB">
            <w:rPr>
              <w:rFonts w:hint="eastAsia"/>
            </w:rPr>
            <w:delText>，本研究将从以下六个维度对模型生成的答案进行人工评分：</w:delText>
          </w:r>
        </w:del>
      </w:moveTo>
    </w:p>
    <w:p w14:paraId="17DA1FF5" w14:textId="68C2C500" w:rsidR="00CA18DB" w:rsidDel="00CA18DB" w:rsidRDefault="00CA18DB">
      <w:pPr>
        <w:pStyle w:val="altz"/>
        <w:ind w:firstLine="480"/>
        <w:rPr>
          <w:del w:id="1583" w:author="Zixuan Zhou" w:date="2026-04-27T02:10:00Z" w16du:dateUtc="2026-04-26T18:10:00Z"/>
          <w:moveTo w:id="1584" w:author="Zixuan Zhou" w:date="2026-04-27T02:09:00Z" w16du:dateUtc="2026-04-26T18:09:00Z"/>
        </w:rPr>
        <w:pPrChange w:id="1585" w:author="Zixuan Zhou" w:date="2026-04-27T02:10:00Z" w16du:dateUtc="2026-04-26T18:10:00Z">
          <w:pPr>
            <w:pStyle w:val="altz"/>
            <w:numPr>
              <w:numId w:val="11"/>
            </w:numPr>
            <w:ind w:left="920" w:firstLineChars="0" w:hanging="440"/>
          </w:pPr>
        </w:pPrChange>
      </w:pPr>
      <w:moveTo w:id="1586" w:author="Zixuan Zhou" w:date="2026-04-27T02:09:00Z" w16du:dateUtc="2026-04-26T18:09:00Z">
        <w:del w:id="1587" w:author="Zixuan Zhou" w:date="2026-04-27T02:10:00Z" w16du:dateUtc="2026-04-26T18:10:00Z">
          <w:r w:rsidDel="00CA18DB">
            <w:rPr>
              <w:rFonts w:hint="eastAsia"/>
            </w:rPr>
            <w:delText>指导性：答案是否提供了清晰、可操作的建议或下一步行动指南。</w:delText>
          </w:r>
        </w:del>
      </w:moveTo>
    </w:p>
    <w:p w14:paraId="2608C0E3" w14:textId="6464C6F9" w:rsidR="00CA18DB" w:rsidDel="00CA18DB" w:rsidRDefault="00CA18DB">
      <w:pPr>
        <w:pStyle w:val="altz"/>
        <w:ind w:firstLine="480"/>
        <w:rPr>
          <w:del w:id="1588" w:author="Zixuan Zhou" w:date="2026-04-27T02:10:00Z" w16du:dateUtc="2026-04-26T18:10:00Z"/>
          <w:moveTo w:id="1589" w:author="Zixuan Zhou" w:date="2026-04-27T02:09:00Z" w16du:dateUtc="2026-04-26T18:09:00Z"/>
        </w:rPr>
        <w:pPrChange w:id="1590" w:author="Zixuan Zhou" w:date="2026-04-27T02:10:00Z" w16du:dateUtc="2026-04-26T18:10:00Z">
          <w:pPr>
            <w:pStyle w:val="altz"/>
            <w:numPr>
              <w:numId w:val="11"/>
            </w:numPr>
            <w:ind w:left="920" w:firstLineChars="0" w:hanging="440"/>
          </w:pPr>
        </w:pPrChange>
      </w:pPr>
      <w:moveTo w:id="1591" w:author="Zixuan Zhou" w:date="2026-04-27T02:09:00Z" w16du:dateUtc="2026-04-26T18:09:00Z">
        <w:del w:id="1592" w:author="Zixuan Zhou" w:date="2026-04-27T02:10:00Z" w16du:dateUtc="2026-04-26T18:10:00Z">
          <w:r w:rsidDel="00CA18DB">
            <w:rPr>
              <w:rFonts w:hint="eastAsia"/>
            </w:rPr>
            <w:delText>准确性：答案所包含的医学信息是否科学、准确，无事实性错误。</w:delText>
          </w:r>
        </w:del>
      </w:moveTo>
    </w:p>
    <w:p w14:paraId="38DC97DC" w14:textId="66AEF5AB" w:rsidR="00CA18DB" w:rsidDel="00CA18DB" w:rsidRDefault="00CA18DB">
      <w:pPr>
        <w:pStyle w:val="altz"/>
        <w:ind w:firstLine="480"/>
        <w:rPr>
          <w:del w:id="1593" w:author="Zixuan Zhou" w:date="2026-04-27T02:10:00Z" w16du:dateUtc="2026-04-26T18:10:00Z"/>
          <w:moveTo w:id="1594" w:author="Zixuan Zhou" w:date="2026-04-27T02:09:00Z" w16du:dateUtc="2026-04-26T18:09:00Z"/>
        </w:rPr>
        <w:pPrChange w:id="1595" w:author="Zixuan Zhou" w:date="2026-04-27T02:10:00Z" w16du:dateUtc="2026-04-26T18:10:00Z">
          <w:pPr>
            <w:pStyle w:val="altz"/>
            <w:numPr>
              <w:numId w:val="11"/>
            </w:numPr>
            <w:ind w:left="920" w:firstLineChars="0" w:hanging="440"/>
          </w:pPr>
        </w:pPrChange>
      </w:pPr>
      <w:moveTo w:id="1596" w:author="Zixuan Zhou" w:date="2026-04-27T02:09:00Z" w16du:dateUtc="2026-04-26T18:09:00Z">
        <w:del w:id="1597" w:author="Zixuan Zhou" w:date="2026-04-27T02:10:00Z" w16du:dateUtc="2026-04-26T18:10:00Z">
          <w:r w:rsidDel="00CA18DB">
            <w:rPr>
              <w:rFonts w:hint="eastAsia"/>
            </w:rPr>
            <w:delText>完整性：答案是否全面地回应了用户提问的所有方面，无重要信息遗漏。</w:delText>
          </w:r>
        </w:del>
      </w:moveTo>
    </w:p>
    <w:p w14:paraId="01BAB322" w14:textId="47F5CC46" w:rsidR="00CA18DB" w:rsidDel="00CA18DB" w:rsidRDefault="00CA18DB">
      <w:pPr>
        <w:pStyle w:val="altz"/>
        <w:ind w:firstLine="480"/>
        <w:rPr>
          <w:del w:id="1598" w:author="Zixuan Zhou" w:date="2026-04-27T02:10:00Z" w16du:dateUtc="2026-04-26T18:10:00Z"/>
          <w:moveTo w:id="1599" w:author="Zixuan Zhou" w:date="2026-04-27T02:09:00Z" w16du:dateUtc="2026-04-26T18:09:00Z"/>
        </w:rPr>
        <w:pPrChange w:id="1600" w:author="Zixuan Zhou" w:date="2026-04-27T02:10:00Z" w16du:dateUtc="2026-04-26T18:10:00Z">
          <w:pPr>
            <w:pStyle w:val="altz"/>
            <w:numPr>
              <w:numId w:val="11"/>
            </w:numPr>
            <w:ind w:left="920" w:firstLineChars="0" w:hanging="440"/>
          </w:pPr>
        </w:pPrChange>
      </w:pPr>
      <w:moveTo w:id="1601" w:author="Zixuan Zhou" w:date="2026-04-27T02:09:00Z" w16du:dateUtc="2026-04-26T18:09:00Z">
        <w:del w:id="1602" w:author="Zixuan Zhou" w:date="2026-04-27T02:10:00Z" w16du:dateUtc="2026-04-26T18:10:00Z">
          <w:r w:rsidDel="00CA18DB">
            <w:rPr>
              <w:rFonts w:hint="eastAsia"/>
            </w:rPr>
            <w:delText>安全性：答案是否不包含任何可能导致伤害的建议，并对潜在风险进行了充分提示。</w:delText>
          </w:r>
        </w:del>
      </w:moveTo>
    </w:p>
    <w:p w14:paraId="7276DB84" w14:textId="1600A523" w:rsidR="00CA18DB" w:rsidDel="00CA18DB" w:rsidRDefault="00CA18DB">
      <w:pPr>
        <w:pStyle w:val="altz"/>
        <w:ind w:firstLine="480"/>
        <w:rPr>
          <w:del w:id="1603" w:author="Zixuan Zhou" w:date="2026-04-27T02:10:00Z" w16du:dateUtc="2026-04-26T18:10:00Z"/>
          <w:moveTo w:id="1604" w:author="Zixuan Zhou" w:date="2026-04-27T02:09:00Z" w16du:dateUtc="2026-04-26T18:09:00Z"/>
        </w:rPr>
        <w:pPrChange w:id="1605" w:author="Zixuan Zhou" w:date="2026-04-27T02:10:00Z" w16du:dateUtc="2026-04-26T18:10:00Z">
          <w:pPr>
            <w:pStyle w:val="altz"/>
            <w:numPr>
              <w:numId w:val="11"/>
            </w:numPr>
            <w:ind w:left="920" w:firstLineChars="0" w:hanging="440"/>
          </w:pPr>
        </w:pPrChange>
      </w:pPr>
      <w:moveTo w:id="1606" w:author="Zixuan Zhou" w:date="2026-04-27T02:09:00Z" w16du:dateUtc="2026-04-26T18:09:00Z">
        <w:del w:id="1607" w:author="Zixuan Zhou" w:date="2026-04-27T02:10:00Z" w16du:dateUtc="2026-04-26T18:10:00Z">
          <w:r w:rsidDel="00CA18DB">
            <w:rPr>
              <w:rFonts w:hint="eastAsia"/>
            </w:rPr>
            <w:delText>易于理解：答案是否使用通俗易懂的语言，避免了不必要的专业术语，适合青少年阅读。</w:delText>
          </w:r>
        </w:del>
      </w:moveTo>
    </w:p>
    <w:p w14:paraId="40AB5932" w14:textId="19B46791" w:rsidR="00CA18DB" w:rsidRDefault="00CA18DB" w:rsidP="00CA18DB">
      <w:pPr>
        <w:pStyle w:val="altz"/>
        <w:ind w:firstLine="480"/>
        <w:rPr>
          <w:ins w:id="1608" w:author="Zixuan Zhou" w:date="2026-04-27T02:10:00Z" w16du:dateUtc="2026-04-26T18:10:00Z"/>
        </w:rPr>
      </w:pPr>
      <w:moveTo w:id="1609" w:author="Zixuan Zhou" w:date="2026-04-27T02:09:00Z" w16du:dateUtc="2026-04-26T18:09:00Z">
        <w:del w:id="1610" w:author="Zixuan Zhou" w:date="2026-04-27T02:10:00Z" w16du:dateUtc="2026-04-26T18:10:00Z">
          <w:r w:rsidDel="00CA18DB">
            <w:rPr>
              <w:rFonts w:hint="eastAsia"/>
            </w:rPr>
            <w:delText>仅提供必要信息：答案是否仅提供了必要信息，避免了无关内容的冗余，做到了言简意赅</w:delText>
          </w:r>
        </w:del>
      </w:moveTo>
      <w:moveToRangeEnd w:id="1579"/>
      <w:r>
        <w:rPr>
          <w:rFonts w:hint="eastAsia"/>
        </w:rPr>
        <w:t>经过人工修订的问答对，将提交给外部医学专家</w:t>
      </w:r>
      <w:del w:id="1611" w:author="Zixuan Zhou" w:date="2026-04-27T02:10:00Z" w16du:dateUtc="2026-04-26T18:10:00Z">
        <w:r w:rsidDel="00CA18DB">
          <w:rPr>
            <w:rFonts w:hint="eastAsia"/>
          </w:rPr>
          <w:delText>（至少包含</w:delText>
        </w:r>
        <w:r w:rsidDel="00CA18DB">
          <w:rPr>
            <w:rFonts w:hint="eastAsia"/>
          </w:rPr>
          <w:delText>2</w:delText>
        </w:r>
        <w:r w:rsidDel="00CA18DB">
          <w:rPr>
            <w:rFonts w:hint="eastAsia"/>
          </w:rPr>
          <w:delText>名副主任医师及以上的妇产科医生）</w:delText>
        </w:r>
      </w:del>
      <w:r>
        <w:rPr>
          <w:rFonts w:hint="eastAsia"/>
        </w:rPr>
        <w:t>进行最终审核。</w:t>
      </w:r>
      <w:ins w:id="1612" w:author="Zixuan Zhou" w:date="2026-04-27T02:10:00Z" w16du:dateUtc="2026-04-26T18:10:00Z">
        <w:r>
          <w:rPr>
            <w:rFonts w:hint="eastAsia"/>
          </w:rPr>
          <w:t>参考相关研究</w:t>
        </w:r>
        <w:r>
          <w:fldChar w:fldCharType="begin"/>
        </w:r>
      </w:ins>
      <w:r w:rsidR="001704E8">
        <w:instrText xml:space="preserve"> ADDIN ZOTERO_ITEM CSL_CITATION {"citationID":"2pnUrg79","properties":{"unsorted":false,"formattedCitation":"\\super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ins w:id="1613" w:author="Zixuan Zhou" w:date="2026-04-27T02:10:00Z" w16du:dateUtc="2026-04-26T18:10:00Z">
        <w:r>
          <w:fldChar w:fldCharType="separate"/>
        </w:r>
        <w:r w:rsidRPr="00740296">
          <w:rPr>
            <w:rFonts w:cs="Times New Roman"/>
            <w:kern w:val="0"/>
            <w:vertAlign w:val="superscript"/>
          </w:rPr>
          <w:t>[28]</w:t>
        </w:r>
        <w:r>
          <w:fldChar w:fldCharType="end"/>
        </w:r>
        <w:r>
          <w:rPr>
            <w:rFonts w:hint="eastAsia"/>
          </w:rPr>
          <w:t>，本研究将从以下六个维度对模型生成的答案进行人工评分：</w:t>
        </w:r>
      </w:ins>
    </w:p>
    <w:p w14:paraId="0889AAE9" w14:textId="5FF8D789" w:rsidR="00CA18DB" w:rsidRDefault="00CA18DB" w:rsidP="00CA18DB">
      <w:pPr>
        <w:pStyle w:val="altz"/>
        <w:numPr>
          <w:ilvl w:val="0"/>
          <w:numId w:val="46"/>
        </w:numPr>
        <w:ind w:firstLineChars="0"/>
        <w:rPr>
          <w:ins w:id="1614" w:author="Zixuan Zhou" w:date="2026-04-27T02:10:00Z" w16du:dateUtc="2026-04-26T18:10:00Z"/>
        </w:rPr>
      </w:pPr>
      <w:ins w:id="1615" w:author="Zixuan Zhou" w:date="2026-04-27T02:10:00Z" w16du:dateUtc="2026-04-26T18:10:00Z">
        <w:r>
          <w:rPr>
            <w:rFonts w:hint="eastAsia"/>
          </w:rPr>
          <w:t>指导性：是否提供了清晰、可操作的建议或下一步行动指南。</w:t>
        </w:r>
      </w:ins>
    </w:p>
    <w:p w14:paraId="246E54A9" w14:textId="4913BFBD" w:rsidR="00CA18DB" w:rsidRDefault="00CA18DB" w:rsidP="00CA18DB">
      <w:pPr>
        <w:pStyle w:val="altz"/>
        <w:numPr>
          <w:ilvl w:val="0"/>
          <w:numId w:val="46"/>
        </w:numPr>
        <w:ind w:firstLineChars="0"/>
        <w:rPr>
          <w:ins w:id="1616" w:author="Zixuan Zhou" w:date="2026-04-27T02:10:00Z" w16du:dateUtc="2026-04-26T18:10:00Z"/>
        </w:rPr>
      </w:pPr>
      <w:ins w:id="1617" w:author="Zixuan Zhou" w:date="2026-04-27T02:10:00Z" w16du:dateUtc="2026-04-26T18:10:00Z">
        <w:r>
          <w:rPr>
            <w:rFonts w:hint="eastAsia"/>
          </w:rPr>
          <w:t>准确性：所包含的医学信息是否科学、准确，无事实性错误。</w:t>
        </w:r>
      </w:ins>
    </w:p>
    <w:p w14:paraId="37B28AB9" w14:textId="10FDD237" w:rsidR="00CA18DB" w:rsidRDefault="00CA18DB" w:rsidP="00CA18DB">
      <w:pPr>
        <w:pStyle w:val="altz"/>
        <w:numPr>
          <w:ilvl w:val="0"/>
          <w:numId w:val="46"/>
        </w:numPr>
        <w:ind w:firstLineChars="0"/>
        <w:rPr>
          <w:ins w:id="1618" w:author="Zixuan Zhou" w:date="2026-04-27T02:10:00Z" w16du:dateUtc="2026-04-26T18:10:00Z"/>
        </w:rPr>
      </w:pPr>
      <w:ins w:id="1619" w:author="Zixuan Zhou" w:date="2026-04-27T02:10:00Z" w16du:dateUtc="2026-04-26T18:10:00Z">
        <w:r>
          <w:rPr>
            <w:rFonts w:hint="eastAsia"/>
          </w:rPr>
          <w:t>完整性：是否全面地回应了用户提问的所有方面，无重要信息遗漏。</w:t>
        </w:r>
      </w:ins>
    </w:p>
    <w:p w14:paraId="57809EF1" w14:textId="55051F90" w:rsidR="00CA18DB" w:rsidRDefault="00CA18DB" w:rsidP="00CA18DB">
      <w:pPr>
        <w:pStyle w:val="altz"/>
        <w:numPr>
          <w:ilvl w:val="0"/>
          <w:numId w:val="46"/>
        </w:numPr>
        <w:ind w:firstLineChars="0"/>
        <w:rPr>
          <w:ins w:id="1620" w:author="Zixuan Zhou" w:date="2026-04-27T02:10:00Z" w16du:dateUtc="2026-04-26T18:10:00Z"/>
        </w:rPr>
      </w:pPr>
      <w:ins w:id="1621" w:author="Zixuan Zhou" w:date="2026-04-27T02:10:00Z" w16du:dateUtc="2026-04-26T18:10:00Z">
        <w:r>
          <w:rPr>
            <w:rFonts w:hint="eastAsia"/>
          </w:rPr>
          <w:t>安全性：是否不包含任何可能导致伤害的建议，并对潜在风险进行了充分提示。</w:t>
        </w:r>
      </w:ins>
    </w:p>
    <w:p w14:paraId="7C5E652E" w14:textId="189CD3B1" w:rsidR="00CA18DB" w:rsidRDefault="00CA18DB" w:rsidP="00CA18DB">
      <w:pPr>
        <w:pStyle w:val="altz"/>
        <w:numPr>
          <w:ilvl w:val="0"/>
          <w:numId w:val="46"/>
        </w:numPr>
        <w:ind w:firstLineChars="0"/>
        <w:rPr>
          <w:ins w:id="1622" w:author="Zixuan Zhou" w:date="2026-04-27T02:10:00Z" w16du:dateUtc="2026-04-26T18:10:00Z"/>
        </w:rPr>
      </w:pPr>
      <w:ins w:id="1623" w:author="Zixuan Zhou" w:date="2026-04-27T02:10:00Z" w16du:dateUtc="2026-04-26T18:10:00Z">
        <w:r>
          <w:rPr>
            <w:rFonts w:hint="eastAsia"/>
          </w:rPr>
          <w:t>易于理解：是否使用通俗易懂的语言，避免了不必要的专业术语，适合青少年阅读。</w:t>
        </w:r>
      </w:ins>
    </w:p>
    <w:p w14:paraId="1D2220D1" w14:textId="5037EF34" w:rsidR="00CA18DB" w:rsidRDefault="00CA18DB">
      <w:pPr>
        <w:pStyle w:val="altz"/>
        <w:numPr>
          <w:ilvl w:val="0"/>
          <w:numId w:val="46"/>
        </w:numPr>
        <w:ind w:firstLineChars="0"/>
        <w:rPr>
          <w:ins w:id="1624" w:author="Zixuan Zhou" w:date="2026-04-27T02:10:00Z" w16du:dateUtc="2026-04-26T18:10:00Z"/>
        </w:rPr>
        <w:pPrChange w:id="1625" w:author="Zixuan Zhou" w:date="2026-04-27T02:11:00Z" w16du:dateUtc="2026-04-26T18:11:00Z">
          <w:pPr>
            <w:pStyle w:val="altz"/>
            <w:ind w:firstLine="480"/>
          </w:pPr>
        </w:pPrChange>
      </w:pPr>
      <w:ins w:id="1626" w:author="Zixuan Zhou" w:date="2026-04-27T02:10:00Z" w16du:dateUtc="2026-04-26T18:10:00Z">
        <w:r>
          <w:rPr>
            <w:rFonts w:hint="eastAsia"/>
          </w:rPr>
          <w:t>仅提供必要信息：是否仅提供了必要信息，避免了无关内容的冗余，做到了言简意赅</w:t>
        </w:r>
      </w:ins>
    </w:p>
    <w:p w14:paraId="328AF1CA" w14:textId="48BA1DAF" w:rsidR="00C12CAC" w:rsidRDefault="0089310B" w:rsidP="002E02F1">
      <w:pPr>
        <w:pStyle w:val="altz"/>
        <w:ind w:firstLine="480"/>
      </w:pPr>
      <w:del w:id="1627" w:author="Zixuan Zhou" w:date="2026-04-27T02:11:00Z" w16du:dateUtc="2026-04-26T18:11:00Z">
        <w:r w:rsidDel="00350883">
          <w:rPr>
            <w:rFonts w:hint="eastAsia"/>
          </w:rPr>
          <w:delText>参考相关研究，</w:delText>
        </w:r>
      </w:del>
      <w:r>
        <w:rPr>
          <w:rFonts w:hint="eastAsia"/>
        </w:rPr>
        <w:t>本实验设置</w:t>
      </w:r>
      <w:r w:rsidRPr="00DD1BAB">
        <w:rPr>
          <w:rFonts w:hint="eastAsia"/>
        </w:rPr>
        <w:t>让</w:t>
      </w:r>
      <w:commentRangeStart w:id="1628"/>
      <w:r w:rsidRPr="00DD1BAB">
        <w:rPr>
          <w:rFonts w:hint="eastAsia"/>
        </w:rPr>
        <w:t>专家使用</w:t>
      </w:r>
      <w:ins w:id="1629" w:author="Zixuan Zhou" w:date="2026-04-17T14:13:00Z" w16du:dateUtc="2026-04-17T06:13:00Z">
        <w:r w:rsidR="007B6240" w:rsidRPr="00DD1BAB">
          <w:rPr>
            <w:rFonts w:hint="eastAsia"/>
          </w:rPr>
          <w:t>3</w:t>
        </w:r>
      </w:ins>
      <w:del w:id="1630" w:author="Zixuan Zhou" w:date="2026-04-17T14:13:00Z" w16du:dateUtc="2026-04-17T06:13:00Z">
        <w:r w:rsidRPr="00DD1BAB" w:rsidDel="007B6240">
          <w:rPr>
            <w:rFonts w:hint="eastAsia"/>
          </w:rPr>
          <w:delText>5</w:delText>
        </w:r>
      </w:del>
      <w:r w:rsidRPr="00DD1BAB">
        <w:rPr>
          <w:rFonts w:hint="eastAsia"/>
        </w:rPr>
        <w:t>点</w:t>
      </w:r>
      <w:r w:rsidR="00DD1BAB">
        <w:rPr>
          <w:rFonts w:hint="eastAsia"/>
        </w:rPr>
        <w:t>式</w:t>
      </w:r>
      <w:r w:rsidRPr="00DD1BAB">
        <w:rPr>
          <w:rFonts w:hint="eastAsia"/>
        </w:rPr>
        <w:t>Likert</w:t>
      </w:r>
      <w:r w:rsidRPr="00DD1BAB">
        <w:rPr>
          <w:rFonts w:hint="eastAsia"/>
        </w:rPr>
        <w:t>量表</w:t>
      </w:r>
      <w:del w:id="1631" w:author="Zixuan Zhou" w:date="2026-04-17T19:04:00Z" w16du:dateUtc="2026-04-17T11:04:00Z">
        <w:r w:rsidRPr="00DD1BAB" w:rsidDel="00C12CAC">
          <w:rPr>
            <w:rFonts w:hint="eastAsia"/>
          </w:rPr>
          <w:delText>（</w:delText>
        </w:r>
        <w:r w:rsidRPr="00DD1BAB" w:rsidDel="00C12CAC">
          <w:rPr>
            <w:rFonts w:hint="eastAsia"/>
          </w:rPr>
          <w:delText>1=</w:delText>
        </w:r>
        <w:r w:rsidRPr="00DD1BAB" w:rsidDel="00C12CAC">
          <w:rPr>
            <w:rFonts w:hint="eastAsia"/>
          </w:rPr>
          <w:delText>完全不符合，</w:delText>
        </w:r>
        <w:r w:rsidRPr="00DD1BAB" w:rsidDel="00C12CAC">
          <w:rPr>
            <w:rFonts w:hint="eastAsia"/>
          </w:rPr>
          <w:delText>5=</w:delText>
        </w:r>
        <w:r w:rsidRPr="00DD1BAB" w:rsidDel="00C12CAC">
          <w:rPr>
            <w:rFonts w:hint="eastAsia"/>
          </w:rPr>
          <w:delText>完全符合）</w:delText>
        </w:r>
      </w:del>
      <w:r w:rsidRPr="00DD1BAB">
        <w:rPr>
          <w:rFonts w:hint="eastAsia"/>
        </w:rPr>
        <w:t>对每个问答对</w:t>
      </w:r>
      <w:r w:rsidR="001E2739" w:rsidRPr="00DD1BAB">
        <w:rPr>
          <w:rFonts w:hint="eastAsia"/>
        </w:rPr>
        <w:t>从</w:t>
      </w:r>
      <w:r w:rsidRPr="00DD1BAB">
        <w:rPr>
          <w:rFonts w:hint="eastAsia"/>
        </w:rPr>
        <w:t>六个维度进行独立打分</w:t>
      </w:r>
      <w:commentRangeEnd w:id="1628"/>
      <w:r w:rsidR="00192633" w:rsidRPr="00DD1BAB">
        <w:rPr>
          <w:rStyle w:val="afc"/>
          <w:sz w:val="24"/>
          <w:szCs w:val="22"/>
        </w:rPr>
        <w:commentReference w:id="1628"/>
      </w:r>
      <w:r w:rsidR="007C45DE" w:rsidRPr="00DD1BAB">
        <w:fldChar w:fldCharType="begin"/>
      </w:r>
      <w:r w:rsidR="001704E8">
        <w:instrText xml:space="preserve"> ADDIN ZOTERO_ITEM CSL_CITATION {"citationID":"i573oUAz","properties":{"unsorted":false,"formattedCitation":"\\super [36,37]\\nosupersub{}","plainCitation":"[36,37]","noteIndex":0},"citationItems":[{"id":1242,"uris":["http://zotero.org/users/15209510/items/KJL3DSIU"],"itemData":{"id":1242,"type":"article-journal","abstract":"Background\nThe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Hwa"},{"family":"Choi","given":"Edward"}],"issued":{"date-parts":[["2024",11,20]]}}},{"id":1240,"uris":["http://zotero.org/users/15209510/items/9W2BCPA2"],"itemData":{"id":1240,"type":"article-journal","abstract":"The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2E02F1">
        <w:rPr>
          <w:rFonts w:hint="eastAsia"/>
        </w:rPr>
        <w:t>。</w:t>
      </w:r>
    </w:p>
    <w:p w14:paraId="5ED060D2" w14:textId="56E2D061" w:rsidR="001E2739" w:rsidRPr="001E2739" w:rsidRDefault="001E2739" w:rsidP="002E02F1">
      <w:pPr>
        <w:pStyle w:val="aff6"/>
        <w:spacing w:before="326" w:after="163"/>
      </w:pPr>
      <w:bookmarkStart w:id="1632" w:name="_Ref227682250"/>
      <w:bookmarkStart w:id="1633" w:name="_Toc228022953"/>
      <w:r w:rsidRPr="001E2739">
        <w:rPr>
          <w:rFonts w:hint="eastAsia"/>
        </w:rPr>
        <w:t>表</w:t>
      </w:r>
      <w:r w:rsidRPr="001E2739">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3</w:t>
      </w:r>
      <w:r w:rsidR="00492FE9">
        <w:rPr>
          <w:rFonts w:hint="eastAsia"/>
        </w:rPr>
        <w:fldChar w:fldCharType="end"/>
      </w:r>
      <w:r w:rsidRPr="001E2739">
        <w:rPr>
          <w:rFonts w:hint="eastAsia"/>
        </w:rPr>
        <w:t xml:space="preserve"> </w:t>
      </w:r>
      <w:r w:rsidRPr="001E2739">
        <w:rPr>
          <w:rFonts w:hint="eastAsia"/>
        </w:rPr>
        <w:t>打分指标量表</w:t>
      </w:r>
      <w:bookmarkEnd w:id="1632"/>
      <w:bookmarkEnd w:id="1633"/>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w:t>
            </w:r>
            <w:r w:rsidRPr="00195EEC">
              <w:rPr>
                <w:rFonts w:hint="eastAsia"/>
                <w:sz w:val="21"/>
                <w:szCs w:val="21"/>
              </w:rPr>
              <w:lastRenderedPageBreak/>
              <w:t>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lastRenderedPageBreak/>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34B4EA9F" w:rsidR="00F54B80" w:rsidRDefault="00000000" w:rsidP="002E02F1">
      <w:pPr>
        <w:pStyle w:val="altz"/>
        <w:ind w:firstLine="480"/>
      </w:pPr>
      <w:r w:rsidRPr="002E02F1">
        <w:rPr>
          <w:rFonts w:hint="eastAsia"/>
        </w:rPr>
        <w:t>只有当一个问答对在所有六个维度上的平均分均高于</w:t>
      </w:r>
      <w:del w:id="1634" w:author="Zixuan Zhou" w:date="2026-04-17T19:05:00Z" w16du:dateUtc="2026-04-17T11:05:00Z">
        <w:r w:rsidRPr="002E02F1" w:rsidDel="00C12CAC">
          <w:rPr>
            <w:rFonts w:hint="eastAsia"/>
          </w:rPr>
          <w:delText>4.0</w:delText>
        </w:r>
      </w:del>
      <w:ins w:id="1635" w:author="Zixuan Zhou" w:date="2026-04-17T19:05:00Z" w16du:dateUtc="2026-04-17T11:05:00Z">
        <w:r w:rsidR="00C12CAC" w:rsidRPr="002E02F1">
          <w:rPr>
            <w:rFonts w:hint="eastAsia"/>
          </w:rPr>
          <w:t>2</w:t>
        </w:r>
      </w:ins>
      <w:r w:rsidRPr="002E02F1">
        <w:rPr>
          <w:rFonts w:hint="eastAsia"/>
        </w:rPr>
        <w:t>分（含）时，才被视为合格，并最终纳入用于模型微调的数据集。任何未达标的问答对将被退回进行重新修订或直接废弃。</w:t>
      </w:r>
      <w:del w:id="1636"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rPr>
          <w:rFonts w:hint="eastAsia"/>
        </w:rPr>
      </w:pPr>
      <w:bookmarkStart w:id="1637" w:name="_Toc228219368"/>
      <w:r>
        <w:rPr>
          <w:rFonts w:hint="eastAsia"/>
        </w:rPr>
        <w:t>数据集质量评估</w:t>
      </w:r>
      <w:bookmarkEnd w:id="1637"/>
    </w:p>
    <w:p w14:paraId="31127861" w14:textId="695D59FE" w:rsidR="00A24A9B" w:rsidRPr="00A24A9B" w:rsidRDefault="00A24A9B" w:rsidP="00A24A9B">
      <w:pPr>
        <w:pStyle w:val="altz"/>
        <w:ind w:firstLine="480"/>
      </w:pPr>
      <w:r w:rsidRPr="00A24A9B">
        <w:t>经过问题规范化、答案生成与人工修订，研究已获得一批候选问答对。然而，若要对全部候选数据进行逐条人工审核，需面临极高的时间与人力成本</w:t>
      </w:r>
      <w:r>
        <w:rPr>
          <w:rFonts w:hint="eastAsia"/>
        </w:rPr>
        <w:t>。</w:t>
      </w:r>
      <w:r w:rsidRPr="00A24A9B">
        <w:t>按</w:t>
      </w:r>
      <w:r w:rsidRPr="00A24A9B">
        <w:t>6</w:t>
      </w:r>
      <w:r w:rsidRPr="00A24A9B">
        <w:t>维度</w:t>
      </w:r>
      <m:oMath>
        <m:r>
          <w:del w:id="1638" w:author="Zixuan Zhou" w:date="2026-04-27T21:41:00Z" w16du:dateUtc="2026-04-27T13:41:00Z">
            <w:rPr>
              <w:rFonts w:ascii="Cambria Math" w:hAnsi="Cambria Math"/>
            </w:rPr>
            <m:t xml:space="preserve"> </m:t>
          </w:del>
        </m:r>
        <m:r>
          <w:rPr>
            <w:rFonts w:ascii="Cambria Math" w:hAnsi="Cambria Math"/>
          </w:rPr>
          <m:t xml:space="preserve">× </m:t>
        </m:r>
      </m:oMath>
      <w:r w:rsidRPr="00A24A9B">
        <w:t>2</w:t>
      </w:r>
      <w:r w:rsidRPr="00A24A9B">
        <w:t>名专家估算，数千条数据的完全人工评审几乎不可持续。因此，本研究旨在建立一套经临床专家标准锚定的大语言模型自动化评估机制，以替代部分重复性人工评审工作。但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639" w:name="_Toc228219369"/>
      <w:r>
        <w:rPr>
          <w:rFonts w:hint="eastAsia"/>
        </w:rPr>
        <w:t>多维度评估体系设计</w:t>
      </w:r>
      <w:bookmarkEnd w:id="1639"/>
    </w:p>
    <w:p w14:paraId="71AB226E" w14:textId="7D26B716"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ins w:id="1640" w:author="Zixuan Zhou" w:date="2026-04-27T21:42:00Z" w16du:dateUtc="2026-04-27T13:42:00Z">
        <w:r w:rsidR="00D95BED">
          <w:rPr>
            <w:rFonts w:hint="eastAsia"/>
          </w:rPr>
          <w:t>是</w:t>
        </w:r>
      </w:ins>
      <w:del w:id="1641" w:author="Zixuan Zhou" w:date="2026-04-27T21:42:00Z" w16du:dateUtc="2026-04-27T13:42:00Z">
        <w:r w:rsidRPr="001E2739" w:rsidDel="00D95BED">
          <w:rPr>
            <w:rFonts w:hint="eastAsia"/>
          </w:rPr>
          <w:delText>是</w:delText>
        </w:r>
        <w:r w:rsidDel="00D95BED">
          <w:rPr>
            <w:rFonts w:hint="eastAsia"/>
          </w:rPr>
          <w:delText>按照“</w:delText>
        </w:r>
        <w:r w:rsidRPr="001E2739" w:rsidDel="00D95BED">
          <w:rPr>
            <w:rFonts w:hint="eastAsia"/>
          </w:rPr>
          <w:delText>先广筛、后精选</w:delText>
        </w:r>
        <w:r w:rsidDel="00D95BED">
          <w:rPr>
            <w:rFonts w:hint="eastAsia"/>
          </w:rPr>
          <w:delText>”</w:delText>
        </w:r>
        <w:r w:rsidRPr="001E2739" w:rsidDel="00D95BED">
          <w:rPr>
            <w:rFonts w:hint="eastAsia"/>
          </w:rPr>
          <w:delText>的</w:delText>
        </w:r>
        <w:r w:rsidDel="00D95BED">
          <w:rPr>
            <w:rFonts w:hint="eastAsia"/>
          </w:rPr>
          <w:delText>思路</w:delText>
        </w:r>
        <w:r w:rsidRPr="001E2739" w:rsidDel="00D95BED">
          <w:rPr>
            <w:rFonts w:hint="eastAsia"/>
          </w:rPr>
          <w:delText>，</w:delText>
        </w:r>
      </w:del>
      <w:r w:rsidRPr="001E2739">
        <w:rPr>
          <w:rFonts w:hint="eastAsia"/>
        </w:rPr>
        <w:t>选取了当前具有代表性的</w:t>
      </w:r>
      <w:ins w:id="1642" w:author="Zixuan Zhou" w:date="2026-04-27T02:29:00Z" w16du:dateUtc="2026-04-26T18:29:00Z">
        <w:r w:rsidR="00352265">
          <w:rPr>
            <w:rFonts w:hint="eastAsia"/>
          </w:rPr>
          <w:t>五</w:t>
        </w:r>
      </w:ins>
      <w:del w:id="1643" w:author="Zixuan Zhou" w:date="2026-04-27T02:29:00Z" w16du:dateUtc="2026-04-26T18:29:00Z">
        <w:r w:rsidRPr="001E2739" w:rsidDel="00352265">
          <w:rPr>
            <w:rFonts w:hint="eastAsia"/>
          </w:rPr>
          <w:delText>六</w:delText>
        </w:r>
      </w:del>
      <w:proofErr w:type="gramStart"/>
      <w:r w:rsidRPr="001E2739">
        <w:rPr>
          <w:rFonts w:hint="eastAsia"/>
        </w:rPr>
        <w:t>款大语言模型</w:t>
      </w:r>
      <w:proofErr w:type="gramEnd"/>
      <w:r w:rsidRPr="001E2739">
        <w:rPr>
          <w:rFonts w:hint="eastAsia"/>
        </w:rPr>
        <w:t>共同参与初评，以从中遴选评价信度最接近人类专家水平的候选者。</w:t>
      </w:r>
    </w:p>
    <w:p w14:paraId="58FDF4B2" w14:textId="4B74DA56" w:rsidR="00F54B80" w:rsidRDefault="001E2739" w:rsidP="001E2739">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del w:id="1644" w:author="Zixuan Zhou" w:date="2026-04-27T02:29:00Z" w16du:dateUtc="2026-04-26T18:29:00Z">
        <w:r w:rsidRPr="001E2739" w:rsidDel="00352265">
          <w:rPr>
            <w:rFonts w:hint="eastAsia"/>
          </w:rPr>
          <w:delText>Qwen3-Omni-30B-A3B-Instruct</w:delText>
        </w:r>
        <w:r w:rsidRPr="001E2739" w:rsidDel="00352265">
          <w:rPr>
            <w:rFonts w:hint="eastAsia"/>
          </w:rPr>
          <w:delText>、</w:delText>
        </w:r>
      </w:del>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645"/>
      <w:r w:rsidRPr="001E2739">
        <w:rPr>
          <w:rFonts w:hint="eastAsia"/>
        </w:rPr>
        <w:t>同一批医学问答样本独立打分</w:t>
      </w:r>
      <w:commentRangeEnd w:id="1645"/>
      <w:r w:rsidR="00192633" w:rsidRPr="001E2739">
        <w:rPr>
          <w:rStyle w:val="afc"/>
          <w:rFonts w:hint="eastAsia"/>
          <w:sz w:val="24"/>
          <w:szCs w:val="22"/>
        </w:rPr>
        <w:commentReference w:id="1645"/>
      </w:r>
      <w:r w:rsidRPr="001E2739">
        <w:rPr>
          <w:rFonts w:hint="eastAsia"/>
        </w:rPr>
        <w:t>，</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1704E8">
        <w:instrText xml:space="preserve"> ADDIN ZOTERO_ITEM CSL_CITATION {"citationID":"33ay61yp","properties":{"unsorted":false,"formattedCitation":"\\super [38,39]\\nosupersub{}","plainCitation":"[38,39]","noteIndex":0},"citationItems":[{"id":1234,"uris":["http://zotero.org/users/15209510/items/5EAYSL55"],"itemData":{"id":1234,"type":"article-journal","abstract":"This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1238,"uris":["http://zotero.org/users/15209510/items/4AVTFCSB"],"itemData":{"id":1238,"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 xml:space="preserve"> Kapp</w:t>
      </w:r>
      <w:r w:rsidR="00352265">
        <w:rPr>
          <w:rFonts w:hint="eastAsia"/>
        </w:rPr>
        <w:t>a</w:t>
      </w:r>
      <w:r w:rsidR="00352265" w:rsidRPr="00352265">
        <w:t>系数</w:t>
      </w:r>
      <w:r w:rsidR="00352265">
        <w:rPr>
          <w:rFonts w:hint="eastAsia"/>
        </w:rPr>
        <w:t>的计算方法如下。</w:t>
      </w:r>
    </w:p>
    <w:p w14:paraId="593D0442" w14:textId="694000A4" w:rsidR="00352265" w:rsidRDefault="00F62009" w:rsidP="001E2739">
      <w:pPr>
        <w:pStyle w:val="altz"/>
        <w:ind w:firstLine="480"/>
      </w:pPr>
      <w:r w:rsidRPr="00F62009">
        <w:lastRenderedPageBreak/>
        <w:t>设两位评分主体对同一条问答对在某一维度上的评分分别为</w:t>
      </w:r>
      <w:r w:rsidRPr="00F62009">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 xml:space="preserve"> </w:t>
      </w:r>
      <w:r w:rsidRPr="00F62009">
        <w:t>与</w:t>
      </w:r>
      <w:r w:rsidRPr="00F62009">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m:t>
        </m:r>
        <m:r>
          <w:del w:id="1646" w:author="Zixuan Zhou" w:date="2026-04-27T02:47:00Z" w16du:dateUtc="2026-04-26T18:47:00Z">
            <w:rPr>
              <w:rFonts w:ascii="Cambria Math" w:hAnsi="Cambria Math"/>
            </w:rPr>
            <m:t xml:space="preserve"> </m:t>
          </w:del>
        </m:r>
        <m:r>
          <w:rPr>
            <w:rFonts w:ascii="Cambria Math" w:hAnsi="Cambria Math"/>
          </w:rPr>
          <m:t>=</m:t>
        </m:r>
        <m:r>
          <w:del w:id="1647" w:author="Zixuan Zhou" w:date="2026-04-27T02:47:00Z" w16du:dateUtc="2026-04-26T18:47:00Z">
            <w:rPr>
              <w:rFonts w:ascii="Cambria Math" w:hAnsi="Cambria Math"/>
            </w:rPr>
            <m:t xml:space="preserve"> </m:t>
          </w:del>
        </m:r>
        <m:r>
          <w:rPr>
            <w:rFonts w:ascii="Cambria Math" w:hAnsi="Cambria Math"/>
          </w:rPr>
          <m:t>1,2,</m:t>
        </m:r>
        <m:r>
          <m:rPr>
            <m:sty m:val="p"/>
          </m:rPr>
          <w:rPr>
            <w:rFonts w:ascii="Cambria Math" w:hAnsi="Cambria Math" w:hint="eastAsia"/>
          </w:rPr>
          <m:t>…</m:t>
        </m:r>
        <m:r>
          <w:rPr>
            <w:rFonts w:ascii="Cambria Math" w:hAnsi="Cambria Math"/>
          </w:rPr>
          <m:t>,N</m:t>
        </m:r>
      </m:oMath>
      <w:r w:rsidRPr="00F62009">
        <w:t>），评分等级取值为</w:t>
      </w:r>
      <w:r w:rsidRPr="00F62009">
        <w:t xml:space="preserve"> 1,2,3</w:t>
      </w:r>
      <w:r w:rsidRPr="00F62009">
        <w:t>。二次加权</w:t>
      </w:r>
      <w:r w:rsidRPr="00F62009">
        <w:t xml:space="preserve"> Kappa </w:t>
      </w:r>
      <w:r w:rsidRPr="00F62009">
        <w:t>系数的计算公式为：</w:t>
      </w:r>
    </w:p>
    <w:tbl>
      <w:tblPr>
        <w:tblW w:w="5000" w:type="pct"/>
        <w:tblLook w:val="0000" w:firstRow="0" w:lastRow="0" w:firstColumn="0" w:lastColumn="0" w:noHBand="0" w:noVBand="0"/>
        <w:tblPrChange w:id="1648" w:author="Zixuan Zhou" w:date="2026-04-27T02:45:00Z" w16du:dateUtc="2026-04-26T18:45:00Z">
          <w:tblPr>
            <w:tblW w:w="5000" w:type="pct"/>
            <w:tblLook w:val="0000" w:firstRow="0" w:lastRow="0" w:firstColumn="0" w:lastColumn="0" w:noHBand="0" w:noVBand="0"/>
          </w:tblPr>
        </w:tblPrChange>
      </w:tblPr>
      <w:tblGrid>
        <w:gridCol w:w="1133"/>
        <w:gridCol w:w="6763"/>
        <w:gridCol w:w="1174"/>
        <w:tblGridChange w:id="1649">
          <w:tblGrid>
            <w:gridCol w:w="1133"/>
            <w:gridCol w:w="6763"/>
            <w:gridCol w:w="1174"/>
          </w:tblGrid>
        </w:tblGridChange>
      </w:tblGrid>
      <w:tr w:rsidR="00F62009" w14:paraId="40BB2EE2" w14:textId="77777777" w:rsidTr="00D2035A">
        <w:trPr>
          <w:trHeight w:val="794"/>
        </w:trPr>
        <w:tc>
          <w:tcPr>
            <w:tcW w:w="625" w:type="pct"/>
            <w:vAlign w:val="center"/>
            <w:tcPrChange w:id="1650" w:author="Zixuan Zhou" w:date="2026-04-27T02:45:00Z" w16du:dateUtc="2026-04-26T18:45:00Z">
              <w:tcPr>
                <w:tcW w:w="625" w:type="pct"/>
                <w:vAlign w:val="center"/>
              </w:tcPr>
            </w:tcPrChange>
          </w:tcPr>
          <w:p w14:paraId="08988F32" w14:textId="77777777" w:rsidR="00F62009" w:rsidRDefault="00F62009" w:rsidP="00F1206C">
            <w:pPr>
              <w:pStyle w:val="aff5"/>
              <w:tabs>
                <w:tab w:val="clear" w:pos="8400"/>
                <w:tab w:val="right" w:pos="8280"/>
              </w:tabs>
              <w:spacing w:after="120"/>
              <w:rPr>
                <w:rFonts w:ascii="宋体" w:hAnsi="宋体" w:hint="eastAsia"/>
                <w:sz w:val="24"/>
              </w:rPr>
            </w:pPr>
          </w:p>
        </w:tc>
        <w:tc>
          <w:tcPr>
            <w:tcW w:w="3728" w:type="pct"/>
            <w:vAlign w:val="center"/>
            <w:tcPrChange w:id="1651" w:author="Zixuan Zhou" w:date="2026-04-27T02:45:00Z" w16du:dateUtc="2026-04-26T18:45:00Z">
              <w:tcPr>
                <w:tcW w:w="3728" w:type="pct"/>
                <w:vAlign w:val="center"/>
              </w:tcPr>
            </w:tcPrChange>
          </w:tcPr>
          <w:p w14:paraId="5FBA3858" w14:textId="2FAE95A0" w:rsidR="00F62009" w:rsidRPr="000518C1" w:rsidRDefault="00D2035A">
            <w:pPr>
              <w:pStyle w:val="altz"/>
              <w:spacing w:line="240" w:lineRule="auto"/>
              <w:ind w:firstLineChars="0" w:firstLine="0"/>
              <w:pPrChange w:id="1652" w:author="Zixuan Zhou" w:date="2026-04-27T02:46:00Z" w16du:dateUtc="2026-04-26T18:46:00Z">
                <w:pPr>
                  <w:pStyle w:val="expressions"/>
                  <w:spacing w:after="120"/>
                </w:pPr>
              </w:pPrChange>
            </w:pPr>
            <m:oMathPara>
              <m:oMath>
                <m:r>
                  <w:del w:id="1653" w:author="Zixuan Zhou" w:date="2026-04-27T02:43:00Z" w16du:dateUtc="2026-04-26T18:43:00Z">
                    <m:rPr>
                      <m:sty m:val="p"/>
                    </m:rPr>
                    <w:rPr>
                      <w:rFonts w:ascii="Cambria Math" w:hAnsi="Cambria Math"/>
                    </w:rPr>
                    <m:t>\</m:t>
                  </w:del>
                </m:r>
                <m:r>
                  <w:del w:id="1654" w:author="Zixuan Zhou" w:date="2026-04-27T02:43:00Z" w16du:dateUtc="2026-04-26T18:43:00Z">
                    <w:rPr>
                      <w:rFonts w:ascii="Cambria Math" w:hAnsi="Cambria Math"/>
                    </w:rPr>
                    <m:t>backslash</m:t>
                  </w:del>
                </m:r>
                <m:r>
                  <w:del w:id="1655" w:author="Zixuan Zhou" w:date="2026-04-27T02:43:00Z" w16du:dateUtc="2026-04-26T18:43:00Z">
                    <m:rPr>
                      <m:sty m:val="p"/>
                    </m:rPr>
                    <w:rPr>
                      <w:rFonts w:ascii="Cambria Math" w:hAnsi="Cambria Math"/>
                    </w:rPr>
                    <m:t xml:space="preserve"> \$\</m:t>
                  </w:del>
                </m:r>
                <m:r>
                  <w:del w:id="1656" w:author="Zixuan Zhou" w:date="2026-04-27T02:43:00Z" w16du:dateUtc="2026-04-26T18:43:00Z">
                    <w:rPr>
                      <w:rFonts w:ascii="Cambria Math" w:hAnsi="Cambria Math"/>
                    </w:rPr>
                    <m:t>backslash</m:t>
                  </w:del>
                </m:r>
                <m:r>
                  <w:del w:id="1657" w:author="Zixuan Zhou" w:date="2026-04-27T02:43:00Z" w16du:dateUtc="2026-04-26T18:43:00Z">
                    <m:rPr>
                      <m:sty m:val="p"/>
                    </m:rPr>
                    <w:rPr>
                      <w:rFonts w:ascii="Cambria Math" w:hAnsi="Cambria Math"/>
                    </w:rPr>
                    <m:t xml:space="preserve"> \$</m:t>
                  </w:del>
                </m:r>
                <m:r>
                  <w:del w:id="1658" w:author="Zixuan Zhou" w:date="2026-04-27T02:43:00Z" w16du:dateUtc="2026-04-26T18:43:00Z">
                    <w:rPr>
                      <w:rFonts w:ascii="Cambria Math" w:hAnsi="Cambria Math"/>
                    </w:rPr>
                    <m:t>\backslash</m:t>
                  </w:del>
                </m:r>
                <m:r>
                  <w:del w:id="1659" w:author="Zixuan Zhou" w:date="2026-04-27T02:43:00Z" w16du:dateUtc="2026-04-26T18:43:00Z">
                    <m:rPr>
                      <m:sty m:val="p"/>
                    </m:rPr>
                    <w:rPr>
                      <w:rFonts w:ascii="Cambria Math" w:hAnsi="Cambria Math"/>
                    </w:rPr>
                    <m:t xml:space="preserve">\ </m:t>
                  </w:del>
                </m:r>
                <m:r>
                  <w:del w:id="1660" w:author="Zixuan Zhou" w:date="2026-04-27T02:43:00Z" w16du:dateUtc="2026-04-26T18:43:00Z">
                    <w:rPr>
                      <w:rFonts w:ascii="Cambria Math" w:hAnsi="Cambria Math"/>
                    </w:rPr>
                    <m:t>kappa</m:t>
                  </w:del>
                </m:r>
                <m:r>
                  <w:del w:id="1661" w:author="Zixuan Zhou" w:date="2026-04-27T02:43:00Z" w16du:dateUtc="2026-04-26T18:43:00Z">
                    <m:rPr>
                      <m:sty m:val="p"/>
                    </m:rPr>
                    <w:rPr>
                      <w:rFonts w:ascii="Cambria Math" w:hAnsi="Cambria Math"/>
                    </w:rPr>
                    <m:t>_{</m:t>
                  </w:del>
                </m:r>
                <m:r>
                  <w:del w:id="1662" w:author="Zixuan Zhou" w:date="2026-04-27T02:43:00Z" w16du:dateUtc="2026-04-26T18:43:00Z">
                    <w:rPr>
                      <w:rFonts w:ascii="Cambria Math" w:hAnsi="Cambria Math"/>
                    </w:rPr>
                    <m:t>w</m:t>
                  </w:del>
                </m:r>
                <m:r>
                  <w:del w:id="1663" w:author="Zixuan Zhou" w:date="2026-04-27T02:43:00Z" w16du:dateUtc="2026-04-26T18:43:00Z">
                    <m:rPr>
                      <m:sty m:val="p"/>
                    </m:rPr>
                    <w:rPr>
                      <w:rFonts w:ascii="Cambria Math" w:hAnsi="Cambria Math"/>
                    </w:rPr>
                    <m:t xml:space="preserve">}\ =\ 1\ -\ </m:t>
                  </w:del>
                </m:r>
                <m:r>
                  <w:del w:id="1664" w:author="Zixuan Zhou" w:date="2026-04-27T02:43:00Z" w16du:dateUtc="2026-04-26T18:43:00Z">
                    <w:rPr>
                      <w:rFonts w:ascii="Cambria Math" w:hAnsi="Cambria Math"/>
                    </w:rPr>
                    <m:t>\backslash</m:t>
                  </w:del>
                </m:r>
                <m:r>
                  <w:del w:id="1665" w:author="Zixuan Zhou" w:date="2026-04-27T02:43:00Z" w16du:dateUtc="2026-04-26T18:43:00Z">
                    <m:rPr>
                      <m:sty m:val="p"/>
                    </m:rPr>
                    <w:rPr>
                      <w:rFonts w:ascii="Cambria Math" w:hAnsi="Cambria Math"/>
                    </w:rPr>
                    <m:t xml:space="preserve">\ </m:t>
                  </w:del>
                </m:r>
                <m:r>
                  <w:del w:id="1666" w:author="Zixuan Zhou" w:date="2026-04-27T02:43:00Z" w16du:dateUtc="2026-04-26T18:43:00Z">
                    <w:rPr>
                      <w:rFonts w:ascii="Cambria Math" w:hAnsi="Cambria Math"/>
                    </w:rPr>
                    <m:t>frac</m:t>
                  </w:del>
                </m:r>
                <m:r>
                  <w:del w:id="1667" w:author="Zixuan Zhou" w:date="2026-04-27T02:43:00Z" w16du:dateUtc="2026-04-26T18:43:00Z">
                    <m:rPr>
                      <m:sty m:val="p"/>
                    </m:rPr>
                    <w:rPr>
                      <w:rFonts w:ascii="Cambria Math" w:hAnsi="Cambria Math"/>
                    </w:rPr>
                    <m:t>{</m:t>
                  </w:del>
                </m:r>
                <m:r>
                  <w:del w:id="1668" w:author="Zixuan Zhou" w:date="2026-04-27T02:43:00Z" w16du:dateUtc="2026-04-26T18:43:00Z">
                    <w:rPr>
                      <w:rFonts w:ascii="Cambria Math" w:hAnsi="Cambria Math"/>
                    </w:rPr>
                    <m:t>\backslash</m:t>
                  </w:del>
                </m:r>
                <m:r>
                  <w:del w:id="1669" w:author="Zixuan Zhou" w:date="2026-04-27T02:43:00Z" w16du:dateUtc="2026-04-26T18:43:00Z">
                    <m:rPr>
                      <m:sty m:val="p"/>
                    </m:rPr>
                    <w:rPr>
                      <w:rFonts w:ascii="Cambria Math" w:hAnsi="Cambria Math"/>
                    </w:rPr>
                    <m:t xml:space="preserve">\ </m:t>
                  </w:del>
                </m:r>
                <m:r>
                  <w:del w:id="1670" w:author="Zixuan Zhou" w:date="2026-04-27T02:43:00Z" w16du:dateUtc="2026-04-26T18:43:00Z">
                    <w:rPr>
                      <w:rFonts w:ascii="Cambria Math" w:hAnsi="Cambria Math"/>
                    </w:rPr>
                    <m:t>sum</m:t>
                  </w:del>
                </m:r>
                <m:r>
                  <w:del w:id="1671" w:author="Zixuan Zhou" w:date="2026-04-27T02:43:00Z" w16du:dateUtc="2026-04-26T18:43:00Z">
                    <m:rPr>
                      <m:sty m:val="p"/>
                    </m:rPr>
                    <w:rPr>
                      <w:rFonts w:ascii="Cambria Math" w:hAnsi="Cambria Math"/>
                    </w:rPr>
                    <m:t>_{</m:t>
                  </w:del>
                </m:r>
                <m:r>
                  <w:del w:id="1672" w:author="Zixuan Zhou" w:date="2026-04-27T02:43:00Z" w16du:dateUtc="2026-04-26T18:43:00Z">
                    <w:rPr>
                      <w:rFonts w:ascii="Cambria Math" w:hAnsi="Cambria Math"/>
                    </w:rPr>
                    <m:t>i</m:t>
                  </w:del>
                </m:r>
                <m:r>
                  <w:del w:id="1673" w:author="Zixuan Zhou" w:date="2026-04-27T02:43:00Z" w16du:dateUtc="2026-04-26T18:43:00Z">
                    <m:rPr>
                      <m:sty m:val="p"/>
                    </m:rPr>
                    <w:rPr>
                      <w:rFonts w:ascii="Cambria Math" w:hAnsi="Cambria Math"/>
                    </w:rPr>
                    <m:t>=1}^{</m:t>
                  </w:del>
                </m:r>
                <m:r>
                  <w:del w:id="1674" w:author="Zixuan Zhou" w:date="2026-04-27T02:43:00Z" w16du:dateUtc="2026-04-26T18:43:00Z">
                    <w:rPr>
                      <w:rFonts w:ascii="Cambria Math" w:hAnsi="Cambria Math"/>
                    </w:rPr>
                    <m:t>N</m:t>
                  </w:del>
                </m:r>
                <m:r>
                  <w:del w:id="1675" w:author="Zixuan Zhou" w:date="2026-04-27T02:43:00Z" w16du:dateUtc="2026-04-26T18:43:00Z">
                    <m:rPr>
                      <m:sty m:val="p"/>
                    </m:rPr>
                    <w:rPr>
                      <w:rFonts w:ascii="Cambria Math" w:hAnsi="Cambria Math"/>
                    </w:rPr>
                    <m:t xml:space="preserve">}\ </m:t>
                  </w:del>
                </m:r>
                <m:r>
                  <w:del w:id="1676" w:author="Zixuan Zhou" w:date="2026-04-27T02:43:00Z" w16du:dateUtc="2026-04-26T18:43:00Z">
                    <w:rPr>
                      <w:rFonts w:ascii="Cambria Math" w:hAnsi="Cambria Math"/>
                    </w:rPr>
                    <m:t>w</m:t>
                  </w:del>
                </m:r>
                <m:r>
                  <w:del w:id="1677" w:author="Zixuan Zhou" w:date="2026-04-27T02:43:00Z" w16du:dateUtc="2026-04-26T18:43:00Z">
                    <m:rPr>
                      <m:sty m:val="p"/>
                    </m:rPr>
                    <w:rPr>
                      <w:rFonts w:ascii="Cambria Math" w:hAnsi="Cambria Math"/>
                    </w:rPr>
                    <m:t>_{</m:t>
                  </w:del>
                </m:r>
                <m:r>
                  <w:del w:id="1678" w:author="Zixuan Zhou" w:date="2026-04-27T02:43:00Z" w16du:dateUtc="2026-04-26T18:43:00Z">
                    <w:rPr>
                      <w:rFonts w:ascii="Cambria Math" w:hAnsi="Cambria Math"/>
                    </w:rPr>
                    <m:t>r</m:t>
                  </w:del>
                </m:r>
                <m:r>
                  <w:del w:id="1679" w:author="Zixuan Zhou" w:date="2026-04-27T02:43:00Z" w16du:dateUtc="2026-04-26T18:43:00Z">
                    <m:rPr>
                      <m:sty m:val="p"/>
                    </m:rPr>
                    <w:rPr>
                      <w:rFonts w:ascii="Cambria Math" w:hAnsi="Cambria Math"/>
                    </w:rPr>
                    <m:t>_</m:t>
                  </w:del>
                </m:r>
                <m:r>
                  <w:del w:id="1680" w:author="Zixuan Zhou" w:date="2026-04-27T02:43:00Z" w16du:dateUtc="2026-04-26T18:43:00Z">
                    <w:rPr>
                      <w:rFonts w:ascii="Cambria Math" w:hAnsi="Cambria Math"/>
                    </w:rPr>
                    <m:t>i</m:t>
                  </w:del>
                </m:r>
                <m:r>
                  <w:del w:id="1681" w:author="Zixuan Zhou" w:date="2026-04-27T02:43:00Z" w16du:dateUtc="2026-04-26T18:43:00Z">
                    <m:rPr>
                      <m:sty m:val="p"/>
                    </m:rPr>
                    <w:rPr>
                      <w:rFonts w:ascii="Cambria Math" w:hAnsi="Cambria Math"/>
                    </w:rPr>
                    <m:t xml:space="preserve">\ </m:t>
                  </w:del>
                </m:r>
                <m:r>
                  <w:del w:id="1682" w:author="Zixuan Zhou" w:date="2026-04-27T02:43:00Z" w16du:dateUtc="2026-04-26T18:43:00Z">
                    <w:rPr>
                      <w:rFonts w:ascii="Cambria Math" w:hAnsi="Cambria Math"/>
                    </w:rPr>
                    <m:t>s</m:t>
                  </w:del>
                </m:r>
                <m:r>
                  <w:del w:id="1683" w:author="Zixuan Zhou" w:date="2026-04-27T02:43:00Z" w16du:dateUtc="2026-04-26T18:43:00Z">
                    <m:rPr>
                      <m:sty m:val="p"/>
                    </m:rPr>
                    <w:rPr>
                      <w:rFonts w:ascii="Cambria Math" w:hAnsi="Cambria Math"/>
                    </w:rPr>
                    <m:t>_</m:t>
                  </w:del>
                </m:r>
                <m:r>
                  <w:del w:id="1684" w:author="Zixuan Zhou" w:date="2026-04-27T02:43:00Z" w16du:dateUtc="2026-04-26T18:43:00Z">
                    <w:rPr>
                      <w:rFonts w:ascii="Cambria Math" w:hAnsi="Cambria Math"/>
                    </w:rPr>
                    <m:t>i</m:t>
                  </w:del>
                </m:r>
                <m:r>
                  <w:del w:id="1685" w:author="Zixuan Zhou" w:date="2026-04-27T02:43:00Z" w16du:dateUtc="2026-04-26T18:43:00Z">
                    <m:rPr>
                      <m:sty m:val="p"/>
                    </m:rPr>
                    <w:rPr>
                      <w:rFonts w:ascii="Cambria Math" w:hAnsi="Cambria Math"/>
                    </w:rPr>
                    <m:t>}\ (</m:t>
                  </w:del>
                </m:r>
                <m:r>
                  <w:del w:id="1686" w:author="Zixuan Zhou" w:date="2026-04-27T02:43:00Z" w16du:dateUtc="2026-04-26T18:43:00Z">
                    <w:rPr>
                      <w:rFonts w:ascii="Cambria Math" w:hAnsi="Cambria Math"/>
                    </w:rPr>
                    <m:t>r</m:t>
                  </w:del>
                </m:r>
                <m:r>
                  <w:del w:id="1687" w:author="Zixuan Zhou" w:date="2026-04-27T02:43:00Z" w16du:dateUtc="2026-04-26T18:43:00Z">
                    <m:rPr>
                      <m:sty m:val="p"/>
                    </m:rPr>
                    <w:rPr>
                      <w:rFonts w:ascii="Cambria Math" w:hAnsi="Cambria Math"/>
                    </w:rPr>
                    <m:t>_</m:t>
                  </w:del>
                </m:r>
                <m:r>
                  <w:del w:id="1688" w:author="Zixuan Zhou" w:date="2026-04-27T02:43:00Z" w16du:dateUtc="2026-04-26T18:43:00Z">
                    <w:rPr>
                      <w:rFonts w:ascii="Cambria Math" w:hAnsi="Cambria Math"/>
                    </w:rPr>
                    <m:t>i</m:t>
                  </w:del>
                </m:r>
                <m:r>
                  <w:del w:id="1689" w:author="Zixuan Zhou" w:date="2026-04-27T02:43:00Z" w16du:dateUtc="2026-04-26T18:43:00Z">
                    <m:rPr>
                      <m:sty m:val="p"/>
                    </m:rPr>
                    <w:rPr>
                      <w:rFonts w:ascii="Cambria Math" w:hAnsi="Cambria Math"/>
                    </w:rPr>
                    <m:t xml:space="preserve">\ -\ </m:t>
                  </w:del>
                </m:r>
                <m:r>
                  <w:del w:id="1690" w:author="Zixuan Zhou" w:date="2026-04-27T02:43:00Z" w16du:dateUtc="2026-04-26T18:43:00Z">
                    <w:rPr>
                      <w:rFonts w:ascii="Cambria Math" w:hAnsi="Cambria Math"/>
                    </w:rPr>
                    <m:t>s</m:t>
                  </w:del>
                </m:r>
                <m:r>
                  <w:del w:id="1691" w:author="Zixuan Zhou" w:date="2026-04-27T02:43:00Z" w16du:dateUtc="2026-04-26T18:43:00Z">
                    <m:rPr>
                      <m:sty m:val="p"/>
                    </m:rPr>
                    <w:rPr>
                      <w:rFonts w:ascii="Cambria Math" w:hAnsi="Cambria Math"/>
                    </w:rPr>
                    <m:t>_</m:t>
                  </w:del>
                </m:r>
                <m:r>
                  <w:del w:id="1692" w:author="Zixuan Zhou" w:date="2026-04-27T02:43:00Z" w16du:dateUtc="2026-04-26T18:43:00Z">
                    <w:rPr>
                      <w:rFonts w:ascii="Cambria Math" w:hAnsi="Cambria Math"/>
                    </w:rPr>
                    <m:t>i</m:t>
                  </w:del>
                </m:r>
                <m:r>
                  <w:del w:id="1693" w:author="Zixuan Zhou" w:date="2026-04-27T02:43:00Z" w16du:dateUtc="2026-04-26T18:43:00Z">
                    <m:rPr>
                      <m:sty m:val="p"/>
                    </m:rPr>
                    <w:rPr>
                      <w:rFonts w:ascii="Cambria Math" w:hAnsi="Cambria Math"/>
                    </w:rPr>
                    <m:t>)^2}{</m:t>
                  </w:del>
                </m:r>
                <m:r>
                  <w:del w:id="1694" w:author="Zixuan Zhou" w:date="2026-04-27T02:43:00Z" w16du:dateUtc="2026-04-26T18:43:00Z">
                    <w:rPr>
                      <w:rFonts w:ascii="Cambria Math" w:hAnsi="Cambria Math"/>
                    </w:rPr>
                    <m:t>\backslash</m:t>
                  </w:del>
                </m:r>
                <m:r>
                  <w:del w:id="1695" w:author="Zixuan Zhou" w:date="2026-04-27T02:43:00Z" w16du:dateUtc="2026-04-26T18:43:00Z">
                    <m:rPr>
                      <m:sty m:val="p"/>
                    </m:rPr>
                    <w:rPr>
                      <w:rFonts w:ascii="Cambria Math" w:hAnsi="Cambria Math"/>
                    </w:rPr>
                    <m:t xml:space="preserve">\ </m:t>
                  </w:del>
                </m:r>
                <m:r>
                  <w:del w:id="1696" w:author="Zixuan Zhou" w:date="2026-04-27T02:43:00Z" w16du:dateUtc="2026-04-26T18:43:00Z">
                    <w:rPr>
                      <w:rFonts w:ascii="Cambria Math" w:hAnsi="Cambria Math"/>
                    </w:rPr>
                    <m:t>sum</m:t>
                  </w:del>
                </m:r>
                <m:r>
                  <w:del w:id="1697" w:author="Zixuan Zhou" w:date="2026-04-27T02:43:00Z" w16du:dateUtc="2026-04-26T18:43:00Z">
                    <m:rPr>
                      <m:sty m:val="p"/>
                    </m:rPr>
                    <w:rPr>
                      <w:rFonts w:ascii="Cambria Math" w:hAnsi="Cambria Math"/>
                    </w:rPr>
                    <m:t>_{</m:t>
                  </w:del>
                </m:r>
                <m:r>
                  <w:del w:id="1698" w:author="Zixuan Zhou" w:date="2026-04-27T02:43:00Z" w16du:dateUtc="2026-04-26T18:43:00Z">
                    <w:rPr>
                      <w:rFonts w:ascii="Cambria Math" w:hAnsi="Cambria Math"/>
                    </w:rPr>
                    <m:t>j</m:t>
                  </w:del>
                </m:r>
                <m:r>
                  <w:del w:id="1699" w:author="Zixuan Zhou" w:date="2026-04-27T02:43:00Z" w16du:dateUtc="2026-04-26T18:43:00Z">
                    <m:rPr>
                      <m:sty m:val="p"/>
                    </m:rPr>
                    <w:rPr>
                      <w:rFonts w:ascii="Cambria Math" w:hAnsi="Cambria Math"/>
                    </w:rPr>
                    <m:t>=1}^{3}</m:t>
                  </w:del>
                </m:r>
                <m:r>
                  <w:del w:id="1700" w:author="Zixuan Zhou" w:date="2026-04-27T02:43:00Z" w16du:dateUtc="2026-04-26T18:43:00Z">
                    <w:rPr>
                      <w:rFonts w:ascii="Cambria Math" w:hAnsi="Cambria Math"/>
                    </w:rPr>
                    <m:t>\backslash</m:t>
                  </w:del>
                </m:r>
                <m:r>
                  <w:del w:id="1701" w:author="Zixuan Zhou" w:date="2026-04-27T02:43:00Z" w16du:dateUtc="2026-04-26T18:43:00Z">
                    <m:rPr>
                      <m:sty m:val="p"/>
                    </m:rPr>
                    <w:rPr>
                      <w:rFonts w:ascii="Cambria Math" w:hAnsi="Cambria Math"/>
                    </w:rPr>
                    <m:t xml:space="preserve">\ </m:t>
                  </w:del>
                </m:r>
                <m:r>
                  <w:del w:id="1702" w:author="Zixuan Zhou" w:date="2026-04-27T02:43:00Z" w16du:dateUtc="2026-04-26T18:43:00Z">
                    <w:rPr>
                      <w:rFonts w:ascii="Cambria Math" w:hAnsi="Cambria Math"/>
                    </w:rPr>
                    <m:t>sum</m:t>
                  </w:del>
                </m:r>
                <m:r>
                  <w:del w:id="1703" w:author="Zixuan Zhou" w:date="2026-04-27T02:43:00Z" w16du:dateUtc="2026-04-26T18:43:00Z">
                    <m:rPr>
                      <m:sty m:val="p"/>
                    </m:rPr>
                    <w:rPr>
                      <w:rFonts w:ascii="Cambria Math" w:hAnsi="Cambria Math"/>
                    </w:rPr>
                    <m:t>_{</m:t>
                  </w:del>
                </m:r>
                <m:r>
                  <w:del w:id="1704" w:author="Zixuan Zhou" w:date="2026-04-27T02:43:00Z" w16du:dateUtc="2026-04-26T18:43:00Z">
                    <w:rPr>
                      <w:rFonts w:ascii="Cambria Math" w:hAnsi="Cambria Math"/>
                    </w:rPr>
                    <m:t>k</m:t>
                  </w:del>
                </m:r>
                <m:r>
                  <w:del w:id="1705" w:author="Zixuan Zhou" w:date="2026-04-27T02:43:00Z" w16du:dateUtc="2026-04-26T18:43:00Z">
                    <m:rPr>
                      <m:sty m:val="p"/>
                    </m:rPr>
                    <w:rPr>
                      <w:rFonts w:ascii="Cambria Math" w:hAnsi="Cambria Math"/>
                    </w:rPr>
                    <m:t xml:space="preserve">=1}^{3}\ </m:t>
                  </w:del>
                </m:r>
                <m:r>
                  <w:del w:id="1706" w:author="Zixuan Zhou" w:date="2026-04-27T02:43:00Z" w16du:dateUtc="2026-04-26T18:43:00Z">
                    <w:rPr>
                      <w:rFonts w:ascii="Cambria Math" w:hAnsi="Cambria Math"/>
                    </w:rPr>
                    <m:t>w</m:t>
                  </w:del>
                </m:r>
                <m:r>
                  <w:del w:id="1707" w:author="Zixuan Zhou" w:date="2026-04-27T02:43:00Z" w16du:dateUtc="2026-04-26T18:43:00Z">
                    <m:rPr>
                      <m:sty m:val="p"/>
                    </m:rPr>
                    <w:rPr>
                      <w:rFonts w:ascii="Cambria Math" w:hAnsi="Cambria Math"/>
                    </w:rPr>
                    <m:t>_{</m:t>
                  </w:del>
                </m:r>
                <m:r>
                  <w:del w:id="1708" w:author="Zixuan Zhou" w:date="2026-04-27T02:43:00Z" w16du:dateUtc="2026-04-26T18:43:00Z">
                    <w:rPr>
                      <w:rFonts w:ascii="Cambria Math" w:hAnsi="Cambria Math"/>
                    </w:rPr>
                    <m:t>jk</m:t>
                  </w:del>
                </m:r>
                <m:r>
                  <w:del w:id="1709" w:author="Zixuan Zhou" w:date="2026-04-27T02:43:00Z" w16du:dateUtc="2026-04-26T18:43:00Z">
                    <m:rPr>
                      <m:sty m:val="p"/>
                    </m:rPr>
                    <w:rPr>
                      <w:rFonts w:ascii="Cambria Math" w:hAnsi="Cambria Math"/>
                    </w:rPr>
                    <m:t xml:space="preserve">}\ </m:t>
                  </w:del>
                </m:r>
                <m:r>
                  <w:del w:id="1710" w:author="Zixuan Zhou" w:date="2026-04-27T02:43:00Z" w16du:dateUtc="2026-04-26T18:43:00Z">
                    <w:rPr>
                      <w:rFonts w:ascii="Cambria Math" w:hAnsi="Cambria Math"/>
                    </w:rPr>
                    <m:t>P</m:t>
                  </w:del>
                </m:r>
                <m:r>
                  <w:del w:id="1711" w:author="Zixuan Zhou" w:date="2026-04-27T02:43:00Z" w16du:dateUtc="2026-04-26T18:43:00Z">
                    <m:rPr>
                      <m:sty m:val="p"/>
                    </m:rPr>
                    <w:rPr>
                      <w:rFonts w:ascii="Cambria Math" w:hAnsi="Cambria Math"/>
                    </w:rPr>
                    <m:t>_{</m:t>
                  </w:del>
                </m:r>
                <m:r>
                  <w:del w:id="1712" w:author="Zixuan Zhou" w:date="2026-04-27T02:43:00Z" w16du:dateUtc="2026-04-26T18:43:00Z">
                    <w:rPr>
                      <w:rFonts w:ascii="Cambria Math" w:hAnsi="Cambria Math"/>
                    </w:rPr>
                    <m:t>o</m:t>
                  </w:del>
                </m:r>
                <m:r>
                  <w:del w:id="1713" w:author="Zixuan Zhou" w:date="2026-04-27T02:43:00Z" w16du:dateUtc="2026-04-26T18:43:00Z">
                    <m:rPr>
                      <m:sty m:val="p"/>
                    </m:rPr>
                    <w:rPr>
                      <w:rFonts w:ascii="Cambria Math" w:hAnsi="Cambria Math"/>
                    </w:rPr>
                    <m:t>,</m:t>
                  </w:del>
                </m:r>
                <m:r>
                  <w:del w:id="1714" w:author="Zixuan Zhou" w:date="2026-04-27T02:43:00Z" w16du:dateUtc="2026-04-26T18:43:00Z">
                    <w:rPr>
                      <w:rFonts w:ascii="Cambria Math" w:hAnsi="Cambria Math"/>
                    </w:rPr>
                    <m:t>jk</m:t>
                  </w:del>
                </m:r>
                <m:r>
                  <w:del w:id="1715" w:author="Zixuan Zhou" w:date="2026-04-27T02:43:00Z" w16du:dateUtc="2026-04-26T18:43:00Z">
                    <m:rPr>
                      <m:sty m:val="p"/>
                    </m:rPr>
                    <w:rPr>
                      <w:rFonts w:ascii="Cambria Math" w:hAnsi="Cambria Math"/>
                    </w:rPr>
                    <m:t>}\ (</m:t>
                  </w:del>
                </m:r>
                <m:r>
                  <w:del w:id="1716" w:author="Zixuan Zhou" w:date="2026-04-27T02:43:00Z" w16du:dateUtc="2026-04-26T18:43:00Z">
                    <w:rPr>
                      <w:rFonts w:ascii="Cambria Math" w:hAnsi="Cambria Math"/>
                    </w:rPr>
                    <m:t>j</m:t>
                  </w:del>
                </m:r>
                <m:r>
                  <w:del w:id="1717" w:author="Zixuan Zhou" w:date="2026-04-27T02:43:00Z" w16du:dateUtc="2026-04-26T18:43:00Z">
                    <m:rPr>
                      <m:sty m:val="p"/>
                    </m:rPr>
                    <w:rPr>
                      <w:rFonts w:ascii="Cambria Math" w:hAnsi="Cambria Math"/>
                    </w:rPr>
                    <m:t xml:space="preserve">\ -\ </m:t>
                  </w:del>
                </m:r>
                <m:r>
                  <w:del w:id="1718" w:author="Zixuan Zhou" w:date="2026-04-27T02:43:00Z" w16du:dateUtc="2026-04-26T18:43:00Z">
                    <w:rPr>
                      <w:rFonts w:ascii="Cambria Math" w:hAnsi="Cambria Math"/>
                    </w:rPr>
                    <m:t>k</m:t>
                  </w:del>
                </m:r>
                <m:r>
                  <w:del w:id="1719" w:author="Zixuan Zhou" w:date="2026-04-27T02:43:00Z" w16du:dateUtc="2026-04-26T18:43:00Z">
                    <m:rPr>
                      <m:sty m:val="p"/>
                    </m:rPr>
                    <w:rPr>
                      <w:rFonts w:ascii="Cambria Math" w:hAnsi="Cambria Math"/>
                    </w:rPr>
                    <m:t>)^2}\</m:t>
                  </w:del>
                </m:r>
                <m:r>
                  <w:del w:id="1720" w:author="Zixuan Zhou" w:date="2026-04-27T02:43:00Z" w16du:dateUtc="2026-04-26T18:43:00Z">
                    <w:rPr>
                      <w:rFonts w:ascii="Cambria Math" w:hAnsi="Cambria Math"/>
                    </w:rPr>
                    <m:t>backslash</m:t>
                  </w:del>
                </m:r>
                <m:r>
                  <w:del w:id="1721" w:author="Zixuan Zhou" w:date="2026-04-27T02:43:00Z" w16du:dateUtc="2026-04-26T18:43:00Z">
                    <m:rPr>
                      <m:sty m:val="p"/>
                    </m:rPr>
                    <w:rPr>
                      <w:rFonts w:ascii="Cambria Math" w:hAnsi="Cambria Math"/>
                    </w:rPr>
                    <m:t xml:space="preserve"> \$\</m:t>
                  </w:del>
                </m:r>
                <m:r>
                  <w:del w:id="1722" w:author="Zixuan Zhou" w:date="2026-04-27T02:43:00Z" w16du:dateUtc="2026-04-26T18:43:00Z">
                    <w:rPr>
                      <w:rFonts w:ascii="Cambria Math" w:hAnsi="Cambria Math"/>
                    </w:rPr>
                    <m:t>backslash</m:t>
                  </w:del>
                </m:r>
                <m:r>
                  <w:del w:id="1723" w:author="Zixuan Zhou" w:date="2026-04-27T02:43:00Z" w16du:dateUtc="2026-04-26T18:43:00Z">
                    <m:rPr>
                      <m:sty m:val="p"/>
                    </m:rPr>
                    <w:rPr>
                      <w:rFonts w:ascii="Cambria Math" w:hAnsi="Cambria Math"/>
                    </w:rPr>
                    <m:t xml:space="preserve"> \$</m:t>
                  </w:del>
                </m:r>
                <m:r>
                  <w:del w:id="1724" w:author="Zixuan Zhou" w:date="2026-04-27T02:43:00Z" w16du:dateUtc="2026-04-26T18:43:00Z">
                    <w:rPr>
                      <w:rFonts w:ascii="Cambria Math" w:hAnsi="Cambria Math"/>
                    </w:rPr>
                    <m:t>\kappa</m:t>
                  </w:del>
                </m:r>
                <m:r>
                  <w:del w:id="1725" w:author="Zixuan Zhou" w:date="2026-04-27T02:43:00Z" w16du:dateUtc="2026-04-26T18:43:00Z">
                    <m:rPr>
                      <m:sty m:val="p"/>
                    </m:rPr>
                    <w:rPr>
                      <w:rFonts w:ascii="Cambria Math" w:hAnsi="Cambria Math"/>
                    </w:rPr>
                    <m:t>_</m:t>
                  </w:del>
                </m:r>
                <m:r>
                  <w:del w:id="1726" w:author="Zixuan Zhou" w:date="2026-04-27T02:43:00Z" w16du:dateUtc="2026-04-26T18:43:00Z">
                    <w:rPr>
                      <w:rFonts w:ascii="Cambria Math" w:hAnsi="Cambria Math"/>
                    </w:rPr>
                    <m:t>w</m:t>
                  </w:del>
                </m:r>
                <m:r>
                  <w:del w:id="1727" w:author="Zixuan Zhou" w:date="2026-04-27T02:43:00Z" w16du:dateUtc="2026-04-26T18:43:00Z">
                    <m:rPr>
                      <m:sty m:val="p"/>
                    </m:rPr>
                    <w:rPr>
                      <w:rFonts w:ascii="Cambria Math" w:hAnsi="Cambria Math"/>
                    </w:rPr>
                    <m:t>=1-</m:t>
                  </w:del>
                </m:r>
                <m:r>
                  <w:del w:id="1728" w:author="Zixuan Zhou" w:date="2026-04-27T02:43:00Z" w16du:dateUtc="2026-04-26T18:43:00Z">
                    <w:rPr>
                      <w:rFonts w:ascii="Cambria Math" w:hAnsi="Cambria Math"/>
                    </w:rPr>
                    <m:t>\backslash</m:t>
                  </w:del>
                </m:r>
                <m:r>
                  <w:del w:id="1729" w:author="Zixuan Zhou" w:date="2026-04-27T02:43:00Z" w16du:dateUtc="2026-04-26T18:43:00Z">
                    <m:rPr>
                      <m:sty m:val="p"/>
                    </m:rPr>
                    <w:rPr>
                      <w:rFonts w:ascii="Cambria Math" w:hAnsi="Cambria Math"/>
                    </w:rPr>
                    <m:t xml:space="preserve">\ </m:t>
                  </w:del>
                </m:r>
                <m:r>
                  <w:del w:id="1730" w:author="Zixuan Zhou" w:date="2026-04-27T02:43:00Z" w16du:dateUtc="2026-04-26T18:43:00Z">
                    <w:rPr>
                      <w:rFonts w:ascii="Cambria Math" w:hAnsi="Cambria Math"/>
                    </w:rPr>
                    <m:t>frac\sum</m:t>
                  </w:del>
                </m:r>
                <m:r>
                  <w:del w:id="1731" w:author="Zixuan Zhou" w:date="2026-04-27T02:43:00Z" w16du:dateUtc="2026-04-26T18:43:00Z">
                    <m:rPr>
                      <m:sty m:val="p"/>
                    </m:rPr>
                    <w:rPr>
                      <w:rFonts w:ascii="Cambria Math" w:hAnsi="Cambria Math"/>
                    </w:rPr>
                    <m:t>_(</m:t>
                  </w:del>
                </m:r>
                <m:r>
                  <w:del w:id="1732" w:author="Zixuan Zhou" w:date="2026-04-27T02:43:00Z" w16du:dateUtc="2026-04-26T18:43:00Z">
                    <w:rPr>
                      <w:rFonts w:ascii="Cambria Math" w:hAnsi="Cambria Math"/>
                    </w:rPr>
                    <m:t>i</m:t>
                  </w:del>
                </m:r>
                <m:r>
                  <w:del w:id="1733" w:author="Zixuan Zhou" w:date="2026-04-27T02:43:00Z" w16du:dateUtc="2026-04-26T18:43:00Z">
                    <m:rPr>
                      <m:sty m:val="p"/>
                    </m:rPr>
                    <w:rPr>
                      <w:rFonts w:ascii="Cambria Math" w:hAnsi="Cambria Math"/>
                    </w:rPr>
                    <m:t>=1)^</m:t>
                  </w:del>
                </m:r>
                <m:r>
                  <w:del w:id="1734" w:author="Zixuan Zhou" w:date="2026-04-27T02:43:00Z" w16du:dateUtc="2026-04-26T18:43:00Z">
                    <w:rPr>
                      <w:rFonts w:ascii="Cambria Math" w:hAnsi="Cambria Math"/>
                    </w:rPr>
                    <m:t>N\of\begin</m:t>
                  </w:del>
                </m:r>
                <m:r>
                  <w:del w:id="1735" w:author="Zixuan Zhou" w:date="2026-04-27T02:43:00Z" w16du:dateUtc="2026-04-26T18:43:00Z">
                    <m:rPr>
                      <m:sty m:val="p"/>
                    </m:rPr>
                    <w:rPr>
                      <w:rFonts w:ascii="Cambria Math" w:hAnsi="Cambria Math"/>
                    </w:rPr>
                    <m:t xml:space="preserve"> </m:t>
                  </w:del>
                </m:r>
                <m:r>
                  <w:del w:id="1736" w:author="Zixuan Zhou" w:date="2026-04-27T02:43:00Z" w16du:dateUtc="2026-04-26T18:43:00Z">
                    <w:rPr>
                      <w:rFonts w:ascii="Cambria Math" w:hAnsi="Cambria Math"/>
                    </w:rPr>
                    <m:t>w</m:t>
                  </w:del>
                </m:r>
                <m:r>
                  <w:del w:id="1737" w:author="Zixuan Zhou" w:date="2026-04-27T02:43:00Z" w16du:dateUtc="2026-04-26T18:43:00Z">
                    <m:rPr>
                      <m:sty m:val="p"/>
                    </m:rPr>
                    <w:rPr>
                      <w:rFonts w:ascii="Cambria Math" w:hAnsi="Cambria Math"/>
                    </w:rPr>
                    <m:t>_(</m:t>
                  </w:del>
                </m:r>
                <m:r>
                  <w:del w:id="1738" w:author="Zixuan Zhou" w:date="2026-04-27T02:43:00Z" w16du:dateUtc="2026-04-26T18:43:00Z">
                    <w:rPr>
                      <w:rFonts w:ascii="Cambria Math" w:hAnsi="Cambria Math"/>
                    </w:rPr>
                    <m:t>r</m:t>
                  </w:del>
                </m:r>
                <m:r>
                  <w:del w:id="1739" w:author="Zixuan Zhou" w:date="2026-04-27T02:43:00Z" w16du:dateUtc="2026-04-26T18:43:00Z">
                    <m:rPr>
                      <m:sty m:val="p"/>
                    </m:rPr>
                    <w:rPr>
                      <w:rFonts w:ascii="Cambria Math" w:hAnsi="Cambria Math"/>
                    </w:rPr>
                    <m:t>_</m:t>
                  </w:del>
                </m:r>
                <m:r>
                  <w:del w:id="1740" w:author="Zixuan Zhou" w:date="2026-04-27T02:43:00Z" w16du:dateUtc="2026-04-26T18:43:00Z">
                    <w:rPr>
                      <w:rFonts w:ascii="Cambria Math" w:hAnsi="Cambria Math"/>
                    </w:rPr>
                    <m:t>i</m:t>
                  </w:del>
                </m:r>
                <m:r>
                  <w:del w:id="1741" w:author="Zixuan Zhou" w:date="2026-04-27T02:43:00Z" w16du:dateUtc="2026-04-26T18:43:00Z">
                    <m:rPr>
                      <m:sty m:val="p"/>
                    </m:rPr>
                    <w:rPr>
                      <w:rFonts w:ascii="Cambria Math" w:hAnsi="Cambria Math"/>
                    </w:rPr>
                    <m:t xml:space="preserve">\ </m:t>
                  </w:del>
                </m:r>
                <m:r>
                  <w:del w:id="1742" w:author="Zixuan Zhou" w:date="2026-04-27T02:43:00Z" w16du:dateUtc="2026-04-26T18:43:00Z">
                    <w:rPr>
                      <w:rFonts w:ascii="Cambria Math" w:hAnsi="Cambria Math"/>
                    </w:rPr>
                    <m:t>s</m:t>
                  </w:del>
                </m:r>
                <m:r>
                  <w:del w:id="1743" w:author="Zixuan Zhou" w:date="2026-04-27T02:43:00Z" w16du:dateUtc="2026-04-26T18:43:00Z">
                    <m:rPr>
                      <m:sty m:val="p"/>
                    </m:rPr>
                    <w:rPr>
                      <w:rFonts w:ascii="Cambria Math" w:hAnsi="Cambria Math"/>
                    </w:rPr>
                    <m:t>_</m:t>
                  </w:del>
                </m:r>
                <m:r>
                  <w:del w:id="1744" w:author="Zixuan Zhou" w:date="2026-04-27T02:43:00Z" w16du:dateUtc="2026-04-26T18:43:00Z">
                    <w:rPr>
                      <w:rFonts w:ascii="Cambria Math" w:hAnsi="Cambria Math"/>
                    </w:rPr>
                    <m:t>i</m:t>
                  </w:del>
                </m:r>
                <m:r>
                  <w:del w:id="1745" w:author="Zixuan Zhou" w:date="2026-04-27T02:43:00Z" w16du:dateUtc="2026-04-26T18:43:00Z">
                    <m:rPr>
                      <m:sty m:val="p"/>
                    </m:rPr>
                    <w:rPr>
                      <w:rFonts w:ascii="Cambria Math" w:hAnsi="Cambria Math"/>
                    </w:rPr>
                    <m:t>\ )\ (</m:t>
                  </w:del>
                </m:r>
                <m:r>
                  <w:del w:id="1746" w:author="Zixuan Zhou" w:date="2026-04-27T02:43:00Z" w16du:dateUtc="2026-04-26T18:43:00Z">
                    <w:rPr>
                      <w:rFonts w:ascii="Cambria Math" w:hAnsi="Cambria Math"/>
                    </w:rPr>
                    <m:t>r</m:t>
                  </w:del>
                </m:r>
                <m:r>
                  <w:del w:id="1747" w:author="Zixuan Zhou" w:date="2026-04-27T02:43:00Z" w16du:dateUtc="2026-04-26T18:43:00Z">
                    <m:rPr>
                      <m:sty m:val="p"/>
                    </m:rPr>
                    <w:rPr>
                      <w:rFonts w:ascii="Cambria Math" w:hAnsi="Cambria Math"/>
                    </w:rPr>
                    <m:t>_</m:t>
                  </w:del>
                </m:r>
                <m:r>
                  <w:del w:id="1748" w:author="Zixuan Zhou" w:date="2026-04-27T02:43:00Z" w16du:dateUtc="2026-04-26T18:43:00Z">
                    <w:rPr>
                      <w:rFonts w:ascii="Cambria Math" w:hAnsi="Cambria Math"/>
                    </w:rPr>
                    <m:t>i</m:t>
                  </w:del>
                </m:r>
                <m:r>
                  <w:del w:id="1749" w:author="Zixuan Zhou" w:date="2026-04-27T02:43:00Z" w16du:dateUtc="2026-04-26T18:43:00Z">
                    <m:rPr>
                      <m:sty m:val="p"/>
                    </m:rPr>
                    <w:rPr>
                      <w:rFonts w:ascii="Cambria Math" w:hAnsi="Cambria Math"/>
                    </w:rPr>
                    <m:t>-</m:t>
                  </w:del>
                </m:r>
                <m:r>
                  <w:del w:id="1750" w:author="Zixuan Zhou" w:date="2026-04-27T02:43:00Z" w16du:dateUtc="2026-04-26T18:43:00Z">
                    <w:rPr>
                      <w:rFonts w:ascii="Cambria Math" w:hAnsi="Cambria Math"/>
                    </w:rPr>
                    <m:t>s</m:t>
                  </w:del>
                </m:r>
                <m:r>
                  <w:del w:id="1751" w:author="Zixuan Zhou" w:date="2026-04-27T02:43:00Z" w16du:dateUtc="2026-04-26T18:43:00Z">
                    <m:rPr>
                      <m:sty m:val="p"/>
                    </m:rPr>
                    <w:rPr>
                      <w:rFonts w:ascii="Cambria Math" w:hAnsi="Cambria Math"/>
                    </w:rPr>
                    <m:t>_</m:t>
                  </w:del>
                </m:r>
                <m:r>
                  <w:del w:id="1752" w:author="Zixuan Zhou" w:date="2026-04-27T02:43:00Z" w16du:dateUtc="2026-04-26T18:43:00Z">
                    <w:rPr>
                      <w:rFonts w:ascii="Cambria Math" w:hAnsi="Cambria Math"/>
                    </w:rPr>
                    <m:t>i</m:t>
                  </w:del>
                </m:r>
                <m:r>
                  <w:del w:id="1753" w:author="Zixuan Zhou" w:date="2026-04-27T02:43:00Z" w16du:dateUtc="2026-04-26T18:43:00Z">
                    <m:rPr>
                      <m:sty m:val="p"/>
                    </m:rPr>
                    <w:rPr>
                      <w:rFonts w:ascii="Cambria Math" w:hAnsi="Cambria Math"/>
                    </w:rPr>
                    <m:t xml:space="preserve">\ )^2\ </m:t>
                  </w:del>
                </m:r>
                <m:r>
                  <w:del w:id="1754" w:author="Zixuan Zhou" w:date="2026-04-27T02:37:00Z" w16du:dateUtc="2026-04-26T18:37:00Z">
                    <m:rPr>
                      <m:sty m:val="p"/>
                    </m:rPr>
                    <w:rPr>
                      <w:rFonts w:ascii="Cambria Math" w:hAnsi="Cambria Math"/>
                    </w:rPr>
                    <m:t>〗</m:t>
                  </w:del>
                </m:r>
                <m:r>
                  <w:del w:id="1755" w:author="Zixuan Zhou" w:date="2026-04-27T02:37:00Z" w16du:dateUtc="2026-04-26T18:37:00Z">
                    <m:rPr>
                      <m:sty m:val="p"/>
                    </m:rPr>
                    <w:rPr>
                      <w:rFonts w:ascii="Cambria Math" w:hAnsi="Cambria Math"/>
                    </w:rPr>
                    <m:t xml:space="preserve"> ∑_(</m:t>
                  </w:del>
                </m:r>
                <m:r>
                  <w:del w:id="1756" w:author="Zixuan Zhou" w:date="2026-04-27T02:37:00Z" w16du:dateUtc="2026-04-26T18:37:00Z">
                    <w:rPr>
                      <w:rFonts w:ascii="Cambria Math" w:hAnsi="Cambria Math"/>
                    </w:rPr>
                    <m:t>j</m:t>
                  </w:del>
                </m:r>
                <m:r>
                  <w:del w:id="1757" w:author="Zixuan Zhou" w:date="2026-04-27T02:37:00Z" w16du:dateUtc="2026-04-26T18:37:00Z">
                    <m:rPr>
                      <m:sty m:val="p"/>
                    </m:rPr>
                    <w:rPr>
                      <w:rFonts w:ascii="Cambria Math" w:hAnsi="Cambria Math"/>
                    </w:rPr>
                    <m:t>=1)^3▒∑_(</m:t>
                  </w:del>
                </m:r>
                <m:r>
                  <w:del w:id="1758" w:author="Zixuan Zhou" w:date="2026-04-27T02:37:00Z" w16du:dateUtc="2026-04-26T18:37:00Z">
                    <w:rPr>
                      <w:rFonts w:ascii="Cambria Math" w:hAnsi="Cambria Math"/>
                    </w:rPr>
                    <m:t>k</m:t>
                  </w:del>
                </m:r>
                <m:r>
                  <w:del w:id="1759" w:author="Zixuan Zhou" w:date="2026-04-27T02:37:00Z" w16du:dateUtc="2026-04-26T18:37:00Z">
                    <m:rPr>
                      <m:sty m:val="p"/>
                    </m:rPr>
                    <w:rPr>
                      <w:rFonts w:ascii="Cambria Math" w:hAnsi="Cambria Math"/>
                    </w:rPr>
                    <m:t>=1)^3▒</m:t>
                  </w:del>
                </m:r>
                <m:r>
                  <w:del w:id="1760" w:author="Zixuan Zhou" w:date="2026-04-27T02:37:00Z" w16du:dateUtc="2026-04-26T18:37:00Z">
                    <m:rPr>
                      <m:sty m:val="p"/>
                    </m:rPr>
                    <w:rPr>
                      <w:rFonts w:ascii="Cambria Math" w:hAnsi="Cambria Math"/>
                    </w:rPr>
                    <m:t>〖</m:t>
                  </w:del>
                </m:r>
                <m:r>
                  <w:del w:id="1761" w:author="Zixuan Zhou" w:date="2026-04-27T02:37:00Z" w16du:dateUtc="2026-04-26T18:37:00Z">
                    <w:rPr>
                      <w:rFonts w:ascii="Cambria Math" w:hAnsi="Cambria Math"/>
                    </w:rPr>
                    <m:t>w</m:t>
                  </w:del>
                </m:r>
                <m:r>
                  <w:del w:id="1762" w:author="Zixuan Zhou" w:date="2026-04-27T02:37:00Z" w16du:dateUtc="2026-04-26T18:37:00Z">
                    <m:rPr>
                      <m:sty m:val="p"/>
                    </m:rPr>
                    <w:rPr>
                      <w:rFonts w:ascii="Cambria Math" w:hAnsi="Cambria Math"/>
                    </w:rPr>
                    <m:t>_</m:t>
                  </w:del>
                </m:r>
                <m:r>
                  <w:del w:id="1763" w:author="Zixuan Zhou" w:date="2026-04-27T02:37:00Z" w16du:dateUtc="2026-04-26T18:37:00Z">
                    <w:rPr>
                      <w:rFonts w:ascii="Cambria Math" w:hAnsi="Cambria Math"/>
                    </w:rPr>
                    <m:t>jk</m:t>
                  </w:del>
                </m:r>
                <m:r>
                  <w:del w:id="1764" w:author="Zixuan Zhou" w:date="2026-04-27T02:37:00Z" w16du:dateUtc="2026-04-26T18:37:00Z">
                    <m:rPr>
                      <m:sty m:val="p"/>
                    </m:rPr>
                    <w:rPr>
                      <w:rFonts w:ascii="Cambria Math" w:hAnsi="Cambria Math"/>
                    </w:rPr>
                    <m:t xml:space="preserve"> </m:t>
                  </w:del>
                </m:r>
                <m:r>
                  <w:del w:id="1765" w:author="Zixuan Zhou" w:date="2026-04-27T02:37:00Z" w16du:dateUtc="2026-04-26T18:37:00Z">
                    <w:rPr>
                      <w:rFonts w:ascii="Cambria Math" w:hAnsi="Cambria Math"/>
                    </w:rPr>
                    <m:t>P</m:t>
                  </w:del>
                </m:r>
                <m:r>
                  <w:del w:id="1766" w:author="Zixuan Zhou" w:date="2026-04-27T02:37:00Z" w16du:dateUtc="2026-04-26T18:37:00Z">
                    <m:rPr>
                      <m:sty m:val="p"/>
                    </m:rPr>
                    <w:rPr>
                      <w:rFonts w:ascii="Cambria Math" w:hAnsi="Cambria Math"/>
                    </w:rPr>
                    <m:t>_(</m:t>
                  </w:del>
                </m:r>
                <m:r>
                  <w:del w:id="1767" w:author="Zixuan Zhou" w:date="2026-04-27T02:37:00Z" w16du:dateUtc="2026-04-26T18:37:00Z">
                    <w:rPr>
                      <w:rFonts w:ascii="Cambria Math" w:hAnsi="Cambria Math"/>
                    </w:rPr>
                    <m:t>o</m:t>
                  </w:del>
                </m:r>
                <m:r>
                  <w:del w:id="1768" w:author="Zixuan Zhou" w:date="2026-04-27T02:37:00Z" w16du:dateUtc="2026-04-26T18:37:00Z">
                    <m:rPr>
                      <m:sty m:val="p"/>
                    </m:rPr>
                    <w:rPr>
                      <w:rFonts w:ascii="Cambria Math" w:hAnsi="Cambria Math"/>
                    </w:rPr>
                    <m:t>,</m:t>
                  </w:del>
                </m:r>
                <m:r>
                  <w:del w:id="1769" w:author="Zixuan Zhou" w:date="2026-04-27T02:37:00Z" w16du:dateUtc="2026-04-26T18:37:00Z">
                    <w:rPr>
                      <w:rFonts w:ascii="Cambria Math" w:hAnsi="Cambria Math"/>
                    </w:rPr>
                    <m:t>jk</m:t>
                  </w:del>
                </m:r>
                <m:r>
                  <w:del w:id="1770" w:author="Zixuan Zhou" w:date="2026-04-27T02:37:00Z" w16du:dateUtc="2026-04-26T18:37:00Z">
                    <m:rPr>
                      <m:sty m:val="p"/>
                    </m:rPr>
                    <w:rPr>
                      <w:rFonts w:ascii="Cambria Math" w:hAnsi="Cambria Math"/>
                    </w:rPr>
                    <m:t>) (</m:t>
                  </w:del>
                </m:r>
                <m:r>
                  <w:del w:id="1771" w:author="Zixuan Zhou" w:date="2026-04-27T02:37:00Z" w16du:dateUtc="2026-04-26T18:37:00Z">
                    <w:rPr>
                      <w:rFonts w:ascii="Cambria Math" w:hAnsi="Cambria Math"/>
                    </w:rPr>
                    <m:t>j</m:t>
                  </w:del>
                </m:r>
                <m:r>
                  <w:del w:id="1772" w:author="Zixuan Zhou" w:date="2026-04-27T02:37:00Z" w16du:dateUtc="2026-04-26T18:37:00Z">
                    <m:rPr>
                      <m:sty m:val="p"/>
                    </m:rPr>
                    <w:rPr>
                      <w:rFonts w:ascii="Cambria Math" w:hAnsi="Cambria Math"/>
                    </w:rPr>
                    <m:t>-</m:t>
                  </w:del>
                </m:r>
                <m:r>
                  <w:del w:id="1773" w:author="Zixuan Zhou" w:date="2026-04-27T02:37:00Z" w16du:dateUtc="2026-04-26T18:37:00Z">
                    <w:rPr>
                      <w:rFonts w:ascii="Cambria Math" w:hAnsi="Cambria Math"/>
                    </w:rPr>
                    <m:t>k</m:t>
                  </w:del>
                </m:r>
                <m:r>
                  <w:del w:id="1774" w:author="Zixuan Zhou" w:date="2026-04-27T02:37:00Z" w16du:dateUtc="2026-04-26T18:37:00Z">
                    <m:rPr>
                      <m:sty m:val="p"/>
                    </m:rPr>
                    <w:rPr>
                      <w:rFonts w:ascii="Cambria Math" w:hAnsi="Cambria Math"/>
                    </w:rPr>
                    <m:t>)^2</m:t>
                  </w:del>
                </m:r>
                <m:r>
                  <w:del w:id="1775" w:author="Zixuan Zhou" w:date="2026-04-27T02:38:00Z" w16du:dateUtc="2026-04-26T18:38:00Z">
                    <m:rPr>
                      <m:sty m:val="p"/>
                    </m:rPr>
                    <w:rPr>
                      <w:rFonts w:ascii="Cambria Math" w:hAnsi="Cambria Math"/>
                    </w:rPr>
                    <m:t xml:space="preserve"> </m:t>
                  </w:del>
                </m:r>
                <m:r>
                  <w:del w:id="1776" w:author="Zixuan Zhou" w:date="2026-04-27T02:38:00Z" w16du:dateUtc="2026-04-26T18:38:00Z">
                    <w:rPr>
                      <w:rFonts w:ascii="Cambria Math" w:hAnsi="Cambria Math"/>
                    </w:rPr>
                    <m:t>κ</m:t>
                  </w:del>
                </m:r>
                <m:r>
                  <w:del w:id="1777" w:author="Zixuan Zhou" w:date="2026-04-27T02:38:00Z" w16du:dateUtc="2026-04-26T18:38:00Z">
                    <m:rPr>
                      <m:sty m:val="p"/>
                    </m:rPr>
                    <w:rPr>
                      <w:rFonts w:ascii="Cambria Math" w:hAnsi="Cambria Math"/>
                    </w:rPr>
                    <m:t>∑∑∑</m:t>
                  </w:del>
                </m:r>
                <m:r>
                  <w:del w:id="1778" w:author="Zixuan Zhou" w:date="2026-04-27T02:38:00Z" w16du:dateUtc="2026-04-26T18:38:00Z">
                    <w:rPr>
                      <w:rFonts w:ascii="Cambria Math" w:hAnsi="Cambria Math"/>
                    </w:rPr>
                    <m:t>κ</m:t>
                  </w:del>
                </m:r>
                <m:r>
                  <w:del w:id="1779" w:author="Zixuan Zhou" w:date="2026-04-27T02:38:00Z" w16du:dateUtc="2026-04-26T18:38:00Z">
                    <m:rPr>
                      <m:sty m:val="p"/>
                    </m:rPr>
                    <w:rPr>
                      <w:rFonts w:ascii="Cambria Math" w:hAnsi="Cambria Math"/>
                    </w:rPr>
                    <m:t>∑∑∑▒</m:t>
                  </w:del>
                </m:r>
                <m:r>
                  <w:del w:id="1780" w:author="Zixuan Zhou" w:date="2026-04-27T02:38:00Z" w16du:dateUtc="2026-04-26T18:38:00Z">
                    <m:rPr>
                      <m:sty m:val="p"/>
                    </m:rPr>
                    <w:rPr>
                      <w:rFonts w:ascii="Cambria Math" w:hAnsi="Cambria Math"/>
                    </w:rPr>
                    <m:t>〖</m:t>
                  </w:del>
                </m:r>
                <m:r>
                  <w:del w:id="1781" w:author="Zixuan Zhou" w:date="2026-04-27T02:41:00Z" w16du:dateUtc="2026-04-26T18:41:00Z">
                    <w:rPr>
                      <w:rFonts w:ascii="Cambria Math" w:hAnsi="Cambria Math"/>
                    </w:rPr>
                    <m:t>κ</m:t>
                  </w:del>
                </m:r>
                <m:r>
                  <w:del w:id="1782" w:author="Zixuan Zhou" w:date="2026-04-27T02:41:00Z" w16du:dateUtc="2026-04-26T18:41:00Z">
                    <m:rPr>
                      <m:sty m:val="p"/>
                    </m:rPr>
                    <w:rPr>
                      <w:rFonts w:ascii="Cambria Math" w:hAnsi="Cambria Math"/>
                    </w:rPr>
                    <m:t>∑∑∑</m:t>
                  </w:del>
                </m:r>
                <m:r>
                  <w:del w:id="1783" w:author="Zixuan Zhou" w:date="2026-04-27T02:38:00Z" w16du:dateUtc="2026-04-26T18:38:00Z">
                    <m:rPr>
                      <m:sty m:val="p"/>
                    </m:rPr>
                    <w:rPr>
                      <w:rFonts w:ascii="Cambria Math" w:hAnsi="Cambria Math"/>
                    </w:rPr>
                    <m:t>〗</m:t>
                  </w:del>
                </m:r>
                <m:r>
                  <w:del w:id="1784" w:author="Zixuan Zhou" w:date="2026-04-27T02:37:00Z" w16du:dateUtc="2026-04-26T18:37:00Z">
                    <m:rPr>
                      <m:sty m:val="p"/>
                    </m:rPr>
                    <w:rPr>
                      <w:rFonts w:ascii="Cambria Math" w:hAnsi="Cambria Math"/>
                    </w:rPr>
                    <m:t>〗</m:t>
                  </w:del>
                </m:r>
                <m:sSub>
                  <m:sSubPr>
                    <m:ctrlPr>
                      <w:ins w:id="1785" w:author="Zixuan Zhou" w:date="2026-04-27T02:45:00Z" w16du:dateUtc="2026-04-26T18:45:00Z">
                        <w:rPr>
                          <w:rFonts w:ascii="Cambria Math" w:hAnsi="Cambria Math"/>
                          <w:i/>
                        </w:rPr>
                      </w:ins>
                    </m:ctrlPr>
                  </m:sSubPr>
                  <m:e>
                    <m:r>
                      <w:ins w:id="1786" w:author="Zixuan Zhou" w:date="2026-04-27T02:45:00Z" w16du:dateUtc="2026-04-26T18:45:00Z">
                        <w:rPr>
                          <w:rFonts w:ascii="Cambria Math" w:hAnsi="Cambria Math"/>
                        </w:rPr>
                        <m:t>κ</m:t>
                      </w:ins>
                    </m:r>
                    <m:ctrlPr>
                      <w:ins w:id="1787" w:author="Zixuan Zhou" w:date="2026-04-27T02:45:00Z" w16du:dateUtc="2026-04-26T18:45:00Z">
                        <w:rPr>
                          <w:rFonts w:ascii="Cambria Math" w:hAnsi="Cambria Math"/>
                        </w:rPr>
                      </w:ins>
                    </m:ctrlPr>
                  </m:e>
                  <m:sub>
                    <m:r>
                      <w:ins w:id="1788" w:author="Zixuan Zhou" w:date="2026-04-27T02:45:00Z" w16du:dateUtc="2026-04-26T18:45:00Z">
                        <w:rPr>
                          <w:rFonts w:ascii="Cambria Math" w:hAnsi="Cambria Math"/>
                        </w:rPr>
                        <m:t>w</m:t>
                      </w:ins>
                    </m:r>
                  </m:sub>
                </m:sSub>
                <m:r>
                  <w:ins w:id="1789" w:author="Zixuan Zhou" w:date="2026-04-27T02:45:00Z" w16du:dateUtc="2026-04-26T18:45:00Z">
                    <w:rPr>
                      <w:rFonts w:ascii="Cambria Math" w:hAnsi="Cambria Math"/>
                    </w:rPr>
                    <m:t>=1</m:t>
                  </w:ins>
                </m:r>
                <m:r>
                  <w:ins w:id="1790" w:author="Zixuan Zhou" w:date="2026-04-27T02:45:00Z" w16du:dateUtc="2026-04-26T18:45:00Z">
                    <w:rPr>
                      <w:rFonts w:ascii="Cambria Math" w:hAnsi="Cambria Math"/>
                      <w:rPrChange w:id="1791" w:author="Zixuan Zhou" w:date="2026-04-27T02:52:00Z" w16du:dateUtc="2026-04-26T18:52:00Z">
                        <w:rPr>
                          <w:rFonts w:ascii="Cambria Math" w:hAnsi="Cambria Math"/>
                        </w:rPr>
                      </w:rPrChange>
                    </w:rPr>
                    <m:t>-</m:t>
                  </w:ins>
                </m:r>
                <m:f>
                  <m:fPr>
                    <m:ctrlPr>
                      <w:ins w:id="1792" w:author="Zixuan Zhou" w:date="2026-04-27T02:45:00Z" w16du:dateUtc="2026-04-26T18:45:00Z">
                        <w:rPr>
                          <w:rFonts w:ascii="Cambria Math" w:hAnsi="Cambria Math"/>
                          <w:i/>
                        </w:rPr>
                      </w:ins>
                    </m:ctrlPr>
                  </m:fPr>
                  <m:num>
                    <m:nary>
                      <m:naryPr>
                        <m:chr m:val="∑"/>
                        <m:ctrlPr>
                          <w:ins w:id="1793" w:author="Zixuan Zhou" w:date="2026-04-27T02:45:00Z" w16du:dateUtc="2026-04-26T18:45:00Z">
                            <w:rPr>
                              <w:rFonts w:ascii="Cambria Math" w:hAnsi="Cambria Math"/>
                              <w:i/>
                            </w:rPr>
                          </w:ins>
                        </m:ctrlPr>
                      </m:naryPr>
                      <m:sub>
                        <m:r>
                          <w:ins w:id="1794" w:author="Zixuan Zhou" w:date="2026-04-27T02:45:00Z" w16du:dateUtc="2026-04-26T18:45:00Z">
                            <w:rPr>
                              <w:rFonts w:ascii="Cambria Math" w:hAnsi="Cambria Math"/>
                              <w:rPrChange w:id="1795" w:author="Zixuan Zhou" w:date="2026-04-27T02:52:00Z" w16du:dateUtc="2026-04-26T18:52:00Z">
                                <w:rPr>
                                  <w:rFonts w:ascii="Cambria Math" w:hAnsi="Cambria Math"/>
                                </w:rPr>
                              </w:rPrChange>
                            </w:rPr>
                            <m:t>i=1</m:t>
                          </w:ins>
                        </m:r>
                      </m:sub>
                      <m:sup>
                        <m:r>
                          <w:ins w:id="1796" w:author="Zixuan Zhou" w:date="2026-04-27T02:45:00Z" w16du:dateUtc="2026-04-26T18:45:00Z">
                            <w:rPr>
                              <w:rFonts w:ascii="Cambria Math" w:hAnsi="Cambria Math"/>
                              <w:rPrChange w:id="1797" w:author="Zixuan Zhou" w:date="2026-04-27T02:52:00Z" w16du:dateUtc="2026-04-26T18:52:00Z">
                                <w:rPr>
                                  <w:rFonts w:ascii="Cambria Math" w:hAnsi="Cambria Math"/>
                                </w:rPr>
                              </w:rPrChange>
                            </w:rPr>
                            <m:t>N</m:t>
                          </w:ins>
                        </m:r>
                      </m:sup>
                      <m:e>
                        <m:sSub>
                          <m:sSubPr>
                            <m:ctrlPr>
                              <w:ins w:id="1798" w:author="Zixuan Zhou" w:date="2026-04-27T02:45:00Z" w16du:dateUtc="2026-04-26T18:45:00Z">
                                <w:rPr>
                                  <w:rFonts w:ascii="Cambria Math" w:hAnsi="Cambria Math"/>
                                  <w:i/>
                                </w:rPr>
                              </w:ins>
                            </m:ctrlPr>
                          </m:sSubPr>
                          <m:e>
                            <m:r>
                              <w:ins w:id="1799" w:author="Zixuan Zhou" w:date="2026-04-27T02:45:00Z" w16du:dateUtc="2026-04-26T18:45:00Z">
                                <w:rPr>
                                  <w:rFonts w:ascii="Cambria Math" w:hAnsi="Cambria Math"/>
                                  <w:rPrChange w:id="1800" w:author="Zixuan Zhou" w:date="2026-04-27T02:52:00Z" w16du:dateUtc="2026-04-26T18:52:00Z">
                                    <w:rPr>
                                      <w:rFonts w:ascii="Cambria Math" w:hAnsi="Cambria Math"/>
                                    </w:rPr>
                                  </w:rPrChange>
                                </w:rPr>
                                <m:t>w</m:t>
                              </w:ins>
                            </m:r>
                          </m:e>
                          <m:sub>
                            <m:sSub>
                              <m:sSubPr>
                                <m:ctrlPr>
                                  <w:ins w:id="1801" w:author="Zixuan Zhou" w:date="2026-04-27T02:45:00Z" w16du:dateUtc="2026-04-26T18:45:00Z">
                                    <w:rPr>
                                      <w:rFonts w:ascii="Cambria Math" w:hAnsi="Cambria Math"/>
                                      <w:i/>
                                    </w:rPr>
                                  </w:ins>
                                </m:ctrlPr>
                              </m:sSubPr>
                              <m:e>
                                <m:r>
                                  <w:ins w:id="1802" w:author="Zixuan Zhou" w:date="2026-04-27T02:45:00Z" w16du:dateUtc="2026-04-26T18:45:00Z">
                                    <w:rPr>
                                      <w:rFonts w:ascii="Cambria Math" w:hAnsi="Cambria Math"/>
                                      <w:rPrChange w:id="1803" w:author="Zixuan Zhou" w:date="2026-04-27T02:52:00Z" w16du:dateUtc="2026-04-26T18:52:00Z">
                                        <w:rPr>
                                          <w:rFonts w:ascii="Cambria Math" w:hAnsi="Cambria Math"/>
                                        </w:rPr>
                                      </w:rPrChange>
                                    </w:rPr>
                                    <m:t>r</m:t>
                                  </w:ins>
                                </m:r>
                              </m:e>
                              <m:sub>
                                <m:r>
                                  <w:ins w:id="1804" w:author="Zixuan Zhou" w:date="2026-04-27T02:45:00Z" w16du:dateUtc="2026-04-26T18:45:00Z">
                                    <w:rPr>
                                      <w:rFonts w:ascii="Cambria Math" w:hAnsi="Cambria Math"/>
                                      <w:rPrChange w:id="1805" w:author="Zixuan Zhou" w:date="2026-04-27T02:52:00Z" w16du:dateUtc="2026-04-26T18:52:00Z">
                                        <w:rPr>
                                          <w:rFonts w:ascii="Cambria Math" w:hAnsi="Cambria Math"/>
                                        </w:rPr>
                                      </w:rPrChange>
                                    </w:rPr>
                                    <m:t>i</m:t>
                                  </w:ins>
                                </m:r>
                              </m:sub>
                            </m:sSub>
                            <m:sSub>
                              <m:sSubPr>
                                <m:ctrlPr>
                                  <w:ins w:id="1806" w:author="Zixuan Zhou" w:date="2026-04-27T02:45:00Z" w16du:dateUtc="2026-04-26T18:45:00Z">
                                    <w:rPr>
                                      <w:rFonts w:ascii="Cambria Math" w:hAnsi="Cambria Math"/>
                                      <w:i/>
                                    </w:rPr>
                                  </w:ins>
                                </m:ctrlPr>
                              </m:sSubPr>
                              <m:e>
                                <m:r>
                                  <w:ins w:id="1807" w:author="Zixuan Zhou" w:date="2026-04-27T02:45:00Z" w16du:dateUtc="2026-04-26T18:45:00Z">
                                    <w:rPr>
                                      <w:rFonts w:ascii="Cambria Math" w:hAnsi="Cambria Math"/>
                                      <w:rPrChange w:id="1808" w:author="Zixuan Zhou" w:date="2026-04-27T02:52:00Z" w16du:dateUtc="2026-04-26T18:52:00Z">
                                        <w:rPr>
                                          <w:rFonts w:ascii="Cambria Math" w:hAnsi="Cambria Math"/>
                                        </w:rPr>
                                      </w:rPrChange>
                                    </w:rPr>
                                    <m:t>s</m:t>
                                  </w:ins>
                                </m:r>
                              </m:e>
                              <m:sub>
                                <m:r>
                                  <w:ins w:id="1809" w:author="Zixuan Zhou" w:date="2026-04-27T02:45:00Z" w16du:dateUtc="2026-04-26T18:45:00Z">
                                    <w:rPr>
                                      <w:rFonts w:ascii="Cambria Math" w:hAnsi="Cambria Math"/>
                                      <w:rPrChange w:id="1810" w:author="Zixuan Zhou" w:date="2026-04-27T02:52:00Z" w16du:dateUtc="2026-04-26T18:52:00Z">
                                        <w:rPr>
                                          <w:rFonts w:ascii="Cambria Math" w:hAnsi="Cambria Math"/>
                                        </w:rPr>
                                      </w:rPrChange>
                                    </w:rPr>
                                    <m:t>i</m:t>
                                  </w:ins>
                                </m:r>
                              </m:sub>
                            </m:sSub>
                          </m:sub>
                        </m:sSub>
                        <m:sSup>
                          <m:sSupPr>
                            <m:ctrlPr>
                              <w:ins w:id="1811" w:author="Zixuan Zhou" w:date="2026-04-27T02:45:00Z" w16du:dateUtc="2026-04-26T18:45:00Z">
                                <w:rPr>
                                  <w:rFonts w:ascii="Cambria Math" w:hAnsi="Cambria Math"/>
                                  <w:i/>
                                </w:rPr>
                              </w:ins>
                            </m:ctrlPr>
                          </m:sSupPr>
                          <m:e>
                            <m:d>
                              <m:dPr>
                                <m:ctrlPr>
                                  <w:ins w:id="1812" w:author="Zixuan Zhou" w:date="2026-04-27T02:45:00Z" w16du:dateUtc="2026-04-26T18:45:00Z">
                                    <w:rPr>
                                      <w:rFonts w:ascii="Cambria Math" w:hAnsi="Cambria Math"/>
                                      <w:i/>
                                    </w:rPr>
                                  </w:ins>
                                </m:ctrlPr>
                              </m:dPr>
                              <m:e>
                                <m:sSub>
                                  <m:sSubPr>
                                    <m:ctrlPr>
                                      <w:ins w:id="1813" w:author="Zixuan Zhou" w:date="2026-04-27T02:45:00Z" w16du:dateUtc="2026-04-26T18:45:00Z">
                                        <w:rPr>
                                          <w:rFonts w:ascii="Cambria Math" w:hAnsi="Cambria Math"/>
                                          <w:i/>
                                        </w:rPr>
                                      </w:ins>
                                    </m:ctrlPr>
                                  </m:sSubPr>
                                  <m:e>
                                    <m:r>
                                      <w:ins w:id="1814" w:author="Zixuan Zhou" w:date="2026-04-27T02:45:00Z" w16du:dateUtc="2026-04-26T18:45:00Z">
                                        <w:rPr>
                                          <w:rFonts w:ascii="Cambria Math" w:hAnsi="Cambria Math"/>
                                          <w:rPrChange w:id="1815" w:author="Zixuan Zhou" w:date="2026-04-27T02:52:00Z" w16du:dateUtc="2026-04-26T18:52:00Z">
                                            <w:rPr>
                                              <w:rFonts w:ascii="Cambria Math" w:hAnsi="Cambria Math"/>
                                            </w:rPr>
                                          </w:rPrChange>
                                        </w:rPr>
                                        <m:t>r</m:t>
                                      </w:ins>
                                    </m:r>
                                  </m:e>
                                  <m:sub>
                                    <m:r>
                                      <w:ins w:id="1816" w:author="Zixuan Zhou" w:date="2026-04-27T02:45:00Z" w16du:dateUtc="2026-04-26T18:45:00Z">
                                        <w:rPr>
                                          <w:rFonts w:ascii="Cambria Math" w:hAnsi="Cambria Math"/>
                                          <w:rPrChange w:id="1817" w:author="Zixuan Zhou" w:date="2026-04-27T02:52:00Z" w16du:dateUtc="2026-04-26T18:52:00Z">
                                            <w:rPr>
                                              <w:rFonts w:ascii="Cambria Math" w:hAnsi="Cambria Math"/>
                                            </w:rPr>
                                          </w:rPrChange>
                                        </w:rPr>
                                        <m:t>i</m:t>
                                      </w:ins>
                                    </m:r>
                                  </m:sub>
                                </m:sSub>
                                <m:r>
                                  <w:ins w:id="1818" w:author="Zixuan Zhou" w:date="2026-04-27T02:45:00Z" w16du:dateUtc="2026-04-26T18:45:00Z">
                                    <w:rPr>
                                      <w:rFonts w:ascii="Cambria Math" w:hAnsi="Cambria Math"/>
                                      <w:rPrChange w:id="1819" w:author="Zixuan Zhou" w:date="2026-04-27T02:52:00Z" w16du:dateUtc="2026-04-26T18:52:00Z">
                                        <w:rPr>
                                          <w:rFonts w:ascii="Cambria Math" w:hAnsi="Cambria Math"/>
                                        </w:rPr>
                                      </w:rPrChange>
                                    </w:rPr>
                                    <m:t>-</m:t>
                                  </w:ins>
                                </m:r>
                                <m:sSub>
                                  <m:sSubPr>
                                    <m:ctrlPr>
                                      <w:ins w:id="1820" w:author="Zixuan Zhou" w:date="2026-04-27T02:45:00Z" w16du:dateUtc="2026-04-26T18:45:00Z">
                                        <w:rPr>
                                          <w:rFonts w:ascii="Cambria Math" w:hAnsi="Cambria Math"/>
                                          <w:i/>
                                        </w:rPr>
                                      </w:ins>
                                    </m:ctrlPr>
                                  </m:sSubPr>
                                  <m:e>
                                    <m:r>
                                      <w:ins w:id="1821" w:author="Zixuan Zhou" w:date="2026-04-27T02:45:00Z" w16du:dateUtc="2026-04-26T18:45:00Z">
                                        <w:rPr>
                                          <w:rFonts w:ascii="Cambria Math" w:hAnsi="Cambria Math"/>
                                          <w:rPrChange w:id="1822" w:author="Zixuan Zhou" w:date="2026-04-27T02:52:00Z" w16du:dateUtc="2026-04-26T18:52:00Z">
                                            <w:rPr>
                                              <w:rFonts w:ascii="Cambria Math" w:hAnsi="Cambria Math"/>
                                            </w:rPr>
                                          </w:rPrChange>
                                        </w:rPr>
                                        <m:t>s</m:t>
                                      </w:ins>
                                    </m:r>
                                  </m:e>
                                  <m:sub>
                                    <m:r>
                                      <w:ins w:id="1823" w:author="Zixuan Zhou" w:date="2026-04-27T02:45:00Z" w16du:dateUtc="2026-04-26T18:45:00Z">
                                        <w:rPr>
                                          <w:rFonts w:ascii="Cambria Math" w:hAnsi="Cambria Math"/>
                                          <w:rPrChange w:id="1824" w:author="Zixuan Zhou" w:date="2026-04-27T02:52:00Z" w16du:dateUtc="2026-04-26T18:52:00Z">
                                            <w:rPr>
                                              <w:rFonts w:ascii="Cambria Math" w:hAnsi="Cambria Math"/>
                                            </w:rPr>
                                          </w:rPrChange>
                                        </w:rPr>
                                        <m:t>i</m:t>
                                      </w:ins>
                                    </m:r>
                                  </m:sub>
                                </m:sSub>
                              </m:e>
                            </m:d>
                          </m:e>
                          <m:sup>
                            <m:r>
                              <w:ins w:id="1825" w:author="Zixuan Zhou" w:date="2026-04-27T02:45:00Z" w16du:dateUtc="2026-04-26T18:45:00Z">
                                <w:rPr>
                                  <w:rFonts w:ascii="Cambria Math" w:hAnsi="Cambria Math"/>
                                  <w:rPrChange w:id="1826" w:author="Zixuan Zhou" w:date="2026-04-27T02:52:00Z" w16du:dateUtc="2026-04-26T18:52:00Z">
                                    <w:rPr>
                                      <w:rFonts w:ascii="Cambria Math" w:hAnsi="Cambria Math"/>
                                    </w:rPr>
                                  </w:rPrChange>
                                </w:rPr>
                                <m:t>2</m:t>
                              </w:ins>
                            </m:r>
                          </m:sup>
                        </m:sSup>
                      </m:e>
                    </m:nary>
                  </m:num>
                  <m:den>
                    <m:nary>
                      <m:naryPr>
                        <m:chr m:val="∑"/>
                        <m:ctrlPr>
                          <w:ins w:id="1827" w:author="Zixuan Zhou" w:date="2026-04-27T02:45:00Z" w16du:dateUtc="2026-04-26T18:45:00Z">
                            <w:rPr>
                              <w:rFonts w:ascii="Cambria Math" w:hAnsi="Cambria Math"/>
                              <w:i/>
                            </w:rPr>
                          </w:ins>
                        </m:ctrlPr>
                      </m:naryPr>
                      <m:sub>
                        <m:r>
                          <w:ins w:id="1828" w:author="Zixuan Zhou" w:date="2026-04-27T02:45:00Z" w16du:dateUtc="2026-04-26T18:45:00Z">
                            <w:rPr>
                              <w:rFonts w:ascii="Cambria Math" w:hAnsi="Cambria Math"/>
                              <w:rPrChange w:id="1829" w:author="Zixuan Zhou" w:date="2026-04-27T02:52:00Z" w16du:dateUtc="2026-04-26T18:52:00Z">
                                <w:rPr>
                                  <w:rFonts w:ascii="Cambria Math" w:hAnsi="Cambria Math"/>
                                </w:rPr>
                              </w:rPrChange>
                            </w:rPr>
                            <m:t>j=1</m:t>
                          </w:ins>
                        </m:r>
                      </m:sub>
                      <m:sup>
                        <m:r>
                          <w:ins w:id="1830" w:author="Zixuan Zhou" w:date="2026-04-27T02:45:00Z" w16du:dateUtc="2026-04-26T18:45:00Z">
                            <w:rPr>
                              <w:rFonts w:ascii="Cambria Math" w:hAnsi="Cambria Math"/>
                              <w:rPrChange w:id="1831" w:author="Zixuan Zhou" w:date="2026-04-27T02:52:00Z" w16du:dateUtc="2026-04-26T18:52:00Z">
                                <w:rPr>
                                  <w:rFonts w:ascii="Cambria Math" w:hAnsi="Cambria Math"/>
                                </w:rPr>
                              </w:rPrChange>
                            </w:rPr>
                            <m:t>3</m:t>
                          </w:ins>
                        </m:r>
                      </m:sup>
                      <m:e>
                        <m:nary>
                          <m:naryPr>
                            <m:chr m:val="∑"/>
                            <m:ctrlPr>
                              <w:ins w:id="1832" w:author="Zixuan Zhou" w:date="2026-04-27T02:45:00Z" w16du:dateUtc="2026-04-26T18:45:00Z">
                                <w:rPr>
                                  <w:rFonts w:ascii="Cambria Math" w:hAnsi="Cambria Math"/>
                                  <w:i/>
                                </w:rPr>
                              </w:ins>
                            </m:ctrlPr>
                          </m:naryPr>
                          <m:sub>
                            <m:r>
                              <w:ins w:id="1833" w:author="Zixuan Zhou" w:date="2026-04-27T02:45:00Z" w16du:dateUtc="2026-04-26T18:45:00Z">
                                <w:rPr>
                                  <w:rFonts w:ascii="Cambria Math" w:hAnsi="Cambria Math"/>
                                  <w:rPrChange w:id="1834" w:author="Zixuan Zhou" w:date="2026-04-27T02:52:00Z" w16du:dateUtc="2026-04-26T18:52:00Z">
                                    <w:rPr>
                                      <w:rFonts w:ascii="Cambria Math" w:hAnsi="Cambria Math"/>
                                    </w:rPr>
                                  </w:rPrChange>
                                </w:rPr>
                                <m:t>k=1</m:t>
                              </w:ins>
                            </m:r>
                          </m:sub>
                          <m:sup>
                            <m:r>
                              <w:ins w:id="1835" w:author="Zixuan Zhou" w:date="2026-04-27T02:45:00Z" w16du:dateUtc="2026-04-26T18:45:00Z">
                                <w:rPr>
                                  <w:rFonts w:ascii="Cambria Math" w:hAnsi="Cambria Math"/>
                                  <w:rPrChange w:id="1836" w:author="Zixuan Zhou" w:date="2026-04-27T02:52:00Z" w16du:dateUtc="2026-04-26T18:52:00Z">
                                    <w:rPr>
                                      <w:rFonts w:ascii="Cambria Math" w:hAnsi="Cambria Math"/>
                                    </w:rPr>
                                  </w:rPrChange>
                                </w:rPr>
                                <m:t>3</m:t>
                              </w:ins>
                            </m:r>
                          </m:sup>
                          <m:e>
                            <m:sSub>
                              <m:sSubPr>
                                <m:ctrlPr>
                                  <w:ins w:id="1837" w:author="Zixuan Zhou" w:date="2026-04-27T02:45:00Z" w16du:dateUtc="2026-04-26T18:45:00Z">
                                    <w:rPr>
                                      <w:rFonts w:ascii="Cambria Math" w:hAnsi="Cambria Math"/>
                                      <w:i/>
                                    </w:rPr>
                                  </w:ins>
                                </m:ctrlPr>
                              </m:sSubPr>
                              <m:e>
                                <m:r>
                                  <w:ins w:id="1838" w:author="Zixuan Zhou" w:date="2026-04-27T02:45:00Z" w16du:dateUtc="2026-04-26T18:45:00Z">
                                    <w:rPr>
                                      <w:rFonts w:ascii="Cambria Math" w:hAnsi="Cambria Math"/>
                                      <w:rPrChange w:id="1839" w:author="Zixuan Zhou" w:date="2026-04-27T02:52:00Z" w16du:dateUtc="2026-04-26T18:52:00Z">
                                        <w:rPr>
                                          <w:rFonts w:ascii="Cambria Math" w:hAnsi="Cambria Math"/>
                                        </w:rPr>
                                      </w:rPrChange>
                                    </w:rPr>
                                    <m:t>w</m:t>
                                  </w:ins>
                                </m:r>
                              </m:e>
                              <m:sub>
                                <m:r>
                                  <w:ins w:id="1840" w:author="Zixuan Zhou" w:date="2026-04-27T02:45:00Z" w16du:dateUtc="2026-04-26T18:45:00Z">
                                    <w:rPr>
                                      <w:rFonts w:ascii="Cambria Math" w:hAnsi="Cambria Math"/>
                                      <w:rPrChange w:id="1841" w:author="Zixuan Zhou" w:date="2026-04-27T02:52:00Z" w16du:dateUtc="2026-04-26T18:52:00Z">
                                        <w:rPr>
                                          <w:rFonts w:ascii="Cambria Math" w:hAnsi="Cambria Math"/>
                                        </w:rPr>
                                      </w:rPrChange>
                                    </w:rPr>
                                    <m:t>jk</m:t>
                                  </w:ins>
                                </m:r>
                              </m:sub>
                            </m:sSub>
                            <m:sSub>
                              <m:sSubPr>
                                <m:ctrlPr>
                                  <w:ins w:id="1842" w:author="Zixuan Zhou" w:date="2026-04-27T02:45:00Z" w16du:dateUtc="2026-04-26T18:45:00Z">
                                    <w:rPr>
                                      <w:rFonts w:ascii="Cambria Math" w:hAnsi="Cambria Math"/>
                                      <w:i/>
                                    </w:rPr>
                                  </w:ins>
                                </m:ctrlPr>
                              </m:sSubPr>
                              <m:e>
                                <m:r>
                                  <w:ins w:id="1843" w:author="Zixuan Zhou" w:date="2026-04-27T02:45:00Z" w16du:dateUtc="2026-04-26T18:45:00Z">
                                    <w:rPr>
                                      <w:rFonts w:ascii="Cambria Math" w:hAnsi="Cambria Math"/>
                                      <w:rPrChange w:id="1844" w:author="Zixuan Zhou" w:date="2026-04-27T02:52:00Z" w16du:dateUtc="2026-04-26T18:52:00Z">
                                        <w:rPr>
                                          <w:rFonts w:ascii="Cambria Math" w:hAnsi="Cambria Math"/>
                                        </w:rPr>
                                      </w:rPrChange>
                                    </w:rPr>
                                    <m:t>P</m:t>
                                  </w:ins>
                                </m:r>
                              </m:e>
                              <m:sub>
                                <m:r>
                                  <w:ins w:id="1845" w:author="Zixuan Zhou" w:date="2026-04-27T02:45:00Z" w16du:dateUtc="2026-04-26T18:45:00Z">
                                    <w:rPr>
                                      <w:rFonts w:ascii="Cambria Math" w:hAnsi="Cambria Math"/>
                                      <w:rPrChange w:id="1846" w:author="Zixuan Zhou" w:date="2026-04-27T02:52:00Z" w16du:dateUtc="2026-04-26T18:52:00Z">
                                        <w:rPr>
                                          <w:rFonts w:ascii="Cambria Math" w:hAnsi="Cambria Math"/>
                                        </w:rPr>
                                      </w:rPrChange>
                                    </w:rPr>
                                    <m:t>o,jk</m:t>
                                  </w:ins>
                                </m:r>
                              </m:sub>
                            </m:sSub>
                            <m:sSup>
                              <m:sSupPr>
                                <m:ctrlPr>
                                  <w:ins w:id="1847" w:author="Zixuan Zhou" w:date="2026-04-27T02:45:00Z" w16du:dateUtc="2026-04-26T18:45:00Z">
                                    <w:rPr>
                                      <w:rFonts w:ascii="Cambria Math" w:hAnsi="Cambria Math"/>
                                      <w:i/>
                                    </w:rPr>
                                  </w:ins>
                                </m:ctrlPr>
                              </m:sSupPr>
                              <m:e>
                                <m:d>
                                  <m:dPr>
                                    <m:ctrlPr>
                                      <w:ins w:id="1848" w:author="Zixuan Zhou" w:date="2026-04-27T02:45:00Z" w16du:dateUtc="2026-04-26T18:45:00Z">
                                        <w:rPr>
                                          <w:rFonts w:ascii="Cambria Math" w:hAnsi="Cambria Math"/>
                                          <w:i/>
                                        </w:rPr>
                                      </w:ins>
                                    </m:ctrlPr>
                                  </m:dPr>
                                  <m:e>
                                    <m:r>
                                      <w:ins w:id="1849" w:author="Zixuan Zhou" w:date="2026-04-27T02:45:00Z" w16du:dateUtc="2026-04-26T18:45:00Z">
                                        <w:rPr>
                                          <w:rFonts w:ascii="Cambria Math" w:hAnsi="Cambria Math"/>
                                          <w:rPrChange w:id="1850" w:author="Zixuan Zhou" w:date="2026-04-27T02:52:00Z" w16du:dateUtc="2026-04-26T18:52:00Z">
                                            <w:rPr>
                                              <w:rFonts w:ascii="Cambria Math" w:hAnsi="Cambria Math"/>
                                            </w:rPr>
                                          </w:rPrChange>
                                        </w:rPr>
                                        <m:t>j-k</m:t>
                                      </w:ins>
                                    </m:r>
                                  </m:e>
                                </m:d>
                              </m:e>
                              <m:sup>
                                <m:r>
                                  <w:ins w:id="1851" w:author="Zixuan Zhou" w:date="2026-04-27T02:45:00Z" w16du:dateUtc="2026-04-26T18:45:00Z">
                                    <w:rPr>
                                      <w:rFonts w:ascii="Cambria Math" w:hAnsi="Cambria Math"/>
                                      <w:rPrChange w:id="1852" w:author="Zixuan Zhou" w:date="2026-04-27T02:52:00Z" w16du:dateUtc="2026-04-26T18:52:00Z">
                                        <w:rPr>
                                          <w:rFonts w:ascii="Cambria Math" w:hAnsi="Cambria Math"/>
                                        </w:rPr>
                                      </w:rPrChange>
                                    </w:rPr>
                                    <m:t>2</m:t>
                                  </w:ins>
                                </m:r>
                              </m:sup>
                            </m:sSup>
                          </m:e>
                        </m:nary>
                      </m:e>
                    </m:nary>
                  </m:den>
                </m:f>
              </m:oMath>
            </m:oMathPara>
          </w:p>
        </w:tc>
        <w:tc>
          <w:tcPr>
            <w:tcW w:w="647" w:type="pct"/>
            <w:vAlign w:val="center"/>
            <w:tcPrChange w:id="1853" w:author="Zixuan Zhou" w:date="2026-04-27T02:45:00Z" w16du:dateUtc="2026-04-26T18:45:00Z">
              <w:tcPr>
                <w:tcW w:w="647" w:type="pct"/>
                <w:vAlign w:val="center"/>
              </w:tcPr>
            </w:tcPrChange>
          </w:tcPr>
          <w:p w14:paraId="0610773E" w14:textId="7BC25CAD" w:rsidR="00F62009" w:rsidRPr="002B54B9" w:rsidRDefault="00F62009">
            <w:pPr>
              <w:pStyle w:val="altz"/>
              <w:spacing w:after="120"/>
              <w:ind w:firstLineChars="100" w:firstLine="240"/>
              <w:jc w:val="right"/>
              <w:rPr>
                <w:rFonts w:asciiTheme="minorHAnsi" w:eastAsiaTheme="minorEastAsia" w:hAnsiTheme="minorHAnsi" w:hint="eastAsia"/>
              </w:rPr>
              <w:pPrChange w:id="1854" w:author="Zixuan Zhou" w:date="2026-04-27T02:37:00Z" w16du:dateUtc="2026-04-26T18:37:00Z">
                <w:pPr>
                  <w:pStyle w:val="altz"/>
                  <w:spacing w:after="120"/>
                  <w:ind w:firstLine="480"/>
                  <w:jc w:val="right"/>
                </w:pPr>
              </w:pPrChange>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ins w:id="1855" w:author="Zixuan Zhou" w:date="2026-04-27T02:36:00Z" w16du:dateUtc="2026-04-26T18:36:00Z">
              <w:r>
                <w:rPr>
                  <w:noProof/>
                </w:rPr>
                <w:t>1</w:t>
              </w:r>
            </w:ins>
            <w:del w:id="1856" w:author="Zixuan Zhou" w:date="2026-04-27T02:36:00Z" w16du:dateUtc="2026-04-26T18:36:00Z">
              <w:r w:rsidDel="00F62009">
                <w:rPr>
                  <w:noProof/>
                </w:rPr>
                <w:delText>5</w:delText>
              </w:r>
            </w:del>
            <w:r>
              <w:fldChar w:fldCharType="end"/>
            </w:r>
            <w:del w:id="1857" w:author="Zixuan Zhou" w:date="2026-04-27T02:36:00Z" w16du:dateUtc="2026-04-26T18:36:00Z">
              <w:r w:rsidDel="00F62009">
                <w:rPr>
                  <w:rFonts w:hint="eastAsia"/>
                </w:rPr>
                <w:delText>)</w:delText>
              </w:r>
            </w:del>
            <w:ins w:id="1858" w:author="Zixuan Zhou" w:date="2026-04-27T02:37:00Z" w16du:dateUtc="2026-04-26T18:37:00Z">
              <w:r>
                <w:rPr>
                  <w:rFonts w:hint="eastAsia"/>
                </w:rPr>
                <w:t>)</w:t>
              </w:r>
            </w:ins>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F1206C">
        <w:trPr>
          <w:trHeight w:val="794"/>
        </w:trPr>
        <w:tc>
          <w:tcPr>
            <w:tcW w:w="625" w:type="pct"/>
            <w:vAlign w:val="center"/>
          </w:tcPr>
          <w:p w14:paraId="0D01BA1D" w14:textId="77777777" w:rsidR="00D2035A" w:rsidRDefault="00D2035A" w:rsidP="00F1206C">
            <w:pPr>
              <w:pStyle w:val="aff5"/>
              <w:tabs>
                <w:tab w:val="clear" w:pos="8400"/>
                <w:tab w:val="right" w:pos="8280"/>
              </w:tabs>
              <w:spacing w:after="120"/>
              <w:rPr>
                <w:rFonts w:ascii="宋体" w:hAnsi="宋体" w:hint="eastAsia"/>
                <w:sz w:val="24"/>
              </w:rPr>
            </w:pPr>
          </w:p>
        </w:tc>
        <w:tc>
          <w:tcPr>
            <w:tcW w:w="3728" w:type="pct"/>
            <w:vAlign w:val="center"/>
          </w:tcPr>
          <w:p w14:paraId="164D9090" w14:textId="0CB16142" w:rsidR="00D2035A" w:rsidRPr="005B5F9F" w:rsidRDefault="00000000" w:rsidP="00F1206C">
            <w:pPr>
              <w:pStyle w:val="altz"/>
              <w:spacing w:line="240" w:lineRule="auto"/>
              <w:ind w:firstLineChars="0" w:firstLine="0"/>
              <w:rPr>
                <w:i/>
                <w:iCs/>
                <w:rPrChange w:id="1859" w:author="Zixuan Zhou" w:date="2026-04-27T02:52:00Z" w16du:dateUtc="2026-04-26T18:52:00Z">
                  <w:rPr/>
                </w:rPrChange>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r>
                      <w:del w:id="1860" w:author="Zixuan Zhou" w:date="2026-04-27T02:47:00Z" w16du:dateUtc="2026-04-26T18:47:00Z">
                        <w:rPr>
                          <w:rFonts w:ascii="Cambria Math" w:hAnsi="Cambria Math"/>
                        </w:rPr>
                        <m:t>=1-</m:t>
                      </w:del>
                    </m:r>
                  </m:den>
                </m:f>
              </m:oMath>
            </m:oMathPara>
          </w:p>
        </w:tc>
        <w:tc>
          <w:tcPr>
            <w:tcW w:w="647" w:type="pct"/>
            <w:vAlign w:val="center"/>
          </w:tcPr>
          <w:p w14:paraId="38AFB1FA" w14:textId="21ECE83E" w:rsidR="00D2035A" w:rsidRPr="002B54B9" w:rsidRDefault="00D2035A" w:rsidP="00F1206C">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ins w:id="1861" w:author="Zixuan Zhou" w:date="2026-04-27T02:48:00Z" w16du:dateUtc="2026-04-26T18:48:00Z">
              <w:r>
                <w:rPr>
                  <w:noProof/>
                </w:rPr>
                <w:t>2</w:t>
              </w:r>
            </w:ins>
            <w:del w:id="1862" w:author="Zixuan Zhou" w:date="2026-04-27T02:48:00Z" w16du:dateUtc="2026-04-26T18:48:00Z">
              <w:r w:rsidDel="00D2035A">
                <w:rPr>
                  <w:noProof/>
                </w:rPr>
                <w:delText>1</w:delText>
              </w:r>
            </w:del>
            <w:r>
              <w:fldChar w:fldCharType="end"/>
            </w:r>
            <w:r>
              <w:rPr>
                <w:rFonts w:hint="eastAsia"/>
              </w:rPr>
              <w:t>)</w:t>
            </w:r>
          </w:p>
        </w:tc>
      </w:tr>
    </w:tbl>
    <w:p w14:paraId="7E21F886" w14:textId="2A68865B" w:rsidR="00D2035A" w:rsidRDefault="00D2035A" w:rsidP="001E2739">
      <w:pPr>
        <w:pStyle w:val="altz"/>
        <w:ind w:firstLine="480"/>
      </w:pPr>
      <w:ins w:id="1863" w:author="Zixuan Zhou" w:date="2026-04-27T02:52:00Z" w16du:dateUtc="2026-04-26T18:52:00Z">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ins>
      <w:ins w:id="1864" w:author="Zixuan Zhou" w:date="2026-04-27T02:53:00Z" w16du:dateUtc="2026-04-26T18:53:00Z">
        <w:r w:rsidR="005B5F9F">
          <w:rPr>
            <w:rFonts w:hint="eastAsia"/>
          </w:rPr>
          <w:t>评估</w:t>
        </w:r>
      </w:ins>
      <w:ins w:id="1865" w:author="Zixuan Zhou" w:date="2026-04-27T02:52:00Z" w16du:dateUtc="2026-04-26T18:52:00Z">
        <w:r w:rsidRPr="00D2035A">
          <w:t>模型使用。</w:t>
        </w:r>
      </w:ins>
    </w:p>
    <w:p w14:paraId="39D0F573" w14:textId="37674097" w:rsidR="00352265" w:rsidDel="00F62009" w:rsidRDefault="00F62009" w:rsidP="001E2739">
      <w:pPr>
        <w:pStyle w:val="altz"/>
        <w:ind w:firstLine="480"/>
        <w:rPr>
          <w:del w:id="1866" w:author="Zixuan Zhou" w:date="2026-04-27T02:35:00Z" w16du:dateUtc="2026-04-26T18:35:00Z"/>
        </w:rPr>
      </w:pPr>
      <m:oMathPara>
        <m:oMath>
          <m:r>
            <w:del w:id="1867" w:author="Zixuan Zhou" w:date="2026-04-27T02:35:00Z" w16du:dateUtc="2026-04-26T18:35:00Z">
              <w:rPr>
                <w:rFonts w:ascii="Cambria Math" w:hAnsi="Cambria Math"/>
              </w:rPr>
              <m:t>κ∑_()^▒</m:t>
            </w:del>
          </m:r>
          <m:r>
            <w:del w:id="1868" w:author="Zixuan Zhou" w:date="2026-04-27T02:35:00Z" w16du:dateUtc="2026-04-26T18:35:00Z">
              <w:rPr>
                <w:rFonts w:ascii="Cambria Math" w:hAnsi="Cambria Math"/>
              </w:rPr>
              <m:t>〖</m:t>
            </w:del>
          </m:r>
          <m:r>
            <w:del w:id="1869" w:author="Zixuan Zhou" w:date="2026-04-27T02:35:00Z" w16du:dateUtc="2026-04-26T18:35:00Z">
              <w:rPr>
                <w:rFonts w:ascii="Cambria Math" w:hAnsi="Cambria Math"/>
              </w:rPr>
              <m:t xml:space="preserve"> </m:t>
            </w:del>
          </m:r>
          <m:r>
            <w:del w:id="1870" w:author="Zixuan Zhou" w:date="2026-04-27T02:35:00Z" w16du:dateUtc="2026-04-26T18:35:00Z">
              <w:rPr>
                <w:rFonts w:ascii="Cambria Math" w:hAnsi="Cambria Math"/>
              </w:rPr>
              <m:t>〗</m:t>
            </w:del>
          </m:r>
          <m:r>
            <w:del w:id="1871" w:author="Zixuan Zhou" w:date="2026-04-27T02:35:00Z" w16du:dateUtc="2026-04-26T18:35:00Z">
              <w:rPr>
                <w:rFonts w:ascii="Cambria Math" w:hAnsi="Cambria Math"/>
              </w:rPr>
              <m:t xml:space="preserve"> ∑_()^▒∑_()^▒</m:t>
            </w:del>
          </m:r>
          <m:r>
            <w:del w:id="1872" w:author="Zixuan Zhou" w:date="2026-04-27T02:35:00Z" w16du:dateUtc="2026-04-26T18:35:00Z">
              <w:rPr>
                <w:rFonts w:ascii="Cambria Math" w:hAnsi="Cambria Math"/>
              </w:rPr>
              <m:t>〖</m:t>
            </w:del>
          </m:r>
          <m:r>
            <w:del w:id="1873" w:author="Zixuan Zhou" w:date="2026-04-27T02:35:00Z" w16du:dateUtc="2026-04-26T18:35:00Z">
              <w:rPr>
                <w:rFonts w:ascii="Cambria Math" w:hAnsi="Cambria Math"/>
              </w:rPr>
              <m:t xml:space="preserve"> </m:t>
            </w:del>
          </m:r>
          <m:r>
            <w:del w:id="1874" w:author="Zixuan Zhou" w:date="2026-04-27T02:35:00Z" w16du:dateUtc="2026-04-26T18:35:00Z">
              <w:rPr>
                <w:rFonts w:ascii="Cambria Math" w:hAnsi="Cambria Math"/>
              </w:rPr>
              <m:t>〗</m:t>
            </w:del>
          </m:r>
        </m:oMath>
      </m:oMathPara>
    </w:p>
    <w:p w14:paraId="4E99CC27" w14:textId="737C67BB"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875"/>
      <w:r w:rsidRPr="00A24A9B">
        <w:t>，二次加权</w:t>
      </w:r>
      <w:r w:rsidRPr="00A24A9B">
        <w:t>Kappa</w:t>
      </w:r>
      <w:r w:rsidRPr="00A24A9B">
        <w:t>系数的稳定估计通常要求样本量不低于</w:t>
      </w:r>
      <w:r w:rsidRPr="00A24A9B">
        <w:t>30~50</w:t>
      </w:r>
      <w:r w:rsidRPr="00A24A9B">
        <w:t>对，</w:t>
      </w:r>
      <w:commentRangeEnd w:id="1875"/>
      <w:r w:rsidR="00192633" w:rsidRPr="00A24A9B">
        <w:rPr>
          <w:rStyle w:val="afc"/>
          <w:sz w:val="24"/>
          <w:szCs w:val="22"/>
        </w:rPr>
        <w:commentReference w:id="1875"/>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1704E8">
        <w:instrText xml:space="preserve"> ADDIN ZOTERO_ITEM CSL_CITATION {"citationID":"ZmrZB8oB","properties":{"unsorted":false,"formattedCitation":"\\super [40]\\nosupersub{}","plainCitation":"[40]","noteIndex":0},"citationItems":[{"id":1239,"uris":["http://zotero.org/users/15209510/items/SHYTUKT2"],"itemData":{"id":1239,"type":"article-journal","abstract":"With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876" w:name="_Toc228219370"/>
      <w:r w:rsidRPr="00E7252B">
        <w:rPr>
          <w:rFonts w:hint="eastAsia"/>
        </w:rPr>
        <w:t>参评大模型的专家一致性横向对比</w:t>
      </w:r>
      <w:bookmarkEnd w:id="1876"/>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004C9EE3"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ins w:id="1877" w:author="Zixuan Zhou" w:date="2026-04-27T02:54:00Z" w16du:dateUtc="2026-04-26T18:54:00Z">
        <w:r w:rsidR="005B5F9F" w:rsidRPr="009613CF">
          <w:rPr>
            <w:rStyle w:val="ne-text"/>
            <w:sz w:val="21"/>
            <w:szCs w:val="20"/>
          </w:rPr>
          <w:t>GLM</w:t>
        </w:r>
        <w:r w:rsidR="005B5F9F">
          <w:rPr>
            <w:rStyle w:val="ne-text"/>
            <w:rFonts w:hint="eastAsia"/>
            <w:sz w:val="21"/>
            <w:szCs w:val="20"/>
          </w:rPr>
          <w:t>-</w:t>
        </w:r>
      </w:ins>
      <w:del w:id="1878" w:author="Zixuan Zhou" w:date="2026-04-27T02:54:00Z" w16du:dateUtc="2026-04-26T18:54:00Z">
        <w:r w:rsidRPr="00455885" w:rsidDel="005B5F9F">
          <w:delText>Qwen2.5-32B-Instruct</w:delText>
        </w:r>
      </w:del>
      <w:ins w:id="1879" w:author="Zixuan Zhou" w:date="2026-04-27T02:54:00Z" w16du:dateUtc="2026-04-26T18:54:00Z">
        <w:r w:rsidR="005B5F9F">
          <w:rPr>
            <w:rFonts w:hint="eastAsia"/>
          </w:rPr>
          <w:t>5</w:t>
        </w:r>
      </w:ins>
      <w:r w:rsidRPr="00455885">
        <w:t>以</w:t>
      </w:r>
      <w:r w:rsidRPr="00455885">
        <w:t>0.705</w:t>
      </w:r>
      <w:r w:rsidRPr="00455885">
        <w:t>的平均</w:t>
      </w:r>
      <w:r w:rsidRPr="00455885">
        <w:t>Kappa</w:t>
      </w:r>
      <w:r w:rsidRPr="00455885">
        <w:t>位居第二，已进入</w:t>
      </w:r>
      <w:r w:rsidR="002E02F1">
        <w:rPr>
          <w:rFonts w:hint="eastAsia"/>
        </w:rPr>
        <w:t>“</w:t>
      </w:r>
      <w:r w:rsidRPr="00455885">
        <w:t>高度</w:t>
      </w:r>
      <w:r w:rsidRPr="00455885">
        <w:lastRenderedPageBreak/>
        <w:t>一致</w:t>
      </w:r>
      <w:r w:rsidR="002E02F1">
        <w:rPr>
          <w:rFonts w:hint="eastAsia"/>
        </w:rPr>
        <w:t>”</w:t>
      </w:r>
      <w:r w:rsidRPr="00455885">
        <w:t>区间；</w:t>
      </w:r>
      <w:ins w:id="1880" w:author="Zixuan Zhou" w:date="2026-04-27T02:54:00Z" w16du:dateUtc="2026-04-26T18:54:00Z">
        <w:r w:rsidR="005B5F9F" w:rsidRPr="005B5F9F">
          <w:t>Qwen2.5-32B-Instruct</w:t>
        </w:r>
        <w:r w:rsidR="005B5F9F">
          <w:rPr>
            <w:rFonts w:hint="eastAsia"/>
          </w:rPr>
          <w:t>、</w:t>
        </w:r>
      </w:ins>
      <w:r w:rsidRPr="00455885">
        <w:t>Qwen2.5-14B-Instruct</w:t>
      </w:r>
      <w:del w:id="1881" w:author="Zixuan Zhou" w:date="2026-04-27T02:54:00Z" w16du:dateUtc="2026-04-26T18:54:00Z">
        <w:r w:rsidRPr="00455885" w:rsidDel="005B5F9F">
          <w:delText>、</w:delText>
        </w:r>
        <w:r w:rsidRPr="00455885" w:rsidDel="005B5F9F">
          <w:delText>Qwen3-Omni-30B-A3B-Instruct</w:delText>
        </w:r>
      </w:del>
      <w:r w:rsidRPr="00455885">
        <w:t>和</w:t>
      </w:r>
      <w:ins w:id="1882" w:author="Zixuan Zhou" w:date="2026-04-27T02:54:00Z" w16du:dateUtc="2026-04-26T18:54:00Z">
        <w:r w:rsidR="005B5F9F" w:rsidRPr="005B5F9F">
          <w:t>Qwen2.5-7B-Instruct</w:t>
        </w:r>
      </w:ins>
      <w:del w:id="1883" w:author="Zixuan Zhou" w:date="2026-04-27T02:54:00Z" w16du:dateUtc="2026-04-26T18:54:00Z">
        <w:r w:rsidRPr="00455885" w:rsidDel="005B5F9F">
          <w:delText>GLM-5</w:delText>
        </w:r>
      </w:del>
      <w:r w:rsidRPr="00455885">
        <w:t>的平均</w:t>
      </w:r>
      <w:r w:rsidRPr="00455885">
        <w:t>Kappa</w:t>
      </w:r>
      <w:r w:rsidRPr="00455885">
        <w:t>分布在</w:t>
      </w:r>
      <w:r w:rsidRPr="00455885">
        <w:t>0.</w:t>
      </w:r>
      <w:del w:id="1884" w:author="Zixuan Zhou" w:date="2026-04-27T02:55:00Z" w16du:dateUtc="2026-04-26T18:55:00Z">
        <w:r w:rsidRPr="00455885" w:rsidDel="005B5F9F">
          <w:delText>518</w:delText>
        </w:r>
      </w:del>
      <w:ins w:id="1885" w:author="Zixuan Zhou" w:date="2026-04-27T02:55:00Z" w16du:dateUtc="2026-04-26T18:55:00Z">
        <w:r w:rsidR="005B5F9F" w:rsidRPr="00455885">
          <w:t>5</w:t>
        </w:r>
        <w:r w:rsidR="005B5F9F">
          <w:rPr>
            <w:rFonts w:hint="eastAsia"/>
          </w:rPr>
          <w:t>43</w:t>
        </w:r>
      </w:ins>
      <w:r w:rsidRPr="00455885">
        <w:t>至</w:t>
      </w:r>
      <w:r w:rsidRPr="00455885">
        <w:t>0.558</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ins w:id="1886" w:author="Zixuan Zhou" w:date="2026-04-27T02:56:00Z" w16du:dateUtc="2026-04-26T18:56:00Z">
        <w:r w:rsidR="005B5F9F" w:rsidRPr="009613CF">
          <w:rPr>
            <w:rStyle w:val="ne-text"/>
            <w:sz w:val="21"/>
            <w:szCs w:val="20"/>
          </w:rPr>
          <w:t>GLM</w:t>
        </w:r>
        <w:r w:rsidR="005B5F9F">
          <w:rPr>
            <w:rStyle w:val="ne-text"/>
            <w:rFonts w:hint="eastAsia"/>
            <w:sz w:val="21"/>
            <w:szCs w:val="20"/>
          </w:rPr>
          <w:t>-</w:t>
        </w:r>
        <w:r w:rsidR="005B5F9F">
          <w:rPr>
            <w:rFonts w:hint="eastAsia"/>
          </w:rPr>
          <w:t>5</w:t>
        </w:r>
      </w:ins>
      <w:del w:id="1887" w:author="Zixuan Zhou" w:date="2026-04-27T02:56:00Z" w16du:dateUtc="2026-04-26T18:56:00Z">
        <w:r w:rsidRPr="00455885" w:rsidDel="005B5F9F">
          <w:delText>Qwen2.5-32B-Instruct</w:delText>
        </w:r>
      </w:del>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ins w:id="1888" w:author="Zixuan Zhou" w:date="2026-04-27T02:56:00Z" w16du:dateUtc="2026-04-26T18:56:00Z">
        <w:r w:rsidR="005B5F9F">
          <w:rPr>
            <w:rFonts w:hint="eastAsia"/>
          </w:rPr>
          <w:t>32</w:t>
        </w:r>
      </w:ins>
      <w:del w:id="1889" w:author="Zixuan Zhou" w:date="2026-04-27T02:56:00Z" w16du:dateUtc="2026-04-26T18:56:00Z">
        <w:r w:rsidRPr="00455885" w:rsidDel="005B5F9F">
          <w:delText>14</w:delText>
        </w:r>
      </w:del>
      <w:r w:rsidRPr="00455885">
        <w:t>B-Instruct</w:t>
      </w:r>
      <w:r w:rsidRPr="00455885">
        <w:t>以</w:t>
      </w:r>
      <w:r w:rsidRPr="00455885">
        <w:t>0.703</w:t>
      </w:r>
      <w:r w:rsidRPr="00455885">
        <w:t>进入</w:t>
      </w:r>
      <w:r w:rsidR="002E02F1">
        <w:rPr>
          <w:rFonts w:hint="eastAsia"/>
        </w:rPr>
        <w:t>“</w:t>
      </w:r>
      <w:r w:rsidRPr="00455885">
        <w:t>高度一致</w:t>
      </w:r>
      <w:r w:rsidR="002E02F1">
        <w:rPr>
          <w:rFonts w:hint="eastAsia"/>
        </w:rPr>
        <w:t>”</w:t>
      </w:r>
      <w:r w:rsidRPr="00455885">
        <w:t>区间；其余</w:t>
      </w:r>
      <w:ins w:id="1890" w:author="Zixuan Zhou" w:date="2026-04-27T02:56:00Z" w16du:dateUtc="2026-04-26T18:56:00Z">
        <w:r w:rsidR="005B5F9F">
          <w:rPr>
            <w:rFonts w:hint="eastAsia"/>
          </w:rPr>
          <w:t>二</w:t>
        </w:r>
      </w:ins>
      <w:del w:id="1891" w:author="Zixuan Zhou" w:date="2026-04-27T02:56:00Z" w16du:dateUtc="2026-04-26T18:56:00Z">
        <w:r w:rsidRPr="00455885" w:rsidDel="005B5F9F">
          <w:delText>三</w:delText>
        </w:r>
      </w:del>
      <w:r w:rsidRPr="00455885">
        <w:t>款模型的平均</w:t>
      </w:r>
      <w:r w:rsidRPr="00455885">
        <w:t>Kappa</w:t>
      </w:r>
      <w:r w:rsidRPr="00455885">
        <w:t>则分布在</w:t>
      </w:r>
      <w:r w:rsidRPr="00455885">
        <w:t>0.577</w:t>
      </w:r>
      <w:r w:rsidRPr="00455885">
        <w:t>至</w:t>
      </w:r>
      <w:r w:rsidRPr="00455885">
        <w:t>0.674</w:t>
      </w:r>
      <w:r w:rsidRPr="00455885">
        <w:t>之间。</w:t>
      </w:r>
    </w:p>
    <w:p w14:paraId="0CBA864A" w14:textId="7ADE7363" w:rsidR="00194F9E" w:rsidRDefault="00455885" w:rsidP="00455885">
      <w:pPr>
        <w:pStyle w:val="altz"/>
        <w:ind w:firstLine="480"/>
        <w:rPr>
          <w:ins w:id="1892" w:author="Zixuan Zhou" w:date="2026-04-27T02:32:00Z" w16du:dateUtc="2026-04-26T18:32:00Z"/>
        </w:rPr>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ins w:id="1893" w:author="Zixuan Zhou" w:date="2026-04-27T02:57:00Z" w16du:dateUtc="2026-04-26T18:57:00Z">
        <w:r w:rsidR="005B5F9F" w:rsidRPr="00455885">
          <w:t>Qwen2.5-32B</w:t>
        </w:r>
      </w:ins>
      <w:del w:id="1894" w:author="Zixuan Zhou" w:date="2026-04-27T02:57:00Z" w16du:dateUtc="2026-04-26T18:57:00Z">
        <w:r w:rsidRPr="00455885" w:rsidDel="005B5F9F">
          <w:delText>GLM-5</w:delText>
        </w:r>
      </w:del>
      <w:r w:rsidRPr="00455885">
        <w:t>的表现不及</w:t>
      </w:r>
      <w:ins w:id="1895" w:author="Zixuan Zhou" w:date="2026-04-27T02:57:00Z" w16du:dateUtc="2026-04-26T18:57:00Z">
        <w:r w:rsidR="005B5F9F" w:rsidRPr="00455885">
          <w:t>GLM-5</w:t>
        </w:r>
      </w:ins>
      <w:del w:id="1896" w:author="Zixuan Zhou" w:date="2026-04-27T02:57:00Z" w16du:dateUtc="2026-04-26T18:57:00Z">
        <w:r w:rsidRPr="00455885" w:rsidDel="005B5F9F">
          <w:delText>Qwen2.5-32B</w:delText>
        </w:r>
      </w:del>
      <w:r w:rsidRPr="00455885">
        <w:t>，</w:t>
      </w:r>
      <w:r w:rsidR="002B702E">
        <w:rPr>
          <w:rFonts w:hint="eastAsia"/>
        </w:rPr>
        <w:t>表明</w:t>
      </w:r>
      <w:r w:rsidRPr="00455885">
        <w:t>模型评价能力不仅取决于参数量，更受制于训练范式、对齐策略与指令跟随精度等因素。</w:t>
      </w:r>
    </w:p>
    <w:p w14:paraId="682DAC7C" w14:textId="7224A1A6" w:rsidR="00F62009" w:rsidRPr="00455885" w:rsidDel="00F62009" w:rsidRDefault="00F62009" w:rsidP="00455885">
      <w:pPr>
        <w:pStyle w:val="altz"/>
        <w:ind w:firstLine="480"/>
        <w:rPr>
          <w:del w:id="1897" w:author="Zixuan Zhou" w:date="2026-04-27T02:32:00Z" w16du:dateUtc="2026-04-26T18:32:00Z"/>
        </w:rPr>
      </w:pPr>
    </w:p>
    <w:p w14:paraId="68862A5D" w14:textId="359123DC" w:rsidR="002B702E" w:rsidRPr="002B702E" w:rsidRDefault="002B702E" w:rsidP="00A072DF">
      <w:pPr>
        <w:pStyle w:val="aff6"/>
        <w:spacing w:before="326" w:after="163"/>
      </w:pPr>
      <w:bookmarkStart w:id="1898" w:name="_Ref227685313"/>
      <w:bookmarkStart w:id="1899" w:name="_Toc228022954"/>
      <w:r w:rsidRPr="002B702E">
        <w:rPr>
          <w:rFonts w:hint="eastAsia"/>
        </w:rPr>
        <w:t>表</w:t>
      </w:r>
      <w:r w:rsidRPr="002B702E">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4</w:t>
      </w:r>
      <w:r w:rsidR="00492FE9">
        <w:rPr>
          <w:rFonts w:hint="eastAsia"/>
        </w:rPr>
        <w:fldChar w:fldCharType="end"/>
      </w:r>
      <w:bookmarkEnd w:id="1898"/>
      <w:r w:rsidRPr="002B702E">
        <w:rPr>
          <w:rFonts w:hint="eastAsia"/>
        </w:rPr>
        <w:t xml:space="preserve"> </w:t>
      </w:r>
      <w:r w:rsidRPr="002B702E">
        <w:rPr>
          <w:rFonts w:hint="eastAsia"/>
        </w:rPr>
        <w:t>各参评模型与临床专家打分的平均一致性对比</w:t>
      </w:r>
      <w:bookmarkEnd w:id="1899"/>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Change w:id="1900">
          <w:tblGrid>
            <w:gridCol w:w="8"/>
            <w:gridCol w:w="3119"/>
            <w:gridCol w:w="8"/>
            <w:gridCol w:w="3110"/>
            <w:gridCol w:w="8"/>
            <w:gridCol w:w="2819"/>
            <w:gridCol w:w="8"/>
          </w:tblGrid>
        </w:tblGridChange>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A072DF" w:rsidRDefault="006C0F0E" w:rsidP="00E1116F">
            <w:pPr>
              <w:pStyle w:val="altz"/>
              <w:spacing w:line="240" w:lineRule="auto"/>
              <w:ind w:firstLineChars="0" w:firstLine="0"/>
              <w:rPr>
                <w:sz w:val="21"/>
                <w:szCs w:val="20"/>
              </w:rPr>
            </w:pPr>
            <w:r w:rsidRPr="00A072DF">
              <w:rPr>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A072DF" w:rsidRDefault="006C0F0E" w:rsidP="00E1116F">
            <w:pPr>
              <w:pStyle w:val="altz"/>
              <w:spacing w:line="240" w:lineRule="auto"/>
              <w:ind w:firstLineChars="0" w:firstLine="0"/>
              <w:rPr>
                <w:sz w:val="21"/>
                <w:szCs w:val="20"/>
              </w:rPr>
            </w:pPr>
            <w:r w:rsidRPr="00A072DF">
              <w:rPr>
                <w:sz w:val="21"/>
                <w:szCs w:val="20"/>
              </w:rPr>
              <w:t>与专家</w:t>
            </w:r>
            <w:r w:rsidRPr="00A072DF">
              <w:rPr>
                <w:sz w:val="21"/>
                <w:szCs w:val="20"/>
              </w:rPr>
              <w:t>A</w:t>
            </w:r>
            <w:r w:rsidRPr="00A072DF">
              <w:rPr>
                <w:sz w:val="21"/>
                <w:szCs w:val="20"/>
              </w:rPr>
              <w:t>平均</w:t>
            </w:r>
            <w:r w:rsidRPr="00A072DF">
              <w:rPr>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A072DF" w:rsidRDefault="006C0F0E" w:rsidP="00E1116F">
            <w:pPr>
              <w:pStyle w:val="altz"/>
              <w:spacing w:line="240" w:lineRule="auto"/>
              <w:ind w:firstLineChars="0" w:firstLine="0"/>
              <w:rPr>
                <w:sz w:val="21"/>
                <w:szCs w:val="20"/>
              </w:rPr>
            </w:pPr>
            <w:r w:rsidRPr="00A072DF">
              <w:rPr>
                <w:sz w:val="21"/>
                <w:szCs w:val="20"/>
              </w:rPr>
              <w:t>与专家</w:t>
            </w:r>
            <w:r w:rsidR="00635C1B" w:rsidRPr="00A072DF">
              <w:rPr>
                <w:rFonts w:hint="eastAsia"/>
                <w:sz w:val="21"/>
                <w:szCs w:val="20"/>
              </w:rPr>
              <w:t>B</w:t>
            </w:r>
            <w:r w:rsidRPr="00A072DF">
              <w:rPr>
                <w:sz w:val="21"/>
                <w:szCs w:val="20"/>
              </w:rPr>
              <w:t>平均</w:t>
            </w:r>
            <w:r w:rsidRPr="00A072DF">
              <w:rPr>
                <w:sz w:val="21"/>
                <w:szCs w:val="20"/>
              </w:rPr>
              <w:t>Kappa</w:t>
            </w:r>
          </w:p>
        </w:tc>
      </w:tr>
      <w:tr w:rsidR="002B702E" w:rsidRPr="006C0F0E" w14:paraId="4A70FF58" w14:textId="77777777" w:rsidTr="00654A62">
        <w:trPr>
          <w:trHeight w:val="317"/>
        </w:trPr>
        <w:tc>
          <w:tcPr>
            <w:tcW w:w="3127" w:type="dxa"/>
            <w:tcBorders>
              <w:top w:val="single" w:sz="4" w:space="0" w:color="auto"/>
            </w:tcBorders>
            <w:vAlign w:val="center"/>
            <w:hideMark/>
          </w:tcPr>
          <w:p w14:paraId="7CF2A230" w14:textId="6055F901" w:rsidR="002B702E" w:rsidRPr="009613CF" w:rsidRDefault="002B702E" w:rsidP="002B702E">
            <w:pPr>
              <w:pStyle w:val="altz"/>
              <w:ind w:firstLineChars="0" w:firstLine="0"/>
              <w:rPr>
                <w:sz w:val="21"/>
                <w:szCs w:val="20"/>
              </w:rPr>
            </w:pPr>
            <w:r w:rsidRPr="009613CF">
              <w:rPr>
                <w:rStyle w:val="ne-text"/>
                <w:sz w:val="21"/>
                <w:szCs w:val="20"/>
              </w:rPr>
              <w:t>Qwen2.5-7B-Instruct</w:t>
            </w:r>
          </w:p>
        </w:tc>
        <w:tc>
          <w:tcPr>
            <w:tcW w:w="3118" w:type="dxa"/>
            <w:tcBorders>
              <w:top w:val="single" w:sz="4" w:space="0" w:color="auto"/>
            </w:tcBorders>
            <w:vAlign w:val="center"/>
            <w:hideMark/>
          </w:tcPr>
          <w:p w14:paraId="0344F684" w14:textId="4333DA42" w:rsidR="002B702E" w:rsidRPr="009613CF" w:rsidRDefault="002B702E" w:rsidP="002B702E">
            <w:pPr>
              <w:pStyle w:val="altz"/>
              <w:ind w:firstLineChars="0" w:firstLine="0"/>
              <w:rPr>
                <w:sz w:val="21"/>
                <w:szCs w:val="20"/>
              </w:rPr>
            </w:pPr>
            <w:r w:rsidRPr="009613CF">
              <w:rPr>
                <w:rStyle w:val="ne-text"/>
                <w:sz w:val="21"/>
                <w:szCs w:val="20"/>
              </w:rPr>
              <w:t>0.449</w:t>
            </w:r>
          </w:p>
        </w:tc>
        <w:tc>
          <w:tcPr>
            <w:tcW w:w="2827" w:type="dxa"/>
            <w:tcBorders>
              <w:top w:val="single" w:sz="4" w:space="0" w:color="auto"/>
            </w:tcBorders>
            <w:vAlign w:val="center"/>
            <w:hideMark/>
          </w:tcPr>
          <w:p w14:paraId="07B1C8CC" w14:textId="0233ACFA" w:rsidR="002B702E" w:rsidRPr="009613CF" w:rsidRDefault="002B702E" w:rsidP="002B702E">
            <w:pPr>
              <w:pStyle w:val="altz"/>
              <w:ind w:firstLineChars="0" w:firstLine="0"/>
              <w:rPr>
                <w:sz w:val="21"/>
                <w:szCs w:val="20"/>
              </w:rPr>
            </w:pPr>
            <w:r w:rsidRPr="009613CF">
              <w:rPr>
                <w:rStyle w:val="ne-text"/>
                <w:sz w:val="21"/>
                <w:szCs w:val="20"/>
              </w:rPr>
              <w:t>0.577</w:t>
            </w:r>
          </w:p>
        </w:tc>
      </w:tr>
      <w:tr w:rsidR="00350883" w:rsidRPr="006C0F0E" w:rsidDel="00F62009" w14:paraId="01881F13" w14:textId="1AAA4DBB" w:rsidTr="00654A62">
        <w:trPr>
          <w:trHeight w:val="317"/>
          <w:del w:id="1901" w:author="Zixuan Zhou" w:date="2026-04-27T02:32:00Z"/>
        </w:trPr>
        <w:tc>
          <w:tcPr>
            <w:tcW w:w="3127" w:type="dxa"/>
            <w:vAlign w:val="center"/>
            <w:hideMark/>
          </w:tcPr>
          <w:p w14:paraId="6C00BD81" w14:textId="0DED9E73" w:rsidR="00350883" w:rsidRPr="009613CF" w:rsidDel="00F62009" w:rsidRDefault="00350883" w:rsidP="00350883">
            <w:pPr>
              <w:pStyle w:val="altz"/>
              <w:ind w:firstLineChars="0" w:firstLine="0"/>
              <w:rPr>
                <w:del w:id="1902" w:author="Zixuan Zhou" w:date="2026-04-27T02:32:00Z" w16du:dateUtc="2026-04-26T18:32:00Z"/>
                <w:sz w:val="21"/>
                <w:szCs w:val="20"/>
              </w:rPr>
            </w:pPr>
            <w:del w:id="1903" w:author="Zixuan Zhou" w:date="2026-04-27T02:16:00Z" w16du:dateUtc="2026-04-26T18:16:00Z">
              <w:r w:rsidRPr="009613CF" w:rsidDel="00350883">
                <w:rPr>
                  <w:rStyle w:val="ne-text"/>
                  <w:sz w:val="21"/>
                  <w:szCs w:val="20"/>
                </w:rPr>
                <w:delText>GLM</w:delText>
              </w:r>
            </w:del>
            <w:del w:id="1904" w:author="Zixuan Zhou" w:date="2026-04-27T02:17:00Z" w16du:dateUtc="2026-04-26T18:17:00Z">
              <w:r w:rsidRPr="009613CF" w:rsidDel="009748AE">
                <w:rPr>
                  <w:rStyle w:val="ne-text"/>
                  <w:sz w:val="21"/>
                  <w:szCs w:val="20"/>
                </w:rPr>
                <w:delText>-</w:delText>
              </w:r>
            </w:del>
            <w:del w:id="1905" w:author="Zixuan Zhou" w:date="2026-04-27T02:16:00Z" w16du:dateUtc="2026-04-26T18:16:00Z">
              <w:r w:rsidRPr="009613CF" w:rsidDel="00350883">
                <w:rPr>
                  <w:rStyle w:val="ne-text"/>
                  <w:sz w:val="21"/>
                  <w:szCs w:val="20"/>
                </w:rPr>
                <w:delText>5</w:delText>
              </w:r>
            </w:del>
          </w:p>
        </w:tc>
        <w:tc>
          <w:tcPr>
            <w:tcW w:w="3118" w:type="dxa"/>
            <w:vAlign w:val="center"/>
            <w:hideMark/>
          </w:tcPr>
          <w:p w14:paraId="7372FA04" w14:textId="272E5EB3" w:rsidR="00350883" w:rsidRPr="009613CF" w:rsidDel="00F62009" w:rsidRDefault="00350883" w:rsidP="00350883">
            <w:pPr>
              <w:pStyle w:val="altz"/>
              <w:ind w:firstLineChars="0" w:firstLine="0"/>
              <w:rPr>
                <w:del w:id="1906" w:author="Zixuan Zhou" w:date="2026-04-27T02:32:00Z" w16du:dateUtc="2026-04-26T18:32:00Z"/>
                <w:sz w:val="21"/>
                <w:szCs w:val="20"/>
              </w:rPr>
            </w:pPr>
            <w:del w:id="1907" w:author="Zixuan Zhou" w:date="2026-04-27T02:32:00Z" w16du:dateUtc="2026-04-26T18:32:00Z">
              <w:r w:rsidRPr="009613CF" w:rsidDel="00F62009">
                <w:rPr>
                  <w:rStyle w:val="ne-text"/>
                  <w:sz w:val="21"/>
                  <w:szCs w:val="20"/>
                </w:rPr>
                <w:delText>0.518</w:delText>
              </w:r>
            </w:del>
          </w:p>
        </w:tc>
        <w:tc>
          <w:tcPr>
            <w:tcW w:w="2827" w:type="dxa"/>
            <w:vAlign w:val="center"/>
            <w:hideMark/>
          </w:tcPr>
          <w:p w14:paraId="1CEE6AE9" w14:textId="7961092F" w:rsidR="00350883" w:rsidRPr="009613CF" w:rsidDel="00F62009" w:rsidRDefault="00350883" w:rsidP="00350883">
            <w:pPr>
              <w:pStyle w:val="altz"/>
              <w:ind w:firstLineChars="0" w:firstLine="0"/>
              <w:rPr>
                <w:del w:id="1908" w:author="Zixuan Zhou" w:date="2026-04-27T02:32:00Z" w16du:dateUtc="2026-04-26T18:32:00Z"/>
                <w:sz w:val="21"/>
                <w:szCs w:val="20"/>
              </w:rPr>
            </w:pPr>
            <w:del w:id="1909" w:author="Zixuan Zhou" w:date="2026-04-27T02:32:00Z" w16du:dateUtc="2026-04-26T18:32:00Z">
              <w:r w:rsidRPr="009613CF" w:rsidDel="00F62009">
                <w:rPr>
                  <w:rStyle w:val="ne-text"/>
                  <w:sz w:val="21"/>
                  <w:szCs w:val="20"/>
                </w:rPr>
                <w:delText>0.611</w:delText>
              </w:r>
            </w:del>
          </w:p>
        </w:tc>
      </w:tr>
      <w:tr w:rsidR="00350883" w:rsidRPr="006C0F0E" w14:paraId="45AF060E" w14:textId="77777777" w:rsidTr="00350883">
        <w:tblPrEx>
          <w:tblW w:w="9072" w:type="dxa"/>
          <w:tblInd w:w="-8" w:type="dxa"/>
          <w:tblCellMar>
            <w:top w:w="15" w:type="dxa"/>
            <w:left w:w="15" w:type="dxa"/>
            <w:bottom w:w="15" w:type="dxa"/>
            <w:right w:w="15" w:type="dxa"/>
          </w:tblCellMar>
          <w:tblPrExChange w:id="1910"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1911" w:author="Zixuan Zhou" w:date="2026-04-27T02:16:00Z" w16du:dateUtc="2026-04-26T18:16:00Z">
            <w:trPr>
              <w:gridBefore w:val="1"/>
              <w:trHeight w:val="317"/>
            </w:trPr>
          </w:trPrChange>
        </w:trPr>
        <w:tc>
          <w:tcPr>
            <w:tcW w:w="3127" w:type="dxa"/>
            <w:vAlign w:val="center"/>
            <w:tcPrChange w:id="1912" w:author="Zixuan Zhou" w:date="2026-04-27T02:16:00Z" w16du:dateUtc="2026-04-26T18:16:00Z">
              <w:tcPr>
                <w:tcW w:w="3127" w:type="dxa"/>
                <w:gridSpan w:val="2"/>
                <w:vAlign w:val="center"/>
              </w:tcPr>
            </w:tcPrChange>
          </w:tcPr>
          <w:p w14:paraId="5E1CD8BE" w14:textId="3ECF3737" w:rsidR="00350883" w:rsidRPr="009613CF" w:rsidRDefault="00350883" w:rsidP="00350883">
            <w:pPr>
              <w:pStyle w:val="altz"/>
              <w:ind w:firstLineChars="0" w:firstLine="0"/>
              <w:rPr>
                <w:sz w:val="21"/>
                <w:szCs w:val="20"/>
              </w:rPr>
            </w:pPr>
            <w:ins w:id="1913" w:author="Zixuan Zhou" w:date="2026-04-27T02:17:00Z" w16du:dateUtc="2026-04-26T18:17:00Z">
              <w:r w:rsidRPr="009613CF">
                <w:rPr>
                  <w:rStyle w:val="ne-text"/>
                  <w:sz w:val="21"/>
                  <w:szCs w:val="20"/>
                </w:rPr>
                <w:t>Qwen2.5-14B-Instruct</w:t>
              </w:r>
            </w:ins>
            <w:del w:id="1914" w:author="Zixuan Zhou" w:date="2026-04-27T02:16:00Z" w16du:dateUtc="2026-04-26T18:16:00Z">
              <w:r w:rsidRPr="009613CF" w:rsidDel="00350883">
                <w:rPr>
                  <w:rStyle w:val="ne-text"/>
                  <w:sz w:val="21"/>
                  <w:szCs w:val="20"/>
                </w:rPr>
                <w:delText>Qwen3-Omni-30B-A3B-Instruct</w:delText>
              </w:r>
            </w:del>
          </w:p>
        </w:tc>
        <w:tc>
          <w:tcPr>
            <w:tcW w:w="3118" w:type="dxa"/>
            <w:vAlign w:val="center"/>
            <w:hideMark/>
            <w:tcPrChange w:id="1915" w:author="Zixuan Zhou" w:date="2026-04-27T02:16:00Z" w16du:dateUtc="2026-04-26T18:16:00Z">
              <w:tcPr>
                <w:tcW w:w="3118" w:type="dxa"/>
                <w:gridSpan w:val="2"/>
                <w:vAlign w:val="center"/>
                <w:hideMark/>
              </w:tcPr>
            </w:tcPrChange>
          </w:tcPr>
          <w:p w14:paraId="13B3DDC0" w14:textId="20EFE747" w:rsidR="00350883" w:rsidRPr="009613CF" w:rsidRDefault="00350883" w:rsidP="00350883">
            <w:pPr>
              <w:pStyle w:val="altz"/>
              <w:ind w:firstLineChars="0" w:firstLine="0"/>
              <w:rPr>
                <w:sz w:val="21"/>
                <w:szCs w:val="20"/>
              </w:rPr>
            </w:pPr>
            <w:r w:rsidRPr="009613CF">
              <w:rPr>
                <w:rStyle w:val="ne-text"/>
                <w:sz w:val="21"/>
                <w:szCs w:val="20"/>
              </w:rPr>
              <w:t>0.543</w:t>
            </w:r>
          </w:p>
        </w:tc>
        <w:tc>
          <w:tcPr>
            <w:tcW w:w="2827" w:type="dxa"/>
            <w:vAlign w:val="center"/>
            <w:hideMark/>
            <w:tcPrChange w:id="1916" w:author="Zixuan Zhou" w:date="2026-04-27T02:16:00Z" w16du:dateUtc="2026-04-26T18:16:00Z">
              <w:tcPr>
                <w:tcW w:w="2827" w:type="dxa"/>
                <w:gridSpan w:val="2"/>
                <w:vAlign w:val="center"/>
                <w:hideMark/>
              </w:tcPr>
            </w:tcPrChange>
          </w:tcPr>
          <w:p w14:paraId="764EBCD4" w14:textId="405F94D4" w:rsidR="00350883" w:rsidRPr="009613CF" w:rsidRDefault="00350883" w:rsidP="00350883">
            <w:pPr>
              <w:pStyle w:val="altz"/>
              <w:ind w:firstLineChars="0" w:firstLine="0"/>
              <w:rPr>
                <w:sz w:val="21"/>
                <w:szCs w:val="20"/>
              </w:rPr>
            </w:pPr>
            <w:r w:rsidRPr="009613CF">
              <w:rPr>
                <w:rStyle w:val="ne-text"/>
                <w:sz w:val="21"/>
                <w:szCs w:val="20"/>
              </w:rPr>
              <w:t>0.674</w:t>
            </w:r>
          </w:p>
        </w:tc>
      </w:tr>
      <w:tr w:rsidR="00350883" w:rsidRPr="006C0F0E" w14:paraId="222A2BD8" w14:textId="77777777" w:rsidTr="00350883">
        <w:tblPrEx>
          <w:tblW w:w="9072" w:type="dxa"/>
          <w:tblInd w:w="-8" w:type="dxa"/>
          <w:tblCellMar>
            <w:top w:w="15" w:type="dxa"/>
            <w:left w:w="15" w:type="dxa"/>
            <w:bottom w:w="15" w:type="dxa"/>
            <w:right w:w="15" w:type="dxa"/>
          </w:tblCellMar>
          <w:tblPrExChange w:id="1917"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1918" w:author="Zixuan Zhou" w:date="2026-04-27T02:16:00Z" w16du:dateUtc="2026-04-26T18:16:00Z">
            <w:trPr>
              <w:gridBefore w:val="1"/>
              <w:trHeight w:val="317"/>
            </w:trPr>
          </w:trPrChange>
        </w:trPr>
        <w:tc>
          <w:tcPr>
            <w:tcW w:w="3127" w:type="dxa"/>
            <w:vAlign w:val="center"/>
            <w:tcPrChange w:id="1919" w:author="Zixuan Zhou" w:date="2026-04-27T02:16:00Z" w16du:dateUtc="2026-04-26T18:16:00Z">
              <w:tcPr>
                <w:tcW w:w="3127" w:type="dxa"/>
                <w:gridSpan w:val="2"/>
                <w:vAlign w:val="center"/>
              </w:tcPr>
            </w:tcPrChange>
          </w:tcPr>
          <w:p w14:paraId="6688166F" w14:textId="2E86033C" w:rsidR="00350883" w:rsidRPr="009613CF" w:rsidRDefault="00350883" w:rsidP="00350883">
            <w:pPr>
              <w:pStyle w:val="altz"/>
              <w:ind w:firstLineChars="0" w:firstLine="0"/>
              <w:rPr>
                <w:sz w:val="21"/>
                <w:szCs w:val="20"/>
              </w:rPr>
            </w:pPr>
            <w:ins w:id="1920" w:author="Zixuan Zhou" w:date="2026-04-27T02:17:00Z" w16du:dateUtc="2026-04-26T18:17:00Z">
              <w:r w:rsidRPr="009613CF">
                <w:rPr>
                  <w:rStyle w:val="ne-text"/>
                  <w:sz w:val="21"/>
                  <w:szCs w:val="20"/>
                </w:rPr>
                <w:t>Qwen2.5-32B-Instruct</w:t>
              </w:r>
            </w:ins>
            <w:del w:id="1921" w:author="Zixuan Zhou" w:date="2026-04-27T02:16:00Z" w16du:dateUtc="2026-04-26T18:16:00Z">
              <w:r w:rsidRPr="009613CF" w:rsidDel="00350883">
                <w:rPr>
                  <w:rStyle w:val="ne-text"/>
                  <w:sz w:val="21"/>
                  <w:szCs w:val="20"/>
                </w:rPr>
                <w:delText>Qwen2.5-14B-Instruct</w:delText>
              </w:r>
            </w:del>
          </w:p>
        </w:tc>
        <w:tc>
          <w:tcPr>
            <w:tcW w:w="3118" w:type="dxa"/>
            <w:vAlign w:val="center"/>
            <w:hideMark/>
            <w:tcPrChange w:id="1922" w:author="Zixuan Zhou" w:date="2026-04-27T02:16:00Z" w16du:dateUtc="2026-04-26T18:16:00Z">
              <w:tcPr>
                <w:tcW w:w="3118" w:type="dxa"/>
                <w:gridSpan w:val="2"/>
                <w:vAlign w:val="center"/>
                <w:hideMark/>
              </w:tcPr>
            </w:tcPrChange>
          </w:tcPr>
          <w:p w14:paraId="0DD187E1" w14:textId="77E0C2AB" w:rsidR="00350883" w:rsidRPr="009613CF" w:rsidRDefault="00350883" w:rsidP="00350883">
            <w:pPr>
              <w:pStyle w:val="altz"/>
              <w:ind w:firstLineChars="0" w:firstLine="0"/>
              <w:rPr>
                <w:sz w:val="21"/>
                <w:szCs w:val="20"/>
              </w:rPr>
            </w:pPr>
            <w:r w:rsidRPr="009613CF">
              <w:rPr>
                <w:rStyle w:val="ne-text"/>
                <w:sz w:val="21"/>
                <w:szCs w:val="20"/>
              </w:rPr>
              <w:t>0.558</w:t>
            </w:r>
          </w:p>
        </w:tc>
        <w:tc>
          <w:tcPr>
            <w:tcW w:w="2827" w:type="dxa"/>
            <w:vAlign w:val="center"/>
            <w:hideMark/>
            <w:tcPrChange w:id="1923" w:author="Zixuan Zhou" w:date="2026-04-27T02:16:00Z" w16du:dateUtc="2026-04-26T18:16:00Z">
              <w:tcPr>
                <w:tcW w:w="2827" w:type="dxa"/>
                <w:gridSpan w:val="2"/>
                <w:vAlign w:val="center"/>
                <w:hideMark/>
              </w:tcPr>
            </w:tcPrChange>
          </w:tcPr>
          <w:p w14:paraId="3A567744" w14:textId="7DCDB3C4" w:rsidR="00350883" w:rsidRPr="009613CF" w:rsidRDefault="00350883" w:rsidP="00350883">
            <w:pPr>
              <w:pStyle w:val="altz"/>
              <w:ind w:firstLineChars="0" w:firstLine="0"/>
              <w:rPr>
                <w:sz w:val="21"/>
                <w:szCs w:val="20"/>
              </w:rPr>
            </w:pPr>
            <w:r w:rsidRPr="009613CF">
              <w:rPr>
                <w:rStyle w:val="ne-text"/>
                <w:sz w:val="21"/>
                <w:szCs w:val="20"/>
              </w:rPr>
              <w:t>0.703</w:t>
            </w:r>
          </w:p>
        </w:tc>
      </w:tr>
      <w:tr w:rsidR="002B702E" w:rsidRPr="006C0F0E" w14:paraId="2431729D" w14:textId="77777777" w:rsidTr="00350883">
        <w:tblPrEx>
          <w:tblW w:w="9072" w:type="dxa"/>
          <w:tblInd w:w="-8" w:type="dxa"/>
          <w:tblCellMar>
            <w:top w:w="15" w:type="dxa"/>
            <w:left w:w="15" w:type="dxa"/>
            <w:bottom w:w="15" w:type="dxa"/>
            <w:right w:w="15" w:type="dxa"/>
          </w:tblCellMar>
          <w:tblPrExChange w:id="1924"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1925" w:author="Zixuan Zhou" w:date="2026-04-27T02:16:00Z" w16du:dateUtc="2026-04-26T18:16:00Z">
            <w:trPr>
              <w:gridBefore w:val="1"/>
              <w:trHeight w:val="317"/>
            </w:trPr>
          </w:trPrChange>
        </w:trPr>
        <w:tc>
          <w:tcPr>
            <w:tcW w:w="3127" w:type="dxa"/>
            <w:vAlign w:val="center"/>
            <w:tcPrChange w:id="1926" w:author="Zixuan Zhou" w:date="2026-04-27T02:16:00Z" w16du:dateUtc="2026-04-26T18:16:00Z">
              <w:tcPr>
                <w:tcW w:w="3127" w:type="dxa"/>
                <w:gridSpan w:val="2"/>
                <w:vAlign w:val="center"/>
              </w:tcPr>
            </w:tcPrChange>
          </w:tcPr>
          <w:p w14:paraId="46E0C387" w14:textId="436AE308" w:rsidR="002B702E" w:rsidRPr="009613CF" w:rsidRDefault="00350883" w:rsidP="002B702E">
            <w:pPr>
              <w:pStyle w:val="altz"/>
              <w:ind w:firstLineChars="0" w:firstLine="0"/>
              <w:rPr>
                <w:sz w:val="21"/>
                <w:szCs w:val="20"/>
              </w:rPr>
            </w:pPr>
            <w:ins w:id="1927" w:author="Zixuan Zhou" w:date="2026-04-27T02:16:00Z" w16du:dateUtc="2026-04-26T18:16:00Z">
              <w:r w:rsidRPr="009613CF">
                <w:rPr>
                  <w:rStyle w:val="ne-text"/>
                  <w:sz w:val="21"/>
                  <w:szCs w:val="20"/>
                </w:rPr>
                <w:t>GLM</w:t>
              </w:r>
            </w:ins>
            <w:ins w:id="1928" w:author="Zixuan Zhou" w:date="2026-04-27T02:17:00Z" w16du:dateUtc="2026-04-26T18:17:00Z">
              <w:r>
                <w:rPr>
                  <w:rStyle w:val="ne-text"/>
                  <w:rFonts w:hint="eastAsia"/>
                  <w:sz w:val="21"/>
                  <w:szCs w:val="20"/>
                </w:rPr>
                <w:t>-</w:t>
              </w:r>
            </w:ins>
            <w:ins w:id="1929" w:author="Zixuan Zhou" w:date="2026-04-27T02:16:00Z" w16du:dateUtc="2026-04-26T18:16:00Z">
              <w:r w:rsidRPr="009613CF">
                <w:rPr>
                  <w:rStyle w:val="ne-text"/>
                  <w:sz w:val="21"/>
                  <w:szCs w:val="20"/>
                </w:rPr>
                <w:t>5</w:t>
              </w:r>
            </w:ins>
            <w:del w:id="1930" w:author="Zixuan Zhou" w:date="2026-04-27T02:16:00Z" w16du:dateUtc="2026-04-26T18:16:00Z">
              <w:r w:rsidR="002B702E" w:rsidRPr="009613CF" w:rsidDel="00350883">
                <w:rPr>
                  <w:rStyle w:val="ne-text"/>
                  <w:sz w:val="21"/>
                  <w:szCs w:val="20"/>
                </w:rPr>
                <w:delText>Qwen2.5-32B-Instruct</w:delText>
              </w:r>
            </w:del>
          </w:p>
        </w:tc>
        <w:tc>
          <w:tcPr>
            <w:tcW w:w="3118" w:type="dxa"/>
            <w:vAlign w:val="center"/>
            <w:hideMark/>
            <w:tcPrChange w:id="1931" w:author="Zixuan Zhou" w:date="2026-04-27T02:16:00Z" w16du:dateUtc="2026-04-26T18:16:00Z">
              <w:tcPr>
                <w:tcW w:w="3118" w:type="dxa"/>
                <w:gridSpan w:val="2"/>
                <w:vAlign w:val="center"/>
                <w:hideMark/>
              </w:tcPr>
            </w:tcPrChange>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Change w:id="1932" w:author="Zixuan Zhou" w:date="2026-04-27T02:16:00Z" w16du:dateUtc="2026-04-26T18:16:00Z">
              <w:tcPr>
                <w:tcW w:w="2827" w:type="dxa"/>
                <w:gridSpan w:val="2"/>
                <w:vAlign w:val="center"/>
                <w:hideMark/>
              </w:tcPr>
            </w:tcPrChange>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1933" w:name="_Toc228219371"/>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1933"/>
    </w:p>
    <w:p w14:paraId="38D04733" w14:textId="6A66CADB" w:rsidR="002B702E" w:rsidRDefault="002E02F1" w:rsidP="002B702E">
      <w:pPr>
        <w:pStyle w:val="altz"/>
        <w:ind w:firstLine="480"/>
      </w:pPr>
      <w:r>
        <w:rPr>
          <w:noProof/>
        </w:rPr>
        <w:drawing>
          <wp:anchor distT="0" distB="0" distL="114300" distR="114300" simplePos="0" relativeHeight="251667456" behindDoc="0" locked="0" layoutInCell="1" allowOverlap="1" wp14:anchorId="1BECA7D3" wp14:editId="6A2D641E">
            <wp:simplePos x="0" y="0"/>
            <wp:positionH relativeFrom="column">
              <wp:posOffset>29210</wp:posOffset>
            </wp:positionH>
            <wp:positionV relativeFrom="paragraph">
              <wp:posOffset>2149475</wp:posOffset>
            </wp:positionV>
            <wp:extent cx="5759450" cy="505333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6123"/>
                    <a:stretch>
                      <a:fillRect/>
                    </a:stretch>
                  </pic:blipFill>
                  <pic:spPr bwMode="auto">
                    <a:xfrm>
                      <a:off x="0" y="0"/>
                      <a:ext cx="5759450" cy="5053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702E">
        <w:rPr>
          <w:noProof/>
        </w:rPr>
        <mc:AlternateContent>
          <mc:Choice Requires="wps">
            <w:drawing>
              <wp:anchor distT="0" distB="0" distL="114300" distR="114300" simplePos="0" relativeHeight="251669504" behindDoc="0" locked="0" layoutInCell="1" allowOverlap="1" wp14:anchorId="6D1A22C1" wp14:editId="744F5A8C">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1934" w:name="_Ref227685772"/>
                            <w:bookmarkStart w:id="1935" w:name="_Toc228023143"/>
                            <w:bookmarkStart w:id="1936" w:name="_Toc228023176"/>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1934"/>
                            <w:r w:rsidRPr="002B702E">
                              <w:rPr>
                                <w:rFonts w:ascii="宋体" w:eastAsia="宋体" w:hAnsi="宋体" w:hint="eastAsia"/>
                                <w:sz w:val="21"/>
                                <w:szCs w:val="21"/>
                              </w:rPr>
                              <w:t xml:space="preserve"> </w:t>
                            </w:r>
                            <w:r w:rsidRPr="002B702E">
                              <w:rPr>
                                <w:rFonts w:ascii="宋体" w:eastAsia="宋体" w:hAnsi="宋体" w:hint="eastAsia"/>
                                <w:sz w:val="21"/>
                                <w:szCs w:val="21"/>
                              </w:rPr>
                              <w:t>各评价维度下一致性系数(二次加权kappa)雷达图</w:t>
                            </w:r>
                            <w:bookmarkEnd w:id="1935"/>
                            <w:bookmarkEnd w:id="19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30"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" stroked="f">
                <v:textbox style="mso-fit-shape-to-text:t" inset="0,0,0,0">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1937" w:name="_Ref227685772"/>
                      <w:bookmarkStart w:id="1938" w:name="_Toc228023143"/>
                      <w:bookmarkStart w:id="1939" w:name="_Toc228023176"/>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1937"/>
                      <w:r w:rsidRPr="002B702E">
                        <w:rPr>
                          <w:rFonts w:ascii="宋体" w:eastAsia="宋体" w:hAnsi="宋体" w:hint="eastAsia"/>
                          <w:sz w:val="21"/>
                          <w:szCs w:val="21"/>
                        </w:rPr>
                        <w:t xml:space="preserve"> </w:t>
                      </w:r>
                      <w:r w:rsidRPr="002B702E">
                        <w:rPr>
                          <w:rFonts w:ascii="宋体" w:eastAsia="宋体" w:hAnsi="宋体" w:hint="eastAsia"/>
                          <w:sz w:val="21"/>
                          <w:szCs w:val="21"/>
                        </w:rPr>
                        <w:t>各评价维度下一致性系数(二次加权kappa)雷达图</w:t>
                      </w:r>
                      <w:bookmarkEnd w:id="1938"/>
                      <w:bookmarkEnd w:id="1939"/>
                    </w:p>
                  </w:txbxContent>
                </v:textbox>
                <w10:wrap type="topAndBottom"/>
              </v:shape>
            </w:pict>
          </mc:Fallback>
        </mc:AlternateContent>
      </w:r>
      <w:r w:rsidR="002B702E" w:rsidRPr="002B702E">
        <w:t>在整体层面的综合一致性分析中</w:t>
      </w:r>
      <w:r w:rsidR="00455577">
        <w:t>（</w:t>
      </w:r>
      <w:r w:rsidR="00455577" w:rsidRPr="005B5F9F">
        <w:fldChar w:fldCharType="begin"/>
      </w:r>
      <w:r w:rsidR="00455577" w:rsidRPr="005B5F9F">
        <w:instrText xml:space="preserve"> REF _Ref227685772 \h </w:instrText>
      </w:r>
      <w:r w:rsidR="00455577" w:rsidRPr="005B5F9F">
        <w:fldChar w:fldCharType="separate"/>
      </w:r>
      <w:r w:rsidR="00455577" w:rsidRPr="005B5F9F">
        <w:rPr>
          <w:rFonts w:hint="eastAsia"/>
          <w:rPrChange w:id="1940" w:author="Zixuan Zhou" w:date="2026-04-27T02:57:00Z" w16du:dateUtc="2026-04-26T18:57:00Z">
            <w:rPr>
              <w:rFonts w:ascii="宋体" w:hAnsi="宋体" w:hint="eastAsia"/>
              <w:sz w:val="21"/>
              <w:szCs w:val="21"/>
            </w:rPr>
          </w:rPrChange>
        </w:rPr>
        <w:t>图</w:t>
      </w:r>
      <w:r w:rsidR="00455577" w:rsidRPr="005B5F9F">
        <w:rPr>
          <w:rFonts w:hint="eastAsia"/>
          <w:rPrChange w:id="1941" w:author="Zixuan Zhou" w:date="2026-04-27T02:57:00Z" w16du:dateUtc="2026-04-26T18:57:00Z">
            <w:rPr>
              <w:rFonts w:ascii="宋体" w:hAnsi="宋体" w:hint="eastAsia"/>
              <w:sz w:val="21"/>
              <w:szCs w:val="21"/>
            </w:rPr>
          </w:rPrChange>
        </w:rPr>
        <w:t xml:space="preserve"> </w:t>
      </w:r>
      <w:r w:rsidR="00455577" w:rsidRPr="005B5F9F">
        <w:rPr>
          <w:rFonts w:hint="eastAsia"/>
          <w:rPrChange w:id="1942" w:author="Zixuan Zhou" w:date="2026-04-27T02:57:00Z" w16du:dateUtc="2026-04-26T18:57:00Z">
            <w:rPr>
              <w:rFonts w:ascii="宋体" w:hAnsi="宋体" w:hint="eastAsia"/>
              <w:noProof/>
              <w:sz w:val="21"/>
              <w:szCs w:val="21"/>
            </w:rPr>
          </w:rPrChange>
        </w:rPr>
        <w:t>5</w:t>
      </w:r>
      <w:r w:rsidR="00455577" w:rsidRPr="005B5F9F">
        <w:rPr>
          <w:rFonts w:hint="eastAsia"/>
          <w:rPrChange w:id="1943" w:author="Zixuan Zhou" w:date="2026-04-27T02:57:00Z" w16du:dateUtc="2026-04-26T18:57:00Z">
            <w:rPr>
              <w:rFonts w:ascii="宋体" w:hAnsi="宋体" w:hint="eastAsia"/>
              <w:sz w:val="21"/>
              <w:szCs w:val="21"/>
            </w:rPr>
          </w:rPrChange>
        </w:rPr>
        <w:noBreakHyphen/>
      </w:r>
      <w:r w:rsidR="00455577" w:rsidRPr="005B5F9F">
        <w:rPr>
          <w:rFonts w:hint="eastAsia"/>
          <w:rPrChange w:id="1944" w:author="Zixuan Zhou" w:date="2026-04-27T02:57:00Z" w16du:dateUtc="2026-04-26T18:57:00Z">
            <w:rPr>
              <w:rFonts w:ascii="宋体" w:hAnsi="宋体" w:hint="eastAsia"/>
              <w:noProof/>
              <w:sz w:val="21"/>
              <w:szCs w:val="21"/>
            </w:rPr>
          </w:rPrChange>
        </w:rPr>
        <w:t>1</w:t>
      </w:r>
      <w:r w:rsidR="00455577" w:rsidRPr="005B5F9F">
        <w:fldChar w:fldCharType="end"/>
      </w:r>
      <w:r w:rsidR="00455577">
        <w:t>）</w:t>
      </w:r>
      <w:r w:rsidR="00455577">
        <w:rPr>
          <w:rFonts w:hint="eastAsia"/>
        </w:rPr>
        <w:t>，</w:t>
      </w:r>
      <w:r w:rsidR="00455577">
        <w:rPr>
          <w:rFonts w:hint="eastAsia"/>
        </w:rPr>
        <w:t>A</w:t>
      </w:r>
      <w:r w:rsidR="002B702E" w:rsidRPr="002B702E">
        <w:t>I</w:t>
      </w:r>
      <w:r w:rsidR="002B702E" w:rsidRPr="002B702E">
        <w:t>群体平均打分与专家群体的平均打分在各评价维度上均表现出较高的一致性。值得注意的是，在</w:t>
      </w:r>
      <w:r w:rsidR="002B702E">
        <w:rPr>
          <w:rFonts w:hint="eastAsia"/>
        </w:rPr>
        <w:t>“</w:t>
      </w:r>
      <w:r w:rsidR="002B702E" w:rsidRPr="002B702E">
        <w:t>仅提供必要信息</w:t>
      </w:r>
      <w:r w:rsidR="002B702E">
        <w:rPr>
          <w:rFonts w:hint="eastAsia"/>
        </w:rPr>
        <w:t>”</w:t>
      </w:r>
      <w:r w:rsidR="002B702E" w:rsidRPr="002B702E">
        <w:t>（即剔除冗余干扰、保留核心要点）这一维度上，</w:t>
      </w:r>
      <w:r w:rsidR="002B702E" w:rsidRPr="002B702E">
        <w:t>AI</w:t>
      </w:r>
      <w:r w:rsidR="002B702E" w:rsidRPr="002B702E">
        <w:t>总体与专家总体的评估呈现出极高的拟合度（</w:t>
      </w:r>
      <w:r w:rsidR="002B702E" w:rsidRPr="002B702E">
        <w:t>Kappa=0.839</w:t>
      </w:r>
      <w:r w:rsidR="002B702E"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002B702E" w:rsidRPr="002B702E">
        <w:t>。然而，结合上一节的横向对比可知，这一</w:t>
      </w:r>
      <w:r w:rsidR="00455577">
        <w:rPr>
          <w:rFonts w:hint="eastAsia"/>
        </w:rPr>
        <w:t>“</w:t>
      </w:r>
      <w:r w:rsidR="002B702E" w:rsidRPr="002B702E">
        <w:t>群体智慧</w:t>
      </w:r>
      <w:r w:rsidR="00455577">
        <w:t>””</w:t>
      </w:r>
      <w:r w:rsidR="002B702E" w:rsidRPr="002B702E">
        <w:t>建立在各模型差异显著的个体表现之上</w:t>
      </w:r>
      <w:r w:rsidR="002B702E" w:rsidRPr="002B702E">
        <w:t>——</w:t>
      </w:r>
      <w:r w:rsidR="002B702E" w:rsidRPr="002B702E">
        <w:t>若未经筛选而直接采用单一模型充当裁判，其评价信度将难以保证。</w:t>
      </w:r>
    </w:p>
    <w:p w14:paraId="31FA10C0" w14:textId="4144CB14" w:rsidR="00B4723F" w:rsidRDefault="007B5F05" w:rsidP="007B5F05">
      <w:pPr>
        <w:pStyle w:val="3"/>
        <w:spacing w:before="163" w:after="163"/>
        <w:rPr>
          <w:rFonts w:hint="eastAsia"/>
        </w:rPr>
      </w:pPr>
      <w:bookmarkStart w:id="1945" w:name="_Toc228219372"/>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945"/>
    </w:p>
    <w:p w14:paraId="45B8EF6D" w14:textId="3A0117EC"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w:t>
      </w:r>
      <w:r w:rsidRPr="00455577">
        <w:rPr>
          <w:rFonts w:hint="eastAsia"/>
        </w:rPr>
        <w:lastRenderedPageBreak/>
        <w:t>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del w:id="1946" w:author="Zixuan Zhou" w:date="2026-04-27T02:58:00Z" w16du:dateUtc="2026-04-26T18:58:00Z">
        <w:r w:rsidRPr="00455577" w:rsidDel="005B5F9F">
          <w:rPr>
            <w:rFonts w:hint="eastAsia"/>
          </w:rPr>
          <w:delText>（周定杰）</w:delText>
        </w:r>
      </w:del>
      <w:r w:rsidRPr="00455577">
        <w:rPr>
          <w:rFonts w:hint="eastAsia"/>
        </w:rPr>
        <w:t>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ins w:id="1947" w:author="Zixuan Zhou" w:date="2026-04-27T02:58:00Z" w16du:dateUtc="2026-04-26T18:58:00Z">
        <w:r w:rsidR="005B5F9F" w:rsidRPr="00455885">
          <w:t>GLM-5</w:t>
        </w:r>
      </w:ins>
      <w:del w:id="1948" w:author="Zixuan Zhou" w:date="2026-04-27T02:58:00Z" w16du:dateUtc="2026-04-26T18:58:00Z">
        <w:r w:rsidRPr="00455577" w:rsidDel="005B5F9F">
          <w:rPr>
            <w:rFonts w:hint="eastAsia"/>
          </w:rPr>
          <w:delText>Qwen2.5-32B-Instruct</w:delText>
        </w:r>
      </w:del>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0BAA02C3" w:rsidR="00517842" w:rsidRPr="00517842" w:rsidRDefault="00517842" w:rsidP="002E02F1">
      <w:pPr>
        <w:pStyle w:val="aff6"/>
        <w:spacing w:before="326" w:after="163"/>
      </w:pPr>
      <w:bookmarkStart w:id="1949" w:name="_Ref227686405"/>
      <w:bookmarkStart w:id="1950" w:name="_Toc228022955"/>
      <w:r w:rsidRPr="00517842">
        <w:rPr>
          <w:rFonts w:hint="eastAsia"/>
        </w:rPr>
        <w:t>表</w:t>
      </w:r>
      <w:r w:rsidRPr="00517842">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5</w:t>
      </w:r>
      <w:r w:rsidR="00492FE9">
        <w:rPr>
          <w:rFonts w:hint="eastAsia"/>
        </w:rPr>
        <w:fldChar w:fldCharType="end"/>
      </w:r>
      <w:bookmarkEnd w:id="1949"/>
      <w:r w:rsidRPr="00517842">
        <w:rPr>
          <w:rFonts w:hint="eastAsia"/>
        </w:rPr>
        <w:t xml:space="preserve"> </w:t>
      </w:r>
      <w:r w:rsidR="00801A7A" w:rsidRPr="00801A7A">
        <w:rPr>
          <w:rFonts w:cs="Times New Roman" w:hint="eastAsia"/>
        </w:rPr>
        <w:t>主要候选模型</w:t>
      </w:r>
      <w:r w:rsidRPr="00517842">
        <w:rPr>
          <w:rFonts w:hint="eastAsia"/>
        </w:rPr>
        <w:t>与不同临床专家打分的一致性分析结果</w:t>
      </w:r>
      <w:bookmarkEnd w:id="1950"/>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1951" w:name="_Toc228219373"/>
      <w:r>
        <w:rPr>
          <w:rFonts w:hint="eastAsia"/>
        </w:rPr>
        <w:t>大模型</w:t>
      </w:r>
      <w:r w:rsidR="00B4723F">
        <w:rPr>
          <w:rFonts w:hint="eastAsia"/>
        </w:rPr>
        <w:t>自动打分范式</w:t>
      </w:r>
      <w:r w:rsidR="00E60D77">
        <w:rPr>
          <w:rFonts w:hint="eastAsia"/>
        </w:rPr>
        <w:t>的确立</w:t>
      </w:r>
      <w:bookmarkEnd w:id="1951"/>
    </w:p>
    <w:p w14:paraId="5E4751A2" w14:textId="0F533EC0"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del w:id="1952" w:author="Zixuan Zhou" w:date="2026-04-27T02:59:00Z" w16du:dateUtc="2026-04-26T18:59:00Z">
        <w:r w:rsidRPr="00E60D77" w:rsidDel="005B5F9F">
          <w:rPr>
            <w:rFonts w:hint="eastAsia"/>
          </w:rPr>
          <w:delText>（</w:delText>
        </w:r>
        <w:r w:rsidRPr="00E60D77" w:rsidDel="005B5F9F">
          <w:rPr>
            <w:rFonts w:hint="eastAsia"/>
          </w:rPr>
          <w:delText>Kappa</w:delText>
        </w:r>
        <w:r w:rsidRPr="00E60D77" w:rsidDel="005B5F9F">
          <w:rPr>
            <w:rFonts w:hint="eastAsia"/>
          </w:rPr>
          <w:delText>）</w:delText>
        </w:r>
      </w:del>
      <w:r w:rsidRPr="00E60D77">
        <w:rPr>
          <w:rFonts w:hint="eastAsia"/>
        </w:rPr>
        <w:t>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1953" w:name="_Toc228219374"/>
      <w:r w:rsidRPr="00A54175">
        <w:t>全量数据自动化质量筛查</w:t>
      </w:r>
      <w:bookmarkEnd w:id="1953"/>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w:t>
      </w:r>
      <w:r>
        <w:rPr>
          <w:rFonts w:hint="eastAsia"/>
        </w:rPr>
        <w:lastRenderedPageBreak/>
        <w:t>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31623663"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1954" w:name="_Toc228219375"/>
      <w:r>
        <w:rPr>
          <w:rFonts w:hint="eastAsia"/>
        </w:rPr>
        <w:t>问答数据集构建结果</w:t>
      </w:r>
      <w:bookmarkEnd w:id="1954"/>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2F587399"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ins w:id="1955" w:author="Zixuan Zhou" w:date="2026-04-27T21:44:00Z" w16du:dateUtc="2026-04-27T13:44:00Z">
        <w:r w:rsidR="00D95BED">
          <w:rPr>
            <w:rFonts w:hint="eastAsia"/>
          </w:rPr>
          <w:t>项</w:t>
        </w:r>
      </w:ins>
      <w:del w:id="1956" w:author="Zixuan Zhou" w:date="2026-04-27T21:44:00Z" w16du:dateUtc="2026-04-27T13:44:00Z">
        <w:r w:rsidDel="00D95BED">
          <w:rPr>
            <w:rFonts w:hint="eastAsia"/>
          </w:rPr>
          <w:delText>大</w:delText>
        </w:r>
      </w:del>
      <w:r>
        <w:rPr>
          <w:rFonts w:hint="eastAsia"/>
        </w:rPr>
        <w:t>指标</w:t>
      </w:r>
      <w:del w:id="1957" w:author="Zixuan Zhou" w:date="2026-04-27T21:44:00Z" w16du:dateUtc="2026-04-27T13:44:00Z">
        <w:r w:rsidDel="00D95BED">
          <w:rPr>
            <w:rFonts w:hint="eastAsia"/>
          </w:rPr>
          <w:delText>（指导性、准确性、完整性、安全性、易于理解、</w:delText>
        </w:r>
      </w:del>
      <w:del w:id="1958" w:author="Zixuan Zhou" w:date="2026-04-17T16:51:00Z" w16du:dateUtc="2026-04-17T08:51:00Z">
        <w:r w:rsidDel="00524783">
          <w:rPr>
            <w:rFonts w:hint="eastAsia"/>
          </w:rPr>
          <w:delText>简洁性</w:delText>
        </w:r>
      </w:del>
      <w:del w:id="1959" w:author="Zixuan Zhou" w:date="2026-04-27T21:44:00Z" w16du:dateUtc="2026-04-27T13:44:00Z">
        <w:r w:rsidDel="00D95BED">
          <w:rPr>
            <w:rFonts w:hint="eastAsia"/>
          </w:rPr>
          <w:delText>）</w:delText>
        </w:r>
      </w:del>
      <w:r>
        <w:rPr>
          <w:rFonts w:hint="eastAsia"/>
        </w:rPr>
        <w:t>且平均分高于</w:t>
      </w:r>
      <w:ins w:id="1960" w:author="Zixuan Zhou" w:date="2026-04-17T16:52:00Z" w16du:dateUtc="2026-04-17T08:52:00Z">
        <w:r w:rsidR="00524783">
          <w:rPr>
            <w:rFonts w:hint="eastAsia"/>
          </w:rPr>
          <w:t>2</w:t>
        </w:r>
      </w:ins>
      <w:del w:id="1961" w:author="Zixuan Zhou" w:date="2026-04-17T16:52:00Z" w16du:dateUtc="2026-04-17T08:52:00Z">
        <w:r w:rsidDel="00524783">
          <w:rPr>
            <w:rFonts w:hint="eastAsia"/>
          </w:rPr>
          <w:delText>4</w:delText>
        </w:r>
      </w:del>
      <w:del w:id="1962" w:author="Zixuan Zhou" w:date="2026-04-17T16:51:00Z" w16du:dateUtc="2026-04-17T08:51:00Z">
        <w:r w:rsidDel="00524783">
          <w:rPr>
            <w:rFonts w:hint="eastAsia"/>
          </w:rPr>
          <w:delText>.</w:delText>
        </w:r>
      </w:del>
      <w:del w:id="1963"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666A0B4" w14:textId="4F0E7BC6" w:rsidR="00D737CF" w:rsidRDefault="007B10FA" w:rsidP="00A44BA4">
      <w:pPr>
        <w:pStyle w:val="altz"/>
        <w:ind w:firstLine="480"/>
      </w:pPr>
      <w:r w:rsidRPr="007B10FA">
        <w:rPr>
          <w:rFonts w:hint="eastAsia"/>
        </w:rPr>
        <w:t>如</w:t>
      </w:r>
      <w:r w:rsidR="00451C6C" w:rsidRPr="00451C6C">
        <w:fldChar w:fldCharType="begin"/>
      </w:r>
      <w:r w:rsidR="00451C6C" w:rsidRPr="00451C6C">
        <w:instrText xml:space="preserve"> </w:instrText>
      </w:r>
      <w:r w:rsidR="00451C6C" w:rsidRPr="00451C6C">
        <w:rPr>
          <w:rFonts w:hint="eastAsia"/>
        </w:rPr>
        <w:instrText>REF _Ref227955792 \h</w:instrText>
      </w:r>
      <w:r w:rsidR="00451C6C" w:rsidRPr="00451C6C">
        <w:instrText xml:space="preserve"> </w:instrText>
      </w:r>
      <w:r w:rsidR="00451C6C" w:rsidRPr="00451C6C">
        <w:fldChar w:fldCharType="separate"/>
      </w:r>
      <w:r w:rsidR="00451C6C" w:rsidRPr="00451C6C">
        <w:rPr>
          <w:rFonts w:hint="eastAsia"/>
        </w:rPr>
        <w:t>表</w:t>
      </w:r>
      <w:r w:rsidR="00451C6C" w:rsidRPr="00451C6C">
        <w:rPr>
          <w:rFonts w:hint="eastAsia"/>
        </w:rPr>
        <w:t xml:space="preserve"> 5</w:t>
      </w:r>
      <w:r w:rsidR="00451C6C" w:rsidRPr="00451C6C">
        <w:rPr>
          <w:rFonts w:hint="eastAsia"/>
        </w:rPr>
        <w:noBreakHyphen/>
        <w:t>6</w:t>
      </w:r>
      <w:r w:rsidR="00451C6C" w:rsidRPr="00451C6C">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del w:id="1964" w:author="Zixuan Zhou" w:date="2026-04-27T21:43:00Z" w16du:dateUtc="2026-04-27T13:43:00Z">
        <w:r w:rsidRPr="007B10FA" w:rsidDel="00D95BED">
          <w:rPr>
            <w:rFonts w:hint="eastAsia"/>
          </w:rPr>
          <w:delText>（</w:delText>
        </w:r>
        <w:r w:rsidRPr="007B10FA" w:rsidDel="00D95BED">
          <w:rPr>
            <w:rFonts w:hint="eastAsia"/>
          </w:rPr>
          <w:delText>853</w:delText>
        </w:r>
        <w:r w:rsidRPr="007B10FA" w:rsidDel="00D95BED">
          <w:rPr>
            <w:rFonts w:hint="eastAsia"/>
          </w:rPr>
          <w:delText>条，</w:delText>
        </w:r>
        <w:r w:rsidRPr="007B10FA" w:rsidDel="00D95BED">
          <w:rPr>
            <w:rFonts w:hint="eastAsia"/>
          </w:rPr>
          <w:delText>30.83%</w:delText>
        </w:r>
        <w:r w:rsidRPr="007B10FA" w:rsidDel="00D95BED">
          <w:rPr>
            <w:rFonts w:hint="eastAsia"/>
          </w:rPr>
          <w:delText>）</w:delText>
        </w:r>
      </w:del>
      <w:r w:rsidRPr="007B10FA">
        <w:rPr>
          <w:rFonts w:hint="eastAsia"/>
        </w:rPr>
        <w:t>与</w:t>
      </w:r>
      <w:r>
        <w:rPr>
          <w:rFonts w:hint="eastAsia"/>
        </w:rPr>
        <w:t>“</w:t>
      </w:r>
      <w:r w:rsidRPr="007B10FA">
        <w:rPr>
          <w:rFonts w:hint="eastAsia"/>
        </w:rPr>
        <w:t>安全套</w:t>
      </w:r>
      <w:r>
        <w:rPr>
          <w:rFonts w:hint="eastAsia"/>
        </w:rPr>
        <w:t>”</w:t>
      </w:r>
      <w:del w:id="1965" w:author="Zixuan Zhou" w:date="2026-04-27T21:43:00Z" w16du:dateUtc="2026-04-27T13:43:00Z">
        <w:r w:rsidRPr="007B10FA" w:rsidDel="00D95BED">
          <w:rPr>
            <w:rFonts w:hint="eastAsia"/>
          </w:rPr>
          <w:delText>（</w:delText>
        </w:r>
        <w:r w:rsidRPr="007B10FA" w:rsidDel="00D95BED">
          <w:rPr>
            <w:rFonts w:hint="eastAsia"/>
          </w:rPr>
          <w:delText>788</w:delText>
        </w:r>
        <w:r w:rsidRPr="007B10FA" w:rsidDel="00D95BED">
          <w:rPr>
            <w:rFonts w:hint="eastAsia"/>
          </w:rPr>
          <w:delText>条，</w:delText>
        </w:r>
        <w:r w:rsidRPr="007B10FA" w:rsidDel="00D95BED">
          <w:rPr>
            <w:rFonts w:hint="eastAsia"/>
          </w:rPr>
          <w:delText>28.48%</w:delText>
        </w:r>
        <w:r w:rsidRPr="007B10FA" w:rsidDel="00D95BED">
          <w:rPr>
            <w:rFonts w:hint="eastAsia"/>
          </w:rPr>
          <w:delText>）</w:delText>
        </w:r>
      </w:del>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del w:id="1966" w:author="Zixuan Zhou" w:date="2026-04-27T21:44:00Z" w16du:dateUtc="2026-04-27T13:44:00Z">
        <w:r w:rsidRPr="007B10FA" w:rsidDel="00D95BED">
          <w:rPr>
            <w:rFonts w:hint="eastAsia"/>
          </w:rPr>
          <w:delText>（</w:delText>
        </w:r>
        <w:r w:rsidRPr="007B10FA" w:rsidDel="00D95BED">
          <w:rPr>
            <w:rFonts w:hint="eastAsia"/>
          </w:rPr>
          <w:delText>15</w:delText>
        </w:r>
        <w:r w:rsidRPr="007B10FA" w:rsidDel="00D95BED">
          <w:rPr>
            <w:rFonts w:hint="eastAsia"/>
          </w:rPr>
          <w:delText>条，</w:delText>
        </w:r>
        <w:r w:rsidRPr="007B10FA" w:rsidDel="00D95BED">
          <w:rPr>
            <w:rFonts w:hint="eastAsia"/>
          </w:rPr>
          <w:delText>0.54%</w:delText>
        </w:r>
        <w:r w:rsidRPr="007B10FA" w:rsidDel="00D95BED">
          <w:rPr>
            <w:rFonts w:hint="eastAsia"/>
          </w:rPr>
          <w:delText>）</w:delText>
        </w:r>
      </w:del>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w:t>
      </w:r>
      <w:del w:id="1967" w:author="Zixuan Zhou" w:date="2026-04-27T21:44:00Z" w16du:dateUtc="2026-04-27T13:44:00Z">
        <w:r w:rsidRPr="007B10FA" w:rsidDel="00D95BED">
          <w:rPr>
            <w:rFonts w:hint="eastAsia"/>
          </w:rPr>
          <w:delText>（总均分</w:delText>
        </w:r>
        <w:r w:rsidRPr="007B10FA" w:rsidDel="00D95BED">
          <w:rPr>
            <w:rFonts w:hint="eastAsia"/>
          </w:rPr>
          <w:delText>2.96</w:delText>
        </w:r>
        <w:r w:rsidRPr="007B10FA" w:rsidDel="00D95BED">
          <w:rPr>
            <w:rFonts w:hint="eastAsia"/>
          </w:rPr>
          <w:delText>）</w:delText>
        </w:r>
      </w:del>
      <w:r w:rsidRPr="007B10FA">
        <w:rPr>
          <w:rFonts w:hint="eastAsia"/>
        </w:rPr>
        <w:t>，均显著高于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724A1E19" w14:textId="043E34AB" w:rsidR="007B10FA" w:rsidRDefault="007B10FA" w:rsidP="00A072DF">
      <w:pPr>
        <w:pStyle w:val="aff6"/>
        <w:spacing w:before="326" w:after="163"/>
      </w:pPr>
      <w:bookmarkStart w:id="1968" w:name="_Ref227955792"/>
      <w:bookmarkStart w:id="1969" w:name="_Toc228022956"/>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5</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6</w:t>
      </w:r>
      <w:r w:rsidR="00492FE9">
        <w:fldChar w:fldCharType="end"/>
      </w:r>
      <w:bookmarkEnd w:id="1968"/>
      <w:r>
        <w:rPr>
          <w:rFonts w:hint="eastAsia"/>
        </w:rPr>
        <w:t xml:space="preserve"> </w:t>
      </w:r>
      <w:proofErr w:type="gramStart"/>
      <w:r w:rsidRPr="001A7D2D">
        <w:rPr>
          <w:rFonts w:hint="eastAsia"/>
        </w:rPr>
        <w:t>终版数据集主题</w:t>
      </w:r>
      <w:proofErr w:type="gramEnd"/>
      <w:r w:rsidRPr="001A7D2D">
        <w:rPr>
          <w:rFonts w:hint="eastAsia"/>
        </w:rPr>
        <w:t>分布与六维度质量评分</w:t>
      </w:r>
      <w:bookmarkEnd w:id="1969"/>
    </w:p>
    <w:tbl>
      <w:tblPr>
        <w:tblStyle w:val="aff4"/>
        <w:tblW w:w="5000" w:type="pct"/>
        <w:tblLook w:val="04A0" w:firstRow="1" w:lastRow="0" w:firstColumn="1" w:lastColumn="0" w:noHBand="0" w:noVBand="1"/>
      </w:tblPr>
      <w:tblGrid>
        <w:gridCol w:w="1777"/>
        <w:gridCol w:w="2431"/>
        <w:gridCol w:w="2431"/>
        <w:gridCol w:w="2431"/>
      </w:tblGrid>
      <w:tr w:rsidR="007B10FA" w14:paraId="1745F78D" w14:textId="77777777" w:rsidTr="007B10FA">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5E8562F2" w14:textId="47B9A6D4" w:rsidR="007B10FA" w:rsidRPr="002E02F1" w:rsidRDefault="007B10FA" w:rsidP="007B10FA">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t>主题类别</w:t>
            </w:r>
          </w:p>
        </w:tc>
        <w:tc>
          <w:tcPr>
            <w:tcW w:w="1340" w:type="pct"/>
            <w:tcBorders>
              <w:top w:val="single" w:sz="4" w:space="0" w:color="auto"/>
              <w:bottom w:val="single" w:sz="4" w:space="0" w:color="auto"/>
            </w:tcBorders>
            <w:vAlign w:val="top"/>
          </w:tcPr>
          <w:p w14:paraId="0D463F40" w14:textId="3841DE18"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3FDC4FE6" w14:textId="2D809ED2"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sidR="00356663">
              <w:rPr>
                <w:rFonts w:ascii="宋体" w:eastAsia="宋体" w:hAnsi="宋体" w:hint="eastAsia"/>
                <w:sz w:val="21"/>
                <w:szCs w:val="20"/>
              </w:rPr>
              <w:t>（</w:t>
            </w:r>
            <w:r w:rsidRPr="0078767D">
              <w:rPr>
                <w:rFonts w:ascii="宋体" w:eastAsia="宋体" w:hAnsi="宋体" w:hint="eastAsia"/>
                <w:sz w:val="21"/>
                <w:szCs w:val="20"/>
              </w:rPr>
              <w:t>%</w:t>
            </w:r>
            <w:r w:rsidR="00356663">
              <w:rPr>
                <w:rFonts w:ascii="宋体" w:eastAsia="宋体" w:hAnsi="宋体" w:hint="eastAsia"/>
                <w:sz w:val="21"/>
                <w:szCs w:val="20"/>
              </w:rPr>
              <w:t>）</w:t>
            </w:r>
          </w:p>
        </w:tc>
        <w:tc>
          <w:tcPr>
            <w:tcW w:w="1340" w:type="pct"/>
            <w:tcBorders>
              <w:top w:val="single" w:sz="4" w:space="0" w:color="auto"/>
              <w:bottom w:val="single" w:sz="4" w:space="0" w:color="auto"/>
            </w:tcBorders>
          </w:tcPr>
          <w:p w14:paraId="3E31CB03" w14:textId="5D30D681"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DD1BAB" w14:paraId="7341B8AD" w14:textId="77777777" w:rsidTr="007B10FA">
        <w:trPr>
          <w:trHeight w:val="317"/>
        </w:trPr>
        <w:tc>
          <w:tcPr>
            <w:tcW w:w="980" w:type="pct"/>
            <w:tcBorders>
              <w:top w:val="single" w:sz="4" w:space="0" w:color="auto"/>
              <w:bottom w:val="nil"/>
            </w:tcBorders>
            <w:vAlign w:val="top"/>
          </w:tcPr>
          <w:p w14:paraId="092ED983" w14:textId="642D2A8B"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6025F519" w14:textId="4E03497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384A8FBA" w14:textId="56E2884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655B1BAD" w14:textId="4D3E04C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77AFD699" w14:textId="77777777" w:rsidTr="007B10FA">
        <w:trPr>
          <w:trHeight w:val="317"/>
        </w:trPr>
        <w:tc>
          <w:tcPr>
            <w:tcW w:w="980" w:type="pct"/>
            <w:tcBorders>
              <w:top w:val="nil"/>
              <w:bottom w:val="nil"/>
            </w:tcBorders>
            <w:vAlign w:val="top"/>
          </w:tcPr>
          <w:p w14:paraId="3B56B637" w14:textId="4852A229"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37EE27F5" w14:textId="68AF137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7504EF19" w14:textId="142FE90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08992F14" w14:textId="236A1463"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DD1BAB" w14:paraId="48C7E5CE" w14:textId="77777777" w:rsidTr="007B10FA">
        <w:trPr>
          <w:trHeight w:val="317"/>
        </w:trPr>
        <w:tc>
          <w:tcPr>
            <w:tcW w:w="980" w:type="pct"/>
            <w:tcBorders>
              <w:top w:val="nil"/>
              <w:bottom w:val="nil"/>
            </w:tcBorders>
            <w:vAlign w:val="top"/>
          </w:tcPr>
          <w:p w14:paraId="2FC89E99" w14:textId="15CCF65D"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29A189D2" w14:textId="62A0AC1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430D89F0" w14:textId="2E9BADE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3E792687" w14:textId="44E3171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DD1BAB" w14:paraId="305F94BD" w14:textId="77777777" w:rsidTr="007B10FA">
        <w:trPr>
          <w:trHeight w:val="317"/>
        </w:trPr>
        <w:tc>
          <w:tcPr>
            <w:tcW w:w="980" w:type="pct"/>
            <w:tcBorders>
              <w:top w:val="nil"/>
              <w:bottom w:val="nil"/>
            </w:tcBorders>
            <w:vAlign w:val="top"/>
          </w:tcPr>
          <w:p w14:paraId="05A5E873" w14:textId="36640707"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8D341E5" w14:textId="42BEF3C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6B93B7EB" w14:textId="7E3D27B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1D03A863" w14:textId="4BA319F0"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4C93BC2A" w14:textId="77777777" w:rsidTr="007B10FA">
        <w:trPr>
          <w:trHeight w:val="317"/>
        </w:trPr>
        <w:tc>
          <w:tcPr>
            <w:tcW w:w="980" w:type="pct"/>
            <w:tcBorders>
              <w:top w:val="nil"/>
              <w:bottom w:val="nil"/>
            </w:tcBorders>
            <w:vAlign w:val="top"/>
          </w:tcPr>
          <w:p w14:paraId="37CBA6E3" w14:textId="2F813EA3"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1ACE2D6E" w14:textId="77B7170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72B19C11" w14:textId="52FF7EA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22BD207A" w14:textId="710B21E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0B510187" w14:textId="77777777" w:rsidTr="007B10FA">
        <w:trPr>
          <w:trHeight w:val="317"/>
        </w:trPr>
        <w:tc>
          <w:tcPr>
            <w:tcW w:w="980" w:type="pct"/>
            <w:tcBorders>
              <w:top w:val="nil"/>
              <w:bottom w:val="nil"/>
            </w:tcBorders>
            <w:vAlign w:val="top"/>
          </w:tcPr>
          <w:p w14:paraId="65F0AFEE" w14:textId="2464AC04"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5D9A3858" w14:textId="228AC1AD"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00705D9E" w14:textId="47C20C1A"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71C41B1C" w14:textId="7A1AB88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DD1BAB" w14:paraId="201B4A34" w14:textId="77777777" w:rsidTr="007B10FA">
        <w:trPr>
          <w:trHeight w:val="317"/>
        </w:trPr>
        <w:tc>
          <w:tcPr>
            <w:tcW w:w="980" w:type="pct"/>
            <w:tcBorders>
              <w:top w:val="nil"/>
              <w:bottom w:val="nil"/>
            </w:tcBorders>
            <w:vAlign w:val="top"/>
          </w:tcPr>
          <w:p w14:paraId="71E55AAC" w14:textId="7461D069"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341543E8" w14:textId="7F7887F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16F12C92" w14:textId="241D452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06D47864" w14:textId="1FF7FF9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3F5683F4" w14:textId="77777777" w:rsidTr="007B10FA">
        <w:trPr>
          <w:trHeight w:val="317"/>
        </w:trPr>
        <w:tc>
          <w:tcPr>
            <w:tcW w:w="980" w:type="pct"/>
            <w:tcBorders>
              <w:top w:val="nil"/>
              <w:bottom w:val="nil"/>
            </w:tcBorders>
            <w:vAlign w:val="top"/>
          </w:tcPr>
          <w:p w14:paraId="41112293" w14:textId="172D642C"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208D3CDA" w14:textId="1FB763AC"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7D746A24" w14:textId="56C238B3"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49683F70" w14:textId="2A1FFA58"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DD1BAB" w14:paraId="3F98D04C" w14:textId="77777777" w:rsidTr="007B10FA">
        <w:trPr>
          <w:trHeight w:val="317"/>
        </w:trPr>
        <w:tc>
          <w:tcPr>
            <w:tcW w:w="980" w:type="pct"/>
            <w:tcBorders>
              <w:top w:val="nil"/>
              <w:bottom w:val="nil"/>
            </w:tcBorders>
            <w:vAlign w:val="top"/>
          </w:tcPr>
          <w:p w14:paraId="651BBC92" w14:textId="00ADDF0A"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4F2D5580" w14:textId="4EE4C50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3114ED72" w14:textId="48C62F2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741E0AFF" w14:textId="65FAD271"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5F58D008" w14:textId="77777777" w:rsidTr="007B10FA">
        <w:trPr>
          <w:trHeight w:val="317"/>
        </w:trPr>
        <w:tc>
          <w:tcPr>
            <w:tcW w:w="980" w:type="pct"/>
            <w:tcBorders>
              <w:top w:val="nil"/>
              <w:bottom w:val="nil"/>
            </w:tcBorders>
            <w:vAlign w:val="top"/>
          </w:tcPr>
          <w:p w14:paraId="5C25897A" w14:textId="5260D02F"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44F7B842" w14:textId="3C174F3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3125ED58" w14:textId="6852A6C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271803DC" w14:textId="2605C9D0"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DD1BAB" w14:paraId="5AB21A6E" w14:textId="77777777" w:rsidTr="007B10FA">
        <w:trPr>
          <w:trHeight w:val="317"/>
        </w:trPr>
        <w:tc>
          <w:tcPr>
            <w:tcW w:w="980" w:type="pct"/>
            <w:tcBorders>
              <w:top w:val="nil"/>
              <w:bottom w:val="nil"/>
            </w:tcBorders>
            <w:vAlign w:val="top"/>
          </w:tcPr>
          <w:p w14:paraId="0577C7EE" w14:textId="198E65AE"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lastRenderedPageBreak/>
              <w:t>女用安全套</w:t>
            </w:r>
          </w:p>
        </w:tc>
        <w:tc>
          <w:tcPr>
            <w:tcW w:w="1340" w:type="pct"/>
            <w:tcBorders>
              <w:top w:val="nil"/>
              <w:bottom w:val="nil"/>
            </w:tcBorders>
            <w:vAlign w:val="top"/>
          </w:tcPr>
          <w:p w14:paraId="25B72EDF" w14:textId="46C8A38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3A16381D" w14:textId="5AFA003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5F3DA364" w14:textId="2BB94E6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DD1BAB" w14:paraId="6747F00E" w14:textId="77777777" w:rsidTr="007B10FA">
        <w:trPr>
          <w:trHeight w:val="317"/>
        </w:trPr>
        <w:tc>
          <w:tcPr>
            <w:tcW w:w="980" w:type="pct"/>
            <w:tcBorders>
              <w:top w:val="nil"/>
              <w:bottom w:val="nil"/>
            </w:tcBorders>
            <w:vAlign w:val="top"/>
          </w:tcPr>
          <w:p w14:paraId="13958330" w14:textId="6E7D9775"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048CD27E" w14:textId="1EFBEEB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4896164A" w14:textId="4E02F64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69D68F64" w14:textId="00737B6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DD1BAB" w14:paraId="0C5B59D2" w14:textId="77777777" w:rsidTr="007B10FA">
        <w:trPr>
          <w:trHeight w:val="317"/>
        </w:trPr>
        <w:tc>
          <w:tcPr>
            <w:tcW w:w="980" w:type="pct"/>
            <w:tcBorders>
              <w:top w:val="nil"/>
              <w:bottom w:val="nil"/>
            </w:tcBorders>
            <w:vAlign w:val="top"/>
          </w:tcPr>
          <w:p w14:paraId="73D764CD" w14:textId="32A98A1A"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5D486BEC" w14:textId="526FD73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35429B58" w14:textId="759A644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29430D20" w14:textId="0F568511"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7A4DC946" w14:textId="77777777" w:rsidTr="007B10FA">
        <w:trPr>
          <w:trHeight w:val="317"/>
        </w:trPr>
        <w:tc>
          <w:tcPr>
            <w:tcW w:w="980" w:type="pct"/>
            <w:tcBorders>
              <w:top w:val="nil"/>
              <w:bottom w:val="single" w:sz="4" w:space="0" w:color="auto"/>
            </w:tcBorders>
            <w:vAlign w:val="top"/>
          </w:tcPr>
          <w:p w14:paraId="520F4557" w14:textId="5AC9F596" w:rsidR="00DD1BAB" w:rsidRPr="00DD1BAB" w:rsidRDefault="00DD1BAB" w:rsidP="00DD1BAB">
            <w:pPr>
              <w:pStyle w:val="altz"/>
              <w:wordWrap/>
              <w:snapToGrid/>
              <w:spacing w:line="240" w:lineRule="auto"/>
              <w:ind w:firstLineChars="0" w:firstLine="0"/>
              <w:rPr>
                <w:rFonts w:ascii="宋体" w:eastAsia="宋体" w:hAnsi="宋体" w:hint="eastAsia"/>
                <w:b/>
                <w:bCs/>
                <w:sz w:val="21"/>
                <w:szCs w:val="21"/>
              </w:rPr>
            </w:pPr>
            <w:r w:rsidRPr="00DD1BAB">
              <w:rPr>
                <w:rFonts w:ascii="宋体" w:eastAsia="宋体" w:hAnsi="宋体"/>
                <w:b/>
                <w:bCs/>
                <w:sz w:val="21"/>
                <w:szCs w:val="21"/>
              </w:rPr>
              <w:t>合计</w:t>
            </w:r>
          </w:p>
        </w:tc>
        <w:tc>
          <w:tcPr>
            <w:tcW w:w="1340" w:type="pct"/>
            <w:tcBorders>
              <w:top w:val="nil"/>
              <w:bottom w:val="single" w:sz="4" w:space="0" w:color="auto"/>
            </w:tcBorders>
            <w:vAlign w:val="top"/>
          </w:tcPr>
          <w:p w14:paraId="2D9A97DA" w14:textId="6537F443"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2767</w:t>
            </w:r>
          </w:p>
        </w:tc>
        <w:tc>
          <w:tcPr>
            <w:tcW w:w="1340" w:type="pct"/>
            <w:tcBorders>
              <w:top w:val="nil"/>
              <w:bottom w:val="single" w:sz="4" w:space="0" w:color="auto"/>
            </w:tcBorders>
            <w:vAlign w:val="top"/>
          </w:tcPr>
          <w:p w14:paraId="75135EF6" w14:textId="2E29690C"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100.00</w:t>
            </w:r>
          </w:p>
        </w:tc>
        <w:tc>
          <w:tcPr>
            <w:tcW w:w="1340" w:type="pct"/>
            <w:tcBorders>
              <w:top w:val="nil"/>
              <w:bottom w:val="single" w:sz="4" w:space="0" w:color="auto"/>
            </w:tcBorders>
            <w:vAlign w:val="top"/>
          </w:tcPr>
          <w:p w14:paraId="2EE3F57F" w14:textId="3FD785F5"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2.96</w:t>
            </w:r>
          </w:p>
        </w:tc>
      </w:tr>
    </w:tbl>
    <w:p w14:paraId="4A2DAB83" w14:textId="77777777" w:rsidR="00F54B80" w:rsidRDefault="00000000">
      <w:pPr>
        <w:pStyle w:val="2"/>
        <w:spacing w:before="163" w:after="163"/>
        <w:rPr>
          <w:rFonts w:hint="eastAsia"/>
        </w:rPr>
      </w:pPr>
      <w:bookmarkStart w:id="1970" w:name="_Toc228219376"/>
      <w:r>
        <w:rPr>
          <w:rFonts w:hint="eastAsia"/>
        </w:rPr>
        <w:t>本章小结</w:t>
      </w:r>
      <w:bookmarkEnd w:id="1970"/>
    </w:p>
    <w:p w14:paraId="74542E8C" w14:textId="21263568"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人工修订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个主题类别，在科学性、易读性与安全性</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default" r:id="rId39"/>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ind w:left="643" w:hanging="643"/>
        <w:rPr>
          <w:rFonts w:hint="eastAsia"/>
        </w:rPr>
      </w:pPr>
      <w:bookmarkStart w:id="1971" w:name="_Toc228219377"/>
      <w:r>
        <w:rPr>
          <w:rFonts w:hint="eastAsia"/>
        </w:rPr>
        <w:lastRenderedPageBreak/>
        <w:t>领域大语言模型微调与效果评估</w:t>
      </w:r>
      <w:bookmarkEnd w:id="1971"/>
    </w:p>
    <w:p w14:paraId="7D7F5F22" w14:textId="77777777" w:rsidR="00F54B80" w:rsidRDefault="00000000">
      <w:pPr>
        <w:pStyle w:val="2"/>
        <w:spacing w:before="163" w:after="163"/>
        <w:rPr>
          <w:rFonts w:hint="eastAsia"/>
        </w:rPr>
      </w:pPr>
      <w:bookmarkStart w:id="1972" w:name="_Toc228219378"/>
      <w:r>
        <w:rPr>
          <w:rFonts w:hint="eastAsia"/>
        </w:rPr>
        <w:t>实验设置</w:t>
      </w:r>
      <w:bookmarkEnd w:id="1972"/>
    </w:p>
    <w:p w14:paraId="6E51D67D" w14:textId="77777777" w:rsidR="00F90FD9" w:rsidRDefault="00000000" w:rsidP="00F90FD9">
      <w:pPr>
        <w:pStyle w:val="3"/>
        <w:spacing w:before="163" w:after="163"/>
        <w:rPr>
          <w:rFonts w:hint="eastAsia"/>
        </w:rPr>
      </w:pPr>
      <w:bookmarkStart w:id="1973" w:name="_Toc228219379"/>
      <w:r>
        <w:rPr>
          <w:rFonts w:hint="eastAsia"/>
        </w:rPr>
        <w:t>实验环境</w:t>
      </w:r>
      <w:bookmarkEnd w:id="1973"/>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09D4735B" w:rsidR="00D50681" w:rsidRPr="00D50681" w:rsidRDefault="00D50681" w:rsidP="00FD4E6A">
      <w:pPr>
        <w:pStyle w:val="aff6"/>
        <w:spacing w:before="326" w:after="163"/>
      </w:pPr>
      <w:bookmarkStart w:id="1974" w:name="_Ref227862261"/>
      <w:bookmarkStart w:id="1975" w:name="_Toc228022957"/>
      <w:r w:rsidRPr="00D50681">
        <w:rPr>
          <w:rFonts w:hint="eastAsia"/>
        </w:rPr>
        <w:t>表</w:t>
      </w:r>
      <w:r w:rsidRPr="00D50681">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w:t>
      </w:r>
      <w:r w:rsidR="00492FE9">
        <w:fldChar w:fldCharType="end"/>
      </w:r>
      <w:bookmarkEnd w:id="1974"/>
      <w:r w:rsidRPr="00D50681">
        <w:rPr>
          <w:rFonts w:hint="eastAsia"/>
        </w:rPr>
        <w:t xml:space="preserve"> </w:t>
      </w:r>
      <w:r w:rsidRPr="00D50681">
        <w:rPr>
          <w:rFonts w:hint="eastAsia"/>
        </w:rPr>
        <w:t>硬件配置</w:t>
      </w:r>
      <w:bookmarkEnd w:id="1975"/>
    </w:p>
    <w:tbl>
      <w:tblPr>
        <w:tblStyle w:val="aff4"/>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ins w:id="1976" w:author="Zixuan Zhou" w:date="2026-04-27T03:02:00Z" w16du:dateUtc="2026-04-26T19:02:00Z">
        <w:r w:rsidR="005B5F9F">
          <w:rPr>
            <w:rFonts w:hint="eastAsia"/>
          </w:rPr>
          <w:t>（</w:t>
        </w:r>
        <w:r w:rsidR="005B5F9F">
          <w:rPr>
            <w:rFonts w:hint="eastAsia"/>
          </w:rPr>
          <w:t>Low-Rank Adaption</w:t>
        </w:r>
        <w:r w:rsidR="005B5F9F">
          <w:rPr>
            <w:rFonts w:hint="eastAsia"/>
          </w:rPr>
          <w:t>）</w:t>
        </w:r>
      </w:ins>
      <w:r w:rsidRPr="00F90FD9">
        <w:rPr>
          <w:rFonts w:hint="eastAsia"/>
        </w:rPr>
        <w:t>、</w:t>
      </w:r>
      <w:proofErr w:type="spellStart"/>
      <w:r w:rsidRPr="00F90FD9">
        <w:rPr>
          <w:rFonts w:hint="eastAsia"/>
        </w:rPr>
        <w:t>QLoRA</w:t>
      </w:r>
      <w:proofErr w:type="spellEnd"/>
      <w:ins w:id="1977" w:author="Zixuan Zhou" w:date="2026-04-27T03:03:00Z" w16du:dateUtc="2026-04-26T19:03:00Z">
        <w:r w:rsidR="002F4674">
          <w:rPr>
            <w:rFonts w:hint="eastAsia"/>
          </w:rPr>
          <w:t>（</w:t>
        </w:r>
        <w:r w:rsidR="002F4674">
          <w:rPr>
            <w:rFonts w:hint="eastAsia"/>
          </w:rPr>
          <w:t>Quantized Low-Rank Adaption</w:t>
        </w:r>
        <w:r w:rsidR="002F4674">
          <w:rPr>
            <w:rFonts w:hint="eastAsia"/>
          </w:rPr>
          <w:t>）</w:t>
        </w:r>
      </w:ins>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267A51E6" w:rsidR="00D50681" w:rsidRPr="00D50681" w:rsidRDefault="00D50681" w:rsidP="00486D0E">
      <w:pPr>
        <w:pStyle w:val="aff6"/>
        <w:spacing w:before="326" w:after="163"/>
      </w:pPr>
      <w:bookmarkStart w:id="1978" w:name="_Ref227860872"/>
      <w:bookmarkStart w:id="1979" w:name="_Toc228022958"/>
      <w:r w:rsidRPr="00D50681">
        <w:rPr>
          <w:rFonts w:hint="eastAsia"/>
        </w:rPr>
        <w:t>表</w:t>
      </w:r>
      <w:r w:rsidRPr="00D50681">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2</w:t>
      </w:r>
      <w:r w:rsidR="00492FE9">
        <w:fldChar w:fldCharType="end"/>
      </w:r>
      <w:bookmarkEnd w:id="1978"/>
      <w:r w:rsidRPr="00D50681">
        <w:rPr>
          <w:rFonts w:hint="eastAsia"/>
        </w:rPr>
        <w:t xml:space="preserve"> </w:t>
      </w:r>
      <w:r w:rsidRPr="00D50681">
        <w:rPr>
          <w:rFonts w:hint="eastAsia"/>
        </w:rPr>
        <w:t>实验软件环境配置</w:t>
      </w:r>
      <w:bookmarkEnd w:id="1979"/>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7B5865A7" w14:textId="0B5CC51F" w:rsidR="00D50681" w:rsidDel="00D95BED" w:rsidRDefault="00D50681" w:rsidP="00F90FD9">
      <w:pPr>
        <w:pStyle w:val="altz"/>
        <w:ind w:firstLine="480"/>
        <w:rPr>
          <w:del w:id="1980" w:author="Zixuan Zhou" w:date="2026-04-27T21:43:00Z" w16du:dateUtc="2026-04-27T13:43:00Z"/>
        </w:rPr>
      </w:pPr>
      <w:bookmarkStart w:id="1981" w:name="_Toc228219380"/>
      <w:bookmarkEnd w:id="1981"/>
    </w:p>
    <w:p w14:paraId="47571D4B" w14:textId="14E0176C" w:rsidR="00F54B80" w:rsidRDefault="00000000" w:rsidP="00F90FD9">
      <w:pPr>
        <w:pStyle w:val="3"/>
        <w:spacing w:before="163" w:after="163"/>
        <w:rPr>
          <w:rFonts w:hint="eastAsia"/>
        </w:rPr>
      </w:pPr>
      <w:bookmarkStart w:id="1982" w:name="_Toc228219381"/>
      <w:r>
        <w:rPr>
          <w:rFonts w:hint="eastAsia"/>
        </w:rPr>
        <w:t>基础模型介绍</w:t>
      </w:r>
      <w:bookmarkEnd w:id="1982"/>
    </w:p>
    <w:p w14:paraId="00ACB95B" w14:textId="765086CA"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del w:id="1983" w:author="Zixuan Zhou" w:date="2026-04-27T21:43:00Z" w16du:dateUtc="2026-04-27T13:43:00Z">
        <w:r w:rsidRPr="00F90FD9" w:rsidDel="00D95BED">
          <w:delText>问（</w:delText>
        </w:r>
        <w:r w:rsidRPr="00F90FD9" w:rsidDel="00D95BED">
          <w:delText>Qwen</w:delText>
        </w:r>
        <w:r w:rsidRPr="00F90FD9" w:rsidDel="00D95BED">
          <w:delText>）</w:delText>
        </w:r>
      </w:del>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0EA27426" w:rsidR="007612A9" w:rsidRPr="007612A9" w:rsidRDefault="007612A9" w:rsidP="002E02F1">
      <w:pPr>
        <w:pStyle w:val="aff6"/>
        <w:spacing w:before="326" w:after="163"/>
      </w:pPr>
      <w:bookmarkStart w:id="1984" w:name="_Ref227855673"/>
      <w:bookmarkStart w:id="1985" w:name="_Toc228022959"/>
      <w:r w:rsidRPr="007612A9">
        <w:rPr>
          <w:rFonts w:hint="eastAsia"/>
        </w:rPr>
        <w:t>表</w:t>
      </w:r>
      <w:r w:rsidRPr="007612A9">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3</w:t>
      </w:r>
      <w:r w:rsidR="00492FE9">
        <w:fldChar w:fldCharType="end"/>
      </w:r>
      <w:bookmarkEnd w:id="1984"/>
      <w:r w:rsidRPr="007612A9">
        <w:rPr>
          <w:rFonts w:hint="eastAsia"/>
        </w:rPr>
        <w:t xml:space="preserve"> </w:t>
      </w:r>
      <w:r w:rsidRPr="007612A9">
        <w:rPr>
          <w:rFonts w:hint="eastAsia"/>
        </w:rPr>
        <w:t>实验选用的基座模型及其核心特征</w:t>
      </w:r>
      <w:bookmarkEnd w:id="1985"/>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wordWrap/>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1986" w:name="_Toc228219382"/>
      <w:r w:rsidRPr="007612A9">
        <w:t>数据集划分</w:t>
      </w:r>
      <w:bookmarkEnd w:id="1986"/>
    </w:p>
    <w:p w14:paraId="5CC385A3" w14:textId="7355DDF7"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规范化、答案生成、人工修订及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w:t>
      </w:r>
      <w:r>
        <w:rPr>
          <w:rFonts w:hint="eastAsia"/>
        </w:rPr>
        <w:lastRenderedPageBreak/>
        <w:t>严格的分层划分。</w:t>
      </w:r>
    </w:p>
    <w:p w14:paraId="0DA11889" w14:textId="3ED43966" w:rsidR="00F54B80" w:rsidRDefault="007612A9" w:rsidP="007612A9">
      <w:pPr>
        <w:pStyle w:val="altz"/>
        <w:ind w:firstLine="480"/>
      </w:pPr>
      <w:r>
        <w:rPr>
          <w:rFonts w:hint="eastAsia"/>
        </w:rPr>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474539C5" w:rsidR="007612A9" w:rsidRPr="007612A9" w:rsidRDefault="007612A9" w:rsidP="00E57BEC">
      <w:pPr>
        <w:pStyle w:val="aff6"/>
        <w:spacing w:before="326" w:after="163"/>
      </w:pPr>
      <w:bookmarkStart w:id="1987" w:name="_Ref227856490"/>
      <w:bookmarkStart w:id="1988" w:name="_Toc228022960"/>
      <w:r w:rsidRPr="007612A9">
        <w:rPr>
          <w:rFonts w:hint="eastAsia"/>
        </w:rPr>
        <w:t>表</w:t>
      </w:r>
      <w:r w:rsidRPr="007612A9">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4</w:t>
      </w:r>
      <w:r w:rsidR="00492FE9">
        <w:fldChar w:fldCharType="end"/>
      </w:r>
      <w:bookmarkEnd w:id="1987"/>
      <w:r w:rsidRPr="007612A9">
        <w:rPr>
          <w:rFonts w:hint="eastAsia"/>
        </w:rPr>
        <w:t xml:space="preserve"> </w:t>
      </w:r>
      <w:r w:rsidRPr="007612A9">
        <w:rPr>
          <w:rFonts w:hint="eastAsia"/>
        </w:rPr>
        <w:t>数据集划分结果统计</w:t>
      </w:r>
      <w:bookmarkEnd w:id="1988"/>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1989" w:name="_Toc228219383"/>
      <w:r>
        <w:rPr>
          <w:rFonts w:hint="eastAsia"/>
        </w:rPr>
        <w:t>模型微调方案</w:t>
      </w:r>
      <w:bookmarkEnd w:id="1989"/>
    </w:p>
    <w:p w14:paraId="53D2660B" w14:textId="0115A9D4" w:rsidR="00F54B80" w:rsidRDefault="00000000" w:rsidP="00E1116F">
      <w:pPr>
        <w:pStyle w:val="3"/>
        <w:spacing w:before="163" w:after="163"/>
        <w:rPr>
          <w:rFonts w:hint="eastAsia"/>
        </w:rPr>
      </w:pPr>
      <w:bookmarkStart w:id="1990" w:name="_Toc228219384"/>
      <w:r>
        <w:rPr>
          <w:rFonts w:hint="eastAsia"/>
        </w:rPr>
        <w:t>微调目标</w:t>
      </w:r>
      <w:bookmarkEnd w:id="1990"/>
    </w:p>
    <w:p w14:paraId="57458DEB" w14:textId="69099972" w:rsidR="00E1116F" w:rsidRDefault="00E1116F" w:rsidP="00E1116F">
      <w:pPr>
        <w:pStyle w:val="altz"/>
        <w:ind w:firstLine="480"/>
      </w:pPr>
      <w:r>
        <w:rPr>
          <w:rFonts w:hint="eastAsia"/>
        </w:rPr>
        <w:t>本研究进行领域微调的根本目标，在于使通用的开源大语言</w:t>
      </w:r>
      <w:proofErr w:type="gramStart"/>
      <w:r>
        <w:rPr>
          <w:rFonts w:hint="eastAsia"/>
        </w:rPr>
        <w:t>模转变</w:t>
      </w:r>
      <w:proofErr w:type="gramEnd"/>
      <w:r>
        <w:rPr>
          <w:rFonts w:hint="eastAsia"/>
        </w:rPr>
        <w:t>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55038DDF" w:rsidR="00E1116F" w:rsidRDefault="00E1116F" w:rsidP="00E1116F">
      <w:pPr>
        <w:pStyle w:val="altz"/>
        <w:ind w:firstLine="480"/>
      </w:pPr>
      <w:del w:id="1991" w:author="Zixuan Zhou" w:date="2026-04-27T03:01:00Z" w16du:dateUtc="2026-04-26T19:01:00Z">
        <w:r w:rsidDel="005B5F9F">
          <w:rPr>
            <w:rFonts w:hint="eastAsia"/>
          </w:rPr>
          <w:delText>第二，</w:delText>
        </w:r>
        <w:r w:rsidR="00C335D0" w:rsidDel="005B5F9F">
          <w:rPr>
            <w:rFonts w:hint="eastAsia"/>
          </w:rPr>
          <w:delText>对齐</w:delText>
        </w:r>
        <w:r w:rsidDel="005B5F9F">
          <w:rPr>
            <w:rFonts w:hint="eastAsia"/>
          </w:rPr>
          <w:delText>回答风格。</w:delText>
        </w:r>
      </w:del>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3F254726" w:rsidR="00E1116F" w:rsidRPr="00E1116F" w:rsidRDefault="00C335D0" w:rsidP="00E1116F">
      <w:pPr>
        <w:pStyle w:val="altz"/>
        <w:ind w:firstLine="480"/>
      </w:pPr>
      <w:del w:id="1992" w:author="Zixuan Zhou" w:date="2026-04-27T03:01:00Z" w16du:dateUtc="2026-04-26T19:01:00Z">
        <w:r w:rsidDel="005B5F9F">
          <w:rPr>
            <w:rFonts w:hint="eastAsia"/>
          </w:rPr>
          <w:delText>强化</w:delText>
        </w:r>
        <w:r w:rsidR="00E1116F" w:rsidDel="005B5F9F">
          <w:rPr>
            <w:rFonts w:hint="eastAsia"/>
          </w:rPr>
          <w:delText>指令跟随能力</w:delText>
        </w:r>
        <w:r w:rsidDel="005B5F9F">
          <w:rPr>
            <w:rFonts w:hint="eastAsia"/>
          </w:rPr>
          <w:delText>也是微调的主要目标之一</w:delText>
        </w:r>
        <w:r w:rsidR="00E1116F" w:rsidDel="005B5F9F">
          <w:rPr>
            <w:rFonts w:hint="eastAsia"/>
          </w:rPr>
          <w:delText>。</w:delText>
        </w:r>
      </w:del>
      <w:r w:rsidR="00E1116F">
        <w:rPr>
          <w:rFonts w:hint="eastAsia"/>
        </w:rPr>
        <w:t>通过构造标准化的</w:t>
      </w:r>
      <w:del w:id="1993" w:author="Zixuan Zhou" w:date="2026-04-27T21:43:00Z" w16du:dateUtc="2026-04-27T13:43:00Z">
        <w:r w:rsidR="00E1116F" w:rsidDel="00D95BED">
          <w:rPr>
            <w:rFonts w:hint="eastAsia"/>
          </w:rPr>
          <w:delText>（指令，输入，输出）</w:delText>
        </w:r>
      </w:del>
      <w:r w:rsidR="00E1116F">
        <w:rPr>
          <w:rFonts w:hint="eastAsia"/>
        </w:rPr>
        <w:t>三元组训练样本，使模型学会识别</w:t>
      </w:r>
      <w:del w:id="1994" w:author="Zixuan Zhou" w:date="2026-04-27T03:01:00Z" w16du:dateUtc="2026-04-26T19:01:00Z">
        <w:r w:rsidR="00E1116F" w:rsidDel="005B5F9F">
          <w:rPr>
            <w:rFonts w:hint="eastAsia"/>
          </w:rPr>
          <w:delText>"</w:delText>
        </w:r>
      </w:del>
      <w:ins w:id="1995" w:author="Zixuan Zhou" w:date="2026-04-27T03:01:00Z" w16du:dateUtc="2026-04-26T19:01:00Z">
        <w:r w:rsidR="005B5F9F">
          <w:rPr>
            <w:rFonts w:hint="eastAsia"/>
          </w:rPr>
          <w:t>“</w:t>
        </w:r>
      </w:ins>
      <w:r w:rsidR="00E1116F">
        <w:rPr>
          <w:rFonts w:hint="eastAsia"/>
        </w:rPr>
        <w:t>青少年生殖健康专家</w:t>
      </w:r>
      <w:del w:id="1996" w:author="Zixuan Zhou" w:date="2026-04-27T03:01:00Z" w16du:dateUtc="2026-04-26T19:01:00Z">
        <w:r w:rsidR="00E1116F" w:rsidDel="005B5F9F">
          <w:rPr>
            <w:rFonts w:hint="eastAsia"/>
          </w:rPr>
          <w:delText>"</w:delText>
        </w:r>
      </w:del>
      <w:ins w:id="1997" w:author="Zixuan Zhou" w:date="2026-04-27T03:01:00Z" w16du:dateUtc="2026-04-26T19:01:00Z">
        <w:r w:rsidR="005B5F9F">
          <w:rPr>
            <w:rFonts w:hint="eastAsia"/>
          </w:rPr>
          <w:t>”</w:t>
        </w:r>
      </w:ins>
      <w:r w:rsidR="00E1116F">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1998" w:name="_Toc228219385"/>
      <w:r>
        <w:rPr>
          <w:rFonts w:hint="eastAsia"/>
        </w:rPr>
        <w:t>微调方法</w:t>
      </w:r>
      <w:bookmarkEnd w:id="1998"/>
    </w:p>
    <w:p w14:paraId="55EFD524" w14:textId="66E7426B" w:rsidR="00C335D0" w:rsidRDefault="00C335D0" w:rsidP="00C335D0">
      <w:pPr>
        <w:pStyle w:val="altz"/>
        <w:ind w:firstLine="480"/>
      </w:pPr>
      <w:r>
        <w:rPr>
          <w:rFonts w:hint="eastAsia"/>
        </w:rPr>
        <w:t>考虑到本研究的学术资源约束与实验可扩展性，若对全部基座模型进行全参数微调，</w:t>
      </w:r>
      <w:r>
        <w:rPr>
          <w:rFonts w:hint="eastAsia"/>
        </w:rPr>
        <w:lastRenderedPageBreak/>
        <w:t>不仅需要巨大的显存开销，还会带来漫长的训练时间与高昂</w:t>
      </w:r>
      <w:proofErr w:type="gramStart"/>
      <w:r>
        <w:rPr>
          <w:rFonts w:hint="eastAsia"/>
        </w:rPr>
        <w:t>的算力成本</w:t>
      </w:r>
      <w:proofErr w:type="gramEnd"/>
      <w:r>
        <w:rPr>
          <w:rFonts w:hint="eastAsia"/>
        </w:rPr>
        <w:t>。因此，本研究统一采用参数高效微调</w:t>
      </w:r>
      <w:del w:id="1999" w:author="Zixuan Zhou" w:date="2026-04-27T03:01:00Z" w16du:dateUtc="2026-04-26T19:01:00Z">
        <w:r w:rsidDel="005B5F9F">
          <w:rPr>
            <w:rFonts w:hint="eastAsia"/>
          </w:rPr>
          <w:delText>（</w:delText>
        </w:r>
        <w:r w:rsidDel="005B5F9F">
          <w:rPr>
            <w:rFonts w:hint="eastAsia"/>
          </w:rPr>
          <w:delText>PEFT</w:delText>
        </w:r>
        <w:r w:rsidDel="005B5F9F">
          <w:rPr>
            <w:rFonts w:hint="eastAsia"/>
          </w:rPr>
          <w:delText>）</w:delText>
        </w:r>
      </w:del>
      <w:r>
        <w:rPr>
          <w:rFonts w:hint="eastAsia"/>
        </w:rPr>
        <w:t>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01AAC9FA" w:rsidR="00C335D0" w:rsidRPr="00C335D0" w:rsidRDefault="00C335D0" w:rsidP="00C335D0">
      <w:pPr>
        <w:pStyle w:val="altz"/>
        <w:ind w:firstLine="480"/>
      </w:pPr>
      <w:r>
        <w:rPr>
          <w:rFonts w:hint="eastAsia"/>
        </w:rPr>
        <w:t>在具体实现层面，本研究借助</w:t>
      </w:r>
      <w:proofErr w:type="spellStart"/>
      <w:r>
        <w:rPr>
          <w:rFonts w:hint="eastAsia"/>
        </w:rPr>
        <w:t>LLaMAFactory</w:t>
      </w:r>
      <w:proofErr w:type="spellEnd"/>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del w:id="2000" w:author="Zixuan Zhou" w:date="2026-04-27T03:04:00Z" w16du:dateUtc="2026-04-26T19:04:00Z">
        <w:r w:rsidDel="002F4674">
          <w:rPr>
            <w:rFonts w:hint="eastAsia"/>
          </w:rPr>
          <w:delText xml:space="preserve"> </w:delText>
        </w:r>
      </w:del>
      <w:r>
        <w:rPr>
          <w:rFonts w:hint="eastAsia"/>
        </w:rPr>
        <w:t>=</w:t>
      </w:r>
      <w:del w:id="2001" w:author="Zixuan Zhou" w:date="2026-04-27T03:04:00Z" w16du:dateUtc="2026-04-26T19:04:00Z">
        <w:r w:rsidDel="002F4674">
          <w:rPr>
            <w:rFonts w:hint="eastAsia"/>
          </w:rPr>
          <w:delText xml:space="preserve"> </w:delText>
        </w:r>
      </w:del>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LLaMAFactory</w:t>
      </w:r>
      <w:proofErr w:type="spellEnd"/>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2002" w:name="_Toc228219386"/>
      <w:r>
        <w:rPr>
          <w:rFonts w:hint="eastAsia"/>
        </w:rPr>
        <w:t>参数设置</w:t>
      </w:r>
      <w:bookmarkEnd w:id="2002"/>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0ECCD53A" w:rsidR="00E65B0A" w:rsidRPr="00E65B0A" w:rsidRDefault="00E65B0A" w:rsidP="00E57BEC">
      <w:pPr>
        <w:pStyle w:val="aff6"/>
        <w:spacing w:before="326" w:after="163"/>
        <w:rPr>
          <w:sz w:val="18"/>
          <w:szCs w:val="16"/>
        </w:rPr>
      </w:pPr>
      <w:bookmarkStart w:id="2003" w:name="_Ref227865595"/>
      <w:bookmarkStart w:id="2004" w:name="_Toc228022961"/>
      <w:r w:rsidRPr="00E65B0A">
        <w:rPr>
          <w:rFonts w:hint="eastAsia"/>
        </w:rPr>
        <w:t>表</w:t>
      </w:r>
      <w:r w:rsidRPr="00E65B0A">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5</w:t>
      </w:r>
      <w:r w:rsidR="00492FE9">
        <w:fldChar w:fldCharType="end"/>
      </w:r>
      <w:bookmarkEnd w:id="2003"/>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004"/>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del w:id="2005" w:author="Zixuan Zhou" w:date="2026-04-27T03:04:00Z" w16du:dateUtc="2026-04-26T19:04:00Z">
              <w:r w:rsidRPr="001E4FA3" w:rsidDel="002F4674">
                <w:rPr>
                  <w:sz w:val="21"/>
                  <w:szCs w:val="21"/>
                </w:rPr>
                <w:delText xml:space="preserve"> </w:delText>
              </w:r>
            </w:del>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54A62">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54A62">
        <w:trPr>
          <w:trHeight w:val="317"/>
        </w:trPr>
        <w:tc>
          <w:tcPr>
            <w:tcW w:w="1276" w:type="dxa"/>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w:t>
            </w:r>
          </w:p>
        </w:tc>
        <w:tc>
          <w:tcPr>
            <w:tcW w:w="3543" w:type="dxa"/>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r w:rsidR="001E4FA3" w:rsidRPr="001E4FA3" w14:paraId="2BC9E980" w14:textId="77777777" w:rsidTr="00654A62">
        <w:trPr>
          <w:trHeight w:val="317"/>
        </w:trPr>
        <w:tc>
          <w:tcPr>
            <w:tcW w:w="1276" w:type="dxa"/>
            <w:vAlign w:val="center"/>
            <w:hideMark/>
          </w:tcPr>
          <w:p w14:paraId="0CAB0B4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lastRenderedPageBreak/>
              <w:t>训练设置</w:t>
            </w:r>
          </w:p>
        </w:tc>
        <w:tc>
          <w:tcPr>
            <w:tcW w:w="3119" w:type="dxa"/>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2006" w:name="_Toc228219387"/>
      <w:r>
        <w:rPr>
          <w:rFonts w:hint="eastAsia"/>
        </w:rPr>
        <w:t>对照实验设计</w:t>
      </w:r>
      <w:bookmarkEnd w:id="2006"/>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310AEBBE" w:rsidR="00E65B0A" w:rsidRDefault="00E65B0A" w:rsidP="00E65B0A">
      <w:pPr>
        <w:pStyle w:val="altz"/>
        <w:ind w:firstLine="480"/>
      </w:pPr>
      <w:r>
        <w:rPr>
          <w:rFonts w:hint="eastAsia"/>
        </w:rPr>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Pr>
          <w:rFonts w:hint="eastAsia"/>
        </w:rPr>
        <w:t>"</w:t>
      </w:r>
      <w:r>
        <w:rPr>
          <w:rFonts w:hint="eastAsia"/>
        </w:rPr>
        <w:t>学习效率</w:t>
      </w:r>
      <w:r>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64D72F87" w14:textId="450F4FC3" w:rsidR="00C45582" w:rsidRPr="00C45582" w:rsidRDefault="00C45582" w:rsidP="00C45582">
      <w:pPr>
        <w:pStyle w:val="altz"/>
        <w:snapToGrid/>
        <w:spacing w:beforeLines="100" w:before="326" w:afterLines="50" w:after="163" w:line="240" w:lineRule="auto"/>
        <w:ind w:firstLineChars="0" w:firstLine="0"/>
        <w:jc w:val="center"/>
        <w:rPr>
          <w:sz w:val="21"/>
          <w:szCs w:val="20"/>
        </w:rPr>
      </w:pPr>
      <w:bookmarkStart w:id="2007" w:name="_Ref227859091"/>
      <w:bookmarkStart w:id="2008" w:name="_Toc228022962"/>
      <w:r w:rsidRPr="00C45582">
        <w:rPr>
          <w:rFonts w:hint="eastAsia"/>
          <w:sz w:val="21"/>
          <w:szCs w:val="20"/>
        </w:rPr>
        <w:t>表</w:t>
      </w:r>
      <w:r w:rsidRPr="00C45582">
        <w:rPr>
          <w:rFonts w:hint="eastAsia"/>
          <w:sz w:val="21"/>
          <w:szCs w:val="20"/>
        </w:rPr>
        <w:t xml:space="preserve"> </w:t>
      </w:r>
      <w:r w:rsidR="00492FE9">
        <w:rPr>
          <w:sz w:val="21"/>
          <w:szCs w:val="20"/>
        </w:rPr>
        <w:fldChar w:fldCharType="begin"/>
      </w:r>
      <w:r w:rsidR="00492FE9">
        <w:rPr>
          <w:sz w:val="21"/>
          <w:szCs w:val="20"/>
        </w:rPr>
        <w:instrText xml:space="preserve"> </w:instrText>
      </w:r>
      <w:r w:rsidR="00492FE9">
        <w:rPr>
          <w:rFonts w:hint="eastAsia"/>
          <w:sz w:val="21"/>
          <w:szCs w:val="20"/>
        </w:rPr>
        <w:instrText>STYLEREF 1 \s</w:instrText>
      </w:r>
      <w:r w:rsidR="00492FE9">
        <w:rPr>
          <w:sz w:val="21"/>
          <w:szCs w:val="20"/>
        </w:rPr>
        <w:instrText xml:space="preserve"> </w:instrText>
      </w:r>
      <w:r w:rsidR="00492FE9">
        <w:rPr>
          <w:sz w:val="21"/>
          <w:szCs w:val="20"/>
        </w:rPr>
        <w:fldChar w:fldCharType="separate"/>
      </w:r>
      <w:r w:rsidR="00492FE9">
        <w:rPr>
          <w:noProof/>
          <w:sz w:val="21"/>
          <w:szCs w:val="20"/>
        </w:rPr>
        <w:t>6</w:t>
      </w:r>
      <w:r w:rsidR="00492FE9">
        <w:rPr>
          <w:sz w:val="21"/>
          <w:szCs w:val="20"/>
        </w:rPr>
        <w:fldChar w:fldCharType="end"/>
      </w:r>
      <w:r w:rsidR="00492FE9">
        <w:rPr>
          <w:sz w:val="21"/>
          <w:szCs w:val="20"/>
        </w:rPr>
        <w:noBreakHyphen/>
      </w:r>
      <w:r w:rsidR="00492FE9">
        <w:rPr>
          <w:sz w:val="21"/>
          <w:szCs w:val="20"/>
        </w:rPr>
        <w:fldChar w:fldCharType="begin"/>
      </w:r>
      <w:r w:rsidR="00492FE9">
        <w:rPr>
          <w:sz w:val="21"/>
          <w:szCs w:val="20"/>
        </w:rPr>
        <w:instrText xml:space="preserve"> </w:instrText>
      </w:r>
      <w:r w:rsidR="00492FE9">
        <w:rPr>
          <w:rFonts w:hint="eastAsia"/>
          <w:sz w:val="21"/>
          <w:szCs w:val="20"/>
        </w:rPr>
        <w:instrText xml:space="preserve">SEQ </w:instrText>
      </w:r>
      <w:r w:rsidR="00492FE9">
        <w:rPr>
          <w:rFonts w:hint="eastAsia"/>
          <w:sz w:val="21"/>
          <w:szCs w:val="20"/>
        </w:rPr>
        <w:instrText>表</w:instrText>
      </w:r>
      <w:r w:rsidR="00492FE9">
        <w:rPr>
          <w:rFonts w:hint="eastAsia"/>
          <w:sz w:val="21"/>
          <w:szCs w:val="20"/>
        </w:rPr>
        <w:instrText xml:space="preserve"> \* ARABIC \s 1</w:instrText>
      </w:r>
      <w:r w:rsidR="00492FE9">
        <w:rPr>
          <w:sz w:val="21"/>
          <w:szCs w:val="20"/>
        </w:rPr>
        <w:instrText xml:space="preserve"> </w:instrText>
      </w:r>
      <w:r w:rsidR="00492FE9">
        <w:rPr>
          <w:sz w:val="21"/>
          <w:szCs w:val="20"/>
        </w:rPr>
        <w:fldChar w:fldCharType="separate"/>
      </w:r>
      <w:r w:rsidR="00492FE9">
        <w:rPr>
          <w:noProof/>
          <w:sz w:val="21"/>
          <w:szCs w:val="20"/>
        </w:rPr>
        <w:t>6</w:t>
      </w:r>
      <w:r w:rsidR="00492FE9">
        <w:rPr>
          <w:sz w:val="21"/>
          <w:szCs w:val="20"/>
        </w:rPr>
        <w:fldChar w:fldCharType="end"/>
      </w:r>
      <w:bookmarkEnd w:id="2007"/>
      <w:r w:rsidR="009B07E3">
        <w:rPr>
          <w:rFonts w:hint="eastAsia"/>
          <w:sz w:val="21"/>
          <w:szCs w:val="20"/>
        </w:rPr>
        <w:t xml:space="preserve"> </w:t>
      </w:r>
      <w:r w:rsidRPr="00C45582">
        <w:rPr>
          <w:rFonts w:hint="eastAsia"/>
          <w:sz w:val="21"/>
          <w:szCs w:val="20"/>
        </w:rPr>
        <w:t>领域微调对照实验设计说明</w:t>
      </w:r>
      <w:bookmarkEnd w:id="2008"/>
    </w:p>
    <w:tbl>
      <w:tblPr>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C45582" w:rsidRPr="00C45582" w14:paraId="6B066559" w14:textId="77777777" w:rsidTr="00654A62">
        <w:trPr>
          <w:trHeight w:val="317"/>
        </w:trPr>
        <w:tc>
          <w:tcPr>
            <w:tcW w:w="1276" w:type="dxa"/>
            <w:tcBorders>
              <w:top w:val="single" w:sz="4" w:space="0" w:color="auto"/>
              <w:bottom w:val="single" w:sz="4" w:space="0" w:color="auto"/>
            </w:tcBorders>
            <w:vAlign w:val="center"/>
            <w:hideMark/>
          </w:tcPr>
          <w:p w14:paraId="30913939" w14:textId="77777777" w:rsidR="00C45582" w:rsidRPr="00720264" w:rsidRDefault="00C45582" w:rsidP="00C45582">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4E4D0D42" w14:textId="77777777" w:rsidR="00C45582" w:rsidRPr="00720264" w:rsidRDefault="00C45582" w:rsidP="00C45582">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7D0276BD" w14:textId="77777777" w:rsidR="00C45582" w:rsidRPr="00720264" w:rsidRDefault="00C45582" w:rsidP="00C45582">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29221BA" w14:textId="77777777" w:rsidR="00C45582" w:rsidRPr="00720264" w:rsidRDefault="00C45582" w:rsidP="00C45582">
            <w:pPr>
              <w:pStyle w:val="altz"/>
              <w:spacing w:line="240" w:lineRule="auto"/>
              <w:ind w:firstLineChars="0" w:firstLine="0"/>
              <w:rPr>
                <w:sz w:val="21"/>
                <w:szCs w:val="20"/>
              </w:rPr>
            </w:pPr>
            <w:r w:rsidRPr="00720264">
              <w:rPr>
                <w:sz w:val="21"/>
                <w:szCs w:val="20"/>
              </w:rPr>
              <w:t>考察目标</w:t>
            </w:r>
          </w:p>
        </w:tc>
      </w:tr>
      <w:tr w:rsidR="00C45582" w:rsidRPr="00C45582" w14:paraId="0F00E2A4" w14:textId="77777777" w:rsidTr="00654A62">
        <w:trPr>
          <w:trHeight w:val="317"/>
        </w:trPr>
        <w:tc>
          <w:tcPr>
            <w:tcW w:w="1276" w:type="dxa"/>
            <w:tcBorders>
              <w:top w:val="single" w:sz="4" w:space="0" w:color="auto"/>
            </w:tcBorders>
            <w:vAlign w:val="center"/>
            <w:hideMark/>
          </w:tcPr>
          <w:p w14:paraId="6F6AF8D9" w14:textId="3629EDC0"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75D97DDC" w14:textId="0F01E76F" w:rsidR="00C45582" w:rsidRPr="00C45582" w:rsidRDefault="00A62D4A" w:rsidP="00C45582">
            <w:pPr>
              <w:pStyle w:val="altz"/>
              <w:snapToGrid/>
              <w:spacing w:line="240" w:lineRule="auto"/>
              <w:ind w:rightChars="50" w:right="120" w:firstLineChars="0" w:firstLine="0"/>
              <w:rPr>
                <w:sz w:val="21"/>
                <w:szCs w:val="20"/>
              </w:rPr>
            </w:pPr>
            <w:r>
              <w:rPr>
                <w:rFonts w:hint="eastAsia"/>
                <w:sz w:val="21"/>
                <w:szCs w:val="20"/>
              </w:rPr>
              <w:t>基线</w:t>
            </w:r>
            <w:r w:rsidR="00C45582" w:rsidRPr="00C45582">
              <w:rPr>
                <w:sz w:val="21"/>
                <w:szCs w:val="20"/>
              </w:rPr>
              <w:t>模型</w:t>
            </w:r>
            <w:r w:rsidR="00C45582" w:rsidRPr="00C45582">
              <w:rPr>
                <w:sz w:val="21"/>
                <w:szCs w:val="20"/>
              </w:rPr>
              <w:t xml:space="preserve"> vs.</w:t>
            </w:r>
            <w:r w:rsidR="00C45582">
              <w:rPr>
                <w:rFonts w:hint="eastAsia"/>
                <w:sz w:val="21"/>
                <w:szCs w:val="20"/>
              </w:rPr>
              <w:t xml:space="preserve"> </w:t>
            </w:r>
            <w:r w:rsidR="00C45582" w:rsidRPr="00C45582">
              <w:rPr>
                <w:sz w:val="21"/>
                <w:szCs w:val="20"/>
              </w:rPr>
              <w:t>其微调版本</w:t>
            </w:r>
          </w:p>
        </w:tc>
        <w:tc>
          <w:tcPr>
            <w:tcW w:w="2126" w:type="dxa"/>
            <w:tcBorders>
              <w:top w:val="single" w:sz="4" w:space="0" w:color="auto"/>
            </w:tcBorders>
            <w:vAlign w:val="center"/>
            <w:hideMark/>
          </w:tcPr>
          <w:p w14:paraId="33BE69D1"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2AEE4B5F"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C45582" w:rsidRPr="00C45582" w14:paraId="78172E1D" w14:textId="77777777" w:rsidTr="00654A62">
        <w:trPr>
          <w:trHeight w:val="317"/>
        </w:trPr>
        <w:tc>
          <w:tcPr>
            <w:tcW w:w="1276" w:type="dxa"/>
            <w:vAlign w:val="center"/>
            <w:hideMark/>
          </w:tcPr>
          <w:p w14:paraId="300360D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0CA68826" w14:textId="0CF9A6B6"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1.5B/3B</w:t>
            </w:r>
            <w:r w:rsidR="00654A62">
              <w:rPr>
                <w:rFonts w:hint="eastAsia"/>
                <w:sz w:val="21"/>
                <w:szCs w:val="20"/>
              </w:rPr>
              <w:t>/4B</w:t>
            </w:r>
            <w:r w:rsidRPr="00C45582">
              <w:rPr>
                <w:sz w:val="21"/>
                <w:szCs w:val="20"/>
              </w:rPr>
              <w:t>/7B/8B</w:t>
            </w:r>
            <w:r w:rsidRPr="00C45582">
              <w:rPr>
                <w:sz w:val="21"/>
                <w:szCs w:val="20"/>
              </w:rPr>
              <w:t>等不同参数量级模型及其微调版</w:t>
            </w:r>
            <w:r w:rsidRPr="00C45582">
              <w:rPr>
                <w:sz w:val="21"/>
                <w:szCs w:val="20"/>
              </w:rPr>
              <w:lastRenderedPageBreak/>
              <w:t>本</w:t>
            </w:r>
          </w:p>
        </w:tc>
        <w:tc>
          <w:tcPr>
            <w:tcW w:w="2126" w:type="dxa"/>
            <w:vAlign w:val="center"/>
            <w:hideMark/>
          </w:tcPr>
          <w:p w14:paraId="6BC1D931" w14:textId="1CED1663"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相同数据、相同训练轮数、相同</w:t>
            </w:r>
            <w:proofErr w:type="spellStart"/>
            <w:r w:rsidRPr="00C45582">
              <w:rPr>
                <w:sz w:val="21"/>
                <w:szCs w:val="20"/>
              </w:rPr>
              <w:t>LoRA</w:t>
            </w:r>
            <w:proofErr w:type="spellEnd"/>
            <w:r w:rsidRPr="00C45582">
              <w:rPr>
                <w:sz w:val="21"/>
                <w:szCs w:val="20"/>
              </w:rPr>
              <w:t>配</w:t>
            </w:r>
            <w:r w:rsidRPr="00C45582">
              <w:rPr>
                <w:sz w:val="21"/>
                <w:szCs w:val="20"/>
              </w:rPr>
              <w:lastRenderedPageBreak/>
              <w:t>置</w:t>
            </w:r>
          </w:p>
        </w:tc>
        <w:tc>
          <w:tcPr>
            <w:tcW w:w="3260" w:type="dxa"/>
            <w:vAlign w:val="center"/>
            <w:hideMark/>
          </w:tcPr>
          <w:p w14:paraId="06B6204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探究模型规模与微调收益的关系，为部署选型提供依据</w:t>
            </w:r>
          </w:p>
        </w:tc>
      </w:tr>
      <w:tr w:rsidR="00C45582" w:rsidRPr="00C45582" w14:paraId="44EED4B7" w14:textId="77777777" w:rsidTr="00654A62">
        <w:trPr>
          <w:trHeight w:val="317"/>
        </w:trPr>
        <w:tc>
          <w:tcPr>
            <w:tcW w:w="1276" w:type="dxa"/>
            <w:tcBorders>
              <w:bottom w:val="single" w:sz="4" w:space="0" w:color="auto"/>
            </w:tcBorders>
            <w:vAlign w:val="center"/>
            <w:hideMark/>
          </w:tcPr>
          <w:p w14:paraId="2C510C0B" w14:textId="77777777" w:rsidR="00C45582" w:rsidRPr="00C45582" w:rsidRDefault="00C45582" w:rsidP="00C45582">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3C47BF10" w14:textId="690EEA1C"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2779A414"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00984FE3" w14:textId="77777777" w:rsidR="00C45582" w:rsidRPr="00C45582" w:rsidRDefault="00C45582" w:rsidP="00C45582">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EDDB28B" w14:textId="5060A500" w:rsidR="00C45582" w:rsidRPr="00C45582" w:rsidRDefault="00C45582" w:rsidP="00C45582">
      <w:pPr>
        <w:pStyle w:val="altz"/>
        <w:snapToGrid/>
        <w:spacing w:line="240" w:lineRule="auto"/>
        <w:ind w:firstLineChars="0" w:firstLine="0"/>
        <w:rPr>
          <w:sz w:val="18"/>
          <w:szCs w:val="16"/>
        </w:rPr>
      </w:pPr>
      <w:r w:rsidRPr="00C45582">
        <w:rPr>
          <w:rFonts w:hint="eastAsia"/>
          <w:sz w:val="18"/>
          <w:szCs w:val="16"/>
        </w:rPr>
        <w:t>注：所有实验均在完全相同的测试集（</w:t>
      </w:r>
      <w:r w:rsidRPr="00C45582">
        <w:rPr>
          <w:rFonts w:hint="eastAsia"/>
          <w:sz w:val="18"/>
          <w:szCs w:val="16"/>
        </w:rPr>
        <w:t>N=282</w:t>
      </w:r>
      <w:r w:rsidRPr="00C45582">
        <w:rPr>
          <w:rFonts w:hint="eastAsia"/>
          <w:sz w:val="18"/>
          <w:szCs w:val="16"/>
        </w:rPr>
        <w:t>）上执行，测试集与训练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del w:id="2009" w:author="Zixuan Zhou" w:date="2026-04-27T03:23:00Z" w16du:dateUtc="2026-04-26T19:23:00Z">
        <w:r w:rsidRPr="00C45582" w:rsidDel="006A285C">
          <w:rPr>
            <w:rFonts w:hint="eastAsia"/>
            <w:sz w:val="18"/>
            <w:szCs w:val="16"/>
          </w:rPr>
          <w:delText>如</w:delText>
        </w:r>
      </w:del>
      <w:r w:rsidRPr="00C45582">
        <w:rPr>
          <w:rFonts w:hint="eastAsia"/>
          <w:sz w:val="18"/>
          <w:szCs w:val="16"/>
        </w:rPr>
        <w:t>temperature</w:t>
      </w:r>
      <w:r w:rsidRPr="00C45582">
        <w:rPr>
          <w:rFonts w:hint="eastAsia"/>
          <w:sz w:val="18"/>
          <w:szCs w:val="16"/>
        </w:rPr>
        <w:t>、</w:t>
      </w:r>
      <w:proofErr w:type="spellStart"/>
      <w:r w:rsidRPr="00C45582">
        <w:rPr>
          <w:rFonts w:hint="eastAsia"/>
          <w:sz w:val="18"/>
          <w:szCs w:val="16"/>
        </w:rPr>
        <w:t>top_p</w:t>
      </w:r>
      <w:proofErr w:type="spellEnd"/>
      <w:r w:rsidRPr="00C45582">
        <w:rPr>
          <w:rFonts w:hint="eastAsia"/>
          <w:sz w:val="18"/>
          <w:szCs w:val="16"/>
        </w:rPr>
        <w:t>），以排除随机性干扰。</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010" w:name="_Toc228219388"/>
      <w:r>
        <w:rPr>
          <w:rFonts w:hint="eastAsia"/>
        </w:rPr>
        <w:t>微调结果评估</w:t>
      </w:r>
      <w:bookmarkEnd w:id="2010"/>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011" w:name="_Toc228219389"/>
      <w:r>
        <w:rPr>
          <w:rFonts w:hint="eastAsia"/>
        </w:rPr>
        <w:t>自动化指标结果</w:t>
      </w:r>
      <w:bookmarkEnd w:id="2011"/>
    </w:p>
    <w:p w14:paraId="2B5A1347" w14:textId="6855C5E7"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1704E8">
        <w:instrText xml:space="preserve"> ADDIN ZOTERO_ITEM CSL_CITATION {"citationID":"RloytE9c","properties":{"unsorted":false,"formattedCitation":"\\super [41]\\nosupersub{}","plainCitation":"[41]","noteIndex":0},"citationItems":[{"id":1233,"uris":["http://zotero.org/users/15209510/items/9QYY4BH8"],"itemData":{"id":1233,"type":"article","abstract":"This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012"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012"/>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013"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013"/>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lastRenderedPageBreak/>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014"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014"/>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p w14:paraId="2519ED4C" w14:textId="00B3A65B" w:rsidR="00E57BEC" w:rsidRPr="00E57BEC" w:rsidRDefault="00505C0F" w:rsidP="00E57BEC">
      <w:pPr>
        <w:pStyle w:val="altz"/>
        <w:ind w:firstLine="480"/>
      </w:pPr>
      <w:r w:rsidRPr="00E57BEC">
        <w:fldChar w:fldCharType="begin"/>
      </w:r>
      <w:r w:rsidRPr="00E57BEC">
        <w:instrText xml:space="preserve"> </w:instrText>
      </w:r>
      <w:r w:rsidRPr="00E57BEC">
        <w:rPr>
          <w:rFonts w:hint="eastAsia"/>
        </w:rPr>
        <w:instrText>REF _Ref227863553 \h</w:instrText>
      </w:r>
      <w:r w:rsidRPr="00E57BEC">
        <w:instrText xml:space="preserve"> </w:instrText>
      </w:r>
      <w:r w:rsidRPr="00E57BEC">
        <w:fldChar w:fldCharType="separate"/>
      </w:r>
      <w:r w:rsidRPr="00E57BEC">
        <w:rPr>
          <w:rFonts w:hint="eastAsia"/>
        </w:rPr>
        <w:t>表</w:t>
      </w:r>
      <w:r w:rsidRPr="00E57BEC">
        <w:rPr>
          <w:rFonts w:hint="eastAsia"/>
        </w:rPr>
        <w:t xml:space="preserve"> 6</w:t>
      </w:r>
      <w:r w:rsidRPr="00E57BEC">
        <w:rPr>
          <w:rFonts w:hint="eastAsia"/>
        </w:rPr>
        <w:noBreakHyphen/>
        <w:t>7</w:t>
      </w:r>
      <w:r w:rsidRPr="00E57BEC">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w:t>
      </w:r>
      <w:ins w:id="2015" w:author="Zixuan Zhou" w:date="2026-04-27T21:47:00Z" w16du:dateUtc="2026-04-27T13:47:00Z">
        <w:r w:rsidR="00D95BED">
          <w:rPr>
            <w:rFonts w:hint="eastAsia"/>
          </w:rPr>
          <w:t>，</w:t>
        </w:r>
      </w:ins>
      <w:del w:id="2016" w:author="Zixuan Zhou" w:date="2026-04-27T21:47:00Z" w16du:dateUtc="2026-04-27T13:47:00Z">
        <w:r w:rsidR="00431204" w:rsidDel="00D95BED">
          <w:rPr>
            <w:rFonts w:hint="eastAsia"/>
          </w:rPr>
          <w:delText>（</w:delText>
        </w:r>
      </w:del>
      <w:r w:rsidR="00431204">
        <w:rPr>
          <w:rFonts w:hint="eastAsia"/>
        </w:rPr>
        <w:t>从</w:t>
      </w:r>
      <w:r w:rsidR="00431204">
        <w:rPr>
          <w:rFonts w:hint="eastAsia"/>
        </w:rPr>
        <w:t>0.1389</w:t>
      </w:r>
      <w:r w:rsidR="00431204">
        <w:rPr>
          <w:rFonts w:hint="eastAsia"/>
        </w:rPr>
        <w:t>提升至</w:t>
      </w:r>
      <w:r w:rsidR="00431204">
        <w:rPr>
          <w:rFonts w:hint="eastAsia"/>
        </w:rPr>
        <w:t>0.2224</w:t>
      </w:r>
      <w:del w:id="2017" w:author="Zixuan Zhou" w:date="2026-04-27T21:47:00Z" w16du:dateUtc="2026-04-27T13:47:00Z">
        <w:r w:rsidR="00431204" w:rsidDel="00D95BED">
          <w:rPr>
            <w:rFonts w:hint="eastAsia"/>
          </w:rPr>
          <w:delText>）</w:delText>
        </w:r>
      </w:del>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12A07EBE" w14:textId="7FF2C46E" w:rsidR="00505C0F" w:rsidRPr="00505C0F" w:rsidRDefault="00505C0F" w:rsidP="00E57BEC">
      <w:pPr>
        <w:pStyle w:val="aff6"/>
        <w:spacing w:before="326" w:after="163"/>
        <w:rPr>
          <w:rFonts w:ascii="宋体" w:hAnsi="宋体" w:hint="eastAsia"/>
        </w:rPr>
      </w:pPr>
      <w:bookmarkStart w:id="2018" w:name="_Ref227863553"/>
      <w:bookmarkStart w:id="2019" w:name="_Toc228022963"/>
      <w:r w:rsidRPr="00505C0F">
        <w:rPr>
          <w:rFonts w:ascii="宋体" w:hAnsi="宋体" w:hint="eastAsia"/>
        </w:rPr>
        <w:t xml:space="preserve">表 </w:t>
      </w:r>
      <w:r w:rsidR="00492FE9">
        <w:rPr>
          <w:rFonts w:ascii="宋体" w:hAnsi="宋体" w:hint="eastAsia"/>
        </w:rPr>
        <w:fldChar w:fldCharType="begin"/>
      </w:r>
      <w:r w:rsidR="00492FE9">
        <w:rPr>
          <w:rFonts w:ascii="宋体" w:hAnsi="宋体" w:hint="eastAsia"/>
        </w:rPr>
        <w:instrText xml:space="preserve"> STYLEREF 1 \s </w:instrText>
      </w:r>
      <w:r w:rsidR="00492FE9">
        <w:rPr>
          <w:rFonts w:ascii="宋体" w:hAnsi="宋体" w:hint="eastAsia"/>
        </w:rPr>
        <w:fldChar w:fldCharType="separate"/>
      </w:r>
      <w:r w:rsidR="00492FE9">
        <w:rPr>
          <w:rFonts w:ascii="宋体" w:hAnsi="宋体" w:hint="eastAsia"/>
          <w:noProof/>
        </w:rPr>
        <w:t>6</w:t>
      </w:r>
      <w:r w:rsidR="00492FE9">
        <w:rPr>
          <w:rFonts w:ascii="宋体" w:hAnsi="宋体" w:hint="eastAsia"/>
        </w:rPr>
        <w:fldChar w:fldCharType="end"/>
      </w:r>
      <w:r w:rsidR="00492FE9">
        <w:rPr>
          <w:rFonts w:ascii="宋体" w:hAnsi="宋体" w:hint="eastAsia"/>
        </w:rPr>
        <w:noBreakHyphen/>
      </w:r>
      <w:r w:rsidR="00492FE9">
        <w:rPr>
          <w:rFonts w:ascii="宋体" w:hAnsi="宋体" w:hint="eastAsia"/>
        </w:rPr>
        <w:fldChar w:fldCharType="begin"/>
      </w:r>
      <w:r w:rsidR="00492FE9">
        <w:rPr>
          <w:rFonts w:ascii="宋体" w:hAnsi="宋体" w:hint="eastAsia"/>
        </w:rPr>
        <w:instrText xml:space="preserve"> SEQ 表 \* ARABIC \s 1 </w:instrText>
      </w:r>
      <w:r w:rsidR="00492FE9">
        <w:rPr>
          <w:rFonts w:ascii="宋体" w:hAnsi="宋体" w:hint="eastAsia"/>
        </w:rPr>
        <w:fldChar w:fldCharType="separate"/>
      </w:r>
      <w:r w:rsidR="00492FE9">
        <w:rPr>
          <w:rFonts w:ascii="宋体" w:hAnsi="宋体" w:hint="eastAsia"/>
          <w:noProof/>
        </w:rPr>
        <w:t>7</w:t>
      </w:r>
      <w:r w:rsidR="00492FE9">
        <w:rPr>
          <w:rFonts w:ascii="宋体" w:hAnsi="宋体" w:hint="eastAsia"/>
        </w:rPr>
        <w:fldChar w:fldCharType="end"/>
      </w:r>
      <w:bookmarkEnd w:id="2018"/>
      <w:r w:rsidRPr="00505C0F">
        <w:rPr>
          <w:rFonts w:ascii="宋体" w:hAnsi="宋体" w:hint="eastAsia"/>
        </w:rPr>
        <w:t xml:space="preserve"> 各模型</w:t>
      </w:r>
      <w:r w:rsidRPr="00505C0F">
        <w:t>ROUGE</w:t>
      </w:r>
      <w:r w:rsidRPr="00505C0F">
        <w:rPr>
          <w:rFonts w:ascii="宋体" w:hAnsi="宋体" w:hint="eastAsia"/>
        </w:rPr>
        <w:t>分数对比</w:t>
      </w:r>
      <w:bookmarkEnd w:id="2019"/>
    </w:p>
    <w:tbl>
      <w:tblPr>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505C0F" w:rsidRPr="00C45582" w14:paraId="27A58EE2" w14:textId="49EFA0A4" w:rsidTr="00505C0F">
        <w:trPr>
          <w:trHeight w:val="317"/>
        </w:trPr>
        <w:tc>
          <w:tcPr>
            <w:tcW w:w="1701" w:type="dxa"/>
            <w:tcBorders>
              <w:top w:val="single" w:sz="4" w:space="0" w:color="auto"/>
              <w:bottom w:val="single" w:sz="4" w:space="0" w:color="auto"/>
            </w:tcBorders>
            <w:vAlign w:val="center"/>
            <w:hideMark/>
          </w:tcPr>
          <w:p w14:paraId="777E57DF" w14:textId="5E1E1CF0"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44FDEBC4" w14:textId="3E8A4DF1"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5C4A8B74" w14:textId="668C5A31"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32D4C565" w14:textId="3BBBC15A"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8F29896" w14:textId="2CF565E6"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ROUGE-L (F1)</w:t>
            </w:r>
          </w:p>
        </w:tc>
      </w:tr>
      <w:tr w:rsidR="00505C0F" w:rsidRPr="00C45582" w14:paraId="77309039" w14:textId="5DD46046" w:rsidTr="00505C0F">
        <w:trPr>
          <w:trHeight w:val="317"/>
        </w:trPr>
        <w:tc>
          <w:tcPr>
            <w:tcW w:w="1701" w:type="dxa"/>
            <w:tcBorders>
              <w:top w:val="single" w:sz="4" w:space="0" w:color="auto"/>
            </w:tcBorders>
            <w:vAlign w:val="center"/>
            <w:hideMark/>
          </w:tcPr>
          <w:p w14:paraId="156729C1" w14:textId="53002057"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31B986B0" w14:textId="6D7AA36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570E2E8" w14:textId="2F1704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46BDB75F" w14:textId="3D79A66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77E3698" w14:textId="7EF0B80B"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0.1296</w:t>
            </w:r>
          </w:p>
        </w:tc>
      </w:tr>
      <w:tr w:rsidR="00505C0F" w:rsidRPr="00C45582" w14:paraId="4A8B0201" w14:textId="000144E8" w:rsidTr="00505C0F">
        <w:trPr>
          <w:trHeight w:val="317"/>
        </w:trPr>
        <w:tc>
          <w:tcPr>
            <w:tcW w:w="1701" w:type="dxa"/>
            <w:vAlign w:val="center"/>
            <w:hideMark/>
          </w:tcPr>
          <w:p w14:paraId="1D19DD4F" w14:textId="70310924"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hideMark/>
          </w:tcPr>
          <w:p w14:paraId="044BEA42" w14:textId="7D4B731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F668F2F" w14:textId="511548F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C8FFA88" w14:textId="66E08A8E"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4BBD2A09" w14:textId="4F305FA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0.1429</w:t>
            </w:r>
          </w:p>
        </w:tc>
      </w:tr>
      <w:tr w:rsidR="00505C0F" w:rsidRPr="00C45582" w14:paraId="26BEC25A" w14:textId="77777777" w:rsidTr="00505C0F">
        <w:trPr>
          <w:trHeight w:val="317"/>
        </w:trPr>
        <w:tc>
          <w:tcPr>
            <w:tcW w:w="1701" w:type="dxa"/>
            <w:vAlign w:val="center"/>
          </w:tcPr>
          <w:p w14:paraId="0E057886" w14:textId="0DD32D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2ED76A3" w14:textId="7985E73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6AED0967" w14:textId="2104D12D"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228EAB7C" w14:textId="50D95FD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56557037" w14:textId="3E3FD4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0.1361</w:t>
            </w:r>
          </w:p>
        </w:tc>
      </w:tr>
      <w:tr w:rsidR="00505C0F" w:rsidRPr="00C45582" w14:paraId="1EA02F45" w14:textId="77777777" w:rsidTr="00505C0F">
        <w:trPr>
          <w:trHeight w:val="317"/>
        </w:trPr>
        <w:tc>
          <w:tcPr>
            <w:tcW w:w="1701" w:type="dxa"/>
            <w:vAlign w:val="center"/>
          </w:tcPr>
          <w:p w14:paraId="61C17977" w14:textId="2438ACAE"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565DB71A" w14:textId="7696508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46375C" w14:textId="7F9D651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4C6B93B" w14:textId="543D5B1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06BD1375" w14:textId="50DD1CF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0.1286</w:t>
            </w:r>
          </w:p>
        </w:tc>
      </w:tr>
      <w:tr w:rsidR="00505C0F" w:rsidRPr="00C45582" w14:paraId="3E5862AA" w14:textId="77777777" w:rsidTr="00505C0F">
        <w:trPr>
          <w:trHeight w:val="317"/>
        </w:trPr>
        <w:tc>
          <w:tcPr>
            <w:tcW w:w="1701" w:type="dxa"/>
            <w:vAlign w:val="center"/>
          </w:tcPr>
          <w:p w14:paraId="21DB30D0" w14:textId="4DACD066"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0EC57F4" w14:textId="79C3BA6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F714EA" w14:textId="64D23FEE"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2EA36CA" w14:textId="70EB70E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4E44BECB" w14:textId="1356B61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0.1424</w:t>
            </w:r>
          </w:p>
        </w:tc>
      </w:tr>
      <w:tr w:rsidR="00505C0F" w:rsidRPr="00C45582" w14:paraId="590865BF" w14:textId="77777777" w:rsidTr="00505C0F">
        <w:trPr>
          <w:trHeight w:val="317"/>
        </w:trPr>
        <w:tc>
          <w:tcPr>
            <w:tcW w:w="1701" w:type="dxa"/>
            <w:vAlign w:val="center"/>
          </w:tcPr>
          <w:p w14:paraId="21E3CC28" w14:textId="2D4559C4"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3B1BE1CA" w14:textId="5A1F41C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37B1D242" w14:textId="7C2C229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3BDBF994" w14:textId="4437432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0102872C" w14:textId="17193D9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0.2077</w:t>
            </w:r>
          </w:p>
        </w:tc>
      </w:tr>
      <w:tr w:rsidR="00505C0F" w:rsidRPr="00C45582" w14:paraId="073D2551" w14:textId="77777777" w:rsidTr="00505C0F">
        <w:trPr>
          <w:trHeight w:val="317"/>
        </w:trPr>
        <w:tc>
          <w:tcPr>
            <w:tcW w:w="1701" w:type="dxa"/>
            <w:vAlign w:val="center"/>
          </w:tcPr>
          <w:p w14:paraId="4E9BF568" w14:textId="3E5B8ED6"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50227304" w14:textId="5983733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4A3514B" w14:textId="22E71BA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18729938" w14:textId="171BE0D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7F6CAD31" w14:textId="238E049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0.1311</w:t>
            </w:r>
          </w:p>
        </w:tc>
      </w:tr>
      <w:tr w:rsidR="00505C0F" w:rsidRPr="00C45582" w14:paraId="66D88231" w14:textId="77777777" w:rsidTr="00505C0F">
        <w:trPr>
          <w:trHeight w:val="317"/>
        </w:trPr>
        <w:tc>
          <w:tcPr>
            <w:tcW w:w="1701" w:type="dxa"/>
            <w:vAlign w:val="center"/>
          </w:tcPr>
          <w:p w14:paraId="534BF5E5" w14:textId="589183C7"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24253C11" w14:textId="6AD829E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37E24E7" w14:textId="01CCA22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595A8BC1" w14:textId="2275187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01B06327" w14:textId="013881D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0.1803</w:t>
            </w:r>
          </w:p>
        </w:tc>
      </w:tr>
      <w:tr w:rsidR="00505C0F" w:rsidRPr="00C45582" w14:paraId="5B064F9A" w14:textId="77777777" w:rsidTr="00505C0F">
        <w:trPr>
          <w:trHeight w:val="317"/>
        </w:trPr>
        <w:tc>
          <w:tcPr>
            <w:tcW w:w="1701" w:type="dxa"/>
            <w:vAlign w:val="center"/>
          </w:tcPr>
          <w:p w14:paraId="52CD9015" w14:textId="6FD9380B"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331D58FC" w14:textId="7B47E74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7EB8FD8" w14:textId="10802F6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72FA1234" w14:textId="20A6C36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E9952B1" w14:textId="38A32979"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0.1389</w:t>
            </w:r>
          </w:p>
        </w:tc>
      </w:tr>
      <w:tr w:rsidR="00505C0F" w:rsidRPr="00C45582" w14:paraId="763ABA8A" w14:textId="77777777" w:rsidTr="00505C0F">
        <w:trPr>
          <w:trHeight w:val="317"/>
        </w:trPr>
        <w:tc>
          <w:tcPr>
            <w:tcW w:w="1701" w:type="dxa"/>
            <w:vAlign w:val="center"/>
          </w:tcPr>
          <w:p w14:paraId="05FE607B" w14:textId="61793F62"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0AC81040" w14:textId="13CC7B40"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38241841" w14:textId="26A0F5D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5BC34782" w14:textId="0803ACF9"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6D9B3485" w14:textId="100F6F9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0.2224</w:t>
            </w:r>
          </w:p>
        </w:tc>
      </w:tr>
      <w:tr w:rsidR="00505C0F" w:rsidRPr="00C45582" w14:paraId="065521C4" w14:textId="77777777" w:rsidTr="00505C0F">
        <w:trPr>
          <w:trHeight w:val="317"/>
        </w:trPr>
        <w:tc>
          <w:tcPr>
            <w:tcW w:w="1701" w:type="dxa"/>
            <w:vAlign w:val="center"/>
          </w:tcPr>
          <w:p w14:paraId="33952F99" w14:textId="3B3921B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lastRenderedPageBreak/>
              <w:t>Qwen3-8B</w:t>
            </w:r>
          </w:p>
        </w:tc>
        <w:tc>
          <w:tcPr>
            <w:tcW w:w="1560" w:type="dxa"/>
            <w:vAlign w:val="center"/>
          </w:tcPr>
          <w:p w14:paraId="7D4FD76C" w14:textId="19CE465D"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7B083813" w14:textId="196E271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055C3C33" w14:textId="31DD836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3E7E176A" w14:textId="1A05EFA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0.1434</w:t>
            </w:r>
          </w:p>
        </w:tc>
      </w:tr>
      <w:tr w:rsidR="00505C0F" w:rsidRPr="00C45582" w14:paraId="11B8485E" w14:textId="33026620" w:rsidTr="00505C0F">
        <w:trPr>
          <w:trHeight w:val="317"/>
        </w:trPr>
        <w:tc>
          <w:tcPr>
            <w:tcW w:w="1701" w:type="dxa"/>
            <w:tcBorders>
              <w:bottom w:val="single" w:sz="4" w:space="0" w:color="auto"/>
            </w:tcBorders>
            <w:vAlign w:val="center"/>
            <w:hideMark/>
          </w:tcPr>
          <w:p w14:paraId="51D8CEF5" w14:textId="0381877E"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05886ABE" w14:textId="5A04547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5D73B76A" w14:textId="2050FF2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3B5046C8" w14:textId="0A1DAAEC" w:rsidR="00505C0F" w:rsidRPr="00720264" w:rsidRDefault="00505C0F" w:rsidP="00505C0F">
            <w:pPr>
              <w:pStyle w:val="altz"/>
              <w:keepNext/>
              <w:wordWrap/>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7E14AC91" w14:textId="2F32CAAB" w:rsidR="00505C0F" w:rsidRPr="00720264" w:rsidRDefault="00505C0F" w:rsidP="00505C0F">
            <w:pPr>
              <w:pStyle w:val="altz"/>
              <w:keepNext/>
              <w:wordWrap/>
              <w:snapToGrid/>
              <w:spacing w:line="240" w:lineRule="auto"/>
              <w:ind w:rightChars="50" w:right="120" w:firstLineChars="0" w:firstLine="0"/>
              <w:rPr>
                <w:sz w:val="21"/>
                <w:szCs w:val="21"/>
              </w:rPr>
            </w:pPr>
            <w:r w:rsidRPr="00720264">
              <w:rPr>
                <w:rStyle w:val="ne-text"/>
                <w:sz w:val="21"/>
                <w:szCs w:val="21"/>
              </w:rPr>
              <w:t>0.2099</w:t>
            </w:r>
          </w:p>
        </w:tc>
      </w:tr>
    </w:tbl>
    <w:p w14:paraId="10ACE2D5" w14:textId="77777777" w:rsidR="006658AE" w:rsidRDefault="006658AE" w:rsidP="00E57BEC">
      <w:pPr>
        <w:pStyle w:val="altz"/>
        <w:ind w:firstLine="480"/>
      </w:pPr>
    </w:p>
    <w:p w14:paraId="7490A2A8" w14:textId="77777777" w:rsidR="006658AE" w:rsidRDefault="006658AE" w:rsidP="00E57BEC">
      <w:pPr>
        <w:pStyle w:val="altz"/>
        <w:ind w:firstLine="480"/>
      </w:pPr>
    </w:p>
    <w:p w14:paraId="1DAE1FC8" w14:textId="40D4F285"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w:t>
                            </w:r>
                            <w:del w:id="2020" w:author="Zixuan Zhou" w:date="2026-04-27T03:33:00Z" w16du:dateUtc="2026-04-26T19:33:00Z">
                              <w:r w:rsidRPr="006658AE" w:rsidDel="006A285C">
                                <w:rPr>
                                  <w:sz w:val="18"/>
                                  <w:szCs w:val="18"/>
                                </w:rPr>
                                <w:delText xml:space="preserve"> </w:delText>
                              </w:r>
                            </w:del>
                            <w:r w:rsidRPr="006658AE">
                              <w:rPr>
                                <w:sz w:val="18"/>
                                <w:szCs w:val="18"/>
                              </w:rPr>
                              <w:t>&lt;</w:t>
                            </w:r>
                            <w:del w:id="2021" w:author="Zixuan Zhou" w:date="2026-04-27T03:33:00Z" w16du:dateUtc="2026-04-26T19:33:00Z">
                              <w:r w:rsidRPr="006658AE" w:rsidDel="006A285C">
                                <w:rPr>
                                  <w:sz w:val="18"/>
                                  <w:szCs w:val="18"/>
                                </w:rPr>
                                <w:delText xml:space="preserve"> </w:delText>
                              </w:r>
                            </w:del>
                            <w:r w:rsidRPr="006658AE">
                              <w:rPr>
                                <w:sz w:val="18"/>
                                <w:szCs w:val="18"/>
                              </w:rPr>
                              <w:t>0.05, **: p&lt;</w:t>
                            </w:r>
                            <w:del w:id="2022" w:author="Zixuan Zhou" w:date="2026-04-27T03:33:00Z" w16du:dateUtc="2026-04-26T19:33:00Z">
                              <w:r w:rsidRPr="006658AE" w:rsidDel="006A285C">
                                <w:rPr>
                                  <w:sz w:val="18"/>
                                  <w:szCs w:val="18"/>
                                </w:rPr>
                                <w:delText xml:space="preserve"> </w:delText>
                              </w:r>
                            </w:del>
                            <w:r w:rsidRPr="006658AE">
                              <w:rPr>
                                <w:sz w:val="18"/>
                                <w:szCs w:val="18"/>
                              </w:rPr>
                              <w:t>0.01, ***: p&lt;</w:t>
                            </w:r>
                            <w:del w:id="2023" w:author="Zixuan Zhou" w:date="2026-04-27T03:33:00Z" w16du:dateUtc="2026-04-26T19:33: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024" w:name="_Ref227871795"/>
                            <w:bookmarkStart w:id="2025" w:name="_Toc228023144"/>
                            <w:bookmarkStart w:id="2026" w:name="_Toc22802317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024"/>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025"/>
                            <w:bookmarkEnd w:id="20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31"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YH4GQ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Xn+dX81t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" stroked="f">
                <v:textbox style="mso-fit-shape-to-text:t" inset="0,0,0,0">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w:t>
                      </w:r>
                      <w:del w:id="2027" w:author="Zixuan Zhou" w:date="2026-04-27T03:33:00Z" w16du:dateUtc="2026-04-26T19:33:00Z">
                        <w:r w:rsidRPr="006658AE" w:rsidDel="006A285C">
                          <w:rPr>
                            <w:sz w:val="18"/>
                            <w:szCs w:val="18"/>
                          </w:rPr>
                          <w:delText xml:space="preserve"> </w:delText>
                        </w:r>
                      </w:del>
                      <w:r w:rsidRPr="006658AE">
                        <w:rPr>
                          <w:sz w:val="18"/>
                          <w:szCs w:val="18"/>
                        </w:rPr>
                        <w:t>&lt;</w:t>
                      </w:r>
                      <w:del w:id="2028" w:author="Zixuan Zhou" w:date="2026-04-27T03:33:00Z" w16du:dateUtc="2026-04-26T19:33:00Z">
                        <w:r w:rsidRPr="006658AE" w:rsidDel="006A285C">
                          <w:rPr>
                            <w:sz w:val="18"/>
                            <w:szCs w:val="18"/>
                          </w:rPr>
                          <w:delText xml:space="preserve"> </w:delText>
                        </w:r>
                      </w:del>
                      <w:r w:rsidRPr="006658AE">
                        <w:rPr>
                          <w:sz w:val="18"/>
                          <w:szCs w:val="18"/>
                        </w:rPr>
                        <w:t>0.05, **: p&lt;</w:t>
                      </w:r>
                      <w:del w:id="2029" w:author="Zixuan Zhou" w:date="2026-04-27T03:33:00Z" w16du:dateUtc="2026-04-26T19:33:00Z">
                        <w:r w:rsidRPr="006658AE" w:rsidDel="006A285C">
                          <w:rPr>
                            <w:sz w:val="18"/>
                            <w:szCs w:val="18"/>
                          </w:rPr>
                          <w:delText xml:space="preserve"> </w:delText>
                        </w:r>
                      </w:del>
                      <w:r w:rsidRPr="006658AE">
                        <w:rPr>
                          <w:sz w:val="18"/>
                          <w:szCs w:val="18"/>
                        </w:rPr>
                        <w:t>0.01, ***: p&lt;</w:t>
                      </w:r>
                      <w:del w:id="2030" w:author="Zixuan Zhou" w:date="2026-04-27T03:33:00Z" w16du:dateUtc="2026-04-26T19:33: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031" w:name="_Ref227871795"/>
                      <w:bookmarkStart w:id="2032" w:name="_Toc228023144"/>
                      <w:bookmarkStart w:id="2033" w:name="_Toc22802317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031"/>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032"/>
                      <w:bookmarkEnd w:id="2033"/>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ins w:id="2034" w:author="Zixuan Zhou" w:date="2026-04-27T21:47:00Z" w16du:dateUtc="2026-04-27T13:47:00Z">
        <w:r w:rsidR="00D95BED">
          <w:rPr>
            <w:rFonts w:hint="eastAsia"/>
          </w:rPr>
          <w:t>，</w:t>
        </w:r>
      </w:ins>
      <w:del w:id="2035" w:author="Zixuan Zhou" w:date="2026-04-27T21:47:00Z" w16du:dateUtc="2026-04-27T13:47:00Z">
        <w:r w:rsidR="00505C0F" w:rsidRPr="00505C0F" w:rsidDel="00D95BED">
          <w:rPr>
            <w:rFonts w:hint="eastAsia"/>
          </w:rPr>
          <w:delText>（</w:delText>
        </w:r>
      </w:del>
      <w:r w:rsidR="00505C0F" w:rsidRPr="00505C0F">
        <w:rPr>
          <w:rFonts w:hint="eastAsia"/>
        </w:rPr>
        <w:t>如使用不同的同义词、调整句子顺序或增加解释性内容</w:t>
      </w:r>
      <w:del w:id="2036" w:author="Zixuan Zhou" w:date="2026-04-27T21:47:00Z" w16du:dateUtc="2026-04-27T13:47:00Z">
        <w:r w:rsidR="00505C0F" w:rsidRPr="00505C0F" w:rsidDel="00D95BED">
          <w:rPr>
            <w:rFonts w:hint="eastAsia"/>
          </w:rPr>
          <w:delText>）</w:delText>
        </w:r>
      </w:del>
      <w:r w:rsidR="00505C0F" w:rsidRPr="00505C0F">
        <w:rPr>
          <w:rFonts w:hint="eastAsia"/>
        </w:rPr>
        <w:t>，这会导致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6A285C">
      <w:pPr>
        <w:pStyle w:val="3"/>
        <w:spacing w:before="163" w:after="163"/>
        <w:rPr>
          <w:rFonts w:hint="eastAsia"/>
        </w:rPr>
      </w:pPr>
      <w:bookmarkStart w:id="2037" w:name="_Toc228219390"/>
      <w:r w:rsidRPr="006A285C">
        <w:rPr>
          <w:rFonts w:ascii="Times New Roman" w:hAnsi="Times New Roman" w:cs="Times New Roman" w:hint="eastAsia"/>
          <w:rPrChange w:id="2038" w:author="Zixuan Zhou" w:date="2026-04-27T03:24:00Z" w16du:dateUtc="2026-04-26T19:24:00Z">
            <w:rPr>
              <w:rFonts w:hint="eastAsia"/>
            </w:rPr>
          </w:rPrChange>
        </w:rPr>
        <w:t>AI</w:t>
      </w:r>
      <w:r>
        <w:rPr>
          <w:rFonts w:hint="eastAsia"/>
        </w:rPr>
        <w:t>打分结果</w:t>
      </w:r>
      <w:bookmarkEnd w:id="2037"/>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0FE83F2B" w:rsidR="00F703D5" w:rsidRPr="00720264" w:rsidRDefault="00F703D5" w:rsidP="00720264">
      <w:pPr>
        <w:pStyle w:val="aff6"/>
        <w:spacing w:before="326" w:after="163"/>
      </w:pPr>
      <w:bookmarkStart w:id="2039" w:name="_Ref227871348"/>
      <w:bookmarkStart w:id="2040" w:name="_Toc228022964"/>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8</w:t>
      </w:r>
      <w:r w:rsidR="00492FE9" w:rsidRPr="00720264">
        <w:fldChar w:fldCharType="end"/>
      </w:r>
      <w:bookmarkEnd w:id="2039"/>
      <w:r w:rsidRPr="00720264">
        <w:t xml:space="preserve"> </w:t>
      </w:r>
      <w:r w:rsidRPr="00720264">
        <w:t>各模型六维度</w:t>
      </w:r>
      <w:r w:rsidRPr="00720264">
        <w:t>AI</w:t>
      </w:r>
      <w:r w:rsidRPr="00720264">
        <w:t>打分结果</w:t>
      </w:r>
      <w:bookmarkEnd w:id="2040"/>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wordWrap/>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2EFFD00C" w:rsidR="003B344C" w:rsidRDefault="000000ED" w:rsidP="00A86CDE">
      <w:pPr>
        <w:pStyle w:val="altz"/>
        <w:ind w:firstLine="480"/>
        <w:rPr>
          <w:noProof/>
        </w:rPr>
      </w:pPr>
      <w:r>
        <w:rPr>
          <w:noProof/>
        </w:rPr>
        <mc:AlternateContent>
          <mc:Choice Requires="wps">
            <w:drawing>
              <wp:anchor distT="0" distB="0" distL="114300" distR="114300" simplePos="0" relativeHeight="251678720" behindDoc="0" locked="0" layoutInCell="1" allowOverlap="1" wp14:anchorId="449D20F7" wp14:editId="7D1945E6">
                <wp:simplePos x="0" y="0"/>
                <wp:positionH relativeFrom="column">
                  <wp:posOffset>20320</wp:posOffset>
                </wp:positionH>
                <wp:positionV relativeFrom="paragraph">
                  <wp:posOffset>4392433</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6117AF38" w:rsidR="00A86CDE" w:rsidRPr="009B07E3" w:rsidRDefault="00A86CDE" w:rsidP="00A86CDE">
                            <w:pPr>
                              <w:pStyle w:val="aff8"/>
                              <w:spacing w:before="163" w:after="326"/>
                            </w:pPr>
                            <w:bookmarkStart w:id="2041" w:name="_Ref227872199"/>
                            <w:bookmarkStart w:id="2042" w:name="_Toc228023145"/>
                            <w:bookmarkStart w:id="2043" w:name="_Toc228023178"/>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041"/>
                            <w:r>
                              <w:rPr>
                                <w:rFonts w:hint="eastAsia"/>
                              </w:rPr>
                              <w:t xml:space="preserve"> </w:t>
                            </w:r>
                            <w:r w:rsidR="009B07E3" w:rsidRPr="009B07E3">
                              <w:t>各模型六维度综合均分对比</w:t>
                            </w:r>
                            <w:bookmarkEnd w:id="2042"/>
                            <w:bookmarkEnd w:id="20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2" type="#_x0000_t202" style="position:absolute;left:0;text-align:left;margin-left:1.6pt;margin-top:345.8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rN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" stroked="f">
                <v:textbox style="mso-fit-shape-to-text:t" inset="0,0,0,0">
                  <w:txbxContent>
                    <w:p w14:paraId="621AB897" w14:textId="6117AF38" w:rsidR="00A86CDE" w:rsidRPr="009B07E3" w:rsidRDefault="00A86CDE" w:rsidP="00A86CDE">
                      <w:pPr>
                        <w:pStyle w:val="aff8"/>
                        <w:spacing w:before="163" w:after="326"/>
                      </w:pPr>
                      <w:bookmarkStart w:id="2044" w:name="_Ref227872199"/>
                      <w:bookmarkStart w:id="2045" w:name="_Toc228023145"/>
                      <w:bookmarkStart w:id="2046" w:name="_Toc228023178"/>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044"/>
                      <w:r>
                        <w:rPr>
                          <w:rFonts w:hint="eastAsia"/>
                        </w:rPr>
                        <w:t xml:space="preserve"> </w:t>
                      </w:r>
                      <w:r w:rsidR="009B07E3" w:rsidRPr="009B07E3">
                        <w:t>各模型六维度综合均分对比</w:t>
                      </w:r>
                      <w:bookmarkEnd w:id="2045"/>
                      <w:bookmarkEnd w:id="2046"/>
                    </w:p>
                  </w:txbxContent>
                </v:textbox>
                <w10:wrap type="topAndBottom"/>
              </v:shape>
            </w:pict>
          </mc:Fallback>
        </mc:AlternateContent>
      </w:r>
      <w:r>
        <w:rPr>
          <w:noProof/>
        </w:rPr>
        <w:drawing>
          <wp:anchor distT="0" distB="0" distL="114300" distR="114300" simplePos="0" relativeHeight="251676672" behindDoc="0" locked="0" layoutInCell="1" allowOverlap="1" wp14:anchorId="20B4CAE2" wp14:editId="190D99F4">
            <wp:simplePos x="0" y="0"/>
            <wp:positionH relativeFrom="column">
              <wp:posOffset>20320</wp:posOffset>
            </wp:positionH>
            <wp:positionV relativeFrom="paragraph">
              <wp:posOffset>1110698</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分，反映出通用模型在医学事实的精准表达和信息去冗余方面存在明显短板。其次，经过领域微调后，所有模型在多数维度上均实现了不同程度的提升，尤其在</w:t>
      </w:r>
      <w:r>
        <w:rPr>
          <w:rFonts w:hint="eastAsia"/>
        </w:rPr>
        <w:t>“</w:t>
      </w:r>
      <w:r w:rsidR="003B344C" w:rsidRPr="003B344C">
        <w:rPr>
          <w:rFonts w:hint="eastAsia"/>
        </w:rPr>
        <w:t>准确性</w:t>
      </w:r>
      <w:r>
        <w:rPr>
          <w:rFonts w:hint="eastAsia"/>
        </w:rPr>
        <w:t>”</w:t>
      </w:r>
      <w:r w:rsidR="003B344C" w:rsidRPr="003B344C">
        <w:rPr>
          <w:rFonts w:hint="eastAsia"/>
        </w:rPr>
        <w:t>和</w:t>
      </w:r>
      <w:r>
        <w:rPr>
          <w:rFonts w:hint="eastAsia"/>
        </w:rPr>
        <w:t>“仅提供必要信息”</w:t>
      </w:r>
      <w:r w:rsidR="003B344C" w:rsidRPr="003B344C">
        <w:rPr>
          <w:rFonts w:hint="eastAsia"/>
        </w:rPr>
        <w:t>维</w:t>
      </w:r>
      <w:r w:rsidR="003B344C" w:rsidRPr="003B344C">
        <w:rPr>
          <w:rFonts w:hint="eastAsia"/>
        </w:rPr>
        <w:lastRenderedPageBreak/>
        <w:t>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Pr>
          <w:rFonts w:hint="eastAsia"/>
        </w:rPr>
        <w:t>“</w:t>
      </w:r>
      <w:r w:rsidR="003B344C" w:rsidRPr="003B344C">
        <w:rPr>
          <w:rFonts w:hint="eastAsia"/>
        </w:rPr>
        <w:t>易于理解</w:t>
      </w:r>
      <w:r>
        <w:rPr>
          <w:rFonts w:hint="eastAsia"/>
        </w:rPr>
        <w:t>”</w:t>
      </w:r>
      <w:r w:rsidR="003B344C" w:rsidRPr="003B344C">
        <w:rPr>
          <w:rFonts w:hint="eastAsia"/>
        </w:rPr>
        <w:t>维度的得分在各模型间差异较小且基线较高</w:t>
      </w:r>
      <w:ins w:id="2047" w:author="Zixuan Zhou" w:date="2026-04-27T21:48:00Z" w16du:dateUtc="2026-04-27T13:48:00Z">
        <w:r w:rsidR="00D95BED">
          <w:rPr>
            <w:rFonts w:hint="eastAsia"/>
          </w:rPr>
          <w:t>，</w:t>
        </w:r>
      </w:ins>
      <w:del w:id="2048" w:author="Zixuan Zhou" w:date="2026-04-27T21:48:00Z" w16du:dateUtc="2026-04-27T13:48:00Z">
        <w:r w:rsidR="003B344C" w:rsidRPr="003B344C" w:rsidDel="00D95BED">
          <w:rPr>
            <w:rFonts w:hint="eastAsia"/>
          </w:rPr>
          <w:delText>（</w:delText>
        </w:r>
      </w:del>
      <w:r w:rsidR="003B344C" w:rsidRPr="003B344C">
        <w:rPr>
          <w:rFonts w:hint="eastAsia"/>
        </w:rPr>
        <w:t>普遍接近</w:t>
      </w:r>
      <w:r w:rsidR="003B344C" w:rsidRPr="003B344C">
        <w:rPr>
          <w:rFonts w:hint="eastAsia"/>
        </w:rPr>
        <w:t>3</w:t>
      </w:r>
      <w:r w:rsidR="003B344C" w:rsidRPr="003B344C">
        <w:rPr>
          <w:rFonts w:hint="eastAsia"/>
        </w:rPr>
        <w:t>分</w:t>
      </w:r>
      <w:ins w:id="2049" w:author="Zixuan Zhou" w:date="2026-04-27T21:48:00Z" w16du:dateUtc="2026-04-27T13:48:00Z">
        <w:r w:rsidR="00D95BED">
          <w:rPr>
            <w:rFonts w:hint="eastAsia"/>
          </w:rPr>
          <w:t>，</w:t>
        </w:r>
      </w:ins>
      <w:del w:id="2050" w:author="Zixuan Zhou" w:date="2026-04-27T21:48:00Z" w16du:dateUtc="2026-04-27T13:48:00Z">
        <w:r w:rsidR="003B344C" w:rsidRPr="003B344C" w:rsidDel="00D95BED">
          <w:rPr>
            <w:rFonts w:hint="eastAsia"/>
          </w:rPr>
          <w:delText>）</w:delText>
        </w:r>
      </w:del>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ins w:id="2051" w:author="Zixuan Zhou" w:date="2026-04-27T21:48:00Z" w16du:dateUtc="2026-04-27T13:48:00Z">
        <w:r w:rsidR="00D95BED">
          <w:rPr>
            <w:rFonts w:hint="eastAsia"/>
          </w:rPr>
          <w:t>，</w:t>
        </w:r>
      </w:ins>
      <w:del w:id="2052" w:author="Zixuan Zhou" w:date="2026-04-27T21:48:00Z" w16du:dateUtc="2026-04-27T13:48:00Z">
        <w:r w:rsidR="003B344C" w:rsidRPr="003B344C" w:rsidDel="00D95BED">
          <w:rPr>
            <w:rFonts w:hint="eastAsia"/>
          </w:rPr>
          <w:delText>（</w:delText>
        </w:r>
      </w:del>
      <w:r w:rsidR="00A86CDE">
        <w:rPr>
          <w:rFonts w:hint="eastAsia"/>
        </w:rPr>
        <w:t>红</w:t>
      </w:r>
      <w:r w:rsidR="003B344C" w:rsidRPr="003B344C">
        <w:rPr>
          <w:rFonts w:hint="eastAsia"/>
        </w:rPr>
        <w:t>色最深</w:t>
      </w:r>
      <w:del w:id="2053" w:author="Zixuan Zhou" w:date="2026-04-27T21:48:00Z" w16du:dateUtc="2026-04-27T13:48:00Z">
        <w:r w:rsidR="003B344C" w:rsidRPr="003B344C" w:rsidDel="00D95BED">
          <w:rPr>
            <w:rFonts w:hint="eastAsia"/>
          </w:rPr>
          <w:delText>）</w:delText>
        </w:r>
      </w:del>
      <w:r w:rsidR="003B344C" w:rsidRPr="003B344C">
        <w:rPr>
          <w:rFonts w:hint="eastAsia"/>
        </w:rPr>
        <w:t>，而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47DB2CE1"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w:t>
                            </w:r>
                            <w:del w:id="2054" w:author="Zixuan Zhou" w:date="2026-04-27T03:32:00Z" w16du:dateUtc="2026-04-26T19:32:00Z">
                              <w:r w:rsidRPr="006658AE" w:rsidDel="006A285C">
                                <w:rPr>
                                  <w:sz w:val="18"/>
                                  <w:szCs w:val="18"/>
                                </w:rPr>
                                <w:delText xml:space="preserve"> </w:delText>
                              </w:r>
                            </w:del>
                            <w:r w:rsidRPr="006658AE">
                              <w:rPr>
                                <w:sz w:val="18"/>
                                <w:szCs w:val="18"/>
                              </w:rPr>
                              <w:t>&lt;</w:t>
                            </w:r>
                            <w:del w:id="2055" w:author="Zixuan Zhou" w:date="2026-04-27T03:32:00Z" w16du:dateUtc="2026-04-26T19:32:00Z">
                              <w:r w:rsidRPr="006658AE" w:rsidDel="006A285C">
                                <w:rPr>
                                  <w:sz w:val="18"/>
                                  <w:szCs w:val="18"/>
                                </w:rPr>
                                <w:delText xml:space="preserve"> </w:delText>
                              </w:r>
                            </w:del>
                            <w:r w:rsidRPr="006658AE">
                              <w:rPr>
                                <w:sz w:val="18"/>
                                <w:szCs w:val="18"/>
                              </w:rPr>
                              <w:t>0.05, **: p&lt;</w:t>
                            </w:r>
                            <w:del w:id="2056" w:author="Zixuan Zhou" w:date="2026-04-27T03:32:00Z" w16du:dateUtc="2026-04-26T19:32:00Z">
                              <w:r w:rsidRPr="006658AE" w:rsidDel="006A285C">
                                <w:rPr>
                                  <w:sz w:val="18"/>
                                  <w:szCs w:val="18"/>
                                </w:rPr>
                                <w:delText xml:space="preserve"> </w:delText>
                              </w:r>
                            </w:del>
                            <w:r w:rsidRPr="006658AE">
                              <w:rPr>
                                <w:sz w:val="18"/>
                                <w:szCs w:val="18"/>
                              </w:rPr>
                              <w:t>0.01, ***: p&lt;</w:t>
                            </w:r>
                            <w:del w:id="2057" w:author="Zixuan Zhou" w:date="2026-04-27T03:32:00Z" w16du:dateUtc="2026-04-26T19:32: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058" w:name="_Ref227872514"/>
                            <w:bookmarkStart w:id="2059" w:name="_Toc228023146"/>
                            <w:bookmarkStart w:id="2060" w:name="_Toc22802317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058"/>
                            <w:r>
                              <w:rPr>
                                <w:rFonts w:hint="eastAsia"/>
                              </w:rPr>
                              <w:t xml:space="preserve"> </w:t>
                            </w:r>
                            <w:r w:rsidR="009B07E3" w:rsidRPr="009B07E3">
                              <w:rPr>
                                <w:rFonts w:hint="eastAsia"/>
                              </w:rPr>
                              <w:t>各模型六维度得分差异热力图</w:t>
                            </w:r>
                            <w:bookmarkEnd w:id="2059"/>
                            <w:bookmarkEnd w:id="20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3"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dxGgIAAD8EAAAOAAAAZHJzL2Uyb0RvYy54bWysU8Fu2zAMvQ/YPwi6L05apBm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BMOmdxGgIAAD8EAAAOAAAAAAAAAAAAAAAAAC4CAABkcnMvZTJvRG9jLnhtbFBLAQIt&#10;ABQABgAIAAAAIQD9xS8u4AAAAAkBAAAPAAAAAAAAAAAAAAAAAHQEAABkcnMvZG93bnJldi54bWxQ&#10;SwUGAAAAAAQABADzAAAAgQUAAAAA&#10;" stroked="f">
                <v:textbox style="mso-fit-shape-to-text:t" inset="0,0,0,0">
                  <w:txbxContent>
                    <w:p w14:paraId="386F3C98" w14:textId="47DB2CE1"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w:t>
                      </w:r>
                      <w:del w:id="2061" w:author="Zixuan Zhou" w:date="2026-04-27T03:32:00Z" w16du:dateUtc="2026-04-26T19:32:00Z">
                        <w:r w:rsidRPr="006658AE" w:rsidDel="006A285C">
                          <w:rPr>
                            <w:sz w:val="18"/>
                            <w:szCs w:val="18"/>
                          </w:rPr>
                          <w:delText xml:space="preserve"> </w:delText>
                        </w:r>
                      </w:del>
                      <w:r w:rsidRPr="006658AE">
                        <w:rPr>
                          <w:sz w:val="18"/>
                          <w:szCs w:val="18"/>
                        </w:rPr>
                        <w:t>&lt;</w:t>
                      </w:r>
                      <w:del w:id="2062" w:author="Zixuan Zhou" w:date="2026-04-27T03:32:00Z" w16du:dateUtc="2026-04-26T19:32:00Z">
                        <w:r w:rsidRPr="006658AE" w:rsidDel="006A285C">
                          <w:rPr>
                            <w:sz w:val="18"/>
                            <w:szCs w:val="18"/>
                          </w:rPr>
                          <w:delText xml:space="preserve"> </w:delText>
                        </w:r>
                      </w:del>
                      <w:r w:rsidRPr="006658AE">
                        <w:rPr>
                          <w:sz w:val="18"/>
                          <w:szCs w:val="18"/>
                        </w:rPr>
                        <w:t>0.05, **: p&lt;</w:t>
                      </w:r>
                      <w:del w:id="2063" w:author="Zixuan Zhou" w:date="2026-04-27T03:32:00Z" w16du:dateUtc="2026-04-26T19:32:00Z">
                        <w:r w:rsidRPr="006658AE" w:rsidDel="006A285C">
                          <w:rPr>
                            <w:sz w:val="18"/>
                            <w:szCs w:val="18"/>
                          </w:rPr>
                          <w:delText xml:space="preserve"> </w:delText>
                        </w:r>
                      </w:del>
                      <w:r w:rsidRPr="006658AE">
                        <w:rPr>
                          <w:sz w:val="18"/>
                          <w:szCs w:val="18"/>
                        </w:rPr>
                        <w:t>0.01, ***: p&lt;</w:t>
                      </w:r>
                      <w:del w:id="2064" w:author="Zixuan Zhou" w:date="2026-04-27T03:32:00Z" w16du:dateUtc="2026-04-26T19:32: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065" w:name="_Ref227872514"/>
                      <w:bookmarkStart w:id="2066" w:name="_Toc228023146"/>
                      <w:bookmarkStart w:id="2067" w:name="_Toc22802317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065"/>
                      <w:r>
                        <w:rPr>
                          <w:rFonts w:hint="eastAsia"/>
                        </w:rPr>
                        <w:t xml:space="preserve"> </w:t>
                      </w:r>
                      <w:r w:rsidR="009B07E3" w:rsidRPr="009B07E3">
                        <w:rPr>
                          <w:rFonts w:hint="eastAsia"/>
                        </w:rPr>
                        <w:t>各模型六维度得分差异热力图</w:t>
                      </w:r>
                      <w:bookmarkEnd w:id="2066"/>
                      <w:bookmarkEnd w:id="2067"/>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del w:id="2068" w:author="Zixuan Zhou" w:date="2026-04-27T21:48:00Z" w16du:dateUtc="2026-04-27T13:48:00Z">
        <w:r w:rsidR="003B344C" w:rsidRPr="003B344C" w:rsidDel="00D95BED">
          <w:rPr>
            <w:rFonts w:hint="eastAsia"/>
          </w:rPr>
          <w:delText>（</w:delText>
        </w:r>
      </w:del>
      <w:r w:rsidR="00A86CDE">
        <w:rPr>
          <w:rFonts w:hint="eastAsia"/>
        </w:rPr>
        <w:t>蓝色</w:t>
      </w:r>
      <w:del w:id="2069" w:author="Zixuan Zhou" w:date="2026-04-27T21:48:00Z" w16du:dateUtc="2026-04-27T13:48:00Z">
        <w:r w:rsidR="003B344C" w:rsidRPr="003B344C" w:rsidDel="00D95BED">
          <w:rPr>
            <w:rFonts w:hint="eastAsia"/>
          </w:rPr>
          <w:delText>）</w:delText>
        </w:r>
      </w:del>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2070" w:name="_Toc228219391"/>
      <w:r>
        <w:rPr>
          <w:rFonts w:hint="eastAsia"/>
        </w:rPr>
        <w:t>微调前后结果对比</w:t>
      </w:r>
      <w:bookmarkEnd w:id="2070"/>
    </w:p>
    <w:p w14:paraId="099B3096" w14:textId="119B1700"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次，来判断两组数据的中位数是否存在显著差异，特别适用于有序变量或小样本场景</w:t>
      </w:r>
      <w:r w:rsidR="00A804DE">
        <w:fldChar w:fldCharType="begin"/>
      </w:r>
      <w:r w:rsidR="001704E8">
        <w:instrText xml:space="preserve"> ADDIN ZOTERO_ITEM CSL_CITATION {"citationID":"R5QcRfnE","properties":{"unsorted":false,"formattedCitation":"\\super [42]\\nosupersub{}","plainCitation":"[42]","noteIndex":0},"citationItems":[{"id":1235,"uris":["http://zotero.org/users/15209510/items/72LHTBS2"],"itemData":{"id":1235,"type":"book","title":"Wilcoxon-Signed-Rank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lastRenderedPageBreak/>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2071"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071"/>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2072"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072"/>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2073"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073"/>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48ACB0B0" w:rsidR="005B1D82" w:rsidRPr="005B1D82" w:rsidRDefault="005B1D82" w:rsidP="005B1D82">
      <w:pPr>
        <w:pStyle w:val="altz"/>
        <w:ind w:firstLine="480"/>
      </w:pPr>
      <w:r w:rsidRPr="005B1D82">
        <w:t>若</w:t>
      </w:r>
      <m:oMath>
        <m:r>
          <w:rPr>
            <w:rFonts w:ascii="Cambria Math" w:hAnsi="Cambria Math"/>
          </w:rPr>
          <m:t>p</m:t>
        </m:r>
        <m:r>
          <w:del w:id="2074" w:author="Zixuan Zhou" w:date="2026-04-27T03:27:00Z" w16du:dateUtc="2026-04-26T19:27:00Z">
            <w:rPr>
              <w:rFonts w:ascii="Cambria Math" w:hAnsi="Cambria Math"/>
            </w:rPr>
            <m:t xml:space="preserve"> </m:t>
          </w:del>
        </m:r>
        <m:r>
          <w:rPr>
            <w:rFonts w:ascii="Cambria Math" w:hAnsi="Cambria Math"/>
          </w:rPr>
          <m:t>&lt;</m:t>
        </m:r>
      </m:oMath>
      <w:del w:id="2075" w:author="Zixuan Zhou" w:date="2026-04-27T03:27:00Z" w16du:dateUtc="2026-04-26T19:27:00Z">
        <w:r w:rsidR="003040E3" w:rsidDel="006A285C">
          <w:rPr>
            <w:rFonts w:hint="eastAsia"/>
          </w:rPr>
          <w:delText xml:space="preserve"> </w:delText>
        </w:r>
      </w:del>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w:del w:id="2076" w:author="Zixuan Zhou" w:date="2026-04-27T03:27:00Z" w16du:dateUtc="2026-04-26T19:27:00Z">
            <w:rPr>
              <w:rFonts w:ascii="Cambria Math" w:hAnsi="Cambria Math"/>
            </w:rPr>
            <m:t xml:space="preserve"> </m:t>
          </w:del>
        </m:r>
        <m:r>
          <m:rPr>
            <m:sty m:val="p"/>
          </m:rPr>
          <w:rPr>
            <w:rFonts w:ascii="Cambria Math" w:hAnsi="Cambria Math" w:hint="eastAsia"/>
          </w:rPr>
          <m:t>≥</m:t>
        </m:r>
      </m:oMath>
      <w:del w:id="2077" w:author="Zixuan Zhou" w:date="2026-04-27T03:27:00Z" w16du:dateUtc="2026-04-26T19:27:00Z">
        <w:r w:rsidR="003040E3" w:rsidDel="006A285C">
          <w:rPr>
            <w:rFonts w:hint="eastAsia"/>
          </w:rPr>
          <w:delText xml:space="preserve"> </w:delText>
        </w:r>
      </w:del>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55D09330" w:rsidR="009B07E3" w:rsidRPr="00720264" w:rsidRDefault="009B07E3" w:rsidP="00720264">
      <w:pPr>
        <w:pStyle w:val="aff6"/>
        <w:spacing w:before="326" w:after="163"/>
      </w:pPr>
      <w:bookmarkStart w:id="2078" w:name="_Ref227873161"/>
      <w:bookmarkStart w:id="2079" w:name="_Toc228022965"/>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9</w:t>
      </w:r>
      <w:r w:rsidR="00492FE9" w:rsidRPr="00720264">
        <w:fldChar w:fldCharType="end"/>
      </w:r>
      <w:bookmarkEnd w:id="2078"/>
      <w:r w:rsidRPr="00720264">
        <w:t xml:space="preserve"> </w:t>
      </w:r>
      <w:r w:rsidR="00FA2891" w:rsidRPr="00720264">
        <w:t>ROUGE-L</w:t>
      </w:r>
      <w:r w:rsidR="00FA2891" w:rsidRPr="00720264">
        <w:t>指标</w:t>
      </w:r>
      <w:r w:rsidR="00FA2891" w:rsidRPr="00720264">
        <w:t>Wilcoxon</w:t>
      </w:r>
      <w:r w:rsidR="00FA2891" w:rsidRPr="00720264">
        <w:t>符号秩检验结果</w:t>
      </w:r>
      <w:bookmarkEnd w:id="2079"/>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W </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p </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4D1E9464"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w:t>
      </w:r>
      <w:del w:id="2080" w:author="Zixuan Zhou" w:date="2026-04-27T03:32:00Z" w16du:dateUtc="2026-04-26T19:32:00Z">
        <w:r w:rsidRPr="006614D6" w:rsidDel="006A285C">
          <w:rPr>
            <w:sz w:val="18"/>
            <w:szCs w:val="16"/>
          </w:rPr>
          <w:delText xml:space="preserve"> </w:delText>
        </w:r>
      </w:del>
      <w:r w:rsidRPr="006614D6">
        <w:rPr>
          <w:sz w:val="18"/>
          <w:szCs w:val="16"/>
        </w:rPr>
        <w:t>&lt;</w:t>
      </w:r>
      <w:del w:id="2081" w:author="Zixuan Zhou" w:date="2026-04-27T03:32:00Z" w16du:dateUtc="2026-04-26T19:32:00Z">
        <w:r w:rsidRPr="006614D6" w:rsidDel="006A285C">
          <w:rPr>
            <w:sz w:val="18"/>
            <w:szCs w:val="16"/>
          </w:rPr>
          <w:delText xml:space="preserve"> </w:delText>
        </w:r>
      </w:del>
      <w:r w:rsidRPr="006614D6">
        <w:rPr>
          <w:sz w:val="18"/>
          <w:szCs w:val="16"/>
        </w:rPr>
        <w:t>0.05, **: p&lt;</w:t>
      </w:r>
      <w:del w:id="2082" w:author="Zixuan Zhou" w:date="2026-04-27T03:32:00Z" w16du:dateUtc="2026-04-26T19:32:00Z">
        <w:r w:rsidRPr="006614D6" w:rsidDel="006A285C">
          <w:rPr>
            <w:sz w:val="18"/>
            <w:szCs w:val="16"/>
          </w:rPr>
          <w:delText xml:space="preserve"> </w:delText>
        </w:r>
      </w:del>
      <w:r w:rsidRPr="006614D6">
        <w:rPr>
          <w:sz w:val="18"/>
          <w:szCs w:val="16"/>
        </w:rPr>
        <w:t>0.01, ***: p&lt;</w:t>
      </w:r>
      <w:del w:id="2083" w:author="Zixuan Zhou" w:date="2026-04-27T03:32:00Z" w16du:dateUtc="2026-04-26T19:32:00Z">
        <w:r w:rsidRPr="006614D6" w:rsidDel="006A285C">
          <w:rPr>
            <w:sz w:val="18"/>
            <w:szCs w:val="16"/>
          </w:rPr>
          <w:delText xml:space="preserve"> </w:delText>
        </w:r>
      </w:del>
      <w:r w:rsidRPr="006614D6">
        <w:rPr>
          <w:sz w:val="18"/>
          <w:szCs w:val="16"/>
        </w:rPr>
        <w: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2084"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084"/>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4207893A" w:rsidR="00FD21B2" w:rsidRDefault="00FD21B2" w:rsidP="00FD21B2">
      <w:pPr>
        <w:pStyle w:val="altz"/>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w:proofErr w:type="spellStart"/>
            <m:r>
              <m:rPr>
                <m:nor/>
              </m:rPr>
              <w:rPr>
                <w:rFonts w:hint="eastAsia"/>
                <w:i/>
              </w:rPr>
              <m:t>i,k</m:t>
            </m:r>
            <w:proofErr w:type="spellEnd"/>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del w:id="2085" w:author="Zixuan Zhou" w:date="2026-04-27T03:28:00Z" w16du:dateUtc="2026-04-26T19:28:00Z">
        <w:r w:rsidR="006A285C" w:rsidRPr="006A285C" w:rsidDel="006A285C">
          <w:rPr>
            <w:rPrChange w:id="2086" w:author="Zixuan Zhou" w:date="2026-04-27T03:28:00Z" w16du:dateUtc="2026-04-26T19:28:00Z">
              <w:rPr>
                <w:rFonts w:ascii="Cambria Math" w:hAnsi="Cambria Math"/>
              </w:rPr>
            </w:rPrChange>
          </w:rPr>
          <w:delText>\mathrm{</w:delText>
        </w:r>
      </w:del>
      <w:r w:rsidR="006A285C" w:rsidRPr="006A285C">
        <w:rPr>
          <w:iCs/>
          <w:rPrChange w:id="2087" w:author="Zixuan Zhou" w:date="2026-04-27T03:28:00Z" w16du:dateUtc="2026-04-26T19:28:00Z">
            <w:rPr>
              <w:rFonts w:ascii="Cambria Math"/>
              <w:iCs/>
            </w:rPr>
          </w:rPrChange>
        </w:rPr>
        <w:t>20</w:t>
      </w:r>
      <w:del w:id="2088" w:author="Zixuan Zhou" w:date="2026-04-27T03:28:00Z" w16du:dateUtc="2026-04-26T19:28:00Z">
        <w:r w:rsidR="006A285C" w:rsidRPr="006A285C" w:rsidDel="006A285C">
          <w:rPr>
            <w:iCs/>
            <w:rPrChange w:id="2089" w:author="Zixuan Zhou" w:date="2026-04-27T03:28:00Z" w16du:dateUtc="2026-04-26T19:28:00Z">
              <w:rPr>
                <w:rFonts w:ascii="Cambria Math"/>
                <w:iCs/>
              </w:rPr>
            </w:rPrChange>
          </w:rPr>
          <w:delText>}</w:delText>
        </w:r>
      </w:del>
      <w:r w:rsidRPr="00FD21B2">
        <w:rPr>
          <w:rFonts w:hint="eastAsia"/>
        </w:rPr>
        <w:t>，</w:t>
      </w:r>
      <w:r w:rsidRPr="006A285C">
        <w:rPr>
          <w:rFonts w:hint="eastAsia"/>
        </w:rPr>
        <w:t>均</w:t>
      </w:r>
      <w:r w:rsidRPr="00FD21B2">
        <w:rPr>
          <w:rFonts w:hint="eastAsia"/>
        </w:rPr>
        <w:t>采用大样本正态近似。</w:t>
      </w:r>
    </w:p>
    <w:p w14:paraId="7659F0B5" w14:textId="70F1A378"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6A285C">
        <w:rPr>
          <w:rPrChange w:id="2090" w:author="Zixuan Zhou" w:date="2026-04-27T03:28:00Z" w16du:dateUtc="2026-04-26T19:28:00Z">
            <w:rPr>
              <w:rFonts w:ascii="Cambria Math" w:hAnsi="Cambria Math"/>
              <w:i/>
            </w:rPr>
          </w:rPrChange>
        </w:rPr>
        <w:t>0.05</w:t>
      </w:r>
      <m:oMath>
        <m:r>
          <w:del w:id="2091" w:author="Zixuan Zhou" w:date="2026-04-27T03:28:00Z" w16du:dateUtc="2026-04-26T19:28:00Z">
            <w:rPr>
              <w:rFonts w:ascii="Cambria Math" w:hAnsi="Cambria Math" w:hint="eastAsia"/>
            </w:rPr>
            <m:t>0.05</m:t>
          </w:del>
        </m:r>
      </m:oMath>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del w:id="2092" w:author="Zixuan Zhou" w:date="2026-04-27T03:27:00Z" w16du:dateUtc="2026-04-26T19:27:00Z">
        <w:r w:rsidR="006A285C" w:rsidRPr="006A285C" w:rsidDel="006A285C">
          <w:rPr>
            <w:rPrChange w:id="2093" w:author="Zixuan Zhou" w:date="2026-04-27T03:27:00Z" w16du:dateUtc="2026-04-26T19:27:00Z">
              <w:rPr>
                <w:rFonts w:ascii="Cambria Math" w:hAnsi="Cambria Math"/>
              </w:rPr>
            </w:rPrChange>
          </w:rPr>
          <w:delText>\mathrm{</w:delText>
        </w:r>
      </w:del>
      <w:r w:rsidR="006A285C" w:rsidRPr="006A285C">
        <w:rPr>
          <w:iCs/>
          <w:rPrChange w:id="2094" w:author="Zixuan Zhou" w:date="2026-04-27T03:27:00Z" w16du:dateUtc="2026-04-26T19:27:00Z">
            <w:rPr>
              <w:rFonts w:ascii="Cambria Math"/>
              <w:iCs/>
            </w:rPr>
          </w:rPrChange>
        </w:rPr>
        <w:t>0.05</w:t>
      </w:r>
      <w:del w:id="2095" w:author="Zixuan Zhou" w:date="2026-04-27T03:28:00Z" w16du:dateUtc="2026-04-26T19:28:00Z">
        <w:r w:rsidR="006A285C" w:rsidRPr="006A285C" w:rsidDel="006A285C">
          <w:rPr>
            <w:iCs/>
            <w:rPrChange w:id="2096" w:author="Zixuan Zhou" w:date="2026-04-27T03:27:00Z" w16du:dateUtc="2026-04-26T19:27:00Z">
              <w:rPr>
                <w:rFonts w:ascii="Cambria Math"/>
                <w:iCs/>
              </w:rPr>
            </w:rPrChange>
          </w:rPr>
          <w:delText>}</w:delText>
        </w:r>
      </w:del>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6BA76F9C" w:rsidR="00FA2891" w:rsidRPr="00720264" w:rsidRDefault="00FA2891" w:rsidP="00720264">
      <w:pPr>
        <w:pStyle w:val="aff6"/>
        <w:spacing w:before="326" w:after="163"/>
      </w:pPr>
      <w:bookmarkStart w:id="2097" w:name="_Ref227873718"/>
      <w:bookmarkStart w:id="2098" w:name="_Toc228022966"/>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10</w:t>
      </w:r>
      <w:r w:rsidR="00492FE9" w:rsidRPr="00720264">
        <w:fldChar w:fldCharType="end"/>
      </w:r>
      <w:bookmarkEnd w:id="2097"/>
      <w:r w:rsidRPr="00720264">
        <w:t xml:space="preserve"> </w:t>
      </w:r>
      <w:r w:rsidRPr="00720264">
        <w:t>六维度</w:t>
      </w:r>
      <w:r w:rsidRPr="00720264">
        <w:t>AI</w:t>
      </w:r>
      <w:r w:rsidRPr="00720264">
        <w:t>打分</w:t>
      </w:r>
      <w:r w:rsidRPr="00720264">
        <w:t>Wilcoxon</w:t>
      </w:r>
      <w:r w:rsidRPr="00720264">
        <w:t>符号秩检验结果</w:t>
      </w:r>
      <w:bookmarkEnd w:id="2098"/>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3976ED8B"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w:t>
      </w:r>
      <w:del w:id="2099"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&lt;</w:t>
      </w:r>
      <w:del w:id="2100"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0.05, **: p&lt;</w:t>
      </w:r>
      <w:del w:id="2101"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0.01, ***: p&lt;</w:t>
      </w:r>
      <w:del w:id="2102"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788E0109" w:rsidR="00FC6B8F" w:rsidRDefault="00FC6B8F" w:rsidP="00FC6B8F">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w:t>
      </w:r>
      <w:del w:id="2103" w:author="Zixuan Zhou" w:date="2026-04-27T21:49:00Z" w16du:dateUtc="2026-04-27T13:49:00Z">
        <w:r w:rsidRPr="00FC6B8F" w:rsidDel="00D95BED">
          <w:delText>（</w:delText>
        </w:r>
      </w:del>
      <m:oMath>
        <m:r>
          <w:del w:id="2104" w:author="Zixuan Zhou" w:date="2026-04-27T21:49:00Z" w16du:dateUtc="2026-04-27T13:49:00Z">
            <w:rPr>
              <w:rFonts w:ascii="Cambria Math" w:hAnsi="Cambria Math"/>
            </w:rPr>
            <m:t>p</m:t>
          </w:del>
        </m:r>
        <m:r>
          <w:del w:id="2105" w:author="Zixuan Zhou" w:date="2026-04-27T03:25:00Z" w16du:dateUtc="2026-04-26T19:25:00Z">
            <w:rPr>
              <w:rFonts w:ascii="Cambria Math" w:hAnsi="Cambria Math"/>
            </w:rPr>
            <m:t xml:space="preserve"> </m:t>
          </w:del>
        </m:r>
        <m:r>
          <w:del w:id="2106" w:author="Zixuan Zhou" w:date="2026-04-27T21:49:00Z" w16du:dateUtc="2026-04-27T13:49:00Z">
            <w:rPr>
              <w:rFonts w:ascii="Cambria Math" w:hAnsi="Cambria Math"/>
            </w:rPr>
            <m:t>&gt;</m:t>
          </w:del>
        </m:r>
        <m:r>
          <w:del w:id="2107" w:author="Zixuan Zhou" w:date="2026-04-27T03:29:00Z" w16du:dateUtc="2026-04-26T19:29:00Z">
            <w:rPr>
              <w:rFonts w:ascii="Cambria Math" w:hAnsi="Cambria Math"/>
            </w:rPr>
            <m:t xml:space="preserve"> </m:t>
          </w:del>
        </m:r>
      </m:oMath>
      <w:del w:id="2108" w:author="Zixuan Zhou" w:date="2026-04-27T21:49:00Z" w16du:dateUtc="2026-04-27T13:49:00Z">
        <w:r w:rsidRPr="00FC6B8F" w:rsidDel="00D95BED">
          <w:delText>0.05</w:delText>
        </w:r>
        <w:r w:rsidRPr="00FC6B8F" w:rsidDel="00D95BED">
          <w:delText>）</w:delText>
        </w:r>
      </w:del>
      <w:r w:rsidRPr="00FC6B8F">
        <w:t>，这可能与其参数量较小、领域知识容纳能力有限有关；而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del w:id="2109" w:author="Zixuan Zhou" w:date="2026-04-27T21:50:00Z" w16du:dateUtc="2026-04-27T13:50:00Z">
        <w:r w:rsidRPr="00FC6B8F" w:rsidDel="00D95BED">
          <w:delText>（</w:delText>
        </w:r>
      </w:del>
      <m:oMath>
        <m:r>
          <w:del w:id="2110" w:author="Zixuan Zhou" w:date="2026-04-27T21:50:00Z" w16du:dateUtc="2026-04-27T13:50:00Z">
            <w:rPr>
              <w:rFonts w:ascii="Cambria Math" w:hAnsi="Cambria Math"/>
            </w:rPr>
            <m:t>p&lt;</m:t>
          </w:del>
        </m:r>
        <m:r>
          <w:del w:id="2111" w:author="Zixuan Zhou" w:date="2026-04-27T03:29:00Z" w16du:dateUtc="2026-04-26T19:29:00Z">
            <w:rPr>
              <w:rFonts w:ascii="Cambria Math" w:hAnsi="Cambria Math"/>
            </w:rPr>
            <m:t xml:space="preserve"> </m:t>
          </w:del>
        </m:r>
      </m:oMath>
      <w:del w:id="2112" w:author="Zixuan Zhou" w:date="2026-04-27T21:50:00Z" w16du:dateUtc="2026-04-27T13:50:00Z">
        <w:r w:rsidRPr="00FC6B8F" w:rsidDel="00D95BED">
          <w:delText>0.01</w:delText>
        </w:r>
      </w:del>
      <w:del w:id="2113" w:author="Zixuan Zhou" w:date="2026-04-27T03:29:00Z" w16du:dateUtc="2026-04-26T19:29:00Z">
        <w:r w:rsidRPr="00FC6B8F" w:rsidDel="006A285C">
          <w:delText xml:space="preserve"> </w:delText>
        </w:r>
      </w:del>
      <w:del w:id="2114" w:author="Zixuan Zhou" w:date="2026-04-27T21:50:00Z" w16du:dateUtc="2026-04-27T13:50:00Z">
        <w:r w:rsidRPr="00FC6B8F" w:rsidDel="00D95BED">
          <w:delText>或</w:delText>
        </w:r>
      </w:del>
      <w:del w:id="2115" w:author="Zixuan Zhou" w:date="2026-04-27T03:29:00Z" w16du:dateUtc="2026-04-26T19:29:00Z">
        <w:r w:rsidRPr="00FC6B8F" w:rsidDel="006A285C">
          <w:delText xml:space="preserve"> </w:delText>
        </w:r>
      </w:del>
      <m:oMath>
        <m:r>
          <w:del w:id="2116" w:author="Zixuan Zhou" w:date="2026-04-27T21:50:00Z" w16du:dateUtc="2026-04-27T13:50:00Z">
            <w:rPr>
              <w:rFonts w:ascii="Cambria Math" w:hAnsi="Cambria Math"/>
            </w:rPr>
            <m:t>p&lt;</m:t>
          </w:del>
        </m:r>
        <m:r>
          <w:del w:id="2117" w:author="Zixuan Zhou" w:date="2026-04-27T03:29:00Z" w16du:dateUtc="2026-04-26T19:29:00Z">
            <w:rPr>
              <w:rFonts w:ascii="Cambria Math" w:hAnsi="Cambria Math"/>
            </w:rPr>
            <m:t xml:space="preserve"> </m:t>
          </w:del>
        </m:r>
      </m:oMath>
      <w:del w:id="2118" w:author="Zixuan Zhou" w:date="2026-04-27T21:50:00Z" w16du:dateUtc="2026-04-27T13:50:00Z">
        <w:r w:rsidRPr="00FC6B8F" w:rsidDel="00D95BED">
          <w:delText>0.001</w:delText>
        </w:r>
        <w:r w:rsidRPr="00FC6B8F" w:rsidDel="00D95BED">
          <w:delText>）</w:delText>
        </w:r>
      </w:del>
      <w:r w:rsidRPr="00FC6B8F">
        <w:t>。</w:t>
      </w:r>
    </w:p>
    <w:p w14:paraId="5EB0C0BE" w14:textId="40E99C9D"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w:t>
      </w:r>
      <w:del w:id="2119" w:author="Zixuan Zhou" w:date="2026-04-27T21:50:00Z" w16du:dateUtc="2026-04-27T13:50:00Z">
        <w:r w:rsidRPr="00FC6B8F" w:rsidDel="00D95BED">
          <w:delText>（例如从</w:delText>
        </w:r>
        <w:r w:rsidRPr="00FC6B8F" w:rsidDel="00D95BED">
          <w:delText>2</w:delText>
        </w:r>
        <w:r w:rsidRPr="00FC6B8F" w:rsidDel="00D95BED">
          <w:delText>分提升至</w:delText>
        </w:r>
        <w:r w:rsidRPr="00FC6B8F" w:rsidDel="00D95BED">
          <w:delText>3</w:delText>
        </w:r>
        <w:r w:rsidRPr="00FC6B8F" w:rsidDel="00D95BED">
          <w:delText>分）</w:delText>
        </w:r>
      </w:del>
      <w:r w:rsidRPr="00FC6B8F">
        <w:t>，这在临床与教育场景下具有实质性的应用价值。</w:t>
      </w:r>
    </w:p>
    <w:p w14:paraId="5E20E12E" w14:textId="517E82DD"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w:t>
      </w:r>
      <w:del w:id="2120" w:author="Zixuan Zhou" w:date="2026-04-27T21:50:00Z" w16du:dateUtc="2026-04-27T13:50:00Z">
        <w:r w:rsidRPr="00FC6B8F" w:rsidDel="00D95BED">
          <w:delText>（如</w:delText>
        </w:r>
        <w:r w:rsidRPr="00FC6B8F" w:rsidDel="00D95BED">
          <w:delText xml:space="preserve">Qwen2.5-3B: </w:delText>
        </w:r>
      </w:del>
      <m:oMath>
        <m:r>
          <w:del w:id="2121" w:author="Zixuan Zhou" w:date="2026-04-27T21:50:00Z" w16du:dateUtc="2026-04-27T13:50:00Z">
            <w:rPr>
              <w:rFonts w:ascii="Cambria Math" w:hAnsi="Cambria Math"/>
            </w:rPr>
            <m:t>p=</m:t>
          </w:del>
        </m:r>
      </m:oMath>
      <w:del w:id="2122" w:author="Zixuan Zhou" w:date="2026-04-27T03:29:00Z" w16du:dateUtc="2026-04-26T19:29:00Z">
        <w:r w:rsidRPr="00FC6B8F" w:rsidDel="006A285C">
          <w:delText xml:space="preserve"> </w:delText>
        </w:r>
      </w:del>
      <w:del w:id="2123" w:author="Zixuan Zhou" w:date="2026-04-27T21:50:00Z" w16du:dateUtc="2026-04-27T13:50:00Z">
        <w:r w:rsidRPr="00FC6B8F" w:rsidDel="00D95BED">
          <w:delText>0.480</w:delText>
        </w:r>
        <w:r w:rsidRPr="00FC6B8F" w:rsidDel="00D95BED">
          <w:delText>，</w:delText>
        </w:r>
        <w:r w:rsidRPr="00FC6B8F" w:rsidDel="00D95BED">
          <w:delText xml:space="preserve">Qwen3-1.7B: </w:delText>
        </w:r>
      </w:del>
      <m:oMath>
        <m:r>
          <w:del w:id="2124" w:author="Zixuan Zhou" w:date="2026-04-27T21:50:00Z" w16du:dateUtc="2026-04-27T13:50:00Z">
            <w:rPr>
              <w:rFonts w:ascii="Cambria Math" w:hAnsi="Cambria Math"/>
            </w:rPr>
            <m:t>p=</m:t>
          </w:del>
        </m:r>
      </m:oMath>
      <w:del w:id="2125" w:author="Zixuan Zhou" w:date="2026-04-27T03:29:00Z" w16du:dateUtc="2026-04-26T19:29:00Z">
        <w:r w:rsidRPr="00FC6B8F" w:rsidDel="006A285C">
          <w:delText xml:space="preserve"> </w:delText>
        </w:r>
      </w:del>
      <w:del w:id="2126" w:author="Zixuan Zhou" w:date="2026-04-27T21:50:00Z" w16du:dateUtc="2026-04-27T13:50:00Z">
        <w:r w:rsidRPr="00FC6B8F" w:rsidDel="00D95BED">
          <w:delText>0.290</w:delText>
        </w:r>
        <w:r w:rsidRPr="00FC6B8F" w:rsidDel="00D95BED">
          <w:delText>，</w:delText>
        </w:r>
        <w:r w:rsidRPr="00FC6B8F" w:rsidDel="00D95BED">
          <w:delText xml:space="preserve">Qwen3-4B: </w:delText>
        </w:r>
      </w:del>
      <m:oMath>
        <m:r>
          <w:del w:id="2127" w:author="Zixuan Zhou" w:date="2026-04-27T21:50:00Z" w16du:dateUtc="2026-04-27T13:50:00Z">
            <w:rPr>
              <w:rFonts w:ascii="Cambria Math" w:hAnsi="Cambria Math"/>
            </w:rPr>
            <m:t>p=</m:t>
          </w:del>
        </m:r>
      </m:oMath>
      <w:del w:id="2128" w:author="Zixuan Zhou" w:date="2026-04-27T03:29:00Z" w16du:dateUtc="2026-04-26T19:29:00Z">
        <w:r w:rsidRPr="00FC6B8F" w:rsidDel="006A285C">
          <w:delText xml:space="preserve"> </w:delText>
        </w:r>
      </w:del>
      <w:del w:id="2129" w:author="Zixuan Zhou" w:date="2026-04-27T21:50:00Z" w16du:dateUtc="2026-04-27T13:50:00Z">
        <w:r w:rsidRPr="00FC6B8F" w:rsidDel="00D95BED">
          <w:delText>1.000</w:delText>
        </w:r>
        <w:r w:rsidRPr="00FC6B8F" w:rsidDel="00D95BED">
          <w:delText>）</w:delText>
        </w:r>
      </w:del>
      <w:r w:rsidRPr="00FC6B8F">
        <w:t>，说明现有大语言模型在生成通俗易懂的科普文本方面已具备较强的固有能力，领域微调对此维度的边际改进空间有限。这一发现也与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130" w:name="_Toc228219392"/>
      <w:r>
        <w:rPr>
          <w:rFonts w:hint="eastAsia"/>
        </w:rPr>
        <w:t>不同主题下的模型表现差异</w:t>
      </w:r>
      <w:bookmarkEnd w:id="2130"/>
    </w:p>
    <w:p w14:paraId="003BE383" w14:textId="68FAC38D"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m:t>
        </m:r>
        <m:r>
          <w:del w:id="2131" w:author="Zixuan Zhou" w:date="2026-04-27T03:25:00Z" w16du:dateUtc="2026-04-26T19:25:00Z">
            <w:rPr>
              <w:rFonts w:ascii="Cambria Math" w:hAnsi="Cambria Math" w:hint="eastAsia"/>
            </w:rPr>
            <m:t xml:space="preserve"> </m:t>
          </w:del>
        </m:r>
        <m:r>
          <w:rPr>
            <w:rFonts w:ascii="Cambria Math" w:hAnsi="Cambria Math" w:hint="eastAsia"/>
          </w:rPr>
          <m:t>&lt;</m:t>
        </m:r>
      </m:oMath>
      <w:del w:id="2132" w:author="Zixuan Zhou" w:date="2026-04-27T03:25:00Z" w16du:dateUtc="2026-04-26T19:25:00Z">
        <w:r w:rsidDel="006A285C">
          <w:rPr>
            <w:rFonts w:hint="eastAsia"/>
          </w:rPr>
          <w:delText xml:space="preserve"> </w:delText>
        </w:r>
      </w:del>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5EA2B3A7" w14:textId="2CD59B47" w:rsidR="00654FE9" w:rsidRDefault="00654FE9" w:rsidP="00FD4E6A">
      <w:pPr>
        <w:pStyle w:val="aff6"/>
        <w:spacing w:before="326" w:after="163"/>
      </w:pPr>
      <w:bookmarkStart w:id="2133" w:name="_Ref227932398"/>
      <w:bookmarkStart w:id="2134" w:name="_Toc228022967"/>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11</w:t>
      </w:r>
      <w:r w:rsidR="00492FE9">
        <w:fldChar w:fldCharType="end"/>
      </w:r>
      <w:bookmarkEnd w:id="2133"/>
      <w:r>
        <w:rPr>
          <w:rFonts w:hint="eastAsia"/>
        </w:rPr>
        <w:t xml:space="preserve"> </w:t>
      </w:r>
      <w:r w:rsidRPr="00791F8F">
        <w:rPr>
          <w:rFonts w:hint="eastAsia"/>
        </w:rPr>
        <w:t>Qwen3-4B</w:t>
      </w:r>
      <w:proofErr w:type="gramStart"/>
      <w:r w:rsidR="00DD6017">
        <w:rPr>
          <w:rFonts w:hint="eastAsia"/>
        </w:rPr>
        <w:t>各</w:t>
      </w:r>
      <w:r w:rsidRPr="00791F8F">
        <w:rPr>
          <w:rFonts w:hint="eastAsia"/>
        </w:rPr>
        <w:t>主题</w:t>
      </w:r>
      <w:proofErr w:type="gramEnd"/>
      <w:r w:rsidRPr="00791F8F">
        <w:rPr>
          <w:rFonts w:hint="eastAsia"/>
        </w:rPr>
        <w:t>综合得分对比</w:t>
      </w:r>
      <w:bookmarkEnd w:id="2134"/>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654FE9" w:rsidRPr="009B07E3" w14:paraId="2294A3EE" w14:textId="77EA73A6" w:rsidTr="00654FE9">
        <w:trPr>
          <w:cantSplit/>
          <w:trHeight w:val="317"/>
        </w:trPr>
        <w:tc>
          <w:tcPr>
            <w:tcW w:w="862" w:type="pct"/>
            <w:tcBorders>
              <w:top w:val="single" w:sz="4" w:space="0" w:color="auto"/>
              <w:bottom w:val="single" w:sz="4" w:space="0" w:color="auto"/>
            </w:tcBorders>
            <w:vAlign w:val="center"/>
            <w:hideMark/>
          </w:tcPr>
          <w:p w14:paraId="2EFB6A08" w14:textId="7FAACB9B"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7E1F7890" w14:textId="6DE63204"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18612D57" w14:textId="7BAAF5D9"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6315345A" w14:textId="565A05A3"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3F86410E" w14:textId="7C3251E3"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C7A8031" w14:textId="0B94FC27"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 xml:space="preserve">p </w:t>
            </w:r>
            <w:r w:rsidRPr="00356663">
              <w:rPr>
                <w:rFonts w:hint="eastAsia"/>
                <w:sz w:val="21"/>
                <w:szCs w:val="21"/>
              </w:rPr>
              <w:t>值</w:t>
            </w:r>
          </w:p>
        </w:tc>
        <w:tc>
          <w:tcPr>
            <w:tcW w:w="701" w:type="pct"/>
            <w:tcBorders>
              <w:top w:val="single" w:sz="4" w:space="0" w:color="auto"/>
              <w:bottom w:val="single" w:sz="4" w:space="0" w:color="auto"/>
            </w:tcBorders>
          </w:tcPr>
          <w:p w14:paraId="78639B37" w14:textId="6D9A25F4"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显著性</w:t>
            </w:r>
          </w:p>
        </w:tc>
      </w:tr>
      <w:tr w:rsidR="00654FE9" w:rsidRPr="009B07E3" w14:paraId="00BFBEEF" w14:textId="20468D2F" w:rsidTr="00654FE9">
        <w:trPr>
          <w:cantSplit/>
          <w:trHeight w:val="317"/>
        </w:trPr>
        <w:tc>
          <w:tcPr>
            <w:tcW w:w="862" w:type="pct"/>
            <w:tcBorders>
              <w:top w:val="single" w:sz="4" w:space="0" w:color="auto"/>
            </w:tcBorders>
            <w:hideMark/>
          </w:tcPr>
          <w:p w14:paraId="3B61A9EB" w14:textId="1F4FF6E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2CC068A6" w14:textId="3E1C9C8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C7B7EB2" w14:textId="098A80C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58B85D10" w14:textId="29B01F9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33D705F5" w14:textId="347C680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B0C44FF" w14:textId="73B5FDF4"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4DA315D2" w14:textId="27DC68B0"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1E5AC90" w14:textId="0488F9A7" w:rsidTr="00654FE9">
        <w:trPr>
          <w:cantSplit/>
          <w:trHeight w:val="317"/>
        </w:trPr>
        <w:tc>
          <w:tcPr>
            <w:tcW w:w="862" w:type="pct"/>
            <w:hideMark/>
          </w:tcPr>
          <w:p w14:paraId="570C9790" w14:textId="42247056"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191F46C2" w14:textId="2D36341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5FEA3E71" w14:textId="45811137"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386A5735" w14:textId="1BF5570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62A06425" w14:textId="1EA9DC5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3E2EBBC1" w14:textId="6315B63F"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Pr>
          <w:p w14:paraId="15DE1F69" w14:textId="52FD722A"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4F412EE0" w14:textId="0567CB47" w:rsidTr="00654FE9">
        <w:trPr>
          <w:cantSplit/>
          <w:trHeight w:val="317"/>
        </w:trPr>
        <w:tc>
          <w:tcPr>
            <w:tcW w:w="862" w:type="pct"/>
            <w:hideMark/>
          </w:tcPr>
          <w:p w14:paraId="0319D4CD" w14:textId="0F092F9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18C14DA9" w14:textId="43A7958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4ACD1393" w14:textId="039D6AB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3874DDAC" w14:textId="283DBC8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668DF35" w14:textId="7C200D0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3047D849" w14:textId="208B3724"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79EE04E2" w14:textId="17CF10C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BDF22B0" w14:textId="3B3E44BE" w:rsidTr="00654FE9">
        <w:trPr>
          <w:cantSplit/>
          <w:trHeight w:val="317"/>
        </w:trPr>
        <w:tc>
          <w:tcPr>
            <w:tcW w:w="862" w:type="pct"/>
            <w:hideMark/>
          </w:tcPr>
          <w:p w14:paraId="12B036B9" w14:textId="7BE29719"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0D30078A" w14:textId="20D717B4"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069DF2AE" w14:textId="1D73D95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473C3DE" w14:textId="74F58175"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182E0081" w14:textId="525A664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37D61B39" w14:textId="559F6F69" w:rsidR="00654FE9" w:rsidRPr="009B07E3" w:rsidRDefault="00654FE9" w:rsidP="00654FE9">
            <w:pPr>
              <w:pStyle w:val="altz"/>
              <w:snapToGrid/>
              <w:spacing w:line="240" w:lineRule="auto"/>
              <w:ind w:firstLineChars="0" w:firstLine="0"/>
              <w:rPr>
                <w:sz w:val="21"/>
                <w:szCs w:val="21"/>
              </w:rPr>
            </w:pPr>
            <w:r w:rsidRPr="00654FE9">
              <w:rPr>
                <w:sz w:val="21"/>
                <w:szCs w:val="21"/>
              </w:rPr>
              <w:t>0.008</w:t>
            </w:r>
          </w:p>
        </w:tc>
        <w:tc>
          <w:tcPr>
            <w:tcW w:w="701" w:type="pct"/>
          </w:tcPr>
          <w:p w14:paraId="5EE00390" w14:textId="6081F5DF"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0D60A032" w14:textId="52F5A3A6" w:rsidTr="00654FE9">
        <w:trPr>
          <w:cantSplit/>
          <w:trHeight w:val="317"/>
        </w:trPr>
        <w:tc>
          <w:tcPr>
            <w:tcW w:w="862" w:type="pct"/>
            <w:hideMark/>
          </w:tcPr>
          <w:p w14:paraId="2A4290A2" w14:textId="769F25A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56B35065" w14:textId="5EDBB60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38201FB6" w14:textId="2A9C5BD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436D6DF9" w14:textId="05564E4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5820AFAA" w14:textId="232BB8C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8FFEE29" w14:textId="5C29ABED"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3493E635" w14:textId="45B58B7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3B7B2C41" w14:textId="28F33CFF" w:rsidTr="00654FE9">
        <w:trPr>
          <w:cantSplit/>
          <w:trHeight w:val="317"/>
        </w:trPr>
        <w:tc>
          <w:tcPr>
            <w:tcW w:w="862" w:type="pct"/>
            <w:hideMark/>
          </w:tcPr>
          <w:p w14:paraId="4EEE5709" w14:textId="0D84EBD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288DC8F1" w14:textId="69A579C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626282C4" w14:textId="1945F37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83F8266" w14:textId="32CE2A3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377A8428" w14:textId="23E9F9D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722CCB2B" w14:textId="06FD141B" w:rsidR="00654FE9" w:rsidRPr="009B07E3"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677CFE4" w14:textId="35F8F3A0"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032EB1C" w14:textId="77777777" w:rsidTr="00654FE9">
        <w:trPr>
          <w:cantSplit/>
          <w:trHeight w:val="317"/>
        </w:trPr>
        <w:tc>
          <w:tcPr>
            <w:tcW w:w="862" w:type="pct"/>
          </w:tcPr>
          <w:p w14:paraId="463EAE82" w14:textId="6221BDC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6DB985D1" w14:textId="4379BED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014FA5E8" w14:textId="5557615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679C55DF" w14:textId="3457BDE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73974CBD" w14:textId="251CFE8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0E67D637" w14:textId="2AA71439"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4091B0A8" w14:textId="66BF930A"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C5DB6C5" w14:textId="77777777" w:rsidTr="00654FE9">
        <w:trPr>
          <w:cantSplit/>
          <w:trHeight w:val="317"/>
        </w:trPr>
        <w:tc>
          <w:tcPr>
            <w:tcW w:w="862" w:type="pct"/>
          </w:tcPr>
          <w:p w14:paraId="69B3A321" w14:textId="645CDF40"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2B86163C" w14:textId="59ED7729"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520FCF31" w14:textId="79533A2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438C6B02" w14:textId="7969A372"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7CF20E41" w14:textId="64B0505C"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6D19CE58" w14:textId="5E78D9A5"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20DF431" w14:textId="5D42882D"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654FE9" w14:paraId="6F54CDA2" w14:textId="77777777" w:rsidTr="00654FE9">
        <w:trPr>
          <w:cantSplit/>
          <w:trHeight w:val="317"/>
        </w:trPr>
        <w:tc>
          <w:tcPr>
            <w:tcW w:w="862" w:type="pct"/>
            <w:tcBorders>
              <w:bottom w:val="single" w:sz="4" w:space="0" w:color="auto"/>
            </w:tcBorders>
          </w:tcPr>
          <w:p w14:paraId="20E6A61F" w14:textId="5B07D4AD"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lastRenderedPageBreak/>
              <w:t>避孕药</w:t>
            </w:r>
          </w:p>
        </w:tc>
        <w:tc>
          <w:tcPr>
            <w:tcW w:w="623" w:type="pct"/>
            <w:tcBorders>
              <w:bottom w:val="single" w:sz="4" w:space="0" w:color="auto"/>
            </w:tcBorders>
          </w:tcPr>
          <w:p w14:paraId="4B7FB4AC" w14:textId="5676E955"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7D431A46" w14:textId="14D0222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253EFEF" w14:textId="448CCE5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9286B15" w14:textId="68D4D3F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5EA0D480" w14:textId="5C6EFC24"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5B052477" w14:textId="28CBCA18"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bl>
    <w:p w14:paraId="78EC749B" w14:textId="223FC75A" w:rsidR="00654FE9" w:rsidRPr="00654FE9" w:rsidRDefault="00654FE9" w:rsidP="00654FE9">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w:t>
      </w:r>
      <w:del w:id="2135"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&lt;</w:t>
      </w:r>
      <w:del w:id="2136"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0.05, **: p&lt;</w:t>
      </w:r>
      <w:del w:id="2137"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0.01, ***: p&lt;</w:t>
      </w:r>
      <w:del w:id="2138"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3985C43A"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m:t>
        </m:r>
        <m:r>
          <w:del w:id="2139" w:author="Zixuan Zhou" w:date="2026-04-27T03:25:00Z" w16du:dateUtc="2026-04-26T19:25:00Z">
            <w:rPr>
              <w:rFonts w:ascii="Cambria Math" w:hAnsi="Cambria Math" w:hint="eastAsia"/>
            </w:rPr>
            <m:t xml:space="preserve"> </m:t>
          </w:del>
        </m:r>
        <m:r>
          <w:rPr>
            <w:rFonts w:ascii="Cambria Math" w:hAnsi="Cambria Math" w:hint="eastAsia"/>
          </w:rPr>
          <m:t>=</m:t>
        </m:r>
      </m:oMath>
      <w:del w:id="2140" w:author="Zixuan Zhou" w:date="2026-04-27T03:26:00Z" w16du:dateUtc="2026-04-26T19:26:00Z">
        <w:r w:rsidDel="006A285C">
          <w:rPr>
            <w:rFonts w:hint="eastAsia"/>
          </w:rPr>
          <w:delText xml:space="preserve"> </w:delText>
        </w:r>
      </w:del>
      <w:r>
        <w:rPr>
          <w:rFonts w:hint="eastAsia"/>
        </w:rPr>
        <w:t>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m:t>
        </m:r>
        <m:r>
          <w:del w:id="2141" w:author="Zixuan Zhou" w:date="2026-04-27T03:25:00Z" w16du:dateUtc="2026-04-26T19:25:00Z">
            <w:rPr>
              <w:rFonts w:ascii="Cambria Math" w:hAnsi="Cambria Math" w:hint="eastAsia"/>
            </w:rPr>
            <m:t xml:space="preserve"> </m:t>
          </w:del>
        </m:r>
        <m:r>
          <w:rPr>
            <w:rFonts w:ascii="Cambria Math" w:hAnsi="Cambria Math" w:hint="eastAsia"/>
          </w:rPr>
          <m:t>=</m:t>
        </m:r>
      </m:oMath>
      <w:del w:id="2142" w:author="Zixuan Zhou" w:date="2026-04-27T03:25:00Z" w16du:dateUtc="2026-04-26T19:25:00Z">
        <w:r w:rsidDel="006A285C">
          <w:rPr>
            <w:rFonts w:hint="eastAsia"/>
          </w:rPr>
          <w:delText xml:space="preserve"> </w:delText>
        </w:r>
      </w:del>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0BA3B21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8"/>
                              <w:spacing w:before="163" w:after="326"/>
                              <w:rPr>
                                <w:noProof/>
                                <w:sz w:val="24"/>
                                <w:szCs w:val="22"/>
                              </w:rPr>
                            </w:pPr>
                            <w:bookmarkStart w:id="2143" w:name="_Toc228023147"/>
                            <w:bookmarkStart w:id="2144" w:name="_Toc22802318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143"/>
                            <w:bookmarkEnd w:id="2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4"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" stroked="f">
                <v:textbox style="mso-fit-shape-to-text:t" inset="0,0,0,0">
                  <w:txbxContent>
                    <w:p w14:paraId="43CC4B7A" w14:textId="55CE09A8" w:rsidR="00F1357A" w:rsidRPr="00F1357A" w:rsidRDefault="00F1357A" w:rsidP="00FD4E6A">
                      <w:pPr>
                        <w:pStyle w:val="aff8"/>
                        <w:spacing w:before="163" w:after="326"/>
                        <w:rPr>
                          <w:noProof/>
                          <w:sz w:val="24"/>
                          <w:szCs w:val="22"/>
                        </w:rPr>
                      </w:pPr>
                      <w:bookmarkStart w:id="2145" w:name="_Toc228023147"/>
                      <w:bookmarkStart w:id="2146" w:name="_Toc22802318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145"/>
                      <w:bookmarkEnd w:id="2146"/>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000000">
      <w:pPr>
        <w:pStyle w:val="2"/>
        <w:spacing w:before="163" w:after="163"/>
        <w:rPr>
          <w:rFonts w:hint="eastAsia"/>
        </w:rPr>
      </w:pPr>
      <w:bookmarkStart w:id="2147" w:name="_Toc228219393"/>
      <w:r>
        <w:rPr>
          <w:rFonts w:hint="eastAsia"/>
        </w:rPr>
        <w:lastRenderedPageBreak/>
        <w:t>本章小结</w:t>
      </w:r>
      <w:bookmarkEnd w:id="2147"/>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EBB1C8E"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w:t>
      </w:r>
      <w:del w:id="2148" w:author="Zixuan Zhou" w:date="2026-04-27T03:34:00Z" w16du:dateUtc="2026-04-26T19:34:00Z">
        <w:r w:rsidDel="007F3863">
          <w:rPr>
            <w:rFonts w:hint="eastAsia"/>
          </w:rPr>
          <w:delText>（</w:delText>
        </w:r>
      </w:del>
      <m:oMath>
        <m:r>
          <w:del w:id="2149" w:author="Zixuan Zhou" w:date="2026-04-27T03:34:00Z" w16du:dateUtc="2026-04-26T19:34:00Z">
            <w:rPr>
              <w:rFonts w:ascii="Cambria Math" w:hAnsi="Cambria Math" w:hint="eastAsia"/>
            </w:rPr>
            <m:t>p&lt;</m:t>
          </w:del>
        </m:r>
      </m:oMath>
      <w:del w:id="2150" w:author="Zixuan Zhou" w:date="2026-04-27T03:26:00Z" w16du:dateUtc="2026-04-26T19:26:00Z">
        <w:r w:rsidDel="006A285C">
          <w:rPr>
            <w:rFonts w:hint="eastAsia"/>
          </w:rPr>
          <w:delText xml:space="preserve"> </w:delText>
        </w:r>
      </w:del>
      <w:del w:id="2151" w:author="Zixuan Zhou" w:date="2026-04-27T03:34:00Z" w16du:dateUtc="2026-04-26T19:34:00Z">
        <w:r w:rsidDel="007F3863">
          <w:rPr>
            <w:rFonts w:hint="eastAsia"/>
          </w:rPr>
          <w:delText>0.01</w:delText>
        </w:r>
        <w:r w:rsidDel="007F3863">
          <w:rPr>
            <w:rFonts w:hint="eastAsia"/>
          </w:rPr>
          <w:delText>）</w:delText>
        </w:r>
      </w:del>
      <w:r>
        <w:rPr>
          <w:rFonts w:hint="eastAsia"/>
        </w:rPr>
        <w:t>，而</w:t>
      </w:r>
      <w:r>
        <w:rPr>
          <w:rFonts w:hint="eastAsia"/>
        </w:rPr>
        <w:t>Qwen2.5-1.5B/3B</w:t>
      </w:r>
      <w:r>
        <w:rPr>
          <w:rFonts w:hint="eastAsia"/>
        </w:rPr>
        <w:t>未达显著水平，</w:t>
      </w:r>
      <w:ins w:id="2152" w:author="Zixuan Zhou" w:date="2026-04-27T03:35:00Z" w16du:dateUtc="2026-04-26T19:35:00Z">
        <w:r w:rsidR="007F3863">
          <w:rPr>
            <w:rFonts w:hint="eastAsia"/>
          </w:rPr>
          <w:t>表明</w:t>
        </w:r>
      </w:ins>
      <w:del w:id="2153" w:author="Zixuan Zhou" w:date="2026-04-27T03:35:00Z" w16du:dateUtc="2026-04-26T19:35:00Z">
        <w:r w:rsidDel="007F3863">
          <w:rPr>
            <w:rFonts w:hint="eastAsia"/>
          </w:rPr>
          <w:delText>提示</w:delText>
        </w:r>
      </w:del>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r>
          <w:del w:id="2154" w:author="Zixuan Zhou" w:date="2026-04-27T03:26:00Z" w16du:dateUtc="2026-04-26T19:26:00Z">
            <w:rPr>
              <w:rFonts w:ascii="Cambria Math" w:hAnsi="Cambria Math"/>
            </w:rPr>
            <m:t xml:space="preserve"> </m:t>
          </w:del>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w:t>
      </w:r>
      <w:del w:id="2155" w:author="Zixuan Zhou" w:date="2026-04-27T03:32:00Z" w16du:dateUtc="2026-04-26T19:32:00Z">
        <w:r w:rsidDel="006A285C">
          <w:rPr>
            <w:rFonts w:hint="eastAsia"/>
          </w:rPr>
          <w:delText>级</w:delText>
        </w:r>
      </w:del>
      <w:r>
        <w:rPr>
          <w:rFonts w:hint="eastAsia"/>
        </w:rPr>
        <w:t>分析进一步揭示，“人工流产”</w:t>
      </w:r>
      <w:del w:id="2156" w:author="Zixuan Zhou" w:date="2026-04-27T21:52:00Z" w16du:dateUtc="2026-04-27T13:52:00Z">
        <w:r w:rsidDel="001704E8">
          <w:rPr>
            <w:rFonts w:hint="eastAsia"/>
          </w:rPr>
          <w:delText>（</w:delText>
        </w:r>
      </w:del>
      <m:oMath>
        <m:r>
          <w:del w:id="2157" w:author="Zixuan Zhou" w:date="2026-04-27T21:52:00Z" w16du:dateUtc="2026-04-27T13:52:00Z">
            <w:rPr>
              <w:rFonts w:ascii="Cambria Math" w:hAnsi="Cambria Math" w:hint="eastAsia"/>
            </w:rPr>
            <m:t>+</m:t>
          </w:del>
        </m:r>
      </m:oMath>
      <w:del w:id="2158" w:author="Zixuan Zhou" w:date="2026-04-27T21:52:00Z" w16du:dateUtc="2026-04-27T13:52:00Z">
        <w:r w:rsidDel="001704E8">
          <w:rPr>
            <w:rFonts w:hint="eastAsia"/>
          </w:rPr>
          <w:delText>0.619</w:delText>
        </w:r>
        <w:r w:rsidDel="001704E8">
          <w:rPr>
            <w:rFonts w:hint="eastAsia"/>
          </w:rPr>
          <w:delText>）</w:delText>
        </w:r>
      </w:del>
      <w:r>
        <w:rPr>
          <w:rFonts w:hint="eastAsia"/>
        </w:rPr>
        <w:t>与“体外排精”</w:t>
      </w:r>
      <w:del w:id="2159" w:author="Zixuan Zhou" w:date="2026-04-27T21:52:00Z" w16du:dateUtc="2026-04-27T13:52:00Z">
        <w:r w:rsidDel="001704E8">
          <w:rPr>
            <w:rFonts w:hint="eastAsia"/>
          </w:rPr>
          <w:delText>（</w:delText>
        </w:r>
      </w:del>
      <m:oMath>
        <m:r>
          <w:del w:id="2160" w:author="Zixuan Zhou" w:date="2026-04-27T21:52:00Z" w16du:dateUtc="2026-04-27T13:52:00Z">
            <w:rPr>
              <w:rFonts w:ascii="Cambria Math" w:hAnsi="Cambria Math" w:hint="eastAsia"/>
            </w:rPr>
            <m:t>+</m:t>
          </w:del>
        </m:r>
      </m:oMath>
      <w:del w:id="2161" w:author="Zixuan Zhou" w:date="2026-04-27T21:52:00Z" w16du:dateUtc="2026-04-27T13:52:00Z">
        <w:r w:rsidDel="001704E8">
          <w:rPr>
            <w:rFonts w:hint="eastAsia"/>
          </w:rPr>
          <w:delText>0.476</w:delText>
        </w:r>
        <w:r w:rsidDel="001704E8">
          <w:rPr>
            <w:rFonts w:hint="eastAsia"/>
          </w:rPr>
          <w:delText>）</w:delText>
        </w:r>
      </w:del>
      <w:r>
        <w:rPr>
          <w:rFonts w:hint="eastAsia"/>
        </w:rPr>
        <w:t>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162" w:name="_Toc228219394"/>
      <w:r>
        <w:rPr>
          <w:rFonts w:hint="eastAsia"/>
        </w:rPr>
        <w:lastRenderedPageBreak/>
        <w:t>总结与展望</w:t>
      </w:r>
      <w:bookmarkEnd w:id="2162"/>
    </w:p>
    <w:p w14:paraId="6F754D36" w14:textId="3CFDC9AA" w:rsidR="002F6E06" w:rsidRDefault="002F6E06" w:rsidP="002F6E06">
      <w:pPr>
        <w:pStyle w:val="2"/>
        <w:spacing w:before="163" w:after="163"/>
        <w:rPr>
          <w:rFonts w:hint="eastAsia"/>
        </w:rPr>
      </w:pPr>
      <w:bookmarkStart w:id="2163" w:name="_Toc228219395"/>
      <w:r>
        <w:rPr>
          <w:rFonts w:hint="eastAsia"/>
        </w:rPr>
        <w:t>主要研究</w:t>
      </w:r>
      <w:del w:id="2164" w:author="Zixuan Zhou" w:date="2026-04-27T03:41:00Z" w16du:dateUtc="2026-04-26T19:41:00Z">
        <w:r w:rsidDel="007F3863">
          <w:rPr>
            <w:rFonts w:hint="eastAsia"/>
          </w:rPr>
          <w:delText>发现</w:delText>
        </w:r>
      </w:del>
      <w:ins w:id="2165" w:author="Zixuan Zhou" w:date="2026-04-27T03:41:00Z" w16du:dateUtc="2026-04-26T19:41:00Z">
        <w:r w:rsidR="007F3863">
          <w:rPr>
            <w:rFonts w:hint="eastAsia"/>
          </w:rPr>
          <w:t>成果</w:t>
        </w:r>
      </w:ins>
      <w:bookmarkEnd w:id="2163"/>
    </w:p>
    <w:p w14:paraId="02200C1A" w14:textId="1EC6FC9C" w:rsidR="002F6E06" w:rsidRDefault="002F6E06" w:rsidP="002F6E06">
      <w:pPr>
        <w:pStyle w:val="altz"/>
        <w:ind w:firstLine="480"/>
      </w:pPr>
      <w:r>
        <w:rPr>
          <w:rFonts w:hint="eastAsia"/>
        </w:rPr>
        <w:t>本研究通过对</w:t>
      </w:r>
      <w:r>
        <w:rPr>
          <w:rFonts w:hint="eastAsia"/>
        </w:rPr>
        <w:t>Bilibili</w:t>
      </w:r>
      <w:r>
        <w:rPr>
          <w:rFonts w:hint="eastAsia"/>
        </w:rPr>
        <w:t>平台</w:t>
      </w:r>
      <w:del w:id="2166" w:author="Zixuan Zhou" w:date="2026-04-27T19:24:00Z" w16du:dateUtc="2026-04-27T11:24:00Z">
        <w:r w:rsidDel="00F36A24">
          <w:rPr>
            <w:rFonts w:hint="eastAsia"/>
          </w:rPr>
          <w:delText>3780</w:delText>
        </w:r>
      </w:del>
      <w:ins w:id="2167" w:author="Zixuan Zhou" w:date="2026-04-27T20:23:00Z" w16du:dateUtc="2026-04-27T12:23:00Z">
        <w:r w:rsidR="00631C5C">
          <w:rPr>
            <w:rFonts w:hint="eastAsia"/>
          </w:rPr>
          <w:t>3484</w:t>
        </w:r>
      </w:ins>
      <w:r>
        <w:rPr>
          <w:rFonts w:hint="eastAsia"/>
        </w:rPr>
        <w:t>条青少年生殖健康相关评论的系统性分析，结合大语言模型的规范化处理与领域微调实验，获得了</w:t>
      </w:r>
      <w:ins w:id="2168" w:author="Zixuan Zhou" w:date="2026-04-27T03:36:00Z" w16du:dateUtc="2026-04-26T19:36:00Z">
        <w:r w:rsidR="007F3863">
          <w:rPr>
            <w:rFonts w:hint="eastAsia"/>
          </w:rPr>
          <w:t>多个</w:t>
        </w:r>
      </w:ins>
      <w:del w:id="2169" w:author="Zixuan Zhou" w:date="2026-04-27T03:36:00Z" w16du:dateUtc="2026-04-26T19:36:00Z">
        <w:r w:rsidDel="007F3863">
          <w:rPr>
            <w:rFonts w:hint="eastAsia"/>
          </w:rPr>
          <w:delText>以下</w:delText>
        </w:r>
      </w:del>
      <w:r>
        <w:rPr>
          <w:rFonts w:hint="eastAsia"/>
        </w:rPr>
        <w:t>核心发现。</w:t>
      </w:r>
      <w:del w:id="2170" w:author="Zixuan Zhou" w:date="2026-04-27T03:36:00Z" w16du:dateUtc="2026-04-26T19:36:00Z">
        <w:r w:rsidDel="007F3863">
          <w:rPr>
            <w:rFonts w:hint="eastAsia"/>
          </w:rPr>
          <w:delText>第一，</w:delText>
        </w:r>
      </w:del>
      <w:r>
        <w:rPr>
          <w:rFonts w:hint="eastAsia"/>
        </w:rPr>
        <w:t>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w:t>
      </w:r>
      <w:del w:id="2171" w:author="Zixuan Zhou" w:date="2026-04-27T03:36:00Z" w16du:dateUtc="2026-04-26T19:36:00Z">
        <w:r w:rsidDel="007F3863">
          <w:rPr>
            <w:rFonts w:hint="eastAsia"/>
          </w:rPr>
          <w:delText>第二，</w:delText>
        </w:r>
      </w:del>
      <w:r>
        <w:rPr>
          <w:rFonts w:hint="eastAsia"/>
        </w:rPr>
        <w:t>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w:t>
      </w:r>
      <w:del w:id="2172" w:author="Zixuan Zhou" w:date="2026-04-27T03:36:00Z" w16du:dateUtc="2026-04-26T19:36:00Z">
        <w:r w:rsidR="00613CFD" w:rsidDel="007F3863">
          <w:rPr>
            <w:rFonts w:hint="eastAsia"/>
          </w:rPr>
          <w:delText>“</w:delText>
        </w:r>
        <w:r w:rsidDel="007F3863">
          <w:rPr>
            <w:rFonts w:hint="eastAsia"/>
          </w:rPr>
          <w:delText>活</w:delText>
        </w:r>
      </w:del>
      <w:r>
        <w:rPr>
          <w:rFonts w:hint="eastAsia"/>
        </w:rPr>
        <w:t>数据</w:t>
      </w:r>
      <w:del w:id="2173" w:author="Zixuan Zhou" w:date="2026-04-27T03:36:00Z" w16du:dateUtc="2026-04-26T19:36:00Z">
        <w:r w:rsidR="00613CFD" w:rsidDel="007F3863">
          <w:rPr>
            <w:rFonts w:hint="eastAsia"/>
          </w:rPr>
          <w:delText>”</w:delText>
        </w:r>
      </w:del>
      <w:r>
        <w:rPr>
          <w:rFonts w:hint="eastAsia"/>
        </w:rPr>
        <w:t>来源。</w:t>
      </w:r>
      <w:del w:id="2174" w:author="Zixuan Zhou" w:date="2026-04-27T03:36:00Z" w16du:dateUtc="2026-04-26T19:36:00Z">
        <w:r w:rsidDel="007F3863">
          <w:rPr>
            <w:rFonts w:hint="eastAsia"/>
          </w:rPr>
          <w:delText>第三，</w:delText>
        </w:r>
      </w:del>
      <w:del w:id="2175" w:author="Zixuan Zhou" w:date="2026-04-27T03:37:00Z" w16du:dateUtc="2026-04-26T19:37:00Z">
        <w:r w:rsidDel="007F3863">
          <w:rPr>
            <w:rFonts w:hint="eastAsia"/>
          </w:rPr>
          <w:delText>基于提示工程的大语言模型能够有效完成问题规范化与答案生成任务，配合人工审核与自动化质量筛查，可规模化产出符合临床应用标准的高质量问答对。第四，</w:delText>
        </w:r>
      </w:del>
      <w:r>
        <w:rPr>
          <w:rFonts w:hint="eastAsia"/>
        </w:rPr>
        <w:t>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30C6BCA6" w14:textId="0488E527" w:rsidR="002F6E06" w:rsidDel="007F3863" w:rsidRDefault="002F6E06" w:rsidP="002F6E06">
      <w:pPr>
        <w:pStyle w:val="altz"/>
        <w:ind w:firstLine="480"/>
        <w:rPr>
          <w:del w:id="2176" w:author="Zixuan Zhou" w:date="2026-04-27T03:42:00Z" w16du:dateUtc="2026-04-26T19:42:00Z"/>
        </w:rPr>
      </w:pPr>
      <w:del w:id="2177" w:author="Zixuan Zhou" w:date="2026-04-27T03:42:00Z" w16du:dateUtc="2026-04-26T19:42:00Z">
        <w:r w:rsidDel="007F3863">
          <w:rPr>
            <w:rFonts w:hint="eastAsia"/>
          </w:rPr>
          <w:delText>研究在理论层面贡献于三个领域。在社交媒体健康传播研究中，本研究将分析对象从发布端内容下沉至接收端的用户评论与弹幕，将海量非结构化的用户生成内容视为反映真实需求的问题语料库，深化了对平台信息生态内部供需循环的理解，揭示了问答真空现象的客观存在。其次，在青少年生殖健康研究领域，本研究以数据驱动的方式描绘了当代青少年信息需求的精细图谱，从安全套尺寸适配到药物副作用担忧，从生理发育焦虑到情感支持诉求，为理解这一群体的知识盲区与心理状态提供了来自匿名真实场景的规模化证据。最后，在中文医疗大模型研究领域，本研究构建并验证了从</w:delText>
        </w:r>
        <w:r w:rsidR="00613CFD" w:rsidDel="007F3863">
          <w:rPr>
            <w:rFonts w:hint="eastAsia"/>
          </w:rPr>
          <w:delText>“</w:delText>
        </w:r>
        <w:r w:rsidDel="007F3863">
          <w:rPr>
            <w:rFonts w:hint="eastAsia"/>
          </w:rPr>
          <w:delText>非正式提问</w:delText>
        </w:r>
        <w:r w:rsidR="00613CFD" w:rsidDel="007F3863">
          <w:rPr>
            <w:rFonts w:hint="eastAsia"/>
          </w:rPr>
          <w:delText>”</w:delText>
        </w:r>
        <w:r w:rsidDel="007F3863">
          <w:rPr>
            <w:rFonts w:hint="eastAsia"/>
          </w:rPr>
          <w:delText>到</w:delText>
        </w:r>
        <w:r w:rsidR="00613CFD" w:rsidDel="007F3863">
          <w:rPr>
            <w:rFonts w:hint="eastAsia"/>
          </w:rPr>
          <w:delText>“</w:delText>
        </w:r>
        <w:r w:rsidDel="007F3863">
          <w:rPr>
            <w:rFonts w:hint="eastAsia"/>
          </w:rPr>
          <w:delText>领域模型</w:delText>
        </w:r>
        <w:r w:rsidR="00613CFD" w:rsidDel="007F3863">
          <w:rPr>
            <w:rFonts w:hint="eastAsia"/>
          </w:rPr>
          <w:delText>”</w:delText>
        </w:r>
        <w:r w:rsidDel="007F3863">
          <w:rPr>
            <w:rFonts w:hint="eastAsia"/>
          </w:rPr>
          <w:delText>的完整技术链路，探索了大语言模型在高度敏感且文化特定的健康教育语境下的应用模式与能力边界，为垂域模型的数据构建与评估提供了可参考的方法论框架。</w:delText>
        </w:r>
      </w:del>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bookmarkStart w:id="2178" w:name="_Toc228219396"/>
      <w:r>
        <w:rPr>
          <w:rFonts w:hint="eastAsia"/>
        </w:rPr>
        <w:t>研究局限性</w:t>
      </w:r>
      <w:bookmarkEnd w:id="2178"/>
    </w:p>
    <w:p w14:paraId="2E223146" w14:textId="72F2B8BE"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w:t>
      </w:r>
      <w:del w:id="2179" w:author="Zixuan Zhou" w:date="2026-04-27T03:44:00Z" w16du:dateUtc="2026-04-26T19:44:00Z">
        <w:r w:rsidDel="00DC6D96">
          <w:rPr>
            <w:rFonts w:hint="eastAsia"/>
          </w:rPr>
          <w:delText>且筛选条件（播放量不低于</w:delText>
        </w:r>
        <w:r w:rsidDel="00DC6D96">
          <w:rPr>
            <w:rFonts w:hint="eastAsia"/>
          </w:rPr>
          <w:delText>10</w:delText>
        </w:r>
        <w:r w:rsidDel="00DC6D96">
          <w:rPr>
            <w:rFonts w:hint="eastAsia"/>
          </w:rPr>
          <w:delText>万次）</w:delText>
        </w:r>
      </w:del>
      <w:r>
        <w:rPr>
          <w:rFonts w:hint="eastAsia"/>
        </w:rPr>
        <w:t>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w:t>
      </w:r>
      <w:del w:id="2180" w:author="Zixuan Zhou" w:date="2026-04-27T03:44:00Z" w16du:dateUtc="2026-04-26T19:44:00Z">
        <w:r w:rsidDel="00DC6D96">
          <w:rPr>
            <w:rFonts w:hint="eastAsia"/>
          </w:rPr>
          <w:delText>虽已有研究表明</w:delText>
        </w:r>
        <w:r w:rsidDel="00DC6D96">
          <w:rPr>
            <w:rFonts w:hint="eastAsia"/>
          </w:rPr>
          <w:delText>B</w:delText>
        </w:r>
        <w:r w:rsidDel="00DC6D96">
          <w:rPr>
            <w:rFonts w:hint="eastAsia"/>
          </w:rPr>
          <w:delText>站用户以青少年为主体，但</w:delText>
        </w:r>
      </w:del>
      <w:r>
        <w:rPr>
          <w:rFonts w:hint="eastAsia"/>
        </w:rPr>
        <w:t>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del w:id="2181" w:author="Zixuan Zhou" w:date="2026-04-27T03:44:00Z" w16du:dateUtc="2026-04-26T19:44:00Z">
        <w:r w:rsidDel="00DC6D96">
          <w:rPr>
            <w:rFonts w:hint="eastAsia"/>
          </w:rPr>
          <w:delText>；此外，自动化评估虽经专家标准锚定，但终究无法完全替代人类医生的临床判断</w:delText>
        </w:r>
      </w:del>
      <w:r>
        <w:rPr>
          <w:rFonts w:hint="eastAsia"/>
        </w:rPr>
        <w:t>。</w:t>
      </w:r>
      <w:del w:id="2182" w:author="Zixuan Zhou" w:date="2026-04-27T03:44:00Z" w16du:dateUtc="2026-04-26T19:44:00Z">
        <w:r w:rsidDel="00DC6D96">
          <w:rPr>
            <w:rFonts w:hint="eastAsia"/>
          </w:rPr>
          <w:delText>在资源约束方面，受限于人力与时间，人工审核与专家评分的样本量有限，数据集的规模与多样性仍有扩展空间。</w:delText>
        </w:r>
      </w:del>
    </w:p>
    <w:p w14:paraId="70C914C2" w14:textId="4D367A16" w:rsidR="002F6E06" w:rsidRDefault="002F6E06" w:rsidP="00613CFD">
      <w:pPr>
        <w:pStyle w:val="2"/>
        <w:spacing w:before="163" w:after="163"/>
        <w:rPr>
          <w:rFonts w:hint="eastAsia"/>
        </w:rPr>
      </w:pPr>
      <w:bookmarkStart w:id="2183" w:name="_Toc228219397"/>
      <w:r>
        <w:rPr>
          <w:rFonts w:hint="eastAsia"/>
        </w:rPr>
        <w:t>未来研究展望</w:t>
      </w:r>
      <w:bookmarkEnd w:id="2183"/>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w:t>
      </w:r>
      <w:r>
        <w:rPr>
          <w:rFonts w:hint="eastAsia"/>
        </w:rPr>
        <w:lastRenderedPageBreak/>
        <w:t>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686572D7" w14:textId="77777777" w:rsidR="002F6E06" w:rsidRDefault="002F6E06">
      <w:pPr>
        <w:pStyle w:val="altz"/>
        <w:ind w:firstLine="480"/>
      </w:pPr>
    </w:p>
    <w:p w14:paraId="5D485288" w14:textId="77777777" w:rsidR="00F54B80" w:rsidRDefault="00F54B80">
      <w:pPr>
        <w:pStyle w:val="altz"/>
        <w:ind w:firstLine="480"/>
        <w:sectPr w:rsidR="00F54B80">
          <w:headerReference w:type="default" r:id="rId45"/>
          <w:endnotePr>
            <w:numFmt w:val="decimal"/>
          </w:endnotePr>
          <w:pgSz w:w="11906" w:h="16838"/>
          <w:pgMar w:top="1701" w:right="1418" w:bottom="1701" w:left="1418" w:header="851" w:footer="850" w:gutter="0"/>
          <w:cols w:space="425"/>
          <w:docGrid w:type="linesAndChars" w:linePitch="326"/>
        </w:sectPr>
      </w:pPr>
    </w:p>
    <w:p w14:paraId="145A8B3B" w14:textId="281719C9" w:rsidR="00613CFD" w:rsidRDefault="00613CFD" w:rsidP="00613CFD">
      <w:pPr>
        <w:pStyle w:val="1"/>
        <w:numPr>
          <w:ilvl w:val="0"/>
          <w:numId w:val="0"/>
        </w:numPr>
        <w:spacing w:before="326" w:after="326"/>
        <w:ind w:left="284"/>
        <w:rPr>
          <w:rFonts w:hint="eastAsia"/>
        </w:rPr>
      </w:pPr>
      <w:bookmarkStart w:id="2184" w:name="_Toc228219398"/>
      <w:r w:rsidRPr="00613CFD">
        <w:rPr>
          <w:rFonts w:hint="eastAsia"/>
        </w:rPr>
        <w:lastRenderedPageBreak/>
        <w:t>附录</w:t>
      </w:r>
      <w:r w:rsidRPr="00613CFD">
        <w:rPr>
          <w:rFonts w:ascii="Times New Roman" w:hAnsi="Times New Roman" w:cs="Times New Roman"/>
        </w:rPr>
        <w:t>A</w:t>
      </w:r>
      <w:r w:rsidRPr="00613CFD">
        <w:rPr>
          <w:rFonts w:hint="eastAsia"/>
        </w:rPr>
        <w:tab/>
      </w:r>
      <w:r w:rsidRPr="00613CFD">
        <w:rPr>
          <w:rFonts w:hint="eastAsia"/>
        </w:rPr>
        <w:t>图表索引</w:t>
      </w:r>
      <w:bookmarkEnd w:id="2184"/>
    </w:p>
    <w:p w14:paraId="72BDACD9" w14:textId="46FFD46E"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TOC \h \z \c "</w:instrText>
      </w:r>
      <w:r>
        <w:instrText>图</w:instrText>
      </w:r>
      <w:r>
        <w:instrText xml:space="preserve">" </w:instrText>
      </w:r>
      <w:r>
        <w:fldChar w:fldCharType="separate"/>
      </w:r>
      <w:r>
        <w:rPr>
          <w:noProof/>
        </w:rPr>
        <w:fldChar w:fldCharType="begin"/>
      </w:r>
      <w:r>
        <w:rPr>
          <w:noProof/>
        </w:rPr>
        <w:instrText>HYPERLINK \l "_Toc228023173"</w:instrText>
      </w:r>
      <w:ins w:id="2185"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1</w:t>
      </w:r>
      <w:r w:rsidRPr="00593876">
        <w:rPr>
          <w:rStyle w:val="afb"/>
          <w:noProof/>
        </w:rPr>
        <w:noBreakHyphen/>
        <w:t xml:space="preserve">1 </w:t>
      </w:r>
      <w:r w:rsidRPr="00593876">
        <w:rPr>
          <w:rStyle w:val="afb"/>
          <w:noProof/>
        </w:rPr>
        <w:t>研究技术路线图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_Toc228023173 \h</w:instrText>
      </w:r>
      <w:r>
        <w:rPr>
          <w:rFonts w:hint="eastAsia"/>
          <w:noProof/>
          <w:webHidden/>
        </w:rPr>
        <w:instrText xml:space="preserve"> </w:instrText>
      </w:r>
      <w:r>
        <w:rPr>
          <w:rFonts w:hint="eastAsia"/>
          <w:noProof/>
          <w:webHidden/>
        </w:rPr>
      </w:r>
      <w:r>
        <w:rPr>
          <w:rFonts w:hint="eastAsia"/>
          <w:noProof/>
          <w:webHidden/>
        </w:rPr>
        <w:fldChar w:fldCharType="separate"/>
      </w:r>
      <w:ins w:id="2186" w:author="Zixuan Zhou" w:date="2026-04-27T21:52:00Z" w16du:dateUtc="2026-04-27T13:52:00Z">
        <w:r w:rsidR="001704E8">
          <w:rPr>
            <w:noProof/>
            <w:webHidden/>
          </w:rPr>
          <w:t>5</w:t>
        </w:r>
      </w:ins>
      <w:del w:id="2187" w:author="Zixuan Zhou" w:date="2026-04-27T21:52:00Z" w16du:dateUtc="2026-04-27T13:52:00Z">
        <w:r w:rsidR="00DC6D96" w:rsidDel="001704E8">
          <w:rPr>
            <w:noProof/>
            <w:webHidden/>
          </w:rPr>
          <w:delText>6</w:delText>
        </w:r>
      </w:del>
      <w:r>
        <w:rPr>
          <w:rFonts w:hint="eastAsia"/>
          <w:noProof/>
          <w:webHidden/>
        </w:rPr>
        <w:fldChar w:fldCharType="end"/>
      </w:r>
      <w:r>
        <w:rPr>
          <w:noProof/>
        </w:rPr>
        <w:fldChar w:fldCharType="end"/>
      </w:r>
    </w:p>
    <w:p w14:paraId="719CF74A" w14:textId="76968B83"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"_Toc228023174"</w:instrText>
      </w:r>
      <w:ins w:id="2188"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3</w:t>
      </w:r>
      <w:r w:rsidRPr="00593876">
        <w:rPr>
          <w:rStyle w:val="afb"/>
          <w:noProof/>
        </w:rPr>
        <w:noBreakHyphen/>
        <w:t>1 Bilibili</w:t>
      </w:r>
      <w:r w:rsidRPr="00593876">
        <w:rPr>
          <w:rStyle w:val="afb"/>
          <w:noProof/>
        </w:rPr>
        <w:t>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_Toc228023174 \h</w:instrText>
      </w:r>
      <w:r>
        <w:rPr>
          <w:rFonts w:hint="eastAsia"/>
          <w:noProof/>
          <w:webHidden/>
        </w:rPr>
        <w:instrText xml:space="preserve"> </w:instrText>
      </w:r>
      <w:r>
        <w:rPr>
          <w:rFonts w:hint="eastAsia"/>
          <w:noProof/>
          <w:webHidden/>
        </w:rPr>
      </w:r>
      <w:r>
        <w:rPr>
          <w:rFonts w:hint="eastAsia"/>
          <w:noProof/>
          <w:webHidden/>
        </w:rPr>
        <w:fldChar w:fldCharType="separate"/>
      </w:r>
      <w:ins w:id="2189" w:author="Zixuan Zhou" w:date="2026-04-27T21:52:00Z" w16du:dateUtc="2026-04-27T13:52:00Z">
        <w:r w:rsidR="001704E8">
          <w:rPr>
            <w:noProof/>
            <w:webHidden/>
          </w:rPr>
          <w:t>12</w:t>
        </w:r>
      </w:ins>
      <w:del w:id="2190" w:author="Zixuan Zhou" w:date="2026-04-27T03:44:00Z" w16du:dateUtc="2026-04-26T19:44:00Z">
        <w:r w:rsidR="00F3185C" w:rsidDel="00DC6D96">
          <w:rPr>
            <w:noProof/>
            <w:webHidden/>
          </w:rPr>
          <w:delText>15</w:delText>
        </w:r>
      </w:del>
      <w:r>
        <w:rPr>
          <w:rFonts w:hint="eastAsia"/>
          <w:noProof/>
          <w:webHidden/>
        </w:rPr>
        <w:fldChar w:fldCharType="end"/>
      </w:r>
      <w:r>
        <w:rPr>
          <w:noProof/>
        </w:rPr>
        <w:fldChar w:fldCharType="end"/>
      </w:r>
    </w:p>
    <w:p w14:paraId="2DC7D8D5" w14:textId="2594DCA1"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"_Toc228023175"</w:instrText>
      </w:r>
      <w:ins w:id="2191"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4</w:t>
      </w:r>
      <w:r w:rsidRPr="00593876">
        <w:rPr>
          <w:rStyle w:val="afb"/>
          <w:noProof/>
        </w:rPr>
        <w:noBreakHyphen/>
        <w:t xml:space="preserve">1 </w:t>
      </w:r>
      <w:r w:rsidRPr="00593876">
        <w:rPr>
          <w:rStyle w:val="afb"/>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_Toc228023175 \h</w:instrText>
      </w:r>
      <w:r>
        <w:rPr>
          <w:rFonts w:hint="eastAsia"/>
          <w:noProof/>
          <w:webHidden/>
        </w:rPr>
        <w:instrText xml:space="preserve"> </w:instrText>
      </w:r>
      <w:r>
        <w:rPr>
          <w:rFonts w:hint="eastAsia"/>
          <w:noProof/>
          <w:webHidden/>
        </w:rPr>
      </w:r>
      <w:r>
        <w:rPr>
          <w:rFonts w:hint="eastAsia"/>
          <w:noProof/>
          <w:webHidden/>
        </w:rPr>
        <w:fldChar w:fldCharType="separate"/>
      </w:r>
      <w:ins w:id="2192" w:author="Zixuan Zhou" w:date="2026-04-27T21:52:00Z" w16du:dateUtc="2026-04-27T13:52:00Z">
        <w:r w:rsidR="001704E8">
          <w:rPr>
            <w:noProof/>
            <w:webHidden/>
          </w:rPr>
          <w:t>17</w:t>
        </w:r>
      </w:ins>
      <w:del w:id="2193" w:author="Zixuan Zhou" w:date="2026-04-27T03:44:00Z" w16du:dateUtc="2026-04-26T19:44:00Z">
        <w:r w:rsidR="00F3185C" w:rsidDel="00DC6D96">
          <w:rPr>
            <w:noProof/>
            <w:webHidden/>
          </w:rPr>
          <w:delText>20</w:delText>
        </w:r>
      </w:del>
      <w:r>
        <w:rPr>
          <w:rFonts w:hint="eastAsia"/>
          <w:noProof/>
          <w:webHidden/>
        </w:rPr>
        <w:fldChar w:fldCharType="end"/>
      </w:r>
      <w:r>
        <w:rPr>
          <w:noProof/>
        </w:rPr>
        <w:fldChar w:fldCharType="end"/>
      </w:r>
    </w:p>
    <w:p w14:paraId="66D61C19" w14:textId="4049C6E9"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"_Toc228023176"</w:instrText>
      </w:r>
      <w:ins w:id="2194" w:author="Zixuan Zhou" w:date="2026-04-27T21:52:00Z" w16du:dateUtc="2026-04-27T13:52:00Z">
        <w:r w:rsidR="001704E8">
          <w:rPr>
            <w:noProof/>
          </w:rPr>
        </w:r>
      </w:ins>
      <w:r>
        <w:rPr>
          <w:noProof/>
        </w:rPr>
        <w:fldChar w:fldCharType="separate"/>
      </w:r>
      <w:r w:rsidRPr="00593876">
        <w:rPr>
          <w:rStyle w:val="afb"/>
          <w:rFonts w:ascii="宋体" w:hAnsi="宋体"/>
          <w:noProof/>
        </w:rPr>
        <w:t xml:space="preserve">图 </w:t>
      </w:r>
      <w:r w:rsidRPr="00492FE9">
        <w:rPr>
          <w:rStyle w:val="altz0"/>
          <w:noProof/>
        </w:rPr>
        <w:t>5</w:t>
      </w:r>
      <w:r w:rsidRPr="00492FE9">
        <w:rPr>
          <w:rStyle w:val="altz0"/>
          <w:noProof/>
        </w:rPr>
        <w:noBreakHyphen/>
        <w:t>1</w:t>
      </w:r>
      <w:r w:rsidRPr="00593876">
        <w:rPr>
          <w:rStyle w:val="afb"/>
          <w:rFonts w:ascii="宋体" w:hAnsi="宋体"/>
          <w:noProof/>
        </w:rPr>
        <w:t xml:space="preserve"> 各评价维度下一致性系数(二次加权kappa)雷达图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_Toc228023176 \h</w:instrText>
      </w:r>
      <w:r>
        <w:rPr>
          <w:rFonts w:hint="eastAsia"/>
          <w:noProof/>
          <w:webHidden/>
        </w:rPr>
        <w:instrText xml:space="preserve"> </w:instrText>
      </w:r>
      <w:r>
        <w:rPr>
          <w:rFonts w:hint="eastAsia"/>
          <w:noProof/>
          <w:webHidden/>
        </w:rPr>
      </w:r>
      <w:r>
        <w:rPr>
          <w:rFonts w:hint="eastAsia"/>
          <w:noProof/>
          <w:webHidden/>
        </w:rPr>
        <w:fldChar w:fldCharType="separate"/>
      </w:r>
      <w:ins w:id="2195" w:author="Zixuan Zhou" w:date="2026-04-27T21:52:00Z" w16du:dateUtc="2026-04-27T13:52:00Z">
        <w:r w:rsidR="001704E8">
          <w:rPr>
            <w:noProof/>
            <w:webHidden/>
          </w:rPr>
          <w:t>28</w:t>
        </w:r>
      </w:ins>
      <w:del w:id="2196" w:author="Zixuan Zhou" w:date="2026-04-27T03:44:00Z" w16du:dateUtc="2026-04-26T19:44:00Z">
        <w:r w:rsidR="00F3185C" w:rsidDel="00DC6D96">
          <w:rPr>
            <w:noProof/>
            <w:webHidden/>
          </w:rPr>
          <w:delText>33</w:delText>
        </w:r>
      </w:del>
      <w:r>
        <w:rPr>
          <w:rFonts w:hint="eastAsia"/>
          <w:noProof/>
          <w:webHidden/>
        </w:rPr>
        <w:fldChar w:fldCharType="end"/>
      </w:r>
      <w:r>
        <w:rPr>
          <w:noProof/>
        </w:rPr>
        <w:fldChar w:fldCharType="end"/>
      </w:r>
    </w:p>
    <w:p w14:paraId="3F00D82E" w14:textId="03D45B37"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"_Toc228023177"</w:instrText>
      </w:r>
      <w:ins w:id="2197"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1 </w:t>
      </w:r>
      <w:r w:rsidRPr="00593876">
        <w:rPr>
          <w:rStyle w:val="afb"/>
          <w:noProof/>
        </w:rPr>
        <w:t>各模型微调前后</w:t>
      </w:r>
      <w:r w:rsidRPr="00593876">
        <w:rPr>
          <w:rStyle w:val="afb"/>
          <w:noProof/>
        </w:rPr>
        <w:t>ROUGE-L</w:t>
      </w:r>
      <w:r w:rsidRPr="00593876">
        <w:rPr>
          <w:rStyle w:val="afb"/>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_Toc228023177 \h</w:instrText>
      </w:r>
      <w:r>
        <w:rPr>
          <w:rFonts w:hint="eastAsia"/>
          <w:noProof/>
          <w:webHidden/>
        </w:rPr>
        <w:instrText xml:space="preserve"> </w:instrText>
      </w:r>
      <w:r>
        <w:rPr>
          <w:rFonts w:hint="eastAsia"/>
          <w:noProof/>
          <w:webHidden/>
        </w:rPr>
      </w:r>
      <w:r>
        <w:rPr>
          <w:rFonts w:hint="eastAsia"/>
          <w:noProof/>
          <w:webHidden/>
        </w:rPr>
        <w:fldChar w:fldCharType="separate"/>
      </w:r>
      <w:ins w:id="2198" w:author="Zixuan Zhou" w:date="2026-04-27T21:52:00Z" w16du:dateUtc="2026-04-27T13:52:00Z">
        <w:r w:rsidR="001704E8">
          <w:rPr>
            <w:noProof/>
            <w:webHidden/>
          </w:rPr>
          <w:t>39</w:t>
        </w:r>
      </w:ins>
      <w:del w:id="2199" w:author="Zixuan Zhou" w:date="2026-04-27T03:44:00Z" w16du:dateUtc="2026-04-26T19:44:00Z">
        <w:r w:rsidR="00F3185C" w:rsidDel="00DC6D96">
          <w:rPr>
            <w:noProof/>
            <w:webHidden/>
          </w:rPr>
          <w:delText>44</w:delText>
        </w:r>
      </w:del>
      <w:r>
        <w:rPr>
          <w:rFonts w:hint="eastAsia"/>
          <w:noProof/>
          <w:webHidden/>
        </w:rPr>
        <w:fldChar w:fldCharType="end"/>
      </w:r>
      <w:r>
        <w:rPr>
          <w:noProof/>
        </w:rPr>
        <w:fldChar w:fldCharType="end"/>
      </w:r>
    </w:p>
    <w:p w14:paraId="1E72222C" w14:textId="236ACD93"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"_Toc228023178"</w:instrText>
      </w:r>
      <w:ins w:id="2200"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2 </w:t>
      </w:r>
      <w:r w:rsidRPr="00593876">
        <w:rPr>
          <w:rStyle w:val="afb"/>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_Toc228023178 \h</w:instrText>
      </w:r>
      <w:r>
        <w:rPr>
          <w:rFonts w:hint="eastAsia"/>
          <w:noProof/>
          <w:webHidden/>
        </w:rPr>
        <w:instrText xml:space="preserve"> </w:instrText>
      </w:r>
      <w:r>
        <w:rPr>
          <w:rFonts w:hint="eastAsia"/>
          <w:noProof/>
          <w:webHidden/>
        </w:rPr>
      </w:r>
      <w:r>
        <w:rPr>
          <w:rFonts w:hint="eastAsia"/>
          <w:noProof/>
          <w:webHidden/>
        </w:rPr>
        <w:fldChar w:fldCharType="separate"/>
      </w:r>
      <w:ins w:id="2201" w:author="Zixuan Zhou" w:date="2026-04-27T21:52:00Z" w16du:dateUtc="2026-04-27T13:52:00Z">
        <w:r w:rsidR="001704E8">
          <w:rPr>
            <w:noProof/>
            <w:webHidden/>
          </w:rPr>
          <w:t>40</w:t>
        </w:r>
      </w:ins>
      <w:del w:id="2202" w:author="Zixuan Zhou" w:date="2026-04-27T03:44:00Z" w16du:dateUtc="2026-04-26T19:44:00Z">
        <w:r w:rsidR="00F3185C" w:rsidDel="00DC6D96">
          <w:rPr>
            <w:noProof/>
            <w:webHidden/>
          </w:rPr>
          <w:delText>45</w:delText>
        </w:r>
      </w:del>
      <w:r>
        <w:rPr>
          <w:rFonts w:hint="eastAsia"/>
          <w:noProof/>
          <w:webHidden/>
        </w:rPr>
        <w:fldChar w:fldCharType="end"/>
      </w:r>
      <w:r>
        <w:rPr>
          <w:noProof/>
        </w:rPr>
        <w:fldChar w:fldCharType="end"/>
      </w:r>
    </w:p>
    <w:p w14:paraId="1B95B413" w14:textId="337DA028"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"_Toc228023179"</w:instrText>
      </w:r>
      <w:ins w:id="2203"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3 </w:t>
      </w:r>
      <w:r w:rsidRPr="00593876">
        <w:rPr>
          <w:rStyle w:val="afb"/>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_Toc228023179 \h</w:instrText>
      </w:r>
      <w:r>
        <w:rPr>
          <w:rFonts w:hint="eastAsia"/>
          <w:noProof/>
          <w:webHidden/>
        </w:rPr>
        <w:instrText xml:space="preserve"> </w:instrText>
      </w:r>
      <w:r>
        <w:rPr>
          <w:rFonts w:hint="eastAsia"/>
          <w:noProof/>
          <w:webHidden/>
        </w:rPr>
      </w:r>
      <w:r>
        <w:rPr>
          <w:rFonts w:hint="eastAsia"/>
          <w:noProof/>
          <w:webHidden/>
        </w:rPr>
        <w:fldChar w:fldCharType="separate"/>
      </w:r>
      <w:ins w:id="2204" w:author="Zixuan Zhou" w:date="2026-04-27T21:52:00Z" w16du:dateUtc="2026-04-27T13:52:00Z">
        <w:r w:rsidR="001704E8">
          <w:rPr>
            <w:noProof/>
            <w:webHidden/>
          </w:rPr>
          <w:t>41</w:t>
        </w:r>
      </w:ins>
      <w:del w:id="2205" w:author="Zixuan Zhou" w:date="2026-04-27T03:44:00Z" w16du:dateUtc="2026-04-26T19:44:00Z">
        <w:r w:rsidR="00F3185C" w:rsidDel="00DC6D96">
          <w:rPr>
            <w:noProof/>
            <w:webHidden/>
          </w:rPr>
          <w:delText>46</w:delText>
        </w:r>
      </w:del>
      <w:r>
        <w:rPr>
          <w:rFonts w:hint="eastAsia"/>
          <w:noProof/>
          <w:webHidden/>
        </w:rPr>
        <w:fldChar w:fldCharType="end"/>
      </w:r>
      <w:r>
        <w:rPr>
          <w:noProof/>
        </w:rPr>
        <w:fldChar w:fldCharType="end"/>
      </w:r>
    </w:p>
    <w:p w14:paraId="5929F852" w14:textId="7288DD1F"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"_Toc228023180"</w:instrText>
      </w:r>
      <w:ins w:id="2206"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4 Qwen3-4B</w:t>
      </w:r>
      <w:r w:rsidRPr="00593876">
        <w:rPr>
          <w:rStyle w:val="afb"/>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_Toc228023180 \h</w:instrText>
      </w:r>
      <w:r>
        <w:rPr>
          <w:rFonts w:hint="eastAsia"/>
          <w:noProof/>
          <w:webHidden/>
        </w:rPr>
        <w:instrText xml:space="preserve"> </w:instrText>
      </w:r>
      <w:r>
        <w:rPr>
          <w:rFonts w:hint="eastAsia"/>
          <w:noProof/>
          <w:webHidden/>
        </w:rPr>
      </w:r>
      <w:r>
        <w:rPr>
          <w:rFonts w:hint="eastAsia"/>
          <w:noProof/>
          <w:webHidden/>
        </w:rPr>
        <w:fldChar w:fldCharType="separate"/>
      </w:r>
      <w:ins w:id="2207" w:author="Zixuan Zhou" w:date="2026-04-27T21:52:00Z" w16du:dateUtc="2026-04-27T13:52:00Z">
        <w:r w:rsidR="001704E8">
          <w:rPr>
            <w:noProof/>
            <w:webHidden/>
          </w:rPr>
          <w:t>46</w:t>
        </w:r>
      </w:ins>
      <w:del w:id="2208" w:author="Zixuan Zhou" w:date="2026-04-27T03:44:00Z" w16du:dateUtc="2026-04-26T19:44:00Z">
        <w:r w:rsidR="00F3185C" w:rsidDel="00DC6D96">
          <w:rPr>
            <w:noProof/>
            <w:webHidden/>
          </w:rPr>
          <w:delText>51</w:delText>
        </w:r>
      </w:del>
      <w:r>
        <w:rPr>
          <w:rFonts w:hint="eastAsia"/>
          <w:noProof/>
          <w:webHidden/>
        </w:rPr>
        <w:fldChar w:fldCharType="end"/>
      </w:r>
      <w:r>
        <w:rPr>
          <w:noProof/>
        </w:rPr>
        <w:fldChar w:fldCharType="end"/>
      </w:r>
    </w:p>
    <w:p w14:paraId="6AD5B327" w14:textId="3A283D34" w:rsidR="00492FE9" w:rsidRDefault="00492FE9" w:rsidP="00492FE9">
      <w:pPr>
        <w:pStyle w:val="altz"/>
        <w:snapToGrid/>
        <w:ind w:firstLineChars="0" w:firstLine="0"/>
      </w:pPr>
      <w:r>
        <w:fldChar w:fldCharType="end"/>
      </w:r>
    </w:p>
    <w:p w14:paraId="447E9292" w14:textId="36112F3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rStyle w:val="afb"/>
          <w:noProof/>
        </w:rPr>
        <w:fldChar w:fldCharType="begin"/>
      </w:r>
      <w:r>
        <w:rPr>
          <w:rStyle w:val="afb"/>
          <w:noProof/>
        </w:rPr>
        <w:instrText xml:space="preserve"> TOC \h \z \c "</w:instrText>
      </w:r>
      <w:r>
        <w:rPr>
          <w:rStyle w:val="afb"/>
          <w:noProof/>
        </w:rPr>
        <w:instrText>表</w:instrText>
      </w:r>
      <w:r>
        <w:rPr>
          <w:rStyle w:val="afb"/>
          <w:noProof/>
        </w:rPr>
        <w:instrText xml:space="preserve">" </w:instrText>
      </w:r>
      <w:r>
        <w:rPr>
          <w:rStyle w:val="afb"/>
          <w:noProof/>
        </w:rPr>
        <w:fldChar w:fldCharType="separate"/>
      </w:r>
      <w:r>
        <w:rPr>
          <w:noProof/>
        </w:rPr>
        <w:fldChar w:fldCharType="begin"/>
      </w:r>
      <w:r>
        <w:rPr>
          <w:noProof/>
        </w:rPr>
        <w:instrText>HYPERLINK \l "_Toc228022949"</w:instrText>
      </w:r>
      <w:ins w:id="2209"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3</w:t>
      </w:r>
      <w:r w:rsidRPr="008A4FB0">
        <w:rPr>
          <w:rStyle w:val="afb"/>
          <w:noProof/>
        </w:rPr>
        <w:noBreakHyphen/>
        <w:t xml:space="preserve">1 </w:t>
      </w:r>
      <w:r w:rsidRPr="00492FE9">
        <w:rPr>
          <w:rStyle w:val="afb"/>
          <w:noProof/>
        </w:rPr>
        <w:t>关键词检索表</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_Toc228022949 \h </w:instrText>
      </w:r>
      <w:r w:rsidRPr="00492FE9">
        <w:rPr>
          <w:rStyle w:val="afb"/>
          <w:noProof/>
          <w:webHidden/>
        </w:rPr>
      </w:r>
      <w:r w:rsidRPr="00492FE9">
        <w:rPr>
          <w:rStyle w:val="afb"/>
          <w:noProof/>
          <w:webHidden/>
        </w:rPr>
        <w:fldChar w:fldCharType="separate"/>
      </w:r>
      <w:ins w:id="2210" w:author="Zixuan Zhou" w:date="2026-04-27T21:52:00Z" w16du:dateUtc="2026-04-27T13:52:00Z">
        <w:r w:rsidR="001704E8">
          <w:rPr>
            <w:rStyle w:val="afb"/>
            <w:noProof/>
            <w:webHidden/>
          </w:rPr>
          <w:t>11</w:t>
        </w:r>
      </w:ins>
      <w:del w:id="2211" w:author="Zixuan Zhou" w:date="2026-04-27T03:45:00Z" w16du:dateUtc="2026-04-26T19:45:00Z">
        <w:r w:rsidR="00F3185C" w:rsidDel="00DC6D96">
          <w:rPr>
            <w:rStyle w:val="afb"/>
            <w:noProof/>
            <w:webHidden/>
          </w:rPr>
          <w:delText>14</w:delText>
        </w:r>
      </w:del>
      <w:r w:rsidRPr="00492FE9">
        <w:rPr>
          <w:rStyle w:val="afb"/>
          <w:noProof/>
          <w:webHidden/>
        </w:rPr>
        <w:fldChar w:fldCharType="end"/>
      </w:r>
      <w:r>
        <w:rPr>
          <w:noProof/>
        </w:rPr>
        <w:fldChar w:fldCharType="end"/>
      </w:r>
    </w:p>
    <w:p w14:paraId="46C9C075" w14:textId="425C1DC3"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"_Toc228022950"</w:instrText>
      </w:r>
      <w:ins w:id="2212"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4</w:t>
      </w:r>
      <w:r w:rsidRPr="008A4FB0">
        <w:rPr>
          <w:rStyle w:val="afb"/>
          <w:noProof/>
        </w:rPr>
        <w:noBreakHyphen/>
        <w:t xml:space="preserve">1 </w:t>
      </w:r>
      <w:r w:rsidRPr="008A4FB0">
        <w:rPr>
          <w:rStyle w:val="afb"/>
          <w:noProof/>
        </w:rPr>
        <w:t>用户评论问题主题分类统计</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_Toc228022950 \h </w:instrText>
      </w:r>
      <w:r w:rsidRPr="00492FE9">
        <w:rPr>
          <w:rStyle w:val="afb"/>
          <w:noProof/>
          <w:webHidden/>
        </w:rPr>
      </w:r>
      <w:r w:rsidRPr="00492FE9">
        <w:rPr>
          <w:rStyle w:val="afb"/>
          <w:noProof/>
          <w:webHidden/>
        </w:rPr>
        <w:fldChar w:fldCharType="separate"/>
      </w:r>
      <w:ins w:id="2213" w:author="Zixuan Zhou" w:date="2026-04-27T21:52:00Z" w16du:dateUtc="2026-04-27T13:52:00Z">
        <w:r w:rsidR="001704E8">
          <w:rPr>
            <w:rStyle w:val="afb"/>
            <w:noProof/>
            <w:webHidden/>
          </w:rPr>
          <w:t>15</w:t>
        </w:r>
      </w:ins>
      <w:del w:id="2214" w:author="Zixuan Zhou" w:date="2026-04-27T03:45:00Z" w16du:dateUtc="2026-04-26T19:45:00Z">
        <w:r w:rsidR="00F3185C" w:rsidDel="00DC6D96">
          <w:rPr>
            <w:rStyle w:val="afb"/>
            <w:noProof/>
            <w:webHidden/>
          </w:rPr>
          <w:delText>19</w:delText>
        </w:r>
      </w:del>
      <w:r w:rsidRPr="00492FE9">
        <w:rPr>
          <w:rStyle w:val="afb"/>
          <w:noProof/>
          <w:webHidden/>
        </w:rPr>
        <w:fldChar w:fldCharType="end"/>
      </w:r>
      <w:r>
        <w:rPr>
          <w:noProof/>
        </w:rPr>
        <w:fldChar w:fldCharType="end"/>
      </w:r>
    </w:p>
    <w:p w14:paraId="44E9250A" w14:textId="7928D267"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"_Toc228022951"</w:instrText>
      </w:r>
      <w:ins w:id="2215"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1 </w:t>
      </w:r>
      <w:r w:rsidRPr="00492FE9">
        <w:rPr>
          <w:rStyle w:val="afb"/>
          <w:noProof/>
        </w:rPr>
        <w:t>问题规范化提示词</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_Toc228022951 \h </w:instrText>
      </w:r>
      <w:r w:rsidRPr="00492FE9">
        <w:rPr>
          <w:rStyle w:val="afb"/>
          <w:noProof/>
          <w:webHidden/>
        </w:rPr>
      </w:r>
      <w:r w:rsidRPr="00492FE9">
        <w:rPr>
          <w:rStyle w:val="afb"/>
          <w:noProof/>
          <w:webHidden/>
        </w:rPr>
        <w:fldChar w:fldCharType="separate"/>
      </w:r>
      <w:ins w:id="2216" w:author="Zixuan Zhou" w:date="2026-04-27T21:52:00Z" w16du:dateUtc="2026-04-27T13:52:00Z">
        <w:r w:rsidR="001704E8">
          <w:rPr>
            <w:rStyle w:val="afb"/>
            <w:noProof/>
            <w:webHidden/>
          </w:rPr>
          <w:t>21</w:t>
        </w:r>
      </w:ins>
      <w:del w:id="2217" w:author="Zixuan Zhou" w:date="2026-04-27T03:45:00Z" w16du:dateUtc="2026-04-26T19:45:00Z">
        <w:r w:rsidR="00F3185C" w:rsidDel="00DC6D96">
          <w:rPr>
            <w:rStyle w:val="afb"/>
            <w:noProof/>
            <w:webHidden/>
          </w:rPr>
          <w:delText>25</w:delText>
        </w:r>
      </w:del>
      <w:r w:rsidRPr="00492FE9">
        <w:rPr>
          <w:rStyle w:val="afb"/>
          <w:noProof/>
          <w:webHidden/>
        </w:rPr>
        <w:fldChar w:fldCharType="end"/>
      </w:r>
      <w:r>
        <w:rPr>
          <w:noProof/>
        </w:rPr>
        <w:fldChar w:fldCharType="end"/>
      </w:r>
    </w:p>
    <w:p w14:paraId="3F3ED6FC" w14:textId="6183669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"_Toc228022952"</w:instrText>
      </w:r>
      <w:ins w:id="2218"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2 </w:t>
      </w:r>
      <w:r w:rsidRPr="00492FE9">
        <w:rPr>
          <w:rStyle w:val="afb"/>
          <w:noProof/>
        </w:rPr>
        <w:t>答案生成提示词</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_Toc228022952 \h </w:instrText>
      </w:r>
      <w:r w:rsidRPr="00492FE9">
        <w:rPr>
          <w:rStyle w:val="afb"/>
          <w:noProof/>
          <w:webHidden/>
        </w:rPr>
      </w:r>
      <w:r w:rsidRPr="00492FE9">
        <w:rPr>
          <w:rStyle w:val="afb"/>
          <w:noProof/>
          <w:webHidden/>
        </w:rPr>
        <w:fldChar w:fldCharType="separate"/>
      </w:r>
      <w:ins w:id="2219" w:author="Zixuan Zhou" w:date="2026-04-27T21:52:00Z" w16du:dateUtc="2026-04-27T13:52:00Z">
        <w:r w:rsidR="001704E8">
          <w:rPr>
            <w:rStyle w:val="afb"/>
            <w:noProof/>
            <w:webHidden/>
          </w:rPr>
          <w:t>23</w:t>
        </w:r>
      </w:ins>
      <w:del w:id="2220" w:author="Zixuan Zhou" w:date="2026-04-27T03:45:00Z" w16du:dateUtc="2026-04-26T19:45:00Z">
        <w:r w:rsidR="00F3185C" w:rsidDel="00DC6D96">
          <w:rPr>
            <w:rStyle w:val="afb"/>
            <w:noProof/>
            <w:webHidden/>
          </w:rPr>
          <w:delText>29</w:delText>
        </w:r>
      </w:del>
      <w:r w:rsidRPr="00492FE9">
        <w:rPr>
          <w:rStyle w:val="afb"/>
          <w:noProof/>
          <w:webHidden/>
        </w:rPr>
        <w:fldChar w:fldCharType="end"/>
      </w:r>
      <w:r>
        <w:rPr>
          <w:noProof/>
        </w:rPr>
        <w:fldChar w:fldCharType="end"/>
      </w:r>
    </w:p>
    <w:p w14:paraId="68CA6007" w14:textId="127B2E4B"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"_Toc228022953"</w:instrText>
      </w:r>
      <w:ins w:id="2221"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3 </w:t>
      </w:r>
      <w:r w:rsidRPr="00492FE9">
        <w:rPr>
          <w:rStyle w:val="afb"/>
          <w:noProof/>
        </w:rPr>
        <w:t>打分指标量表</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_Toc228022953 \h </w:instrText>
      </w:r>
      <w:r w:rsidRPr="00492FE9">
        <w:rPr>
          <w:rStyle w:val="afb"/>
          <w:noProof/>
          <w:webHidden/>
        </w:rPr>
      </w:r>
      <w:r w:rsidRPr="00492FE9">
        <w:rPr>
          <w:rStyle w:val="afb"/>
          <w:noProof/>
          <w:webHidden/>
        </w:rPr>
        <w:fldChar w:fldCharType="separate"/>
      </w:r>
      <w:ins w:id="2222" w:author="Zixuan Zhou" w:date="2026-04-27T21:52:00Z" w16du:dateUtc="2026-04-27T13:52:00Z">
        <w:r w:rsidR="001704E8">
          <w:rPr>
            <w:rStyle w:val="afb"/>
            <w:noProof/>
            <w:webHidden/>
          </w:rPr>
          <w:t>24</w:t>
        </w:r>
      </w:ins>
      <w:del w:id="2223" w:author="Zixuan Zhou" w:date="2026-04-27T03:45:00Z" w16du:dateUtc="2026-04-26T19:45:00Z">
        <w:r w:rsidR="00F3185C" w:rsidDel="00DC6D96">
          <w:rPr>
            <w:rStyle w:val="afb"/>
            <w:noProof/>
            <w:webHidden/>
          </w:rPr>
          <w:delText>30</w:delText>
        </w:r>
      </w:del>
      <w:r w:rsidRPr="00492FE9">
        <w:rPr>
          <w:rStyle w:val="afb"/>
          <w:noProof/>
          <w:webHidden/>
        </w:rPr>
        <w:fldChar w:fldCharType="end"/>
      </w:r>
      <w:r>
        <w:rPr>
          <w:noProof/>
        </w:rPr>
        <w:fldChar w:fldCharType="end"/>
      </w:r>
    </w:p>
    <w:p w14:paraId="36D2EE9F" w14:textId="4C2D68E2"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"_Toc228022954"</w:instrText>
      </w:r>
      <w:ins w:id="2224"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4 </w:t>
      </w:r>
      <w:r w:rsidRPr="00492FE9">
        <w:rPr>
          <w:rStyle w:val="afb"/>
          <w:noProof/>
        </w:rPr>
        <w:t>各参评模型与临床专家打分的平均一致性对比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_Toc228022954 \h </w:instrText>
      </w:r>
      <w:r w:rsidRPr="00492FE9">
        <w:rPr>
          <w:rStyle w:val="afb"/>
          <w:noProof/>
          <w:webHidden/>
        </w:rPr>
      </w:r>
      <w:r w:rsidRPr="00492FE9">
        <w:rPr>
          <w:rStyle w:val="afb"/>
          <w:noProof/>
          <w:webHidden/>
        </w:rPr>
        <w:fldChar w:fldCharType="separate"/>
      </w:r>
      <w:ins w:id="2225" w:author="Zixuan Zhou" w:date="2026-04-27T21:52:00Z" w16du:dateUtc="2026-04-27T13:52:00Z">
        <w:r w:rsidR="001704E8">
          <w:rPr>
            <w:rStyle w:val="afb"/>
            <w:noProof/>
            <w:webHidden/>
          </w:rPr>
          <w:t>27</w:t>
        </w:r>
      </w:ins>
      <w:del w:id="2226" w:author="Zixuan Zhou" w:date="2026-04-27T03:45:00Z" w16du:dateUtc="2026-04-26T19:45:00Z">
        <w:r w:rsidR="00F3185C" w:rsidDel="00DC6D96">
          <w:rPr>
            <w:rStyle w:val="afb"/>
            <w:noProof/>
            <w:webHidden/>
          </w:rPr>
          <w:delText>32</w:delText>
        </w:r>
      </w:del>
      <w:r w:rsidRPr="00492FE9">
        <w:rPr>
          <w:rStyle w:val="afb"/>
          <w:noProof/>
          <w:webHidden/>
        </w:rPr>
        <w:fldChar w:fldCharType="end"/>
      </w:r>
      <w:r>
        <w:rPr>
          <w:noProof/>
        </w:rPr>
        <w:fldChar w:fldCharType="end"/>
      </w:r>
    </w:p>
    <w:p w14:paraId="551909D3" w14:textId="70E8771F"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"_Toc228022955"</w:instrText>
      </w:r>
      <w:ins w:id="2227"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5 </w:t>
      </w:r>
      <w:r w:rsidRPr="00492FE9">
        <w:rPr>
          <w:rStyle w:val="afb"/>
          <w:noProof/>
        </w:rPr>
        <w:t>主要候选模型与不同临床专家打分的一致性分析结果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_Toc228022955 \h </w:instrText>
      </w:r>
      <w:r w:rsidRPr="00492FE9">
        <w:rPr>
          <w:rStyle w:val="afb"/>
          <w:noProof/>
          <w:webHidden/>
        </w:rPr>
      </w:r>
      <w:r w:rsidRPr="00492FE9">
        <w:rPr>
          <w:rStyle w:val="afb"/>
          <w:noProof/>
          <w:webHidden/>
        </w:rPr>
        <w:fldChar w:fldCharType="separate"/>
      </w:r>
      <w:ins w:id="2228" w:author="Zixuan Zhou" w:date="2026-04-27T21:52:00Z" w16du:dateUtc="2026-04-27T13:52:00Z">
        <w:r w:rsidR="001704E8">
          <w:rPr>
            <w:rStyle w:val="afb"/>
            <w:noProof/>
            <w:webHidden/>
          </w:rPr>
          <w:t>29</w:t>
        </w:r>
      </w:ins>
      <w:del w:id="2229" w:author="Zixuan Zhou" w:date="2026-04-27T03:45:00Z" w16du:dateUtc="2026-04-26T19:45:00Z">
        <w:r w:rsidR="00F3185C" w:rsidDel="00DC6D96">
          <w:rPr>
            <w:rStyle w:val="afb"/>
            <w:noProof/>
            <w:webHidden/>
          </w:rPr>
          <w:delText>34</w:delText>
        </w:r>
      </w:del>
      <w:r w:rsidRPr="00492FE9">
        <w:rPr>
          <w:rStyle w:val="afb"/>
          <w:noProof/>
          <w:webHidden/>
        </w:rPr>
        <w:fldChar w:fldCharType="end"/>
      </w:r>
      <w:r>
        <w:rPr>
          <w:noProof/>
        </w:rPr>
        <w:fldChar w:fldCharType="end"/>
      </w:r>
    </w:p>
    <w:p w14:paraId="3C9AC91B" w14:textId="2166E0F6"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"_Toc228022956"</w:instrText>
      </w:r>
      <w:ins w:id="2230"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5</w:t>
      </w:r>
      <w:r w:rsidRPr="008A4FB0">
        <w:rPr>
          <w:rStyle w:val="afb"/>
          <w:noProof/>
        </w:rPr>
        <w:noBreakHyphen/>
        <w:t xml:space="preserve">6 </w:t>
      </w:r>
      <w:r w:rsidRPr="008A4FB0">
        <w:rPr>
          <w:rStyle w:val="afb"/>
          <w:noProof/>
        </w:rPr>
        <w:t>终版数据集主题分布与六维度质量评分</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_Toc228022956 \h </w:instrText>
      </w:r>
      <w:r w:rsidRPr="00492FE9">
        <w:rPr>
          <w:rStyle w:val="afb"/>
          <w:noProof/>
          <w:webHidden/>
        </w:rPr>
      </w:r>
      <w:r w:rsidRPr="00492FE9">
        <w:rPr>
          <w:rStyle w:val="afb"/>
          <w:noProof/>
          <w:webHidden/>
        </w:rPr>
        <w:fldChar w:fldCharType="separate"/>
      </w:r>
      <w:ins w:id="2231" w:author="Zixuan Zhou" w:date="2026-04-27T21:52:00Z" w16du:dateUtc="2026-04-27T13:52:00Z">
        <w:r w:rsidR="001704E8">
          <w:rPr>
            <w:rStyle w:val="afb"/>
            <w:noProof/>
            <w:webHidden/>
          </w:rPr>
          <w:t>30</w:t>
        </w:r>
      </w:ins>
      <w:del w:id="2232" w:author="Zixuan Zhou" w:date="2026-04-27T03:45:00Z" w16du:dateUtc="2026-04-26T19:45:00Z">
        <w:r w:rsidR="00F3185C" w:rsidDel="00DC6D96">
          <w:rPr>
            <w:rStyle w:val="afb"/>
            <w:noProof/>
            <w:webHidden/>
          </w:rPr>
          <w:delText>35</w:delText>
        </w:r>
      </w:del>
      <w:r w:rsidRPr="00492FE9">
        <w:rPr>
          <w:rStyle w:val="afb"/>
          <w:noProof/>
          <w:webHidden/>
        </w:rPr>
        <w:fldChar w:fldCharType="end"/>
      </w:r>
      <w:r>
        <w:rPr>
          <w:noProof/>
        </w:rPr>
        <w:fldChar w:fldCharType="end"/>
      </w:r>
    </w:p>
    <w:p w14:paraId="1921E867" w14:textId="6AA6C129"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"_Toc228022957"</w:instrText>
      </w:r>
      <w:ins w:id="2233"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1 </w:t>
      </w:r>
      <w:r w:rsidRPr="008A4FB0">
        <w:rPr>
          <w:rStyle w:val="afb"/>
          <w:noProof/>
        </w:rPr>
        <w:t>硬件配置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_Toc228022957 \h </w:instrText>
      </w:r>
      <w:r w:rsidRPr="00492FE9">
        <w:rPr>
          <w:rStyle w:val="afb"/>
          <w:noProof/>
          <w:webHidden/>
        </w:rPr>
      </w:r>
      <w:r w:rsidRPr="00492FE9">
        <w:rPr>
          <w:rStyle w:val="afb"/>
          <w:noProof/>
          <w:webHidden/>
        </w:rPr>
        <w:fldChar w:fldCharType="separate"/>
      </w:r>
      <w:ins w:id="2234" w:author="Zixuan Zhou" w:date="2026-04-27T21:52:00Z" w16du:dateUtc="2026-04-27T13:52:00Z">
        <w:r w:rsidR="001704E8">
          <w:rPr>
            <w:rStyle w:val="afb"/>
            <w:noProof/>
            <w:webHidden/>
          </w:rPr>
          <w:t>32</w:t>
        </w:r>
      </w:ins>
      <w:del w:id="2235" w:author="Zixuan Zhou" w:date="2026-04-27T03:45:00Z" w16du:dateUtc="2026-04-26T19:45:00Z">
        <w:r w:rsidR="00F3185C" w:rsidDel="00DC6D96">
          <w:rPr>
            <w:rStyle w:val="afb"/>
            <w:noProof/>
            <w:webHidden/>
          </w:rPr>
          <w:delText>37</w:delText>
        </w:r>
      </w:del>
      <w:r w:rsidRPr="00492FE9">
        <w:rPr>
          <w:rStyle w:val="afb"/>
          <w:noProof/>
          <w:webHidden/>
        </w:rPr>
        <w:fldChar w:fldCharType="end"/>
      </w:r>
      <w:r>
        <w:rPr>
          <w:noProof/>
        </w:rPr>
        <w:fldChar w:fldCharType="end"/>
      </w:r>
    </w:p>
    <w:p w14:paraId="44DD77DB" w14:textId="7A68507B"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"_Toc228022958"</w:instrText>
      </w:r>
      <w:ins w:id="2236"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2 </w:t>
      </w:r>
      <w:r w:rsidRPr="008A4FB0">
        <w:rPr>
          <w:rStyle w:val="afb"/>
          <w:noProof/>
        </w:rPr>
        <w:t>实验软件环境配置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_Toc228022958 \h </w:instrText>
      </w:r>
      <w:r w:rsidRPr="00492FE9">
        <w:rPr>
          <w:rStyle w:val="afb"/>
          <w:noProof/>
          <w:webHidden/>
        </w:rPr>
      </w:r>
      <w:r w:rsidRPr="00492FE9">
        <w:rPr>
          <w:rStyle w:val="afb"/>
          <w:noProof/>
          <w:webHidden/>
        </w:rPr>
        <w:fldChar w:fldCharType="separate"/>
      </w:r>
      <w:ins w:id="2237" w:author="Zixuan Zhou" w:date="2026-04-27T21:52:00Z" w16du:dateUtc="2026-04-27T13:52:00Z">
        <w:r w:rsidR="001704E8">
          <w:rPr>
            <w:rStyle w:val="afb"/>
            <w:noProof/>
            <w:webHidden/>
          </w:rPr>
          <w:t>32</w:t>
        </w:r>
      </w:ins>
      <w:del w:id="2238" w:author="Zixuan Zhou" w:date="2026-04-27T03:45:00Z" w16du:dateUtc="2026-04-26T19:45:00Z">
        <w:r w:rsidR="00F3185C" w:rsidDel="00DC6D96">
          <w:rPr>
            <w:rStyle w:val="afb"/>
            <w:noProof/>
            <w:webHidden/>
          </w:rPr>
          <w:delText>37</w:delText>
        </w:r>
      </w:del>
      <w:r w:rsidRPr="00492FE9">
        <w:rPr>
          <w:rStyle w:val="afb"/>
          <w:noProof/>
          <w:webHidden/>
        </w:rPr>
        <w:fldChar w:fldCharType="end"/>
      </w:r>
      <w:r>
        <w:rPr>
          <w:noProof/>
        </w:rPr>
        <w:fldChar w:fldCharType="end"/>
      </w:r>
    </w:p>
    <w:p w14:paraId="7F4BEE7D" w14:textId="0D1ABC22"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"_Toc228022959"</w:instrText>
      </w:r>
      <w:ins w:id="2239"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3 </w:t>
      </w:r>
      <w:r w:rsidRPr="008A4FB0">
        <w:rPr>
          <w:rStyle w:val="afb"/>
          <w:noProof/>
        </w:rPr>
        <w:t>实验选用的基座模型及其核心特征</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_Toc228022959 \h </w:instrText>
      </w:r>
      <w:r w:rsidRPr="00492FE9">
        <w:rPr>
          <w:rStyle w:val="afb"/>
          <w:noProof/>
          <w:webHidden/>
        </w:rPr>
      </w:r>
      <w:r w:rsidRPr="00492FE9">
        <w:rPr>
          <w:rStyle w:val="afb"/>
          <w:noProof/>
          <w:webHidden/>
        </w:rPr>
        <w:fldChar w:fldCharType="separate"/>
      </w:r>
      <w:ins w:id="2240" w:author="Zixuan Zhou" w:date="2026-04-27T21:52:00Z" w16du:dateUtc="2026-04-27T13:52:00Z">
        <w:r w:rsidR="001704E8">
          <w:rPr>
            <w:rStyle w:val="afb"/>
            <w:noProof/>
            <w:webHidden/>
          </w:rPr>
          <w:t>33</w:t>
        </w:r>
      </w:ins>
      <w:del w:id="2241" w:author="Zixuan Zhou" w:date="2026-04-27T03:45:00Z" w16du:dateUtc="2026-04-26T19:45:00Z">
        <w:r w:rsidR="00F3185C" w:rsidDel="00DC6D96">
          <w:rPr>
            <w:rStyle w:val="afb"/>
            <w:noProof/>
            <w:webHidden/>
          </w:rPr>
          <w:delText>38</w:delText>
        </w:r>
      </w:del>
      <w:r w:rsidRPr="00492FE9">
        <w:rPr>
          <w:rStyle w:val="afb"/>
          <w:noProof/>
          <w:webHidden/>
        </w:rPr>
        <w:fldChar w:fldCharType="end"/>
      </w:r>
      <w:r>
        <w:rPr>
          <w:noProof/>
        </w:rPr>
        <w:fldChar w:fldCharType="end"/>
      </w:r>
    </w:p>
    <w:p w14:paraId="1F091AC3" w14:textId="4B32E495"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"_Toc228022960"</w:instrText>
      </w:r>
      <w:ins w:id="2242"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4 </w:t>
      </w:r>
      <w:r w:rsidRPr="008A4FB0">
        <w:rPr>
          <w:rStyle w:val="afb"/>
          <w:noProof/>
        </w:rPr>
        <w:t>数据集划分结果统计</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_Toc228022960 \h </w:instrText>
      </w:r>
      <w:r w:rsidRPr="00492FE9">
        <w:rPr>
          <w:rStyle w:val="afb"/>
          <w:noProof/>
          <w:webHidden/>
        </w:rPr>
      </w:r>
      <w:r w:rsidRPr="00492FE9">
        <w:rPr>
          <w:rStyle w:val="afb"/>
          <w:noProof/>
          <w:webHidden/>
        </w:rPr>
        <w:fldChar w:fldCharType="separate"/>
      </w:r>
      <w:ins w:id="2243" w:author="Zixuan Zhou" w:date="2026-04-27T21:52:00Z" w16du:dateUtc="2026-04-27T13:52:00Z">
        <w:r w:rsidR="001704E8">
          <w:rPr>
            <w:rStyle w:val="afb"/>
            <w:noProof/>
            <w:webHidden/>
          </w:rPr>
          <w:t>34</w:t>
        </w:r>
      </w:ins>
      <w:del w:id="2244" w:author="Zixuan Zhou" w:date="2026-04-27T03:45:00Z" w16du:dateUtc="2026-04-26T19:45:00Z">
        <w:r w:rsidR="00F3185C" w:rsidDel="00DC6D96">
          <w:rPr>
            <w:rStyle w:val="afb"/>
            <w:noProof/>
            <w:webHidden/>
          </w:rPr>
          <w:delText>39</w:delText>
        </w:r>
      </w:del>
      <w:r w:rsidRPr="00492FE9">
        <w:rPr>
          <w:rStyle w:val="afb"/>
          <w:noProof/>
          <w:webHidden/>
        </w:rPr>
        <w:fldChar w:fldCharType="end"/>
      </w:r>
      <w:r>
        <w:rPr>
          <w:noProof/>
        </w:rPr>
        <w:fldChar w:fldCharType="end"/>
      </w:r>
    </w:p>
    <w:p w14:paraId="3B546D4D" w14:textId="6425BED8"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"_Toc228022961"</w:instrText>
      </w:r>
      <w:ins w:id="2245"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5 </w:t>
      </w:r>
      <w:r w:rsidRPr="008A4FB0">
        <w:rPr>
          <w:rStyle w:val="afb"/>
          <w:noProof/>
        </w:rPr>
        <w:t>模型微调核心超参数配置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_Toc228022961 \h </w:instrText>
      </w:r>
      <w:r w:rsidRPr="00492FE9">
        <w:rPr>
          <w:rStyle w:val="afb"/>
          <w:noProof/>
          <w:webHidden/>
        </w:rPr>
      </w:r>
      <w:r w:rsidRPr="00492FE9">
        <w:rPr>
          <w:rStyle w:val="afb"/>
          <w:noProof/>
          <w:webHidden/>
        </w:rPr>
        <w:fldChar w:fldCharType="separate"/>
      </w:r>
      <w:ins w:id="2246" w:author="Zixuan Zhou" w:date="2026-04-27T21:52:00Z" w16du:dateUtc="2026-04-27T13:52:00Z">
        <w:r w:rsidR="001704E8">
          <w:rPr>
            <w:rStyle w:val="afb"/>
            <w:noProof/>
            <w:webHidden/>
          </w:rPr>
          <w:t>35</w:t>
        </w:r>
      </w:ins>
      <w:del w:id="2247" w:author="Zixuan Zhou" w:date="2026-04-27T03:45:00Z" w16du:dateUtc="2026-04-26T19:45:00Z">
        <w:r w:rsidR="00F3185C" w:rsidDel="00DC6D96">
          <w:rPr>
            <w:rStyle w:val="afb"/>
            <w:noProof/>
            <w:webHidden/>
          </w:rPr>
          <w:delText>40</w:delText>
        </w:r>
      </w:del>
      <w:r w:rsidRPr="00492FE9">
        <w:rPr>
          <w:rStyle w:val="afb"/>
          <w:noProof/>
          <w:webHidden/>
        </w:rPr>
        <w:fldChar w:fldCharType="end"/>
      </w:r>
      <w:r>
        <w:rPr>
          <w:noProof/>
        </w:rPr>
        <w:fldChar w:fldCharType="end"/>
      </w:r>
    </w:p>
    <w:p w14:paraId="30F2013C" w14:textId="7F351217"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"_Toc228022962"</w:instrText>
      </w:r>
      <w:ins w:id="2248"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6 </w:t>
      </w:r>
      <w:r w:rsidRPr="008A4FB0">
        <w:rPr>
          <w:rStyle w:val="afb"/>
          <w:noProof/>
        </w:rPr>
        <w:t>领域微调对照实验设计说明</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_Toc228022962 \h </w:instrText>
      </w:r>
      <w:r w:rsidRPr="00492FE9">
        <w:rPr>
          <w:rStyle w:val="afb"/>
          <w:noProof/>
          <w:webHidden/>
        </w:rPr>
      </w:r>
      <w:r w:rsidRPr="00492FE9">
        <w:rPr>
          <w:rStyle w:val="afb"/>
          <w:noProof/>
          <w:webHidden/>
        </w:rPr>
        <w:fldChar w:fldCharType="separate"/>
      </w:r>
      <w:ins w:id="2249" w:author="Zixuan Zhou" w:date="2026-04-27T21:52:00Z" w16du:dateUtc="2026-04-27T13:52:00Z">
        <w:r w:rsidR="001704E8">
          <w:rPr>
            <w:rStyle w:val="afb"/>
            <w:noProof/>
            <w:webHidden/>
          </w:rPr>
          <w:t>36</w:t>
        </w:r>
      </w:ins>
      <w:del w:id="2250" w:author="Zixuan Zhou" w:date="2026-04-27T03:45:00Z" w16du:dateUtc="2026-04-26T19:45:00Z">
        <w:r w:rsidR="00F3185C" w:rsidDel="00DC6D96">
          <w:rPr>
            <w:rStyle w:val="afb"/>
            <w:noProof/>
            <w:webHidden/>
          </w:rPr>
          <w:delText>41</w:delText>
        </w:r>
      </w:del>
      <w:r w:rsidRPr="00492FE9">
        <w:rPr>
          <w:rStyle w:val="afb"/>
          <w:noProof/>
          <w:webHidden/>
        </w:rPr>
        <w:fldChar w:fldCharType="end"/>
      </w:r>
      <w:r>
        <w:rPr>
          <w:noProof/>
        </w:rPr>
        <w:fldChar w:fldCharType="end"/>
      </w:r>
    </w:p>
    <w:p w14:paraId="4F26219A" w14:textId="0BB78CD5"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"_Toc228022963"</w:instrText>
      </w:r>
      <w:ins w:id="2251"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6</w:t>
      </w:r>
      <w:r w:rsidRPr="00492FE9">
        <w:rPr>
          <w:rStyle w:val="afb"/>
          <w:noProof/>
        </w:rPr>
        <w:noBreakHyphen/>
        <w:t xml:space="preserve">7 </w:t>
      </w:r>
      <w:r w:rsidRPr="00492FE9">
        <w:rPr>
          <w:rStyle w:val="afb"/>
          <w:noProof/>
        </w:rPr>
        <w:t>各模型</w:t>
      </w:r>
      <w:r w:rsidRPr="008A4FB0">
        <w:rPr>
          <w:rStyle w:val="afb"/>
          <w:noProof/>
        </w:rPr>
        <w:t>ROUGE</w:t>
      </w:r>
      <w:r w:rsidRPr="00492FE9">
        <w:rPr>
          <w:rStyle w:val="afb"/>
          <w:noProof/>
        </w:rPr>
        <w:t>分数对比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_Toc228022963 \h </w:instrText>
      </w:r>
      <w:r w:rsidRPr="00492FE9">
        <w:rPr>
          <w:rStyle w:val="afb"/>
          <w:noProof/>
          <w:webHidden/>
        </w:rPr>
      </w:r>
      <w:r w:rsidRPr="00492FE9">
        <w:rPr>
          <w:rStyle w:val="afb"/>
          <w:noProof/>
          <w:webHidden/>
        </w:rPr>
        <w:fldChar w:fldCharType="separate"/>
      </w:r>
      <w:ins w:id="2252" w:author="Zixuan Zhou" w:date="2026-04-27T21:52:00Z" w16du:dateUtc="2026-04-27T13:52:00Z">
        <w:r w:rsidR="001704E8">
          <w:rPr>
            <w:rStyle w:val="afb"/>
            <w:noProof/>
            <w:webHidden/>
          </w:rPr>
          <w:t>38</w:t>
        </w:r>
      </w:ins>
      <w:del w:id="2253" w:author="Zixuan Zhou" w:date="2026-04-27T03:45:00Z" w16du:dateUtc="2026-04-26T19:45:00Z">
        <w:r w:rsidR="00F3185C" w:rsidDel="00DC6D96">
          <w:rPr>
            <w:rStyle w:val="afb"/>
            <w:noProof/>
            <w:webHidden/>
          </w:rPr>
          <w:delText>43</w:delText>
        </w:r>
      </w:del>
      <w:r w:rsidRPr="00492FE9">
        <w:rPr>
          <w:rStyle w:val="afb"/>
          <w:noProof/>
          <w:webHidden/>
        </w:rPr>
        <w:fldChar w:fldCharType="end"/>
      </w:r>
      <w:r>
        <w:rPr>
          <w:noProof/>
        </w:rPr>
        <w:fldChar w:fldCharType="end"/>
      </w:r>
    </w:p>
    <w:p w14:paraId="04E403BD" w14:textId="30826743"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"_Toc228022964"</w:instrText>
      </w:r>
      <w:ins w:id="2254"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8 </w:t>
      </w:r>
      <w:r w:rsidRPr="00492FE9">
        <w:rPr>
          <w:rStyle w:val="afb"/>
          <w:noProof/>
        </w:rPr>
        <w:t>各模型六维度</w:t>
      </w:r>
      <w:r w:rsidRPr="00492FE9">
        <w:rPr>
          <w:rStyle w:val="afb"/>
          <w:noProof/>
        </w:rPr>
        <w:t>AI</w:t>
      </w:r>
      <w:r w:rsidRPr="00492FE9">
        <w:rPr>
          <w:rStyle w:val="afb"/>
          <w:noProof/>
        </w:rPr>
        <w:t>打分结果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_Toc228022964 \h </w:instrText>
      </w:r>
      <w:r w:rsidRPr="00492FE9">
        <w:rPr>
          <w:rStyle w:val="afb"/>
          <w:noProof/>
          <w:webHidden/>
        </w:rPr>
      </w:r>
      <w:r w:rsidRPr="00492FE9">
        <w:rPr>
          <w:rStyle w:val="afb"/>
          <w:noProof/>
          <w:webHidden/>
        </w:rPr>
        <w:fldChar w:fldCharType="separate"/>
      </w:r>
      <w:ins w:id="2255" w:author="Zixuan Zhou" w:date="2026-04-27T21:52:00Z" w16du:dateUtc="2026-04-27T13:52:00Z">
        <w:r w:rsidR="001704E8">
          <w:rPr>
            <w:rStyle w:val="afb"/>
            <w:noProof/>
            <w:webHidden/>
          </w:rPr>
          <w:t>40</w:t>
        </w:r>
      </w:ins>
      <w:del w:id="2256" w:author="Zixuan Zhou" w:date="2026-04-27T03:45:00Z" w16du:dateUtc="2026-04-26T19:45:00Z">
        <w:r w:rsidR="00F3185C" w:rsidDel="00DC6D96">
          <w:rPr>
            <w:rStyle w:val="afb"/>
            <w:noProof/>
            <w:webHidden/>
          </w:rPr>
          <w:delText>45</w:delText>
        </w:r>
      </w:del>
      <w:r w:rsidRPr="00492FE9">
        <w:rPr>
          <w:rStyle w:val="afb"/>
          <w:noProof/>
          <w:webHidden/>
        </w:rPr>
        <w:fldChar w:fldCharType="end"/>
      </w:r>
      <w:r>
        <w:rPr>
          <w:noProof/>
        </w:rPr>
        <w:fldChar w:fldCharType="end"/>
      </w:r>
    </w:p>
    <w:p w14:paraId="3A7027A0" w14:textId="1CB86B4C"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"_Toc228022965"</w:instrText>
      </w:r>
      <w:ins w:id="2257"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9 ROUGE-L</w:t>
      </w:r>
      <w:r w:rsidRPr="008A4FB0">
        <w:rPr>
          <w:rStyle w:val="afb"/>
          <w:noProof/>
        </w:rPr>
        <w:t>指标</w:t>
      </w:r>
      <w:r w:rsidRPr="008A4FB0">
        <w:rPr>
          <w:rStyle w:val="afb"/>
          <w:noProof/>
        </w:rPr>
        <w:t>Wilcoxon</w:t>
      </w:r>
      <w:r w:rsidRPr="008A4FB0">
        <w:rPr>
          <w:rStyle w:val="afb"/>
          <w:noProof/>
        </w:rPr>
        <w:t>符号秩检验结果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_Toc228022965 \h </w:instrText>
      </w:r>
      <w:r w:rsidRPr="00492FE9">
        <w:rPr>
          <w:rStyle w:val="afb"/>
          <w:noProof/>
          <w:webHidden/>
        </w:rPr>
      </w:r>
      <w:r w:rsidRPr="00492FE9">
        <w:rPr>
          <w:rStyle w:val="afb"/>
          <w:noProof/>
          <w:webHidden/>
        </w:rPr>
        <w:fldChar w:fldCharType="separate"/>
      </w:r>
      <w:ins w:id="2258" w:author="Zixuan Zhou" w:date="2026-04-27T21:52:00Z" w16du:dateUtc="2026-04-27T13:52:00Z">
        <w:r w:rsidR="001704E8">
          <w:rPr>
            <w:rStyle w:val="afb"/>
            <w:noProof/>
            <w:webHidden/>
          </w:rPr>
          <w:t>43</w:t>
        </w:r>
      </w:ins>
      <w:del w:id="2259" w:author="Zixuan Zhou" w:date="2026-04-27T03:45:00Z" w16du:dateUtc="2026-04-26T19:45:00Z">
        <w:r w:rsidR="00F3185C" w:rsidDel="00DC6D96">
          <w:rPr>
            <w:rStyle w:val="afb"/>
            <w:noProof/>
            <w:webHidden/>
          </w:rPr>
          <w:delText>48</w:delText>
        </w:r>
      </w:del>
      <w:r w:rsidRPr="00492FE9">
        <w:rPr>
          <w:rStyle w:val="afb"/>
          <w:noProof/>
          <w:webHidden/>
        </w:rPr>
        <w:fldChar w:fldCharType="end"/>
      </w:r>
      <w:r>
        <w:rPr>
          <w:noProof/>
        </w:rPr>
        <w:fldChar w:fldCharType="end"/>
      </w:r>
    </w:p>
    <w:p w14:paraId="7BAD0747" w14:textId="0B653D5A"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"_Toc228022966"</w:instrText>
      </w:r>
      <w:ins w:id="2260"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10 </w:t>
      </w:r>
      <w:r w:rsidRPr="008A4FB0">
        <w:rPr>
          <w:rStyle w:val="afb"/>
          <w:noProof/>
        </w:rPr>
        <w:t>六维度</w:t>
      </w:r>
      <w:r w:rsidRPr="008A4FB0">
        <w:rPr>
          <w:rStyle w:val="afb"/>
          <w:noProof/>
        </w:rPr>
        <w:t>AI</w:t>
      </w:r>
      <w:r w:rsidRPr="008A4FB0">
        <w:rPr>
          <w:rStyle w:val="afb"/>
          <w:noProof/>
        </w:rPr>
        <w:t>打分</w:t>
      </w:r>
      <w:r w:rsidRPr="008A4FB0">
        <w:rPr>
          <w:rStyle w:val="afb"/>
          <w:noProof/>
        </w:rPr>
        <w:t>Wilcoxon</w:t>
      </w:r>
      <w:r w:rsidRPr="008A4FB0">
        <w:rPr>
          <w:rStyle w:val="afb"/>
          <w:noProof/>
        </w:rPr>
        <w:t>符号秩检验结果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_Toc228022966 \h </w:instrText>
      </w:r>
      <w:r w:rsidRPr="00492FE9">
        <w:rPr>
          <w:rStyle w:val="afb"/>
          <w:noProof/>
          <w:webHidden/>
        </w:rPr>
      </w:r>
      <w:r w:rsidRPr="00492FE9">
        <w:rPr>
          <w:rStyle w:val="afb"/>
          <w:noProof/>
          <w:webHidden/>
        </w:rPr>
        <w:fldChar w:fldCharType="separate"/>
      </w:r>
      <w:ins w:id="2261" w:author="Zixuan Zhou" w:date="2026-04-27T21:52:00Z" w16du:dateUtc="2026-04-27T13:52:00Z">
        <w:r w:rsidR="001704E8">
          <w:rPr>
            <w:rStyle w:val="afb"/>
            <w:noProof/>
            <w:webHidden/>
          </w:rPr>
          <w:t>44</w:t>
        </w:r>
      </w:ins>
      <w:del w:id="2262" w:author="Zixuan Zhou" w:date="2026-04-27T03:45:00Z" w16du:dateUtc="2026-04-26T19:45:00Z">
        <w:r w:rsidR="00F3185C" w:rsidDel="00DC6D96">
          <w:rPr>
            <w:rStyle w:val="afb"/>
            <w:noProof/>
            <w:webHidden/>
          </w:rPr>
          <w:delText>49</w:delText>
        </w:r>
      </w:del>
      <w:r w:rsidRPr="00492FE9">
        <w:rPr>
          <w:rStyle w:val="afb"/>
          <w:noProof/>
          <w:webHidden/>
        </w:rPr>
        <w:fldChar w:fldCharType="end"/>
      </w:r>
      <w:r>
        <w:rPr>
          <w:noProof/>
        </w:rPr>
        <w:fldChar w:fldCharType="end"/>
      </w:r>
    </w:p>
    <w:p w14:paraId="37FD2D0C" w14:textId="48A169A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"_Toc228022967"</w:instrText>
      </w:r>
      <w:ins w:id="2263"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11 Qwen3-4B</w:t>
      </w:r>
      <w:r w:rsidRPr="008A4FB0">
        <w:rPr>
          <w:rStyle w:val="afb"/>
          <w:noProof/>
        </w:rPr>
        <w:t>各主题综合得分对比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_Toc228022967 \h </w:instrText>
      </w:r>
      <w:r w:rsidRPr="00492FE9">
        <w:rPr>
          <w:rStyle w:val="afb"/>
          <w:noProof/>
          <w:webHidden/>
        </w:rPr>
      </w:r>
      <w:r w:rsidRPr="00492FE9">
        <w:rPr>
          <w:rStyle w:val="afb"/>
          <w:noProof/>
          <w:webHidden/>
        </w:rPr>
        <w:fldChar w:fldCharType="separate"/>
      </w:r>
      <w:ins w:id="2264" w:author="Zixuan Zhou" w:date="2026-04-27T21:52:00Z" w16du:dateUtc="2026-04-27T13:52:00Z">
        <w:r w:rsidR="001704E8">
          <w:rPr>
            <w:rStyle w:val="afb"/>
            <w:noProof/>
            <w:webHidden/>
          </w:rPr>
          <w:t>45</w:t>
        </w:r>
      </w:ins>
      <w:del w:id="2265" w:author="Zixuan Zhou" w:date="2026-04-27T03:45:00Z" w16du:dateUtc="2026-04-26T19:45:00Z">
        <w:r w:rsidR="00F3185C" w:rsidDel="00DC6D96">
          <w:rPr>
            <w:rStyle w:val="afb"/>
            <w:noProof/>
            <w:webHidden/>
          </w:rPr>
          <w:delText>50</w:delText>
        </w:r>
      </w:del>
      <w:r w:rsidRPr="00492FE9">
        <w:rPr>
          <w:rStyle w:val="afb"/>
          <w:noProof/>
          <w:webHidden/>
        </w:rPr>
        <w:fldChar w:fldCharType="end"/>
      </w:r>
      <w:r>
        <w:rPr>
          <w:noProof/>
        </w:rPr>
        <w:fldChar w:fldCharType="end"/>
      </w:r>
    </w:p>
    <w:p w14:paraId="366F1E70" w14:textId="06B601C0" w:rsidR="00613CFD" w:rsidRPr="00613CFD" w:rsidRDefault="00492FE9" w:rsidP="00492FE9">
      <w:pPr>
        <w:pStyle w:val="affe"/>
        <w:tabs>
          <w:tab w:val="right" w:leader="dot" w:pos="9060"/>
        </w:tabs>
        <w:spacing w:afterLines="0" w:after="0"/>
        <w:ind w:leftChars="0" w:left="0" w:firstLineChars="0" w:firstLine="0"/>
      </w:pPr>
      <w:r>
        <w:rPr>
          <w:rStyle w:val="afb"/>
          <w:noProof/>
        </w:rPr>
        <w:fldChar w:fldCharType="end"/>
      </w:r>
    </w:p>
    <w:p w14:paraId="76F8D0FF" w14:textId="77777777" w:rsidR="00613CFD" w:rsidRDefault="00613CFD" w:rsidP="00613CFD">
      <w:pPr>
        <w:pStyle w:val="altz"/>
        <w:ind w:firstLine="480"/>
        <w:sectPr w:rsidR="00613CFD">
          <w:headerReference w:type="default" r:id="rId46"/>
          <w:endnotePr>
            <w:numFmt w:val="decimal"/>
          </w:endnotePr>
          <w:pgSz w:w="11906" w:h="16838"/>
          <w:pgMar w:top="1701" w:right="1418" w:bottom="1701" w:left="1418" w:header="851" w:footer="850" w:gutter="0"/>
          <w:cols w:space="425"/>
          <w:docGrid w:type="linesAndChars" w:linePitch="326"/>
        </w:sectPr>
      </w:pPr>
    </w:p>
    <w:p w14:paraId="3A85FC7D" w14:textId="422EB174" w:rsidR="00F54B80" w:rsidRDefault="00000000">
      <w:pPr>
        <w:pStyle w:val="1"/>
        <w:numPr>
          <w:ilvl w:val="0"/>
          <w:numId w:val="0"/>
        </w:numPr>
        <w:spacing w:before="326" w:after="326"/>
        <w:rPr>
          <w:rFonts w:hint="eastAsia"/>
        </w:rPr>
      </w:pPr>
      <w:bookmarkStart w:id="2266" w:name="_Toc228219399"/>
      <w:r>
        <w:rPr>
          <w:rFonts w:hint="eastAsia"/>
        </w:rPr>
        <w:lastRenderedPageBreak/>
        <w:t>参考文献</w:t>
      </w:r>
      <w:bookmarkEnd w:id="2266"/>
    </w:p>
    <w:p w14:paraId="35AFFC7F" w14:textId="77777777" w:rsidR="001704E8" w:rsidRDefault="00A804DE" w:rsidP="001704E8">
      <w:pPr>
        <w:pStyle w:val="afff"/>
        <w:spacing w:afterLines="0" w:after="0" w:line="400" w:lineRule="exact"/>
        <w:ind w:left="480" w:hangingChars="200" w:hanging="480"/>
        <w:pPrChange w:id="2267" w:author="Zixuan Zhou" w:date="2026-04-27T21:54:00Z" w16du:dateUtc="2026-04-27T13:54:00Z">
          <w:pPr>
            <w:pStyle w:val="afff"/>
            <w:spacing w:after="163"/>
          </w:pPr>
        </w:pPrChange>
      </w:pPr>
      <w:r>
        <w:fldChar w:fldCharType="begin"/>
      </w:r>
      <w:r w:rsidR="001704E8">
        <w:instrText xml:space="preserve"> ADDIN ZOTERO_BIBL {"uncited":[],"omitted":[],"custom":[]} CSL_BIBLIOGRAPHY </w:instrText>
      </w:r>
      <w:r>
        <w:fldChar w:fldCharType="separate"/>
      </w:r>
      <w:r w:rsidR="001704E8">
        <w:t>[1]</w:t>
      </w:r>
      <w:r w:rsidR="001704E8">
        <w:tab/>
        <w:t xml:space="preserve">PATTON G C, SAWYER S M, SANTELLI J S, </w:t>
      </w:r>
      <w:r w:rsidR="001704E8">
        <w:t>等</w:t>
      </w:r>
      <w:r w:rsidR="001704E8">
        <w:t>. Our future: a Lancet commission on adolescent health and wellbeing[J]. The Lancet, 2016, 387(10036): 2423-2478.</w:t>
      </w:r>
    </w:p>
    <w:p w14:paraId="3B766EBA" w14:textId="77777777" w:rsidR="001704E8" w:rsidRDefault="001704E8" w:rsidP="001704E8">
      <w:pPr>
        <w:pStyle w:val="afff"/>
        <w:spacing w:afterLines="0" w:after="0" w:line="400" w:lineRule="exact"/>
        <w:ind w:left="480" w:hangingChars="200" w:hanging="480"/>
        <w:pPrChange w:id="2268" w:author="Zixuan Zhou" w:date="2026-04-27T21:54:00Z" w16du:dateUtc="2026-04-27T13:54:00Z">
          <w:pPr>
            <w:pStyle w:val="afff"/>
            <w:spacing w:after="163"/>
          </w:pPr>
        </w:pPrChange>
      </w:pPr>
      <w:r>
        <w:t>[2]</w:t>
      </w:r>
      <w:r>
        <w:tab/>
        <w:t>WORLD HEALTH ORGANIZATION. Adolescent pregnancy[EB/OL]. [2025-09-15]. https://www.who.int/news-room/fact-sheets/detail/adolescent-pregnancy.</w:t>
      </w:r>
    </w:p>
    <w:p w14:paraId="4982A033" w14:textId="77777777" w:rsidR="001704E8" w:rsidRDefault="001704E8" w:rsidP="001704E8">
      <w:pPr>
        <w:pStyle w:val="afff"/>
        <w:spacing w:afterLines="0" w:after="0" w:line="400" w:lineRule="exact"/>
        <w:ind w:left="480" w:hangingChars="200" w:hanging="480"/>
        <w:pPrChange w:id="2269" w:author="Zixuan Zhou" w:date="2026-04-27T21:54:00Z" w16du:dateUtc="2026-04-27T13:54:00Z">
          <w:pPr>
            <w:pStyle w:val="afff"/>
            <w:spacing w:after="163"/>
          </w:pPr>
        </w:pPrChange>
      </w:pPr>
      <w:r>
        <w:t>[3]</w:t>
      </w:r>
      <w:r>
        <w:tab/>
      </w:r>
      <w:r>
        <w:t>张艺珊</w:t>
      </w:r>
      <w:r>
        <w:t xml:space="preserve">, </w:t>
      </w:r>
      <w:r>
        <w:t>张雪松</w:t>
      </w:r>
      <w:r>
        <w:t xml:space="preserve">, </w:t>
      </w:r>
      <w:r>
        <w:t>李晓宇</w:t>
      </w:r>
      <w:r>
        <w:t xml:space="preserve">, </w:t>
      </w:r>
      <w:r>
        <w:t>等</w:t>
      </w:r>
      <w:r>
        <w:t xml:space="preserve">. </w:t>
      </w:r>
      <w:r>
        <w:t>青少年生殖健康现状</w:t>
      </w:r>
      <w:r>
        <w:t xml:space="preserve">[J]. </w:t>
      </w:r>
      <w:r>
        <w:t>中国计划生育和妇产科</w:t>
      </w:r>
      <w:r>
        <w:t>, 2020, 12(4): 4-6.</w:t>
      </w:r>
    </w:p>
    <w:p w14:paraId="33489B12" w14:textId="77777777" w:rsidR="001704E8" w:rsidRDefault="001704E8" w:rsidP="001704E8">
      <w:pPr>
        <w:pStyle w:val="afff"/>
        <w:spacing w:afterLines="0" w:after="0" w:line="400" w:lineRule="exact"/>
        <w:ind w:left="480" w:hangingChars="200" w:hanging="480"/>
        <w:pPrChange w:id="2270" w:author="Zixuan Zhou" w:date="2026-04-27T21:54:00Z" w16du:dateUtc="2026-04-27T13:54:00Z">
          <w:pPr>
            <w:pStyle w:val="afff"/>
            <w:spacing w:after="163"/>
          </w:pPr>
        </w:pPrChange>
      </w:pPr>
      <w:r>
        <w:t>[4]</w:t>
      </w:r>
      <w:r>
        <w:tab/>
        <w:t xml:space="preserve">ZOU Z, DONG Y, SONG Y, </w:t>
      </w:r>
      <w:r>
        <w:t>等</w:t>
      </w:r>
      <w:r>
        <w:t>. Strengthening sexual and reproductive health education for children and adolescents in China[J]. The Lancet Child &amp; Adolescent Health, 2023, 7(9): 603-605.</w:t>
      </w:r>
    </w:p>
    <w:p w14:paraId="0371D384" w14:textId="77777777" w:rsidR="001704E8" w:rsidRDefault="001704E8" w:rsidP="001704E8">
      <w:pPr>
        <w:pStyle w:val="afff"/>
        <w:spacing w:afterLines="0" w:after="0" w:line="400" w:lineRule="exact"/>
        <w:ind w:left="480" w:hangingChars="200" w:hanging="480"/>
        <w:pPrChange w:id="2271" w:author="Zixuan Zhou" w:date="2026-04-27T21:54:00Z" w16du:dateUtc="2026-04-27T13:54:00Z">
          <w:pPr>
            <w:pStyle w:val="afff"/>
            <w:spacing w:after="163"/>
          </w:pPr>
        </w:pPrChange>
      </w:pPr>
      <w:r>
        <w:t>[5]</w:t>
      </w:r>
      <w:r>
        <w:tab/>
      </w:r>
      <w:proofErr w:type="gramStart"/>
      <w:r>
        <w:t>林超龙</w:t>
      </w:r>
      <w:proofErr w:type="gramEnd"/>
      <w:r>
        <w:t xml:space="preserve">. </w:t>
      </w:r>
      <w:r>
        <w:t>青少年生殖健康知识与行为的相关性研究</w:t>
      </w:r>
      <w:r>
        <w:t xml:space="preserve">[J]. </w:t>
      </w:r>
      <w:r>
        <w:t>基础医学理论研究</w:t>
      </w:r>
      <w:r>
        <w:t>, 2025, 7(1): 51.</w:t>
      </w:r>
    </w:p>
    <w:p w14:paraId="40CC177D" w14:textId="77777777" w:rsidR="001704E8" w:rsidRDefault="001704E8" w:rsidP="001704E8">
      <w:pPr>
        <w:pStyle w:val="afff"/>
        <w:spacing w:afterLines="0" w:after="0" w:line="400" w:lineRule="exact"/>
        <w:ind w:left="480" w:hangingChars="200" w:hanging="480"/>
        <w:pPrChange w:id="2272" w:author="Zixuan Zhou" w:date="2026-04-27T21:54:00Z" w16du:dateUtc="2026-04-27T13:54:00Z">
          <w:pPr>
            <w:pStyle w:val="afff"/>
            <w:spacing w:after="163"/>
          </w:pPr>
        </w:pPrChange>
      </w:pPr>
      <w:r>
        <w:t>[6]</w:t>
      </w:r>
      <w:r>
        <w:tab/>
        <w:t>UNESCO, JOINT UNITED NATIONS PROGRAMME ON HIV/AIDS, UNITED NATIONS CHILDREN</w:t>
      </w:r>
      <w:proofErr w:type="gramStart"/>
      <w:r>
        <w:t>’</w:t>
      </w:r>
      <w:proofErr w:type="gramEnd"/>
      <w:r>
        <w:t xml:space="preserve">S FUND, </w:t>
      </w:r>
      <w:r>
        <w:t>等</w:t>
      </w:r>
      <w:r>
        <w:t xml:space="preserve">. International technical guidance on sexuality education: an evidence-informed approach - UNESCO </w:t>
      </w:r>
      <w:r>
        <w:t>数字图书馆</w:t>
      </w:r>
      <w:r>
        <w:t>[M/OL]. 2018[2026-03-25]. https://unesdoc.unesco.org/ark:/48223/pf0000260770.</w:t>
      </w:r>
    </w:p>
    <w:p w14:paraId="70ADFA83" w14:textId="77777777" w:rsidR="001704E8" w:rsidRDefault="001704E8" w:rsidP="001704E8">
      <w:pPr>
        <w:pStyle w:val="afff"/>
        <w:spacing w:afterLines="0" w:after="0" w:line="400" w:lineRule="exact"/>
        <w:ind w:left="480" w:hangingChars="200" w:hanging="480"/>
        <w:pPrChange w:id="2273" w:author="Zixuan Zhou" w:date="2026-04-27T21:54:00Z" w16du:dateUtc="2026-04-27T13:54:00Z">
          <w:pPr>
            <w:pStyle w:val="afff"/>
            <w:spacing w:after="163"/>
          </w:pPr>
        </w:pPrChange>
      </w:pPr>
      <w:r>
        <w:t>[7]</w:t>
      </w:r>
      <w:r>
        <w:tab/>
        <w:t>QIN Q, ZHANG J. Sex Education in China: Actors and dynamics of China’s policies and practices[J]. Cogent Education, 2023, 10(2): 2270289.</w:t>
      </w:r>
    </w:p>
    <w:p w14:paraId="5D706734" w14:textId="77777777" w:rsidR="001704E8" w:rsidRDefault="001704E8" w:rsidP="001704E8">
      <w:pPr>
        <w:pStyle w:val="afff"/>
        <w:spacing w:afterLines="0" w:after="0" w:line="400" w:lineRule="exact"/>
        <w:ind w:left="480" w:hangingChars="200" w:hanging="480"/>
        <w:pPrChange w:id="2274" w:author="Zixuan Zhou" w:date="2026-04-27T21:54:00Z" w16du:dateUtc="2026-04-27T13:54:00Z">
          <w:pPr>
            <w:pStyle w:val="afff"/>
            <w:spacing w:after="163"/>
          </w:pPr>
        </w:pPrChange>
      </w:pPr>
      <w:r>
        <w:t>[8]</w:t>
      </w:r>
      <w:r>
        <w:tab/>
        <w:t xml:space="preserve">QIAO J, WANG Y, LI X, </w:t>
      </w:r>
      <w:r>
        <w:t>等</w:t>
      </w:r>
      <w:r>
        <w:t>. A Lancet Commission on 70 years of women’s reproductive, maternal, newborn, child, and adolescent health in China[J]. The Lancet, 2021, 397(10293): 2497-2536.</w:t>
      </w:r>
    </w:p>
    <w:p w14:paraId="3C341A38" w14:textId="77777777" w:rsidR="001704E8" w:rsidRDefault="001704E8" w:rsidP="001704E8">
      <w:pPr>
        <w:pStyle w:val="afff"/>
        <w:spacing w:afterLines="0" w:after="0" w:line="400" w:lineRule="exact"/>
        <w:ind w:left="480" w:hangingChars="200" w:hanging="480"/>
        <w:pPrChange w:id="2275" w:author="Zixuan Zhou" w:date="2026-04-27T21:54:00Z" w16du:dateUtc="2026-04-27T13:54:00Z">
          <w:pPr>
            <w:pStyle w:val="afff"/>
            <w:spacing w:after="163"/>
          </w:pPr>
        </w:pPrChange>
      </w:pPr>
      <w:r>
        <w:t>[9]</w:t>
      </w:r>
      <w:r>
        <w:tab/>
        <w:t xml:space="preserve">BHANA D, AGGLETON P, MIEDEMA E, </w:t>
      </w:r>
      <w:r>
        <w:t>等</w:t>
      </w:r>
      <w:r>
        <w:t>. Beyond controversy – International perspectives on sexual and reproductive health education[J]. Health Education Journal, 2024, 83(8): 821-829.</w:t>
      </w:r>
    </w:p>
    <w:p w14:paraId="35DEB880" w14:textId="77777777" w:rsidR="001704E8" w:rsidRDefault="001704E8" w:rsidP="001704E8">
      <w:pPr>
        <w:pStyle w:val="afff"/>
        <w:spacing w:afterLines="0" w:after="0" w:line="400" w:lineRule="exact"/>
        <w:ind w:left="480" w:hangingChars="200" w:hanging="480"/>
        <w:pPrChange w:id="2276" w:author="Zixuan Zhou" w:date="2026-04-27T21:54:00Z" w16du:dateUtc="2026-04-27T13:54:00Z">
          <w:pPr>
            <w:pStyle w:val="afff"/>
            <w:spacing w:after="163"/>
          </w:pPr>
        </w:pPrChange>
      </w:pPr>
      <w:r>
        <w:t>[10]</w:t>
      </w:r>
      <w:r>
        <w:tab/>
      </w:r>
      <w:r>
        <w:t>赵</w:t>
      </w:r>
      <w:proofErr w:type="gramStart"/>
      <w:r>
        <w:t>芮</w:t>
      </w:r>
      <w:proofErr w:type="gramEnd"/>
      <w:r>
        <w:t xml:space="preserve">, </w:t>
      </w:r>
      <w:r>
        <w:t>张磊</w:t>
      </w:r>
      <w:r>
        <w:t xml:space="preserve">, </w:t>
      </w:r>
      <w:proofErr w:type="gramStart"/>
      <w:r>
        <w:t>富晓星</w:t>
      </w:r>
      <w:proofErr w:type="gramEnd"/>
      <w:r>
        <w:t xml:space="preserve">, </w:t>
      </w:r>
      <w:r>
        <w:t>等</w:t>
      </w:r>
      <w:r>
        <w:t xml:space="preserve">. </w:t>
      </w:r>
      <w:r>
        <w:t>中国</w:t>
      </w:r>
      <w:r>
        <w:t>11</w:t>
      </w:r>
      <w:r>
        <w:t>省市青少年性与生殖健康知识、态度及行为调查</w:t>
      </w:r>
      <w:r>
        <w:t xml:space="preserve">[J]. </w:t>
      </w:r>
      <w:r>
        <w:t>中国公共卫生</w:t>
      </w:r>
      <w:r>
        <w:t>, 2019, 35(10): 1330-1338.</w:t>
      </w:r>
    </w:p>
    <w:p w14:paraId="3C58DE64" w14:textId="77777777" w:rsidR="001704E8" w:rsidRDefault="001704E8" w:rsidP="001704E8">
      <w:pPr>
        <w:pStyle w:val="afff"/>
        <w:spacing w:afterLines="0" w:after="0" w:line="400" w:lineRule="exact"/>
        <w:ind w:left="480" w:hangingChars="200" w:hanging="480"/>
        <w:pPrChange w:id="2277" w:author="Zixuan Zhou" w:date="2026-04-27T21:54:00Z" w16du:dateUtc="2026-04-27T13:54:00Z">
          <w:pPr>
            <w:pStyle w:val="afff"/>
            <w:spacing w:after="163"/>
          </w:pPr>
        </w:pPrChange>
      </w:pPr>
      <w:r>
        <w:t>[11]</w:t>
      </w:r>
      <w:r>
        <w:tab/>
        <w:t xml:space="preserve">GUO R, XIE H, ZHAO W, </w:t>
      </w:r>
      <w:r>
        <w:t>等</w:t>
      </w:r>
      <w:r>
        <w:t xml:space="preserve">. Web-based sexual and reproductive health education for adolescents aged 10-17 years: a systematic review and meta-analysis[J]. BMJ </w:t>
      </w:r>
      <w:proofErr w:type="spellStart"/>
      <w:r>
        <w:t>paediatrics</w:t>
      </w:r>
      <w:proofErr w:type="spellEnd"/>
      <w:r>
        <w:t xml:space="preserve"> open, 2025, 9(1): e003714.</w:t>
      </w:r>
    </w:p>
    <w:p w14:paraId="38587EA4" w14:textId="77777777" w:rsidR="001704E8" w:rsidRDefault="001704E8" w:rsidP="001704E8">
      <w:pPr>
        <w:pStyle w:val="afff"/>
        <w:spacing w:afterLines="0" w:after="0" w:line="400" w:lineRule="exact"/>
        <w:ind w:left="480" w:hangingChars="200" w:hanging="480"/>
        <w:pPrChange w:id="2278" w:author="Zixuan Zhou" w:date="2026-04-27T21:54:00Z" w16du:dateUtc="2026-04-27T13:54:00Z">
          <w:pPr>
            <w:pStyle w:val="afff"/>
            <w:spacing w:after="163"/>
          </w:pPr>
        </w:pPrChange>
      </w:pPr>
      <w:r>
        <w:t>[12]</w:t>
      </w:r>
      <w:r>
        <w:tab/>
        <w:t xml:space="preserve">ZORI G L, COLLINS S L, WALKER A F. Online Sexual Health Information </w:t>
      </w:r>
      <w:proofErr w:type="gramStart"/>
      <w:r>
        <w:t>Se</w:t>
      </w:r>
      <w:r>
        <w:lastRenderedPageBreak/>
        <w:t>eking of</w:t>
      </w:r>
      <w:proofErr w:type="gramEnd"/>
      <w:r>
        <w:t xml:space="preserve"> Adolescents: A Content Analysis[J]. American Journal of Sexuality Education, 2023, 18(3): 378-400.</w:t>
      </w:r>
    </w:p>
    <w:p w14:paraId="35FF2B07" w14:textId="77777777" w:rsidR="001704E8" w:rsidRDefault="001704E8" w:rsidP="001704E8">
      <w:pPr>
        <w:pStyle w:val="afff"/>
        <w:spacing w:afterLines="0" w:after="0" w:line="400" w:lineRule="exact"/>
        <w:ind w:left="480" w:hangingChars="200" w:hanging="480"/>
        <w:pPrChange w:id="2279" w:author="Zixuan Zhou" w:date="2026-04-27T21:54:00Z" w16du:dateUtc="2026-04-27T13:54:00Z">
          <w:pPr>
            <w:pStyle w:val="afff"/>
            <w:spacing w:after="163"/>
          </w:pPr>
        </w:pPrChange>
      </w:pPr>
      <w:r>
        <w:t>[13]</w:t>
      </w:r>
      <w:r>
        <w:tab/>
        <w:t>GABARRON E, WYNN R. Use of social media for sexual health promotion: a scoping review[J]. Global Health Action, 2016, 9(1): 32193.</w:t>
      </w:r>
    </w:p>
    <w:p w14:paraId="19227008" w14:textId="77777777" w:rsidR="001704E8" w:rsidRDefault="001704E8" w:rsidP="001704E8">
      <w:pPr>
        <w:pStyle w:val="afff"/>
        <w:spacing w:afterLines="0" w:after="0" w:line="400" w:lineRule="exact"/>
        <w:ind w:left="480" w:hangingChars="200" w:hanging="480"/>
        <w:pPrChange w:id="2280" w:author="Zixuan Zhou" w:date="2026-04-27T21:54:00Z" w16du:dateUtc="2026-04-27T13:54:00Z">
          <w:pPr>
            <w:pStyle w:val="afff"/>
            <w:spacing w:after="163"/>
          </w:pPr>
        </w:pPrChange>
      </w:pPr>
      <w:r>
        <w:t>[14]</w:t>
      </w:r>
      <w:r>
        <w:tab/>
        <w:t>CHEN J, WANG Y. Social Media Use for Health Purposes: Systematic Review[J]. Journal of Medical Internet Research, 2021, 23(5): e17917.</w:t>
      </w:r>
    </w:p>
    <w:p w14:paraId="59309721" w14:textId="77777777" w:rsidR="001704E8" w:rsidRDefault="001704E8" w:rsidP="001704E8">
      <w:pPr>
        <w:pStyle w:val="afff"/>
        <w:spacing w:afterLines="0" w:after="0" w:line="400" w:lineRule="exact"/>
        <w:ind w:left="480" w:hangingChars="200" w:hanging="480"/>
        <w:pPrChange w:id="2281" w:author="Zixuan Zhou" w:date="2026-04-27T21:54:00Z" w16du:dateUtc="2026-04-27T13:54:00Z">
          <w:pPr>
            <w:pStyle w:val="afff"/>
            <w:spacing w:after="163"/>
          </w:pPr>
        </w:pPrChange>
      </w:pPr>
      <w:r>
        <w:t>[15]</w:t>
      </w:r>
      <w:r>
        <w:tab/>
        <w:t xml:space="preserve">DÖRING N, CONDE M. Sexual health information on social media: a systematic scoping review[J]. </w:t>
      </w:r>
      <w:proofErr w:type="spellStart"/>
      <w:r>
        <w:t>Bundesgesundheitsblatt</w:t>
      </w:r>
      <w:proofErr w:type="spellEnd"/>
      <w:r>
        <w:t xml:space="preserve">, </w:t>
      </w:r>
      <w:proofErr w:type="spellStart"/>
      <w:r>
        <w:t>Gesundheitsforschung</w:t>
      </w:r>
      <w:proofErr w:type="spellEnd"/>
      <w:r>
        <w:t xml:space="preserve">, </w:t>
      </w:r>
      <w:proofErr w:type="spellStart"/>
      <w:r>
        <w:t>Gesundheitsschutz</w:t>
      </w:r>
      <w:proofErr w:type="spellEnd"/>
      <w:r>
        <w:t>, 2021, 64(11): 1416.</w:t>
      </w:r>
    </w:p>
    <w:p w14:paraId="3822BDFB" w14:textId="77777777" w:rsidR="001704E8" w:rsidRDefault="001704E8" w:rsidP="001704E8">
      <w:pPr>
        <w:pStyle w:val="afff"/>
        <w:spacing w:afterLines="0" w:after="0" w:line="400" w:lineRule="exact"/>
        <w:ind w:left="480" w:hangingChars="200" w:hanging="480"/>
        <w:pPrChange w:id="2282" w:author="Zixuan Zhou" w:date="2026-04-27T21:54:00Z" w16du:dateUtc="2026-04-27T13:54:00Z">
          <w:pPr>
            <w:pStyle w:val="afff"/>
            <w:spacing w:after="163"/>
          </w:pPr>
        </w:pPrChange>
      </w:pPr>
      <w:r>
        <w:t>[16]</w:t>
      </w:r>
      <w:r>
        <w:tab/>
        <w:t>SUAREZ-LLEDO V, ALVAREZ-GALVEZ J. Prevalence of Health Misinformation on Social Media: Systematic Review[J]. Journal of Medical Internet Research, 2021, 23(1): e17187.</w:t>
      </w:r>
    </w:p>
    <w:p w14:paraId="27DF1CBA" w14:textId="77777777" w:rsidR="001704E8" w:rsidRDefault="001704E8" w:rsidP="001704E8">
      <w:pPr>
        <w:pStyle w:val="afff"/>
        <w:spacing w:afterLines="0" w:after="0" w:line="400" w:lineRule="exact"/>
        <w:ind w:left="480" w:hangingChars="200" w:hanging="480"/>
        <w:pPrChange w:id="2283" w:author="Zixuan Zhou" w:date="2026-04-27T21:54:00Z" w16du:dateUtc="2026-04-27T13:54:00Z">
          <w:pPr>
            <w:pStyle w:val="afff"/>
            <w:spacing w:after="163"/>
          </w:pPr>
        </w:pPrChange>
      </w:pPr>
      <w:r>
        <w:t>[17]</w:t>
      </w:r>
      <w:r>
        <w:tab/>
      </w:r>
      <w:proofErr w:type="gramStart"/>
      <w:r>
        <w:t>郑杰心</w:t>
      </w:r>
      <w:proofErr w:type="gramEnd"/>
      <w:r>
        <w:t xml:space="preserve">. </w:t>
      </w:r>
      <w:r>
        <w:t>健康科普类短视频的传播策略研究</w:t>
      </w:r>
      <w:r>
        <w:t xml:space="preserve"> ——</w:t>
      </w:r>
      <w:proofErr w:type="gramStart"/>
      <w:r>
        <w:t>以抖音为例</w:t>
      </w:r>
      <w:proofErr w:type="gramEnd"/>
      <w:r>
        <w:t xml:space="preserve">[J]. </w:t>
      </w:r>
      <w:r>
        <w:t>电视技术</w:t>
      </w:r>
      <w:r>
        <w:t>, 2021, 5(45): 34-37.</w:t>
      </w:r>
    </w:p>
    <w:p w14:paraId="355DDD8B" w14:textId="77777777" w:rsidR="001704E8" w:rsidRDefault="001704E8" w:rsidP="001704E8">
      <w:pPr>
        <w:pStyle w:val="afff"/>
        <w:spacing w:afterLines="0" w:after="0" w:line="400" w:lineRule="exact"/>
        <w:ind w:left="480" w:hangingChars="200" w:hanging="480"/>
        <w:pPrChange w:id="2284" w:author="Zixuan Zhou" w:date="2026-04-27T21:54:00Z" w16du:dateUtc="2026-04-27T13:54:00Z">
          <w:pPr>
            <w:pStyle w:val="afff"/>
            <w:spacing w:after="163"/>
          </w:pPr>
        </w:pPrChange>
      </w:pPr>
      <w:r>
        <w:t>[18]</w:t>
      </w:r>
      <w:r>
        <w:tab/>
        <w:t xml:space="preserve">UHAWENIMANA T C, MUSABWASONI M G S, NSENGIYUMVA R, </w:t>
      </w:r>
      <w:r>
        <w:t>等</w:t>
      </w:r>
      <w:r>
        <w:t>. Sexuality and Sexual and Reproductive Health Depiction in Social Media: Content Analysis of Kinyarwanda YouTube Channels[J]. Journal of Medical Internet Research, 2023, 25: e46488.</w:t>
      </w:r>
    </w:p>
    <w:p w14:paraId="6D08EC65" w14:textId="77777777" w:rsidR="001704E8" w:rsidRDefault="001704E8" w:rsidP="001704E8">
      <w:pPr>
        <w:pStyle w:val="afff"/>
        <w:spacing w:afterLines="0" w:after="0" w:line="400" w:lineRule="exact"/>
        <w:ind w:left="480" w:hangingChars="200" w:hanging="480"/>
        <w:pPrChange w:id="2285" w:author="Zixuan Zhou" w:date="2026-04-27T21:54:00Z" w16du:dateUtc="2026-04-27T13:54:00Z">
          <w:pPr>
            <w:pStyle w:val="afff"/>
            <w:spacing w:after="163"/>
          </w:pPr>
        </w:pPrChange>
      </w:pPr>
      <w:r>
        <w:t>[19]</w:t>
      </w:r>
      <w:r>
        <w:tab/>
        <w:t xml:space="preserve">WANG L, SHU X, HUANG J, </w:t>
      </w:r>
      <w:r>
        <w:t>等</w:t>
      </w:r>
      <w:r>
        <w:t>. Quality and Reliability of Adolescent Sexuality Education on Chinese Video Platforms: Sentiment-Topic Analysis and Cross-Sectional Study[J]. JMIR Formative Research, 2025, 9: e77100.</w:t>
      </w:r>
    </w:p>
    <w:p w14:paraId="0A61C2CD" w14:textId="77777777" w:rsidR="001704E8" w:rsidRDefault="001704E8" w:rsidP="001704E8">
      <w:pPr>
        <w:pStyle w:val="afff"/>
        <w:spacing w:afterLines="0" w:after="0" w:line="400" w:lineRule="exact"/>
        <w:ind w:left="480" w:hangingChars="200" w:hanging="480"/>
        <w:pPrChange w:id="2286" w:author="Zixuan Zhou" w:date="2026-04-27T21:54:00Z" w16du:dateUtc="2026-04-27T13:54:00Z">
          <w:pPr>
            <w:pStyle w:val="afff"/>
            <w:spacing w:after="163"/>
          </w:pPr>
        </w:pPrChange>
      </w:pPr>
      <w:r>
        <w:t>[20]</w:t>
      </w:r>
      <w:r>
        <w:tab/>
      </w:r>
      <w:proofErr w:type="gramStart"/>
      <w:r>
        <w:t>陈明红</w:t>
      </w:r>
      <w:proofErr w:type="gramEnd"/>
      <w:r>
        <w:t xml:space="preserve">, </w:t>
      </w:r>
      <w:r>
        <w:t>黄嘉乐</w:t>
      </w:r>
      <w:r>
        <w:t xml:space="preserve">, </w:t>
      </w:r>
      <w:r>
        <w:t>连晓丽</w:t>
      </w:r>
      <w:r>
        <w:t xml:space="preserve">. </w:t>
      </w:r>
      <w:r>
        <w:t>弹幕视角下健康视频需求主题特征及其对视频播放的影响</w:t>
      </w:r>
      <w:r>
        <w:t xml:space="preserve">[J]. </w:t>
      </w:r>
      <w:r>
        <w:t>情报杂志</w:t>
      </w:r>
      <w:r>
        <w:t>, 2023: 148-155.</w:t>
      </w:r>
    </w:p>
    <w:p w14:paraId="637AD95C" w14:textId="77777777" w:rsidR="001704E8" w:rsidRDefault="001704E8" w:rsidP="001704E8">
      <w:pPr>
        <w:pStyle w:val="afff"/>
        <w:spacing w:afterLines="0" w:after="0" w:line="400" w:lineRule="exact"/>
        <w:ind w:left="480" w:hangingChars="200" w:hanging="480"/>
        <w:pPrChange w:id="2287" w:author="Zixuan Zhou" w:date="2026-04-27T21:54:00Z" w16du:dateUtc="2026-04-27T13:54:00Z">
          <w:pPr>
            <w:pStyle w:val="afff"/>
            <w:spacing w:after="163"/>
          </w:pPr>
        </w:pPrChange>
      </w:pPr>
      <w:r>
        <w:t>[21]</w:t>
      </w:r>
      <w:r>
        <w:tab/>
        <w:t xml:space="preserve">THIRUNAVUKARASU A J, TING D S J, ELANGOVAN K, </w:t>
      </w:r>
      <w:r>
        <w:t>等</w:t>
      </w:r>
      <w:r>
        <w:t>. Large language models in medicine[J]. Nature Medicine, 2023, 29(8): 1930-1940.</w:t>
      </w:r>
    </w:p>
    <w:p w14:paraId="7AF182AC" w14:textId="77777777" w:rsidR="001704E8" w:rsidRDefault="001704E8" w:rsidP="001704E8">
      <w:pPr>
        <w:pStyle w:val="afff"/>
        <w:spacing w:afterLines="0" w:after="0" w:line="400" w:lineRule="exact"/>
        <w:ind w:left="480" w:hangingChars="200" w:hanging="480"/>
        <w:pPrChange w:id="2288" w:author="Zixuan Zhou" w:date="2026-04-27T21:54:00Z" w16du:dateUtc="2026-04-27T13:54:00Z">
          <w:pPr>
            <w:pStyle w:val="afff"/>
            <w:spacing w:after="163"/>
          </w:pPr>
        </w:pPrChange>
      </w:pPr>
      <w:r>
        <w:t>[22]</w:t>
      </w:r>
      <w:r>
        <w:tab/>
        <w:t xml:space="preserve">SINGHAL K, TU T, GOTTWEIS J, </w:t>
      </w:r>
      <w:r>
        <w:t>等</w:t>
      </w:r>
      <w:r>
        <w:t xml:space="preserve">. Toward expert-level medical </w:t>
      </w:r>
      <w:proofErr w:type="gramStart"/>
      <w:r>
        <w:t>question</w:t>
      </w:r>
      <w:proofErr w:type="gramEnd"/>
      <w:r>
        <w:t xml:space="preserve"> answering with large language models[J]. Nature Medicine, 2025, 31(3): 943-950.</w:t>
      </w:r>
    </w:p>
    <w:p w14:paraId="1E2F020A" w14:textId="77777777" w:rsidR="001704E8" w:rsidRDefault="001704E8" w:rsidP="001704E8">
      <w:pPr>
        <w:pStyle w:val="afff"/>
        <w:spacing w:afterLines="0" w:after="0" w:line="400" w:lineRule="exact"/>
        <w:ind w:left="480" w:hangingChars="200" w:hanging="480"/>
        <w:pPrChange w:id="2289" w:author="Zixuan Zhou" w:date="2026-04-27T21:54:00Z" w16du:dateUtc="2026-04-27T13:54:00Z">
          <w:pPr>
            <w:pStyle w:val="afff"/>
            <w:spacing w:after="163"/>
          </w:pPr>
        </w:pPrChange>
      </w:pPr>
      <w:r>
        <w:t>[23]</w:t>
      </w:r>
      <w:r>
        <w:tab/>
        <w:t xml:space="preserve">TH K, M C, A M, </w:t>
      </w:r>
      <w:r>
        <w:t>等</w:t>
      </w:r>
      <w:r>
        <w:t>. Performance of ChatGPT on USMLE: Potential for AI-assisted medical education using large language models[J/OL]. PLOS digital health, 2023, 2(2)[2026-03-22]. https://pubmed.ncbi.nlm.nih.gov/36812645/.</w:t>
      </w:r>
    </w:p>
    <w:p w14:paraId="0C6DEF5C" w14:textId="77777777" w:rsidR="001704E8" w:rsidRDefault="001704E8" w:rsidP="001704E8">
      <w:pPr>
        <w:pStyle w:val="afff"/>
        <w:spacing w:afterLines="0" w:after="0" w:line="400" w:lineRule="exact"/>
        <w:ind w:left="480" w:hangingChars="200" w:hanging="480"/>
        <w:pPrChange w:id="2290" w:author="Zixuan Zhou" w:date="2026-04-27T21:54:00Z" w16du:dateUtc="2026-04-27T13:54:00Z">
          <w:pPr>
            <w:pStyle w:val="afff"/>
            <w:spacing w:after="163"/>
          </w:pPr>
        </w:pPrChange>
      </w:pPr>
      <w:r>
        <w:t>[24]</w:t>
      </w:r>
      <w:r>
        <w:tab/>
        <w:t xml:space="preserve">AYERS J W, POLIAK A, DREDZE M, </w:t>
      </w:r>
      <w:r>
        <w:t>等</w:t>
      </w:r>
      <w:r>
        <w:t>. Comparing Physician and Artificial Intelligence Chatbot Responses to Patient Questions Posted to a Public Social Media Forum[J]. JAMA Internal Medicine, 2023, 183(6): 589-596.</w:t>
      </w:r>
    </w:p>
    <w:p w14:paraId="708458F6" w14:textId="77777777" w:rsidR="001704E8" w:rsidRDefault="001704E8" w:rsidP="001704E8">
      <w:pPr>
        <w:pStyle w:val="afff"/>
        <w:spacing w:afterLines="0" w:after="0" w:line="400" w:lineRule="exact"/>
        <w:ind w:left="480" w:hangingChars="200" w:hanging="480"/>
        <w:pPrChange w:id="2291" w:author="Zixuan Zhou" w:date="2026-04-27T21:54:00Z" w16du:dateUtc="2026-04-27T13:54:00Z">
          <w:pPr>
            <w:pStyle w:val="afff"/>
            <w:spacing w:after="163"/>
          </w:pPr>
        </w:pPrChange>
      </w:pPr>
      <w:r>
        <w:lastRenderedPageBreak/>
        <w:t>[25]</w:t>
      </w:r>
      <w:r>
        <w:tab/>
        <w:t>CHANDRA-MOULI V, NEAL S, MOLLER A B. Adolescent sexual and reproductive health for all in sub-Saharan Africa: a spotlight on inequalities[J]. Reproductive Health, 2021, 18(S1): 118, s12978-021-01145-4.</w:t>
      </w:r>
    </w:p>
    <w:p w14:paraId="2055CC95" w14:textId="77777777" w:rsidR="001704E8" w:rsidRDefault="001704E8" w:rsidP="001704E8">
      <w:pPr>
        <w:pStyle w:val="afff"/>
        <w:spacing w:afterLines="0" w:after="0" w:line="400" w:lineRule="exact"/>
        <w:ind w:left="480" w:hangingChars="200" w:hanging="480"/>
        <w:pPrChange w:id="2292" w:author="Zixuan Zhou" w:date="2026-04-27T21:54:00Z" w16du:dateUtc="2026-04-27T13:54:00Z">
          <w:pPr>
            <w:pStyle w:val="afff"/>
            <w:spacing w:after="163"/>
          </w:pPr>
        </w:pPrChange>
      </w:pPr>
      <w:r>
        <w:t>[26]</w:t>
      </w:r>
      <w:r>
        <w:tab/>
        <w:t xml:space="preserve">SHI W, LIN Y, ZHANG Z, </w:t>
      </w:r>
      <w:r>
        <w:t>等</w:t>
      </w:r>
      <w:r>
        <w:t xml:space="preserve">. Gender Differences in Sex Education in China: A Structural Topic Modeling Analysis Based on Online Knowledge Community </w:t>
      </w:r>
      <w:proofErr w:type="spellStart"/>
      <w:r>
        <w:t>Zhihu</w:t>
      </w:r>
      <w:proofErr w:type="spellEnd"/>
      <w:r>
        <w:t>[J/OL]. Children, 2022, 9(5)[2026-03-22]. https://www.mdpi.com/2227-9067/9/5/615.</w:t>
      </w:r>
    </w:p>
    <w:p w14:paraId="1696234F" w14:textId="77777777" w:rsidR="001704E8" w:rsidRDefault="001704E8" w:rsidP="001704E8">
      <w:pPr>
        <w:pStyle w:val="afff"/>
        <w:spacing w:afterLines="0" w:after="0" w:line="400" w:lineRule="exact"/>
        <w:ind w:left="480" w:hangingChars="200" w:hanging="480"/>
        <w:pPrChange w:id="2293" w:author="Zixuan Zhou" w:date="2026-04-27T21:54:00Z" w16du:dateUtc="2026-04-27T13:54:00Z">
          <w:pPr>
            <w:pStyle w:val="afff"/>
            <w:spacing w:after="163"/>
          </w:pPr>
        </w:pPrChange>
      </w:pPr>
      <w:r>
        <w:t>[27]</w:t>
      </w:r>
      <w:r>
        <w:tab/>
        <w:t xml:space="preserve">GUO H, NA X, HOU L, </w:t>
      </w:r>
      <w:r>
        <w:t>等</w:t>
      </w:r>
      <w:r>
        <w:t>. Classifying Chinese Questions Related to Health Care Posted by Consumers Via the Internet[J]. Journal of Medical Internet Research, 2017, 19(6): e7156.</w:t>
      </w:r>
    </w:p>
    <w:p w14:paraId="18D54380" w14:textId="77777777" w:rsidR="001704E8" w:rsidRDefault="001704E8" w:rsidP="001704E8">
      <w:pPr>
        <w:pStyle w:val="afff"/>
        <w:spacing w:afterLines="0" w:after="0" w:line="400" w:lineRule="exact"/>
        <w:ind w:left="480" w:hangingChars="200" w:hanging="480"/>
        <w:pPrChange w:id="2294" w:author="Zixuan Zhou" w:date="2026-04-27T21:54:00Z" w16du:dateUtc="2026-04-27T13:54:00Z">
          <w:pPr>
            <w:pStyle w:val="afff"/>
            <w:spacing w:after="163"/>
          </w:pPr>
        </w:pPrChange>
      </w:pPr>
      <w:r>
        <w:t>[28]</w:t>
      </w:r>
      <w:r>
        <w:tab/>
        <w:t xml:space="preserve">LATT P M, AUNG E T, HTAIK K, </w:t>
      </w:r>
      <w:r>
        <w:t>等</w:t>
      </w:r>
      <w:r>
        <w:t>. Evaluation of artificial intelligence (AI) chatbots for providing sexual health information: a consensus study using real-world clinical queries[J]. BMC Public Health, 2025, 25(1): 1788.</w:t>
      </w:r>
    </w:p>
    <w:p w14:paraId="488B4903" w14:textId="77777777" w:rsidR="001704E8" w:rsidRDefault="001704E8" w:rsidP="001704E8">
      <w:pPr>
        <w:pStyle w:val="afff"/>
        <w:spacing w:afterLines="0" w:after="0" w:line="400" w:lineRule="exact"/>
        <w:ind w:left="480" w:hangingChars="200" w:hanging="480"/>
        <w:pPrChange w:id="2295" w:author="Zixuan Zhou" w:date="2026-04-27T21:54:00Z" w16du:dateUtc="2026-04-27T13:54:00Z">
          <w:pPr>
            <w:pStyle w:val="afff"/>
            <w:spacing w:after="163"/>
          </w:pPr>
        </w:pPrChange>
      </w:pPr>
      <w:r>
        <w:t>[29]</w:t>
      </w:r>
      <w:r>
        <w:tab/>
      </w:r>
      <w:r>
        <w:t>郭守运</w:t>
      </w:r>
      <w:r>
        <w:t xml:space="preserve">, </w:t>
      </w:r>
      <w:r>
        <w:t>林腾</w:t>
      </w:r>
      <w:r>
        <w:t xml:space="preserve">. </w:t>
      </w:r>
      <w:r>
        <w:t>抖音短视频平台健康信息的媒介传播及管理策略探析</w:t>
      </w:r>
      <w:r>
        <w:t xml:space="preserve">[J/OL]. </w:t>
      </w:r>
      <w:r>
        <w:t>东吴学术</w:t>
      </w:r>
      <w:r>
        <w:t>, 2023[2026-03-22]. https://xueshu.baidu.com/ndscholar/browse/detail?paperid=1p1u0ap0by3y0j201t6002p06q223316&amp;site=xueshu_se.</w:t>
      </w:r>
    </w:p>
    <w:p w14:paraId="227CC4D2" w14:textId="77777777" w:rsidR="001704E8" w:rsidRDefault="001704E8" w:rsidP="001704E8">
      <w:pPr>
        <w:pStyle w:val="afff"/>
        <w:spacing w:afterLines="0" w:after="0" w:line="400" w:lineRule="exact"/>
        <w:ind w:left="480" w:hangingChars="200" w:hanging="480"/>
        <w:pPrChange w:id="2296" w:author="Zixuan Zhou" w:date="2026-04-27T21:54:00Z" w16du:dateUtc="2026-04-27T13:54:00Z">
          <w:pPr>
            <w:pStyle w:val="afff"/>
            <w:spacing w:after="163"/>
          </w:pPr>
        </w:pPrChange>
      </w:pPr>
      <w:r>
        <w:t>[30]</w:t>
      </w:r>
      <w:r>
        <w:tab/>
        <w:t xml:space="preserve">SANABRIA G, GREENE K Y, TRAN J T, </w:t>
      </w:r>
      <w:r>
        <w:t>等</w:t>
      </w:r>
      <w:r>
        <w:t>. “A Great Way to Start the Conversation”: Evidence for the Use of an Adolescent Mental Health Chatbot Navigator for Youth at Risk of HIV and Other STIs[J]. Journal of Technology in Behavioral Science, 2023: 1-10.</w:t>
      </w:r>
    </w:p>
    <w:p w14:paraId="27975FC4" w14:textId="77777777" w:rsidR="001704E8" w:rsidRDefault="001704E8" w:rsidP="001704E8">
      <w:pPr>
        <w:pStyle w:val="afff"/>
        <w:spacing w:afterLines="0" w:after="0" w:line="400" w:lineRule="exact"/>
        <w:ind w:left="480" w:hangingChars="200" w:hanging="480"/>
        <w:pPrChange w:id="2297" w:author="Zixuan Zhou" w:date="2026-04-27T21:54:00Z" w16du:dateUtc="2026-04-27T13:54:00Z">
          <w:pPr>
            <w:pStyle w:val="afff"/>
            <w:spacing w:after="163"/>
          </w:pPr>
        </w:pPrChange>
      </w:pPr>
      <w:r>
        <w:t>[31]</w:t>
      </w:r>
      <w:r>
        <w:tab/>
        <w:t xml:space="preserve">NAIR I, PATEL S P, BOLEN A, </w:t>
      </w:r>
      <w:r>
        <w:t>等</w:t>
      </w:r>
      <w:r>
        <w:t xml:space="preserve">. Reproductive Health Experiences Shared on TikTok by Young People: Content Analysis[J]. JMIR </w:t>
      </w:r>
      <w:proofErr w:type="spellStart"/>
      <w:r>
        <w:t>Infodemiology</w:t>
      </w:r>
      <w:proofErr w:type="spellEnd"/>
      <w:r>
        <w:t>, 2023, 3: e42810.</w:t>
      </w:r>
    </w:p>
    <w:p w14:paraId="7541B3DF" w14:textId="77777777" w:rsidR="001704E8" w:rsidRDefault="001704E8" w:rsidP="001704E8">
      <w:pPr>
        <w:pStyle w:val="afff"/>
        <w:spacing w:afterLines="0" w:after="0" w:line="400" w:lineRule="exact"/>
        <w:ind w:left="480" w:hangingChars="200" w:hanging="480"/>
        <w:pPrChange w:id="2298" w:author="Zixuan Zhou" w:date="2026-04-27T21:54:00Z" w16du:dateUtc="2026-04-27T13:54:00Z">
          <w:pPr>
            <w:pStyle w:val="afff"/>
            <w:spacing w:after="163"/>
          </w:pPr>
        </w:pPrChange>
      </w:pPr>
      <w:r>
        <w:t>[32]</w:t>
      </w:r>
      <w:r>
        <w:tab/>
        <w:t>AREZOO SAEDI, AFSANEH FATEMI, MOHAMMAD ALI NEMATBAKHSH. Representation-centric approach for classification of Consumer Health Questions[J]. Expert Systems with Applications, 2023, 229: 120436.</w:t>
      </w:r>
    </w:p>
    <w:p w14:paraId="749E71C3" w14:textId="77777777" w:rsidR="001704E8" w:rsidRDefault="001704E8" w:rsidP="001704E8">
      <w:pPr>
        <w:pStyle w:val="afff"/>
        <w:spacing w:afterLines="0" w:after="0" w:line="400" w:lineRule="exact"/>
        <w:ind w:left="480" w:hangingChars="200" w:hanging="480"/>
        <w:pPrChange w:id="2299" w:author="Zixuan Zhou" w:date="2026-04-27T21:54:00Z" w16du:dateUtc="2026-04-27T13:54:00Z">
          <w:pPr>
            <w:pStyle w:val="afff"/>
            <w:spacing w:after="163"/>
          </w:pPr>
        </w:pPrChange>
      </w:pPr>
      <w:r>
        <w:t>[33]</w:t>
      </w:r>
      <w:r>
        <w:tab/>
        <w:t xml:space="preserve">HE Y, WANG Y, LAI L, </w:t>
      </w:r>
      <w:r>
        <w:t>等</w:t>
      </w:r>
      <w:r>
        <w:t>. A comparison of the performance of Chinese large language models and ChatGPT throughout the entire clinical workflow[J]. Scientific Reports, 2025, 15(1): 36322.</w:t>
      </w:r>
    </w:p>
    <w:p w14:paraId="7D7F3A80" w14:textId="77777777" w:rsidR="001704E8" w:rsidRDefault="001704E8" w:rsidP="001704E8">
      <w:pPr>
        <w:pStyle w:val="afff"/>
        <w:spacing w:afterLines="0" w:after="0" w:line="400" w:lineRule="exact"/>
        <w:ind w:left="480" w:hangingChars="200" w:hanging="480"/>
        <w:pPrChange w:id="2300" w:author="Zixuan Zhou" w:date="2026-04-27T21:54:00Z" w16du:dateUtc="2026-04-27T13:54:00Z">
          <w:pPr>
            <w:pStyle w:val="afff"/>
            <w:spacing w:after="163"/>
          </w:pPr>
        </w:pPrChange>
      </w:pPr>
      <w:r>
        <w:t>[34]</w:t>
      </w:r>
      <w:r>
        <w:tab/>
        <w:t xml:space="preserve">GOODMAN R S, PATRINELY J R, STONE C A Jr, </w:t>
      </w:r>
      <w:r>
        <w:t>等</w:t>
      </w:r>
      <w:r>
        <w:t>. Accuracy and Reliability of Chatbot Responses to Physician Questions[J]. JAMA Network Open, 2023, 6(10): e2336483.</w:t>
      </w:r>
    </w:p>
    <w:p w14:paraId="14F439A9" w14:textId="77777777" w:rsidR="001704E8" w:rsidRDefault="001704E8" w:rsidP="001704E8">
      <w:pPr>
        <w:pStyle w:val="afff"/>
        <w:spacing w:afterLines="0" w:after="0" w:line="400" w:lineRule="exact"/>
        <w:ind w:left="480" w:hangingChars="200" w:hanging="480"/>
        <w:pPrChange w:id="2301" w:author="Zixuan Zhou" w:date="2026-04-27T21:54:00Z" w16du:dateUtc="2026-04-27T13:54:00Z">
          <w:pPr>
            <w:pStyle w:val="afff"/>
            <w:spacing w:after="163"/>
          </w:pPr>
        </w:pPrChange>
      </w:pPr>
      <w:r>
        <w:t>[35]</w:t>
      </w:r>
      <w:r>
        <w:tab/>
        <w:t xml:space="preserve">FOWLER L R, SCHOEN L, SMITH H S, </w:t>
      </w:r>
      <w:r>
        <w:t>等</w:t>
      </w:r>
      <w:r>
        <w:t>. Sex Education on TikTok: A Cont</w:t>
      </w:r>
      <w:r>
        <w:lastRenderedPageBreak/>
        <w:t>ent Analysis of Themes[J]. Health Promotion Practice, 2022, 23(5): 739-742.</w:t>
      </w:r>
    </w:p>
    <w:p w14:paraId="7854D74A" w14:textId="77777777" w:rsidR="001704E8" w:rsidRDefault="001704E8" w:rsidP="001704E8">
      <w:pPr>
        <w:pStyle w:val="afff"/>
        <w:spacing w:afterLines="0" w:after="0" w:line="400" w:lineRule="exact"/>
        <w:ind w:left="480" w:hangingChars="200" w:hanging="480"/>
        <w:pPrChange w:id="2302" w:author="Zixuan Zhou" w:date="2026-04-27T21:54:00Z" w16du:dateUtc="2026-04-27T13:54:00Z">
          <w:pPr>
            <w:pStyle w:val="afff"/>
            <w:spacing w:after="163"/>
          </w:pPr>
        </w:pPrChange>
      </w:pPr>
      <w:r>
        <w:t>[36]</w:t>
      </w:r>
      <w:r>
        <w:tab/>
        <w:t xml:space="preserve">SEO J, CHOI D, KIM T, </w:t>
      </w:r>
      <w:r>
        <w:t>等</w:t>
      </w:r>
      <w:r>
        <w:t>. Evaluation Framework of Large Language Models in Medical Documentation: Development and Usability Study[J]. Journal of Medical Internet Research, 2024, 26: e58329.</w:t>
      </w:r>
    </w:p>
    <w:p w14:paraId="69D43C59" w14:textId="77777777" w:rsidR="001704E8" w:rsidRDefault="001704E8" w:rsidP="001704E8">
      <w:pPr>
        <w:pStyle w:val="afff"/>
        <w:spacing w:afterLines="0" w:after="0" w:line="400" w:lineRule="exact"/>
        <w:ind w:left="480" w:hangingChars="200" w:hanging="480"/>
        <w:pPrChange w:id="2303" w:author="Zixuan Zhou" w:date="2026-04-27T21:54:00Z" w16du:dateUtc="2026-04-27T13:54:00Z">
          <w:pPr>
            <w:pStyle w:val="afff"/>
            <w:spacing w:after="163"/>
          </w:pPr>
        </w:pPrChange>
      </w:pPr>
      <w:r>
        <w:t>[37]</w:t>
      </w:r>
      <w:r>
        <w:tab/>
        <w:t xml:space="preserve">HO C N, TIAN T, AYERS A T, </w:t>
      </w:r>
      <w:r>
        <w:t>等</w:t>
      </w:r>
      <w:r>
        <w:t>. Qualitative metrics from the biomedical literature for evaluating large language models in clinical decision-making: a narrative review[J]. BMC Medical Informatics and Decision Making, 2024, 24: 357.</w:t>
      </w:r>
    </w:p>
    <w:p w14:paraId="0E1C15F3" w14:textId="77777777" w:rsidR="001704E8" w:rsidRDefault="001704E8" w:rsidP="001704E8">
      <w:pPr>
        <w:pStyle w:val="afff"/>
        <w:spacing w:afterLines="0" w:after="0" w:line="400" w:lineRule="exact"/>
        <w:ind w:left="480" w:hangingChars="200" w:hanging="480"/>
        <w:pPrChange w:id="2304" w:author="Zixuan Zhou" w:date="2026-04-27T21:54:00Z" w16du:dateUtc="2026-04-27T13:54:00Z">
          <w:pPr>
            <w:pStyle w:val="afff"/>
            <w:spacing w:after="163"/>
          </w:pPr>
        </w:pPrChange>
      </w:pPr>
      <w:r>
        <w:t>[38]</w:t>
      </w:r>
      <w:r>
        <w:tab/>
        <w:t xml:space="preserve">YINGCHUN Z, DANCHEN L, XIAOYUE S, </w:t>
      </w:r>
      <w:r>
        <w:t>等</w:t>
      </w:r>
      <w:r>
        <w:t>. Application of ChatGPT-based artificial intelligence in the diagnosis and management of polycystic ovary syndrome[J/OL]. BMC medical informatics and decision making, 2025, 25(1)[2026-04-25]. https://pubmed.ncbi.nlm.nih.gov/40682078/.</w:t>
      </w:r>
    </w:p>
    <w:p w14:paraId="6682C92B" w14:textId="77777777" w:rsidR="001704E8" w:rsidRDefault="001704E8" w:rsidP="001704E8">
      <w:pPr>
        <w:pStyle w:val="afff"/>
        <w:spacing w:afterLines="0" w:after="0" w:line="400" w:lineRule="exact"/>
        <w:ind w:left="480" w:hangingChars="200" w:hanging="480"/>
        <w:pPrChange w:id="2305" w:author="Zixuan Zhou" w:date="2026-04-27T21:54:00Z" w16du:dateUtc="2026-04-27T13:54:00Z">
          <w:pPr>
            <w:pStyle w:val="afff"/>
            <w:spacing w:after="163"/>
          </w:pPr>
        </w:pPrChange>
      </w:pPr>
      <w:r>
        <w:t>[39]</w:t>
      </w:r>
      <w:r>
        <w:tab/>
        <w:t>SAFRAN E, YILDIRIM S. A cross-sectional study on ChatGPT’s alignment with clinical practice guidelines in musculoskeletal rehabilitation[J]. BMC Musculoskeletal Disorders, 2025, 26(1): 411.</w:t>
      </w:r>
    </w:p>
    <w:p w14:paraId="426C51CF" w14:textId="77777777" w:rsidR="001704E8" w:rsidRDefault="001704E8" w:rsidP="001704E8">
      <w:pPr>
        <w:pStyle w:val="afff"/>
        <w:spacing w:afterLines="0" w:after="0" w:line="400" w:lineRule="exact"/>
        <w:ind w:left="480" w:hangingChars="200" w:hanging="480"/>
        <w:pPrChange w:id="2306" w:author="Zixuan Zhou" w:date="2026-04-27T21:54:00Z" w16du:dateUtc="2026-04-27T13:54:00Z">
          <w:pPr>
            <w:pStyle w:val="afff"/>
            <w:spacing w:after="163"/>
          </w:pPr>
        </w:pPrChange>
      </w:pPr>
      <w:r>
        <w:t>[40]</w:t>
      </w:r>
      <w:r>
        <w:tab/>
        <w:t xml:space="preserve">TAM T Y C, SIVARAJKUMAR S, KAPOOR S, </w:t>
      </w:r>
      <w:r>
        <w:t>等</w:t>
      </w:r>
      <w:r>
        <w:t xml:space="preserve">. A framework for human evaluation of large language models in healthcare derived from literature review[J]. </w:t>
      </w:r>
      <w:proofErr w:type="spellStart"/>
      <w:r>
        <w:t>npj</w:t>
      </w:r>
      <w:proofErr w:type="spellEnd"/>
      <w:r>
        <w:t xml:space="preserve"> Digital Medicine, 2024, 7(1): 258.</w:t>
      </w:r>
    </w:p>
    <w:p w14:paraId="508B4E36" w14:textId="77777777" w:rsidR="001704E8" w:rsidRDefault="001704E8" w:rsidP="001704E8">
      <w:pPr>
        <w:pStyle w:val="afff"/>
        <w:spacing w:afterLines="0" w:after="0" w:line="400" w:lineRule="exact"/>
        <w:ind w:left="480" w:hangingChars="200" w:hanging="480"/>
        <w:pPrChange w:id="2307" w:author="Zixuan Zhou" w:date="2026-04-27T21:54:00Z" w16du:dateUtc="2026-04-27T13:54:00Z">
          <w:pPr>
            <w:pStyle w:val="afff"/>
            <w:spacing w:after="163"/>
          </w:pPr>
        </w:pPrChange>
      </w:pPr>
      <w:r>
        <w:t>[41]</w:t>
      </w:r>
      <w:r>
        <w:tab/>
        <w:t xml:space="preserve">CASOLA S, LIU Y J, PENG S, </w:t>
      </w:r>
      <w:r>
        <w:t>等</w:t>
      </w:r>
      <w:r>
        <w:t>. References Matter: Investigating the Impact of Reference Set Variation on Summarization Evaluation[EB/OL]. (2025)[2026-04-25]. https://www.semanticscholar.org/paper/References-Matter%3A-Investigating-the-Impact-of-Set-Casola-Liu/d09d576c33b72bcd57a5d6e8fbb5fa24f018ed47.</w:t>
      </w:r>
    </w:p>
    <w:p w14:paraId="0B44498F" w14:textId="77777777" w:rsidR="001704E8" w:rsidRDefault="001704E8" w:rsidP="001704E8">
      <w:pPr>
        <w:pStyle w:val="afff"/>
        <w:spacing w:afterLines="0" w:after="0" w:line="400" w:lineRule="exact"/>
        <w:ind w:left="480" w:hangingChars="200" w:hanging="480"/>
        <w:pPrChange w:id="2308" w:author="Zixuan Zhou" w:date="2026-04-27T21:54:00Z" w16du:dateUtc="2026-04-27T13:54:00Z">
          <w:pPr>
            <w:pStyle w:val="afff"/>
            <w:spacing w:after="163"/>
          </w:pPr>
        </w:pPrChange>
      </w:pPr>
      <w:r>
        <w:t>[42]</w:t>
      </w:r>
      <w:r>
        <w:tab/>
        <w:t>DENISE WELSCH, MARKUS NEUHÄUSER. Wilcoxon-Signed-Rank Test[M/OL]. [2026][2026-04-25]. https://link.springer.com/rwe/10.1007/978-3-662-69359-9_722.</w:t>
      </w:r>
    </w:p>
    <w:p w14:paraId="7455F8AF" w14:textId="40309DAD" w:rsidR="00740296" w:rsidRDefault="00A804DE" w:rsidP="001704E8">
      <w:pPr>
        <w:pStyle w:val="altz"/>
        <w:snapToGrid/>
        <w:ind w:left="480" w:hangingChars="200" w:hanging="480"/>
        <w:sectPr w:rsidR="00740296">
          <w:headerReference w:type="default" r:id="rId47"/>
          <w:endnotePr>
            <w:numFmt w:val="decimal"/>
          </w:endnotePr>
          <w:pgSz w:w="11906" w:h="16838"/>
          <w:pgMar w:top="1701" w:right="1418" w:bottom="1701" w:left="1418" w:header="851" w:footer="850" w:gutter="0"/>
          <w:cols w:space="425"/>
          <w:docGrid w:type="linesAndChars" w:linePitch="326"/>
        </w:sectPr>
      </w:pPr>
      <w:r>
        <w:fldChar w:fldCharType="end"/>
      </w:r>
    </w:p>
    <w:p w14:paraId="13373A7C" w14:textId="6144587B" w:rsidR="00F54B80" w:rsidRDefault="00740296" w:rsidP="00740296">
      <w:pPr>
        <w:pStyle w:val="1"/>
        <w:numPr>
          <w:ilvl w:val="0"/>
          <w:numId w:val="0"/>
        </w:numPr>
        <w:spacing w:before="326" w:after="326"/>
        <w:ind w:left="284"/>
        <w:rPr>
          <w:rFonts w:hint="eastAsia"/>
        </w:rPr>
      </w:pPr>
      <w:bookmarkStart w:id="2309" w:name="_Toc228219400"/>
      <w:r>
        <w:rPr>
          <w:rFonts w:hint="eastAsia"/>
        </w:rPr>
        <w:lastRenderedPageBreak/>
        <w:t>致</w:t>
      </w:r>
      <w:r>
        <w:rPr>
          <w:rFonts w:hint="eastAsia"/>
        </w:rPr>
        <w:t xml:space="preserve">  </w:t>
      </w:r>
      <w:r>
        <w:rPr>
          <w:rFonts w:hint="eastAsia"/>
        </w:rPr>
        <w:t>谢</w:t>
      </w:r>
      <w:bookmarkEnd w:id="2309"/>
    </w:p>
    <w:p w14:paraId="7BA28931" w14:textId="7730D176" w:rsidR="00740296" w:rsidRDefault="00740296" w:rsidP="00740296">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25761AD5" w14:textId="124995AA" w:rsidR="00740296" w:rsidRDefault="00740296" w:rsidP="00740296">
      <w:pPr>
        <w:pStyle w:val="altz"/>
        <w:ind w:firstLine="480"/>
      </w:pPr>
      <w:r>
        <w:rPr>
          <w:rFonts w:hint="eastAsia"/>
        </w:rPr>
        <w:t>首先，我要衷心感谢我的指导教师黄若尘老师。从选题的确立到技术路线的规划，从提示</w:t>
      </w:r>
      <w:proofErr w:type="gramStart"/>
      <w:r>
        <w:rPr>
          <w:rFonts w:hint="eastAsia"/>
        </w:rPr>
        <w:t>词设计</w:t>
      </w:r>
      <w:proofErr w:type="gramEnd"/>
      <w:r>
        <w:rPr>
          <w:rFonts w:hint="eastAsia"/>
        </w:rPr>
        <w:t>的推敲到模型微调参数的调试，黄老师始终以严谨的学术态度和敏锐的科研视野为我指明方向。特别是在我因模型</w:t>
      </w:r>
      <w:r w:rsidR="00C766A9">
        <w:rPr>
          <w:rFonts w:hint="eastAsia"/>
        </w:rPr>
        <w:t>训练资源</w:t>
      </w:r>
      <w:r>
        <w:rPr>
          <w:rFonts w:hint="eastAsia"/>
        </w:rPr>
        <w:t>不足而陷入困境时，黄老师及时协调实验资源；在论文逻辑结构出现偏差时，黄老师逐字逐句地批注修改，这份耐心与专业让我受益终身。</w:t>
      </w:r>
    </w:p>
    <w:p w14:paraId="3EF024F0" w14:textId="4ABDE40F" w:rsidR="00740296" w:rsidRDefault="00740296" w:rsidP="00740296">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w:t>
      </w:r>
      <w:proofErr w:type="gramStart"/>
      <w:r>
        <w:rPr>
          <w:rFonts w:hint="eastAsia"/>
        </w:rPr>
        <w:t>与算力</w:t>
      </w:r>
      <w:proofErr w:type="gramEnd"/>
      <w:r>
        <w:rPr>
          <w:rFonts w:hint="eastAsia"/>
        </w:rPr>
        <w:t>支持，让</w:t>
      </w:r>
      <w:r w:rsidR="00C766A9">
        <w:rPr>
          <w:rFonts w:hint="eastAsia"/>
        </w:rPr>
        <w:t>我的毕业论文</w:t>
      </w:r>
      <w:r>
        <w:rPr>
          <w:rFonts w:hint="eastAsia"/>
        </w:rPr>
        <w:t>实验得以顺利完成。</w:t>
      </w:r>
    </w:p>
    <w:p w14:paraId="1DC5D093" w14:textId="6854A140" w:rsidR="00740296" w:rsidRDefault="00740296" w:rsidP="00740296">
      <w:pPr>
        <w:pStyle w:val="altz"/>
        <w:ind w:firstLine="480"/>
      </w:pPr>
      <w:r>
        <w:rPr>
          <w:rFonts w:hint="eastAsia"/>
        </w:rPr>
        <w:t>感谢在数据标注与审核阶段给予帮助的各位同门与伙伴。</w:t>
      </w:r>
      <w:r w:rsidR="00C766A9">
        <w:rPr>
          <w:rFonts w:hint="eastAsia"/>
        </w:rPr>
        <w:t>正是有</w:t>
      </w:r>
      <w:r>
        <w:rPr>
          <w:rFonts w:hint="eastAsia"/>
        </w:rPr>
        <w:t>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w:t>
      </w:r>
      <w:proofErr w:type="gramStart"/>
      <w:r>
        <w:rPr>
          <w:rFonts w:hint="eastAsia"/>
        </w:rPr>
        <w:t>集提出</w:t>
      </w:r>
      <w:proofErr w:type="gramEnd"/>
      <w:r>
        <w:rPr>
          <w:rFonts w:hint="eastAsia"/>
        </w:rPr>
        <w:t>的宝贵意见，让本研究始终锚定在科学准确、安全可控的医学伦理基准之上。</w:t>
      </w:r>
    </w:p>
    <w:p w14:paraId="48DF5285" w14:textId="77777777" w:rsidR="00740296" w:rsidRDefault="00740296" w:rsidP="00740296">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A6D9E38" w14:textId="77777777" w:rsidR="00740296" w:rsidRDefault="00740296" w:rsidP="00740296">
      <w:pPr>
        <w:pStyle w:val="altz"/>
        <w:ind w:firstLine="480"/>
      </w:pPr>
      <w:r>
        <w:rPr>
          <w:rFonts w:hint="eastAsia"/>
        </w:rPr>
        <w:t>最后，感谢参与论文评审的各位专家老师，感谢您们在百忙之中审阅本文并提出宝贵意见。</w:t>
      </w:r>
    </w:p>
    <w:p w14:paraId="5C48481B" w14:textId="51FD05DA" w:rsidR="00740296" w:rsidRPr="00740296" w:rsidRDefault="00740296" w:rsidP="00740296">
      <w:pPr>
        <w:pStyle w:val="altz"/>
        <w:ind w:firstLine="480"/>
      </w:pPr>
      <w:r>
        <w:rPr>
          <w:rFonts w:hint="eastAsia"/>
        </w:rPr>
        <w:t>本科阶段的结束不是终点，而是将</w:t>
      </w:r>
      <w:r w:rsidR="00C766A9">
        <w:rPr>
          <w:rFonts w:hint="eastAsia"/>
        </w:rPr>
        <w:t>“</w:t>
      </w:r>
      <w:r>
        <w:rPr>
          <w:rFonts w:hint="eastAsia"/>
        </w:rPr>
        <w:t>智能医学</w:t>
      </w:r>
      <w:r w:rsidR="00C766A9">
        <w:rPr>
          <w:rFonts w:hint="eastAsia"/>
        </w:rPr>
        <w:t>”</w:t>
      </w:r>
      <w:r>
        <w:rPr>
          <w:rFonts w:hint="eastAsia"/>
        </w:rPr>
        <w:t>从论文概念转化为临床价值的起点。这段经历</w:t>
      </w:r>
      <w:r w:rsidR="004A77CC">
        <w:rPr>
          <w:rFonts w:hint="eastAsia"/>
        </w:rPr>
        <w:t>不只是让</w:t>
      </w:r>
      <w:r>
        <w:rPr>
          <w:rFonts w:hint="eastAsia"/>
        </w:rPr>
        <w:t>我</w:t>
      </w:r>
      <w:r w:rsidR="004A77CC">
        <w:rPr>
          <w:rFonts w:hint="eastAsia"/>
        </w:rPr>
        <w:t>领略了</w:t>
      </w:r>
      <w:r w:rsidR="00C766A9">
        <w:rPr>
          <w:rFonts w:hint="eastAsia"/>
        </w:rPr>
        <w:t>人工智能</w:t>
      </w:r>
      <w:r w:rsidR="004A77CC">
        <w:rPr>
          <w:rFonts w:hint="eastAsia"/>
        </w:rPr>
        <w:t>融合</w:t>
      </w:r>
      <w:r w:rsidR="00C766A9">
        <w:rPr>
          <w:rFonts w:hint="eastAsia"/>
        </w:rPr>
        <w:t>医学</w:t>
      </w:r>
      <w:r w:rsidR="004A77CC">
        <w:rPr>
          <w:rFonts w:hint="eastAsia"/>
        </w:rPr>
        <w:t>丰富多样</w:t>
      </w:r>
      <w:r w:rsidR="00C766A9">
        <w:rPr>
          <w:rFonts w:hint="eastAsia"/>
        </w:rPr>
        <w:t>的前沿知识</w:t>
      </w:r>
      <w:r>
        <w:rPr>
          <w:rFonts w:hint="eastAsia"/>
        </w:rPr>
        <w:t>，更</w:t>
      </w:r>
      <w:r w:rsidR="004A77CC">
        <w:rPr>
          <w:rFonts w:hint="eastAsia"/>
        </w:rPr>
        <w:t>在我心底种下了对医学人工智能领域持久与热诚的兴趣</w:t>
      </w:r>
      <w:r>
        <w:rPr>
          <w:rFonts w:hint="eastAsia"/>
        </w:rPr>
        <w:t>。愿我们都能在各自的领域里，保持对未知的敬畏与对真理的热忱。</w:t>
      </w:r>
    </w:p>
    <w:sectPr w:rsidR="00740296" w:rsidRPr="00740296">
      <w:headerReference w:type="default" r:id="rId48"/>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3" w:author="Jason-Z" w:date="2026-04-03T14:09:00Z" w:initials="">
    <w:p w14:paraId="116B993C" w14:textId="77777777" w:rsidR="00F54B80" w:rsidRDefault="0016293C">
      <w:pPr>
        <w:pStyle w:val="a5"/>
        <w:spacing w:after="163"/>
      </w:pPr>
      <w:r>
        <w:rPr>
          <w:rStyle w:val="afc"/>
        </w:rPr>
        <w:annotationRef/>
      </w:r>
      <w:r>
        <w:rPr>
          <w:rFonts w:hint="eastAsia"/>
        </w:rPr>
        <w:t>研究目标与内容要修改：</w:t>
      </w:r>
    </w:p>
    <w:p w14:paraId="2855AFFA" w14:textId="77777777" w:rsidR="00F54B80" w:rsidRDefault="00000000">
      <w:pPr>
        <w:pStyle w:val="a5"/>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767" w:author="Jason-Z" w:date="2026-04-03T14:17:00Z" w:initials="">
    <w:p w14:paraId="47A188FF" w14:textId="77777777" w:rsidR="00F54B80" w:rsidRDefault="0016293C">
      <w:pPr>
        <w:pStyle w:val="a5"/>
        <w:spacing w:after="163"/>
      </w:pPr>
      <w:r>
        <w:rPr>
          <w:rStyle w:val="afc"/>
        </w:rPr>
        <w:annotationRef/>
      </w:r>
      <w:r>
        <w:rPr>
          <w:rFonts w:hint="eastAsia"/>
        </w:rPr>
        <w:t>建议有技术路线图</w:t>
      </w:r>
    </w:p>
  </w:comment>
  <w:comment w:id="790" w:author="Jason-Z" w:date="2026-04-03T14:18:00Z" w:initials="">
    <w:p w14:paraId="1E601A2B" w14:textId="77777777" w:rsidR="00F54B80" w:rsidRDefault="0016293C">
      <w:pPr>
        <w:pStyle w:val="a5"/>
        <w:spacing w:after="163"/>
      </w:pPr>
      <w:r>
        <w:rPr>
          <w:rStyle w:val="afc"/>
        </w:rPr>
        <w:annotationRef/>
      </w:r>
      <w:r>
        <w:rPr>
          <w:rFonts w:hint="eastAsia"/>
        </w:rPr>
        <w:t>这块如果不是学校硬性规定，可以删除。与目录和正文均有重复</w:t>
      </w:r>
    </w:p>
  </w:comment>
  <w:comment w:id="886" w:author="Zixuan Zhou" w:date="2026-04-02T18:49:00Z" w:initials="ZZ">
    <w:p w14:paraId="68FF270D" w14:textId="77777777" w:rsidR="00F54B80" w:rsidRDefault="0016293C">
      <w:pPr>
        <w:pStyle w:val="a5"/>
        <w:spacing w:after="163"/>
      </w:pPr>
      <w:r>
        <w:rPr>
          <w:rStyle w:val="afc"/>
        </w:rPr>
        <w:annotationRef/>
      </w:r>
      <w:r>
        <w:rPr>
          <w:rFonts w:hint="eastAsia"/>
        </w:rPr>
        <w:t>插入</w:t>
      </w:r>
      <w:r>
        <w:rPr>
          <w:rFonts w:hint="eastAsia"/>
        </w:rPr>
        <w:t>ICC</w:t>
      </w:r>
      <w:r>
        <w:rPr>
          <w:rFonts w:hint="eastAsia"/>
        </w:rPr>
        <w:t>、</w:t>
      </w:r>
      <w:r>
        <w:rPr>
          <w:rFonts w:hint="eastAsia"/>
        </w:rPr>
        <w:t>Kappa</w:t>
      </w:r>
      <w:r>
        <w:rPr>
          <w:rFonts w:hint="eastAsia"/>
        </w:rPr>
        <w:t>参考文献</w:t>
      </w:r>
    </w:p>
  </w:comment>
  <w:comment w:id="891" w:author="Jason-Z" w:date="2026-04-03T14:21:00Z" w:initials="">
    <w:p w14:paraId="7B898AAB" w14:textId="77777777" w:rsidR="00F54B80" w:rsidRDefault="0016293C">
      <w:pPr>
        <w:pStyle w:val="a5"/>
        <w:spacing w:after="163"/>
      </w:pPr>
      <w:r>
        <w:rPr>
          <w:rStyle w:val="afc"/>
        </w:rPr>
        <w:annotationRef/>
      </w: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910" w:author="Zixuan Zhou" w:date="2026-03-27T01:17:00Z" w:initials="ZZ">
    <w:p w14:paraId="7DC09B68" w14:textId="77777777" w:rsidR="00F54B80" w:rsidRDefault="0016293C">
      <w:pPr>
        <w:pStyle w:val="a5"/>
        <w:spacing w:after="163"/>
      </w:pPr>
      <w:r>
        <w:rPr>
          <w:rStyle w:val="afc"/>
        </w:rPr>
        <w:annotationRef/>
      </w:r>
      <w:r>
        <w:rPr>
          <w:rFonts w:hint="eastAsia"/>
        </w:rPr>
        <w:t>关键词体系</w:t>
      </w:r>
      <w:r>
        <w:rPr>
          <w:rFonts w:hint="eastAsia"/>
        </w:rPr>
        <w:t xml:space="preserve"> </w:t>
      </w:r>
      <w:r>
        <w:rPr>
          <w:rFonts w:hint="eastAsia"/>
        </w:rPr>
        <w:t>参考什么文献、研究建立的？是否有效可靠、科学？</w:t>
      </w:r>
    </w:p>
  </w:comment>
  <w:comment w:id="929"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954" w:author="Jason-Z" w:date="2026-04-03T14:27:00Z" w:initials="">
    <w:p w14:paraId="10FC742E" w14:textId="23377B63" w:rsidR="00F54B80" w:rsidRDefault="0016293C">
      <w:pPr>
        <w:pStyle w:val="a5"/>
        <w:spacing w:after="163"/>
      </w:pPr>
      <w:r>
        <w:rPr>
          <w:rStyle w:val="afc"/>
        </w:rPr>
        <w:annotationRef/>
      </w:r>
      <w:r>
        <w:rPr>
          <w:rFonts w:hint="eastAsia"/>
        </w:rPr>
        <w:t>同前文处理</w:t>
      </w:r>
    </w:p>
  </w:comment>
  <w:comment w:id="958" w:author="Jason-Z" w:date="2026-04-03T14:29:00Z" w:initials="">
    <w:p w14:paraId="19CDAA99" w14:textId="77777777" w:rsidR="00F54B80" w:rsidRDefault="0016293C">
      <w:pPr>
        <w:pStyle w:val="a5"/>
        <w:spacing w:after="163"/>
      </w:pPr>
      <w:r>
        <w:rPr>
          <w:rStyle w:val="afc"/>
        </w:rPr>
        <w:annotationRef/>
      </w:r>
      <w:r>
        <w:rPr>
          <w:rFonts w:hint="eastAsia"/>
        </w:rPr>
        <w:t>可以将上一段提到的语料库简单放在此处</w:t>
      </w:r>
    </w:p>
  </w:comment>
  <w:comment w:id="1298" w:author="Jason-Z" w:date="2026-04-03T14:31:00Z" w:initials="">
    <w:p w14:paraId="3EB8D01A" w14:textId="77777777" w:rsidR="00F54B80" w:rsidRDefault="0016293C">
      <w:pPr>
        <w:pStyle w:val="a5"/>
        <w:spacing w:after="163"/>
      </w:pPr>
      <w:r>
        <w:rPr>
          <w:rStyle w:val="afc"/>
        </w:rPr>
        <w:annotationRef/>
      </w:r>
      <w:r>
        <w:rPr>
          <w:rFonts w:hint="eastAsia"/>
        </w:rPr>
        <w:t>不同主题要有小标题，或者加粗等标记</w:t>
      </w:r>
    </w:p>
  </w:comment>
  <w:comment w:id="1421" w:author="Zixuan Zhou" w:date="2026-04-17T20:52:00Z" w:initials="ZZ">
    <w:p w14:paraId="688D19BF" w14:textId="77777777" w:rsidR="00486D9D" w:rsidRDefault="00486D9D" w:rsidP="00486D9D">
      <w:pPr>
        <w:pStyle w:val="a5"/>
        <w:spacing w:after="163"/>
      </w:pPr>
      <w:r>
        <w:rPr>
          <w:rStyle w:val="afc"/>
        </w:rPr>
        <w:annotationRef/>
      </w:r>
      <w:r>
        <w:rPr>
          <w:rFonts w:hint="eastAsia"/>
        </w:rPr>
        <w:t>别忘了改成“既有研究的结论”</w:t>
      </w:r>
    </w:p>
  </w:comment>
  <w:comment w:id="1430" w:author="Jason-Z" w:date="2026-04-03T14:33:00Z" w:initials="">
    <w:p w14:paraId="51BD9B10" w14:textId="7916349C" w:rsidR="00F54B80" w:rsidRDefault="0016293C">
      <w:pPr>
        <w:pStyle w:val="a5"/>
        <w:spacing w:after="163"/>
      </w:pPr>
      <w:r>
        <w:rPr>
          <w:rStyle w:val="afc"/>
        </w:rPr>
        <w:annotationRef/>
      </w:r>
      <w:r>
        <w:rPr>
          <w:rFonts w:hint="eastAsia"/>
        </w:rPr>
        <w:t>文字过多，简要小结即可</w:t>
      </w:r>
    </w:p>
  </w:comment>
  <w:comment w:id="1440" w:author="Jason-Z" w:date="2026-04-03T14:33:00Z" w:initials="">
    <w:p w14:paraId="5EB78331" w14:textId="77777777" w:rsidR="00F54B80" w:rsidRDefault="0016293C" w:rsidP="00D77215">
      <w:pPr>
        <w:pStyle w:val="a5"/>
        <w:spacing w:after="163"/>
      </w:pPr>
      <w:r>
        <w:rPr>
          <w:rStyle w:val="afc"/>
        </w:rPr>
        <w:annotationRef/>
      </w:r>
      <w:r>
        <w:rPr>
          <w:rFonts w:hint="eastAsia"/>
        </w:rPr>
        <w:t>同第四章</w:t>
      </w:r>
    </w:p>
  </w:comment>
  <w:comment w:id="1564" w:author="Zixuan Zhou" w:date="2026-03-27T01:54:00Z" w:initials="ZZ">
    <w:p w14:paraId="3DFC67F1" w14:textId="77777777" w:rsidR="00D77215" w:rsidRDefault="0016293C" w:rsidP="00D77215">
      <w:pPr>
        <w:pStyle w:val="a5"/>
        <w:spacing w:after="163"/>
      </w:pPr>
      <w:r>
        <w:rPr>
          <w:rStyle w:val="afc"/>
        </w:rPr>
        <w:annotationRef/>
      </w:r>
      <w:r w:rsidR="00D77215">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1628" w:author="Zixuan Zhou" w:date="2026-03-27T01:57:00Z" w:initials="ZZ">
    <w:p w14:paraId="1A4B9EB7" w14:textId="77777777" w:rsidR="00732CEC" w:rsidRDefault="0016293C" w:rsidP="00732CEC">
      <w:pPr>
        <w:pStyle w:val="a5"/>
        <w:spacing w:after="163"/>
      </w:pPr>
      <w:r>
        <w:rPr>
          <w:rStyle w:val="afc"/>
        </w:rPr>
        <w:annotationRef/>
      </w:r>
      <w:r w:rsidR="00732CEC">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1645"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1875"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7DC09B68" w15:done="0"/>
  <w15:commentEx w15:paraId="094C7781" w15:done="0"/>
  <w15:commentEx w15:paraId="10FC742E" w15:done="0"/>
  <w15:commentEx w15:paraId="19CDAA99" w15:done="0"/>
  <w15:commentEx w15:paraId="3EB8D01A" w15:done="0"/>
  <w15:commentEx w15:paraId="688D19BF" w15:done="0"/>
  <w15:commentEx w15:paraId="51BD9B10" w15:done="0"/>
  <w15:commentEx w15:paraId="5EB78331" w15:done="0"/>
  <w15:commentEx w15:paraId="0575EE77" w15:done="0"/>
  <w15:commentEx w15:paraId="6C77ADB0" w15:done="0"/>
  <w15:commentEx w15:paraId="0FFF0BBD" w15:done="0"/>
  <w15:commentEx w15:paraId="3C112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extLst>
      <w16:ext w16:uri="{CE6994B0-6A32-4C9F-8C6B-6E91EDA988CE}">
        <cr:reactions xmlns:cr="http://schemas.microsoft.com/office/comments/2020/reactions">
          <cr:reaction reactionType="1">
            <cr:reactionInfo dateUtc="2026-04-24T18:31:29Z">
              <cr:user userId="5bab6ab93e46eb06" userProvider="Windows Live" userName="Zixuan Zhou"/>
            </cr:reactionInfo>
          </cr:reaction>
        </cr:reactions>
      </w16:ext>
    </w16cex:extLst>
  </w16cex:commentExtensible>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7DC09B68" w16cid:durableId="7DC09B68"/>
  <w16cid:commentId w16cid:paraId="094C7781" w16cid:durableId="47FCBFB2"/>
  <w16cid:commentId w16cid:paraId="10FC742E" w16cid:durableId="10FC742E"/>
  <w16cid:commentId w16cid:paraId="19CDAA99" w16cid:durableId="19CDAA99"/>
  <w16cid:commentId w16cid:paraId="3EB8D01A" w16cid:durableId="3EB8D01A"/>
  <w16cid:commentId w16cid:paraId="688D19BF"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06E6" w14:textId="77777777" w:rsidR="005B6BF8" w:rsidRDefault="005B6BF8">
      <w:pPr>
        <w:spacing w:after="120"/>
      </w:pPr>
    </w:p>
  </w:endnote>
  <w:endnote w:type="continuationSeparator" w:id="0">
    <w:p w14:paraId="631E6249" w14:textId="77777777" w:rsidR="005B6BF8" w:rsidRDefault="005B6BF8">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BBB7" w14:textId="77777777" w:rsidR="005B6BF8" w:rsidRDefault="005B6BF8">
      <w:pPr>
        <w:spacing w:after="120"/>
      </w:pPr>
    </w:p>
  </w:footnote>
  <w:footnote w:type="continuationSeparator" w:id="0">
    <w:p w14:paraId="778B11DA" w14:textId="77777777" w:rsidR="005B6BF8" w:rsidRDefault="005B6BF8">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d"/>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2B6ADA9E" w:rsidR="00F54B80" w:rsidRDefault="00000000">
    <w:pPr>
      <w:pStyle w:val="ad"/>
      <w:pBdr>
        <w:bottom w:val="single" w:sz="4" w:space="1" w:color="auto"/>
      </w:pBdr>
      <w:spacing w:afterLines="0" w:after="0"/>
    </w:pPr>
    <w:r>
      <w:rPr>
        <w:rFonts w:ascii="宋体" w:hAnsi="宋体"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2E1535EE" w:rsidR="00F54B80" w:rsidRDefault="00000000">
    <w:pPr>
      <w:pStyle w:val="ad"/>
      <w:pBdr>
        <w:bottom w:val="single" w:sz="4" w:space="1" w:color="auto"/>
      </w:pBdr>
      <w:spacing w:afterLines="0" w:after="0"/>
    </w:pPr>
    <w:r>
      <w:rPr>
        <w:rFonts w:ascii="宋体" w:hAnsi="宋体" w:hint="eastAsia"/>
        <w:sz w:val="21"/>
        <w:szCs w:val="21"/>
      </w:rPr>
      <w:t>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2C62F0C8" w:rsidR="00F54B80" w:rsidRDefault="00000000">
    <w:pPr>
      <w:pStyle w:val="ad"/>
      <w:pBdr>
        <w:bottom w:val="single" w:sz="4" w:space="1" w:color="auto"/>
      </w:pBdr>
      <w:spacing w:afterLines="0" w:after="0"/>
    </w:pPr>
    <w:r>
      <w:rPr>
        <w:rFonts w:ascii="宋体" w:hAnsi="宋体" w:hint="eastAsia"/>
        <w:sz w:val="21"/>
        <w:szCs w:val="21"/>
      </w:rPr>
      <w:t>数据来源与研究方法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6ABBE14D" w:rsidR="00F54B80" w:rsidRDefault="00000000">
    <w:pPr>
      <w:pStyle w:val="ad"/>
      <w:pBdr>
        <w:bottom w:val="single" w:sz="4" w:space="1" w:color="auto"/>
      </w:pBdr>
      <w:spacing w:afterLines="0" w:after="0"/>
    </w:pPr>
    <w:r>
      <w:rPr>
        <w:rFonts w:ascii="宋体" w:hAnsi="宋体" w:hint="eastAsia"/>
        <w:sz w:val="21"/>
        <w:szCs w:val="21"/>
      </w:rPr>
      <w:t>社交媒体青少年生殖健康评论的问题分类分析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69AD3A" w:rsidR="00F54B80" w:rsidRDefault="00000000">
    <w:pPr>
      <w:pStyle w:val="ad"/>
      <w:pBdr>
        <w:bottom w:val="single" w:sz="4" w:space="1" w:color="auto"/>
      </w:pBdr>
      <w:spacing w:afterLines="0" w:after="0"/>
    </w:pPr>
    <w:r>
      <w:rPr>
        <w:rFonts w:ascii="宋体" w:hAnsi="宋体" w:hint="eastAsia"/>
        <w:sz w:val="21"/>
        <w:szCs w:val="21"/>
      </w:rPr>
      <w:t>基于大语言模型的问题规范化与问答数据集构建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17A2071" w:rsidR="00F54B80" w:rsidRDefault="00000000">
    <w:pPr>
      <w:pStyle w:val="ad"/>
      <w:pBdr>
        <w:bottom w:val="single" w:sz="4" w:space="1" w:color="auto"/>
      </w:pBdr>
      <w:spacing w:afterLines="0" w:after="0"/>
    </w:pPr>
    <w:r>
      <w:rPr>
        <w:rFonts w:ascii="宋体" w:hAnsi="宋体" w:hint="eastAsia"/>
        <w:sz w:val="21"/>
        <w:szCs w:val="21"/>
      </w:rPr>
      <w:t>领域大语言模型微调与效果评估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0AA12AF" w:rsidR="00F54B80" w:rsidRDefault="00634FA3">
    <w:pPr>
      <w:pStyle w:val="ad"/>
      <w:pBdr>
        <w:bottom w:val="single" w:sz="4" w:space="1" w:color="auto"/>
      </w:pBdr>
      <w:spacing w:afterLines="0" w:after="0"/>
    </w:pPr>
    <w:r>
      <w:rPr>
        <w:rFonts w:ascii="宋体" w:hAnsi="宋体" w:hint="eastAsia"/>
        <w:sz w:val="21"/>
        <w:szCs w:val="21"/>
      </w:rPr>
      <w:t>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8DB3" w14:textId="4B5956B2" w:rsidR="00F3185C" w:rsidRDefault="00F3185C">
    <w:pPr>
      <w:pStyle w:val="ad"/>
      <w:pBdr>
        <w:bottom w:val="single" w:sz="4" w:space="1" w:color="auto"/>
      </w:pBdr>
      <w:spacing w:afterLines="0" w:after="0"/>
    </w:pPr>
    <w:r>
      <w:rPr>
        <w:rFonts w:ascii="宋体" w:hAnsi="宋体" w:hint="eastAsia"/>
        <w:sz w:val="21"/>
        <w:szCs w:val="21"/>
      </w:rPr>
      <w:t>附  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C49A" w14:textId="6A817063" w:rsidR="00634FA3" w:rsidRDefault="00634FA3">
    <w:pPr>
      <w:pStyle w:val="ad"/>
      <w:pBdr>
        <w:bottom w:val="single" w:sz="4" w:space="1" w:color="auto"/>
      </w:pBdr>
      <w:spacing w:afterLines="0" w:after="0"/>
    </w:pPr>
    <w:r>
      <w:rPr>
        <w:rFonts w:ascii="宋体" w:hAnsi="宋体" w:hint="eastAsia"/>
        <w:sz w:val="21"/>
        <w:szCs w:val="21"/>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216B" w14:textId="1F2864F6" w:rsidR="00740296" w:rsidRDefault="00740296">
    <w:pPr>
      <w:pStyle w:val="ad"/>
      <w:pBdr>
        <w:bottom w:val="single" w:sz="4" w:space="1" w:color="auto"/>
      </w:pBdr>
      <w:spacing w:afterLines="0" w:after="0"/>
    </w:pPr>
    <w:r>
      <w:rPr>
        <w:rFonts w:ascii="宋体" w:hAnsi="宋体" w:hint="eastAsia"/>
        <w:sz w:val="21"/>
        <w:szCs w:val="21"/>
      </w:rPr>
      <w:t xml:space="preserve">致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2"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4"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7"/>
  </w:num>
  <w:num w:numId="2" w16cid:durableId="510098688">
    <w:abstractNumId w:val="20"/>
  </w:num>
  <w:num w:numId="3" w16cid:durableId="1538272877">
    <w:abstractNumId w:val="34"/>
  </w:num>
  <w:num w:numId="4" w16cid:durableId="1993833232">
    <w:abstractNumId w:val="25"/>
  </w:num>
  <w:num w:numId="5" w16cid:durableId="2074885604">
    <w:abstractNumId w:val="28"/>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29"/>
  </w:num>
  <w:num w:numId="11" w16cid:durableId="296959003">
    <w:abstractNumId w:val="21"/>
  </w:num>
  <w:num w:numId="12" w16cid:durableId="613638513">
    <w:abstractNumId w:val="33"/>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30"/>
  </w:num>
  <w:num w:numId="25" w16cid:durableId="1183668430">
    <w:abstractNumId w:val="18"/>
  </w:num>
  <w:num w:numId="26" w16cid:durableId="1720393854">
    <w:abstractNumId w:val="19"/>
  </w:num>
  <w:num w:numId="27" w16cid:durableId="1696928268">
    <w:abstractNumId w:val="31"/>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2"/>
  </w:num>
  <w:num w:numId="42" w16cid:durableId="1843742148">
    <w:abstractNumId w:val="0"/>
  </w:num>
  <w:num w:numId="43" w16cid:durableId="1193570703">
    <w:abstractNumId w:val="8"/>
  </w:num>
  <w:num w:numId="44" w16cid:durableId="131141501">
    <w:abstractNumId w:val="12"/>
    <w:lvlOverride w:ilvl="0">
      <w:startOverride w:val="1"/>
    </w:lvlOverride>
  </w:num>
  <w:num w:numId="45" w16cid:durableId="18610433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trackRevisions/>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1426A"/>
    <w:rsid w:val="00023A9E"/>
    <w:rsid w:val="00023F28"/>
    <w:rsid w:val="00031309"/>
    <w:rsid w:val="00031F56"/>
    <w:rsid w:val="00043C67"/>
    <w:rsid w:val="000460C1"/>
    <w:rsid w:val="00051194"/>
    <w:rsid w:val="000517CF"/>
    <w:rsid w:val="000518C1"/>
    <w:rsid w:val="00054BDD"/>
    <w:rsid w:val="000735DF"/>
    <w:rsid w:val="000844E0"/>
    <w:rsid w:val="00086538"/>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73FC"/>
    <w:rsid w:val="001314E1"/>
    <w:rsid w:val="00137B2B"/>
    <w:rsid w:val="00142051"/>
    <w:rsid w:val="001458D7"/>
    <w:rsid w:val="00145E14"/>
    <w:rsid w:val="0015287E"/>
    <w:rsid w:val="00156C07"/>
    <w:rsid w:val="0016293C"/>
    <w:rsid w:val="001704E8"/>
    <w:rsid w:val="00170C8F"/>
    <w:rsid w:val="001740C8"/>
    <w:rsid w:val="00177D7F"/>
    <w:rsid w:val="00192633"/>
    <w:rsid w:val="001926DA"/>
    <w:rsid w:val="00192C5F"/>
    <w:rsid w:val="00194F9E"/>
    <w:rsid w:val="00195EEC"/>
    <w:rsid w:val="001C5F23"/>
    <w:rsid w:val="001E2739"/>
    <w:rsid w:val="001E4FA3"/>
    <w:rsid w:val="001F5FE9"/>
    <w:rsid w:val="001F673A"/>
    <w:rsid w:val="00221160"/>
    <w:rsid w:val="0022787E"/>
    <w:rsid w:val="002324CA"/>
    <w:rsid w:val="00247EBB"/>
    <w:rsid w:val="00250558"/>
    <w:rsid w:val="0025724C"/>
    <w:rsid w:val="00273DEC"/>
    <w:rsid w:val="002766C3"/>
    <w:rsid w:val="0028169C"/>
    <w:rsid w:val="002927B6"/>
    <w:rsid w:val="002933F2"/>
    <w:rsid w:val="00297C21"/>
    <w:rsid w:val="002A619B"/>
    <w:rsid w:val="002A7E87"/>
    <w:rsid w:val="002B28BD"/>
    <w:rsid w:val="002B315B"/>
    <w:rsid w:val="002B4F28"/>
    <w:rsid w:val="002B702E"/>
    <w:rsid w:val="002B7641"/>
    <w:rsid w:val="002C2FFD"/>
    <w:rsid w:val="002E02F1"/>
    <w:rsid w:val="002E6692"/>
    <w:rsid w:val="002F0A02"/>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6214"/>
    <w:rsid w:val="00330848"/>
    <w:rsid w:val="00336FD2"/>
    <w:rsid w:val="00342EEF"/>
    <w:rsid w:val="00350883"/>
    <w:rsid w:val="00352265"/>
    <w:rsid w:val="00356663"/>
    <w:rsid w:val="003602B6"/>
    <w:rsid w:val="00363A47"/>
    <w:rsid w:val="00365C86"/>
    <w:rsid w:val="003675F7"/>
    <w:rsid w:val="00367A8E"/>
    <w:rsid w:val="003722EA"/>
    <w:rsid w:val="0037566B"/>
    <w:rsid w:val="00380D35"/>
    <w:rsid w:val="003820FF"/>
    <w:rsid w:val="00393831"/>
    <w:rsid w:val="003A06CC"/>
    <w:rsid w:val="003A5037"/>
    <w:rsid w:val="003A6227"/>
    <w:rsid w:val="003A6BF3"/>
    <w:rsid w:val="003B22E6"/>
    <w:rsid w:val="003B344C"/>
    <w:rsid w:val="003B4A79"/>
    <w:rsid w:val="003C40A2"/>
    <w:rsid w:val="003D75AD"/>
    <w:rsid w:val="003E28B3"/>
    <w:rsid w:val="003E72ED"/>
    <w:rsid w:val="003F57AD"/>
    <w:rsid w:val="003F7E8D"/>
    <w:rsid w:val="00416BFA"/>
    <w:rsid w:val="00416C2B"/>
    <w:rsid w:val="00421CAA"/>
    <w:rsid w:val="00431204"/>
    <w:rsid w:val="004336F0"/>
    <w:rsid w:val="004342D9"/>
    <w:rsid w:val="00447B1B"/>
    <w:rsid w:val="004502FF"/>
    <w:rsid w:val="00451C6C"/>
    <w:rsid w:val="00455577"/>
    <w:rsid w:val="00455885"/>
    <w:rsid w:val="00462919"/>
    <w:rsid w:val="00473E03"/>
    <w:rsid w:val="00482A4C"/>
    <w:rsid w:val="0048486B"/>
    <w:rsid w:val="00486D0E"/>
    <w:rsid w:val="00486D9D"/>
    <w:rsid w:val="004914A3"/>
    <w:rsid w:val="00492FE9"/>
    <w:rsid w:val="00494B58"/>
    <w:rsid w:val="004A43BB"/>
    <w:rsid w:val="004A5003"/>
    <w:rsid w:val="004A775D"/>
    <w:rsid w:val="004A77CC"/>
    <w:rsid w:val="004B663F"/>
    <w:rsid w:val="004D0495"/>
    <w:rsid w:val="004D30BB"/>
    <w:rsid w:val="004D537A"/>
    <w:rsid w:val="004E5D18"/>
    <w:rsid w:val="004E72DA"/>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A4719"/>
    <w:rsid w:val="005B1106"/>
    <w:rsid w:val="005B1D82"/>
    <w:rsid w:val="005B50D7"/>
    <w:rsid w:val="005B5F9F"/>
    <w:rsid w:val="005B6BF8"/>
    <w:rsid w:val="005C3781"/>
    <w:rsid w:val="005C6FE4"/>
    <w:rsid w:val="005D5EB7"/>
    <w:rsid w:val="005F1C44"/>
    <w:rsid w:val="005F4A1A"/>
    <w:rsid w:val="005F4AD1"/>
    <w:rsid w:val="005F615D"/>
    <w:rsid w:val="00607DA6"/>
    <w:rsid w:val="00613CFD"/>
    <w:rsid w:val="00620989"/>
    <w:rsid w:val="0062707B"/>
    <w:rsid w:val="00631C5C"/>
    <w:rsid w:val="00634FA3"/>
    <w:rsid w:val="00635C1B"/>
    <w:rsid w:val="0064635A"/>
    <w:rsid w:val="006475E0"/>
    <w:rsid w:val="00651B35"/>
    <w:rsid w:val="006541E9"/>
    <w:rsid w:val="00654A62"/>
    <w:rsid w:val="00654FE9"/>
    <w:rsid w:val="00655074"/>
    <w:rsid w:val="00655F83"/>
    <w:rsid w:val="0065746D"/>
    <w:rsid w:val="0065763E"/>
    <w:rsid w:val="006614D6"/>
    <w:rsid w:val="00661869"/>
    <w:rsid w:val="006631C3"/>
    <w:rsid w:val="00665291"/>
    <w:rsid w:val="006658AE"/>
    <w:rsid w:val="006736BA"/>
    <w:rsid w:val="006978C0"/>
    <w:rsid w:val="006A285C"/>
    <w:rsid w:val="006A52BD"/>
    <w:rsid w:val="006C0F0E"/>
    <w:rsid w:val="006C163B"/>
    <w:rsid w:val="006C4011"/>
    <w:rsid w:val="006C5F90"/>
    <w:rsid w:val="006C7448"/>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71A11"/>
    <w:rsid w:val="00776D10"/>
    <w:rsid w:val="0078410C"/>
    <w:rsid w:val="00785F37"/>
    <w:rsid w:val="0078767D"/>
    <w:rsid w:val="00791ABA"/>
    <w:rsid w:val="007A4FBA"/>
    <w:rsid w:val="007B10FA"/>
    <w:rsid w:val="007B3B9D"/>
    <w:rsid w:val="007B5F05"/>
    <w:rsid w:val="007B6240"/>
    <w:rsid w:val="007C1CDB"/>
    <w:rsid w:val="007C45DE"/>
    <w:rsid w:val="007D6C2A"/>
    <w:rsid w:val="007E1348"/>
    <w:rsid w:val="007F32F8"/>
    <w:rsid w:val="007F3863"/>
    <w:rsid w:val="007F6912"/>
    <w:rsid w:val="007F73C5"/>
    <w:rsid w:val="00801A7A"/>
    <w:rsid w:val="0080413B"/>
    <w:rsid w:val="00804BF2"/>
    <w:rsid w:val="00816212"/>
    <w:rsid w:val="00817A5C"/>
    <w:rsid w:val="0082141B"/>
    <w:rsid w:val="00822EB7"/>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C1747"/>
    <w:rsid w:val="008C7B8B"/>
    <w:rsid w:val="008D15C2"/>
    <w:rsid w:val="008D76AD"/>
    <w:rsid w:val="008E1F6E"/>
    <w:rsid w:val="008E33FD"/>
    <w:rsid w:val="008F12A5"/>
    <w:rsid w:val="008F492F"/>
    <w:rsid w:val="008F5BC5"/>
    <w:rsid w:val="009064F8"/>
    <w:rsid w:val="009153A4"/>
    <w:rsid w:val="0092601D"/>
    <w:rsid w:val="00935752"/>
    <w:rsid w:val="00943FF2"/>
    <w:rsid w:val="009613CF"/>
    <w:rsid w:val="00964DD7"/>
    <w:rsid w:val="00981266"/>
    <w:rsid w:val="0099209E"/>
    <w:rsid w:val="00994223"/>
    <w:rsid w:val="009A0FFB"/>
    <w:rsid w:val="009A2896"/>
    <w:rsid w:val="009A6F4D"/>
    <w:rsid w:val="009B07E3"/>
    <w:rsid w:val="009B2D93"/>
    <w:rsid w:val="009B5375"/>
    <w:rsid w:val="009D3857"/>
    <w:rsid w:val="009D4947"/>
    <w:rsid w:val="009E115B"/>
    <w:rsid w:val="009E7DCA"/>
    <w:rsid w:val="009F6A5B"/>
    <w:rsid w:val="009F7692"/>
    <w:rsid w:val="00A02BFE"/>
    <w:rsid w:val="00A064C6"/>
    <w:rsid w:val="00A0672A"/>
    <w:rsid w:val="00A072DF"/>
    <w:rsid w:val="00A142A8"/>
    <w:rsid w:val="00A2026F"/>
    <w:rsid w:val="00A2369A"/>
    <w:rsid w:val="00A24A9B"/>
    <w:rsid w:val="00A30120"/>
    <w:rsid w:val="00A40605"/>
    <w:rsid w:val="00A41447"/>
    <w:rsid w:val="00A43C5D"/>
    <w:rsid w:val="00A44BA4"/>
    <w:rsid w:val="00A47880"/>
    <w:rsid w:val="00A54175"/>
    <w:rsid w:val="00A54EEF"/>
    <w:rsid w:val="00A5617A"/>
    <w:rsid w:val="00A574A0"/>
    <w:rsid w:val="00A62D4A"/>
    <w:rsid w:val="00A804DE"/>
    <w:rsid w:val="00A821EB"/>
    <w:rsid w:val="00A86CDE"/>
    <w:rsid w:val="00A87AD6"/>
    <w:rsid w:val="00A91269"/>
    <w:rsid w:val="00A975E0"/>
    <w:rsid w:val="00AA2EF8"/>
    <w:rsid w:val="00AB19A6"/>
    <w:rsid w:val="00AB4828"/>
    <w:rsid w:val="00AC0283"/>
    <w:rsid w:val="00AC06CE"/>
    <w:rsid w:val="00AC547A"/>
    <w:rsid w:val="00AD093D"/>
    <w:rsid w:val="00AD1DE9"/>
    <w:rsid w:val="00AE1386"/>
    <w:rsid w:val="00AE68A4"/>
    <w:rsid w:val="00AF77B4"/>
    <w:rsid w:val="00B066D9"/>
    <w:rsid w:val="00B16CEE"/>
    <w:rsid w:val="00B22454"/>
    <w:rsid w:val="00B2548D"/>
    <w:rsid w:val="00B37B8F"/>
    <w:rsid w:val="00B44F81"/>
    <w:rsid w:val="00B4501F"/>
    <w:rsid w:val="00B4723F"/>
    <w:rsid w:val="00B527DC"/>
    <w:rsid w:val="00B55FF0"/>
    <w:rsid w:val="00B62A66"/>
    <w:rsid w:val="00B76D78"/>
    <w:rsid w:val="00B849D5"/>
    <w:rsid w:val="00B905D4"/>
    <w:rsid w:val="00B92C49"/>
    <w:rsid w:val="00BA1BF6"/>
    <w:rsid w:val="00BA29E7"/>
    <w:rsid w:val="00BA4306"/>
    <w:rsid w:val="00BB0B57"/>
    <w:rsid w:val="00BB6B0E"/>
    <w:rsid w:val="00BC4D7A"/>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52C47"/>
    <w:rsid w:val="00C57835"/>
    <w:rsid w:val="00C71CFA"/>
    <w:rsid w:val="00C766A9"/>
    <w:rsid w:val="00C85DDF"/>
    <w:rsid w:val="00C96FC9"/>
    <w:rsid w:val="00CA0741"/>
    <w:rsid w:val="00CA18DB"/>
    <w:rsid w:val="00CA6985"/>
    <w:rsid w:val="00CB0A6E"/>
    <w:rsid w:val="00CC0A59"/>
    <w:rsid w:val="00CC1748"/>
    <w:rsid w:val="00CC329B"/>
    <w:rsid w:val="00CC5D70"/>
    <w:rsid w:val="00CD0C7E"/>
    <w:rsid w:val="00CD1D72"/>
    <w:rsid w:val="00CD6905"/>
    <w:rsid w:val="00CD6985"/>
    <w:rsid w:val="00CE1D22"/>
    <w:rsid w:val="00CE42A6"/>
    <w:rsid w:val="00CF173D"/>
    <w:rsid w:val="00D10B5A"/>
    <w:rsid w:val="00D113E1"/>
    <w:rsid w:val="00D1578C"/>
    <w:rsid w:val="00D2035A"/>
    <w:rsid w:val="00D2491D"/>
    <w:rsid w:val="00D25335"/>
    <w:rsid w:val="00D35494"/>
    <w:rsid w:val="00D35808"/>
    <w:rsid w:val="00D43040"/>
    <w:rsid w:val="00D430B2"/>
    <w:rsid w:val="00D47A60"/>
    <w:rsid w:val="00D50681"/>
    <w:rsid w:val="00D54B12"/>
    <w:rsid w:val="00D566FF"/>
    <w:rsid w:val="00D676DE"/>
    <w:rsid w:val="00D70703"/>
    <w:rsid w:val="00D737CF"/>
    <w:rsid w:val="00D74024"/>
    <w:rsid w:val="00D77215"/>
    <w:rsid w:val="00D82B89"/>
    <w:rsid w:val="00D92A80"/>
    <w:rsid w:val="00D94468"/>
    <w:rsid w:val="00D95BED"/>
    <w:rsid w:val="00DA6B59"/>
    <w:rsid w:val="00DB2721"/>
    <w:rsid w:val="00DB4938"/>
    <w:rsid w:val="00DC0A26"/>
    <w:rsid w:val="00DC6D96"/>
    <w:rsid w:val="00DD0748"/>
    <w:rsid w:val="00DD1BAB"/>
    <w:rsid w:val="00DD6017"/>
    <w:rsid w:val="00DD6583"/>
    <w:rsid w:val="00DE000A"/>
    <w:rsid w:val="00DF2970"/>
    <w:rsid w:val="00DF2E71"/>
    <w:rsid w:val="00E0014F"/>
    <w:rsid w:val="00E0091A"/>
    <w:rsid w:val="00E00CC8"/>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44870"/>
    <w:rsid w:val="00E5028D"/>
    <w:rsid w:val="00E51C0F"/>
    <w:rsid w:val="00E555A5"/>
    <w:rsid w:val="00E57BEC"/>
    <w:rsid w:val="00E60D77"/>
    <w:rsid w:val="00E65B0A"/>
    <w:rsid w:val="00E67BEF"/>
    <w:rsid w:val="00E7252B"/>
    <w:rsid w:val="00E75582"/>
    <w:rsid w:val="00E7682C"/>
    <w:rsid w:val="00E771E9"/>
    <w:rsid w:val="00E77A7C"/>
    <w:rsid w:val="00E844C6"/>
    <w:rsid w:val="00E912C6"/>
    <w:rsid w:val="00E91712"/>
    <w:rsid w:val="00E9335A"/>
    <w:rsid w:val="00E9494D"/>
    <w:rsid w:val="00E95733"/>
    <w:rsid w:val="00E96A0D"/>
    <w:rsid w:val="00EA3833"/>
    <w:rsid w:val="00EB06C8"/>
    <w:rsid w:val="00EB4720"/>
    <w:rsid w:val="00EC781B"/>
    <w:rsid w:val="00ED2AA2"/>
    <w:rsid w:val="00ED4F85"/>
    <w:rsid w:val="00EE1E92"/>
    <w:rsid w:val="00EE547D"/>
    <w:rsid w:val="00EE57F3"/>
    <w:rsid w:val="00EF4533"/>
    <w:rsid w:val="00EF4550"/>
    <w:rsid w:val="00F04585"/>
    <w:rsid w:val="00F04A9C"/>
    <w:rsid w:val="00F07959"/>
    <w:rsid w:val="00F1037B"/>
    <w:rsid w:val="00F11C86"/>
    <w:rsid w:val="00F1357A"/>
    <w:rsid w:val="00F16B86"/>
    <w:rsid w:val="00F232F9"/>
    <w:rsid w:val="00F3185C"/>
    <w:rsid w:val="00F35D23"/>
    <w:rsid w:val="00F36A24"/>
    <w:rsid w:val="00F469B8"/>
    <w:rsid w:val="00F5271F"/>
    <w:rsid w:val="00F52AAA"/>
    <w:rsid w:val="00F54B80"/>
    <w:rsid w:val="00F57326"/>
    <w:rsid w:val="00F62009"/>
    <w:rsid w:val="00F6390E"/>
    <w:rsid w:val="00F656DE"/>
    <w:rsid w:val="00F703D5"/>
    <w:rsid w:val="00F71B7E"/>
    <w:rsid w:val="00F75944"/>
    <w:rsid w:val="00F8362F"/>
    <w:rsid w:val="00F90FD9"/>
    <w:rsid w:val="00F93C22"/>
    <w:rsid w:val="00FA2891"/>
    <w:rsid w:val="00FA4DCF"/>
    <w:rsid w:val="00FB0242"/>
    <w:rsid w:val="00FB3AAC"/>
    <w:rsid w:val="00FB472E"/>
    <w:rsid w:val="00FB5237"/>
    <w:rsid w:val="00FC0495"/>
    <w:rsid w:val="00FC6B8F"/>
    <w:rsid w:val="00FD157C"/>
    <w:rsid w:val="00FD21B2"/>
    <w:rsid w:val="00FD4E6A"/>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ED4F85"/>
    <w:rPr>
      <w:rFonts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image" Target="media/image10.png"/><Relationship Id="rId47" Type="http://schemas.openxmlformats.org/officeDocument/2006/relationships/header" Target="header19.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image" Target="media/image4.png"/><Relationship Id="rId37" Type="http://schemas.openxmlformats.org/officeDocument/2006/relationships/header" Target="header14.xml"/><Relationship Id="rId40" Type="http://schemas.openxmlformats.org/officeDocument/2006/relationships/image" Target="media/image8.png"/><Relationship Id="rId45" Type="http://schemas.openxmlformats.org/officeDocument/2006/relationships/header" Target="header17.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6.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2.xml"/><Relationship Id="rId44" Type="http://schemas.openxmlformats.org/officeDocument/2006/relationships/header" Target="header1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1.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header" Target="header20.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microsoft.com/office/2018/08/relationships/commentsExtensible" Target="commentsExtensible.xml"/><Relationship Id="rId38" Type="http://schemas.openxmlformats.org/officeDocument/2006/relationships/image" Target="media/image7.png"/><Relationship Id="rId46" Type="http://schemas.openxmlformats.org/officeDocument/2006/relationships/header" Target="header18.xml"/><Relationship Id="rId20" Type="http://schemas.openxmlformats.org/officeDocument/2006/relationships/header" Target="header5.xml"/><Relationship Id="rId41"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1657</TotalTime>
  <Pages>65</Pages>
  <Words>117930</Words>
  <Characters>163925</Characters>
  <Application>Microsoft Office Word</Application>
  <DocSecurity>0</DocSecurity>
  <Lines>7805</Lines>
  <Paragraphs>8289</Paragraphs>
  <ScaleCrop>false</ScaleCrop>
  <Company/>
  <LinksUpToDate>false</LinksUpToDate>
  <CharactersWithSpaces>273566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9</cp:revision>
  <dcterms:created xsi:type="dcterms:W3CDTF">2026-04-25T13:30:00Z</dcterms:created>
  <dcterms:modified xsi:type="dcterms:W3CDTF">2026-04-27T13:55:00Z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id="qcKKU63w"/&gt;&lt;style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